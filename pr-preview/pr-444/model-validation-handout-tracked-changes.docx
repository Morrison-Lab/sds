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00:48:21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8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del w:id="3" w:author="PR Preview" w:date="2026-01-01T00:00:00Z">
        <w:r>
          <w:delText xml:space="preserve">It differs from the pMSE of the same prediction as an estimator of the</w:delText>
        </w:r>
      </w:del>
      <w:del w:id="4" w:author="PR Preview" w:date="2026-01-01T00:00:00Z">
        <w:r>
          <w:delText xml:space="preserve"> </w:delText>
        </w:r>
      </w:del>
      <w:hyperlink w:anchor="def-mean-function">
        <w:del w:id="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value</w:delText>
        </w:r>
      </w:del>
      <w:del w:id="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" w:author="PR Preview" w:date="2026-01-01T00:00:00Z">
        <w:r>
          <w:delText xml:space="preserve">:</w:delText>
        </w:r>
      </w:del>
      <w:del w:id="10" w:author="PR Preview" w:date="2026-01-01T00:00:00Z">
        <w:r>
          <w:delText xml:space="preserve"> </w:delText>
        </w:r>
      </w:del>
      <w:hyperlink w:anchor="thm-epe-decomposition">
        <w:del w:id="1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shows that it exceeds that pMSE by the noise variance.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 acronym omits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“squared”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because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“error”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already means squared error here.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Another loss gives an expected prediction loss, not an EPE.</w:delText>
        </w:r>
      </w:del>
    </w:p>
    <w:p>
      <w:pPr>
        <w:pStyle w:val="BodyText"/>
      </w:pPr>
      <w:ins w:id="26" w:author="PR Preview" w:date="2026-01-01T00:00:00Z">
        <w:r>
          <w:t xml:space="preserve">It differs from the pMSE of the same prediction as an estimator of the</w:t>
        </w:r>
      </w:ins>
      <w:ins w:id="27" w:author="PR Preview" w:date="2026-01-01T00:00:00Z">
        <w:r>
          <w:t xml:space="preserve"> </w:t>
        </w:r>
      </w:ins>
      <w:hyperlink w:anchor="def-mean-function">
        <w:ins w:id="28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value</w:t>
        </w:r>
      </w:ins>
      <w:ins w:id="31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2" w:author="PR Preview" w:date="2026-01-01T00:00:00Z">
        <w:r>
          <w:t xml:space="preserve">:</w:t>
        </w:r>
      </w:ins>
      <w:ins w:id="33" w:author="PR Preview" w:date="2026-01-01T00:00:00Z">
        <w:r>
          <w:t xml:space="preserve"> </w:t>
        </w:r>
      </w:ins>
      <w:hyperlink w:anchor="thm-epe-decomposition">
        <w:ins w:id="3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shows that it exceeds that pMSE by the noise variance.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The acronym omits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“squared”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because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“error”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already means squared error here.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Another loss gives an expected prediction loss, not an EPE.</w:t>
        </w:r>
      </w:ins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del w:id="49" w:author="PR Preview" w:date="2026-01-01T00:00:00Z">
        <w:r>
          <w:rPr>
            <w:b/>
            <w:bCs/>
          </w:rPr>
          <w:delText xml:space="preserve">Definition 36 (Bias of a prediction)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Let</w:delText>
        </w:r>
      </w:del>
      <w:del w:id="52" w:author="PR Preview" w:date="2026-01-01T00:00:00Z">
        <w:r>
          <w:delText xml:space="preserve"> </w:delText>
        </w:r>
      </w:del>
      <m:oMath>
        <m:r>
          <m:t>g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be a</w:delText>
        </w:r>
      </w:del>
      <w:del w:id="55" w:author="PR Preview" w:date="2026-01-01T00:00:00Z">
        <w:r>
          <w:delText xml:space="preserve"> </w:delText>
        </w:r>
      </w:del>
      <w:hyperlink w:anchor="def-fitting-procedure">
        <w:del w:id="5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and let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be a random</w:delText>
        </w:r>
      </w:del>
      <w:del w:id="63" w:author="PR Preview" w:date="2026-01-01T00:00:00Z">
        <w:r>
          <w:delText xml:space="preserve"> </w:delText>
        </w:r>
      </w:del>
      <w:hyperlink w:anchor="def-training-set">
        <w:del w:id="6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5" w:author="PR Preview" w:date="2026-01-01T00:00:00Z">
        <w:r>
          <w:delText xml:space="preserve">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At a covariate value</w:delText>
        </w:r>
      </w:del>
      <w:del w:id="68" w:author="PR Preview" w:date="2026-01-01T00:00:00Z">
        <w:r>
          <w:delText xml:space="preserve"> </w:delText>
        </w:r>
      </w:del>
      <m:oMath>
        <m:r>
          <m:t>x</m:t>
        </m:r>
      </m:oMath>
      <w:del w:id="69" w:author="PR Preview" w:date="2026-01-01T00:00:00Z">
        <w:r>
          <w:delText xml:space="preserve">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the prediction</w:delText>
        </w:r>
      </w:del>
      <w:del w:id="7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is a random variable,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because it depends on the random training data.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bias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 the prediction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is the expected</w:delText>
        </w:r>
      </w:del>
      <w:del w:id="85" w:author="PR Preview" w:date="2026-01-01T00:00:00Z">
        <w:r>
          <w:delText xml:space="preserve"> </w:delText>
        </w:r>
      </w:del>
      <w:hyperlink r:id="rId188">
        <w:del w:id="86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of the prediction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as an</w:delText>
        </w:r>
      </w:del>
      <w:del w:id="91" w:author="PR Preview" w:date="2026-01-01T00:00:00Z">
        <w:r>
          <w:delText xml:space="preserve"> </w:delText>
        </w:r>
      </w:del>
      <w:hyperlink r:id="rId183">
        <w:del w:id="9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of the</w:delText>
        </w:r>
      </w:del>
      <w:del w:id="95" w:author="PR Preview" w:date="2026-01-01T00:00:00Z">
        <w:r>
          <w:delText xml:space="preserve"> </w:delText>
        </w:r>
      </w:del>
      <w:hyperlink w:anchor="def-mean-function">
        <w:del w:id="9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value</w:delText>
        </w:r>
      </w:del>
      <w:del w:id="9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0" w:author="PR Preview" w:date="2026-01-01T00:00:00Z">
        <w:r>
          <w:delText xml:space="preserve">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Definition 36 (Bias of a prediction)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Let</w:t>
        </w:r>
      </w:ins>
      <w:ins w:id="106" w:author="PR Preview" w:date="2026-01-01T00:00:00Z">
        <w:r>
          <w:t xml:space="preserve"> </w:t>
        </w:r>
      </w:ins>
      <m:oMath>
        <m:r>
          <m:t>g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be a</w:t>
        </w:r>
      </w:ins>
      <w:ins w:id="109" w:author="PR Preview" w:date="2026-01-01T00:00:00Z">
        <w:r>
          <w:t xml:space="preserve"> </w:t>
        </w:r>
      </w:ins>
      <w:hyperlink w:anchor="def-fitting-procedure">
        <w:ins w:id="11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and let</w:t>
        </w:r>
      </w:ins>
      <w:ins w:id="1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be a random</w:t>
        </w:r>
      </w:ins>
      <w:ins w:id="117" w:author="PR Preview" w:date="2026-01-01T00:00:00Z">
        <w:r>
          <w:t xml:space="preserve"> </w:t>
        </w:r>
      </w:ins>
      <w:hyperlink w:anchor="def-training-set">
        <w:ins w:id="11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9" w:author="PR Preview" w:date="2026-01-01T00:00:00Z">
        <w:r>
          <w:t xml:space="preserve">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At a covariate value</w:t>
        </w:r>
      </w:ins>
      <w:ins w:id="122" w:author="PR Preview" w:date="2026-01-01T00:00:00Z">
        <w:r>
          <w:t xml:space="preserve"> </w:t>
        </w:r>
      </w:ins>
      <m:oMath>
        <m:r>
          <m:t>x</m:t>
        </m:r>
      </m:oMath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 prediction</w:t>
        </w:r>
      </w:ins>
      <w:ins w:id="12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a random variable,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because it depends on the random training data.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Let</w:t>
        </w:r>
      </w:ins>
      <w:ins w:id="133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be a</w:t>
        </w:r>
      </w:ins>
      <w:ins w:id="136" w:author="PR Preview" w:date="2026-01-01T00:00:00Z">
        <w:r>
          <w:t xml:space="preserve"> </w:t>
        </w:r>
      </w:ins>
      <w:hyperlink w:anchor="def-new-observation">
        <w:ins w:id="137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with</w:t>
        </w:r>
      </w:ins>
      <w:ins w:id="14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41" w:author="PR Preview" w:date="2026-01-01T00:00:00Z">
        <w:r>
          <w:t xml:space="preserve">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bias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of the prediction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the expected</w:t>
        </w:r>
      </w:ins>
      <w:ins w:id="150" w:author="PR Preview" w:date="2026-01-01T00:00:00Z">
        <w:r>
          <w:t xml:space="preserve"> </w:t>
        </w:r>
      </w:ins>
      <w:hyperlink r:id="rId59">
        <w:ins w:id="151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 the prediction</w:t>
        </w:r>
      </w:ins>
      <w:ins w:id="15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of the new outcome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8" w:author="PR Preview" w:date="2026-01-01T00:00:00Z">
        <w:r>
          <w:t xml:space="preserve">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 expectation averages over</w:t>
        </w:r>
      </w:ins>
      <w:ins w:id="161" w:author="PR Preview" w:date="2026-01-01T00:00:00Z">
        <w:r>
          <w:t xml:space="preserve"> </w:t>
        </w:r>
      </w:ins>
      <w:hyperlink w:anchor="def-training-set">
        <w:ins w:id="16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and over the new outcome:</w:t>
        </w:r>
      </w:ins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p>
      <w:pPr>
        <w:pStyle w:val="FirstParagraph"/>
      </w:pPr>
      <w:ins w:id="165" w:author="PR Preview" w:date="2026-01-01T00:00:00Z">
        <w:r>
          <w:t xml:space="preserve">This expected error is signed, not squared.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It is not the</w:t>
        </w:r>
      </w:ins>
      <w:ins w:id="168" w:author="PR Preview" w:date="2026-01-01T00:00:00Z">
        <w:r>
          <w:t xml:space="preserve"> </w:t>
        </w:r>
      </w:ins>
      <w:hyperlink w:anchor="def-epe">
        <w:ins w:id="169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170" w:author="PR Preview" w:date="2026-01-01T00:00:00Z">
        <w:r>
          <w:t xml:space="preserve">.</w:t>
        </w:r>
      </w:ins>
    </w:p>
    <w:bookmarkEnd w:id="160"/>
    <w:bookmarkStart w:id="166" w:name="rem-prediction-bias-integral"/>
    <w:p>
      <w:pPr>
        <w:pStyle w:val="BodyText"/>
      </w:pPr>
      <w:ins w:id="171" w:author="PR Preview" w:date="2026-01-01T00:00:00Z">
        <w:r>
          <w:rPr>
            <w:i/>
            <w:iCs/>
          </w:rPr>
          <w:t xml:space="preserve">Remark 12</w:t>
        </w:r>
      </w:ins>
      <w:ins w:id="172" w:author="PR Preview" w:date="2026-01-01T00:00:00Z">
        <w:r>
          <w:t xml:space="preserve"> (The bias as an iterated expectation and as integrals). </w:t>
        </w:r>
      </w:ins>
      <w:ins w:id="173" w:author="PR Preview" w:date="2026-01-01T00:00:00Z">
        <w:r>
          <w:t xml:space="preserve">The</w:t>
        </w:r>
      </w:ins>
      <w:ins w:id="174" w:author="PR Preview" w:date="2026-01-01T00:00:00Z">
        <w:r>
          <w:t xml:space="preserve"> </w:t>
        </w:r>
      </w:ins>
      <w:hyperlink w:anchor="def-new-observation">
        <w:ins w:id="175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is</w:t>
        </w:r>
      </w:ins>
      <w:ins w:id="178" w:author="PR Preview" w:date="2026-01-01T00:00:00Z">
        <w:r>
          <w:t xml:space="preserve"> </w:t>
        </w:r>
      </w:ins>
      <w:hyperlink r:id="rId55">
        <w:ins w:id="179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of the</w:t>
        </w:r>
      </w:ins>
      <w:ins w:id="182" w:author="PR Preview" w:date="2026-01-01T00:00:00Z">
        <w:r>
          <w:t xml:space="preserve"> </w:t>
        </w:r>
      </w:ins>
      <w:hyperlink w:anchor="def-training-set">
        <w:ins w:id="18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So by the</w:t>
        </w:r>
      </w:ins>
      <w:ins w:id="187" w:author="PR Preview" w:date="2026-01-01T00:00:00Z">
        <w:r>
          <w:t xml:space="preserve"> </w:t>
        </w:r>
      </w:ins>
      <w:hyperlink r:id="rId140">
        <w:ins w:id="188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89" w:author="PR Preview" w:date="2026-01-01T00:00:00Z">
        <w:r>
          <w:t xml:space="preserve">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 expectation in</w:t>
        </w:r>
      </w:ins>
      <w:ins w:id="192" w:author="PR Preview" w:date="2026-01-01T00:00:00Z">
        <w:r>
          <w:t xml:space="preserve"> </w:t>
        </w:r>
      </w:ins>
      <w:hyperlink w:anchor="eq-prediction-bias">
        <w:ins w:id="193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can be taken in two steps: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first over the new outcome with the training set fixed,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then over the</w:t>
        </w:r>
      </w:ins>
      <w:ins w:id="200" w:author="PR Preview" w:date="2026-01-01T00:00:00Z">
        <w:r>
          <w:t xml:space="preserve"> </w:t>
        </w:r>
      </w:ins>
      <w:hyperlink w:anchor="def-training-set">
        <w:ins w:id="201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202" w:author="PR Preview" w:date="2026-01-01T00:00:00Z">
        <w:r>
          <w:t xml:space="preserve">.</w:t>
        </w:r>
      </w:ins>
    </w:p>
    <w:p>
      <w:pPr>
        <w:pStyle w:val="BodyText"/>
      </w:pPr>
      <w:bookmarkStart w:id="161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ins w:id="203" w:author="PR Preview" w:date="2026-01-01T00:00:00Z">
        <w:r>
          <w:t xml:space="preserve">The training set consists of</w:t>
        </w:r>
      </w:ins>
      <w:ins w:id="204" w:author="PR Preview" w:date="2026-01-01T00:00:00Z">
        <w:r>
          <w:t xml:space="preserve"> </w:t>
        </w:r>
      </w:ins>
      <m:oMath>
        <m:r>
          <m:t>n</m:t>
        </m:r>
      </m:oMath>
      <w:ins w:id="205" w:author="PR Preview" w:date="2026-01-01T00:00:00Z">
        <w:r>
          <w:t xml:space="preserve"> </w:t>
        </w:r>
      </w:ins>
      <w:hyperlink r:id="rId162">
        <w:ins w:id="206" w:author="PR Preview" w:date="2026-01-01T00:00:00Z">
          <w:r>
            <w:rPr>
              <w:rStyle w:val="Hyperlink"/>
            </w:rPr>
            <w:t xml:space="preserve">independent and identically distributed</w:t>
          </w:r>
        </w:ins>
      </w:hyperlink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pairs</w:t>
        </w:r>
      </w:ins>
      <w:ins w:id="209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so its density is the product of the densities of its pairs.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When the variables are</w:t>
        </w:r>
      </w:ins>
      <w:ins w:id="215" w:author="PR Preview" w:date="2026-01-01T00:00:00Z">
        <w:r>
          <w:t xml:space="preserve"> </w:t>
        </w:r>
      </w:ins>
      <w:hyperlink r:id="rId163">
        <w:ins w:id="216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217" w:author="PR Preview" w:date="2026-01-01T00:00:00Z">
        <w:r>
          <w:t xml:space="preserve">, the two steps are integrals.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The inner integral runs over the new outcome</w:t>
        </w:r>
      </w:ins>
      <w:ins w:id="220" w:author="PR Preview" w:date="2026-01-01T00:00:00Z">
        <w:r>
          <w:t xml:space="preserve"> </w:t>
        </w:r>
      </w:ins>
      <m:oMath>
        <m:r>
          <m:t>y</m:t>
        </m:r>
      </m:oMath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 the outer integral runs over the values</w:t>
        </w:r>
      </w:ins>
      <w:ins w:id="224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of the training pairs,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which determine the</w:t>
        </w:r>
      </w:ins>
      <w:ins w:id="229" w:author="PR Preview" w:date="2026-01-01T00:00:00Z">
        <w:r>
          <w:t xml:space="preserve"> </w:t>
        </w:r>
      </w:ins>
      <w:hyperlink r:id="rId18">
        <w:ins w:id="23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3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2" w:author="PR Preview" w:date="2026-01-01T00:00:00Z">
        <w:r>
          <w:t xml:space="preserve">:</w:t>
        </w:r>
      </w:ins>
    </w:p>
    <w:p>
      <w:pPr>
        <w:pStyle w:val="BodyText"/>
      </w:pPr>
      <w:bookmarkStart w:id="164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ins w:id="233" w:author="PR Preview" w:date="2026-01-01T00:00:00Z">
        <w:r>
          <w:t xml:space="preserve">For</w:t>
        </w:r>
      </w:ins>
      <w:ins w:id="234" w:author="PR Preview" w:date="2026-01-01T00:00:00Z">
        <w:r>
          <w:t xml:space="preserve"> </w:t>
        </w:r>
      </w:ins>
      <w:hyperlink r:id="rId165">
        <w:ins w:id="235" w:author="PR Preview" w:date="2026-01-01T00:00:00Z">
          <w:r>
            <w:rPr>
              <w:rStyle w:val="Hyperlink"/>
            </w:rPr>
            <w:t xml:space="preserve">discrete variables</w:t>
          </w:r>
        </w:ins>
      </w:hyperlink>
      <w:ins w:id="236" w:author="PR Preview" w:date="2026-01-01T00:00:00Z">
        <w:r>
          <w:t xml:space="preserve">, the integrals are sums.</w:t>
        </w:r>
      </w:ins>
    </w:p>
    <w:bookmarkEnd w:id="166"/>
    <w:bookmarkStart w:id="168" w:name="thm-prediction-bias-average-fit"/>
    <w:p>
      <w:pPr>
        <w:pStyle w:val="BodyText"/>
      </w:pPr>
      <w:ins w:id="237" w:author="PR Preview" w:date="2026-01-01T00:00:00Z">
        <w:r>
          <w:rPr>
            <w:b/>
            <w:bCs/>
          </w:rPr>
          <w:t xml:space="preserve">Theorem 3 (The bias as the expected prediction minus the mean function)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</w:t>
        </w:r>
      </w:ins>
      <w:ins w:id="240" w:author="PR Preview" w:date="2026-01-01T00:00:00Z">
        <w:r>
          <w:t xml:space="preserve"> </w:t>
        </w:r>
      </w:ins>
      <w:hyperlink w:anchor="def-prediction-bias">
        <w:ins w:id="241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of the</w:t>
        </w:r>
      </w:ins>
      <w:ins w:id="244" w:author="PR Preview" w:date="2026-01-01T00:00:00Z">
        <w:r>
          <w:t xml:space="preserve"> </w:t>
        </w:r>
      </w:ins>
      <w:hyperlink r:id="rId18">
        <w:ins w:id="24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at</w:t>
        </w:r>
      </w:ins>
      <w:ins w:id="248" w:author="PR Preview" w:date="2026-01-01T00:00:00Z">
        <w:r>
          <w:t xml:space="preserve"> </w:t>
        </w:r>
      </w:ins>
      <m:oMath>
        <m:r>
          <m:t>x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the</w:t>
        </w:r>
      </w:ins>
      <w:ins w:id="251" w:author="PR Preview" w:date="2026-01-01T00:00:00Z">
        <w:r>
          <w:t xml:space="preserve"> </w:t>
        </w:r>
      </w:ins>
      <w:hyperlink w:anchor="def-average-fit">
        <w:ins w:id="252" w:author="PR Preview" w:date="2026-01-01T00:00:00Z">
          <w:r>
            <w:rPr>
              <w:rStyle w:val="Hyperlink"/>
            </w:rPr>
            <w:t xml:space="preserve">expected prediction</w:t>
          </w:r>
        </w:ins>
      </w:hyperlink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minus the</w:t>
        </w:r>
      </w:ins>
      <w:ins w:id="255" w:author="PR Preview" w:date="2026-01-01T00:00:00Z">
        <w:r>
          <w:t xml:space="preserve"> </w:t>
        </w:r>
      </w:ins>
      <w:hyperlink w:anchor="def-mean-function">
        <w:ins w:id="25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value:</w:t>
        </w:r>
      </w:ins>
    </w:p>
    <w:p>
      <w:pPr>
        <w:pStyle w:val="BodyText"/>
      </w:pPr>
      <w:bookmarkStart w:id="167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ins w:id="259" w:author="PR Preview" w:date="2026-01-01T00:00:00Z">
        <w:r>
          <w:rPr>
            <w:i/>
            <w:iCs/>
          </w:rPr>
          <w:t xml:space="preserve">Proof</w:t>
        </w:r>
      </w:ins>
      <w:ins w:id="260" w:author="PR Preview" w:date="2026-01-01T00:00:00Z">
        <w:r>
          <w:t xml:space="preserve">. </w:t>
        </w:r>
      </w:ins>
      <w:ins w:id="261" w:author="PR Preview" w:date="2026-01-01T00:00:00Z">
        <w:r>
          <w:t xml:space="preserve">The new outcome is</w:t>
        </w:r>
      </w:ins>
      <w:ins w:id="262" w:author="PR Preview" w:date="2026-01-01T00:00:00Z">
        <w:r>
          <w:t xml:space="preserve"> </w:t>
        </w:r>
      </w:ins>
      <w:hyperlink r:id="rId55">
        <w:ins w:id="263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of the</w:t>
        </w:r>
      </w:ins>
      <w:ins w:id="266" w:author="PR Preview" w:date="2026-01-01T00:00:00Z">
        <w:r>
          <w:t xml:space="preserve"> </w:t>
        </w:r>
      </w:ins>
      <w:hyperlink w:anchor="def-training-set">
        <w:ins w:id="26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68" w:author="PR Preview" w:date="2026-01-01T00:00:00Z">
        <w:r>
          <w:t xml:space="preserve">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and its mean is</w:t>
        </w:r>
      </w:ins>
      <w:ins w:id="271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because the</w:t>
        </w:r>
      </w:ins>
      <w:ins w:id="274" w:author="PR Preview" w:date="2026-01-01T00:00:00Z">
        <w:r>
          <w:t xml:space="preserve"> </w:t>
        </w:r>
      </w:ins>
      <w:hyperlink w:anchor="thm-noise-mean-zero">
        <w:ins w:id="275" w:author="PR Preview" w:date="2026-01-01T00:00:00Z">
          <w:r>
            <w:rPr>
              <w:rStyle w:val="Hyperlink"/>
            </w:rPr>
            <w:t xml:space="preserve">noise has mean zero</w:t>
          </w:r>
        </w:ins>
      </w:hyperlink>
      <w:ins w:id="276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69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9"/>
    <w:bookmarkStart w:id="172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0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1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2"/>
    <w:bookmarkStart w:id="173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0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3"/>
    <w:bookmarkStart w:id="175" w:name="rem-irreducible-error"/>
    <w:p>
      <w:pPr>
        <w:pStyle w:val="BodyText"/>
      </w:pPr>
      <w:del w:id="277" w:author="PR Preview" w:date="2026-01-01T00:00:00Z">
        <w:r>
          <w:rPr>
            <w:i/>
            <w:iCs/>
          </w:rPr>
          <w:delText xml:space="preserve">Remark 12</w:delText>
        </w:r>
      </w:del>
      <w:del w:id="278" w:author="PR Preview" w:date="2026-01-01T00:00:00Z">
        <w:r>
          <w:delText xml:space="preserve"> (What the irreducible error does and does not depend on). </w:delText>
        </w:r>
      </w:del>
      <w:del w:id="279" w:author="PR Preview" w:date="2026-01-01T00:00:00Z">
        <w:r>
          <w:delText xml:space="preserve">The</w:delText>
        </w:r>
      </w:del>
      <w:del w:id="280" w:author="PR Preview" w:date="2026-01-01T00:00:00Z">
        <w:r>
          <w:delText xml:space="preserve"> </w:delText>
        </w:r>
      </w:del>
      <w:hyperlink w:anchor="def-irreducible-error">
        <w:del w:id="281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28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does not depend on the</w:delText>
        </w:r>
      </w:del>
      <w:del w:id="285" w:author="PR Preview" w:date="2026-01-01T00:00:00Z">
        <w:r>
          <w:delText xml:space="preserve"> </w:delText>
        </w:r>
      </w:del>
      <w:hyperlink w:anchor="def-fitting-procedure">
        <w:del w:id="28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87" w:author="PR Preview" w:date="2026-01-01T00:00:00Z">
        <w:r>
          <w:delText xml:space="preserve"> </w:delText>
        </w:r>
      </w:del>
      <m:oMath>
        <m:r>
          <m:t>g</m:t>
        </m:r>
      </m:oMath>
      <w:del w:id="288" w:author="PR Preview" w:date="2026-01-01T00:00:00Z">
        <w:r>
          <w:delText xml:space="preserve">,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so no choice of</w:delText>
        </w:r>
      </w:del>
      <w:del w:id="291" w:author="PR Preview" w:date="2026-01-01T00:00:00Z">
        <w:r>
          <w:delText xml:space="preserve"> </w:delText>
        </w:r>
      </w:del>
      <w:hyperlink r:id="rId18">
        <w:del w:id="292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can remove it.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It is defined at the single</w:delText>
        </w:r>
      </w:del>
      <w:del w:id="297" w:author="PR Preview" w:date="2026-01-01T00:00:00Z">
        <w:r>
          <w:delText xml:space="preserve"> </w:delText>
        </w:r>
      </w:del>
      <w:hyperlink w:anchor="def-covariate">
        <w:del w:id="29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value</w:delText>
        </w:r>
      </w:del>
      <w:del w:id="301" w:author="PR Preview" w:date="2026-01-01T00:00:00Z">
        <w:r>
          <w:delText xml:space="preserve"> </w:delText>
        </w:r>
      </w:del>
      <m:oMath>
        <m:r>
          <m:t>x</m:t>
        </m:r>
      </m:oMath>
      <w:del w:id="302" w:author="PR Preview" w:date="2026-01-01T00:00:00Z">
        <w:r>
          <w:delText xml:space="preserve">,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so it may differ from one covariate value to another: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it does not assume constant</w:delText>
        </w:r>
      </w:del>
      <w:del w:id="307" w:author="PR Preview" w:date="2026-01-01T00:00:00Z">
        <w:r>
          <w:delText xml:space="preserve"> </w:delText>
        </w:r>
      </w:del>
      <w:hyperlink w:anchor="def-noise">
        <w:del w:id="308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09" w:author="PR Preview" w:date="2026-01-01T00:00:00Z">
        <w:r>
          <w:delText xml:space="preserve"> </w:delText>
        </w:r>
      </w:del>
      <w:hyperlink r:id="rId174">
        <w:del w:id="31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across covariate values.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For example, in</w:delText>
        </w:r>
      </w:del>
      <w:del w:id="315" w:author="PR Preview" w:date="2026-01-01T00:00:00Z">
        <w:r>
          <w:delText xml:space="preserve"> </w:delText>
        </w:r>
      </w:del>
      <w:hyperlink w:anchor="exm-irreducible-error">
        <w:del w:id="316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317" w:author="PR Preview" w:date="2026-01-01T00:00:00Z">
        <w:r>
          <w:delText xml:space="preserve">,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every prediction has</w:delText>
        </w:r>
      </w:del>
      <w:del w:id="320" w:author="PR Preview" w:date="2026-01-01T00:00:00Z">
        <w:r>
          <w:delText xml:space="preserve"> </w:delText>
        </w:r>
      </w:del>
      <w:hyperlink w:anchor="def-epe">
        <w:del w:id="321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at least</w:delText>
        </w:r>
      </w:del>
      <w:del w:id="32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25" w:author="PR Preview" w:date="2026-01-01T00:00:00Z">
        <w:r>
          <w:delText xml:space="preserve">.</w:delText>
        </w:r>
      </w:del>
    </w:p>
    <w:p>
      <w:pPr>
        <w:pStyle w:val="BodyText"/>
      </w:pPr>
      <w:ins w:id="326" w:author="PR Preview" w:date="2026-01-01T00:00:00Z">
        <w:r>
          <w:rPr>
            <w:i/>
            <w:iCs/>
          </w:rPr>
          <w:t xml:space="preserve">Remark 13</w:t>
        </w:r>
      </w:ins>
      <w:ins w:id="327" w:author="PR Preview" w:date="2026-01-01T00:00:00Z">
        <w:r>
          <w:t xml:space="preserve"> (What the irreducible error does and does not depend on). </w:t>
        </w:r>
      </w:ins>
      <w:ins w:id="328" w:author="PR Preview" w:date="2026-01-01T00:00:00Z">
        <w:r>
          <w:t xml:space="preserve">The</w:t>
        </w:r>
      </w:ins>
      <w:ins w:id="329" w:author="PR Preview" w:date="2026-01-01T00:00:00Z">
        <w:r>
          <w:t xml:space="preserve"> </w:t>
        </w:r>
      </w:ins>
      <w:hyperlink w:anchor="def-irreducible-error">
        <w:ins w:id="330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33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does not depend on the</w:t>
        </w:r>
      </w:ins>
      <w:ins w:id="334" w:author="PR Preview" w:date="2026-01-01T00:00:00Z">
        <w:r>
          <w:t xml:space="preserve"> </w:t>
        </w:r>
      </w:ins>
      <w:hyperlink w:anchor="def-fitting-procedure">
        <w:ins w:id="33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36" w:author="PR Preview" w:date="2026-01-01T00:00:00Z">
        <w:r>
          <w:t xml:space="preserve"> </w:t>
        </w:r>
      </w:ins>
      <m:oMath>
        <m:r>
          <m:t>g</m:t>
        </m:r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so no choice of</w:t>
        </w:r>
      </w:ins>
      <w:ins w:id="340" w:author="PR Preview" w:date="2026-01-01T00:00:00Z">
        <w:r>
          <w:t xml:space="preserve"> </w:t>
        </w:r>
      </w:ins>
      <w:hyperlink r:id="rId18">
        <w:ins w:id="34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can remove it.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It is defined at the single</w:t>
        </w:r>
      </w:ins>
      <w:ins w:id="346" w:author="PR Preview" w:date="2026-01-01T00:00:00Z">
        <w:r>
          <w:t xml:space="preserve"> </w:t>
        </w:r>
      </w:ins>
      <w:hyperlink w:anchor="def-covariate">
        <w:ins w:id="347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value</w:t>
        </w:r>
      </w:ins>
      <w:ins w:id="350" w:author="PR Preview" w:date="2026-01-01T00:00:00Z">
        <w:r>
          <w:t xml:space="preserve"> </w:t>
        </w:r>
      </w:ins>
      <m:oMath>
        <m:r>
          <m:t>x</m:t>
        </m:r>
      </m:oMath>
      <w:ins w:id="351" w:author="PR Preview" w:date="2026-01-01T00:00:00Z">
        <w:r>
          <w:t xml:space="preserve">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so it may differ from one covariate value to another: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it does not assume constant</w:t>
        </w:r>
      </w:ins>
      <w:ins w:id="356" w:author="PR Preview" w:date="2026-01-01T00:00:00Z">
        <w:r>
          <w:t xml:space="preserve"> </w:t>
        </w:r>
      </w:ins>
      <w:hyperlink w:anchor="def-noise">
        <w:ins w:id="357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358" w:author="PR Preview" w:date="2026-01-01T00:00:00Z">
        <w:r>
          <w:t xml:space="preserve"> </w:t>
        </w:r>
      </w:ins>
      <w:hyperlink r:id="rId174">
        <w:ins w:id="359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across covariate values.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For example, in</w:t>
        </w:r>
      </w:ins>
      <w:ins w:id="364" w:author="PR Preview" w:date="2026-01-01T00:00:00Z">
        <w:r>
          <w:t xml:space="preserve"> </w:t>
        </w:r>
      </w:ins>
      <w:hyperlink w:anchor="exm-irreducible-error">
        <w:ins w:id="365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366" w:author="PR Preview" w:date="2026-01-01T00:00:00Z">
        <w:r>
          <w:t xml:space="preserve">,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every prediction has</w:t>
        </w:r>
      </w:ins>
      <w:ins w:id="369" w:author="PR Preview" w:date="2026-01-01T00:00:00Z">
        <w:r>
          <w:t xml:space="preserve"> </w:t>
        </w:r>
      </w:ins>
      <w:hyperlink w:anchor="def-epe">
        <w:ins w:id="370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at least</w:t>
        </w:r>
      </w:ins>
      <w:ins w:id="37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74" w:author="PR Preview" w:date="2026-01-01T00:00:00Z">
        <w:r>
          <w:t xml:space="preserve">.</w:t>
        </w:r>
      </w:ins>
    </w:p>
    <w:bookmarkEnd w:id="175"/>
    <w:bookmarkStart w:id="176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6"/>
    <w:bookmarkStart w:id="177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7"/>
    <w:bookmarkStart w:id="178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8"/>
    <w:bookmarkStart w:id="179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9"/>
    <w:bookmarkStart w:id="180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0"/>
    <w:bookmarkStart w:id="181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1"/>
    <w:bookmarkStart w:id="182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2"/>
    <w:bookmarkStart w:id="190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del w:id="375" w:author="PR Preview" w:date="2026-01-01T00:00:00Z">
        <w:r>
          <w:delText xml:space="preserve">The algebra did not use that the new pair has the same</w:delText>
        </w:r>
      </w:del>
      <w:del w:id="376" w:author="PR Preview" w:date="2026-01-01T00:00:00Z">
        <w:r>
          <w:delText xml:space="preserve"> </w:delText>
        </w:r>
      </w:del>
      <w:hyperlink r:id="rId187">
        <w:del w:id="377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as the training data.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Suppose the new pair came from a</w:delText>
        </w:r>
      </w:del>
      <w:del w:id="382" w:author="PR Preview" w:date="2026-01-01T00:00:00Z">
        <w:r>
          <w:delText xml:space="preserve"> </w:delText>
        </w:r>
      </w:del>
      <w:hyperlink r:id="rId63">
        <w:del w:id="383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whose mean function differed from the training population’s.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Then</w:delText>
        </w:r>
      </w:del>
      <w:del w:id="388" w:author="PR Preview" w:date="2026-01-01T00:00:00Z">
        <w:r>
          <w:delText xml:space="preserve"> </w:delText>
        </w:r>
      </w:del>
      <w:hyperlink w:anchor="eq-epe-after-noise">
        <w:del w:id="389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would still hold, with the new population’s mean function and noise variance.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Its</w:delText>
        </w:r>
      </w:del>
      <w:del w:id="394" w:author="PR Preview" w:date="2026-01-01T00:00:00Z">
        <w:r>
          <w:delText xml:space="preserve"> </w:delText>
        </w:r>
      </w:del>
      <w:hyperlink r:id="rId188">
        <w:del w:id="395" w:author="PR Preview" w:date="2026-01-01T00:00:00Z">
          <w:r>
            <w:rPr>
              <w:rStyle w:val="Hyperlink"/>
            </w:rPr>
            <w:delText xml:space="preserve">estimation-error</w:delText>
          </w:r>
        </w:del>
      </w:hyperlink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term would include the</w:delText>
        </w:r>
      </w:del>
      <w:del w:id="398" w:author="PR Preview" w:date="2026-01-01T00:00:00Z">
        <w:r>
          <w:delText xml:space="preserve"> </w:delText>
        </w:r>
      </w:del>
      <w:hyperlink r:id="rId189">
        <w:del w:id="399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from that difference.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So it would no longer measure how well the procedure</w:delText>
        </w:r>
      </w:del>
      <w:del w:id="404" w:author="PR Preview" w:date="2026-01-01T00:00:00Z">
        <w:r>
          <w:delText xml:space="preserve"> </w:delText>
        </w:r>
      </w:del>
      <w:hyperlink r:id="rId104">
        <w:del w:id="405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the training population’s mean function.</w:delText>
        </w:r>
      </w:del>
    </w:p>
    <w:p>
      <w:pPr>
        <w:pStyle w:val="BodyText"/>
      </w:pPr>
      <w:del w:id="408" w:author="PR Preview" w:date="2026-01-01T00:00:00Z">
        <w:r>
          <w:rPr>
            <w:b/>
            <w:bCs/>
          </w:rPr>
          <w:delText xml:space="preserve">Theorem 3 (The pMSE of a prediction is the pMSE of the mean estimate plus the noise variance)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Let:</w:delText>
        </w:r>
      </w:del>
    </w:p>
    <w:p>
      <w:pPr>
        <w:pStyle w:val="BodyText"/>
      </w:pPr>
      <w:ins w:id="411" w:author="PR Preview" w:date="2026-01-01T00:00:00Z">
        <w:r>
          <w:t xml:space="preserve">The algebra did not use that the new pair has the same</w:t>
        </w:r>
      </w:ins>
      <w:ins w:id="412" w:author="PR Preview" w:date="2026-01-01T00:00:00Z">
        <w:r>
          <w:t xml:space="preserve"> </w:t>
        </w:r>
      </w:ins>
      <w:hyperlink r:id="rId187">
        <w:ins w:id="413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as the training data.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Suppose the new pair came from a</w:t>
        </w:r>
      </w:ins>
      <w:ins w:id="418" w:author="PR Preview" w:date="2026-01-01T00:00:00Z">
        <w:r>
          <w:t xml:space="preserve"> </w:t>
        </w:r>
      </w:ins>
      <w:hyperlink r:id="rId63">
        <w:ins w:id="419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whose mean function differed from the training population’s.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Then</w:t>
        </w:r>
      </w:ins>
      <w:ins w:id="424" w:author="PR Preview" w:date="2026-01-01T00:00:00Z">
        <w:r>
          <w:t xml:space="preserve"> </w:t>
        </w:r>
      </w:ins>
      <w:hyperlink w:anchor="eq-epe-after-noise">
        <w:ins w:id="425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would still hold, with the new population’s mean function and noise variance.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Its</w:t>
        </w:r>
      </w:ins>
      <w:ins w:id="430" w:author="PR Preview" w:date="2026-01-01T00:00:00Z">
        <w:r>
          <w:t xml:space="preserve"> </w:t>
        </w:r>
      </w:ins>
      <w:hyperlink r:id="rId188">
        <w:ins w:id="431" w:author="PR Preview" w:date="2026-01-01T00:00:00Z">
          <w:r>
            <w:rPr>
              <w:rStyle w:val="Hyperlink"/>
            </w:rPr>
            <w:t xml:space="preserve">estimation-error</w:t>
          </w:r>
        </w:ins>
      </w:hyperlink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term would include the</w:t>
        </w:r>
      </w:ins>
      <w:ins w:id="434" w:author="PR Preview" w:date="2026-01-01T00:00:00Z">
        <w:r>
          <w:t xml:space="preserve"> </w:t>
        </w:r>
      </w:ins>
      <w:hyperlink r:id="rId189">
        <w:ins w:id="43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from that difference.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So it would no longer measure how well the procedure</w:t>
        </w:r>
      </w:ins>
      <w:ins w:id="440" w:author="PR Preview" w:date="2026-01-01T00:00:00Z">
        <w:r>
          <w:t xml:space="preserve"> </w:t>
        </w:r>
      </w:ins>
      <w:hyperlink r:id="rId104">
        <w:ins w:id="441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 training population’s mean function.</w:t>
        </w:r>
      </w:ins>
    </w:p>
    <w:bookmarkEnd w:id="190"/>
    <w:bookmarkStart w:id="192" w:name="thm-epe-split-noise"/>
    <w:p>
      <w:pPr>
        <w:pStyle w:val="BodyText"/>
      </w:pPr>
      <w:ins w:id="444" w:author="PR Preview" w:date="2026-01-01T00:00:00Z">
        <w:r>
          <w:rPr>
            <w:b/>
            <w:bCs/>
          </w:rPr>
          <w:t xml:space="preserve">Theorem 4 (The pMSE of a prediction is the pMSE of the mean estimate plus the noise variance)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1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3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del w:id="447" w:author="PR Preview" w:date="2026-01-01T00:00:00Z">
        <w:r>
          <w:delText xml:space="preserve">The pMSE of the prediction of the new outcome is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0.099.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The pMSE of the prediction as an estimate of the mean is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0.011.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Their difference, 0.087,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is close to</w:delText>
        </w:r>
      </w:del>
      <w:del w:id="45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0.09,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as</w:delText>
        </w:r>
      </w:del>
      <w:del w:id="463" w:author="PR Preview" w:date="2026-01-01T00:00:00Z">
        <w:r>
          <w:delText xml:space="preserve"> </w:delText>
        </w:r>
      </w:del>
      <w:hyperlink w:anchor="thm-epe-split-noise">
        <w:del w:id="464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says.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It is not exactly equal because</w:delText>
        </w:r>
      </w:del>
      <w:del w:id="469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training sets give only a Monte Carlo approximation to each expectation.</w:delText>
        </w:r>
      </w:del>
    </w:p>
    <w:p>
      <w:pPr>
        <w:pStyle w:val="BodyText"/>
      </w:pPr>
      <w:del w:id="472" w:author="PR Preview" w:date="2026-01-01T00:00:00Z">
        <w:r>
          <w:rPr>
            <w:b/>
            <w:bCs/>
          </w:rPr>
          <w:delText xml:space="preserve">Exercise 8 (Separate the bias)</w:delText>
        </w:r>
      </w:del>
      <w:del w:id="473" w:author="PR Preview" w:date="2026-01-01T00:00:00Z">
        <w:r>
          <w:delText xml:space="preserve"> </w:delText>
        </w:r>
      </w:del>
      <w:hyperlink w:anchor="eq-epe-after-noise">
        <w:del w:id="474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leaves one term that still mixes two ideas:</w:delText>
        </w:r>
      </w:del>
    </w:p>
    <w:p>
      <w:pPr>
        <w:pStyle w:val="FirstParagraph"/>
      </w:pPr>
      <w:ins w:id="477" w:author="PR Preview" w:date="2026-01-01T00:00:00Z">
        <w:r>
          <w:t xml:space="preserve">The pMSE of the prediction of the new outcome is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0.099.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 pMSE of the prediction as an estimate of the mean is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0.011.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Their difference, 0.087,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is close to</w:t>
        </w:r>
      </w:ins>
      <w:ins w:id="48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0.09,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as</w:t>
        </w:r>
      </w:ins>
      <w:ins w:id="493" w:author="PR Preview" w:date="2026-01-01T00:00:00Z">
        <w:r>
          <w:t xml:space="preserve"> </w:t>
        </w:r>
      </w:ins>
      <w:hyperlink w:anchor="thm-epe-split-noise">
        <w:ins w:id="49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says.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It is not exactly equal because</w:t>
        </w:r>
      </w:ins>
      <w:ins w:id="499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training sets give only a Monte Carlo approximation to each expectation.</w:t>
        </w:r>
      </w:ins>
    </w:p>
    <w:bookmarkEnd w:id="193"/>
    <w:bookmarkStart w:id="194" w:name="exr-epe-split-bias"/>
    <w:p>
      <w:pPr>
        <w:pStyle w:val="BodyText"/>
      </w:pPr>
      <w:ins w:id="502" w:author="PR Preview" w:date="2026-01-01T00:00:00Z">
        <w:r>
          <w:rPr>
            <w:b/>
            <w:bCs/>
          </w:rPr>
          <w:t xml:space="preserve">Exercise 8 (Separate the bias)</w:t>
        </w:r>
      </w:ins>
      <w:ins w:id="503" w:author="PR Preview" w:date="2026-01-01T00:00:00Z">
        <w:r>
          <w:t xml:space="preserve"> </w:t>
        </w:r>
      </w:ins>
      <w:hyperlink w:anchor="eq-epe-after-noise">
        <w:ins w:id="504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4"/>
    <w:bookmarkStart w:id="196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5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6"/>
    <w:bookmarkStart w:id="198" w:name="thm-epe-decomposition"/>
    <w:p>
      <w:pPr>
        <w:pStyle w:val="BodyText"/>
      </w:pPr>
      <w:del w:id="507" w:author="PR Preview" w:date="2026-01-01T00:00:00Z">
        <w:r>
          <w:rPr>
            <w:b/>
            <w:bCs/>
          </w:rPr>
          <w:delText xml:space="preserve">Theorem 4 (Bias, variance and noise)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Let:</w:delText>
        </w:r>
      </w:del>
    </w:p>
    <w:p>
      <w:pPr>
        <w:pStyle w:val="BodyText"/>
      </w:pPr>
      <w:ins w:id="510" w:author="PR Preview" w:date="2026-01-01T00:00:00Z">
        <w:r>
          <w:rPr>
            <w:b/>
            <w:bCs/>
          </w:rPr>
          <w:t xml:space="preserve">Theorem 5 (Bias, variance and noise)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4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del w:id="513" w:author="PR Preview" w:date="2026-01-01T00:00:00Z">
        <w:r>
          <w:delText xml:space="preserve">Then the</w:delText>
        </w:r>
      </w:del>
      <w:del w:id="514" w:author="PR Preview" w:date="2026-01-01T00:00:00Z">
        <w:r>
          <w:delText xml:space="preserve"> </w:delText>
        </w:r>
      </w:del>
      <w:hyperlink w:anchor="def-epe">
        <w:del w:id="515" w:author="PR Preview" w:date="2026-01-01T00:00:00Z">
          <w:r>
            <w:rPr>
              <w:rStyle w:val="Hyperlink"/>
            </w:rPr>
            <w:delText xml:space="preserve">expected prediction error at</w:delText>
          </w:r>
        </w:del>
        <w:del w:id="516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is the squared</w:delText>
        </w:r>
      </w:del>
      <w:del w:id="519" w:author="PR Preview" w:date="2026-01-01T00:00:00Z">
        <w:r>
          <w:delText xml:space="preserve"> </w:delText>
        </w:r>
      </w:del>
      <w:hyperlink w:anchor="def-prediction-bias">
        <w:del w:id="520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of the prediction</w:delText>
        </w:r>
      </w:del>
      <w:del w:id="5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24" w:author="PR Preview" w:date="2026-01-01T00:00:00Z">
        <w:r>
          <w:delText xml:space="preserve">, used as an</w:delText>
        </w:r>
      </w:del>
      <w:del w:id="525" w:author="PR Preview" w:date="2026-01-01T00:00:00Z">
        <w:r>
          <w:delText xml:space="preserve"> </w:delText>
        </w:r>
      </w:del>
      <w:hyperlink r:id="rId183">
        <w:del w:id="526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of the</w:delText>
        </w:r>
      </w:del>
      <w:del w:id="529" w:author="PR Preview" w:date="2026-01-01T00:00:00Z">
        <w:r>
          <w:delText xml:space="preserve"> </w:delText>
        </w:r>
      </w:del>
      <w:hyperlink w:anchor="def-mean-function">
        <w:del w:id="53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value</w:delText>
        </w:r>
      </w:del>
      <w:del w:id="53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34" w:author="PR Preview" w:date="2026-01-01T00:00:00Z">
        <w:r>
          <w:delText xml:space="preserve">,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plus its</w:delText>
        </w:r>
      </w:del>
      <w:del w:id="537" w:author="PR Preview" w:date="2026-01-01T00:00:00Z">
        <w:r>
          <w:delText xml:space="preserve"> </w:delText>
        </w:r>
      </w:del>
      <w:hyperlink r:id="rId174">
        <w:del w:id="538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39" w:author="PR Preview" w:date="2026-01-01T00:00:00Z">
        <w:r>
          <w:delText xml:space="preserve">,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plus</w:delText>
        </w:r>
      </w:del>
      <w:del w:id="54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43" w:author="PR Preview" w:date="2026-01-01T00:00:00Z">
        <w:r>
          <w:delText xml:space="preserve">:</w:delText>
        </w:r>
      </w:del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del w:id="544" w:author="PR Preview" w:date="2026-01-01T00:00:00Z">
        <w:r>
          <w:rPr>
            <w:i/>
            <w:iCs/>
          </w:rPr>
          <w:delText xml:space="preserve">Proof</w:delText>
        </w:r>
      </w:del>
      <w:del w:id="545" w:author="PR Preview" w:date="2026-01-01T00:00:00Z">
        <w:r>
          <w:delText xml:space="preserve">. </w:delText>
        </w:r>
      </w:del>
      <w:del w:id="546" w:author="PR Preview" w:date="2026-01-01T00:00:00Z">
        <w:r>
          <w:delText xml:space="preserve">Every expectation below is conditional on</w:delText>
        </w:r>
      </w:del>
      <w:del w:id="5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548" w:author="PR Preview" w:date="2026-01-01T00:00:00Z">
        <w:r>
          <w:delText xml:space="preserve">, as in the exercises.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By</w:delText>
        </w:r>
      </w:del>
      <w:del w:id="551" w:author="PR Preview" w:date="2026-01-01T00:00:00Z">
        <w:r>
          <w:delText xml:space="preserve"> </w:delText>
        </w:r>
      </w:del>
      <w:hyperlink w:anchor="sol-epe-split-noise">
        <w:del w:id="552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553" w:author="PR Preview" w:date="2026-01-01T00:00:00Z">
        <w:r>
          <w:delText xml:space="preserve">, the expected squared prediction error is the noise variance plus the pMSE of the prediction, used as an</w:delText>
        </w:r>
      </w:del>
      <w:del w:id="554" w:author="PR Preview" w:date="2026-01-01T00:00:00Z">
        <w:r>
          <w:delText xml:space="preserve"> </w:delText>
        </w:r>
      </w:del>
      <w:hyperlink r:id="rId183">
        <w:del w:id="555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of</w:delText>
        </w:r>
      </w:del>
      <w:del w:id="55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59" w:author="PR Preview" w:date="2026-01-01T00:00:00Z">
        <w:r>
          <w:delText xml:space="preserve">.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By</w:delText>
        </w:r>
      </w:del>
      <w:del w:id="562" w:author="PR Preview" w:date="2026-01-01T00:00:00Z">
        <w:r>
          <w:delText xml:space="preserve"> </w:delText>
        </w:r>
      </w:del>
      <w:hyperlink w:anchor="sol-epe-split-bias">
        <w:del w:id="563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564" w:author="PR Preview" w:date="2026-01-01T00:00:00Z">
        <w:r>
          <w:delText xml:space="preserve">, that pMSE is the squared bias plus the variance.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Substituting</w:delText>
        </w:r>
      </w:del>
      <w:del w:id="567" w:author="PR Preview" w:date="2026-01-01T00:00:00Z">
        <w:r>
          <w:delText xml:space="preserve"> </w:delText>
        </w:r>
      </w:del>
      <w:hyperlink w:anchor="eq-epe-after-bias">
        <w:del w:id="568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into</w:delText>
        </w:r>
      </w:del>
      <w:del w:id="571" w:author="PR Preview" w:date="2026-01-01T00:00:00Z">
        <w:r>
          <w:delText xml:space="preserve"> </w:delText>
        </w:r>
      </w:del>
      <w:hyperlink w:anchor="eq-epe-after-noise">
        <w:del w:id="572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57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574" w:author="PR Preview" w:date="2026-01-01T00:00:00Z">
        <w:r>
          <w:rPr>
            <w:i/>
            <w:iCs/>
          </w:rPr>
          <w:delText xml:space="preserve">Remark 13</w:delText>
        </w:r>
      </w:del>
      <w:del w:id="575" w:author="PR Preview" w:date="2026-01-01T00:00:00Z">
        <w:r>
          <w:delText xml:space="preserve"> (Other names, and how the expected error splits). </w:delText>
        </w:r>
      </w:del>
      <w:del w:id="576" w:author="PR Preview" w:date="2026-01-01T00:00:00Z">
        <w:r>
          <w:delText xml:space="preserve">Hastie et al. [4, Sec. 7.2]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also call</w:delText>
        </w:r>
      </w:del>
      <w:del w:id="57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the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rPr>
            <w:i/>
            <w:iCs/>
          </w:rPr>
          <w:delText xml:space="preserve">test error</w:delText>
        </w:r>
      </w:del>
      <w:del w:id="584" w:author="PR Preview" w:date="2026-01-01T00:00:00Z">
        <w:r>
          <w:delText xml:space="preserve">,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and in sec. 7.12 the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rPr>
            <w:i/>
            <w:iCs/>
          </w:rPr>
          <w:delText xml:space="preserve">conditional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test error.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It is the</w:delText>
        </w:r>
      </w:del>
      <w:del w:id="593" w:author="PR Preview" w:date="2026-01-01T00:00:00Z">
        <w:r>
          <w:delText xml:space="preserve"> </w:delText>
        </w:r>
      </w:del>
      <w:hyperlink r:id="rId88">
        <w:del w:id="594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of the prediction</w:delText>
        </w:r>
      </w:del>
      <w:del w:id="59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under the</w:delText>
        </w:r>
      </w:del>
      <w:del w:id="600" w:author="PR Preview" w:date="2026-01-01T00:00:00Z">
        <w:r>
          <w:delText xml:space="preserve"> </w:delText>
        </w:r>
      </w:del>
      <w:hyperlink r:id="rId74">
        <w:del w:id="60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602" w:author="PR Preview" w:date="2026-01-01T00:00:00Z">
        <w:r>
          <w:delText xml:space="preserve"> </w:delText>
        </w:r>
      </w:del>
      <m:oMath>
        <m:r>
          <m:t>L</m:t>
        </m:r>
      </m:oMath>
      <w:del w:id="603" w:author="PR Preview" w:date="2026-01-01T00:00:00Z">
        <w:r>
          <w:delText xml:space="preserve">,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del w:id="606" w:author="PR Preview" w:date="2026-01-01T00:00:00Z">
        <w:r>
          <w:delText xml:space="preserve">The argument</w:delText>
        </w:r>
      </w:del>
      <w:del w:id="607" w:author="PR Preview" w:date="2026-01-01T00:00:00Z">
        <w:r>
          <w:delText xml:space="preserve"> </w:delText>
        </w:r>
      </w:del>
      <m:oMath>
        <m:r>
          <m:t>n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of the</w:delText>
        </w:r>
      </w:del>
      <w:del w:id="610" w:author="PR Preview" w:date="2026-01-01T00:00:00Z">
        <w:r>
          <w:delText xml:space="preserve"> </w:delText>
        </w:r>
      </w:del>
      <w:hyperlink w:anchor="def-expected-generalization-error">
        <w:del w:id="611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61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of a fitting procedure</w:delText>
        </w:r>
      </w:del>
      <w:del w:id="615" w:author="PR Preview" w:date="2026-01-01T00:00:00Z">
        <w:r>
          <w:delText xml:space="preserve"> </w:delText>
        </w:r>
      </w:del>
      <m:oMath>
        <m:r>
          <m:t>g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records that it depends on how many observations each training set has.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By</w:delText>
        </w:r>
      </w:del>
      <w:del w:id="620" w:author="PR Preview" w:date="2026-01-01T00:00:00Z">
        <w:r>
          <w:delText xml:space="preserve"> </w:delText>
        </w:r>
      </w:del>
      <w:hyperlink w:anchor="thm-expected-error-epe">
        <w:del w:id="62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22" w:author="PR Preview" w:date="2026-01-01T00:00:00Z">
        <w:r>
          <w:delText xml:space="preserve">,</w:delText>
        </w:r>
      </w:del>
      <w:del w:id="62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averages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the expected prediction error at each covariate value,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and</w:delText>
        </w:r>
      </w:del>
      <w:del w:id="630" w:author="PR Preview" w:date="2026-01-01T00:00:00Z">
        <w:r>
          <w:delText xml:space="preserve"> </w:delText>
        </w:r>
      </w:del>
      <w:hyperlink w:anchor="thm-epe-decomposition">
        <w:del w:id="63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splits each of those expected prediction errors,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under squared-error loss,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into a squared bias, a variance and a noise variance.</w:delText>
        </w:r>
      </w:del>
    </w:p>
    <w:p>
      <w:pPr>
        <w:pStyle w:val="FirstParagraph"/>
      </w:pPr>
      <w:ins w:id="638" w:author="PR Preview" w:date="2026-01-01T00:00:00Z">
        <w:r>
          <w:t xml:space="preserve">Then the</w:t>
        </w:r>
      </w:ins>
      <w:ins w:id="639" w:author="PR Preview" w:date="2026-01-01T00:00:00Z">
        <w:r>
          <w:t xml:space="preserve"> </w:t>
        </w:r>
      </w:ins>
      <w:hyperlink w:anchor="def-epe">
        <w:ins w:id="640" w:author="PR Preview" w:date="2026-01-01T00:00:00Z">
          <w:r>
            <w:rPr>
              <w:rStyle w:val="Hyperlink"/>
            </w:rPr>
            <w:t xml:space="preserve">expected prediction error at</w:t>
          </w:r>
        </w:ins>
        <w:ins w:id="64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 the squared</w:t>
        </w:r>
      </w:ins>
      <w:ins w:id="644" w:author="PR Preview" w:date="2026-01-01T00:00:00Z">
        <w:r>
          <w:t xml:space="preserve"> </w:t>
        </w:r>
      </w:ins>
      <w:hyperlink w:anchor="def-prediction-bias">
        <w:ins w:id="64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of the prediction</w:t>
        </w:r>
      </w:ins>
      <w:ins w:id="64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49" w:author="PR Preview" w:date="2026-01-01T00:00:00Z">
        <w:r>
          <w:t xml:space="preserve">,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plus its</w:t>
        </w:r>
      </w:ins>
      <w:ins w:id="652" w:author="PR Preview" w:date="2026-01-01T00:00:00Z">
        <w:r>
          <w:t xml:space="preserve"> </w:t>
        </w:r>
      </w:ins>
      <w:hyperlink r:id="rId174">
        <w:ins w:id="653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54" w:author="PR Preview" w:date="2026-01-01T00:00:00Z">
        <w:r>
          <w:t xml:space="preserve">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plus</w:t>
        </w:r>
      </w:ins>
      <w:ins w:id="65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658" w:author="PR Preview" w:date="2026-01-01T00:00:00Z">
        <w:r>
          <w:t xml:space="preserve">:</w:t>
        </w:r>
      </w:ins>
    </w:p>
    <w:p>
      <w:pPr>
        <w:pStyle w:val="BodyText"/>
      </w:pPr>
      <w:bookmarkStart w:id="19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p>
      <w:pPr>
        <w:pStyle w:val="FirstParagraph"/>
      </w:pPr>
      <w:ins w:id="659" w:author="PR Preview" w:date="2026-01-01T00:00:00Z">
        <w:r>
          <w:rPr>
            <w:i/>
            <w:iCs/>
          </w:rPr>
          <w:t xml:space="preserve">Proof</w:t>
        </w:r>
      </w:ins>
      <w:ins w:id="660" w:author="PR Preview" w:date="2026-01-01T00:00:00Z">
        <w:r>
          <w:t xml:space="preserve">. </w:t>
        </w:r>
      </w:ins>
      <w:ins w:id="661" w:author="PR Preview" w:date="2026-01-01T00:00:00Z">
        <w:r>
          <w:t xml:space="preserve">Every expectation below is conditional on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663" w:author="PR Preview" w:date="2026-01-01T00:00:00Z">
        <w:r>
          <w:t xml:space="preserve">, as in the exercises.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By</w:t>
        </w:r>
      </w:ins>
      <w:ins w:id="666" w:author="PR Preview" w:date="2026-01-01T00:00:00Z">
        <w:r>
          <w:t xml:space="preserve"> </w:t>
        </w:r>
      </w:ins>
      <w:hyperlink w:anchor="sol-epe-split-noise">
        <w:ins w:id="667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668" w:author="PR Preview" w:date="2026-01-01T00:00:00Z">
        <w:r>
          <w:t xml:space="preserve">, the expected squared prediction error is the noise variance plus the pMSE of the prediction, used as an</w:t>
        </w:r>
      </w:ins>
      <w:ins w:id="669" w:author="PR Preview" w:date="2026-01-01T00:00:00Z">
        <w:r>
          <w:t xml:space="preserve"> </w:t>
        </w:r>
      </w:ins>
      <w:hyperlink r:id="rId183">
        <w:ins w:id="67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of</w:t>
        </w:r>
      </w:ins>
      <w:ins w:id="67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74" w:author="PR Preview" w:date="2026-01-01T00:00:00Z">
        <w:r>
          <w:t xml:space="preserve">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By</w:t>
        </w:r>
      </w:ins>
      <w:ins w:id="677" w:author="PR Preview" w:date="2026-01-01T00:00:00Z">
        <w:r>
          <w:t xml:space="preserve"> </w:t>
        </w:r>
      </w:ins>
      <w:hyperlink w:anchor="sol-epe-split-bias">
        <w:ins w:id="678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679" w:author="PR Preview" w:date="2026-01-01T00:00:00Z">
        <w:r>
          <w:t xml:space="preserve">, that pMSE is the squared bias plus the variance.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Substituting</w:t>
        </w:r>
      </w:ins>
      <w:ins w:id="682" w:author="PR Preview" w:date="2026-01-01T00:00:00Z">
        <w:r>
          <w:t xml:space="preserve"> </w:t>
        </w:r>
      </w:ins>
      <w:hyperlink w:anchor="eq-epe-after-bias">
        <w:ins w:id="683" w:author="PR Preview" w:date="2026-01-01T00:00:00Z">
          <w:r>
            <w:rPr>
              <w:rStyle w:val="Hyperlink"/>
            </w:rPr>
            <w:t xml:space="preserve">Equation 38</w:t>
          </w:r>
        </w:ins>
      </w:hyperlink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into</w:t>
        </w:r>
      </w:ins>
      <w:ins w:id="686" w:author="PR Preview" w:date="2026-01-01T00:00:00Z">
        <w:r>
          <w:t xml:space="preserve"> </w:t>
        </w:r>
      </w:ins>
      <w:hyperlink w:anchor="eq-epe-after-noise">
        <w:ins w:id="687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6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9" w:name="rem-generalization-error"/>
    <w:p>
      <w:pPr>
        <w:pStyle w:val="FirstParagraph"/>
      </w:pPr>
      <w:ins w:id="689" w:author="PR Preview" w:date="2026-01-01T00:00:00Z">
        <w:r>
          <w:rPr>
            <w:i/>
            <w:iCs/>
          </w:rPr>
          <w:t xml:space="preserve">Remark 14</w:t>
        </w:r>
      </w:ins>
      <w:ins w:id="690" w:author="PR Preview" w:date="2026-01-01T00:00:00Z">
        <w:r>
          <w:t xml:space="preserve"> (Other names, and how the expected error splits). </w:t>
        </w:r>
      </w:ins>
      <w:ins w:id="691" w:author="PR Preview" w:date="2026-01-01T00:00:00Z">
        <w:r>
          <w:t xml:space="preserve">Hastie et al. [4, Sec. 7.2]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also call</w:t>
        </w:r>
      </w:ins>
      <w:ins w:id="69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the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rPr>
            <w:i/>
            <w:iCs/>
          </w:rPr>
          <w:t xml:space="preserve">test error</w:t>
        </w:r>
      </w:ins>
      <w:ins w:id="699" w:author="PR Preview" w:date="2026-01-01T00:00:00Z">
        <w:r>
          <w:t xml:space="preserve">,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and in sec. 7.12 the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rPr>
            <w:i/>
            <w:iCs/>
          </w:rPr>
          <w:t xml:space="preserve">conditional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test error.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It is the</w:t>
        </w:r>
      </w:ins>
      <w:ins w:id="708" w:author="PR Preview" w:date="2026-01-01T00:00:00Z">
        <w:r>
          <w:t xml:space="preserve"> </w:t>
        </w:r>
      </w:ins>
      <w:hyperlink r:id="rId88">
        <w:ins w:id="709" w:author="PR Preview" w:date="2026-01-01T00:00:00Z">
          <w:r>
            <w:rPr>
              <w:rStyle w:val="Hyperlink"/>
            </w:rPr>
            <w:t xml:space="preserve">risk</w:t>
          </w:r>
        </w:ins>
      </w:hyperlink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of the prediction</w:t>
        </w:r>
      </w:ins>
      <w:ins w:id="71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under the</w:t>
        </w:r>
      </w:ins>
      <w:ins w:id="715" w:author="PR Preview" w:date="2026-01-01T00:00:00Z">
        <w:r>
          <w:t xml:space="preserve"> </w:t>
        </w:r>
      </w:ins>
      <w:hyperlink r:id="rId74">
        <w:ins w:id="71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717" w:author="PR Preview" w:date="2026-01-01T00:00:00Z">
        <w:r>
          <w:t xml:space="preserve"> </w:t>
        </w:r>
      </w:ins>
      <m:oMath>
        <m:r>
          <m:t>L</m:t>
        </m:r>
      </m:oMath>
      <w:ins w:id="718" w:author="PR Preview" w:date="2026-01-01T00:00:00Z">
        <w:r>
          <w:t xml:space="preserve">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ins w:id="721" w:author="PR Preview" w:date="2026-01-01T00:00:00Z">
        <w:r>
          <w:t xml:space="preserve">The argument</w:t>
        </w:r>
      </w:ins>
      <w:ins w:id="722" w:author="PR Preview" w:date="2026-01-01T00:00:00Z">
        <w:r>
          <w:t xml:space="preserve"> </w:t>
        </w:r>
      </w:ins>
      <m:oMath>
        <m:r>
          <m:t>n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of the</w:t>
        </w:r>
      </w:ins>
      <w:ins w:id="725" w:author="PR Preview" w:date="2026-01-01T00:00:00Z">
        <w:r>
          <w:t xml:space="preserve"> </w:t>
        </w:r>
      </w:ins>
      <w:hyperlink w:anchor="def-expected-generalization-error">
        <w:ins w:id="726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72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of a fitting procedure</w:t>
        </w:r>
      </w:ins>
      <w:ins w:id="730" w:author="PR Preview" w:date="2026-01-01T00:00:00Z">
        <w:r>
          <w:t xml:space="preserve"> </w:t>
        </w:r>
      </w:ins>
      <m:oMath>
        <m:r>
          <m:t>g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records that it depends on how many observations each training set has.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By</w:t>
        </w:r>
      </w:ins>
      <w:ins w:id="735" w:author="PR Preview" w:date="2026-01-01T00:00:00Z">
        <w:r>
          <w:t xml:space="preserve"> </w:t>
        </w:r>
      </w:ins>
      <w:hyperlink w:anchor="thm-expected-error-epe">
        <w:ins w:id="73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37" w:author="PR Preview" w:date="2026-01-01T00:00:00Z">
        <w:r>
          <w:t xml:space="preserve">,</w:t>
        </w:r>
      </w:ins>
      <w:ins w:id="73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averages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the expected prediction error at each covariate value,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and</w:t>
        </w:r>
      </w:ins>
      <w:ins w:id="745" w:author="PR Preview" w:date="2026-01-01T00:00:00Z">
        <w:r>
          <w:t xml:space="preserve"> </w:t>
        </w:r>
      </w:ins>
      <w:hyperlink w:anchor="thm-epe-decomposition">
        <w:ins w:id="74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splits each of those expected prediction errors,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under squared-error loss,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into a squared bias, a variance and a noise variance.</w:t>
        </w:r>
      </w:ins>
    </w:p>
    <w:bookmarkEnd w:id="199"/>
    <w:bookmarkStart w:id="201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2" w:name="rem-source-flexibility"/>
    <w:p>
      <w:pPr>
        <w:pStyle w:val="FirstParagraph"/>
      </w:pPr>
      <w:del w:id="753" w:author="PR Preview" w:date="2026-01-01T00:00:00Z">
        <w:r>
          <w:rPr>
            <w:i/>
            <w:iCs/>
          </w:rPr>
          <w:delText xml:space="preserve">Remark 14</w:delText>
        </w:r>
      </w:del>
      <w:del w:id="754" w:author="PR Preview" w:date="2026-01-01T00:00:00Z">
        <w:r>
          <w:delText xml:space="preserve"> (Source: Flexibility). </w:delText>
        </w:r>
      </w:del>
      <w:del w:id="755" w:author="PR Preview" w:date="2026-01-01T00:00:00Z">
        <w:r>
          <w:delText xml:space="preserve">James et al. [6, Sec. 2.1.3]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758" w:author="PR Preview" w:date="2026-01-01T00:00:00Z">
        <w:r>
          <w:rPr>
            <w:i/>
            <w:iCs/>
          </w:rPr>
          <w:delText xml:space="preserve">Remark 15</w:delText>
        </w:r>
      </w:del>
      <w:del w:id="759" w:author="PR Preview" w:date="2026-01-01T00:00:00Z">
        <w:r>
          <w:delText xml:space="preserve"> (Polynomial degree orders flexibility). </w:delText>
        </w:r>
      </w:del>
      <w:del w:id="760" w:author="PR Preview" w:date="2026-01-01T00:00:00Z">
        <w:r>
          <w:delText xml:space="preserve">Least-squares polynomial fits are ordered by degree: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a polynomial of degree</w:delText>
        </w:r>
      </w:del>
      <w:del w:id="763" w:author="PR Preview" w:date="2026-01-01T00:00:00Z">
        <w:r>
          <w:delText xml:space="preserve"> </w:delText>
        </w:r>
      </w:del>
      <m:oMath>
        <m:r>
          <m:t>d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is also a polynomial of degree</w:delText>
        </w:r>
      </w:del>
      <w:del w:id="76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whose coefficient of</w:delText>
        </w:r>
      </w:del>
      <w:del w:id="76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is zero,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so the fit of degree</w:delText>
        </w:r>
      </w:del>
      <w:del w:id="77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is</w:delText>
        </w:r>
      </w:del>
      <w:del w:id="777" w:author="PR Preview" w:date="2026-01-01T00:00:00Z">
        <w:r>
          <w:delText xml:space="preserve"> </w:delText>
        </w:r>
      </w:del>
      <w:hyperlink w:anchor="def-flexibility">
        <w:del w:id="77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as the fit of degree</w:delText>
        </w:r>
      </w:del>
      <w:del w:id="781" w:author="PR Preview" w:date="2026-01-01T00:00:00Z">
        <w:r>
          <w:delText xml:space="preserve"> </w:delText>
        </w:r>
      </w:del>
      <m:oMath>
        <m:r>
          <m:t>d</m:t>
        </m:r>
      </m:oMath>
      <w:del w:id="782" w:author="PR Preview" w:date="2026-01-01T00:00:00Z">
        <w:r>
          <w:delText xml:space="preserve">.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The four fits of</w:delText>
        </w:r>
      </w:del>
      <w:del w:id="785" w:author="PR Preview" w:date="2026-01-01T00:00:00Z">
        <w:r>
          <w:delText xml:space="preserve"> </w:delText>
        </w:r>
      </w:del>
      <w:hyperlink w:anchor="exr-overfitting">
        <w:del w:id="78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are ordered this way.</w:delText>
        </w:r>
      </w:del>
      <w:del w:id="789" w:author="PR Preview" w:date="2026-01-01T00:00:00Z">
        <w:r>
          <w:delText xml:space="preserve"> </w:delText>
        </w:r>
      </w:del>
      <w:hyperlink w:anchor="def-flexibility">
        <w:del w:id="790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is narrower than the informal use of the word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in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James et al. [6, Sec. 2.1.3]</w:delText>
        </w:r>
      </w:del>
      <w:del w:id="797" w:author="PR Preview" w:date="2026-01-01T00:00:00Z">
        <w:r>
          <w:delText xml:space="preserve">: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it orders only procedures whose candidate sets are nested.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Other procedures can be compared by other measures,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such as the effective number of parameters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[4, Sec. 7.6]</w:delText>
        </w:r>
      </w:del>
      <w:del w:id="806" w:author="PR Preview" w:date="2026-01-01T00:00:00Z">
        <w:r>
          <w:delText xml:space="preserve">.</w:delText>
        </w:r>
      </w:del>
    </w:p>
    <w:p>
      <w:pPr>
        <w:pStyle w:val="BodyText"/>
      </w:pPr>
      <w:del w:id="807" w:author="PR Preview" w:date="2026-01-01T00:00:00Z">
        <w:r>
          <w:rPr>
            <w:b/>
            <w:bCs/>
          </w:rPr>
          <w:delText xml:space="preserve">Definition 39 (Bias–variance trade-off)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Let</w:delText>
        </w:r>
      </w:del>
      <w:del w:id="81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be</w:delText>
        </w:r>
      </w:del>
      <w:del w:id="813" w:author="PR Preview" w:date="2026-01-01T00:00:00Z">
        <w:r>
          <w:delText xml:space="preserve"> </w:delText>
        </w:r>
      </w:del>
      <w:hyperlink w:anchor="def-fitting-procedure">
        <w:del w:id="81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815" w:author="PR Preview" w:date="2026-01-01T00:00:00Z">
        <w:r>
          <w:delText xml:space="preserve">,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each</w:delText>
        </w:r>
      </w:del>
      <w:del w:id="818" w:author="PR Preview" w:date="2026-01-01T00:00:00Z">
        <w:r>
          <w:delText xml:space="preserve"> </w:delText>
        </w:r>
      </w:del>
      <w:hyperlink w:anchor="def-flexibility">
        <w:del w:id="819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as the one before,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and let</w:delText>
        </w:r>
      </w:del>
      <w:del w:id="8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be a random</w:delText>
        </w:r>
      </w:del>
      <w:del w:id="827" w:author="PR Preview" w:date="2026-01-01T00:00:00Z">
        <w:r>
          <w:delText xml:space="preserve"> </w:delText>
        </w:r>
      </w:del>
      <w:hyperlink w:anchor="def-training-set">
        <w:del w:id="82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829" w:author="PR Preview" w:date="2026-01-01T00:00:00Z">
        <w:r>
          <w:delText xml:space="preserve">.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At a covariate value</w:delText>
        </w:r>
      </w:del>
      <w:del w:id="832" w:author="PR Preview" w:date="2026-01-01T00:00:00Z">
        <w:r>
          <w:delText xml:space="preserve"> </w:delText>
        </w:r>
      </w:del>
      <m:oMath>
        <m:r>
          <m:t>x</m:t>
        </m:r>
      </m:oMath>
      <w:del w:id="833" w:author="PR Preview" w:date="2026-01-01T00:00:00Z">
        <w:r>
          <w:delText xml:space="preserve">,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with</w:delText>
        </w:r>
      </w:del>
      <w:del w:id="836" w:author="PR Preview" w:date="2026-01-01T00:00:00Z">
        <w:r>
          <w:delText xml:space="preserve"> </w:delText>
        </w:r>
      </w:del>
      <m:oMath>
        <m:r>
          <m:t>μ</m:t>
        </m:r>
      </m:oMath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the</w:delText>
        </w:r>
      </w:del>
      <w:del w:id="839" w:author="PR Preview" w:date="2026-01-01T00:00:00Z">
        <w:r>
          <w:delText xml:space="preserve"> </w:delText>
        </w:r>
      </w:del>
      <w:hyperlink w:anchor="def-mean-function">
        <w:del w:id="84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841" w:author="PR Preview" w:date="2026-01-01T00:00:00Z">
        <w:r>
          <w:delText xml:space="preserve">,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there is a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rPr>
            <w:b/>
            <w:bCs/>
          </w:rPr>
          <w:delText xml:space="preserve">bias–variance trade-off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among them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when, from each procedure to the next,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the squared</w:delText>
        </w:r>
      </w:del>
      <w:del w:id="852" w:author="PR Preview" w:date="2026-01-01T00:00:00Z">
        <w:r>
          <w:delText xml:space="preserve"> </w:delText>
        </w:r>
      </w:del>
      <w:hyperlink w:anchor="def-prediction-bias">
        <w:del w:id="853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of the prediction, used as an</w:delText>
        </w:r>
      </w:del>
      <w:del w:id="856" w:author="PR Preview" w:date="2026-01-01T00:00:00Z">
        <w:r>
          <w:delText xml:space="preserve"> </w:delText>
        </w:r>
      </w:del>
      <w:hyperlink r:id="rId183">
        <w:del w:id="85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of</w:delText>
        </w:r>
      </w:del>
      <w:del w:id="86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61" w:author="PR Preview" w:date="2026-01-01T00:00:00Z">
        <w:r>
          <w:delText xml:space="preserve">, does not rise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and its</w:delText>
        </w:r>
      </w:del>
      <w:del w:id="864" w:author="PR Preview" w:date="2026-01-01T00:00:00Z">
        <w:r>
          <w:delText xml:space="preserve"> </w:delText>
        </w:r>
      </w:del>
      <w:hyperlink r:id="rId174">
        <w:del w:id="865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does not fall:</w:delText>
        </w:r>
      </w:del>
    </w:p>
    <w:p>
      <w:pPr>
        <w:pStyle w:val="FirstParagraph"/>
      </w:pPr>
      <w:ins w:id="868" w:author="PR Preview" w:date="2026-01-01T00:00:00Z">
        <w:r>
          <w:rPr>
            <w:i/>
            <w:iCs/>
          </w:rPr>
          <w:t xml:space="preserve">Remark 15</w:t>
        </w:r>
      </w:ins>
      <w:ins w:id="869" w:author="PR Preview" w:date="2026-01-01T00:00:00Z">
        <w:r>
          <w:t xml:space="preserve"> (Source: Flexibility). </w:t>
        </w:r>
      </w:ins>
      <w:ins w:id="870" w:author="PR Preview" w:date="2026-01-01T00:00:00Z">
        <w:r>
          <w:t xml:space="preserve">James et al. [6, Sec. 2.1.3]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use flexibility without a formal definition.</w:t>
        </w:r>
      </w:ins>
    </w:p>
    <w:bookmarkEnd w:id="202"/>
    <w:bookmarkStart w:id="203" w:name="rem-flexibility"/>
    <w:p>
      <w:pPr>
        <w:pStyle w:val="BodyText"/>
      </w:pPr>
      <w:ins w:id="873" w:author="PR Preview" w:date="2026-01-01T00:00:00Z">
        <w:r>
          <w:rPr>
            <w:i/>
            <w:iCs/>
          </w:rPr>
          <w:t xml:space="preserve">Remark 16</w:t>
        </w:r>
      </w:ins>
      <w:ins w:id="874" w:author="PR Preview" w:date="2026-01-01T00:00:00Z">
        <w:r>
          <w:t xml:space="preserve"> (Polynomial degree orders flexibility). </w:t>
        </w:r>
      </w:ins>
      <w:ins w:id="875" w:author="PR Preview" w:date="2026-01-01T00:00:00Z">
        <w:r>
          <w:t xml:space="preserve">Least-squares polynomial fits are ordered by degree: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a polynomial of degree</w:t>
        </w:r>
      </w:ins>
      <w:ins w:id="878" w:author="PR Preview" w:date="2026-01-01T00:00:00Z">
        <w:r>
          <w:t xml:space="preserve"> </w:t>
        </w:r>
      </w:ins>
      <m:oMath>
        <m:r>
          <m:t>d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is also a polynomial of degree</w:t>
        </w:r>
      </w:ins>
      <w:ins w:id="88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whose coefficient of</w:t>
        </w:r>
      </w:ins>
      <w:ins w:id="88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is zero,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so the fit of degree</w:t>
        </w:r>
      </w:ins>
      <w:ins w:id="88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is</w:t>
        </w:r>
      </w:ins>
      <w:ins w:id="892" w:author="PR Preview" w:date="2026-01-01T00:00:00Z">
        <w:r>
          <w:t xml:space="preserve"> </w:t>
        </w:r>
      </w:ins>
      <w:hyperlink w:anchor="def-flexibility">
        <w:ins w:id="89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as the fit of degree</w:t>
        </w:r>
      </w:ins>
      <w:ins w:id="896" w:author="PR Preview" w:date="2026-01-01T00:00:00Z">
        <w:r>
          <w:t xml:space="preserve"> </w:t>
        </w:r>
      </w:ins>
      <m:oMath>
        <m:r>
          <m:t>d</m:t>
        </m:r>
      </m:oMath>
      <w:ins w:id="897" w:author="PR Preview" w:date="2026-01-01T00:00:00Z">
        <w:r>
          <w:t xml:space="preserve">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The four fits of</w:t>
        </w:r>
      </w:ins>
      <w:ins w:id="900" w:author="PR Preview" w:date="2026-01-01T00:00:00Z">
        <w:r>
          <w:t xml:space="preserve"> </w:t>
        </w:r>
      </w:ins>
      <w:hyperlink w:anchor="exr-overfitting">
        <w:ins w:id="90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are ordered this way.</w:t>
        </w:r>
      </w:ins>
      <w:ins w:id="904" w:author="PR Preview" w:date="2026-01-01T00:00:00Z">
        <w:r>
          <w:t xml:space="preserve"> </w:t>
        </w:r>
      </w:ins>
      <w:hyperlink w:anchor="def-flexibility">
        <w:ins w:id="905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is narrower than the informal use of the word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in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James et al. [6, Sec. 2.1.3]</w:t>
        </w:r>
      </w:ins>
      <w:ins w:id="912" w:author="PR Preview" w:date="2026-01-01T00:00:00Z">
        <w:r>
          <w:t xml:space="preserve">: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it orders only procedures whose candidate sets are nested.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Other procedures can be compared by other measures,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such as the effective number of parameters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[4, Sec. 7.6]</w:t>
        </w:r>
      </w:ins>
      <w:ins w:id="921" w:author="PR Preview" w:date="2026-01-01T00:00:00Z">
        <w:r>
          <w:t xml:space="preserve">.</w:t>
        </w:r>
      </w:ins>
    </w:p>
    <w:bookmarkEnd w:id="203"/>
    <w:bookmarkStart w:id="205" w:name="def-bias-variance-tradeoff"/>
    <w:p>
      <w:pPr>
        <w:pStyle w:val="BodyText"/>
      </w:pPr>
      <w:ins w:id="922" w:author="PR Preview" w:date="2026-01-01T00:00:00Z">
        <w:r>
          <w:rPr>
            <w:b/>
            <w:bCs/>
          </w:rPr>
          <w:t xml:space="preserve">Definition 39 (Bias–variance trade-off)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Let</w:t>
        </w:r>
      </w:ins>
      <w:ins w:id="92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be</w:t>
        </w:r>
      </w:ins>
      <w:ins w:id="928" w:author="PR Preview" w:date="2026-01-01T00:00:00Z">
        <w:r>
          <w:t xml:space="preserve"> </w:t>
        </w:r>
      </w:ins>
      <w:hyperlink w:anchor="def-fitting-procedure">
        <w:ins w:id="92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each</w:t>
        </w:r>
      </w:ins>
      <w:ins w:id="933" w:author="PR Preview" w:date="2026-01-01T00:00:00Z">
        <w:r>
          <w:t xml:space="preserve"> </w:t>
        </w:r>
      </w:ins>
      <w:hyperlink w:anchor="def-flexibility">
        <w:ins w:id="93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as the one before,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and let</w:t>
        </w:r>
      </w:ins>
      <w:ins w:id="9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be a random</w:t>
        </w:r>
      </w:ins>
      <w:ins w:id="942" w:author="PR Preview" w:date="2026-01-01T00:00:00Z">
        <w:r>
          <w:t xml:space="preserve"> </w:t>
        </w:r>
      </w:ins>
      <w:hyperlink w:anchor="def-training-set">
        <w:ins w:id="9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44" w:author="PR Preview" w:date="2026-01-01T00:00:00Z">
        <w:r>
          <w:t xml:space="preserve">.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At a covariate value</w:t>
        </w:r>
      </w:ins>
      <w:ins w:id="947" w:author="PR Preview" w:date="2026-01-01T00:00:00Z">
        <w:r>
          <w:t xml:space="preserve"> </w:t>
        </w:r>
      </w:ins>
      <m:oMath>
        <m:r>
          <m:t>x</m:t>
        </m:r>
      </m:oMath>
      <w:ins w:id="948" w:author="PR Preview" w:date="2026-01-01T00:00:00Z">
        <w:r>
          <w:t xml:space="preserve">,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with</w:t>
        </w:r>
      </w:ins>
      <w:ins w:id="951" w:author="PR Preview" w:date="2026-01-01T00:00:00Z">
        <w:r>
          <w:t xml:space="preserve"> </w:t>
        </w:r>
      </w:ins>
      <m:oMath>
        <m:r>
          <m:t>μ</m:t>
        </m:r>
      </m:oMath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the</w:t>
        </w:r>
      </w:ins>
      <w:ins w:id="954" w:author="PR Preview" w:date="2026-01-01T00:00:00Z">
        <w:r>
          <w:t xml:space="preserve"> </w:t>
        </w:r>
      </w:ins>
      <w:hyperlink w:anchor="def-mean-function">
        <w:ins w:id="95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56" w:author="PR Preview" w:date="2026-01-01T00:00:00Z">
        <w:r>
          <w:t xml:space="preserve">,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there is a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rPr>
            <w:b/>
            <w:bCs/>
          </w:rPr>
          <w:t xml:space="preserve">bias–variance trade-off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among them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when, from each procedure to the next,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the squared</w:t>
        </w:r>
      </w:ins>
      <w:ins w:id="967" w:author="PR Preview" w:date="2026-01-01T00:00:00Z">
        <w:r>
          <w:t xml:space="preserve"> </w:t>
        </w:r>
      </w:ins>
      <w:hyperlink w:anchor="def-prediction-bias">
        <w:ins w:id="96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of the</w:t>
        </w:r>
      </w:ins>
      <w:ins w:id="971" w:author="PR Preview" w:date="2026-01-01T00:00:00Z">
        <w:r>
          <w:t xml:space="preserve"> </w:t>
        </w:r>
      </w:ins>
      <w:hyperlink r:id="rId18">
        <w:ins w:id="97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does not rise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and its</w:t>
        </w:r>
      </w:ins>
      <w:ins w:id="977" w:author="PR Preview" w:date="2026-01-01T00:00:00Z">
        <w:r>
          <w:t xml:space="preserve"> </w:t>
        </w:r>
      </w:ins>
      <w:hyperlink r:id="rId174">
        <w:ins w:id="978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does not fall:</w:t>
        </w:r>
      </w:ins>
    </w:p>
    <w:p>
      <w:pPr>
        <w:pStyle w:val="BodyText"/>
      </w:pPr>
      <w:bookmarkStart w:id="20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5"/>
    <w:bookmarkStart w:id="206" w:name="rem-overfitting-tradeoff"/>
    <w:p>
      <w:pPr>
        <w:pStyle w:val="BodyText"/>
      </w:pPr>
      <w:del w:id="981" w:author="PR Preview" w:date="2026-01-01T00:00:00Z">
        <w:r>
          <w:rPr>
            <w:i/>
            <w:iCs/>
          </w:rPr>
          <w:delText xml:space="preserve">Remark 16</w:delText>
        </w:r>
      </w:del>
      <w:del w:id="982" w:author="PR Preview" w:date="2026-01-01T00:00:00Z">
        <w:r>
          <w:delText xml:space="preserve"> (Overfitting and the trade-off). </w:delText>
        </w:r>
      </w:del>
      <w:del w:id="983" w:author="PR Preview" w:date="2026-01-01T00:00:00Z">
        <w:r>
          <w:delText xml:space="preserve">By</w:delText>
        </w:r>
      </w:del>
      <w:del w:id="984" w:author="PR Preview" w:date="2026-01-01T00:00:00Z">
        <w:r>
          <w:delText xml:space="preserve"> </w:delText>
        </w:r>
      </w:del>
      <w:hyperlink w:anchor="thm-epe-decomposition">
        <w:del w:id="98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986" w:author="PR Preview" w:date="2026-01-01T00:00:00Z">
        <w:r>
          <w:delText xml:space="preserve">,</w:delText>
        </w:r>
      </w:del>
      <w:del w:id="98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is the squared bias plus the variance plus</w:delText>
        </w:r>
      </w:del>
      <w:del w:id="99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991" w:author="PR Preview" w:date="2026-01-01T00:00:00Z">
        <w:r>
          <w:delText xml:space="preserve">.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Under a</w:delText>
        </w:r>
      </w:del>
      <w:del w:id="994" w:author="PR Preview" w:date="2026-01-01T00:00:00Z">
        <w:r>
          <w:delText xml:space="preserve"> </w:delText>
        </w:r>
      </w:del>
      <w:hyperlink w:anchor="def-bias-variance-tradeoff">
        <w:del w:id="995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among</w:delText>
        </w:r>
      </w:del>
      <w:del w:id="99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999" w:author="PR Preview" w:date="2026-01-01T00:00:00Z">
        <w:r>
          <w:delText xml:space="preserve">,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moving from</w:delText>
        </w:r>
      </w:del>
      <w:del w:id="100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to</w:delText>
        </w:r>
      </w:del>
      <w:del w:id="10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lowers the expected squared prediction error at</w:delText>
        </w:r>
      </w:del>
      <w:del w:id="1008" w:author="PR Preview" w:date="2026-01-01T00:00:00Z">
        <w:r>
          <w:delText xml:space="preserve"> </w:delText>
        </w:r>
      </w:del>
      <m:oMath>
        <m:r>
          <m:t>x</m:t>
        </m:r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when the squared bias falls by more than the variance rises,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and raises it otherwise.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The smallest of</w:delText>
        </w:r>
      </w:del>
      <w:del w:id="1015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is often at some</w:delText>
        </w:r>
      </w:del>
      <w:del w:id="101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with</w:delText>
        </w:r>
      </w:del>
      <w:del w:id="102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[6, Sec. 2.2.2]</w:delText>
        </w:r>
      </w:del>
      <w:del w:id="1024" w:author="PR Preview" w:date="2026-01-01T00:00:00Z">
        <w:r>
          <w:delText xml:space="preserve">,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but not always: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if the mean function</w:delText>
        </w:r>
      </w:del>
      <w:del w:id="1029" w:author="PR Preview" w:date="2026-01-01T00:00:00Z">
        <w:r>
          <w:delText xml:space="preserve"> </w:delText>
        </w:r>
      </w:del>
      <m:oMath>
        <m:r>
          <m:t>μ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is among the functions that candidate</w:delText>
        </w:r>
      </w:del>
      <w:del w:id="1032" w:author="PR Preview" w:date="2026-01-01T00:00:00Z">
        <w:r>
          <w:delText xml:space="preserve"> </w:delText>
        </w:r>
      </w:del>
      <m:oMath>
        <m:r>
          <m:t>1</m:t>
        </m:r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can fit,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the squared bias of</w:delText>
        </w:r>
      </w:del>
      <w:del w:id="10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can be zero,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and then no more flexible</w:delText>
        </w:r>
      </w:del>
      <w:del w:id="10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has a smaller squared bias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and, under the trade-off, none has a smaller variance,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so none has a smaller expected squared prediction error.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Past the candidate with the smallest expected squared prediction error,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the more flexible candidates have lowered their squared bias by less than they have raised their variance,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and their fitted models tend to</w:delText>
        </w:r>
      </w:del>
      <w:del w:id="1055" w:author="PR Preview" w:date="2026-01-01T00:00:00Z">
        <w:r>
          <w:delText xml:space="preserve"> </w:delText>
        </w:r>
      </w:del>
      <w:hyperlink w:anchor="def-overfitting">
        <w:del w:id="1056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1057" w:author="PR Preview" w:date="2026-01-01T00:00:00Z">
        <w:r>
          <w:delText xml:space="preserve">: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1062" w:author="PR Preview" w:date="2026-01-01T00:00:00Z">
        <w:r>
          <w:rPr>
            <w:i/>
            <w:iCs/>
          </w:rPr>
          <w:delText xml:space="preserve">Remark 17</w:delText>
        </w:r>
      </w:del>
      <w:del w:id="1063" w:author="PR Preview" w:date="2026-01-01T00:00:00Z">
        <w:r>
          <w:delText xml:space="preserve"> (Coefficients per observation). </w:delText>
        </w:r>
      </w:del>
      <w:del w:id="1064" w:author="PR Preview" w:date="2026-01-01T00:00:00Z">
        <w:r>
          <w:delText xml:space="preserve">Adding coefficients to a least-squares fit makes it</w:delText>
        </w:r>
      </w:del>
      <w:del w:id="1065" w:author="PR Preview" w:date="2026-01-01T00:00:00Z">
        <w:r>
          <w:delText xml:space="preserve"> </w:delText>
        </w:r>
      </w:del>
      <w:hyperlink w:anchor="def-flexibility">
        <w:del w:id="1066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as before.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With few observations per coefficient,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the variance this adds can outweigh the squared bias it removes,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which is the overfitting side of</w:delText>
        </w:r>
      </w:del>
      <w:del w:id="1075" w:author="PR Preview" w:date="2026-01-01T00:00:00Z">
        <w:r>
          <w:delText xml:space="preserve"> </w:delText>
        </w:r>
      </w:del>
      <w:hyperlink w:anchor="rem-overfitting-tradeoff">
        <w:del w:id="1076" w:author="PR Preview" w:date="2026-01-01T00:00:00Z">
          <w:r>
            <w:rPr>
              <w:rStyle w:val="Hyperlink"/>
            </w:rPr>
            <w:delText xml:space="preserve">Remark 16</w:delText>
          </w:r>
        </w:del>
      </w:hyperlink>
      <w:del w:id="1077" w:author="PR Preview" w:date="2026-01-01T00:00:00Z">
        <w:r>
          <w:delText xml:space="preserve">.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In</w:delText>
        </w:r>
      </w:del>
      <w:del w:id="1080" w:author="PR Preview" w:date="2026-01-01T00:00:00Z">
        <w:r>
          <w:delText xml:space="preserve"> </w:delText>
        </w:r>
      </w:del>
      <w:hyperlink w:anchor="exr-overfitting">
        <w:del w:id="108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082" w:author="PR Preview" w:date="2026-01-01T00:00:00Z">
        <w:r>
          <w:delText xml:space="preserve">,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each added power of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rPr>
            <w:rStyle w:val="VerbatimChar"/>
          </w:rPr>
          <w:delText xml:space="preserve">wt</w:delText>
        </w:r>
      </w:del>
      <w:del w:id="1087" w:author="PR Preview" w:date="2026-01-01T00:00:00Z">
        <w:r>
          <w:delText xml:space="preserve">, like an added predictor,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is one more coefficient fitted to the same 20 cars: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ins w:id="1092" w:author="PR Preview" w:date="2026-01-01T00:00:00Z">
        <w:r>
          <w:rPr>
            <w:i/>
            <w:iCs/>
          </w:rPr>
          <w:t xml:space="preserve">Remark 17</w:t>
        </w:r>
      </w:ins>
      <w:ins w:id="1093" w:author="PR Preview" w:date="2026-01-01T00:00:00Z">
        <w:r>
          <w:t xml:space="preserve"> (Overfitting and the trade-off). </w:t>
        </w:r>
      </w:ins>
      <w:ins w:id="1094" w:author="PR Preview" w:date="2026-01-01T00:00:00Z">
        <w:r>
          <w:t xml:space="preserve">By</w:t>
        </w:r>
      </w:ins>
      <w:ins w:id="1095" w:author="PR Preview" w:date="2026-01-01T00:00:00Z">
        <w:r>
          <w:t xml:space="preserve"> </w:t>
        </w:r>
      </w:ins>
      <w:hyperlink w:anchor="thm-epe-decomposition">
        <w:ins w:id="109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97" w:author="PR Preview" w:date="2026-01-01T00:00:00Z">
        <w:r>
          <w:t xml:space="preserve">,</w:t>
        </w:r>
      </w:ins>
      <w:ins w:id="109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is the squared bias plus the variance plus</w:t>
        </w:r>
      </w:ins>
      <w:ins w:id="110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02" w:author="PR Preview" w:date="2026-01-01T00:00:00Z">
        <w:r>
          <w:t xml:space="preserve">.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Under a</w:t>
        </w:r>
      </w:ins>
      <w:ins w:id="1105" w:author="PR Preview" w:date="2026-01-01T00:00:00Z">
        <w:r>
          <w:t xml:space="preserve"> </w:t>
        </w:r>
      </w:ins>
      <w:hyperlink w:anchor="def-bias-variance-tradeoff">
        <w:ins w:id="1106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among</w:t>
        </w:r>
      </w:ins>
      <w:ins w:id="110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1110" w:author="PR Preview" w:date="2026-01-01T00:00:00Z">
        <w:r>
          <w:t xml:space="preserve">,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moving from</w:t>
        </w:r>
      </w:ins>
      <w:ins w:id="11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to</w:t>
        </w:r>
      </w:ins>
      <w:ins w:id="11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lowers the expected squared prediction error at</w:t>
        </w:r>
      </w:ins>
      <w:ins w:id="1119" w:author="PR Preview" w:date="2026-01-01T00:00:00Z">
        <w:r>
          <w:t xml:space="preserve"> </w:t>
        </w:r>
      </w:ins>
      <m:oMath>
        <m:r>
          <m:t>x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when the squared bias falls by more than the variance rises,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and raises it otherwise.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The smallest of</w:t>
        </w:r>
      </w:ins>
      <w:ins w:id="112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is often at some</w:t>
        </w:r>
      </w:ins>
      <w:ins w:id="112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with</w:t>
        </w:r>
      </w:ins>
      <w:ins w:id="113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[6, Sec. 2.2.2]</w:t>
        </w:r>
      </w:ins>
      <w:ins w:id="1135" w:author="PR Preview" w:date="2026-01-01T00:00:00Z">
        <w:r>
          <w:t xml:space="preserve">,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but not always: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if the mean function</w:t>
        </w:r>
      </w:ins>
      <w:ins w:id="1140" w:author="PR Preview" w:date="2026-01-01T00:00:00Z">
        <w:r>
          <w:t xml:space="preserve"> </w:t>
        </w:r>
      </w:ins>
      <m:oMath>
        <m:r>
          <m:t>μ</m:t>
        </m:r>
      </m:oMath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is among the functions that candidate</w:t>
        </w:r>
      </w:ins>
      <w:ins w:id="1143" w:author="PR Preview" w:date="2026-01-01T00:00:00Z">
        <w:r>
          <w:t xml:space="preserve"> </w:t>
        </w:r>
      </w:ins>
      <m:oMath>
        <m:r>
          <m:t>1</m:t>
        </m:r>
      </m:oMath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can fit,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the squared bias of</w:t>
        </w:r>
      </w:ins>
      <w:ins w:id="114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can be zero,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and then no more flexible</w:t>
        </w:r>
      </w:ins>
      <w:ins w:id="115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has a smaller squared bias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and, under the trade-off, none has a smaller variance,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so none has a smaller expected squared prediction error.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Past the candidate with the smallest expected squared prediction error,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the more flexible candidates have lowered their squared bias by less than they have raised their variance,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and their fitted models tend to</w:t>
        </w:r>
      </w:ins>
      <w:ins w:id="1166" w:author="PR Preview" w:date="2026-01-01T00:00:00Z">
        <w:r>
          <w:t xml:space="preserve"> </w:t>
        </w:r>
      </w:ins>
      <w:hyperlink w:anchor="def-overfitting">
        <w:ins w:id="1167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1168" w:author="PR Preview" w:date="2026-01-01T00:00:00Z">
        <w:r>
          <w:t xml:space="preserve">: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but predict new observations worse.</w:t>
        </w:r>
      </w:ins>
    </w:p>
    <w:bookmarkEnd w:id="206"/>
    <w:bookmarkStart w:id="207" w:name="rem-overfitting-causes"/>
    <w:p>
      <w:pPr>
        <w:pStyle w:val="BodyText"/>
      </w:pPr>
      <w:ins w:id="1173" w:author="PR Preview" w:date="2026-01-01T00:00:00Z">
        <w:r>
          <w:rPr>
            <w:i/>
            <w:iCs/>
          </w:rPr>
          <w:t xml:space="preserve">Remark 18</w:t>
        </w:r>
      </w:ins>
      <w:ins w:id="1174" w:author="PR Preview" w:date="2026-01-01T00:00:00Z">
        <w:r>
          <w:t xml:space="preserve"> (Coefficients per observation). </w:t>
        </w:r>
      </w:ins>
      <w:ins w:id="1175" w:author="PR Preview" w:date="2026-01-01T00:00:00Z">
        <w:r>
          <w:t xml:space="preserve">Adding coefficients to a least-squares fit makes it</w:t>
        </w:r>
      </w:ins>
      <w:ins w:id="1176" w:author="PR Preview" w:date="2026-01-01T00:00:00Z">
        <w:r>
          <w:t xml:space="preserve"> </w:t>
        </w:r>
      </w:ins>
      <w:hyperlink w:anchor="def-flexibility">
        <w:ins w:id="117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as before.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With few observations per coefficient,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the variance this adds can outweigh the squared bias it removes,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which is the overfitting side of</w:t>
        </w:r>
      </w:ins>
      <w:ins w:id="1186" w:author="PR Preview" w:date="2026-01-01T00:00:00Z">
        <w:r>
          <w:t xml:space="preserve"> </w:t>
        </w:r>
      </w:ins>
      <w:hyperlink w:anchor="rem-overfitting-tradeoff">
        <w:ins w:id="1187" w:author="PR Preview" w:date="2026-01-01T00:00:00Z">
          <w:r>
            <w:rPr>
              <w:rStyle w:val="Hyperlink"/>
            </w:rPr>
            <w:t xml:space="preserve">Remark 17</w:t>
          </w:r>
        </w:ins>
      </w:hyperlink>
      <w:ins w:id="1188" w:author="PR Preview" w:date="2026-01-01T00:00:00Z">
        <w:r>
          <w:t xml:space="preserve">.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In</w:t>
        </w:r>
      </w:ins>
      <w:ins w:id="1191" w:author="PR Preview" w:date="2026-01-01T00:00:00Z">
        <w:r>
          <w:t xml:space="preserve"> </w:t>
        </w:r>
      </w:ins>
      <w:hyperlink w:anchor="exr-overfitting">
        <w:ins w:id="119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193" w:author="PR Preview" w:date="2026-01-01T00:00:00Z">
        <w:r>
          <w:t xml:space="preserve">,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each added power of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rPr>
            <w:rStyle w:val="VerbatimChar"/>
          </w:rPr>
          <w:t xml:space="preserve">wt</w:t>
        </w:r>
      </w:ins>
      <w:ins w:id="1198" w:author="PR Preview" w:date="2026-01-01T00:00:00Z">
        <w:r>
          <w:t xml:space="preserve">, like an added predictor,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is one more coefficient fitted to the same 20 cars: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the degree-4 fit has five coefficients for those 20 cars.</w:t>
        </w:r>
      </w:ins>
    </w:p>
    <w:bookmarkEnd w:id="207"/>
    <w:bookmarkStart w:id="208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8"/>
    <w:bookmarkStart w:id="209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9"/>
    <w:bookmarkStart w:id="210" w:name="thm-held-out-unbiased"/>
    <w:p>
      <w:pPr>
        <w:pStyle w:val="BodyText"/>
      </w:pPr>
      <w:del w:id="1203" w:author="PR Preview" w:date="2026-01-01T00:00:00Z">
        <w:r>
          <w:rPr>
            <w:b/>
            <w:bCs/>
          </w:rPr>
          <w:delText xml:space="preserve">Theorem 5 (The held-out sample mean loss estimates the generalization error)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Let a</w:delText>
        </w:r>
      </w:del>
      <w:del w:id="1206" w:author="PR Preview" w:date="2026-01-01T00:00:00Z">
        <w:r>
          <w:delText xml:space="preserve"> </w:delText>
        </w:r>
      </w:del>
      <w:hyperlink w:anchor="def-fitted-model">
        <w:del w:id="120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20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be fitted to a</w:delText>
        </w:r>
      </w:del>
      <w:del w:id="1211" w:author="PR Preview" w:date="2026-01-01T00:00:00Z">
        <w:r>
          <w:delText xml:space="preserve"> </w:delText>
        </w:r>
      </w:del>
      <w:hyperlink w:anchor="def-training-set">
        <w:del w:id="121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14" w:author="PR Preview" w:date="2026-01-01T00:00:00Z">
        <w:r>
          <w:delText xml:space="preserve">,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and let a</w:delText>
        </w:r>
      </w:del>
      <w:del w:id="1217" w:author="PR Preview" w:date="2026-01-01T00:00:00Z">
        <w:r>
          <w:delText xml:space="preserve"> </w:delText>
        </w:r>
      </w:del>
      <w:hyperlink w:anchor="def-held-out-set">
        <w:del w:id="121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of</w:delText>
        </w:r>
      </w:del>
      <w:del w:id="1221" w:author="PR Preview" w:date="2026-01-01T00:00:00Z">
        <w:r>
          <w:delText xml:space="preserve"> </w:delText>
        </w:r>
      </w:del>
      <m:oMath>
        <m:r>
          <m:t>m</m:t>
        </m:r>
      </m:oMath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observations</w:delText>
        </w:r>
      </w:del>
      <w:del w:id="12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be drawn from the same population as</w:delText>
        </w:r>
      </w:del>
      <w:del w:id="12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228" w:author="PR Preview" w:date="2026-01-01T00:00:00Z">
        <w:r>
          <w:delText xml:space="preserve">,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each independently of</w:delText>
        </w:r>
      </w:del>
      <w:del w:id="12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32" w:author="PR Preview" w:date="2026-01-01T00:00:00Z">
        <w:r>
          <w:delText xml:space="preserve">.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Write</w:delText>
        </w:r>
      </w:del>
      <w:del w:id="123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for the</w:delText>
        </w:r>
      </w:del>
      <w:del w:id="1238" w:author="PR Preview" w:date="2026-01-01T00:00:00Z">
        <w:r>
          <w:delText xml:space="preserve"> </w:delText>
        </w:r>
      </w:del>
      <w:hyperlink w:anchor="def-observation-loss">
        <w:del w:id="123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of</w:delText>
        </w:r>
      </w:del>
      <w:del w:id="124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on held-out observation</w:delText>
        </w:r>
      </w:del>
      <w:del w:id="1245" w:author="PR Preview" w:date="2026-01-01T00:00:00Z">
        <w:r>
          <w:delText xml:space="preserve"> </w:delText>
        </w:r>
      </w:del>
      <m:oMath>
        <m:r>
          <m:t>j</m:t>
        </m:r>
      </m:oMath>
      <w:del w:id="1246" w:author="PR Preview" w:date="2026-01-01T00:00:00Z">
        <w:r>
          <w:delText xml:space="preserve">.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Then, given</w:delText>
        </w:r>
      </w:del>
      <w:del w:id="12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50" w:author="PR Preview" w:date="2026-01-01T00:00:00Z">
        <w:r>
          <w:delText xml:space="preserve">,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the expected sample mean loss of the held-out predictions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is the</w:delText>
        </w:r>
      </w:del>
      <w:del w:id="1255" w:author="PR Preview" w:date="2026-01-01T00:00:00Z">
        <w:r>
          <w:delText xml:space="preserve"> </w:delText>
        </w:r>
      </w:del>
      <w:hyperlink w:anchor="def-generalization-error">
        <w:del w:id="1256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257" w:author="PR Preview" w:date="2026-01-01T00:00:00Z">
        <w:r>
          <w:delText xml:space="preserve">:</w:delText>
        </w:r>
      </w:del>
    </w:p>
    <w:p>
      <w:pPr>
        <w:pStyle w:val="BodyText"/>
      </w:pPr>
      <w:ins w:id="1258" w:author="PR Preview" w:date="2026-01-01T00:00:00Z">
        <w:r>
          <w:rPr>
            <w:b/>
            <w:bCs/>
          </w:rPr>
          <w:t xml:space="preserve">Theorem 6 (The held-out sample mean loss estimates the generalization error)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Let a</w:t>
        </w:r>
      </w:ins>
      <w:ins w:id="1261" w:author="PR Preview" w:date="2026-01-01T00:00:00Z">
        <w:r>
          <w:t xml:space="preserve"> </w:t>
        </w:r>
      </w:ins>
      <w:hyperlink w:anchor="def-fitted-model">
        <w:ins w:id="126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26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be fitted to a</w:t>
        </w:r>
      </w:ins>
      <w:ins w:id="1266" w:author="PR Preview" w:date="2026-01-01T00:00:00Z">
        <w:r>
          <w:t xml:space="preserve"> </w:t>
        </w:r>
      </w:ins>
      <w:hyperlink w:anchor="def-training-set">
        <w:ins w:id="126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2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69" w:author="PR Preview" w:date="2026-01-01T00:00:00Z">
        <w:r>
          <w:t xml:space="preserve">,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and let a</w:t>
        </w:r>
      </w:ins>
      <w:ins w:id="1272" w:author="PR Preview" w:date="2026-01-01T00:00:00Z">
        <w:r>
          <w:t xml:space="preserve"> </w:t>
        </w:r>
      </w:ins>
      <w:hyperlink w:anchor="def-held-out-set">
        <w:ins w:id="127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of</w:t>
        </w:r>
      </w:ins>
      <w:ins w:id="1276" w:author="PR Preview" w:date="2026-01-01T00:00:00Z">
        <w:r>
          <w:t xml:space="preserve"> </w:t>
        </w:r>
      </w:ins>
      <m:oMath>
        <m:r>
          <m:t>m</m:t>
        </m:r>
      </m:oMath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observations</w:t>
        </w:r>
      </w:ins>
      <w:ins w:id="12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be drawn from the same population as</w:t>
        </w:r>
      </w:ins>
      <w:ins w:id="12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283" w:author="PR Preview" w:date="2026-01-01T00:00:00Z">
        <w:r>
          <w:t xml:space="preserve">,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each independently of</w:t>
        </w:r>
      </w:ins>
      <w:ins w:id="12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87" w:author="PR Preview" w:date="2026-01-01T00:00:00Z">
        <w:r>
          <w:t xml:space="preserve">.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Write</w:t>
        </w:r>
      </w:ins>
      <w:ins w:id="129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for the</w:t>
        </w:r>
      </w:ins>
      <w:ins w:id="1293" w:author="PR Preview" w:date="2026-01-01T00:00:00Z">
        <w:r>
          <w:t xml:space="preserve"> </w:t>
        </w:r>
      </w:ins>
      <w:hyperlink w:anchor="def-observation-loss">
        <w:ins w:id="129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of</w:t>
        </w:r>
      </w:ins>
      <w:ins w:id="12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on held-out observation</w:t>
        </w:r>
      </w:ins>
      <w:ins w:id="1300" w:author="PR Preview" w:date="2026-01-01T00:00:00Z">
        <w:r>
          <w:t xml:space="preserve"> </w:t>
        </w:r>
      </w:ins>
      <m:oMath>
        <m:r>
          <m:t>j</m:t>
        </m:r>
      </m:oMath>
      <w:ins w:id="1301" w:author="PR Preview" w:date="2026-01-01T00:00:00Z">
        <w:r>
          <w:t xml:space="preserve">.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Then, given</w:t>
        </w:r>
      </w:ins>
      <w:ins w:id="13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05" w:author="PR Preview" w:date="2026-01-01T00:00:00Z">
        <w:r>
          <w:t xml:space="preserve">,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the expected sample mean loss of the held-out predictions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is the</w:t>
        </w:r>
      </w:ins>
      <w:ins w:id="1310" w:author="PR Preview" w:date="2026-01-01T00:00:00Z">
        <w:r>
          <w:t xml:space="preserve"> </w:t>
        </w:r>
      </w:ins>
      <w:hyperlink w:anchor="def-generalization-error">
        <w:ins w:id="1311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3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1" w:name="rem-training-mse-optimistic"/>
    <w:p>
      <w:pPr>
        <w:pStyle w:val="BodyText"/>
      </w:pPr>
      <w:del w:id="1313" w:author="PR Preview" w:date="2026-01-01T00:00:00Z">
        <w:r>
          <w:rPr>
            <w:i/>
            <w:iCs/>
          </w:rPr>
          <w:delText xml:space="preserve">Remark 18</w:delText>
        </w:r>
      </w:del>
      <w:del w:id="1314" w:author="PR Preview" w:date="2026-01-01T00:00:00Z">
        <w:r>
          <w:delText xml:space="preserve"> (Training error is optimistic). </w:delText>
        </w:r>
      </w:del>
      <w:del w:id="1315" w:author="PR Preview" w:date="2026-01-01T00:00:00Z">
        <w:r>
          <w:delText xml:space="preserve">The same argument fails for the training set.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The training pairs are not independent of</w:delText>
        </w:r>
      </w:del>
      <w:del w:id="13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19" w:author="PR Preview" w:date="2026-01-01T00:00:00Z">
        <w:r>
          <w:delText xml:space="preserve">: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they are</w:delText>
        </w:r>
      </w:del>
      <w:del w:id="13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23" w:author="PR Preview" w:date="2026-01-01T00:00:00Z">
        <w:r>
          <w:delText xml:space="preserve">,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and</w:delText>
        </w:r>
      </w:del>
      <w:del w:id="132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was fitted to make their prediction errors small.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So the argument of</w:delText>
        </w:r>
      </w:del>
      <w:del w:id="1331" w:author="PR Preview" w:date="2026-01-01T00:00:00Z">
        <w:r>
          <w:delText xml:space="preserve"> </w:delText>
        </w:r>
      </w:del>
      <w:hyperlink w:anchor="thm-held-out-unbiased">
        <w:del w:id="133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333" w:author="PR Preview" w:date="2026-01-01T00:00:00Z">
        <w:r>
          <w:delText xml:space="preserve">,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that each loss has conditional expectation</w:delText>
        </w:r>
      </w:del>
      <w:del w:id="133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37" w:author="PR Preview" w:date="2026-01-01T00:00:00Z">
        <w:r>
          <w:delText xml:space="preserve">,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does not hold for them,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and the</w:delText>
        </w:r>
      </w:del>
      <w:del w:id="1342" w:author="PR Preview" w:date="2026-01-01T00:00:00Z">
        <w:r>
          <w:delText xml:space="preserve"> </w:delText>
        </w:r>
      </w:del>
      <w:hyperlink w:anchor="def-training-mse">
        <w:del w:id="1343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1344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is typically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rPr>
            <w:i/>
            <w:iCs/>
          </w:rPr>
          <w:delText xml:space="preserve">smaller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than</w:delText>
        </w:r>
      </w:del>
      <w:del w:id="135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[4, Sec. 7.4]</w:delText>
        </w:r>
      </w:del>
      <w:del w:id="1354" w:author="PR Preview" w:date="2026-01-01T00:00:00Z">
        <w:r>
          <w:delText xml:space="preserve">.</w:delText>
        </w:r>
      </w:del>
      <w:del w:id="1355" w:author="PR Preview" w:date="2026-01-01T00:00:00Z">
        <w:r>
          <w:delText xml:space="preserve"> </w:delText>
        </w:r>
      </w:del>
      <w:hyperlink w:anchor="exr-overfitting">
        <w:del w:id="135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shows the pattern: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training sRMSE keeps falling as the degree grows,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del w:id="1363" w:author="PR Preview" w:date="2026-01-01T00:00:00Z">
        <w:r>
          <w:rPr>
            <w:b/>
            <w:bCs/>
          </w:rPr>
          <w:delText xml:space="preserve">Example 30 (Training error and generalization error by degree)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Real data never reveal</w:delText>
        </w:r>
      </w:del>
      <w:del w:id="136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67" w:author="PR Preview" w:date="2026-01-01T00:00:00Z">
        <w:r>
          <w:delText xml:space="preserve">,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but a simulation can,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because it can draw as many new observations as we like.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Here the population is known:</w:delText>
        </w:r>
      </w:del>
      <w:del w:id="137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and</w:delText>
        </w:r>
      </w:del>
      <w:del w:id="137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378" w:author="PR Preview" w:date="2026-01-01T00:00:00Z">
        <w:r>
          <w:delText xml:space="preserve">,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with</w:delText>
        </w:r>
      </w:del>
      <w:del w:id="1381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382" w:author="PR Preview" w:date="2026-01-01T00:00:00Z">
        <w:r>
          <w:delText xml:space="preserve">.</w:delText>
        </w:r>
      </w:del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We draw one training set of</w:delText>
        </w:r>
      </w:del>
      <w:del w:id="138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observations,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fit a polynomial in</w:delText>
        </w:r>
      </w:del>
      <w:del w:id="1390" w:author="PR Preview" w:date="2026-01-01T00:00:00Z">
        <w:r>
          <w:delText xml:space="preserve"> </w:delText>
        </w:r>
      </w:del>
      <m:oMath>
        <m:r>
          <m:t>x</m:t>
        </m:r>
      </m:oMath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of each degree from 1 to 10 by least squares,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and score each fit on the training set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and on</w:delText>
        </w:r>
      </w:del>
      <w:del w:id="1397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new observations.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By</w:delText>
        </w:r>
      </w:del>
      <w:del w:id="1402" w:author="PR Preview" w:date="2026-01-01T00:00:00Z">
        <w:r>
          <w:delText xml:space="preserve"> </w:delText>
        </w:r>
      </w:del>
      <w:hyperlink w:anchor="thm-held-out-unbiased">
        <w:del w:id="140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404" w:author="PR Preview" w:date="2026-01-01T00:00:00Z">
        <w:r>
          <w:delText xml:space="preserve">,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the second score has expectation</w:delText>
        </w:r>
      </w:del>
      <w:del w:id="140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given the training set,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and with</w:delText>
        </w:r>
      </w:del>
      <w:del w:id="1412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1415" w:author="PR Preview" w:date="2026-01-01T00:00:00Z">
        <w:r>
          <w:rPr>
            <w:i/>
            <w:iCs/>
          </w:rPr>
          <w:t xml:space="preserve">Remark 19</w:t>
        </w:r>
      </w:ins>
      <w:ins w:id="1416" w:author="PR Preview" w:date="2026-01-01T00:00:00Z">
        <w:r>
          <w:t xml:space="preserve"> (Training error is optimistic). </w:t>
        </w:r>
      </w:ins>
      <w:ins w:id="1417" w:author="PR Preview" w:date="2026-01-01T00:00:00Z">
        <w:r>
          <w:t xml:space="preserve">The same argument fails for the training set.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The training pairs are not independent of</w:t>
        </w:r>
      </w:ins>
      <w:ins w:id="14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21" w:author="PR Preview" w:date="2026-01-01T00:00:00Z">
        <w:r>
          <w:t xml:space="preserve">: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they are</w:t>
        </w:r>
      </w:ins>
      <w:ins w:id="14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25" w:author="PR Preview" w:date="2026-01-01T00:00:00Z">
        <w:r>
          <w:t xml:space="preserve">,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and</w:t>
        </w:r>
      </w:ins>
      <w:ins w:id="142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was fitted to make their prediction errors small.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So the argument of</w:t>
        </w:r>
      </w:ins>
      <w:ins w:id="1433" w:author="PR Preview" w:date="2026-01-01T00:00:00Z">
        <w:r>
          <w:t xml:space="preserve"> </w:t>
        </w:r>
      </w:ins>
      <w:hyperlink w:anchor="thm-held-out-unbiased">
        <w:ins w:id="1434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435" w:author="PR Preview" w:date="2026-01-01T00:00:00Z">
        <w:r>
          <w:t xml:space="preserve">,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that each loss has conditional expectation</w:t>
        </w:r>
      </w:ins>
      <w:ins w:id="143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39" w:author="PR Preview" w:date="2026-01-01T00:00:00Z">
        <w:r>
          <w:t xml:space="preserve">,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does not hold for them,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and the</w:t>
        </w:r>
      </w:ins>
      <w:ins w:id="1444" w:author="PR Preview" w:date="2026-01-01T00:00:00Z">
        <w:r>
          <w:t xml:space="preserve"> </w:t>
        </w:r>
      </w:ins>
      <w:hyperlink w:anchor="def-training-mse">
        <w:ins w:id="1445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446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is typically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rPr>
            <w:i/>
            <w:iCs/>
          </w:rPr>
          <w:t xml:space="preserve">smaller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than</w:t>
        </w:r>
      </w:ins>
      <w:ins w:id="145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[4, Sec. 7.4]</w:t>
        </w:r>
      </w:ins>
      <w:ins w:id="1456" w:author="PR Preview" w:date="2026-01-01T00:00:00Z">
        <w:r>
          <w:t xml:space="preserve">.</w:t>
        </w:r>
      </w:ins>
      <w:ins w:id="1457" w:author="PR Preview" w:date="2026-01-01T00:00:00Z">
        <w:r>
          <w:t xml:space="preserve"> </w:t>
        </w:r>
      </w:ins>
      <w:hyperlink w:anchor="exr-overfitting">
        <w:ins w:id="145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shows the pattern: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training sRMSE keeps falling as the degree grows,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while held-out sRMSE does not.</w:t>
        </w:r>
      </w:ins>
    </w:p>
    <w:bookmarkEnd w:id="211"/>
    <w:bookmarkStart w:id="217" w:name="exm-train-test-error-simulated"/>
    <w:p>
      <w:pPr>
        <w:pStyle w:val="BodyText"/>
      </w:pPr>
      <w:ins w:id="1465" w:author="PR Preview" w:date="2026-01-01T00:00:00Z">
        <w:r>
          <w:rPr>
            <w:b/>
            <w:bCs/>
          </w:rPr>
          <w:t xml:space="preserve">Example 30 (Training error and generalization error by degree)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Real data never reveal</w:t>
        </w:r>
      </w:ins>
      <w:ins w:id="14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69" w:author="PR Preview" w:date="2026-01-01T00:00:00Z">
        <w:r>
          <w:t xml:space="preserve">,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but a simulation can,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because it can draw as many new observations as we like.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Here the population is known:</w:t>
        </w:r>
      </w:ins>
      <w:ins w:id="147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and</w:t>
        </w:r>
      </w:ins>
      <w:ins w:id="147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480" w:author="PR Preview" w:date="2026-01-01T00:00:00Z">
        <w:r>
          <w:t xml:space="preserve">,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with</w:t>
        </w:r>
      </w:ins>
      <w:ins w:id="1483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484" w:author="PR Preview" w:date="2026-01-01T00:00:00Z">
        <w:r>
          <w:t xml:space="preserve">.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We draw one training set of</w:t>
        </w:r>
      </w:ins>
      <w:ins w:id="14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observations,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fit a polynomial in</w:t>
        </w:r>
      </w:ins>
      <w:ins w:id="1492" w:author="PR Preview" w:date="2026-01-01T00:00:00Z">
        <w:r>
          <w:t xml:space="preserve"> </w:t>
        </w:r>
      </w:ins>
      <m:oMath>
        <m:r>
          <m:t>x</m:t>
        </m:r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of each degree from 1 to 10 by least squares,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and score each fit on the training set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and on</w:t>
        </w:r>
      </w:ins>
      <w:ins w:id="1499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new observations.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By</w:t>
        </w:r>
      </w:ins>
      <w:ins w:id="1504" w:author="PR Preview" w:date="2026-01-01T00:00:00Z">
        <w:r>
          <w:t xml:space="preserve"> </w:t>
        </w:r>
      </w:ins>
      <w:hyperlink w:anchor="thm-held-out-unbiased">
        <w:ins w:id="1505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506" w:author="PR Preview" w:date="2026-01-01T00:00:00Z">
        <w:r>
          <w:t xml:space="preserve">,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the second score has expectation</w:t>
        </w:r>
      </w:ins>
      <w:ins w:id="15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given the training set,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and with</w:t>
        </w:r>
      </w:ins>
      <w:ins w:id="1514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6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7"/>
    <w:bookmarkEnd w:id="218"/>
    <w:bookmarkStart w:id="270" w:name="sec-data-splits"/>
    <w:p>
      <w:pPr>
        <w:pStyle w:val="Heading2"/>
      </w:pPr>
      <w:r>
        <w:t xml:space="preserve">5 Training, validation, and test sets</w:t>
      </w:r>
    </w:p>
    <w:bookmarkStart w:id="219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9"/>
    <w:bookmarkStart w:id="220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0"/>
    <w:bookmarkStart w:id="222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1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2"/>
    <w:bookmarkStart w:id="223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3"/>
    <w:bookmarkStart w:id="224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4"/>
    <w:bookmarkStart w:id="225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5"/>
    <w:bookmarkStart w:id="227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7"/>
    <w:bookmarkStart w:id="229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8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0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2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3"/>
    <w:bookmarkStart w:id="235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4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6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7"/>
    <w:bookmarkStart w:id="238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8"/>
    <w:bookmarkStart w:id="239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1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1"/>
    <w:bookmarkStart w:id="245" w:name="rem-data-splits"/>
    <w:p>
      <w:pPr>
        <w:pStyle w:val="BodyText"/>
      </w:pPr>
      <w:del w:id="1517" w:author="PR Preview" w:date="2026-01-01T00:00:00Z">
        <w:r>
          <w:rPr>
            <w:i/>
            <w:iCs/>
          </w:rPr>
          <w:delText xml:space="preserve">Remark 19</w:delText>
        </w:r>
      </w:del>
      <w:del w:id="1518" w:author="PR Preview" w:date="2026-01-01T00:00:00Z">
        <w:r>
          <w:delText xml:space="preserve"> (What each set is for). </w:delText>
        </w:r>
      </w:del>
      <w:del w:id="1519" w:author="PR Preview" w:date="2026-01-01T00:00:00Z">
        <w:r>
          <w:delText xml:space="preserve">Each set of a</w:delText>
        </w:r>
      </w:del>
      <w:del w:id="1520" w:author="PR Preview" w:date="2026-01-01T00:00:00Z">
        <w:r>
          <w:delText xml:space="preserve"> </w:delText>
        </w:r>
      </w:del>
      <w:hyperlink w:anchor="def-data-splits">
        <w:del w:id="1521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has one job:</w:delText>
        </w:r>
      </w:del>
    </w:p>
    <w:p>
      <w:pPr>
        <w:pStyle w:val="BodyText"/>
      </w:pPr>
      <w:ins w:id="1524" w:author="PR Preview" w:date="2026-01-01T00:00:00Z">
        <w:r>
          <w:rPr>
            <w:i/>
            <w:iCs/>
          </w:rPr>
          <w:t xml:space="preserve">Remark 20</w:t>
        </w:r>
      </w:ins>
      <w:ins w:id="1525" w:author="PR Preview" w:date="2026-01-01T00:00:00Z">
        <w:r>
          <w:t xml:space="preserve"> (What each set is for). </w:t>
        </w:r>
      </w:ins>
      <w:ins w:id="1526" w:author="PR Preview" w:date="2026-01-01T00:00:00Z">
        <w:r>
          <w:t xml:space="preserve">Each set of a</w:t>
        </w:r>
      </w:ins>
      <w:ins w:id="1527" w:author="PR Preview" w:date="2026-01-01T00:00:00Z">
        <w:r>
          <w:t xml:space="preserve"> </w:t>
        </w:r>
      </w:ins>
      <w:hyperlink w:anchor="def-data-splits">
        <w:ins w:id="1528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5"/>
    <w:bookmarkStart w:id="246" w:name="rem-validation-test-error"/>
    <w:p>
      <w:pPr>
        <w:pStyle w:val="BodyText"/>
      </w:pPr>
      <w:del w:id="1531" w:author="PR Preview" w:date="2026-01-01T00:00:00Z">
        <w:r>
          <w:rPr>
            <w:i/>
            <w:iCs/>
          </w:rPr>
          <w:delText xml:space="preserve">Remark 20</w:delText>
        </w:r>
      </w:del>
      <w:del w:id="1532" w:author="PR Preview" w:date="2026-01-01T00:00:00Z">
        <w:r>
          <w:delText xml:space="preserve"> (What the validation and test errors estimate). </w:delText>
        </w:r>
      </w:del>
      <w:del w:id="1533" w:author="PR Preview" w:date="2026-01-01T00:00:00Z">
        <w:r>
          <w:delText xml:space="preserve">The</w:delText>
        </w:r>
      </w:del>
      <w:del w:id="1534" w:author="PR Preview" w:date="2026-01-01T00:00:00Z">
        <w:r>
          <w:delText xml:space="preserve"> </w:delText>
        </w:r>
      </w:del>
      <w:hyperlink w:anchor="def-validation-error">
        <w:del w:id="1535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and the</w:delText>
        </w:r>
      </w:del>
      <w:del w:id="1538" w:author="PR Preview" w:date="2026-01-01T00:00:00Z">
        <w:r>
          <w:delText xml:space="preserve"> </w:delText>
        </w:r>
      </w:del>
      <w:hyperlink w:anchor="def-test-error">
        <w:del w:id="1539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differ from the</w:delText>
        </w:r>
      </w:del>
      <w:del w:id="1542" w:author="PR Preview" w:date="2026-01-01T00:00:00Z">
        <w:r>
          <w:delText xml:space="preserve"> </w:delText>
        </w:r>
      </w:del>
      <w:hyperlink w:anchor="def-training-mse">
        <w:del w:id="1543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1544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only in the set on which the</w:delText>
        </w:r>
      </w:del>
      <w:del w:id="1547" w:author="PR Preview" w:date="2026-01-01T00:00:00Z">
        <w:r>
          <w:delText xml:space="preserve"> </w:delText>
        </w:r>
      </w:del>
      <w:hyperlink w:anchor="def-fitted-model">
        <w:del w:id="154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is evaluated.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The model was not fitted to the validation or</w:delText>
        </w:r>
      </w:del>
      <w:del w:id="1553" w:author="PR Preview" w:date="2026-01-01T00:00:00Z">
        <w:r>
          <w:delText xml:space="preserve"> </w:delText>
        </w:r>
      </w:del>
      <w:hyperlink w:anchor="def-test-set">
        <w:del w:id="1554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555" w:author="PR Preview" w:date="2026-01-01T00:00:00Z">
        <w:r>
          <w:delText xml:space="preserve">,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so each</w:delText>
        </w:r>
      </w:del>
      <w:del w:id="1558" w:author="PR Preview" w:date="2026-01-01T00:00:00Z">
        <w:r>
          <w:delText xml:space="preserve"> </w:delText>
        </w:r>
      </w:del>
      <w:hyperlink r:id="rId104">
        <w:del w:id="1559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the</w:delText>
        </w:r>
      </w:del>
      <w:del w:id="1562" w:author="PR Preview" w:date="2026-01-01T00:00:00Z">
        <w:r>
          <w:delText xml:space="preserve"> </w:delText>
        </w:r>
      </w:del>
      <w:hyperlink w:anchor="def-generalization-error">
        <w:del w:id="1563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of the fitted model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without the optimism of the training error.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The</w:delText>
        </w:r>
      </w:del>
      <w:del w:id="1570" w:author="PR Preview" w:date="2026-01-01T00:00:00Z">
        <w:r>
          <w:delText xml:space="preserve"> </w:delText>
        </w:r>
      </w:del>
      <w:hyperlink w:anchor="def-validation-choice">
        <w:del w:id="1571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selects the model with the smallest validation error,</w:delText>
        </w:r>
      </w:del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so the validation error of the chosen model is still optimistic;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ins w:id="1578" w:author="PR Preview" w:date="2026-01-01T00:00:00Z">
        <w:r>
          <w:rPr>
            <w:i/>
            <w:iCs/>
          </w:rPr>
          <w:t xml:space="preserve">Remark 21</w:t>
        </w:r>
      </w:ins>
      <w:ins w:id="1579" w:author="PR Preview" w:date="2026-01-01T00:00:00Z">
        <w:r>
          <w:t xml:space="preserve"> (What the validation and test errors estimate). </w:t>
        </w:r>
      </w:ins>
      <w:ins w:id="1580" w:author="PR Preview" w:date="2026-01-01T00:00:00Z">
        <w:r>
          <w:t xml:space="preserve">The</w:t>
        </w:r>
      </w:ins>
      <w:ins w:id="1581" w:author="PR Preview" w:date="2026-01-01T00:00:00Z">
        <w:r>
          <w:t xml:space="preserve"> </w:t>
        </w:r>
      </w:ins>
      <w:hyperlink w:anchor="def-validation-error">
        <w:ins w:id="1582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and the</w:t>
        </w:r>
      </w:ins>
      <w:ins w:id="1585" w:author="PR Preview" w:date="2026-01-01T00:00:00Z">
        <w:r>
          <w:t xml:space="preserve"> </w:t>
        </w:r>
      </w:ins>
      <w:hyperlink w:anchor="def-test-error">
        <w:ins w:id="1586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differ from the</w:t>
        </w:r>
      </w:ins>
      <w:ins w:id="1589" w:author="PR Preview" w:date="2026-01-01T00:00:00Z">
        <w:r>
          <w:t xml:space="preserve"> </w:t>
        </w:r>
      </w:ins>
      <w:hyperlink w:anchor="def-training-mse">
        <w:ins w:id="1590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59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only in the set on which the</w:t>
        </w:r>
      </w:ins>
      <w:ins w:id="1594" w:author="PR Preview" w:date="2026-01-01T00:00:00Z">
        <w:r>
          <w:t xml:space="preserve"> </w:t>
        </w:r>
      </w:ins>
      <w:hyperlink w:anchor="def-fitted-model">
        <w:ins w:id="159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is evaluated.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The model was not fitted to the validation or</w:t>
        </w:r>
      </w:ins>
      <w:ins w:id="1600" w:author="PR Preview" w:date="2026-01-01T00:00:00Z">
        <w:r>
          <w:t xml:space="preserve"> </w:t>
        </w:r>
      </w:ins>
      <w:hyperlink w:anchor="def-test-set">
        <w:ins w:id="1601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602" w:author="PR Preview" w:date="2026-01-01T00:00:00Z">
        <w:r>
          <w:t xml:space="preserve">,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so each</w:t>
        </w:r>
      </w:ins>
      <w:ins w:id="1605" w:author="PR Preview" w:date="2026-01-01T00:00:00Z">
        <w:r>
          <w:t xml:space="preserve"> </w:t>
        </w:r>
      </w:ins>
      <w:hyperlink r:id="rId104">
        <w:ins w:id="1606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the</w:t>
        </w:r>
      </w:ins>
      <w:ins w:id="1609" w:author="PR Preview" w:date="2026-01-01T00:00:00Z">
        <w:r>
          <w:t xml:space="preserve"> </w:t>
        </w:r>
      </w:ins>
      <w:hyperlink w:anchor="def-generalization-error">
        <w:ins w:id="1610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of the fitted model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without the optimism of the training error.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The</w:t>
        </w:r>
      </w:ins>
      <w:ins w:id="1617" w:author="PR Preview" w:date="2026-01-01T00:00:00Z">
        <w:r>
          <w:t xml:space="preserve"> </w:t>
        </w:r>
      </w:ins>
      <w:hyperlink w:anchor="def-validation-choice">
        <w:ins w:id="1618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selects the model with the smallest validation error,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so the validation error of the chosen model is still optimistic;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6"/>
    <w:bookmarkStart w:id="269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9"/>
    <w:bookmarkEnd w:id="270"/>
    <w:bookmarkStart w:id="30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1"/>
    <w:bookmarkStart w:id="27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2"/>
    <w:bookmarkStart w:id="274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s"/>
    <w:p>
      <w:pPr>
        <w:pStyle w:val="FirstParagraph"/>
      </w:pPr>
      <w:del w:id="1625" w:author="PR Preview" w:date="2026-01-01T00:00:00Z">
        <w:r>
          <w:rPr>
            <w:i/>
            <w:iCs/>
          </w:rPr>
          <w:delText xml:space="preserve">Remark 21</w:delText>
        </w:r>
      </w:del>
      <w:del w:id="1626" w:author="PR Preview" w:date="2026-01-01T00:00:00Z">
        <w:r>
          <w:delText xml:space="preserve"> (Source: Folds). </w:delText>
        </w:r>
      </w:del>
      <w:del w:id="1627" w:author="PR Preview" w:date="2026-01-01T00:00:00Z">
        <w:r>
          <w:delText xml:space="preserve">James et al. [6, Sec. 5.1.3]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and</w:delText>
        </w:r>
      </w:del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Hastie et al. [4, Sec. 7.10.1]</w:delText>
        </w:r>
      </w:del>
      <w:del w:id="1632" w:author="PR Preview" w:date="2026-01-01T00:00:00Z">
        <w:r>
          <w:delText xml:space="preserve">,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who split the data into</w:delText>
        </w:r>
      </w:del>
      <w:del w:id="1635" w:author="PR Preview" w:date="2026-01-01T00:00:00Z">
        <w:r>
          <w:delText xml:space="preserve"> </w:delText>
        </w:r>
      </w:del>
      <m:oMath>
        <m:r>
          <m:t>k</m:t>
        </m:r>
      </m:oMath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roughly equal-sized parts.</w:delText>
        </w:r>
      </w:del>
    </w:p>
    <w:p>
      <w:pPr>
        <w:pStyle w:val="FirstParagraph"/>
      </w:pPr>
      <w:ins w:id="1638" w:author="PR Preview" w:date="2026-01-01T00:00:00Z">
        <w:r>
          <w:rPr>
            <w:i/>
            <w:iCs/>
          </w:rPr>
          <w:t xml:space="preserve">Remark 22</w:t>
        </w:r>
      </w:ins>
      <w:ins w:id="1639" w:author="PR Preview" w:date="2026-01-01T00:00:00Z">
        <w:r>
          <w:t xml:space="preserve"> (Source: Folds). </w:t>
        </w:r>
      </w:ins>
      <w:ins w:id="1640" w:author="PR Preview" w:date="2026-01-01T00:00:00Z">
        <w:r>
          <w:t xml:space="preserve">James et al. [6, Sec. 5.1.3]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and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Hastie et al. [4, Sec. 7.10.1]</w:t>
        </w:r>
      </w:ins>
      <w:ins w:id="1645" w:author="PR Preview" w:date="2026-01-01T00:00:00Z">
        <w:r>
          <w:t xml:space="preserve">,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who split the data into</w:t>
        </w:r>
      </w:ins>
      <w:ins w:id="1648" w:author="PR Preview" w:date="2026-01-01T00:00:00Z">
        <w:r>
          <w:t xml:space="preserve"> </w:t>
        </w:r>
      </w:ins>
      <m:oMath>
        <m:r>
          <m:t>k</m:t>
        </m:r>
      </m:oMath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roughly equal-sized parts.</w:t>
        </w:r>
      </w:ins>
    </w:p>
    <w:bookmarkEnd w:id="275"/>
    <w:bookmarkStart w:id="277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6"/>
    </w:p>
    <w:bookmarkEnd w:id="277"/>
    <w:bookmarkStart w:id="279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fold-assignment"/>
    <w:p>
      <w:pPr>
        <w:pStyle w:val="FirstParagraph"/>
      </w:pPr>
      <w:del w:id="1651" w:author="PR Preview" w:date="2026-01-01T00:00:00Z">
        <w:r>
          <w:rPr>
            <w:i/>
            <w:iCs/>
          </w:rPr>
          <w:delText xml:space="preserve">Remark 22</w:delText>
        </w:r>
      </w:del>
      <w:del w:id="1652" w:author="PR Preview" w:date="2026-01-01T00:00:00Z">
        <w:r>
          <w:delText xml:space="preserve"> (Source: Fold assignment). </w:delText>
        </w:r>
      </w:del>
      <w:del w:id="1653" w:author="PR Preview" w:date="2026-01-01T00:00:00Z">
        <w:r>
          <w:delText xml:space="preserve">The fold-assignment function</w:delText>
        </w:r>
      </w:del>
      <w:del w:id="165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follows</w:delText>
        </w:r>
      </w:del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Hastie et al. [4, Sec. 7.10.1]</w:delText>
        </w:r>
      </w:del>
      <w:del w:id="1659" w:author="PR Preview" w:date="2026-01-01T00:00:00Z">
        <w:r>
          <w:delText xml:space="preserve">.</w:delText>
        </w:r>
      </w:del>
    </w:p>
    <w:p>
      <w:pPr>
        <w:pStyle w:val="FirstParagraph"/>
      </w:pPr>
      <w:ins w:id="1660" w:author="PR Preview" w:date="2026-01-01T00:00:00Z">
        <w:r>
          <w:rPr>
            <w:i/>
            <w:iCs/>
          </w:rPr>
          <w:t xml:space="preserve">Remark 23</w:t>
        </w:r>
      </w:ins>
      <w:ins w:id="1661" w:author="PR Preview" w:date="2026-01-01T00:00:00Z">
        <w:r>
          <w:t xml:space="preserve"> (Source: Fold assignment). </w:t>
        </w:r>
      </w:ins>
      <w:ins w:id="1662" w:author="PR Preview" w:date="2026-01-01T00:00:00Z">
        <w:r>
          <w:t xml:space="preserve">The fold-assignment function</w:t>
        </w:r>
      </w:ins>
      <w:ins w:id="166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follows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Hastie et al. [4, Sec. 7.10.1]</w:t>
        </w:r>
      </w:ins>
      <w:ins w:id="1668" w:author="PR Preview" w:date="2026-01-01T00:00:00Z">
        <w:r>
          <w:t xml:space="preserve">.</w:t>
        </w:r>
      </w:ins>
    </w:p>
    <w:bookmarkEnd w:id="280"/>
    <w:p>
      <w:pPr>
        <w:pStyle w:val="BodyText"/>
      </w:pPr>
      <w:r>
        <w:t xml:space="preserve"> </w:t>
      </w:r>
    </w:p>
    <w:bookmarkStart w:id="282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1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1"/>
    </w:p>
    <w:bookmarkEnd w:id="282"/>
    <w:bookmarkStart w:id="283" w:name="rem-source-fold-out-fitted-model"/>
    <w:p>
      <w:pPr>
        <w:pStyle w:val="FirstParagraph"/>
      </w:pPr>
      <w:del w:id="1669" w:author="PR Preview" w:date="2026-01-01T00:00:00Z">
        <w:r>
          <w:rPr>
            <w:i/>
            <w:iCs/>
          </w:rPr>
          <w:delText xml:space="preserve">Remark 23</w:delText>
        </w:r>
      </w:del>
      <w:del w:id="1670" w:author="PR Preview" w:date="2026-01-01T00:00:00Z">
        <w:r>
          <w:delText xml:space="preserve"> (Source: Fold-out fitted model). </w:delText>
        </w:r>
      </w:del>
      <w:del w:id="1671" w:author="PR Preview" w:date="2026-01-01T00:00:00Z">
        <w:r>
          <w:delText xml:space="preserve">Hastie et al. [4, Sec. 7.10.1]</w:delText>
        </w:r>
      </w:del>
      <w:del w:id="1672" w:author="PR Preview" w:date="2026-01-01T00:00:00Z">
        <w:r>
          <w:delText xml:space="preserve">,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who write the fitted function with the</w:delText>
        </w:r>
      </w:del>
      <w:del w:id="1675" w:author="PR Preview" w:date="2026-01-01T00:00:00Z">
        <w:r>
          <w:delText xml:space="preserve"> </w:delText>
        </w:r>
      </w:del>
      <m:oMath>
        <m:r>
          <m:t>k</m:t>
        </m:r>
      </m:oMath>
      <w:del w:id="1676" w:author="PR Preview" w:date="2026-01-01T00:00:00Z">
        <w:r>
          <w:delText xml:space="preserve">th part of the data removed as</w:delText>
        </w:r>
      </w:del>
      <w:del w:id="167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1678" w:author="PR Preview" w:date="2026-01-01T00:00:00Z">
        <w:r>
          <w:delText xml:space="preserve">.</w:delText>
        </w:r>
      </w:del>
    </w:p>
    <w:p>
      <w:pPr>
        <w:pStyle w:val="FirstParagraph"/>
      </w:pPr>
      <w:ins w:id="1679" w:author="PR Preview" w:date="2026-01-01T00:00:00Z">
        <w:r>
          <w:rPr>
            <w:i/>
            <w:iCs/>
          </w:rPr>
          <w:t xml:space="preserve">Remark 24</w:t>
        </w:r>
      </w:ins>
      <w:ins w:id="1680" w:author="PR Preview" w:date="2026-01-01T00:00:00Z">
        <w:r>
          <w:t xml:space="preserve"> (Source: Fold-out fitted model). </w:t>
        </w:r>
      </w:ins>
      <w:ins w:id="1681" w:author="PR Preview" w:date="2026-01-01T00:00:00Z">
        <w:r>
          <w:t xml:space="preserve">Hastie et al. [4, Sec. 7.10.1]</w:t>
        </w:r>
      </w:ins>
      <w:ins w:id="1682" w:author="PR Preview" w:date="2026-01-01T00:00:00Z">
        <w:r>
          <w:t xml:space="preserve">,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who write the fitted function with the</w:t>
        </w:r>
      </w:ins>
      <w:ins w:id="1685" w:author="PR Preview" w:date="2026-01-01T00:00:00Z">
        <w:r>
          <w:t xml:space="preserve"> </w:t>
        </w:r>
      </w:ins>
      <m:oMath>
        <m:r>
          <m:t>k</m:t>
        </m:r>
      </m:oMath>
      <w:ins w:id="1686" w:author="PR Preview" w:date="2026-01-01T00:00:00Z">
        <w:r>
          <w:t xml:space="preserve">th part of the data removed as</w:t>
        </w:r>
      </w:ins>
      <w:ins w:id="168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1688" w:author="PR Preview" w:date="2026-01-01T00:00:00Z">
        <w:r>
          <w:t xml:space="preserve">.</w:t>
        </w:r>
      </w:ins>
    </w:p>
    <w:bookmarkEnd w:id="283"/>
    <w:bookmarkStart w:id="284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4"/>
    <w:bookmarkStart w:id="285" w:name="rem-kfold-vs-validation-set"/>
    <w:p>
      <w:pPr>
        <w:pStyle w:val="BodyText"/>
      </w:pPr>
      <w:del w:id="1689" w:author="PR Preview" w:date="2026-01-01T00:00:00Z">
        <w:r>
          <w:rPr>
            <w:i/>
            <w:iCs/>
          </w:rPr>
          <w:delText xml:space="preserve">Remark 24</w:delText>
        </w:r>
      </w:del>
      <w:del w:id="1690" w:author="PR Preview" w:date="2026-01-01T00:00:00Z">
        <w:r>
          <w:delText xml:space="preserve"> (Cross-validation instead of a single validation set). </w:delText>
        </w:r>
      </w:del>
      <w:del w:id="1691" w:author="PR Preview" w:date="2026-01-01T00:00:00Z">
        <w:r>
          <w:delText xml:space="preserve">If data are limited,</w:delText>
        </w:r>
      </w:del>
      <w:del w:id="1692" w:author="PR Preview" w:date="2026-01-01T00:00:00Z">
        <w:r>
          <w:delText xml:space="preserve"> </w:delText>
        </w:r>
      </w:del>
      <m:oMath>
        <m:r>
          <m:t>k</m:t>
        </m:r>
      </m:oMath>
      <w:del w:id="1693" w:author="PR Preview" w:date="2026-01-01T00:00:00Z">
        <w:r>
          <w:delText xml:space="preserve">-fold cross-validation</w:delText>
        </w:r>
      </w:del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can replace the single validation set of</w:delText>
        </w:r>
      </w:del>
      <w:del w:id="1696" w:author="PR Preview" w:date="2026-01-01T00:00:00Z">
        <w:r>
          <w:delText xml:space="preserve"> </w:delText>
        </w:r>
      </w:del>
      <w:hyperlink w:anchor="def-data-splits">
        <w:del w:id="1697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for more stable tuning.</w:delText>
        </w:r>
      </w:del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In</w:delText>
        </w:r>
      </w:del>
      <w:del w:id="1702" w:author="PR Preview" w:date="2026-01-01T00:00:00Z">
        <w:r>
          <w:delText xml:space="preserve"> </w:delText>
        </w:r>
      </w:del>
      <w:hyperlink w:anchor="exr-kfold">
        <w:del w:id="170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1704" w:author="PR Preview" w:date="2026-01-01T00:00:00Z">
        <w:r>
          <w:delText xml:space="preserve">,</w:delText>
        </w:r>
      </w:del>
      <w:del w:id="170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delText xml:space="preserve">folds of 8 cars each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give 4 fits on 24 cars each.</w:delText>
        </w:r>
      </w:del>
    </w:p>
    <w:p>
      <w:pPr>
        <w:pStyle w:val="BodyText"/>
      </w:pPr>
      <w:ins w:id="1710" w:author="PR Preview" w:date="2026-01-01T00:00:00Z">
        <w:r>
          <w:rPr>
            <w:i/>
            <w:iCs/>
          </w:rPr>
          <w:t xml:space="preserve">Remark 25</w:t>
        </w:r>
      </w:ins>
      <w:ins w:id="1711" w:author="PR Preview" w:date="2026-01-01T00:00:00Z">
        <w:r>
          <w:t xml:space="preserve"> (Cross-validation instead of a single validation set). </w:t>
        </w:r>
      </w:ins>
      <w:ins w:id="1712" w:author="PR Preview" w:date="2026-01-01T00:00:00Z">
        <w:r>
          <w:t xml:space="preserve">If data are limited,</w:t>
        </w:r>
      </w:ins>
      <w:ins w:id="1713" w:author="PR Preview" w:date="2026-01-01T00:00:00Z">
        <w:r>
          <w:t xml:space="preserve"> </w:t>
        </w:r>
      </w:ins>
      <m:oMath>
        <m:r>
          <m:t>k</m:t>
        </m:r>
      </m:oMath>
      <w:ins w:id="1714" w:author="PR Preview" w:date="2026-01-01T00:00:00Z">
        <w:r>
          <w:t xml:space="preserve">-fold cross-validation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can replace the single validation set of</w:t>
        </w:r>
      </w:ins>
      <w:ins w:id="1717" w:author="PR Preview" w:date="2026-01-01T00:00:00Z">
        <w:r>
          <w:t xml:space="preserve"> </w:t>
        </w:r>
      </w:ins>
      <w:hyperlink w:anchor="def-data-splits">
        <w:ins w:id="1718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for more stable tuning.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In</w:t>
        </w:r>
      </w:ins>
      <w:ins w:id="1723" w:author="PR Preview" w:date="2026-01-01T00:00:00Z">
        <w:r>
          <w:t xml:space="preserve"> </w:t>
        </w:r>
      </w:ins>
      <w:hyperlink w:anchor="exr-kfold">
        <w:ins w:id="1724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725" w:author="PR Preview" w:date="2026-01-01T00:00:00Z">
        <w:r>
          <w:t xml:space="preserve">,</w:t>
        </w:r>
      </w:ins>
      <w:ins w:id="172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folds of 8 cars each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give 4 fits on 24 cars each.</w:t>
        </w:r>
      </w:ins>
    </w:p>
    <w:bookmarkEnd w:id="285"/>
    <w:bookmarkStart w:id="287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6"/>
    </w:p>
    <w:bookmarkEnd w:id="287"/>
    <w:bookmarkStart w:id="288" w:name="rem-source-cv-estimate"/>
    <w:p>
      <w:pPr>
        <w:pStyle w:val="FirstParagraph"/>
      </w:pPr>
      <w:del w:id="1731" w:author="PR Preview" w:date="2026-01-01T00:00:00Z">
        <w:r>
          <w:rPr>
            <w:i/>
            <w:iCs/>
          </w:rPr>
          <w:delText xml:space="preserve">Remark 25</w:delText>
        </w:r>
      </w:del>
      <w:del w:id="1732" w:author="PR Preview" w:date="2026-01-01T00:00:00Z">
        <w:r>
          <w:delText xml:space="preserve"> (Source: Cross-validation estimate). </w:delText>
        </w:r>
      </w:del>
      <w:del w:id="1733" w:author="PR Preview" w:date="2026-01-01T00:00:00Z">
        <w:r>
          <w:delText xml:space="preserve">Hastie et al. [4, Sec. 7.10.1]</w:delText>
        </w:r>
      </w:del>
      <w:del w:id="1734" w:author="PR Preview" w:date="2026-01-01T00:00:00Z">
        <w:r>
          <w:delText xml:space="preserve">, for the per-observation form with the fold index</w:delText>
        </w:r>
      </w:del>
      <w:del w:id="173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736" w:author="PR Preview" w:date="2026-01-01T00:00:00Z">
        <w:r>
          <w:delText xml:space="preserve">.</w:delText>
        </w:r>
      </w:del>
    </w:p>
    <w:p>
      <w:pPr>
        <w:pStyle w:val="BodyText"/>
      </w:pPr>
      <w:del w:id="1737" w:author="PR Preview" w:date="2026-01-01T00:00:00Z">
        <w:r>
          <w:rPr>
            <w:b/>
            <w:bCs/>
          </w:rPr>
          <w:delText xml:space="preserve">Exercise 12 (The cross-validation estimate, fold by fold)</w:delText>
        </w:r>
      </w:del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Rewrite the</w:delText>
        </w:r>
      </w:del>
      <w:del w:id="1740" w:author="PR Preview" w:date="2026-01-01T00:00:00Z">
        <w:r>
          <w:delText xml:space="preserve"> </w:delText>
        </w:r>
      </w:del>
      <w:hyperlink w:anchor="def-cv-estimate">
        <w:del w:id="174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742" w:author="PR Preview" w:date="2026-01-01T00:00:00Z">
        <w:r>
          <w:delText xml:space="preserve"> </w:delText>
        </w:r>
      </w:del>
      <w:hyperlink w:anchor="eq-cv-estimate">
        <w:del w:id="1743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as</w:delText>
        </w:r>
      </w:del>
      <w:del w:id="174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times a double sum: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an outer sum over the fold numbers</w:delText>
        </w:r>
      </w:del>
      <w:del w:id="1751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and an inner sum over the observations</w:delText>
        </w:r>
      </w:del>
      <w:del w:id="1754" w:author="PR Preview" w:date="2026-01-01T00:00:00Z">
        <w:r>
          <w:delText xml:space="preserve"> </w:delText>
        </w:r>
      </w:del>
      <m:oMath>
        <m:r>
          <m:t>i</m:t>
        </m:r>
      </m:oMath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in</w:delText>
        </w:r>
      </w:del>
      <w:del w:id="1757" w:author="PR Preview" w:date="2026-01-01T00:00:00Z">
        <w:r>
          <w:delText xml:space="preserve"> </w:delText>
        </w:r>
      </w:del>
      <w:hyperlink w:anchor="def-folds">
        <w:del w:id="175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7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760" w:author="PR Preview" w:date="2026-01-01T00:00:00Z">
        <w:r>
          <w:delText xml:space="preserve">.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Then simplify the summand, so that it no longer uses the fold assignment</w:delText>
        </w:r>
      </w:del>
      <w:del w:id="176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764" w:author="PR Preview" w:date="2026-01-01T00:00:00Z">
        <w:r>
          <w:delText xml:space="preserve">.</w:delText>
        </w:r>
      </w:del>
    </w:p>
    <w:p>
      <w:pPr>
        <w:pStyle w:val="BodyText"/>
      </w:pPr>
      <w:del w:id="1765" w:author="PR Preview" w:date="2026-01-01T00:00:00Z">
        <w:r>
          <w:rPr>
            <w:i/>
            <w:iCs/>
          </w:rPr>
          <w:delText xml:space="preserve">Solution 12</w:delText>
        </w:r>
      </w:del>
      <w:del w:id="1766" w:author="PR Preview" w:date="2026-01-01T00:00:00Z">
        <w:r>
          <w:delText xml:space="preserve">. </w:delText>
        </w:r>
      </w:del>
      <w:del w:id="1767" w:author="PR Preview" w:date="2026-01-01T00:00:00Z">
        <w:r>
          <w:delText xml:space="preserve">The folds</w:delText>
        </w:r>
      </w:del>
      <w:del w:id="17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769" w:author="PR Preview" w:date="2026-01-01T00:00:00Z">
        <w:r>
          <w:delText xml:space="preserve"> </w:delText>
        </w:r>
      </w:del>
      <w:del w:id="1770" w:author="PR Preview" w:date="2026-01-01T00:00:00Z">
        <w:r>
          <w:delText xml:space="preserve">partition</w:delText>
        </w:r>
      </w:del>
      <w:del w:id="1771" w:author="PR Preview" w:date="2026-01-01T00:00:00Z">
        <w:r>
          <w:delText xml:space="preserve"> </w:delText>
        </w:r>
      </w:del>
      <m:oMath>
        <m:r>
          <m:t>I</m:t>
        </m:r>
      </m:oMath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(</w:delText>
        </w:r>
      </w:del>
      <w:hyperlink w:anchor="def-folds">
        <w:del w:id="1774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1775" w:author="PR Preview" w:date="2026-01-01T00:00:00Z">
        <w:r>
          <w:delText xml:space="preserve">),</w:delText>
        </w:r>
      </w:del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so summing over the observations of each fold and then over the folds</w:delText>
        </w:r>
      </w:del>
      <w:del w:id="1778" w:author="PR Preview" w:date="2026-01-01T00:00:00Z">
        <w:r>
          <w:delText xml:space="preserve"> </w:delText>
        </w:r>
      </w:del>
      <w:del w:id="1779" w:author="PR Preview" w:date="2026-01-01T00:00:00Z">
        <w:r>
          <w:delText xml:space="preserve">adds each term of</w:delText>
        </w:r>
      </w:del>
      <w:del w:id="1780" w:author="PR Preview" w:date="2026-01-01T00:00:00Z">
        <w:r>
          <w:delText xml:space="preserve"> </w:delText>
        </w:r>
      </w:del>
      <w:hyperlink w:anchor="eq-cv-estimate">
        <w:del w:id="178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exactly once.</w:delText>
        </w:r>
      </w:del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For</w:delText>
        </w:r>
      </w:del>
      <w:del w:id="178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787" w:author="PR Preview" w:date="2026-01-01T00:00:00Z">
        <w:r>
          <w:delText xml:space="preserve">,</w:delText>
        </w:r>
      </w:del>
      <w:del w:id="1788" w:author="PR Preview" w:date="2026-01-01T00:00:00Z">
        <w:r>
          <w:delText xml:space="preserve"> </w:delText>
        </w:r>
      </w:del>
      <w:hyperlink w:anchor="eq-fold-assignment">
        <w:del w:id="1789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also puts</w:delText>
        </w:r>
      </w:del>
      <w:del w:id="1792" w:author="PR Preview" w:date="2026-01-01T00:00:00Z">
        <w:r>
          <w:delText xml:space="preserve"> </w:delText>
        </w:r>
      </w:del>
      <m:oMath>
        <m:r>
          <m:t>i</m:t>
        </m:r>
      </m:oMath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in</w:delText>
        </w:r>
      </w:del>
      <w:del w:id="17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1796" w:author="PR Preview" w:date="2026-01-01T00:00:00Z">
        <w:r>
          <w:delText xml:space="preserve">,</w:delText>
        </w:r>
      </w:del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and the folds are disjoint,</w:delText>
        </w:r>
      </w:del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so</w:delText>
        </w:r>
      </w:del>
      <w:del w:id="1801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1802" w:author="PR Preview" w:date="2026-01-01T00:00:00Z">
        <w:r>
          <w:delText xml:space="preserve">.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Then</w:delText>
        </w:r>
      </w:del>
    </w:p>
    <w:p>
      <w:pPr>
        <w:pStyle w:val="FirstParagraph"/>
      </w:pPr>
      <w:ins w:id="1805" w:author="PR Preview" w:date="2026-01-01T00:00:00Z">
        <w:r>
          <w:rPr>
            <w:i/>
            <w:iCs/>
          </w:rPr>
          <w:t xml:space="preserve">Remark 26</w:t>
        </w:r>
      </w:ins>
      <w:ins w:id="1806" w:author="PR Preview" w:date="2026-01-01T00:00:00Z">
        <w:r>
          <w:t xml:space="preserve"> (Source: Cross-validation estimate). </w:t>
        </w:r>
      </w:ins>
      <w:ins w:id="1807" w:author="PR Preview" w:date="2026-01-01T00:00:00Z">
        <w:r>
          <w:t xml:space="preserve">Hastie et al. [4, Sec. 7.10.1]</w:t>
        </w:r>
      </w:ins>
      <w:ins w:id="1808" w:author="PR Preview" w:date="2026-01-01T00:00:00Z">
        <w:r>
          <w:t xml:space="preserve">, for the per-observation form with the fold index</w:t>
        </w:r>
      </w:ins>
      <w:ins w:id="180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810" w:author="PR Preview" w:date="2026-01-01T00:00:00Z">
        <w:r>
          <w:t xml:space="preserve">.</w:t>
        </w:r>
      </w:ins>
    </w:p>
    <w:bookmarkEnd w:id="288"/>
    <w:bookmarkStart w:id="289" w:name="exr-cv-estimate-by-fold"/>
    <w:p>
      <w:pPr>
        <w:pStyle w:val="BodyText"/>
      </w:pPr>
      <w:ins w:id="1811" w:author="PR Preview" w:date="2026-01-01T00:00:00Z">
        <w:r>
          <w:rPr>
            <w:b/>
            <w:bCs/>
          </w:rPr>
          <w:t xml:space="preserve">Exercise 12 (The cross-validation estimate, fold by fold)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Rewrite the</w:t>
        </w:r>
      </w:ins>
      <w:ins w:id="1814" w:author="PR Preview" w:date="2026-01-01T00:00:00Z">
        <w:r>
          <w:t xml:space="preserve"> </w:t>
        </w:r>
      </w:ins>
      <w:hyperlink w:anchor="def-cv-estimate">
        <w:ins w:id="181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816" w:author="PR Preview" w:date="2026-01-01T00:00:00Z">
        <w:r>
          <w:t xml:space="preserve"> </w:t>
        </w:r>
      </w:ins>
      <w:hyperlink w:anchor="eq-cv-estimate">
        <w:ins w:id="1817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as</w:t>
        </w:r>
      </w:ins>
      <w:ins w:id="182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times a double sum: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an outer sum over the fold numbers</w:t>
        </w:r>
      </w:ins>
      <w:ins w:id="1825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and an inner sum over the observations</w:t>
        </w:r>
      </w:ins>
      <w:ins w:id="1828" w:author="PR Preview" w:date="2026-01-01T00:00:00Z">
        <w:r>
          <w:t xml:space="preserve"> </w:t>
        </w:r>
      </w:ins>
      <m:oMath>
        <m:r>
          <m:t>i</m:t>
        </m:r>
      </m:oMath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in</w:t>
        </w:r>
      </w:ins>
      <w:ins w:id="1831" w:author="PR Preview" w:date="2026-01-01T00:00:00Z">
        <w:r>
          <w:t xml:space="preserve"> </w:t>
        </w:r>
      </w:ins>
      <w:hyperlink w:anchor="def-folds">
        <w:ins w:id="183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8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834" w:author="PR Preview" w:date="2026-01-01T00:00:00Z">
        <w:r>
          <w:t xml:space="preserve">.</w:t>
        </w:r>
      </w:ins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Then simplify the summand, so that it no longer uses the fold assignment</w:t>
        </w:r>
      </w:ins>
      <w:ins w:id="183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838" w:author="PR Preview" w:date="2026-01-01T00:00:00Z">
        <w:r>
          <w:t xml:space="preserve">.</w:t>
        </w:r>
      </w:ins>
    </w:p>
    <w:bookmarkEnd w:id="289"/>
    <w:bookmarkStart w:id="290" w:name="sol-cv-estimate-by-fold"/>
    <w:p>
      <w:pPr>
        <w:pStyle w:val="BodyText"/>
      </w:pPr>
      <w:ins w:id="1839" w:author="PR Preview" w:date="2026-01-01T00:00:00Z">
        <w:r>
          <w:rPr>
            <w:i/>
            <w:iCs/>
          </w:rPr>
          <w:t xml:space="preserve">Solution 12</w:t>
        </w:r>
      </w:ins>
      <w:ins w:id="1840" w:author="PR Preview" w:date="2026-01-01T00:00:00Z">
        <w:r>
          <w:t xml:space="preserve">. </w:t>
        </w:r>
      </w:ins>
      <w:ins w:id="1841" w:author="PR Preview" w:date="2026-01-01T00:00:00Z">
        <w:r>
          <w:t xml:space="preserve">The folds</w:t>
        </w:r>
      </w:ins>
      <w:ins w:id="18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partition</w:t>
        </w:r>
      </w:ins>
      <w:ins w:id="1845" w:author="PR Preview" w:date="2026-01-01T00:00:00Z">
        <w:r>
          <w:t xml:space="preserve"> </w:t>
        </w:r>
      </w:ins>
      <m:oMath>
        <m:r>
          <m:t>I</m:t>
        </m:r>
      </m:oMath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(</w:t>
        </w:r>
      </w:ins>
      <w:hyperlink w:anchor="def-folds">
        <w:ins w:id="1848" w:author="PR Preview" w:date="2026-01-01T00:00:00Z">
          <w:r>
            <w:rPr>
              <w:rStyle w:val="Hyperlink"/>
            </w:rPr>
            <w:t xml:space="preserve">Definition 50</w:t>
          </w:r>
        </w:ins>
      </w:hyperlink>
      <w:ins w:id="1849" w:author="PR Preview" w:date="2026-01-01T00:00:00Z">
        <w:r>
          <w:t xml:space="preserve">),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so summing over the observations of each fold and then over the folds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adds each term of</w:t>
        </w:r>
      </w:ins>
      <w:ins w:id="1854" w:author="PR Preview" w:date="2026-01-01T00:00:00Z">
        <w:r>
          <w:t xml:space="preserve"> </w:t>
        </w:r>
      </w:ins>
      <w:hyperlink w:anchor="eq-cv-estimate">
        <w:ins w:id="1855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exactly once.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For</w:t>
        </w:r>
      </w:ins>
      <w:ins w:id="186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861" w:author="PR Preview" w:date="2026-01-01T00:00:00Z">
        <w:r>
          <w:t xml:space="preserve">,</w:t>
        </w:r>
      </w:ins>
      <w:ins w:id="1862" w:author="PR Preview" w:date="2026-01-01T00:00:00Z">
        <w:r>
          <w:t xml:space="preserve"> </w:t>
        </w:r>
      </w:ins>
      <w:hyperlink w:anchor="eq-fold-assignment">
        <w:ins w:id="1863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also puts</w:t>
        </w:r>
      </w:ins>
      <w:ins w:id="1866" w:author="PR Preview" w:date="2026-01-01T00:00:00Z">
        <w:r>
          <w:t xml:space="preserve"> </w:t>
        </w:r>
      </w:ins>
      <m:oMath>
        <m:r>
          <m:t>i</m:t>
        </m:r>
      </m:oMath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in</w:t>
        </w:r>
      </w:ins>
      <w:ins w:id="18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1870" w:author="PR Preview" w:date="2026-01-01T00:00:00Z">
        <w:r>
          <w:t xml:space="preserve">,</w:t>
        </w:r>
      </w:ins>
      <w:ins w:id="1871" w:author="PR Preview" w:date="2026-01-01T00:00:00Z">
        <w:r>
          <w:t xml:space="preserve"> </w:t>
        </w:r>
      </w:ins>
      <w:ins w:id="1872" w:author="PR Preview" w:date="2026-01-01T00:00:00Z">
        <w:r>
          <w:t xml:space="preserve">and the folds are disjoint,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so</w:t>
        </w:r>
      </w:ins>
      <w:ins w:id="187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1876" w:author="PR Preview" w:date="2026-01-01T00:00:00Z">
        <w:r>
          <w:t xml:space="preserve">.</w:t>
        </w:r>
      </w:ins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0"/>
    <w:bookmarkStart w:id="292" w:name="thm-cv-estimate-by-fold"/>
    <w:p>
      <w:pPr>
        <w:pStyle w:val="BodyText"/>
      </w:pPr>
      <w:del w:id="1879" w:author="PR Preview" w:date="2026-01-01T00:00:00Z">
        <w:r>
          <w:rPr>
            <w:b/>
            <w:bCs/>
          </w:rPr>
          <w:delText xml:space="preserve">Theorem 6 (The cross-validation estimate, fold by fold)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The</w:delText>
        </w:r>
      </w:del>
      <w:del w:id="1882" w:author="PR Preview" w:date="2026-01-01T00:00:00Z">
        <w:r>
          <w:delText xml:space="preserve"> </w:delText>
        </w:r>
      </w:del>
      <w:hyperlink w:anchor="def-cv-estimate">
        <w:del w:id="1883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sums,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fold by fold,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the squared errors of each fold’s observations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under the</w:delText>
        </w:r>
      </w:del>
      <w:del w:id="1892" w:author="PR Preview" w:date="2026-01-01T00:00:00Z">
        <w:r>
          <w:delText xml:space="preserve"> </w:delText>
        </w:r>
      </w:del>
      <w:hyperlink w:anchor="def-fitted-model">
        <w:del w:id="189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fitted without that</w:delText>
        </w:r>
      </w:del>
      <w:del w:id="1896" w:author="PR Preview" w:date="2026-01-01T00:00:00Z">
        <w:r>
          <w:delText xml:space="preserve"> </w:delText>
        </w:r>
      </w:del>
      <w:hyperlink w:anchor="def-folds">
        <w:del w:id="189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898" w:author="PR Preview" w:date="2026-01-01T00:00:00Z">
        <w:r>
          <w:delText xml:space="preserve">,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and divides the total by</w:delText>
        </w:r>
      </w:del>
      <w:del w:id="1901" w:author="PR Preview" w:date="2026-01-01T00:00:00Z">
        <w:r>
          <w:delText xml:space="preserve"> </w:delText>
        </w:r>
      </w:del>
      <m:oMath>
        <m:r>
          <m:t>n</m:t>
        </m:r>
      </m:oMath>
      <w:del w:id="1902" w:author="PR Preview" w:date="2026-01-01T00:00:00Z">
        <w:r>
          <w:delText xml:space="preserve">:</w:delText>
        </w:r>
      </w:del>
    </w:p>
    <w:p>
      <w:pPr>
        <w:pStyle w:val="BodyText"/>
      </w:pPr>
      <w:ins w:id="1903" w:author="PR Preview" w:date="2026-01-01T00:00:00Z">
        <w:r>
          <w:rPr>
            <w:b/>
            <w:bCs/>
          </w:rPr>
          <w:t xml:space="preserve">Theorem 7 (The cross-validation estimate, fold by fold)</w:t>
        </w:r>
      </w:ins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The</w:t>
        </w:r>
      </w:ins>
      <w:ins w:id="1906" w:author="PR Preview" w:date="2026-01-01T00:00:00Z">
        <w:r>
          <w:t xml:space="preserve"> </w:t>
        </w:r>
      </w:ins>
      <w:hyperlink w:anchor="def-cv-estimate">
        <w:ins w:id="190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sums,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fold by fold,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the squared errors of each fold’s observations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under the</w:t>
        </w:r>
      </w:ins>
      <w:ins w:id="1916" w:author="PR Preview" w:date="2026-01-01T00:00:00Z">
        <w:r>
          <w:t xml:space="preserve"> </w:t>
        </w:r>
      </w:ins>
      <w:hyperlink w:anchor="def-fitted-model">
        <w:ins w:id="191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fitted without that</w:t>
        </w:r>
      </w:ins>
      <w:ins w:id="1920" w:author="PR Preview" w:date="2026-01-01T00:00:00Z">
        <w:r>
          <w:t xml:space="preserve"> </w:t>
        </w:r>
      </w:ins>
      <w:hyperlink w:anchor="def-folds">
        <w:ins w:id="192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922" w:author="PR Preview" w:date="2026-01-01T00:00:00Z">
        <w:r>
          <w:t xml:space="preserve">,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and divides the total by</w:t>
        </w:r>
      </w:ins>
      <w:ins w:id="1925" w:author="PR Preview" w:date="2026-01-01T00:00:00Z">
        <w:r>
          <w:t xml:space="preserve"> </w:t>
        </w:r>
      </w:ins>
      <m:oMath>
        <m:r>
          <m:t>n</m:t>
        </m:r>
      </m:oMath>
      <w:ins w:id="1926" w:author="PR Preview" w:date="2026-01-01T00:00:00Z">
        <w:r>
          <w:t xml:space="preserve">:</w:t>
        </w:r>
      </w:ins>
    </w:p>
    <w:p>
      <w:pPr>
        <w:pStyle w:val="BodyText"/>
      </w:pPr>
      <w:bookmarkStart w:id="29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4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rem-source-fold-mse"/>
    <w:p>
      <w:pPr>
        <w:pStyle w:val="FirstParagraph"/>
      </w:pPr>
      <w:del w:id="1927" w:author="PR Preview" w:date="2026-01-01T00:00:00Z">
        <w:r>
          <w:rPr>
            <w:i/>
            <w:iCs/>
          </w:rPr>
          <w:delText xml:space="preserve">Remark 26</w:delText>
        </w:r>
      </w:del>
      <w:del w:id="1928" w:author="PR Preview" w:date="2026-01-01T00:00:00Z">
        <w:r>
          <w:delText xml:space="preserve"> (Source: Fold mean squared error). </w:delText>
        </w:r>
      </w:del>
      <w:del w:id="1929" w:author="PR Preview" w:date="2026-01-01T00:00:00Z">
        <w:r>
          <w:delText xml:space="preserve">James et al. [6, Sec. 5.1.3]</w:delText>
        </w:r>
      </w:del>
      <w:del w:id="1930" w:author="PR Preview" w:date="2026-01-01T00:00:00Z">
        <w:r>
          <w:delText xml:space="preserve">, who write the fold mean squared errors as</w:delText>
        </w:r>
      </w:del>
      <w:del w:id="1931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1932" w:author="PR Preview" w:date="2026-01-01T00:00:00Z">
        <w:r>
          <w:delText xml:space="preserve">.</w:delText>
        </w:r>
      </w:del>
    </w:p>
    <w:p>
      <w:pPr>
        <w:pStyle w:val="BodyText"/>
      </w:pPr>
      <w:del w:id="1933" w:author="PR Preview" w:date="2026-01-01T00:00:00Z">
        <w:r>
          <w:rPr>
            <w:i/>
            <w:iCs/>
          </w:rPr>
          <w:delText xml:space="preserve">Remark 27</w:delText>
        </w:r>
      </w:del>
      <w:del w:id="1934" w:author="PR Preview" w:date="2026-01-01T00:00:00Z">
        <w:r>
          <w:delText xml:space="preserve"> (What the cross-validation estimate estimates). </w:delText>
        </w:r>
      </w:del>
      <w:del w:id="1935" w:author="PR Preview" w:date="2026-01-01T00:00:00Z">
        <w:r>
          <w:delText xml:space="preserve">Each</w:delText>
        </w:r>
      </w:del>
      <w:del w:id="1936" w:author="PR Preview" w:date="2026-01-01T00:00:00Z">
        <w:r>
          <w:delText xml:space="preserve"> </w:delText>
        </w:r>
      </w:del>
      <w:hyperlink r:id="rId18">
        <w:del w:id="193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in</w:delText>
        </w:r>
      </w:del>
      <w:del w:id="1940" w:author="PR Preview" w:date="2026-01-01T00:00:00Z">
        <w:r>
          <w:delText xml:space="preserve"> </w:delText>
        </w:r>
      </w:del>
      <w:hyperlink w:anchor="eq-cv-estimate">
        <w:del w:id="194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comes from a</w:delText>
        </w:r>
      </w:del>
      <w:del w:id="1944" w:author="PR Preview" w:date="2026-01-01T00:00:00Z">
        <w:r>
          <w:delText xml:space="preserve"> </w:delText>
        </w:r>
      </w:del>
      <w:hyperlink w:anchor="def-fitted-model">
        <w:del w:id="194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that did not see the observation it predicts,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so each squared error is scored as in</w:delText>
        </w:r>
      </w:del>
      <w:del w:id="1950" w:author="PR Preview" w:date="2026-01-01T00:00:00Z">
        <w:r>
          <w:delText xml:space="preserve"> </w:delText>
        </w:r>
      </w:del>
      <w:hyperlink w:anchor="thm-held-out-unbiased">
        <w:del w:id="195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952" w:author="PR Preview" w:date="2026-01-01T00:00:00Z">
        <w:r>
          <w:delText xml:space="preserve">.</w:delText>
        </w:r>
      </w:del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But the model for</w:delText>
        </w:r>
      </w:del>
      <w:del w:id="1955" w:author="PR Preview" w:date="2026-01-01T00:00:00Z">
        <w:r>
          <w:delText xml:space="preserve"> </w:delText>
        </w:r>
      </w:del>
      <w:hyperlink w:anchor="def-folds">
        <w:del w:id="195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9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was fitted to</w:delText>
        </w:r>
      </w:del>
      <w:del w:id="196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observations,</w:delText>
        </w:r>
      </w:del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not</w:delText>
        </w:r>
      </w:del>
      <w:del w:id="1965" w:author="PR Preview" w:date="2026-01-01T00:00:00Z">
        <w:r>
          <w:delText xml:space="preserve"> </w:delText>
        </w:r>
      </w:del>
      <m:oMath>
        <m:r>
          <m:t>n</m:t>
        </m:r>
      </m:oMath>
      <w:del w:id="1966" w:author="PR Preview" w:date="2026-01-01T00:00:00Z">
        <w:r>
          <w:delText xml:space="preserve">,</w:delText>
        </w:r>
      </w:del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and the</w:delText>
        </w:r>
      </w:del>
      <w:del w:id="1969" w:author="PR Preview" w:date="2026-01-01T00:00:00Z">
        <w:r>
          <w:delText xml:space="preserve"> </w:delText>
        </w:r>
      </w:del>
      <m:oMath>
        <m:r>
          <m:t>k</m:t>
        </m:r>
      </m:oMath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models differ from one another and from the model fitted to all</w:delText>
        </w:r>
      </w:del>
      <w:del w:id="1972" w:author="PR Preview" w:date="2026-01-01T00:00:00Z">
        <w:r>
          <w:delText xml:space="preserve"> </w:delText>
        </w:r>
      </w:del>
      <m:oMath>
        <m:r>
          <m:t>n</m:t>
        </m:r>
      </m:oMath>
      <w:del w:id="1973" w:author="PR Preview" w:date="2026-01-01T00:00:00Z">
        <w:r>
          <w:delText xml:space="preserve">.</w:delText>
        </w:r>
      </w:del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So</w:delText>
        </w:r>
      </w:del>
      <w:del w:id="197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estimates the</w:delText>
        </w:r>
      </w:del>
      <w:del w:id="1979" w:author="PR Preview" w:date="2026-01-01T00:00:00Z">
        <w:r>
          <w:delText xml:space="preserve"> </w:delText>
        </w:r>
      </w:del>
      <w:hyperlink w:anchor="def-expected-generalization-error">
        <w:del w:id="1980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delText xml:space="preserve">of the fitting</w:delText>
        </w:r>
      </w:del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rPr>
            <w:i/>
            <w:iCs/>
          </w:rPr>
          <w:delText xml:space="preserve">procedure</w:delText>
        </w:r>
      </w:del>
      <w:del w:id="1985" w:author="PR Preview" w:date="2026-01-01T00:00:00Z">
        <w:r>
          <w:delText xml:space="preserve"> </w:delText>
        </w:r>
      </w:del>
      <m:oMath>
        <m:r>
          <m:t>g</m:t>
        </m:r>
      </m:oMath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at the smaller training-set sizes</w:delText>
        </w:r>
      </w:del>
      <w:del w:id="198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1989" w:author="PR Preview" w:date="2026-01-01T00:00:00Z">
        <w:r>
          <w:delText xml:space="preserve">,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which is</w:delText>
        </w:r>
      </w:del>
      <w:del w:id="199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when every fold has</w:delText>
        </w:r>
      </w:del>
      <w:del w:id="199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observations,</w:delText>
        </w:r>
      </w:del>
      <w:del w:id="1998" w:author="PR Preview" w:date="2026-01-01T00:00:00Z">
        <w:r>
          <w:delText xml:space="preserve"> </w:delText>
        </w:r>
      </w:del>
      <w:del w:id="1999" w:author="PR Preview" w:date="2026-01-01T00:00:00Z">
        <w:r>
          <w:delText xml:space="preserve">rather than</w:delText>
        </w:r>
      </w:del>
      <w:del w:id="200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for the one model fitted to all the data</w:delText>
        </w:r>
      </w:del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[4, Sec. 7.12]</w:delText>
        </w:r>
      </w:del>
      <w:del w:id="2005" w:author="PR Preview" w:date="2026-01-01T00:00:00Z">
        <w:r>
          <w:delText xml:space="preserve">.</w:delText>
        </w:r>
      </w:del>
    </w:p>
    <w:p>
      <w:pPr>
        <w:pStyle w:val="FirstParagraph"/>
      </w:pPr>
      <w:ins w:id="2006" w:author="PR Preview" w:date="2026-01-01T00:00:00Z">
        <w:r>
          <w:rPr>
            <w:i/>
            <w:iCs/>
          </w:rPr>
          <w:t xml:space="preserve">Remark 27</w:t>
        </w:r>
      </w:ins>
      <w:ins w:id="2007" w:author="PR Preview" w:date="2026-01-01T00:00:00Z">
        <w:r>
          <w:t xml:space="preserve"> (Source: Fold mean squared error). </w:t>
        </w:r>
      </w:ins>
      <w:ins w:id="2008" w:author="PR Preview" w:date="2026-01-01T00:00:00Z">
        <w:r>
          <w:t xml:space="preserve">James et al. [6, Sec. 5.1.3]</w:t>
        </w:r>
      </w:ins>
      <w:ins w:id="2009" w:author="PR Preview" w:date="2026-01-01T00:00:00Z">
        <w:r>
          <w:t xml:space="preserve">, who write the fold mean squared errors as</w:t>
        </w:r>
      </w:ins>
      <w:ins w:id="2010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2011" w:author="PR Preview" w:date="2026-01-01T00:00:00Z">
        <w:r>
          <w:t xml:space="preserve">.</w:t>
        </w:r>
      </w:ins>
    </w:p>
    <w:bookmarkEnd w:id="295"/>
    <w:bookmarkStart w:id="296" w:name="rem-cv-estimate"/>
    <w:p>
      <w:pPr>
        <w:pStyle w:val="BodyText"/>
      </w:pPr>
      <w:ins w:id="2012" w:author="PR Preview" w:date="2026-01-01T00:00:00Z">
        <w:r>
          <w:rPr>
            <w:i/>
            <w:iCs/>
          </w:rPr>
          <w:t xml:space="preserve">Remark 28</w:t>
        </w:r>
      </w:ins>
      <w:ins w:id="2013" w:author="PR Preview" w:date="2026-01-01T00:00:00Z">
        <w:r>
          <w:t xml:space="preserve"> (What the cross-validation estimate estimates). </w:t>
        </w:r>
      </w:ins>
      <w:ins w:id="2014" w:author="PR Preview" w:date="2026-01-01T00:00:00Z">
        <w:r>
          <w:t xml:space="preserve">Each</w:t>
        </w:r>
      </w:ins>
      <w:ins w:id="2015" w:author="PR Preview" w:date="2026-01-01T00:00:00Z">
        <w:r>
          <w:t xml:space="preserve"> </w:t>
        </w:r>
      </w:ins>
      <w:hyperlink r:id="rId18">
        <w:ins w:id="201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in</w:t>
        </w:r>
      </w:ins>
      <w:ins w:id="2019" w:author="PR Preview" w:date="2026-01-01T00:00:00Z">
        <w:r>
          <w:t xml:space="preserve"> </w:t>
        </w:r>
      </w:ins>
      <w:hyperlink w:anchor="eq-cv-estimate">
        <w:ins w:id="2020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comes from a</w:t>
        </w:r>
      </w:ins>
      <w:ins w:id="2023" w:author="PR Preview" w:date="2026-01-01T00:00:00Z">
        <w:r>
          <w:t xml:space="preserve"> </w:t>
        </w:r>
      </w:ins>
      <w:hyperlink w:anchor="def-fitted-model">
        <w:ins w:id="202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that did not see the observation it predicts,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so each squared error is scored as in</w:t>
        </w:r>
      </w:ins>
      <w:ins w:id="2029" w:author="PR Preview" w:date="2026-01-01T00:00:00Z">
        <w:r>
          <w:t xml:space="preserve"> </w:t>
        </w:r>
      </w:ins>
      <w:hyperlink w:anchor="thm-held-out-unbiased">
        <w:ins w:id="203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031" w:author="PR Preview" w:date="2026-01-01T00:00:00Z">
        <w:r>
          <w:t xml:space="preserve">.</w:t>
        </w:r>
      </w:ins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But the model for</w:t>
        </w:r>
      </w:ins>
      <w:ins w:id="2034" w:author="PR Preview" w:date="2026-01-01T00:00:00Z">
        <w:r>
          <w:t xml:space="preserve"> </w:t>
        </w:r>
      </w:ins>
      <w:hyperlink w:anchor="def-folds">
        <w:ins w:id="203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03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was fitted to</w:t>
        </w:r>
      </w:ins>
      <w:ins w:id="203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observations,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not</w:t>
        </w:r>
      </w:ins>
      <w:ins w:id="2044" w:author="PR Preview" w:date="2026-01-01T00:00:00Z">
        <w:r>
          <w:t xml:space="preserve"> </w:t>
        </w:r>
      </w:ins>
      <m:oMath>
        <m:r>
          <m:t>n</m:t>
        </m:r>
      </m:oMath>
      <w:ins w:id="2045" w:author="PR Preview" w:date="2026-01-01T00:00:00Z">
        <w:r>
          <w:t xml:space="preserve">,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and the</w:t>
        </w:r>
      </w:ins>
      <w:ins w:id="2048" w:author="PR Preview" w:date="2026-01-01T00:00:00Z">
        <w:r>
          <w:t xml:space="preserve"> </w:t>
        </w:r>
      </w:ins>
      <m:oMath>
        <m:r>
          <m:t>k</m:t>
        </m:r>
      </m:oMath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models differ from one another and from the model fitted to all</w:t>
        </w:r>
      </w:ins>
      <w:ins w:id="2051" w:author="PR Preview" w:date="2026-01-01T00:00:00Z">
        <w:r>
          <w:t xml:space="preserve"> </w:t>
        </w:r>
      </w:ins>
      <m:oMath>
        <m:r>
          <m:t>n</m:t>
        </m:r>
      </m:oMath>
      <w:ins w:id="2052" w:author="PR Preview" w:date="2026-01-01T00:00:00Z">
        <w:r>
          <w:t xml:space="preserve">.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So</w:t>
        </w:r>
      </w:ins>
      <w:ins w:id="205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estimates the</w:t>
        </w:r>
      </w:ins>
      <w:ins w:id="2058" w:author="PR Preview" w:date="2026-01-01T00:00:00Z">
        <w:r>
          <w:t xml:space="preserve"> </w:t>
        </w:r>
      </w:ins>
      <w:hyperlink w:anchor="def-expected-generalization-error">
        <w:ins w:id="2059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of the fitting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rPr>
            <w:i/>
            <w:iCs/>
          </w:rPr>
          <w:t xml:space="preserve">procedure</w:t>
        </w:r>
      </w:ins>
      <w:ins w:id="2064" w:author="PR Preview" w:date="2026-01-01T00:00:00Z">
        <w:r>
          <w:t xml:space="preserve"> </w:t>
        </w:r>
      </w:ins>
      <m:oMath>
        <m:r>
          <m:t>g</m:t>
        </m:r>
      </m:oMath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at the smaller training-set sizes</w:t>
        </w:r>
      </w:ins>
      <w:ins w:id="20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068" w:author="PR Preview" w:date="2026-01-01T00:00:00Z">
        <w:r>
          <w:t xml:space="preserve">,</w:t>
        </w:r>
      </w:ins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which is</w:t>
        </w:r>
      </w:ins>
      <w:ins w:id="207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when every fold has</w:t>
        </w:r>
      </w:ins>
      <w:ins w:id="20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observations,</w:t>
        </w:r>
      </w:ins>
      <w:ins w:id="2077" w:author="PR Preview" w:date="2026-01-01T00:00:00Z">
        <w:r>
          <w:t xml:space="preserve"> </w:t>
        </w:r>
      </w:ins>
      <w:ins w:id="2078" w:author="PR Preview" w:date="2026-01-01T00:00:00Z">
        <w:r>
          <w:t xml:space="preserve">rather than</w:t>
        </w:r>
      </w:ins>
      <w:ins w:id="207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for the one model fitted to all the data</w:t>
        </w:r>
      </w:ins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[4, Sec. 7.12]</w:t>
        </w:r>
      </w:ins>
      <w:ins w:id="2084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6"/>
    <w:bookmarkStart w:id="297" w:name="rem-choosing-k"/>
    <w:p>
      <w:pPr>
        <w:pStyle w:val="BodyText"/>
      </w:pPr>
      <w:del w:id="2085" w:author="PR Preview" w:date="2026-01-01T00:00:00Z">
        <w:r>
          <w:rPr>
            <w:i/>
            <w:iCs/>
          </w:rPr>
          <w:delText xml:space="preserve">Remark 28</w:delText>
        </w:r>
      </w:del>
      <w:del w:id="2086" w:author="PR Preview" w:date="2026-01-01T00:00:00Z">
        <w:r>
          <w:delText xml:space="preserve"> (Choosing the number of folds). </w:delText>
        </w:r>
      </w:del>
      <w:del w:id="2087" w:author="PR Preview" w:date="2026-01-01T00:00:00Z">
        <w:r>
          <w:delText xml:space="preserve">The number of folds</w:delText>
        </w:r>
      </w:del>
      <w:del w:id="2088" w:author="PR Preview" w:date="2026-01-01T00:00:00Z">
        <w:r>
          <w:delText xml:space="preserve"> </w:delText>
        </w:r>
      </w:del>
      <m:oMath>
        <m:r>
          <m:t>k</m:t>
        </m:r>
      </m:oMath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trades bias against variance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in the cross-validation estimate itself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[6, Sec. 5.1.4]</w:delText>
        </w:r>
      </w:del>
      <w:del w:id="2095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20"/>
        </w:numPr>
      </w:pPr>
      <w:del w:id="2096" w:author="PR Preview" w:date="2026-01-01T00:00:00Z">
        <w:r>
          <w:rPr>
            <w:b/>
            <w:bCs/>
          </w:rPr>
          <w:delText xml:space="preserve">Bias.</w:delText>
        </w:r>
      </w:del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Each</w:delText>
        </w:r>
      </w:del>
      <w:del w:id="2099" w:author="PR Preview" w:date="2026-01-01T00:00:00Z">
        <w:r>
          <w:delText xml:space="preserve"> </w:delText>
        </w:r>
      </w:del>
      <w:hyperlink w:anchor="def-fitted-model">
        <w:del w:id="210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in</w:delText>
        </w:r>
      </w:del>
      <w:del w:id="2103" w:author="PR Preview" w:date="2026-01-01T00:00:00Z">
        <w:r>
          <w:delText xml:space="preserve"> </w:delText>
        </w:r>
      </w:del>
      <w:hyperlink w:anchor="eq-cv-estimate">
        <w:del w:id="2104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is fitted to about</w:delText>
        </w:r>
      </w:del>
      <w:del w:id="210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observations.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A model fitted to fewer observations usually has a larger</w:delText>
        </w:r>
      </w:del>
      <w:del w:id="2112" w:author="PR Preview" w:date="2026-01-01T00:00:00Z">
        <w:r>
          <w:delText xml:space="preserve"> </w:delText>
        </w:r>
      </w:del>
      <w:hyperlink w:anchor="def-generalization-error">
        <w:del w:id="2113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2114" w:author="PR Preview" w:date="2026-01-01T00:00:00Z">
        <w:r>
          <w:delText xml:space="preserve">,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so</w:delText>
        </w:r>
      </w:del>
      <w:del w:id="21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tends to overstate the</w:delText>
        </w:r>
      </w:del>
      <w:del w:id="2120" w:author="PR Preview" w:date="2026-01-01T00:00:00Z">
        <w:r>
          <w:delText xml:space="preserve"> </w:delText>
        </w:r>
      </w:del>
      <w:hyperlink w:anchor="def-expected-generalization-error">
        <w:del w:id="2121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of a model fitted to all</w:delText>
        </w:r>
      </w:del>
      <w:del w:id="2124" w:author="PR Preview" w:date="2026-01-01T00:00:00Z">
        <w:r>
          <w:delText xml:space="preserve"> </w:delText>
        </w:r>
      </w:del>
      <m:oMath>
        <m:r>
          <m:t>n</m:t>
        </m:r>
      </m:oMath>
      <w:del w:id="2125" w:author="PR Preview" w:date="2026-01-01T00:00:00Z">
        <w:r>
          <w:delText xml:space="preserve">.</w:delText>
        </w:r>
      </w:del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The overstatement shrinks as</w:delText>
        </w:r>
      </w:del>
      <w:del w:id="2128" w:author="PR Preview" w:date="2026-01-01T00:00:00Z">
        <w:r>
          <w:delText xml:space="preserve"> </w:delText>
        </w:r>
      </w:del>
      <m:oMath>
        <m:r>
          <m:t>k</m:t>
        </m:r>
      </m:oMath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grows.</w:delText>
        </w:r>
      </w:del>
    </w:p>
    <w:p>
      <w:pPr>
        <w:pStyle w:val="BodyText"/>
      </w:pPr>
      <w:ins w:id="2131" w:author="PR Preview" w:date="2026-01-01T00:00:00Z">
        <w:r>
          <w:rPr>
            <w:i/>
            <w:iCs/>
          </w:rPr>
          <w:t xml:space="preserve">Remark 29</w:t>
        </w:r>
      </w:ins>
      <w:ins w:id="2132" w:author="PR Preview" w:date="2026-01-01T00:00:00Z">
        <w:r>
          <w:t xml:space="preserve"> (Choosing the number of folds). </w:t>
        </w:r>
      </w:ins>
      <w:ins w:id="2133" w:author="PR Preview" w:date="2026-01-01T00:00:00Z">
        <w:r>
          <w:t xml:space="preserve">The number of folds</w:t>
        </w:r>
      </w:ins>
      <w:ins w:id="2134" w:author="PR Preview" w:date="2026-01-01T00:00:00Z">
        <w:r>
          <w:t xml:space="preserve"> </w:t>
        </w:r>
      </w:ins>
      <m:oMath>
        <m:r>
          <m:t>k</m:t>
        </m:r>
      </m:oMath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trades bias against variance</w:t>
        </w:r>
      </w:ins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in the cross-validation estimate itself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[6, Sec. 5.1.4]</w:t>
        </w:r>
      </w:ins>
      <w:ins w:id="214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20"/>
        </w:numPr>
      </w:pPr>
      <w:ins w:id="2142" w:author="PR Preview" w:date="2026-01-01T00:00:00Z">
        <w:r>
          <w:rPr>
            <w:b/>
            <w:bCs/>
          </w:rPr>
          <w:t xml:space="preserve">Bias.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Each</w:t>
        </w:r>
      </w:ins>
      <w:ins w:id="2145" w:author="PR Preview" w:date="2026-01-01T00:00:00Z">
        <w:r>
          <w:t xml:space="preserve"> </w:t>
        </w:r>
      </w:ins>
      <w:hyperlink w:anchor="def-fitted-model">
        <w:ins w:id="214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in</w:t>
        </w:r>
      </w:ins>
      <w:ins w:id="2149" w:author="PR Preview" w:date="2026-01-01T00:00:00Z">
        <w:r>
          <w:t xml:space="preserve"> </w:t>
        </w:r>
      </w:ins>
      <w:hyperlink w:anchor="eq-cv-estimate">
        <w:ins w:id="2150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is fitted to about</w:t>
        </w:r>
      </w:ins>
      <w:ins w:id="215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observations.</w:t>
        </w:r>
      </w:ins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A model fitted to fewer observations usually has a larger</w:t>
        </w:r>
      </w:ins>
      <w:ins w:id="2158" w:author="PR Preview" w:date="2026-01-01T00:00:00Z">
        <w:r>
          <w:t xml:space="preserve"> </w:t>
        </w:r>
      </w:ins>
      <w:hyperlink w:anchor="def-generalization-error">
        <w:ins w:id="2159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2160" w:author="PR Preview" w:date="2026-01-01T00:00:00Z">
        <w:r>
          <w:t xml:space="preserve">,</w:t>
        </w:r>
      </w:ins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so</w:t>
        </w:r>
      </w:ins>
      <w:ins w:id="21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tends to overstate the</w:t>
        </w:r>
      </w:ins>
      <w:ins w:id="2166" w:author="PR Preview" w:date="2026-01-01T00:00:00Z">
        <w:r>
          <w:t xml:space="preserve"> </w:t>
        </w:r>
      </w:ins>
      <w:hyperlink w:anchor="def-expected-generalization-error">
        <w:ins w:id="216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of a model fitted to all</w:t>
        </w:r>
      </w:ins>
      <w:ins w:id="2170" w:author="PR Preview" w:date="2026-01-01T00:00:00Z">
        <w:r>
          <w:t xml:space="preserve"> </w:t>
        </w:r>
      </w:ins>
      <m:oMath>
        <m:r>
          <m:t>n</m:t>
        </m:r>
      </m:oMath>
      <w:ins w:id="2171" w:author="PR Preview" w:date="2026-01-01T00:00:00Z">
        <w:r>
          <w:t xml:space="preserve">.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The overstatement shrinks as</w:t>
        </w:r>
      </w:ins>
      <w:ins w:id="2174" w:author="PR Preview" w:date="2026-01-01T00:00:00Z">
        <w:r>
          <w:t xml:space="preserve"> </w:t>
        </w:r>
      </w:ins>
      <m:oMath>
        <m:r>
          <m:t>k</m:t>
        </m:r>
      </m:oMath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7"/>
    <w:bookmarkStart w:id="302" w:name="exm-kfold-simulated"/>
    <w:p>
      <w:pPr>
        <w:pStyle w:val="BodyText"/>
      </w:pPr>
      <w:del w:id="2177" w:author="PR Preview" w:date="2026-01-01T00:00:00Z">
        <w:r>
          <w:rPr>
            <w:b/>
            <w:bCs/>
          </w:rPr>
          <w:delText xml:space="preserve">Example 35 (Cross-validation versus the generalization error)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This example applies</w:delText>
        </w:r>
      </w:del>
      <w:del w:id="218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18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with</w:delText>
        </w:r>
      </w:del>
      <w:del w:id="218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to the simulated training set of</w:delText>
        </w:r>
      </w:del>
      <w:del w:id="2187" w:author="PR Preview" w:date="2026-01-01T00:00:00Z">
        <w:r>
          <w:delText xml:space="preserve"> </w:delText>
        </w:r>
      </w:del>
      <w:hyperlink w:anchor="exm-train-test-error-simulated">
        <w:del w:id="2188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2189" w:author="PR Preview" w:date="2026-01-01T00:00:00Z">
        <w:r>
          <w:delText xml:space="preserve">,</w:delText>
        </w:r>
      </w:del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using only those 30 observations.</w:delText>
        </w:r>
      </w:del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The function</w:delText>
        </w:r>
      </w:del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rPr>
            <w:rStyle w:val="VerbatimChar"/>
          </w:rPr>
          <w:delText xml:space="preserve">assign_folds()</w:delText>
        </w:r>
      </w:del>
      <w:del w:id="2196" w:author="PR Preview" w:date="2026-01-01T00:00:00Z">
        <w:r>
          <w:delText xml:space="preserve"> </w:delText>
        </w:r>
      </w:del>
      <w:del w:id="2197" w:author="PR Preview" w:date="2026-01-01T00:00:00Z">
        <w:r>
          <w:delText xml:space="preserve">assigns each observation to a fold at random,</w:delText>
        </w:r>
      </w:del>
      <w:del w:id="2198" w:author="PR Preview" w:date="2026-01-01T00:00:00Z">
        <w:r>
          <w:delText xml:space="preserve"> </w:delText>
        </w:r>
      </w:del>
      <w:del w:id="2199" w:author="PR Preview" w:date="2026-01-01T00:00:00Z">
        <w:r>
          <w:rPr>
            <w:rStyle w:val="VerbatimChar"/>
          </w:rPr>
          <w:delText xml:space="preserve">cv_squared_errors()</w:delText>
        </w:r>
      </w:del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fits the model once per fold without that fold</w:delText>
        </w:r>
      </w:del>
      <w:del w:id="2202" w:author="PR Preview" w:date="2026-01-01T00:00:00Z">
        <w:r>
          <w:delText xml:space="preserve"> </w:delText>
        </w:r>
      </w:del>
      <w:del w:id="2203" w:author="PR Preview" w:date="2026-01-01T00:00:00Z">
        <w:r>
          <w:delText xml:space="preserve">and returns each observation’s squared prediction error,</w:delText>
        </w:r>
      </w:del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and</w:delText>
        </w:r>
      </w:del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rPr>
            <w:rStyle w:val="VerbatimChar"/>
          </w:rPr>
          <w:delText xml:space="preserve">cv_mse()</w:delText>
        </w:r>
      </w:del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averages them, which is</w:delText>
        </w:r>
      </w:del>
      <w:del w:id="2210" w:author="PR Preview" w:date="2026-01-01T00:00:00Z">
        <w:r>
          <w:delText xml:space="preserve"> </w:delText>
        </w:r>
      </w:del>
      <w:hyperlink w:anchor="eq-cv-estimate">
        <w:del w:id="221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212" w:author="PR Preview" w:date="2026-01-01T00:00:00Z">
        <w:r>
          <w:delText xml:space="preserve">.</w:delText>
        </w:r>
      </w:del>
    </w:p>
    <w:p>
      <w:pPr>
        <w:pStyle w:val="BodyText"/>
      </w:pPr>
      <w:ins w:id="2213" w:author="PR Preview" w:date="2026-01-01T00:00:00Z">
        <w:r>
          <w:rPr>
            <w:b/>
            <w:bCs/>
          </w:rPr>
          <w:t xml:space="preserve">Example 35 (Cross-validation versus the generalization error)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This example applies</w:t>
        </w:r>
      </w:ins>
      <w:ins w:id="2216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217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with</w:t>
        </w:r>
      </w:ins>
      <w:ins w:id="222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to the simulated training set of</w:t>
        </w:r>
      </w:ins>
      <w:ins w:id="2223" w:author="PR Preview" w:date="2026-01-01T00:00:00Z">
        <w:r>
          <w:t xml:space="preserve"> </w:t>
        </w:r>
      </w:ins>
      <w:hyperlink w:anchor="exm-train-test-error-simulated">
        <w:ins w:id="2224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225" w:author="PR Preview" w:date="2026-01-01T00:00:00Z">
        <w:r>
          <w:t xml:space="preserve">,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using only those 30 observations.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The function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rPr>
            <w:rStyle w:val="VerbatimChar"/>
          </w:rPr>
          <w:t xml:space="preserve">assign_folds()</w:t>
        </w:r>
      </w:ins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assigns each observation to a fold at random,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rPr>
            <w:rStyle w:val="VerbatimChar"/>
          </w:rPr>
          <w:t xml:space="preserve">cv_squared_errors()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fits the model once per fold without that fold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and returns each observation’s squared prediction error,</w:t>
        </w:r>
      </w:ins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and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rPr>
            <w:rStyle w:val="VerbatimChar"/>
          </w:rPr>
          <w:t xml:space="preserve">cv_mse()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averages them, which is</w:t>
        </w:r>
      </w:ins>
      <w:ins w:id="2246" w:author="PR Preview" w:date="2026-01-01T00:00:00Z">
        <w:r>
          <w:t xml:space="preserve"> </w:t>
        </w:r>
      </w:ins>
      <w:hyperlink w:anchor="eq-cv-estimate">
        <w:ins w:id="2247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24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2249" w:author="PR Preview" w:date="2026-01-01T00:00:00Z">
        <w:r>
          <w:delText xml:space="preserve">The cross-validation estimate is smallest at degree 3,</w:delText>
        </w:r>
      </w:del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and the estimated generalization error at degree 5.</w:delText>
        </w:r>
      </w:del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Unlike the training error,</w:delText>
        </w:r>
      </w:del>
      <w:del w:id="2254" w:author="PR Preview" w:date="2026-01-01T00:00:00Z">
        <w:r>
          <w:delText xml:space="preserve"> </w:delText>
        </w:r>
      </w:del>
      <w:del w:id="2255" w:author="PR Preview" w:date="2026-01-01T00:00:00Z">
        <w:r>
          <w:delText xml:space="preserve">the cross-validation estimate does not keep falling as the degree grows,</w:delText>
        </w:r>
      </w:del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so it does not simply reward higher degrees.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It is not an estimate of</w:delText>
        </w:r>
      </w:del>
      <w:del w:id="226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for the fit to all 30 observations, though</w:delText>
        </w:r>
      </w:del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(</w:delText>
        </w:r>
      </w:del>
      <w:hyperlink w:anchor="rem-cv-estimate">
        <w:del w:id="2265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2266" w:author="PR Preview" w:date="2026-01-01T00:00:00Z">
        <w:r>
          <w:delText xml:space="preserve">).</w:delText>
        </w:r>
      </w:del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Each of its fits uses only 24 observations.</w:delText>
        </w:r>
      </w:del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At degree 10,</w:delText>
        </w:r>
      </w:del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polynomials fitted to 24 points predict their held-out points</w:delText>
        </w:r>
      </w:del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much worse than the fit to all 30 predicts new data:</w:delText>
        </w:r>
      </w:del>
      <w:del w:id="2275" w:author="PR Preview" w:date="2026-01-01T00:00:00Z">
        <w:r>
          <w:delText xml:space="preserve"> </w:delText>
        </w:r>
      </w:del>
      <w:del w:id="2276" w:author="PR Preview" w:date="2026-01-01T00:00:00Z">
        <w:r>
          <w:delText xml:space="preserve">the cross-validation estimate is</w:delText>
        </w:r>
      </w:del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4.1 times the estimated generalization pRMSE.</w:delText>
        </w:r>
      </w:del>
    </w:p>
    <w:p>
      <w:pPr>
        <w:pStyle w:val="BodyText"/>
      </w:pPr>
      <w:del w:id="2279" w:author="PR Preview" w:date="2026-01-01T00:00:00Z">
        <w:r>
          <w:delText xml:space="preserve">Part of that gap is expected:</w:delText>
        </w:r>
      </w:del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by</w:delText>
        </w:r>
      </w:del>
      <w:del w:id="2282" w:author="PR Preview" w:date="2026-01-01T00:00:00Z">
        <w:r>
          <w:delText xml:space="preserve"> </w:delText>
        </w:r>
      </w:del>
      <w:hyperlink w:anchor="rem-cv-estimate">
        <w:del w:id="2283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2284" w:author="PR Preview" w:date="2026-01-01T00:00:00Z">
        <w:r>
          <w:delText xml:space="preserve">,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with</w:delText>
        </w:r>
      </w:del>
      <w:del w:id="2287" w:author="PR Preview" w:date="2026-01-01T00:00:00Z">
        <w:r>
          <w:delText xml:space="preserve"> </w:delText>
        </w:r>
      </w:del>
      <m:oMath>
        <m:r>
          <m:t>g</m:t>
        </m:r>
      </m:oMath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the least-squares fit of a degree-10 polynomial,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the cross-validation estimate targets</w:delText>
        </w:r>
      </w:del>
      <w:del w:id="229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2293" w:author="PR Preview" w:date="2026-01-01T00:00:00Z">
        <w:r>
          <w:delText xml:space="preserve">,</w:delText>
        </w:r>
      </w:del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not the expected generalization error of a fit to 30 points.</w:delText>
        </w:r>
      </w:del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A simulation of many training sets of each size</w:delText>
        </w:r>
      </w:del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2300" w:author="PR Preview" w:date="2026-01-01T00:00:00Z">
        <w:r>
          <w:t xml:space="preserve">The cross-validation estimate is smallest at degree 3,</w:t>
        </w:r>
      </w:ins>
      <w:ins w:id="2301" w:author="PR Preview" w:date="2026-01-01T00:00:00Z">
        <w:r>
          <w:t xml:space="preserve"> </w:t>
        </w:r>
      </w:ins>
      <w:ins w:id="2302" w:author="PR Preview" w:date="2026-01-01T00:00:00Z">
        <w:r>
          <w:t xml:space="preserve">and the estimated generalization error at degree 5.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Unlike the training error,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the cross-validation estimate does not keep falling as the degree grows,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so it does not simply reward higher degrees.</w:t>
        </w:r>
      </w:ins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It is not an estimate of</w:t>
        </w:r>
      </w:ins>
      <w:ins w:id="231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312" w:author="PR Preview" w:date="2026-01-01T00:00:00Z">
        <w:r>
          <w:t xml:space="preserve"> </w:t>
        </w:r>
      </w:ins>
      <w:ins w:id="2313" w:author="PR Preview" w:date="2026-01-01T00:00:00Z">
        <w:r>
          <w:t xml:space="preserve">for the fit to all 30 observations, though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(</w:t>
        </w:r>
      </w:ins>
      <w:hyperlink w:anchor="rem-cv-estimate">
        <w:ins w:id="2316" w:author="PR Preview" w:date="2026-01-01T00:00:00Z">
          <w:r>
            <w:rPr>
              <w:rStyle w:val="Hyperlink"/>
            </w:rPr>
            <w:t xml:space="preserve">Remark 28</w:t>
          </w:r>
        </w:ins>
      </w:hyperlink>
      <w:ins w:id="2317" w:author="PR Preview" w:date="2026-01-01T00:00:00Z">
        <w:r>
          <w:t xml:space="preserve">).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Each of its fits uses only 24 observations.</w:t>
        </w:r>
      </w:ins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At degree 10,</w:t>
        </w:r>
      </w:ins>
      <w:ins w:id="2322" w:author="PR Preview" w:date="2026-01-01T00:00:00Z">
        <w:r>
          <w:t xml:space="preserve"> </w:t>
        </w:r>
      </w:ins>
      <w:ins w:id="2323" w:author="PR Preview" w:date="2026-01-01T00:00:00Z">
        <w:r>
          <w:t xml:space="preserve">polynomials fitted to 24 points predict their held-out points</w:t>
        </w:r>
      </w:ins>
      <w:ins w:id="2324" w:author="PR Preview" w:date="2026-01-01T00:00:00Z">
        <w:r>
          <w:t xml:space="preserve"> </w:t>
        </w:r>
      </w:ins>
      <w:ins w:id="2325" w:author="PR Preview" w:date="2026-01-01T00:00:00Z">
        <w:r>
          <w:t xml:space="preserve">much worse than the fit to all 30 predicts new data: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the cross-validation estimate is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4.1 times the estimated generalization pRMSE.</w:t>
        </w:r>
      </w:ins>
    </w:p>
    <w:p>
      <w:pPr>
        <w:pStyle w:val="BodyText"/>
      </w:pPr>
      <w:ins w:id="2330" w:author="PR Preview" w:date="2026-01-01T00:00:00Z">
        <w:r>
          <w:t xml:space="preserve">Part of that gap is expected: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by</w:t>
        </w:r>
      </w:ins>
      <w:ins w:id="2333" w:author="PR Preview" w:date="2026-01-01T00:00:00Z">
        <w:r>
          <w:t xml:space="preserve"> </w:t>
        </w:r>
      </w:ins>
      <w:hyperlink w:anchor="rem-cv-estimate">
        <w:ins w:id="2334" w:author="PR Preview" w:date="2026-01-01T00:00:00Z">
          <w:r>
            <w:rPr>
              <w:rStyle w:val="Hyperlink"/>
            </w:rPr>
            <w:t xml:space="preserve">Remark 28</w:t>
          </w:r>
        </w:ins>
      </w:hyperlink>
      <w:ins w:id="2335" w:author="PR Preview" w:date="2026-01-01T00:00:00Z">
        <w:r>
          <w:t xml:space="preserve">,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with</w:t>
        </w:r>
      </w:ins>
      <w:ins w:id="2338" w:author="PR Preview" w:date="2026-01-01T00:00:00Z">
        <w:r>
          <w:t xml:space="preserve"> </w:t>
        </w:r>
      </w:ins>
      <m:oMath>
        <m:r>
          <m:t>g</m:t>
        </m:r>
      </m:oMath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the least-squares fit of a degree-10 polynomial,</w:t>
        </w:r>
      </w:ins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the cross-validation estimate targets</w:t>
        </w:r>
      </w:ins>
      <w:ins w:id="234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2344" w:author="PR Preview" w:date="2026-01-01T00:00:00Z">
        <w:r>
          <w:t xml:space="preserve">,</w:t>
        </w:r>
      </w:ins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not the expected generalization error of a fit to 30 points.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A simulation of many training sets of each size</w:t>
        </w:r>
      </w:ins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2"/>
    <w:bookmarkStart w:id="305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2351" w:author="PR Preview" w:date="2026-01-01T00:00:00Z">
        <w:r>
          <w:delText xml:space="preserve">Each row of</w:delText>
        </w:r>
      </w:del>
      <w:del w:id="2352" w:author="PR Preview" w:date="2026-01-01T00:00:00Z">
        <w:r>
          <w:delText xml:space="preserve"> </w:delText>
        </w:r>
      </w:del>
      <w:hyperlink w:anchor="tbl-cv-mtcars-repeats">
        <w:del w:id="2353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holds, for each degree,</w:delText>
        </w:r>
      </w:del>
      <w:del w:id="2356" w:author="PR Preview" w:date="2026-01-01T00:00:00Z">
        <w:r>
          <w:delText xml:space="preserve"> </w:delText>
        </w:r>
      </w:del>
      <w:del w:id="2357" w:author="PR Preview" w:date="2026-01-01T00:00:00Z">
        <w:r>
          <w:delText xml:space="preserve">the square root of</w:delText>
        </w:r>
      </w:del>
      <w:del w:id="23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delText xml:space="preserve">(</w:delText>
        </w:r>
      </w:del>
      <w:hyperlink w:anchor="eq-cv-estimate">
        <w:del w:id="236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362" w:author="PR Preview" w:date="2026-01-01T00:00:00Z">
        <w:r>
          <w:delText xml:space="preserve">) for one fold assignment.</w:delText>
        </w:r>
      </w:del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Across fold assignments,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the estimate for one degree varied by as much as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0.32 mpg,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but every assignment chose degree 2: the estimates moved, and the winner did not.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A single run of</w:delText>
        </w:r>
      </w:del>
      <w:del w:id="2373" w:author="PR Preview" w:date="2026-01-01T00:00:00Z">
        <w:r>
          <w:delText xml:space="preserve"> </w:delText>
        </w:r>
      </w:del>
      <m:oMath>
        <m:r>
          <m:t>k</m:t>
        </m:r>
      </m:oMath>
      <w:del w:id="2374" w:author="PR Preview" w:date="2026-01-01T00:00:00Z">
        <w:r>
          <w:delText xml:space="preserve">-fold cross-validation</w:delText>
        </w:r>
      </w:del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reports one of these rows,</w:delText>
        </w:r>
      </w:del>
      <w:del w:id="2377" w:author="PR Preview" w:date="2026-01-01T00:00:00Z">
        <w:r>
          <w:delText xml:space="preserve"> </w:delText>
        </w:r>
      </w:del>
      <w:del w:id="2378" w:author="PR Preview" w:date="2026-01-01T00:00:00Z">
        <w:r>
          <w:delText xml:space="preserve">so a small difference between two models’ estimates</w:delText>
        </w:r>
      </w:del>
      <w:del w:id="2379" w:author="PR Preview" w:date="2026-01-01T00:00:00Z">
        <w:r>
          <w:delText xml:space="preserve"> </w:delText>
        </w:r>
      </w:del>
      <w:del w:id="2380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2381" w:author="PR Preview" w:date="2026-01-01T00:00:00Z">
        <w:r>
          <w:t xml:space="preserve">Each row of</w:t>
        </w:r>
      </w:ins>
      <w:ins w:id="2382" w:author="PR Preview" w:date="2026-01-01T00:00:00Z">
        <w:r>
          <w:t xml:space="preserve"> </w:t>
        </w:r>
      </w:ins>
      <w:hyperlink w:anchor="tbl-cv-mtcars-repeats">
        <w:ins w:id="2383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holds, for each degree,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the square root of</w:t>
        </w:r>
      </w:ins>
      <w:ins w:id="238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(</w:t>
        </w:r>
      </w:ins>
      <w:hyperlink w:anchor="eq-cv-estimate">
        <w:ins w:id="2391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392" w:author="PR Preview" w:date="2026-01-01T00:00:00Z">
        <w:r>
          <w:t xml:space="preserve">) for one fold assignment.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Across fold assignments,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the estimate for one degree varied by as much as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0.32 mpg,</w:t>
        </w:r>
      </w:ins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but every assignment chose degree 2: the estimates moved, and the winner did not.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A single run of</w:t>
        </w:r>
      </w:ins>
      <w:ins w:id="2403" w:author="PR Preview" w:date="2026-01-01T00:00:00Z">
        <w:r>
          <w:t xml:space="preserve"> </w:t>
        </w:r>
      </w:ins>
      <m:oMath>
        <m:r>
          <m:t>k</m:t>
        </m:r>
      </m:oMath>
      <w:ins w:id="2404" w:author="PR Preview" w:date="2026-01-01T00:00:00Z">
        <w:r>
          <w:t xml:space="preserve">-fold cross-validation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reports one of these rows,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so a small difference between two models’ estimates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may not survive a different split.</w:t>
        </w:r>
      </w:ins>
    </w:p>
    <w:bookmarkEnd w:id="305"/>
    <w:bookmarkEnd w:id="306"/>
    <w:bookmarkStart w:id="334" w:name="sec-loocv"/>
    <w:p>
      <w:pPr>
        <w:pStyle w:val="Heading2"/>
      </w:pPr>
      <w:r>
        <w:t xml:space="preserve">7 Leave-one-out cross-validation</w:t>
      </w:r>
    </w:p>
    <w:bookmarkStart w:id="30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del w:id="2411" w:author="PR Preview" w:date="2026-01-01T00:00:00Z">
        <w:r>
          <w:delText xml:space="preserve">If we run the procedure twice,</w:delText>
        </w:r>
      </w:del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with two different random fold assignments,</w:delText>
        </w:r>
      </w:del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can the two values of</w:delText>
        </w:r>
      </w:del>
      <w:del w:id="24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(</w:delText>
        </w:r>
      </w:del>
      <w:hyperlink w:anchor="eq-cv-estimate">
        <w:del w:id="2419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420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21"/>
        </w:numPr>
      </w:pPr>
      <w:ins w:id="2421" w:author="PR Preview" w:date="2026-01-01T00:00:00Z">
        <w:r>
          <w:t xml:space="preserve">If we run the procedure twice,</w:t>
        </w:r>
      </w:ins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with two different random fold assignments,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can the two values of</w:t>
        </w:r>
      </w:ins>
      <w:ins w:id="242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427" w:author="PR Preview" w:date="2026-01-01T00:00:00Z">
        <w:r>
          <w:t xml:space="preserve"> </w:t>
        </w:r>
      </w:ins>
      <w:ins w:id="2428" w:author="PR Preview" w:date="2026-01-01T00:00:00Z">
        <w:r>
          <w:t xml:space="preserve">(</w:t>
        </w:r>
      </w:ins>
      <w:hyperlink w:anchor="eq-cv-estimate">
        <w:ins w:id="2429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430" w:author="PR Preview" w:date="2026-01-01T00:00:00Z">
        <w:r>
          <w:t xml:space="preserve">) differ?</w:t>
        </w:r>
      </w:ins>
    </w:p>
    <w:bookmarkEnd w:id="307"/>
    <w:bookmarkStart w:id="30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del w:id="2431" w:author="PR Preview" w:date="2026-01-01T00:00:00Z">
        <w:r>
          <w:delText xml:space="preserve">No.</w:delText>
        </w:r>
      </w:del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With one car per fold,</w:delText>
        </w:r>
      </w:del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delText xml:space="preserve">every assignment of cars to folds produces the same 32 fits,</w:delText>
        </w:r>
      </w:del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only numbered differently,</w:delText>
        </w:r>
      </w:del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and</w:delText>
        </w:r>
      </w:del>
      <w:del w:id="2440" w:author="PR Preview" w:date="2026-01-01T00:00:00Z">
        <w:r>
          <w:delText xml:space="preserve"> </w:delText>
        </w:r>
      </w:del>
      <w:hyperlink w:anchor="eq-cv-estimate">
        <w:del w:id="244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does not depend on the numbering.</w:delText>
        </w:r>
      </w:del>
      <w:del w:id="2444" w:author="PR Preview" w:date="2026-01-01T00:00:00Z">
        <w:r>
          <w:delText xml:space="preserve"> </w:delText>
        </w:r>
      </w:del>
      <w:del w:id="2445" w:author="PR Preview" w:date="2026-01-01T00:00:00Z">
        <w:r>
          <w:delText xml:space="preserve">Unlike</w:delText>
        </w:r>
      </w:del>
      <w:del w:id="2446" w:author="PR Preview" w:date="2026-01-01T00:00:00Z">
        <w:r>
          <w:delText xml:space="preserve"> </w:delText>
        </w:r>
      </w:del>
      <w:hyperlink w:anchor="exm-kfold-mtcars">
        <w:del w:id="2447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2448" w:author="PR Preview" w:date="2026-01-01T00:00:00Z">
        <w:r>
          <w:delText xml:space="preserve">,</w:delText>
        </w:r>
      </w:del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451" w:author="PR Preview" w:date="2026-01-01T00:00:00Z">
        <w:r>
          <w:rPr>
            <w:b/>
            <w:bCs/>
          </w:rPr>
          <w:delText xml:space="preserve">Definition 57 (Leave-one-out cross-validation)</w:delText>
        </w:r>
      </w:del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454" w:author="PR Preview" w:date="2026-01-01T00:00:00Z">
        <w:r>
          <w:delText xml:space="preserve"> </w:delText>
        </w:r>
      </w:del>
      <w:del w:id="2455" w:author="PR Preview" w:date="2026-01-01T00:00:00Z">
        <w:r>
          <w:delText xml:space="preserve">is</w:delText>
        </w:r>
      </w:del>
      <w:del w:id="245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45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with</w:delText>
        </w:r>
      </w:del>
      <w:del w:id="246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461" w:author="PR Preview" w:date="2026-01-01T00:00:00Z">
        <w:r>
          <w:delText xml:space="preserve">,</w:delText>
        </w:r>
      </w:del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so that each of the</w:delText>
        </w:r>
      </w:del>
      <w:del w:id="2464" w:author="PR Preview" w:date="2026-01-01T00:00:00Z">
        <w:r>
          <w:delText xml:space="preserve"> </w:delText>
        </w:r>
      </w:del>
      <m:oMath>
        <m:r>
          <m:t>n</m:t>
        </m:r>
      </m:oMath>
      <w:del w:id="2465" w:author="PR Preview" w:date="2026-01-01T00:00:00Z">
        <w:r>
          <w:delText xml:space="preserve"> </w:delText>
        </w:r>
      </w:del>
      <w:hyperlink w:anchor="def-folds">
        <w:del w:id="246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467" w:author="PR Preview" w:date="2026-01-01T00:00:00Z">
        <w:r>
          <w:delText xml:space="preserve"> </w:delText>
        </w:r>
      </w:del>
      <w:del w:id="2468" w:author="PR Preview" w:date="2026-01-01T00:00:00Z">
        <w:r>
          <w:delText xml:space="preserve">holds one observation,</w:delText>
        </w:r>
      </w:del>
      <w:del w:id="2469" w:author="PR Preview" w:date="2026-01-01T00:00:00Z">
        <w:r>
          <w:delText xml:space="preserve"> </w:delText>
        </w:r>
      </w:del>
      <w:del w:id="2470" w:author="PR Preview" w:date="2026-01-01T00:00:00Z">
        <w:r>
          <w:delText xml:space="preserve">and the</w:delText>
        </w:r>
      </w:del>
      <w:del w:id="2471" w:author="PR Preview" w:date="2026-01-01T00:00:00Z">
        <w:r>
          <w:delText xml:space="preserve"> </w:delText>
        </w:r>
      </w:del>
      <w:hyperlink w:anchor="def-fold-out-fitted-model">
        <w:del w:id="2472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247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474" w:author="PR Preview" w:date="2026-01-01T00:00:00Z">
        <w:r>
          <w:delText xml:space="preserve"> </w:delText>
        </w:r>
      </w:del>
      <w:del w:id="2475" w:author="PR Preview" w:date="2026-01-01T00:00:00Z">
        <w:r>
          <w:delText xml:space="preserve">of observation</w:delText>
        </w:r>
      </w:del>
      <w:del w:id="2476" w:author="PR Preview" w:date="2026-01-01T00:00:00Z">
        <w:r>
          <w:delText xml:space="preserve"> </w:delText>
        </w:r>
      </w:del>
      <m:oMath>
        <m:r>
          <m:t>i</m:t>
        </m:r>
      </m:oMath>
      <w:del w:id="2477" w:author="PR Preview" w:date="2026-01-01T00:00:00Z">
        <w:r>
          <w:delText xml:space="preserve">’s</w:delText>
        </w:r>
      </w:del>
      <w:del w:id="2478" w:author="PR Preview" w:date="2026-01-01T00:00:00Z">
        <w:r>
          <w:delText xml:space="preserve"> </w:delText>
        </w:r>
      </w:del>
      <w:hyperlink w:anchor="def-fold-assignment">
        <w:del w:id="247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is fitted to all observations except observation</w:delText>
        </w:r>
      </w:del>
      <w:del w:id="2482" w:author="PR Preview" w:date="2026-01-01T00:00:00Z">
        <w:r>
          <w:delText xml:space="preserve"> </w:delText>
        </w:r>
      </w:del>
      <m:oMath>
        <m:r>
          <m:t>i</m:t>
        </m:r>
      </m:oMath>
      <w:del w:id="2483" w:author="PR Preview" w:date="2026-01-01T00:00:00Z">
        <w:r>
          <w:delText xml:space="preserve">.</w:delText>
        </w:r>
      </w:del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Its</w:delText>
        </w:r>
      </w:del>
      <w:del w:id="2486" w:author="PR Preview" w:date="2026-01-01T00:00:00Z">
        <w:r>
          <w:delText xml:space="preserve"> </w:delText>
        </w:r>
      </w:del>
      <w:hyperlink w:anchor="def-cv-estimate">
        <w:del w:id="248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(</w:delText>
        </w:r>
      </w:del>
      <w:hyperlink w:anchor="eq-cv-estimate">
        <w:del w:id="249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491" w:author="PR Preview" w:date="2026-01-01T00:00:00Z">
        <w:r>
          <w:delText xml:space="preserve"> </w:delText>
        </w:r>
      </w:del>
      <w:del w:id="2492" w:author="PR Preview" w:date="2026-01-01T00:00:00Z">
        <w:r>
          <w:delText xml:space="preserve">with</w:delText>
        </w:r>
      </w:del>
      <w:del w:id="249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494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22"/>
        </w:numPr>
      </w:pPr>
      <w:ins w:id="2495" w:author="PR Preview" w:date="2026-01-01T00:00:00Z">
        <w:r>
          <w:t xml:space="preserve">No.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With one car per fold,</w:t>
        </w:r>
      </w:ins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every assignment of cars to folds produces the same 32 fits,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only numbered differently,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and</w:t>
        </w:r>
      </w:ins>
      <w:ins w:id="2504" w:author="PR Preview" w:date="2026-01-01T00:00:00Z">
        <w:r>
          <w:t xml:space="preserve"> </w:t>
        </w:r>
      </w:ins>
      <w:hyperlink w:anchor="eq-cv-estimate">
        <w:ins w:id="2505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does not depend on the numbering.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Unlike</w:t>
        </w:r>
      </w:ins>
      <w:ins w:id="2510" w:author="PR Preview" w:date="2026-01-01T00:00:00Z">
        <w:r>
          <w:t xml:space="preserve"> </w:t>
        </w:r>
      </w:ins>
      <w:hyperlink w:anchor="exm-kfold-mtcars">
        <w:ins w:id="2511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2512" w:author="PR Preview" w:date="2026-01-01T00:00:00Z">
        <w:r>
          <w:t xml:space="preserve">,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the estimate is not random.</w:t>
        </w:r>
      </w:ins>
    </w:p>
    <w:bookmarkEnd w:id="308"/>
    <w:bookmarkStart w:id="310" w:name="def-loocv"/>
    <w:p>
      <w:pPr>
        <w:pStyle w:val="FirstParagraph"/>
      </w:pPr>
      <w:ins w:id="2515" w:author="PR Preview" w:date="2026-01-01T00:00:00Z">
        <w:r>
          <w:rPr>
            <w:b/>
            <w:bCs/>
          </w:rPr>
          <w:t xml:space="preserve">Definition 57 (Leave-one-out cross-validation)</w:t>
        </w:r>
      </w:ins>
      <w:ins w:id="2516" w:author="PR Preview" w:date="2026-01-01T00:00:00Z">
        <w:r>
          <w:t xml:space="preserve"> </w:t>
        </w:r>
      </w:ins>
      <w:ins w:id="2517" w:author="PR Preview" w:date="2026-01-01T00:00:00Z">
        <w:r>
          <w:rPr>
            <w:b/>
            <w:bCs/>
          </w:rPr>
          <w:t xml:space="preserve">Leave-one-out cross-validation (LOOCV)</w:t>
        </w:r>
      </w:ins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is</w:t>
        </w:r>
      </w:ins>
      <w:ins w:id="252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52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with</w:t>
        </w:r>
      </w:ins>
      <w:ins w:id="252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525" w:author="PR Preview" w:date="2026-01-01T00:00:00Z">
        <w:r>
          <w:t xml:space="preserve">,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so that each of the</w:t>
        </w:r>
      </w:ins>
      <w:ins w:id="2528" w:author="PR Preview" w:date="2026-01-01T00:00:00Z">
        <w:r>
          <w:t xml:space="preserve"> </w:t>
        </w:r>
      </w:ins>
      <m:oMath>
        <m:r>
          <m:t>n</m:t>
        </m:r>
      </m:oMath>
      <w:ins w:id="2529" w:author="PR Preview" w:date="2026-01-01T00:00:00Z">
        <w:r>
          <w:t xml:space="preserve"> </w:t>
        </w:r>
      </w:ins>
      <w:hyperlink w:anchor="def-folds">
        <w:ins w:id="253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holds one observation,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and the</w:t>
        </w:r>
      </w:ins>
      <w:ins w:id="2535" w:author="PR Preview" w:date="2026-01-01T00:00:00Z">
        <w:r>
          <w:t xml:space="preserve"> </w:t>
        </w:r>
      </w:ins>
      <w:hyperlink w:anchor="def-fold-out-fitted-model">
        <w:ins w:id="2536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253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of observation</w:t>
        </w:r>
      </w:ins>
      <w:ins w:id="2540" w:author="PR Preview" w:date="2026-01-01T00:00:00Z">
        <w:r>
          <w:t xml:space="preserve"> </w:t>
        </w:r>
      </w:ins>
      <m:oMath>
        <m:r>
          <m:t>i</m:t>
        </m:r>
      </m:oMath>
      <w:ins w:id="2541" w:author="PR Preview" w:date="2026-01-01T00:00:00Z">
        <w:r>
          <w:t xml:space="preserve">’s</w:t>
        </w:r>
      </w:ins>
      <w:ins w:id="2542" w:author="PR Preview" w:date="2026-01-01T00:00:00Z">
        <w:r>
          <w:t xml:space="preserve"> </w:t>
        </w:r>
      </w:ins>
      <w:hyperlink w:anchor="def-fold-assignment">
        <w:ins w:id="254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is fitted to all observations except observation</w:t>
        </w:r>
      </w:ins>
      <w:ins w:id="2546" w:author="PR Preview" w:date="2026-01-01T00:00:00Z">
        <w:r>
          <w:t xml:space="preserve"> </w:t>
        </w:r>
      </w:ins>
      <m:oMath>
        <m:r>
          <m:t>i</m:t>
        </m:r>
      </m:oMath>
      <w:ins w:id="2547" w:author="PR Preview" w:date="2026-01-01T00:00:00Z">
        <w:r>
          <w:t xml:space="preserve">.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Its</w:t>
        </w:r>
      </w:ins>
      <w:ins w:id="2550" w:author="PR Preview" w:date="2026-01-01T00:00:00Z">
        <w:r>
          <w:t xml:space="preserve"> </w:t>
        </w:r>
      </w:ins>
      <w:hyperlink w:anchor="def-cv-estimate">
        <w:ins w:id="255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(</w:t>
        </w:r>
      </w:ins>
      <w:hyperlink w:anchor="eq-cv-estimate">
        <w:ins w:id="2554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with</w:t>
        </w:r>
      </w:ins>
      <w:ins w:id="255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558" w:author="PR Preview" w:date="2026-01-01T00:00:00Z">
        <w:r>
          <w:t xml:space="preserve">) is</w:t>
        </w:r>
      </w:ins>
    </w:p>
    <w:p>
      <w:pPr>
        <w:pStyle w:val="BodyText"/>
      </w:pPr>
      <w:bookmarkStart w:id="30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0"/>
    <w:bookmarkStart w:id="31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1"/>
    <w:p>
      <w:pPr>
        <w:pStyle w:val="BodyText"/>
      </w:pPr>
      <w:del w:id="2559" w:author="PR Preview" w:date="2026-01-01T00:00:00Z">
        <w:r>
          <w:rPr>
            <w:i/>
            <w:iCs/>
          </w:rPr>
          <w:delText xml:space="preserve">Proof</w:delText>
        </w:r>
      </w:del>
      <w:del w:id="2560" w:author="PR Preview" w:date="2026-01-01T00:00:00Z">
        <w:r>
          <w:delText xml:space="preserve">. </w:delText>
        </w:r>
      </w:del>
      <w:del w:id="2561" w:author="PR Preview" w:date="2026-01-01T00:00:00Z">
        <w:r>
          <w:delText xml:space="preserve">This is the solution to</w:delText>
        </w:r>
      </w:del>
      <w:del w:id="2562" w:author="PR Preview" w:date="2026-01-01T00:00:00Z">
        <w:r>
          <w:delText xml:space="preserve"> </w:delText>
        </w:r>
      </w:del>
      <w:hyperlink w:anchor="exr-loocv">
        <w:del w:id="2563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2564" w:author="PR Preview" w:date="2026-01-01T00:00:00Z">
        <w:r>
          <w:delText xml:space="preserve">, part 3, worked in</w:delText>
        </w:r>
      </w:del>
      <w:del w:id="2565" w:author="PR Preview" w:date="2026-01-01T00:00:00Z">
        <w:r>
          <w:delText xml:space="preserve"> </w:delText>
        </w:r>
      </w:del>
      <w:hyperlink w:anchor="sol-loocv">
        <w:del w:id="2566" w:author="PR Preview" w:date="2026-01-01T00:00:00Z">
          <w:r>
            <w:rPr>
              <w:rStyle w:val="Hyperlink"/>
            </w:rPr>
            <w:delText xml:space="preserve">Solution 13</w:delText>
          </w:r>
        </w:del>
      </w:hyperlink>
      <w:del w:id="2567" w:author="PR Preview" w:date="2026-01-01T00:00:00Z">
        <w:r>
          <w:delText xml:space="preserve">.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It uses</w:delText>
        </w:r>
      </w:del>
      <w:del w:id="2570" w:author="PR Preview" w:date="2026-01-01T00:00:00Z">
        <w:r>
          <w:delText xml:space="preserve"> </w:delText>
        </w:r>
      </w:del>
      <w:hyperlink w:anchor="eq-cv-estimate">
        <w:del w:id="257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572" w:author="PR Preview" w:date="2026-01-01T00:00:00Z">
        <w:r>
          <w:delText xml:space="preserve"> </w:delText>
        </w:r>
      </w:del>
      <w:del w:id="2573" w:author="PR Preview" w:date="2026-01-01T00:00:00Z">
        <w:r>
          <w:delText xml:space="preserve">and</w:delText>
        </w:r>
      </w:del>
      <w:del w:id="2574" w:author="PR Preview" w:date="2026-01-01T00:00:00Z">
        <w:r>
          <w:delText xml:space="preserve"> </w:delText>
        </w:r>
      </w:del>
      <w:hyperlink w:anchor="eq-fold-out-fitted-model">
        <w:del w:id="2575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576" w:author="PR Preview" w:date="2026-01-01T00:00:00Z">
        <w:r>
          <w:delText xml:space="preserve">.</w:delText>
        </w:r>
      </w:del>
    </w:p>
    <w:p>
      <w:pPr>
        <w:pStyle w:val="BodyText"/>
      </w:pPr>
      <w:ins w:id="2577" w:author="PR Preview" w:date="2026-01-01T00:00:00Z">
        <w:r>
          <w:rPr>
            <w:i/>
            <w:iCs/>
          </w:rPr>
          <w:t xml:space="preserve">Proof</w:t>
        </w:r>
      </w:ins>
      <w:ins w:id="2578" w:author="PR Preview" w:date="2026-01-01T00:00:00Z">
        <w:r>
          <w:t xml:space="preserve">. </w:t>
        </w:r>
      </w:ins>
      <w:ins w:id="2579" w:author="PR Preview" w:date="2026-01-01T00:00:00Z">
        <w:r>
          <w:t xml:space="preserve">This is the solution to</w:t>
        </w:r>
      </w:ins>
      <w:ins w:id="2580" w:author="PR Preview" w:date="2026-01-01T00:00:00Z">
        <w:r>
          <w:t xml:space="preserve"> </w:t>
        </w:r>
      </w:ins>
      <w:hyperlink w:anchor="exr-loocv">
        <w:ins w:id="2581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2582" w:author="PR Preview" w:date="2026-01-01T00:00:00Z">
        <w:r>
          <w:t xml:space="preserve">, part 3, worked in</w:t>
        </w:r>
      </w:ins>
      <w:ins w:id="2583" w:author="PR Preview" w:date="2026-01-01T00:00:00Z">
        <w:r>
          <w:t xml:space="preserve"> </w:t>
        </w:r>
      </w:ins>
      <w:hyperlink w:anchor="sol-loocv">
        <w:ins w:id="2584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2585" w:author="PR Preview" w:date="2026-01-01T00:00:00Z">
        <w:r>
          <w:t xml:space="preserve">.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It uses</w:t>
        </w:r>
      </w:ins>
      <w:ins w:id="2588" w:author="PR Preview" w:date="2026-01-01T00:00:00Z">
        <w:r>
          <w:t xml:space="preserve"> </w:t>
        </w:r>
      </w:ins>
      <w:hyperlink w:anchor="eq-cv-estimate">
        <w:ins w:id="2589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and</w:t>
        </w:r>
      </w:ins>
      <w:ins w:id="2592" w:author="PR Preview" w:date="2026-01-01T00:00:00Z">
        <w:r>
          <w:t xml:space="preserve"> </w:t>
        </w:r>
      </w:ins>
      <w:hyperlink w:anchor="eq-fold-out-fitted-model">
        <w:ins w:id="2593" w:author="PR Preview" w:date="2026-01-01T00:00:00Z">
          <w:r>
            <w:rPr>
              <w:rStyle w:val="Hyperlink"/>
            </w:rPr>
            <w:t xml:space="preserve">Equation 51</w:t>
          </w:r>
        </w:ins>
      </w:hyperlink>
      <w:ins w:id="2594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del w:id="2595" w:author="PR Preview" w:date="2026-01-01T00:00:00Z">
        <w:r>
          <w:delText xml:space="preserve">With</w:delText>
        </w:r>
      </w:del>
      <w:del w:id="259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597" w:author="PR Preview" w:date="2026-01-01T00:00:00Z">
        <w:r>
          <w:delText xml:space="preserve">, the</w:delText>
        </w:r>
      </w:del>
      <w:del w:id="2598" w:author="PR Preview" w:date="2026-01-01T00:00:00Z">
        <w:r>
          <w:delText xml:space="preserve"> </w:delText>
        </w:r>
      </w:del>
      <m:oMath>
        <m:r>
          <m:t>n</m:t>
        </m:r>
      </m:oMath>
      <w:del w:id="2599" w:author="PR Preview" w:date="2026-01-01T00:00:00Z">
        <w:r>
          <w:delText xml:space="preserve"> </w:delText>
        </w:r>
      </w:del>
      <w:del w:id="2600" w:author="PR Preview" w:date="2026-01-01T00:00:00Z">
        <w:r>
          <w:delText xml:space="preserve">nonempty, disjoint</w:delText>
        </w:r>
      </w:del>
      <w:del w:id="2601" w:author="PR Preview" w:date="2026-01-01T00:00:00Z">
        <w:r>
          <w:delText xml:space="preserve"> </w:delText>
        </w:r>
      </w:del>
      <w:hyperlink w:anchor="def-folds">
        <w:del w:id="260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603" w:author="PR Preview" w:date="2026-01-01T00:00:00Z">
        <w:r>
          <w:delText xml:space="preserve"> </w:delText>
        </w:r>
      </w:del>
      <w:del w:id="2604" w:author="PR Preview" w:date="2026-01-01T00:00:00Z">
        <w:r>
          <w:delText xml:space="preserve">of</w:delText>
        </w:r>
      </w:del>
      <w:del w:id="2605" w:author="PR Preview" w:date="2026-01-01T00:00:00Z">
        <w:r>
          <w:delText xml:space="preserve"> </w:delText>
        </w:r>
      </w:del>
      <w:hyperlink w:anchor="eq-folds">
        <w:del w:id="2606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2607" w:author="PR Preview" w:date="2026-01-01T00:00:00Z">
        <w:r>
          <w:delText xml:space="preserve"> </w:delText>
        </w:r>
      </w:del>
      <w:del w:id="2608" w:author="PR Preview" w:date="2026-01-01T00:00:00Z">
        <w:r>
          <w:delText xml:space="preserve">partition the</w:delText>
        </w:r>
      </w:del>
      <w:del w:id="2609" w:author="PR Preview" w:date="2026-01-01T00:00:00Z">
        <w:r>
          <w:delText xml:space="preserve"> </w:delText>
        </w:r>
      </w:del>
      <m:oMath>
        <m:r>
          <m:t>n</m:t>
        </m:r>
      </m:oMath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indices of</w:delText>
        </w:r>
      </w:del>
      <w:del w:id="2612" w:author="PR Preview" w:date="2026-01-01T00:00:00Z">
        <w:r>
          <w:delText xml:space="preserve"> </w:delText>
        </w:r>
      </w:del>
      <m:oMath>
        <m:r>
          <m:t>I</m:t>
        </m:r>
      </m:oMath>
      <w:del w:id="2613" w:author="PR Preview" w:date="2026-01-01T00:00:00Z">
        <w:r>
          <w:delText xml:space="preserve">,</w:delText>
        </w:r>
      </w:del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so each fold holds exactly one index.</w:delText>
        </w:r>
      </w:del>
      <w:del w:id="2616" w:author="PR Preview" w:date="2026-01-01T00:00:00Z">
        <w:r>
          <w:delText xml:space="preserve"> </w:delText>
        </w:r>
      </w:del>
      <w:del w:id="2617" w:author="PR Preview" w:date="2026-01-01T00:00:00Z">
        <w:r>
          <w:delText xml:space="preserve">(A partition of</w:delText>
        </w:r>
      </w:del>
      <w:del w:id="2618" w:author="PR Preview" w:date="2026-01-01T00:00:00Z">
        <w:r>
          <w:delText xml:space="preserve"> </w:delText>
        </w:r>
      </w:del>
      <m:oMath>
        <m:r>
          <m:t>n</m:t>
        </m:r>
      </m:oMath>
      <w:del w:id="2619" w:author="PR Preview" w:date="2026-01-01T00:00:00Z">
        <w:r>
          <w:delText xml:space="preserve"> </w:delText>
        </w:r>
      </w:del>
      <w:del w:id="2620" w:author="PR Preview" w:date="2026-01-01T00:00:00Z">
        <w:r>
          <w:delText xml:space="preserve">indices into</w:delText>
        </w:r>
      </w:del>
      <w:del w:id="2621" w:author="PR Preview" w:date="2026-01-01T00:00:00Z">
        <w:r>
          <w:delText xml:space="preserve"> </w:delText>
        </w:r>
      </w:del>
      <m:oMath>
        <m:r>
          <m:t>n</m:t>
        </m:r>
      </m:oMath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23"/>
        </w:numPr>
      </w:pPr>
      <w:del w:id="2624" w:author="PR Preview" w:date="2026-01-01T00:00:00Z">
        <w:r>
          <w:delText xml:space="preserve">For observation</w:delText>
        </w:r>
      </w:del>
      <w:del w:id="2625" w:author="PR Preview" w:date="2026-01-01T00:00:00Z">
        <w:r>
          <w:delText xml:space="preserve"> </w:delText>
        </w:r>
      </w:del>
      <m:oMath>
        <m:r>
          <m:t>i</m:t>
        </m:r>
      </m:oMath>
      <w:del w:id="2626" w:author="PR Preview" w:date="2026-01-01T00:00:00Z">
        <w:r>
          <w:delText xml:space="preserve">,</w:delText>
        </w:r>
      </w:del>
      <w:del w:id="2627" w:author="PR Preview" w:date="2026-01-01T00:00:00Z">
        <w:r>
          <w:delText xml:space="preserve"> </w:delText>
        </w:r>
      </w:del>
      <w:hyperlink w:anchor="eq-fold-assignment">
        <w:del w:id="2628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2629" w:author="PR Preview" w:date="2026-01-01T00:00:00Z">
        <w:r>
          <w:delText xml:space="preserve"> </w:delText>
        </w:r>
      </w:del>
      <w:del w:id="2630" w:author="PR Preview" w:date="2026-01-01T00:00:00Z">
        <w:r>
          <w:delText xml:space="preserve">gives</w:delText>
        </w:r>
      </w:del>
      <w:del w:id="263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2632" w:author="PR Preview" w:date="2026-01-01T00:00:00Z">
        <w:r>
          <w:delText xml:space="preserve">,</w:delText>
        </w:r>
      </w:del>
      <w:del w:id="2633" w:author="PR Preview" w:date="2026-01-01T00:00:00Z">
        <w:r>
          <w:delText xml:space="preserve"> </w:delText>
        </w:r>
      </w:del>
      <w:del w:id="2634" w:author="PR Preview" w:date="2026-01-01T00:00:00Z">
        <w:r>
          <w:delText xml:space="preserve">so</w:delText>
        </w:r>
      </w:del>
      <w:del w:id="26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636" w:author="PR Preview" w:date="2026-01-01T00:00:00Z">
        <w:r>
          <w:delText xml:space="preserve">.</w:delText>
        </w:r>
      </w:del>
      <w:del w:id="2637" w:author="PR Preview" w:date="2026-01-01T00:00:00Z">
        <w:r>
          <w:delText xml:space="preserve"> </w:delText>
        </w:r>
      </w:del>
      <w:del w:id="2638" w:author="PR Preview" w:date="2026-01-01T00:00:00Z">
        <w:r>
          <w:delText xml:space="preserve">(Fold</w:delText>
        </w:r>
      </w:del>
      <w:del w:id="263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holds one index, and that index is</w:delText>
        </w:r>
      </w:del>
      <w:del w:id="2642" w:author="PR Preview" w:date="2026-01-01T00:00:00Z">
        <w:r>
          <w:delText xml:space="preserve"> </w:delText>
        </w:r>
      </w:del>
      <m:oMath>
        <m:r>
          <m:t>i</m:t>
        </m:r>
      </m:oMath>
      <w:del w:id="2643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2644" w:author="PR Preview" w:date="2026-01-01T00:00:00Z">
        <w:r>
          <w:delText xml:space="preserve">Let</w:delText>
        </w:r>
      </w:del>
      <w:del w:id="2645" w:author="PR Preview" w:date="2026-01-01T00:00:00Z">
        <w:r>
          <w:delText xml:space="preserve"> </w:delText>
        </w:r>
      </w:del>
      <m:oMath>
        <m:r>
          <m:t>g</m:t>
        </m:r>
      </m:oMath>
      <w:del w:id="2646" w:author="PR Preview" w:date="2026-01-01T00:00:00Z">
        <w:r>
          <w:delText xml:space="preserve"> </w:delText>
        </w:r>
      </w:del>
      <w:del w:id="2647" w:author="PR Preview" w:date="2026-01-01T00:00:00Z">
        <w:r>
          <w:delText xml:space="preserve">be the</w:delText>
        </w:r>
      </w:del>
      <w:del w:id="2648" w:author="PR Preview" w:date="2026-01-01T00:00:00Z">
        <w:r>
          <w:delText xml:space="preserve"> </w:delText>
        </w:r>
      </w:del>
      <w:hyperlink w:anchor="def-fitting-procedure">
        <w:del w:id="264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650" w:author="PR Preview" w:date="2026-01-01T00:00:00Z">
        <w:r>
          <w:delText xml:space="preserve">,</w:delText>
        </w:r>
      </w:del>
      <w:del w:id="2651" w:author="PR Preview" w:date="2026-01-01T00:00:00Z">
        <w:r>
          <w:delText xml:space="preserve"> </w:delText>
        </w:r>
      </w:del>
      <w:del w:id="2652" w:author="PR Preview" w:date="2026-01-01T00:00:00Z">
        <w:r>
          <w:delText xml:space="preserve">which maps a</w:delText>
        </w:r>
      </w:del>
      <w:del w:id="2653" w:author="PR Preview" w:date="2026-01-01T00:00:00Z">
        <w:r>
          <w:delText xml:space="preserve"> </w:delText>
        </w:r>
      </w:del>
      <w:hyperlink w:anchor="def-training-set">
        <w:del w:id="265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to a</w:delText>
        </w:r>
      </w:del>
      <w:del w:id="2657" w:author="PR Preview" w:date="2026-01-01T00:00:00Z">
        <w:r>
          <w:delText xml:space="preserve"> </w:delText>
        </w:r>
      </w:del>
      <w:hyperlink w:anchor="def-fitted-model">
        <w:del w:id="265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659" w:author="PR Preview" w:date="2026-01-01T00:00:00Z">
        <w:r>
          <w:delText xml:space="preserve">.</w:delText>
        </w:r>
      </w:del>
      <w:del w:id="2660" w:author="PR Preview" w:date="2026-01-01T00:00:00Z">
        <w:r>
          <w:delText xml:space="preserve"> </w:delText>
        </w:r>
      </w:del>
      <w:del w:id="2661" w:author="PR Preview" w:date="2026-01-01T00:00:00Z">
        <w:r>
          <w:delText xml:space="preserve">The</w:delText>
        </w:r>
      </w:del>
      <w:del w:id="2662" w:author="PR Preview" w:date="2026-01-01T00:00:00Z">
        <w:r>
          <w:delText xml:space="preserve"> </w:delText>
        </w:r>
      </w:del>
      <w:hyperlink w:anchor="def-fold-out-fitted-model">
        <w:del w:id="2663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of observation</w:delText>
        </w:r>
      </w:del>
      <w:del w:id="2666" w:author="PR Preview" w:date="2026-01-01T00:00:00Z">
        <w:r>
          <w:delText xml:space="preserve"> </w:delText>
        </w:r>
      </w:del>
      <m:oMath>
        <m:r>
          <m:t>i</m:t>
        </m:r>
      </m:oMath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is then</w:delText>
        </w:r>
      </w:del>
      <w:del w:id="266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670" w:author="PR Preview" w:date="2026-01-01T00:00:00Z">
        <w:r>
          <w:delText xml:space="preserve">.</w:delText>
        </w:r>
      </w:del>
      <w:del w:id="2671" w:author="PR Preview" w:date="2026-01-01T00:00:00Z">
        <w:r>
          <w:delText xml:space="preserve"> </w:delText>
        </w:r>
      </w:del>
      <w:del w:id="2672" w:author="PR Preview" w:date="2026-01-01T00:00:00Z">
        <w:r>
          <w:delText xml:space="preserve">(</w:delText>
        </w:r>
      </w:del>
      <w:hyperlink w:anchor="eq-fold-out-fitted-model">
        <w:del w:id="2673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with</w:delText>
        </w:r>
      </w:del>
      <w:del w:id="26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677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ins w:id="2678" w:author="PR Preview" w:date="2026-01-01T00:00:00Z">
        <w:r>
          <w:t xml:space="preserve">With</w:t>
        </w:r>
      </w:ins>
      <w:ins w:id="267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680" w:author="PR Preview" w:date="2026-01-01T00:00:00Z">
        <w:r>
          <w:t xml:space="preserve">, the</w:t>
        </w:r>
      </w:ins>
      <w:ins w:id="2681" w:author="PR Preview" w:date="2026-01-01T00:00:00Z">
        <w:r>
          <w:t xml:space="preserve"> </w:t>
        </w:r>
      </w:ins>
      <m:oMath>
        <m:r>
          <m:t>n</m:t>
        </m:r>
      </m:oMath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nonempty, disjoint</w:t>
        </w:r>
      </w:ins>
      <w:ins w:id="2684" w:author="PR Preview" w:date="2026-01-01T00:00:00Z">
        <w:r>
          <w:t xml:space="preserve"> </w:t>
        </w:r>
      </w:ins>
      <w:hyperlink w:anchor="def-folds">
        <w:ins w:id="2685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of</w:t>
        </w:r>
      </w:ins>
      <w:ins w:id="2688" w:author="PR Preview" w:date="2026-01-01T00:00:00Z">
        <w:r>
          <w:t xml:space="preserve"> </w:t>
        </w:r>
      </w:ins>
      <w:hyperlink w:anchor="eq-folds">
        <w:ins w:id="2689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690" w:author="PR Preview" w:date="2026-01-01T00:00:00Z">
        <w:r>
          <w:t xml:space="preserve"> </w:t>
        </w:r>
      </w:ins>
      <w:ins w:id="2691" w:author="PR Preview" w:date="2026-01-01T00:00:00Z">
        <w:r>
          <w:t xml:space="preserve">partition the</w:t>
        </w:r>
      </w:ins>
      <w:ins w:id="2692" w:author="PR Preview" w:date="2026-01-01T00:00:00Z">
        <w:r>
          <w:t xml:space="preserve"> </w:t>
        </w:r>
      </w:ins>
      <m:oMath>
        <m:r>
          <m:t>n</m:t>
        </m:r>
      </m:oMath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indices of</w:t>
        </w:r>
      </w:ins>
      <w:ins w:id="2695" w:author="PR Preview" w:date="2026-01-01T00:00:00Z">
        <w:r>
          <w:t xml:space="preserve"> </w:t>
        </w:r>
      </w:ins>
      <m:oMath>
        <m:r>
          <m:t>I</m:t>
        </m:r>
      </m:oMath>
      <w:ins w:id="2696" w:author="PR Preview" w:date="2026-01-01T00:00:00Z">
        <w:r>
          <w:t xml:space="preserve">,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so each fold holds exactly one index.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(A partition of</w:t>
        </w:r>
      </w:ins>
      <w:ins w:id="2701" w:author="PR Preview" w:date="2026-01-01T00:00:00Z">
        <w:r>
          <w:t xml:space="preserve"> </w:t>
        </w:r>
      </w:ins>
      <m:oMath>
        <m:r>
          <m:t>n</m:t>
        </m:r>
      </m:oMath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indices into</w:t>
        </w:r>
      </w:ins>
      <w:ins w:id="2704" w:author="PR Preview" w:date="2026-01-01T00:00:00Z">
        <w:r>
          <w:t xml:space="preserve"> </w:t>
        </w:r>
      </w:ins>
      <m:oMath>
        <m:r>
          <m:t>n</m:t>
        </m:r>
      </m:oMath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23"/>
        </w:numPr>
      </w:pPr>
      <w:ins w:id="2707" w:author="PR Preview" w:date="2026-01-01T00:00:00Z">
        <w:r>
          <w:t xml:space="preserve">For observation</w:t>
        </w:r>
      </w:ins>
      <w:ins w:id="2708" w:author="PR Preview" w:date="2026-01-01T00:00:00Z">
        <w:r>
          <w:t xml:space="preserve"> </w:t>
        </w:r>
      </w:ins>
      <m:oMath>
        <m:r>
          <m:t>i</m:t>
        </m:r>
      </m:oMath>
      <w:ins w:id="2709" w:author="PR Preview" w:date="2026-01-01T00:00:00Z">
        <w:r>
          <w:t xml:space="preserve">,</w:t>
        </w:r>
      </w:ins>
      <w:ins w:id="2710" w:author="PR Preview" w:date="2026-01-01T00:00:00Z">
        <w:r>
          <w:t xml:space="preserve"> </w:t>
        </w:r>
      </w:ins>
      <w:hyperlink w:anchor="eq-fold-assignment">
        <w:ins w:id="2711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2712" w:author="PR Preview" w:date="2026-01-01T00:00:00Z">
        <w:r>
          <w:t xml:space="preserve"> </w:t>
        </w:r>
      </w:ins>
      <w:ins w:id="2713" w:author="PR Preview" w:date="2026-01-01T00:00:00Z">
        <w:r>
          <w:t xml:space="preserve">gives</w:t>
        </w:r>
      </w:ins>
      <w:ins w:id="271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2715" w:author="PR Preview" w:date="2026-01-01T00:00:00Z">
        <w:r>
          <w:t xml:space="preserve">,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so</w:t>
        </w:r>
      </w:ins>
      <w:ins w:id="27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719" w:author="PR Preview" w:date="2026-01-01T00:00:00Z">
        <w:r>
          <w:t xml:space="preserve">.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(Fold</w:t>
        </w:r>
      </w:ins>
      <w:ins w:id="2722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723" w:author="PR Preview" w:date="2026-01-01T00:00:00Z">
        <w:r>
          <w:t xml:space="preserve"> </w:t>
        </w:r>
      </w:ins>
      <w:ins w:id="2724" w:author="PR Preview" w:date="2026-01-01T00:00:00Z">
        <w:r>
          <w:t xml:space="preserve">holds one index, and that index is</w:t>
        </w:r>
      </w:ins>
      <w:ins w:id="2725" w:author="PR Preview" w:date="2026-01-01T00:00:00Z">
        <w:r>
          <w:t xml:space="preserve"> </w:t>
        </w:r>
      </w:ins>
      <m:oMath>
        <m:r>
          <m:t>i</m:t>
        </m:r>
      </m:oMath>
      <w:ins w:id="2726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2727" w:author="PR Preview" w:date="2026-01-01T00:00:00Z">
        <w:r>
          <w:t xml:space="preserve">Let</w:t>
        </w:r>
      </w:ins>
      <w:ins w:id="2728" w:author="PR Preview" w:date="2026-01-01T00:00:00Z">
        <w:r>
          <w:t xml:space="preserve"> </w:t>
        </w:r>
      </w:ins>
      <m:oMath>
        <m:r>
          <m:t>g</m:t>
        </m:r>
      </m:oMath>
      <w:ins w:id="2729" w:author="PR Preview" w:date="2026-01-01T00:00:00Z">
        <w:r>
          <w:t xml:space="preserve"> </w:t>
        </w:r>
      </w:ins>
      <w:ins w:id="2730" w:author="PR Preview" w:date="2026-01-01T00:00:00Z">
        <w:r>
          <w:t xml:space="preserve">be the</w:t>
        </w:r>
      </w:ins>
      <w:ins w:id="2731" w:author="PR Preview" w:date="2026-01-01T00:00:00Z">
        <w:r>
          <w:t xml:space="preserve"> </w:t>
        </w:r>
      </w:ins>
      <w:hyperlink w:anchor="def-fitting-procedure">
        <w:ins w:id="273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733" w:author="PR Preview" w:date="2026-01-01T00:00:00Z">
        <w:r>
          <w:t xml:space="preserve">,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which maps a</w:t>
        </w:r>
      </w:ins>
      <w:ins w:id="2736" w:author="PR Preview" w:date="2026-01-01T00:00:00Z">
        <w:r>
          <w:t xml:space="preserve"> </w:t>
        </w:r>
      </w:ins>
      <w:hyperlink w:anchor="def-training-set">
        <w:ins w:id="273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to a</w:t>
        </w:r>
      </w:ins>
      <w:ins w:id="2740" w:author="PR Preview" w:date="2026-01-01T00:00:00Z">
        <w:r>
          <w:t xml:space="preserve"> </w:t>
        </w:r>
      </w:ins>
      <w:hyperlink w:anchor="def-fitted-model">
        <w:ins w:id="274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742" w:author="PR Preview" w:date="2026-01-01T00:00:00Z">
        <w:r>
          <w:t xml:space="preserve">.</w:t>
        </w:r>
      </w:ins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The</w:t>
        </w:r>
      </w:ins>
      <w:ins w:id="2745" w:author="PR Preview" w:date="2026-01-01T00:00:00Z">
        <w:r>
          <w:t xml:space="preserve"> </w:t>
        </w:r>
      </w:ins>
      <w:hyperlink w:anchor="def-fold-out-fitted-model">
        <w:ins w:id="2746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of observation</w:t>
        </w:r>
      </w:ins>
      <w:ins w:id="2749" w:author="PR Preview" w:date="2026-01-01T00:00:00Z">
        <w:r>
          <w:t xml:space="preserve"> </w:t>
        </w:r>
      </w:ins>
      <m:oMath>
        <m:r>
          <m:t>i</m:t>
        </m:r>
      </m:oMath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is then</w:t>
        </w:r>
      </w:ins>
      <w:ins w:id="275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753" w:author="PR Preview" w:date="2026-01-01T00:00:00Z">
        <w:r>
          <w:t xml:space="preserve">.</w:t>
        </w:r>
      </w:ins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(</w:t>
        </w:r>
      </w:ins>
      <w:hyperlink w:anchor="eq-fold-out-fitted-model">
        <w:ins w:id="2756" w:author="PR Preview" w:date="2026-01-01T00:00:00Z">
          <w:r>
            <w:rPr>
              <w:rStyle w:val="Hyperlink"/>
            </w:rPr>
            <w:t xml:space="preserve">Equation 51</w:t>
          </w:r>
        </w:ins>
      </w:hyperlink>
      <w:ins w:id="2757" w:author="PR Preview" w:date="2026-01-01T00:00:00Z">
        <w:r>
          <w:t xml:space="preserve"> </w:t>
        </w:r>
      </w:ins>
      <w:ins w:id="2758" w:author="PR Preview" w:date="2026-01-01T00:00:00Z">
        <w:r>
          <w:t xml:space="preserve">with</w:t>
        </w:r>
      </w:ins>
      <w:ins w:id="27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760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del w:id="2761" w:author="PR Preview" w:date="2026-01-01T00:00:00Z">
        <w:r>
          <w:delText xml:space="preserve">Hence each term</w:delText>
        </w:r>
      </w:del>
      <w:del w:id="2762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of</w:delText>
        </w:r>
      </w:del>
      <w:del w:id="2765" w:author="PR Preview" w:date="2026-01-01T00:00:00Z">
        <w:r>
          <w:delText xml:space="preserve"> </w:delText>
        </w:r>
      </w:del>
      <w:hyperlink w:anchor="eq-cv-estimate">
        <w:del w:id="2766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is the same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for every fold assignment.</w:delText>
        </w:r>
      </w:del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(Each term depends only on the fitted model in step 4,</w:delText>
        </w:r>
      </w:del>
      <w:del w:id="277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774" w:author="PR Preview" w:date="2026-01-01T00:00:00Z">
        <w:r>
          <w:delText xml:space="preserve"> </w:delText>
        </w:r>
      </w:del>
      <w:del w:id="2775" w:author="PR Preview" w:date="2026-01-01T00:00:00Z">
        <w:r>
          <w:delText xml:space="preserve">and</w:delText>
        </w:r>
      </w:del>
      <w:del w:id="277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777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2778" w:author="PR Preview" w:date="2026-01-01T00:00:00Z">
        <w:r>
          <w:delText xml:space="preserve">Therefore the sum over</w:delText>
        </w:r>
      </w:del>
      <w:del w:id="277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in</w:delText>
        </w:r>
      </w:del>
      <w:del w:id="2782" w:author="PR Preview" w:date="2026-01-01T00:00:00Z">
        <w:r>
          <w:delText xml:space="preserve"> </w:delText>
        </w:r>
      </w:del>
      <w:hyperlink w:anchor="eq-cv-estimate">
        <w:del w:id="2783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784" w:author="PR Preview" w:date="2026-01-01T00:00:00Z">
        <w:r>
          <w:delText xml:space="preserve">,</w:delText>
        </w:r>
      </w:del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and its factor</w:delText>
        </w:r>
      </w:del>
      <w:del w:id="278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788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23"/>
        </w:numPr>
      </w:pPr>
      <w:ins w:id="2789" w:author="PR Preview" w:date="2026-01-01T00:00:00Z">
        <w:r>
          <w:t xml:space="preserve">Hence each term</w:t>
        </w:r>
      </w:ins>
      <w:ins w:id="2790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791" w:author="PR Preview" w:date="2026-01-01T00:00:00Z">
        <w:r>
          <w:t xml:space="preserve"> </w:t>
        </w:r>
      </w:ins>
      <w:ins w:id="2792" w:author="PR Preview" w:date="2026-01-01T00:00:00Z">
        <w:r>
          <w:t xml:space="preserve">of</w:t>
        </w:r>
      </w:ins>
      <w:ins w:id="2793" w:author="PR Preview" w:date="2026-01-01T00:00:00Z">
        <w:r>
          <w:t xml:space="preserve"> </w:t>
        </w:r>
      </w:ins>
      <w:hyperlink w:anchor="eq-cv-estimate">
        <w:ins w:id="2794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795" w:author="PR Preview" w:date="2026-01-01T00:00:00Z">
        <w:r>
          <w:t xml:space="preserve"> </w:t>
        </w:r>
      </w:ins>
      <w:ins w:id="2796" w:author="PR Preview" w:date="2026-01-01T00:00:00Z">
        <w:r>
          <w:t xml:space="preserve">is the same</w:t>
        </w:r>
      </w:ins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for every fold assignment.</w:t>
        </w:r>
      </w:ins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(Each term depends only on the fitted model in step 4,</w:t>
        </w:r>
      </w:ins>
      <w:ins w:id="28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and</w:t>
        </w:r>
      </w:ins>
      <w:ins w:id="280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805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2806" w:author="PR Preview" w:date="2026-01-01T00:00:00Z">
        <w:r>
          <w:t xml:space="preserve">Therefore the sum over</w:t>
        </w:r>
      </w:ins>
      <w:ins w:id="280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in</w:t>
        </w:r>
      </w:ins>
      <w:ins w:id="2810" w:author="PR Preview" w:date="2026-01-01T00:00:00Z">
        <w:r>
          <w:t xml:space="preserve"> </w:t>
        </w:r>
      </w:ins>
      <w:hyperlink w:anchor="eq-cv-estimate">
        <w:ins w:id="2811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812" w:author="PR Preview" w:date="2026-01-01T00:00:00Z">
        <w:r>
          <w:t xml:space="preserve">,</w:t>
        </w:r>
      </w:ins>
      <w:ins w:id="2813" w:author="PR Preview" w:date="2026-01-01T00:00:00Z">
        <w:r>
          <w:t xml:space="preserve"> </w:t>
        </w:r>
      </w:ins>
      <w:ins w:id="2814" w:author="PR Preview" w:date="2026-01-01T00:00:00Z">
        <w:r>
          <w:t xml:space="preserve">and its factor</w:t>
        </w:r>
      </w:ins>
      <w:ins w:id="281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2816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3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del w:id="2817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\qquad(53)$$</w:delText>
        </w:r>
      </w:del>
      <w:bookmarkEnd w:id="304"/>
    </w:p>
    <w:p>
      <w:pPr>
        <w:pStyle w:val="FirstParagraph"/>
      </w:pPr>
      <w:del w:id="2818" w:author="PR Preview" w:date="2026-01-01T00:00:00Z">
        <w:r>
          <w:rPr>
            <w:i/>
            <w:iCs/>
          </w:rPr>
          <w:delText xml:space="preserve">Remark 29</w:delText>
        </w:r>
      </w:del>
      <w:del w:id="2819" w:author="PR Preview" w:date="2026-01-01T00:00:00Z">
        <w:r>
          <w:delText xml:space="preserve"> (The term vector of simple linear regression). </w:delText>
        </w:r>
      </w:del>
      <w:del w:id="2820" w:author="PR Preview" w:date="2026-01-01T00:00:00Z">
        <w:r>
          <w:delText xml:space="preserve">In simple linear regression the terms are</w:delText>
        </w:r>
      </w:del>
      <w:del w:id="2821" w:author="PR Preview" w:date="2026-01-01T00:00:00Z">
        <w:r>
          <w:delText xml:space="preserve"> </w:delText>
        </w:r>
      </w:del>
      <m:oMath>
        <m:r>
          <m:t>1</m:t>
        </m:r>
      </m:oMath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and</w:delText>
        </w:r>
      </w:del>
      <w:del w:id="2824" w:author="PR Preview" w:date="2026-01-01T00:00:00Z">
        <w:r>
          <w:delText xml:space="preserve"> </w:delText>
        </w:r>
      </w:del>
      <m:oMath>
        <m:r>
          <m:t>x</m:t>
        </m:r>
      </m:oMath>
      <w:del w:id="2825" w:author="PR Preview" w:date="2026-01-01T00:00:00Z">
        <w:r>
          <w:delText xml:space="preserve">,</w:delText>
        </w:r>
      </w:del>
      <w:del w:id="2826" w:author="PR Preview" w:date="2026-01-01T00:00:00Z">
        <w:r>
          <w:delText xml:space="preserve"> </w:delText>
        </w:r>
      </w:del>
      <w:del w:id="2827" w:author="PR Preview" w:date="2026-01-01T00:00:00Z">
        <w:r>
          <w:delText xml:space="preserve">so the</w:delText>
        </w:r>
      </w:del>
      <w:del w:id="2828" w:author="PR Preview" w:date="2026-01-01T00:00:00Z">
        <w:r>
          <w:delText xml:space="preserve"> </w:delText>
        </w:r>
      </w:del>
      <w:hyperlink w:anchor="def-term-vector">
        <w:del w:id="2829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$\mathord{\smash[b]{\underset{\raise.3ex\hbox{$\scriptstyle\sim$}}{t}}\vphantom{t}}_{i}$</w:delText>
        </w:r>
      </w:del>
      <w:del w:id="2832" w:author="PR Preview" w:date="2026-01-01T00:00:00Z">
        <w:r>
          <w:delText xml:space="preserve"> </w:delText>
        </w:r>
      </w:del>
      <w:del w:id="2833" w:author="PR Preview" w:date="2026-01-01T00:00:00Z">
        <w:r>
          <w:delText xml:space="preserve">is the</w:delText>
        </w:r>
      </w:del>
      <w:del w:id="2834" w:author="PR Preview" w:date="2026-01-01T00:00:00Z">
        <w:r>
          <w:delText xml:space="preserve"> </w:delText>
        </w:r>
      </w:del>
      <w:hyperlink r:id="rId314">
        <w:del w:id="2835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delText xml:space="preserve">$\mathord{\smash[b]{\underset{\raise.3ex\hbox{$\scriptstyle\sim$}}{x}}\vphantom{x}}_i$</w:delText>
        </w:r>
      </w:del>
      <w:del w:id="2838" w:author="PR Preview" w:date="2026-01-01T00:00:00Z">
        <w:r>
          <w:delText xml:space="preserve">.</w:delText>
        </w:r>
      </w:del>
    </w:p>
    <w:p>
      <w:pPr>
        <w:pStyle w:val="BodyText"/>
      </w:pPr>
      <w:bookmarkStart w:id="312" w:name="eq-term-vector"/>
      <w:ins w:id="2839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\qquad(56)$$</w:t>
        </w:r>
      </w:ins>
      <w:bookmarkEnd w:id="312"/>
    </w:p>
    <w:bookmarkEnd w:id="313"/>
    <w:bookmarkStart w:id="315" w:name="rem-term-vector"/>
    <w:p>
      <w:pPr>
        <w:pStyle w:val="FirstParagraph"/>
      </w:pPr>
      <w:ins w:id="2840" w:author="PR Preview" w:date="2026-01-01T00:00:00Z">
        <w:r>
          <w:rPr>
            <w:i/>
            <w:iCs/>
          </w:rPr>
          <w:t xml:space="preserve">Remark 30</w:t>
        </w:r>
      </w:ins>
      <w:ins w:id="2841" w:author="PR Preview" w:date="2026-01-01T00:00:00Z">
        <w:r>
          <w:t xml:space="preserve"> (The term vector of simple linear regression). </w:t>
        </w:r>
      </w:ins>
      <w:ins w:id="2842" w:author="PR Preview" w:date="2026-01-01T00:00:00Z">
        <w:r>
          <w:t xml:space="preserve">In simple linear regression the terms are</w:t>
        </w:r>
      </w:ins>
      <w:ins w:id="2843" w:author="PR Preview" w:date="2026-01-01T00:00:00Z">
        <w:r>
          <w:t xml:space="preserve"> </w:t>
        </w:r>
      </w:ins>
      <m:oMath>
        <m:r>
          <m:t>1</m:t>
        </m:r>
      </m:oMath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and</w:t>
        </w:r>
      </w:ins>
      <w:ins w:id="2846" w:author="PR Preview" w:date="2026-01-01T00:00:00Z">
        <w:r>
          <w:t xml:space="preserve"> </w:t>
        </w:r>
      </w:ins>
      <m:oMath>
        <m:r>
          <m:t>x</m:t>
        </m:r>
      </m:oMath>
      <w:ins w:id="2847" w:author="PR Preview" w:date="2026-01-01T00:00:00Z">
        <w:r>
          <w:t xml:space="preserve">,</w:t>
        </w:r>
      </w:ins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so the</w:t>
        </w:r>
      </w:ins>
      <w:ins w:id="2850" w:author="PR Preview" w:date="2026-01-01T00:00:00Z">
        <w:r>
          <w:t xml:space="preserve"> </w:t>
        </w:r>
      </w:ins>
      <w:hyperlink w:anchor="def-term-vector">
        <w:ins w:id="2851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2852" w:author="PR Preview" w:date="2026-01-01T00:00:00Z">
        <w:r>
          <w:t xml:space="preserve"> </w:t>
        </w:r>
      </w:ins>
      <w:ins w:id="2853" w:author="PR Preview" w:date="2026-01-01T00:00:00Z">
        <w:r>
          <w:t xml:space="preserve">$\mathord{\smash[b]{\underset{\raise.3ex\hbox{$\scriptstyle\sim$}}{t}}\vphantom{t}}_{i}$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is the</w:t>
        </w:r>
      </w:ins>
      <w:ins w:id="2856" w:author="PR Preview" w:date="2026-01-01T00:00:00Z">
        <w:r>
          <w:t xml:space="preserve"> </w:t>
        </w:r>
      </w:ins>
      <w:hyperlink r:id="rId314">
        <w:ins w:id="2857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$\mathord{\smash[b]{\underset{\raise.3ex\hbox{$\scriptstyle\sim$}}{x}}\vphantom{x}}_i$</w:t>
        </w:r>
      </w:ins>
      <w:ins w:id="2860" w:author="PR Preview" w:date="2026-01-01T00:00:00Z">
        <w:r>
          <w:t xml:space="preserve">.</w:t>
        </w:r>
      </w:ins>
    </w:p>
    <w:bookmarkEnd w:id="315"/>
    <w:bookmarkStart w:id="317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del w:id="2861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\qquad(54)$$</w:delText>
        </w:r>
      </w:del>
      <w:bookmarkEnd w:id="308"/>
    </w:p>
    <w:p>
      <w:pPr>
        <w:pStyle w:val="FirstParagraph"/>
      </w:pPr>
      <w:del w:id="2862" w:author="PR Preview" w:date="2026-01-01T00:00:00Z">
        <w:r>
          <w:rPr>
            <w:i/>
            <w:iCs/>
          </w:rPr>
          <w:delText xml:space="preserve">Remark 30</w:delText>
        </w:r>
      </w:del>
      <w:del w:id="2863" w:author="PR Preview" w:date="2026-01-01T00:00:00Z">
        <w:r>
          <w:delText xml:space="preserve"> (Source: Cross-product matrix (sum-of-squares and cross-products matrix)). </w:delText>
        </w:r>
      </w:del>
      <w:del w:id="2864" w:author="PR Preview" w:date="2026-01-01T00:00:00Z">
        <w:r>
          <w:delText xml:space="preserve">Also called a</w:delText>
        </w:r>
      </w:del>
      <w:del w:id="2865" w:author="PR Preview" w:date="2026-01-01T00:00:00Z">
        <w:r>
          <w:delText xml:space="preserve"> </w:delText>
        </w:r>
      </w:del>
      <w:del w:id="2866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[14], chap. </w:delText>
        </w:r>
      </w:del>
      <w:del w:id="2869" w:author="PR Preview" w:date="2026-01-01T00:00:00Z">
        <w:r>
          <w:delText xml:space="preserve">“Matrix Cross-Products”</w:delText>
        </w:r>
      </w:del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(see</w:delText>
        </w:r>
      </w:del>
      <w:del w:id="2872" w:author="PR Preview" w:date="2026-01-01T00:00:00Z">
        <w:r>
          <w:delText xml:space="preserve"> </w:delText>
        </w:r>
      </w:del>
      <w:hyperlink r:id="rId318">
        <w:del w:id="2873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2874" w:author="PR Preview" w:date="2026-01-01T00:00:00Z">
        <w:r>
          <w:delText xml:space="preserve">).</w:delText>
        </w:r>
      </w:del>
    </w:p>
    <w:p>
      <w:pPr>
        <w:pStyle w:val="BodyText"/>
      </w:pPr>
      <w:del w:id="2875" w:author="PR Preview" w:date="2026-01-01T00:00:00Z">
        <w:r>
          <w:rPr>
            <w:i/>
            <w:iCs/>
          </w:rPr>
          <w:delText xml:space="preserve">Remark 31</w:delText>
        </w:r>
      </w:del>
      <w:del w:id="2876" w:author="PR Preview" w:date="2026-01-01T00:00:00Z">
        <w:r>
          <w:delText xml:space="preserve"> (Cross-product matrix as a matrix product). </w:delText>
        </w:r>
      </w:del>
      <w:del w:id="2877" w:author="PR Preview" w:date="2026-01-01T00:00:00Z">
        <w:r>
          <w:delText xml:space="preserve">Let</w:delText>
        </w:r>
      </w:del>
      <w:del w:id="2878" w:author="PR Preview" w:date="2026-01-01T00:00:00Z">
        <w:r>
          <w:delText xml:space="preserve"> </w:delText>
        </w:r>
      </w:del>
      <m:oMath>
        <m:r>
          <m:t>D</m:t>
        </m:r>
      </m:oMath>
      <w:del w:id="2879" w:author="PR Preview" w:date="2026-01-01T00:00:00Z">
        <w:r>
          <w:delText xml:space="preserve"> </w:delText>
        </w:r>
      </w:del>
      <w:del w:id="2880" w:author="PR Preview" w:date="2026-01-01T00:00:00Z">
        <w:r>
          <w:delText xml:space="preserve">be the matrix whose rows are the transposed</w:delText>
        </w:r>
      </w:del>
      <w:del w:id="2881" w:author="PR Preview" w:date="2026-01-01T00:00:00Z">
        <w:r>
          <w:delText xml:space="preserve"> </w:delText>
        </w:r>
      </w:del>
      <w:hyperlink w:anchor="def-term-vector">
        <w:del w:id="2882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${\mathord{\smash[b]{\underset{\raise.3ex\hbox{$\scriptstyle\sim$}}{t}}\vphantom{t}}_{i}}^{\top}$</w:delText>
        </w:r>
      </w:del>
      <w:del w:id="2885" w:author="PR Preview" w:date="2026-01-01T00:00:00Z">
        <w:r>
          <w:delText xml:space="preserve">,</w:delText>
        </w:r>
      </w:del>
      <w:del w:id="288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887" w:author="PR Preview" w:date="2026-01-01T00:00:00Z">
        <w:r>
          <w:delText xml:space="preserve">.</w:delText>
        </w:r>
      </w:del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The cross-product matrix then equals the matrix product</w:delText>
        </w:r>
      </w:del>
    </w:p>
    <w:p>
      <w:pPr>
        <w:pStyle w:val="BodyText"/>
      </w:pPr>
      <w:bookmarkStart w:id="316" w:name="eq-cross-product-matrix"/>
      <w:ins w:id="2890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  </w:r>
      </w:ins>
      <w:bookmarkEnd w:id="316"/>
    </w:p>
    <w:bookmarkEnd w:id="317"/>
    <w:bookmarkStart w:id="319" w:name="rem-source-cross-product-matrix"/>
    <w:p>
      <w:pPr>
        <w:pStyle w:val="FirstParagraph"/>
      </w:pPr>
      <w:ins w:id="2891" w:author="PR Preview" w:date="2026-01-01T00:00:00Z">
        <w:r>
          <w:rPr>
            <w:i/>
            <w:iCs/>
          </w:rPr>
          <w:t xml:space="preserve">Remark 31</w:t>
        </w:r>
      </w:ins>
      <w:ins w:id="2892" w:author="PR Preview" w:date="2026-01-01T00:00:00Z">
        <w:r>
          <w:t xml:space="preserve"> (Source: Cross-product matrix (sum-of-squares and cross-products matrix)). </w:t>
        </w:r>
      </w:ins>
      <w:ins w:id="2893" w:author="PR Preview" w:date="2026-01-01T00:00:00Z">
        <w:r>
          <w:t xml:space="preserve">Also called a</w:t>
        </w:r>
      </w:ins>
      <w:ins w:id="2894" w:author="PR Preview" w:date="2026-01-01T00:00:00Z">
        <w:r>
          <w:t xml:space="preserve"> </w:t>
        </w:r>
      </w:ins>
      <w:ins w:id="2895" w:author="PR Preview" w:date="2026-01-01T00:00:00Z">
        <w:r>
          <w:rPr>
            <w:b/>
            <w:bCs/>
          </w:rPr>
          <w:t xml:space="preserve">sum-of-squares and cross-products matrix</w:t>
        </w:r>
      </w:ins>
      <w:ins w:id="2896" w:author="PR Preview" w:date="2026-01-01T00:00:00Z">
        <w:r>
          <w:t xml:space="preserve"> </w:t>
        </w:r>
      </w:ins>
      <w:ins w:id="2897" w:author="PR Preview" w:date="2026-01-01T00:00:00Z">
        <w:r>
          <w:t xml:space="preserve">[14], chap. </w:t>
        </w:r>
      </w:ins>
      <w:ins w:id="2898" w:author="PR Preview" w:date="2026-01-01T00:00:00Z">
        <w:r>
          <w:t xml:space="preserve">“Matrix Cross-Products”</w:t>
        </w:r>
      </w:ins>
      <w:ins w:id="2899" w:author="PR Preview" w:date="2026-01-01T00:00:00Z">
        <w:r>
          <w:t xml:space="preserve"> </w:t>
        </w:r>
      </w:ins>
      <w:ins w:id="2900" w:author="PR Preview" w:date="2026-01-01T00:00:00Z">
        <w:r>
          <w:t xml:space="preserve">(see</w:t>
        </w:r>
      </w:ins>
      <w:ins w:id="2901" w:author="PR Preview" w:date="2026-01-01T00:00:00Z">
        <w:r>
          <w:t xml:space="preserve"> </w:t>
        </w:r>
      </w:ins>
      <w:hyperlink r:id="rId318">
        <w:ins w:id="2902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2903" w:author="PR Preview" w:date="2026-01-01T00:00:00Z">
        <w:r>
          <w:t xml:space="preserve">).</w:t>
        </w:r>
      </w:ins>
    </w:p>
    <w:bookmarkEnd w:id="319"/>
    <w:bookmarkStart w:id="322" w:name="rem-cross-product-matrix"/>
    <w:p>
      <w:pPr>
        <w:pStyle w:val="BodyText"/>
      </w:pPr>
      <w:ins w:id="2904" w:author="PR Preview" w:date="2026-01-01T00:00:00Z">
        <w:r>
          <w:rPr>
            <w:i/>
            <w:iCs/>
          </w:rPr>
          <w:t xml:space="preserve">Remark 32</w:t>
        </w:r>
      </w:ins>
      <w:ins w:id="2905" w:author="PR Preview" w:date="2026-01-01T00:00:00Z">
        <w:r>
          <w:t xml:space="preserve"> (Cross-product matrix as a matrix product). </w:t>
        </w:r>
      </w:ins>
      <w:ins w:id="2906" w:author="PR Preview" w:date="2026-01-01T00:00:00Z">
        <w:r>
          <w:t xml:space="preserve">Let</w:t>
        </w:r>
      </w:ins>
      <w:ins w:id="2907" w:author="PR Preview" w:date="2026-01-01T00:00:00Z">
        <w:r>
          <w:t xml:space="preserve"> </w:t>
        </w:r>
      </w:ins>
      <m:oMath>
        <m:r>
          <m:t>D</m:t>
        </m:r>
      </m:oMath>
      <w:ins w:id="2908" w:author="PR Preview" w:date="2026-01-01T00:00:00Z">
        <w:r>
          <w:t xml:space="preserve"> </w:t>
        </w:r>
      </w:ins>
      <w:ins w:id="2909" w:author="PR Preview" w:date="2026-01-01T00:00:00Z">
        <w:r>
          <w:t xml:space="preserve">be the matrix whose rows are the transposed</w:t>
        </w:r>
      </w:ins>
      <w:ins w:id="2910" w:author="PR Preview" w:date="2026-01-01T00:00:00Z">
        <w:r>
          <w:t xml:space="preserve"> </w:t>
        </w:r>
      </w:ins>
      <w:hyperlink w:anchor="def-term-vector">
        <w:ins w:id="2911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912" w:author="PR Preview" w:date="2026-01-01T00:00:00Z">
        <w:r>
          <w:t xml:space="preserve"> </w:t>
        </w:r>
      </w:ins>
      <w:ins w:id="2913" w:author="PR Preview" w:date="2026-01-01T00:00:00Z">
        <w:r>
          <w:t xml:space="preserve">${\mathord{\smash[b]{\underset{\raise.3ex\hbox{$\scriptstyle\sim$}}{t}}\vphantom{t}}_{i}}^{\top}$</w:t>
        </w:r>
      </w:ins>
      <w:ins w:id="2914" w:author="PR Preview" w:date="2026-01-01T00:00:00Z">
        <w:r>
          <w:t xml:space="preserve">,</w:t>
        </w:r>
      </w:ins>
      <w:ins w:id="291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916" w:author="PR Preview" w:date="2026-01-01T00:00:00Z">
        <w:r>
          <w:t xml:space="preserve">.</w:t>
        </w:r>
      </w:ins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2"/>
    <w:bookmarkStart w:id="325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del w:id="2919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\qquad(55)$$</w:delText>
        </w:r>
      </w:del>
      <w:bookmarkEnd w:id="316"/>
    </w:p>
    <w:p>
      <w:pPr>
        <w:pStyle w:val="BodyText"/>
      </w:pPr>
      <w:bookmarkStart w:id="324" w:name="eq-leverage"/>
      <w:ins w:id="2920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  </w:r>
      </w:ins>
      <w:bookmarkEnd w:id="3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5"/>
    <w:bookmarkStart w:id="327" w:name="rem-source-leverage"/>
    <w:p>
      <w:pPr>
        <w:pStyle w:val="BodyText"/>
      </w:pPr>
      <w:del w:id="2921" w:author="PR Preview" w:date="2026-01-01T00:00:00Z">
        <w:r>
          <w:rPr>
            <w:i/>
            <w:iCs/>
          </w:rPr>
          <w:delText xml:space="preserve">Remark 32</w:delText>
        </w:r>
      </w:del>
      <w:del w:id="2922" w:author="PR Preview" w:date="2026-01-01T00:00:00Z">
        <w:r>
          <w:delText xml:space="preserve"> (Source: Leverage). </w:delText>
        </w:r>
      </w:del>
      <w:del w:id="2923" w:author="PR Preview" w:date="2026-01-01T00:00:00Z">
        <w:r>
          <w:delText xml:space="preserve">James et al. [6, Sec. 3.3.3]</w:delText>
        </w:r>
      </w:del>
      <w:del w:id="2924" w:author="PR Preview" w:date="2026-01-01T00:00:00Z">
        <w:r>
          <w:delText xml:space="preserve">,</w:delText>
        </w:r>
      </w:del>
      <w:del w:id="2925" w:author="PR Preview" w:date="2026-01-01T00:00:00Z">
        <w:r>
          <w:delText xml:space="preserve"> </w:delText>
        </w:r>
      </w:del>
      <w:del w:id="2926" w:author="PR Preview" w:date="2026-01-01T00:00:00Z">
        <w:r>
          <w:delText xml:space="preserve">written here with term vectors and the matrix</w:delText>
        </w:r>
      </w:del>
      <w:del w:id="2927" w:author="PR Preview" w:date="2026-01-01T00:00:00Z">
        <w:r>
          <w:delText xml:space="preserve"> </w:delText>
        </w:r>
      </w:del>
      <m:oMath>
        <m:r>
          <m:t>A</m:t>
        </m:r>
      </m:oMath>
      <w:del w:id="2928" w:author="PR Preview" w:date="2026-01-01T00:00:00Z">
        <w:r>
          <w:delText xml:space="preserve">,</w:delText>
        </w:r>
      </w:del>
      <w:del w:id="2929" w:author="PR Preview" w:date="2026-01-01T00:00:00Z">
        <w:r>
          <w:delText xml:space="preserve"> </w:delText>
        </w:r>
      </w:del>
      <w:del w:id="2930" w:author="PR Preview" w:date="2026-01-01T00:00:00Z">
        <w:r>
          <w:delText xml:space="preserve">as in</w:delText>
        </w:r>
      </w:del>
      <w:del w:id="2931" w:author="PR Preview" w:date="2026-01-01T00:00:00Z">
        <w:r>
          <w:delText xml:space="preserve"> </w:delText>
        </w:r>
      </w:del>
      <w:hyperlink r:id="rId326">
        <w:del w:id="2932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2933" w:author="PR Preview" w:date="2026-01-01T00:00:00Z">
        <w:r>
          <w:delText xml:space="preserve">.</w:delText>
        </w:r>
      </w:del>
    </w:p>
    <w:p>
      <w:pPr>
        <w:pStyle w:val="BodyText"/>
      </w:pPr>
      <w:del w:id="2934" w:author="PR Preview" w:date="2026-01-01T00:00:00Z">
        <w:r>
          <w:rPr>
            <w:b/>
            <w:bCs/>
          </w:rPr>
          <w:delText xml:space="preserve">Theorem 7 (Leave-one-out cross-validation for least squares)</w:delText>
        </w:r>
      </w:del>
      <w:del w:id="2935" w:author="PR Preview" w:date="2026-01-01T00:00:00Z">
        <w:r>
          <w:delText xml:space="preserve"> </w:delText>
        </w:r>
      </w:del>
      <w:del w:id="2936" w:author="PR Preview" w:date="2026-01-01T00:00:00Z">
        <w:r>
          <w:delText xml:space="preserve">For a linear model fitted by</w:delText>
        </w:r>
      </w:del>
      <w:del w:id="2937" w:author="PR Preview" w:date="2026-01-01T00:00:00Z">
        <w:r>
          <w:delText xml:space="preserve"> </w:delText>
        </w:r>
      </w:del>
      <w:hyperlink r:id="rId323">
        <w:del w:id="2938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2939" w:author="PR Preview" w:date="2026-01-01T00:00:00Z">
        <w:r>
          <w:delText xml:space="preserve"> </w:delText>
        </w:r>
      </w:del>
      <w:del w:id="2940" w:author="PR Preview" w:date="2026-01-01T00:00:00Z">
        <w:r>
          <w:delText xml:space="preserve">with every</w:delText>
        </w:r>
      </w:del>
      <w:del w:id="2941" w:author="PR Preview" w:date="2026-01-01T00:00:00Z">
        <w:r>
          <w:delText xml:space="preserve"> </w:delText>
        </w:r>
      </w:del>
      <w:hyperlink w:anchor="def-leverage">
        <w:del w:id="2942" w:author="PR Preview" w:date="2026-01-01T00:00:00Z">
          <w:r>
            <w:rPr>
              <w:rStyle w:val="Hyperlink"/>
            </w:rPr>
            <w:delText xml:space="preserve">leverage</w:delText>
          </w:r>
        </w:del>
      </w:hyperlink>
      <w:del w:id="294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del w:id="2944" w:author="PR Preview" w:date="2026-01-01T00:00:00Z">
        <w:r>
          <w:delText xml:space="preserve">,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the</w:delText>
        </w:r>
      </w:del>
      <w:del w:id="2947" w:author="PR Preview" w:date="2026-01-01T00:00:00Z">
        <w:r>
          <w:delText xml:space="preserve"> </w:delText>
        </w:r>
      </w:del>
      <w:hyperlink w:anchor="def-loocv">
        <w:del w:id="2948" w:author="PR Preview" w:date="2026-01-01T00:00:00Z">
          <w:r>
            <w:rPr>
              <w:rStyle w:val="Hyperlink"/>
            </w:rPr>
            <w:delText xml:space="preserve">leave-one-out estimate</w:delText>
          </w:r>
        </w:del>
      </w:hyperlink>
      <w:del w:id="2949" w:author="PR Preview" w:date="2026-01-01T00:00:00Z">
        <w:r>
          <w:delText xml:space="preserve"> </w:delText>
        </w:r>
      </w:del>
      <w:del w:id="2950" w:author="PR Preview" w:date="2026-01-01T00:00:00Z">
        <w:r>
          <w:delText xml:space="preserve">can be computed from the single fit to all</w:delText>
        </w:r>
      </w:del>
      <w:del w:id="2951" w:author="PR Preview" w:date="2026-01-01T00:00:00Z">
        <w:r>
          <w:delText xml:space="preserve"> </w:delText>
        </w:r>
      </w:del>
      <m:oMath>
        <m:r>
          <m:t>n</m:t>
        </m:r>
      </m:oMath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observations,</w:delText>
        </w:r>
      </w:del>
      <w:del w:id="2954" w:author="PR Preview" w:date="2026-01-01T00:00:00Z">
        <w:r>
          <w:delText xml:space="preserve"> </w:delText>
        </w:r>
      </w:del>
      <w:del w:id="2955" w:author="PR Preview" w:date="2026-01-01T00:00:00Z">
        <w:r>
          <w:delText xml:space="preserve">from its</w:delText>
        </w:r>
      </w:del>
      <w:del w:id="2956" w:author="PR Preview" w:date="2026-01-01T00:00:00Z">
        <w:r>
          <w:delText xml:space="preserve"> </w:delText>
        </w:r>
      </w:del>
      <w:hyperlink r:id="rId328">
        <w:del w:id="2957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29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2959" w:author="PR Preview" w:date="2026-01-01T00:00:00Z">
        <w:r>
          <w:delText xml:space="preserve">,</w:delText>
        </w:r>
      </w:del>
      <w:del w:id="2960" w:author="PR Preview" w:date="2026-01-01T00:00:00Z">
        <w:r>
          <w:delText xml:space="preserve"> </w:delText>
        </w:r>
      </w:del>
      <w:del w:id="2961" w:author="PR Preview" w:date="2026-01-01T00:00:00Z">
        <w:r>
          <w:delText xml:space="preserve">their</w:delText>
        </w:r>
      </w:del>
      <w:del w:id="2962" w:author="PR Preview" w:date="2026-01-01T00:00:00Z">
        <w:r>
          <w:delText xml:space="preserve"> </w:delText>
        </w:r>
      </w:del>
      <w:hyperlink r:id="rId59">
        <w:del w:id="2963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2964" w:author="PR Preview" w:date="2026-01-01T00:00:00Z">
        <w:r>
          <w:delText xml:space="preserve"> </w:delText>
        </w:r>
      </w:del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del w:id="2965" w:author="PR Preview" w:date="2026-01-01T00:00:00Z">
        <w:r>
          <w:delText xml:space="preserve">,</w:delText>
        </w:r>
      </w:del>
      <w:del w:id="2966" w:author="PR Preview" w:date="2026-01-01T00:00:00Z">
        <w:r>
          <w:delText xml:space="preserve"> </w:delText>
        </w:r>
      </w:del>
      <w:del w:id="2967" w:author="PR Preview" w:date="2026-01-01T00:00:00Z">
        <w:r>
          <w:delText xml:space="preserve">and the leverages:</w:delText>
        </w:r>
      </w:del>
    </w:p>
    <w:p>
      <w:pPr>
        <w:pStyle w:val="BodyText"/>
      </w:pPr>
      <w:ins w:id="2968" w:author="PR Preview" w:date="2026-01-01T00:00:00Z">
        <w:r>
          <w:rPr>
            <w:i/>
            <w:iCs/>
          </w:rPr>
          <w:t xml:space="preserve">Remark 33</w:t>
        </w:r>
      </w:ins>
      <w:ins w:id="2969" w:author="PR Preview" w:date="2026-01-01T00:00:00Z">
        <w:r>
          <w:t xml:space="preserve"> (Source: Leverage). </w:t>
        </w:r>
      </w:ins>
      <w:ins w:id="2970" w:author="PR Preview" w:date="2026-01-01T00:00:00Z">
        <w:r>
          <w:t xml:space="preserve">James et al. [6, Sec. 3.3.3]</w:t>
        </w:r>
      </w:ins>
      <w:ins w:id="2971" w:author="PR Preview" w:date="2026-01-01T00:00:00Z">
        <w:r>
          <w:t xml:space="preserve">,</w:t>
        </w:r>
      </w:ins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written here with term vectors and the matrix</w:t>
        </w:r>
      </w:ins>
      <w:ins w:id="2974" w:author="PR Preview" w:date="2026-01-01T00:00:00Z">
        <w:r>
          <w:t xml:space="preserve"> </w:t>
        </w:r>
      </w:ins>
      <m:oMath>
        <m:r>
          <m:t>A</m:t>
        </m:r>
      </m:oMath>
      <w:ins w:id="2975" w:author="PR Preview" w:date="2026-01-01T00:00:00Z">
        <w:r>
          <w:t xml:space="preserve">,</w:t>
        </w:r>
      </w:ins>
      <w:ins w:id="2976" w:author="PR Preview" w:date="2026-01-01T00:00:00Z">
        <w:r>
          <w:t xml:space="preserve"> </w:t>
        </w:r>
      </w:ins>
      <w:ins w:id="2977" w:author="PR Preview" w:date="2026-01-01T00:00:00Z">
        <w:r>
          <w:t xml:space="preserve">as in</w:t>
        </w:r>
      </w:ins>
      <w:ins w:id="2978" w:author="PR Preview" w:date="2026-01-01T00:00:00Z">
        <w:r>
          <w:t xml:space="preserve"> </w:t>
        </w:r>
      </w:ins>
      <w:hyperlink r:id="rId326">
        <w:ins w:id="2979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2980" w:author="PR Preview" w:date="2026-01-01T00:00:00Z">
        <w:r>
          <w:t xml:space="preserve">.</w:t>
        </w:r>
      </w:ins>
    </w:p>
    <w:bookmarkEnd w:id="327"/>
    <w:bookmarkStart w:id="330" w:name="thm-loocv-shortcut"/>
    <w:p>
      <w:pPr>
        <w:pStyle w:val="BodyText"/>
      </w:pPr>
      <w:ins w:id="2981" w:author="PR Preview" w:date="2026-01-01T00:00:00Z">
        <w:r>
          <w:rPr>
            <w:b/>
            <w:bCs/>
          </w:rPr>
          <w:t xml:space="preserve">Theorem 8 (Leave-one-out cross-validation for least squares)</w:t>
        </w:r>
      </w:ins>
      <w:ins w:id="2982" w:author="PR Preview" w:date="2026-01-01T00:00:00Z">
        <w:r>
          <w:t xml:space="preserve"> </w:t>
        </w:r>
      </w:ins>
      <w:ins w:id="2983" w:author="PR Preview" w:date="2026-01-01T00:00:00Z">
        <w:r>
          <w:t xml:space="preserve">For a linear model fitted by</w:t>
        </w:r>
      </w:ins>
      <w:ins w:id="2984" w:author="PR Preview" w:date="2026-01-01T00:00:00Z">
        <w:r>
          <w:t xml:space="preserve"> </w:t>
        </w:r>
      </w:ins>
      <w:hyperlink r:id="rId323">
        <w:ins w:id="2985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2986" w:author="PR Preview" w:date="2026-01-01T00:00:00Z">
        <w:r>
          <w:t xml:space="preserve"> </w:t>
        </w:r>
      </w:ins>
      <w:ins w:id="2987" w:author="PR Preview" w:date="2026-01-01T00:00:00Z">
        <w:r>
          <w:t xml:space="preserve">with every</w:t>
        </w:r>
      </w:ins>
      <w:ins w:id="2988" w:author="PR Preview" w:date="2026-01-01T00:00:00Z">
        <w:r>
          <w:t xml:space="preserve"> </w:t>
        </w:r>
      </w:ins>
      <w:hyperlink w:anchor="def-leverage">
        <w:ins w:id="2989" w:author="PR Preview" w:date="2026-01-01T00:00:00Z">
          <w:r>
            <w:rPr>
              <w:rStyle w:val="Hyperlink"/>
            </w:rPr>
            <w:t xml:space="preserve">leverage</w:t>
          </w:r>
        </w:ins>
      </w:hyperlink>
      <w:ins w:id="299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ins w:id="2991" w:author="PR Preview" w:date="2026-01-01T00:00:00Z">
        <w:r>
          <w:t xml:space="preserve">,</w:t>
        </w:r>
      </w:ins>
      <w:ins w:id="2992" w:author="PR Preview" w:date="2026-01-01T00:00:00Z">
        <w:r>
          <w:t xml:space="preserve"> </w:t>
        </w:r>
      </w:ins>
      <w:ins w:id="2993" w:author="PR Preview" w:date="2026-01-01T00:00:00Z">
        <w:r>
          <w:t xml:space="preserve">the</w:t>
        </w:r>
      </w:ins>
      <w:ins w:id="2994" w:author="PR Preview" w:date="2026-01-01T00:00:00Z">
        <w:r>
          <w:t xml:space="preserve"> </w:t>
        </w:r>
      </w:ins>
      <w:hyperlink w:anchor="def-loocv">
        <w:ins w:id="2995" w:author="PR Preview" w:date="2026-01-01T00:00:00Z">
          <w:r>
            <w:rPr>
              <w:rStyle w:val="Hyperlink"/>
            </w:rPr>
            <w:t xml:space="preserve">leave-one-out estimate</w:t>
          </w:r>
        </w:ins>
      </w:hyperlink>
      <w:ins w:id="2996" w:author="PR Preview" w:date="2026-01-01T00:00:00Z">
        <w:r>
          <w:t xml:space="preserve"> </w:t>
        </w:r>
      </w:ins>
      <w:ins w:id="2997" w:author="PR Preview" w:date="2026-01-01T00:00:00Z">
        <w:r>
          <w:t xml:space="preserve">can be computed from the single fit to all</w:t>
        </w:r>
      </w:ins>
      <w:ins w:id="2998" w:author="PR Preview" w:date="2026-01-01T00:00:00Z">
        <w:r>
          <w:t xml:space="preserve"> </w:t>
        </w:r>
      </w:ins>
      <m:oMath>
        <m:r>
          <m:t>n</m:t>
        </m:r>
      </m:oMath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observations,</w:t>
        </w:r>
      </w:ins>
      <w:ins w:id="3001" w:author="PR Preview" w:date="2026-01-01T00:00:00Z">
        <w:r>
          <w:t xml:space="preserve"> </w:t>
        </w:r>
      </w:ins>
      <w:ins w:id="3002" w:author="PR Preview" w:date="2026-01-01T00:00:00Z">
        <w:r>
          <w:t xml:space="preserve">from its</w:t>
        </w:r>
      </w:ins>
      <w:ins w:id="3003" w:author="PR Preview" w:date="2026-01-01T00:00:00Z">
        <w:r>
          <w:t xml:space="preserve"> </w:t>
        </w:r>
      </w:ins>
      <w:hyperlink r:id="rId328">
        <w:ins w:id="3004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30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3006" w:author="PR Preview" w:date="2026-01-01T00:00:00Z">
        <w:r>
          <w:t xml:space="preserve">,</w:t>
        </w:r>
      </w:ins>
      <w:ins w:id="3007" w:author="PR Preview" w:date="2026-01-01T00:00:00Z">
        <w:r>
          <w:t xml:space="preserve"> </w:t>
        </w:r>
      </w:ins>
      <w:ins w:id="3008" w:author="PR Preview" w:date="2026-01-01T00:00:00Z">
        <w:r>
          <w:t xml:space="preserve">their</w:t>
        </w:r>
      </w:ins>
      <w:ins w:id="3009" w:author="PR Preview" w:date="2026-01-01T00:00:00Z">
        <w:r>
          <w:t xml:space="preserve"> </w:t>
        </w:r>
      </w:ins>
      <w:hyperlink r:id="rId59">
        <w:ins w:id="3010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3011" w:author="PR Preview" w:date="2026-01-01T00:00:00Z">
        <w:r>
          <w:t xml:space="preserve"> </w:t>
        </w:r>
      </w:ins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ins w:id="3012" w:author="PR Preview" w:date="2026-01-01T00:00:00Z">
        <w:r>
          <w:t xml:space="preserve">,</w:t>
        </w:r>
      </w:ins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and the leverages:</w:t>
        </w:r>
      </w:ins>
    </w:p>
    <w:p>
      <w:pPr>
        <w:pStyle w:val="BodyText"/>
      </w:pPr>
      <w:bookmarkStart w:id="32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1" w:name="rem-source-loocv-shortcut"/>
    <w:p>
      <w:pPr>
        <w:pStyle w:val="BodyText"/>
      </w:pPr>
      <w:del w:id="3015" w:author="PR Preview" w:date="2026-01-01T00:00:00Z">
        <w:r>
          <w:rPr>
            <w:i/>
            <w:iCs/>
          </w:rPr>
          <w:delText xml:space="preserve">Remark 33</w:delText>
        </w:r>
      </w:del>
      <w:del w:id="3016" w:author="PR Preview" w:date="2026-01-01T00:00:00Z">
        <w:r>
          <w:delText xml:space="preserve"> (Source: Leave-one-out cross-validation for least squares). </w:delText>
        </w:r>
      </w:del>
      <w:del w:id="3017" w:author="PR Preview" w:date="2026-01-01T00:00:00Z">
        <w:r>
          <w:delText xml:space="preserve">James et al. [6, Sec. 5.1.2]</w:delText>
        </w:r>
      </w:del>
      <w:del w:id="3018" w:author="PR Preview" w:date="2026-01-01T00:00:00Z">
        <w:r>
          <w:delText xml:space="preserve"> </w:delText>
        </w:r>
      </w:del>
      <w:del w:id="3019" w:author="PR Preview" w:date="2026-01-01T00:00:00Z">
        <w:r>
          <w:delText xml:space="preserve">states this formula for least squares linear or polynomial regression,</w:delText>
        </w:r>
      </w:del>
      <w:del w:id="3020" w:author="PR Preview" w:date="2026-01-01T00:00:00Z">
        <w:r>
          <w:delText xml:space="preserve"> </w:delText>
        </w:r>
      </w:del>
      <w:del w:id="3021" w:author="PR Preview" w:date="2026-01-01T00:00:00Z">
        <w:r>
          <w:delText xml:space="preserve">and</w:delText>
        </w:r>
      </w:del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Hastie et al. [4, Sec. 7.10.1]</w:delText>
        </w:r>
      </w:del>
      <w:del w:id="3024" w:author="PR Preview" w:date="2026-01-01T00:00:00Z">
        <w:r>
          <w:delText xml:space="preserve"> </w:delText>
        </w:r>
      </w:del>
      <w:del w:id="3025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del w:id="3026" w:author="PR Preview" w:date="2026-01-01T00:00:00Z">
        <w:r>
          <w:rPr>
            <w:b/>
            <w:bCs/>
          </w:rPr>
          <w:delText xml:space="preserve">Example 37 (Leave-one-out cross-validation of the</w:delText>
        </w:r>
      </w:del>
      <w:del w:id="3027" w:author="PR Preview" w:date="2026-01-01T00:00:00Z">
        <w:r>
          <w:rPr>
            <w:b/>
            <w:bCs/>
          </w:rPr>
          <w:delText xml:space="preserve"> </w:delText>
        </w:r>
      </w:del>
      <w:del w:id="3028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3029" w:author="PR Preview" w:date="2026-01-01T00:00:00Z">
        <w:r>
          <w:rPr>
            <w:b/>
            <w:bCs/>
          </w:rPr>
          <w:delText xml:space="preserve"> </w:delText>
        </w:r>
      </w:del>
      <w:del w:id="3030" w:author="PR Preview" w:date="2026-01-01T00:00:00Z">
        <w:r>
          <w:rPr>
            <w:b/>
            <w:bCs/>
          </w:rPr>
          <w:delText xml:space="preserve">polynomials)</w:delText>
        </w:r>
      </w:del>
      <w:del w:id="3031" w:author="PR Preview" w:date="2026-01-01T00:00:00Z">
        <w:r>
          <w:delText xml:space="preserve"> </w:delText>
        </w:r>
      </w:del>
      <w:del w:id="3032" w:author="PR Preview" w:date="2026-01-01T00:00:00Z">
        <w:r>
          <w:delText xml:space="preserve">This example computes</w:delText>
        </w:r>
      </w:del>
      <w:del w:id="303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3034" w:author="PR Preview" w:date="2026-01-01T00:00:00Z">
        <w:r>
          <w:delText xml:space="preserve"> </w:delText>
        </w:r>
      </w:del>
      <w:del w:id="3035" w:author="PR Preview" w:date="2026-01-01T00:00:00Z">
        <w:r>
          <w:delText xml:space="preserve">for the four</w:delText>
        </w:r>
      </w:del>
      <w:del w:id="3036" w:author="PR Preview" w:date="2026-01-01T00:00:00Z">
        <w:r>
          <w:delText xml:space="preserve"> </w:delText>
        </w:r>
      </w:del>
      <w:del w:id="3037" w:author="PR Preview" w:date="2026-01-01T00:00:00Z">
        <w:r>
          <w:rPr>
            <w:rStyle w:val="VerbatimChar"/>
          </w:rPr>
          <w:delText xml:space="preserve">mtcars</w:delText>
        </w:r>
      </w:del>
      <w:del w:id="3038" w:author="PR Preview" w:date="2026-01-01T00:00:00Z">
        <w:r>
          <w:delText xml:space="preserve"> </w:delText>
        </w:r>
      </w:del>
      <w:del w:id="3039" w:author="PR Preview" w:date="2026-01-01T00:00:00Z">
        <w:r>
          <w:delText xml:space="preserve">polynomials</w:delText>
        </w:r>
      </w:del>
      <w:del w:id="3040" w:author="PR Preview" w:date="2026-01-01T00:00:00Z">
        <w:r>
          <w:delText xml:space="preserve"> </w:delText>
        </w:r>
      </w:del>
      <w:del w:id="3041" w:author="PR Preview" w:date="2026-01-01T00:00:00Z">
        <w:r>
          <w:delText xml:space="preserve">of</w:delText>
        </w:r>
      </w:del>
      <w:del w:id="3042" w:author="PR Preview" w:date="2026-01-01T00:00:00Z">
        <w:r>
          <w:delText xml:space="preserve"> </w:delText>
        </w:r>
      </w:del>
      <w:hyperlink w:anchor="exr-overfitting">
        <w:del w:id="304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044" w:author="PR Preview" w:date="2026-01-01T00:00:00Z">
        <w:r>
          <w:delText xml:space="preserve"> </w:delText>
        </w:r>
      </w:del>
      <w:del w:id="3045" w:author="PR Preview" w:date="2026-01-01T00:00:00Z">
        <w:r>
          <w:delText xml:space="preserve">in two ways:</w:delText>
        </w:r>
      </w:del>
      <w:del w:id="3046" w:author="PR Preview" w:date="2026-01-01T00:00:00Z">
        <w:r>
          <w:delText xml:space="preserve"> </w:delText>
        </w:r>
      </w:del>
      <w:del w:id="3047" w:author="PR Preview" w:date="2026-01-01T00:00:00Z">
        <w:r>
          <w:delText xml:space="preserve">by fitting each model 32 times, as in</w:delText>
        </w:r>
      </w:del>
      <w:del w:id="3048" w:author="PR Preview" w:date="2026-01-01T00:00:00Z">
        <w:r>
          <w:delText xml:space="preserve"> </w:delText>
        </w:r>
      </w:del>
      <w:hyperlink w:anchor="eq-loocv">
        <w:del w:id="3049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3050" w:author="PR Preview" w:date="2026-01-01T00:00:00Z">
        <w:r>
          <w:delText xml:space="preserve">,</w:delText>
        </w:r>
      </w:del>
      <w:del w:id="3051" w:author="PR Preview" w:date="2026-01-01T00:00:00Z">
        <w:r>
          <w:delText xml:space="preserve"> </w:delText>
        </w:r>
      </w:del>
      <w:del w:id="3052" w:author="PR Preview" w:date="2026-01-01T00:00:00Z">
        <w:r>
          <w:delText xml:space="preserve">and by the single-fit formula of</w:delText>
        </w:r>
      </w:del>
      <w:del w:id="3053" w:author="PR Preview" w:date="2026-01-01T00:00:00Z">
        <w:r>
          <w:delText xml:space="preserve"> </w:delText>
        </w:r>
      </w:del>
      <w:hyperlink w:anchor="thm-loocv-shortcut">
        <w:del w:id="3054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055" w:author="PR Preview" w:date="2026-01-01T00:00:00Z">
        <w:r>
          <w:delText xml:space="preserve">,</w:delText>
        </w:r>
      </w:del>
      <w:del w:id="3056" w:author="PR Preview" w:date="2026-01-01T00:00:00Z">
        <w:r>
          <w:delText xml:space="preserve"> </w:delText>
        </w:r>
      </w:del>
      <w:del w:id="3057" w:author="PR Preview" w:date="2026-01-01T00:00:00Z">
        <w:r>
          <w:delText xml:space="preserve">with the leverages from</w:delText>
        </w:r>
      </w:del>
      <w:del w:id="3058" w:author="PR Preview" w:date="2026-01-01T00:00:00Z">
        <w:r>
          <w:delText xml:space="preserve"> </w:delText>
        </w:r>
      </w:del>
      <w:del w:id="3059" w:author="PR Preview" w:date="2026-01-01T00:00:00Z">
        <w:r>
          <w:rPr>
            <w:rStyle w:val="VerbatimChar"/>
          </w:rPr>
          <w:delText xml:space="preserve">hatvalues()</w:delText>
        </w:r>
      </w:del>
      <w:del w:id="3060" w:author="PR Preview" w:date="2026-01-01T00:00:00Z">
        <w:r>
          <w:delText xml:space="preserve">.</w:delText>
        </w:r>
      </w:del>
    </w:p>
    <w:p>
      <w:pPr>
        <w:pStyle w:val="BodyText"/>
      </w:pPr>
      <w:ins w:id="3061" w:author="PR Preview" w:date="2026-01-01T00:00:00Z">
        <w:r>
          <w:rPr>
            <w:i/>
            <w:iCs/>
          </w:rPr>
          <w:t xml:space="preserve">Remark 34</w:t>
        </w:r>
      </w:ins>
      <w:ins w:id="3062" w:author="PR Preview" w:date="2026-01-01T00:00:00Z">
        <w:r>
          <w:t xml:space="preserve"> (Source: Leave-one-out cross-validation for least squares). </w:t>
        </w:r>
      </w:ins>
      <w:ins w:id="3063" w:author="PR Preview" w:date="2026-01-01T00:00:00Z">
        <w:r>
          <w:t xml:space="preserve">James et al. [6, Sec. 5.1.2]</w:t>
        </w:r>
      </w:ins>
      <w:ins w:id="3064" w:author="PR Preview" w:date="2026-01-01T00:00:00Z">
        <w:r>
          <w:t xml:space="preserve"> </w:t>
        </w:r>
      </w:ins>
      <w:ins w:id="3065" w:author="PR Preview" w:date="2026-01-01T00:00:00Z">
        <w:r>
          <w:t xml:space="preserve">states this formula for least squares linear or polynomial regression,</w:t>
        </w:r>
      </w:ins>
      <w:ins w:id="3066" w:author="PR Preview" w:date="2026-01-01T00:00:00Z">
        <w:r>
          <w:t xml:space="preserve"> </w:t>
        </w:r>
      </w:ins>
      <w:ins w:id="3067" w:author="PR Preview" w:date="2026-01-01T00:00:00Z">
        <w:r>
          <w:t xml:space="preserve">and</w:t>
        </w:r>
      </w:ins>
      <w:ins w:id="3068" w:author="PR Preview" w:date="2026-01-01T00:00:00Z">
        <w:r>
          <w:t xml:space="preserve"> </w:t>
        </w:r>
      </w:ins>
      <w:ins w:id="3069" w:author="PR Preview" w:date="2026-01-01T00:00:00Z">
        <w:r>
          <w:t xml:space="preserve">Hastie et al. [4, Sec. 7.10.1]</w:t>
        </w:r>
      </w:ins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for many linear fitting methods.</w:t>
        </w:r>
      </w:ins>
    </w:p>
    <w:bookmarkEnd w:id="331"/>
    <w:bookmarkStart w:id="332" w:name="exm-loocv-shortcut"/>
    <w:p>
      <w:pPr>
        <w:pStyle w:val="BodyText"/>
      </w:pPr>
      <w:ins w:id="3072" w:author="PR Preview" w:date="2026-01-01T00:00:00Z">
        <w:r>
          <w:rPr>
            <w:b/>
            <w:bCs/>
          </w:rPr>
          <w:t xml:space="preserve">Example 37 (Leave-one-out cross-validation of the</w:t>
        </w:r>
      </w:ins>
      <w:ins w:id="3073" w:author="PR Preview" w:date="2026-01-01T00:00:00Z">
        <w:r>
          <w:rPr>
            <w:b/>
            <w:bCs/>
          </w:rPr>
          <w:t xml:space="preserve"> </w:t>
        </w:r>
      </w:ins>
      <w:ins w:id="307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3075" w:author="PR Preview" w:date="2026-01-01T00:00:00Z">
        <w:r>
          <w:rPr>
            <w:b/>
            <w:bCs/>
          </w:rPr>
          <w:t xml:space="preserve"> </w:t>
        </w:r>
      </w:ins>
      <w:ins w:id="3076" w:author="PR Preview" w:date="2026-01-01T00:00:00Z">
        <w:r>
          <w:rPr>
            <w:b/>
            <w:bCs/>
          </w:rPr>
          <w:t xml:space="preserve">polynomials)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This example computes</w:t>
        </w:r>
      </w:ins>
      <w:ins w:id="307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3080" w:author="PR Preview" w:date="2026-01-01T00:00:00Z">
        <w:r>
          <w:t xml:space="preserve"> </w:t>
        </w:r>
      </w:ins>
      <w:ins w:id="3081" w:author="PR Preview" w:date="2026-01-01T00:00:00Z">
        <w:r>
          <w:t xml:space="preserve">for the four</w:t>
        </w:r>
      </w:ins>
      <w:ins w:id="3082" w:author="PR Preview" w:date="2026-01-01T00:00:00Z">
        <w:r>
          <w:t xml:space="preserve"> </w:t>
        </w:r>
      </w:ins>
      <w:ins w:id="3083" w:author="PR Preview" w:date="2026-01-01T00:00:00Z">
        <w:r>
          <w:rPr>
            <w:rStyle w:val="VerbatimChar"/>
          </w:rPr>
          <w:t xml:space="preserve">mtcars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polynomials</w:t>
        </w:r>
      </w:ins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of</w:t>
        </w:r>
      </w:ins>
      <w:ins w:id="3088" w:author="PR Preview" w:date="2026-01-01T00:00:00Z">
        <w:r>
          <w:t xml:space="preserve"> </w:t>
        </w:r>
      </w:ins>
      <w:hyperlink w:anchor="exr-overfitting">
        <w:ins w:id="308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in two ways: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by fitting each model 32 times, as in</w:t>
        </w:r>
      </w:ins>
      <w:ins w:id="3094" w:author="PR Preview" w:date="2026-01-01T00:00:00Z">
        <w:r>
          <w:t xml:space="preserve"> </w:t>
        </w:r>
      </w:ins>
      <w:hyperlink w:anchor="eq-loocv">
        <w:ins w:id="3095" w:author="PR Preview" w:date="2026-01-01T00:00:00Z">
          <w:r>
            <w:rPr>
              <w:rStyle w:val="Hyperlink"/>
            </w:rPr>
            <w:t xml:space="preserve">Equation 55</w:t>
          </w:r>
        </w:ins>
      </w:hyperlink>
      <w:ins w:id="3096" w:author="PR Preview" w:date="2026-01-01T00:00:00Z">
        <w:r>
          <w:t xml:space="preserve">,</w:t>
        </w:r>
      </w:ins>
      <w:ins w:id="3097" w:author="PR Preview" w:date="2026-01-01T00:00:00Z">
        <w:r>
          <w:t xml:space="preserve"> </w:t>
        </w:r>
      </w:ins>
      <w:ins w:id="3098" w:author="PR Preview" w:date="2026-01-01T00:00:00Z">
        <w:r>
          <w:t xml:space="preserve">and by the single-fit formula of</w:t>
        </w:r>
      </w:ins>
      <w:ins w:id="3099" w:author="PR Preview" w:date="2026-01-01T00:00:00Z">
        <w:r>
          <w:t xml:space="preserve"> </w:t>
        </w:r>
      </w:ins>
      <w:hyperlink w:anchor="thm-loocv-shortcut">
        <w:ins w:id="310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101" w:author="PR Preview" w:date="2026-01-01T00:00:00Z">
        <w:r>
          <w:t xml:space="preserve">,</w:t>
        </w:r>
      </w:ins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with the leverages from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rPr>
            <w:rStyle w:val="VerbatimChar"/>
          </w:rPr>
          <w:t xml:space="preserve">hatvalues()</w:t>
        </w:r>
      </w:ins>
      <w:ins w:id="310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2"/>
    <w:bookmarkStart w:id="333" w:name="rem-loocv"/>
    <w:p>
      <w:pPr>
        <w:pStyle w:val="BodyText"/>
      </w:pPr>
      <w:del w:id="3107" w:author="PR Preview" w:date="2026-01-01T00:00:00Z">
        <w:r>
          <w:rPr>
            <w:i/>
            <w:iCs/>
          </w:rPr>
          <w:delText xml:space="preserve">Remark 34</w:delText>
        </w:r>
      </w:del>
      <w:del w:id="3108" w:author="PR Preview" w:date="2026-01-01T00:00:00Z">
        <w:r>
          <w:delText xml:space="preserve"> (When to use leave-one-out cross-validation). </w:delText>
        </w:r>
      </w:del>
      <w:del w:id="3109" w:author="PR Preview" w:date="2026-01-01T00:00:00Z">
        <w:r>
          <w:delText xml:space="preserve">LOOCV is the</w:delText>
        </w:r>
      </w:del>
      <w:del w:id="311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111" w:author="PR Preview" w:date="2026-01-01T00:00:00Z">
        <w:r>
          <w:delText xml:space="preserve"> </w:delText>
        </w:r>
      </w:del>
      <w:del w:id="3112" w:author="PR Preview" w:date="2026-01-01T00:00:00Z">
        <w:r>
          <w:delText xml:space="preserve">end of</w:delText>
        </w:r>
      </w:del>
      <w:del w:id="3113" w:author="PR Preview" w:date="2026-01-01T00:00:00Z">
        <w:r>
          <w:delText xml:space="preserve"> </w:delText>
        </w:r>
      </w:del>
      <w:hyperlink w:anchor="rem-choosing-k">
        <w:del w:id="3114" w:author="PR Preview" w:date="2026-01-01T00:00:00Z">
          <w:r>
            <w:rPr>
              <w:rStyle w:val="Hyperlink"/>
            </w:rPr>
            <w:delText xml:space="preserve">Remark 28</w:delText>
          </w:r>
        </w:del>
      </w:hyperlink>
      <w:del w:id="3115" w:author="PR Preview" w:date="2026-01-01T00:00:00Z">
        <w:r>
          <w:delText xml:space="preserve">.</w:delText>
        </w:r>
      </w:del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By</w:delText>
        </w:r>
      </w:del>
      <w:del w:id="3118" w:author="PR Preview" w:date="2026-01-01T00:00:00Z">
        <w:r>
          <w:delText xml:space="preserve"> </w:delText>
        </w:r>
      </w:del>
      <w:hyperlink w:anchor="rem-cv-estimate">
        <w:del w:id="3119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3120" w:author="PR Preview" w:date="2026-01-01T00:00:00Z">
        <w:r>
          <w:delText xml:space="preserve">,</w:delText>
        </w:r>
      </w:del>
      <w:del w:id="312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estimates</w:delText>
        </w:r>
      </w:del>
      <w:del w:id="312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3125" w:author="PR Preview" w:date="2026-01-01T00:00:00Z">
        <w:r>
          <w:delText xml:space="preserve"> </w:delText>
        </w:r>
      </w:del>
      <w:del w:id="3126" w:author="PR Preview" w:date="2026-01-01T00:00:00Z">
        <w:r>
          <w:delText xml:space="preserve">for the fitting procedure</w:delText>
        </w:r>
      </w:del>
      <w:del w:id="3127" w:author="PR Preview" w:date="2026-01-01T00:00:00Z">
        <w:r>
          <w:delText xml:space="preserve"> </w:delText>
        </w:r>
      </w:del>
      <m:oMath>
        <m:r>
          <m:t>g</m:t>
        </m:r>
      </m:oMath>
      <w:del w:id="3128" w:author="PR Preview" w:date="2026-01-01T00:00:00Z">
        <w:r>
          <w:delText xml:space="preserve">:</w:delText>
        </w:r>
      </w:del>
      <w:del w:id="3129" w:author="PR Preview" w:date="2026-01-01T00:00:00Z">
        <w:r>
          <w:delText xml:space="preserve"> </w:delText>
        </w:r>
      </w:del>
      <w:del w:id="3130" w:author="PR Preview" w:date="2026-01-01T00:00:00Z">
        <w:r>
          <w:delText xml:space="preserve">each</w:delText>
        </w:r>
      </w:del>
      <w:del w:id="3131" w:author="PR Preview" w:date="2026-01-01T00:00:00Z">
        <w:r>
          <w:delText xml:space="preserve"> </w:delText>
        </w:r>
      </w:del>
      <w:hyperlink w:anchor="def-fitted-model">
        <w:del w:id="313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is fitted to</w:delText>
        </w:r>
      </w:del>
      <w:del w:id="313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observations,</w:delText>
        </w:r>
      </w:del>
      <w:del w:id="3138" w:author="PR Preview" w:date="2026-01-01T00:00:00Z">
        <w:r>
          <w:delText xml:space="preserve"> </w:delText>
        </w:r>
      </w:del>
      <w:del w:id="3139" w:author="PR Preview" w:date="2026-01-01T00:00:00Z">
        <w:r>
          <w:delText xml:space="preserve">so the bias of</w:delText>
        </w:r>
      </w:del>
      <w:del w:id="31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as an estimate of</w:delText>
        </w:r>
      </w:del>
      <w:del w:id="314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is the smallest of any</w:delText>
        </w:r>
      </w:del>
      <w:del w:id="3146" w:author="PR Preview" w:date="2026-01-01T00:00:00Z">
        <w:r>
          <w:delText xml:space="preserve"> </w:delText>
        </w:r>
      </w:del>
      <m:oMath>
        <m:r>
          <m:t>k</m:t>
        </m:r>
      </m:oMath>
      <w:del w:id="3147" w:author="PR Preview" w:date="2026-01-01T00:00:00Z">
        <w:r>
          <w:delText xml:space="preserve">.</w:delText>
        </w:r>
      </w:del>
      <w:del w:id="3148" w:author="PR Preview" w:date="2026-01-01T00:00:00Z">
        <w:r>
          <w:delText xml:space="preserve"> </w:delText>
        </w:r>
      </w:del>
      <w:del w:id="3149" w:author="PR Preview" w:date="2026-01-01T00:00:00Z">
        <w:r>
          <w:delText xml:space="preserve">But the</w:delText>
        </w:r>
      </w:del>
      <w:del w:id="3150" w:author="PR Preview" w:date="2026-01-01T00:00:00Z">
        <w:r>
          <w:delText xml:space="preserve"> </w:delText>
        </w:r>
      </w:del>
      <m:oMath>
        <m:r>
          <m:t>n</m:t>
        </m:r>
      </m:oMath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training sets are nearly identical,</w:delText>
        </w:r>
      </w:del>
      <w:del w:id="3153" w:author="PR Preview" w:date="2026-01-01T00:00:00Z">
        <w:r>
          <w:delText xml:space="preserve"> </w:delText>
        </w:r>
      </w:del>
      <w:del w:id="3154" w:author="PR Preview" w:date="2026-01-01T00:00:00Z">
        <w:r>
          <w:delText xml:space="preserve">so the variance of</w:delText>
        </w:r>
      </w:del>
      <w:del w:id="315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3156" w:author="PR Preview" w:date="2026-01-01T00:00:00Z">
        <w:r>
          <w:delText xml:space="preserve"> </w:delText>
        </w:r>
      </w:del>
      <w:del w:id="3157" w:author="PR Preview" w:date="2026-01-01T00:00:00Z">
        <w:r>
          <w:delText xml:space="preserve">can be larger than that of 5- or 10-fold cross-validation</w:delText>
        </w:r>
      </w:del>
      <w:del w:id="3158" w:author="PR Preview" w:date="2026-01-01T00:00:00Z">
        <w:r>
          <w:delText xml:space="preserve"> </w:delText>
        </w:r>
      </w:del>
      <w:del w:id="3159" w:author="PR Preview" w:date="2026-01-01T00:00:00Z">
        <w:r>
          <w:delText xml:space="preserve">[6, Sec. 5.1.4]</w:delText>
        </w:r>
      </w:del>
      <w:del w:id="3160" w:author="PR Preview" w:date="2026-01-01T00:00:00Z">
        <w:r>
          <w:delText xml:space="preserve">.</w:delText>
        </w:r>
      </w:del>
      <w:del w:id="3161" w:author="PR Preview" w:date="2026-01-01T00:00:00Z">
        <w:r>
          <w:delText xml:space="preserve"> </w:delText>
        </w:r>
      </w:del>
      <w:del w:id="3162" w:author="PR Preview" w:date="2026-01-01T00:00:00Z">
        <w:r>
          <w:delText xml:space="preserve">For least squares fits,</w:delText>
        </w:r>
      </w:del>
      <w:del w:id="3163" w:author="PR Preview" w:date="2026-01-01T00:00:00Z">
        <w:r>
          <w:delText xml:space="preserve"> </w:delText>
        </w:r>
      </w:del>
      <w:hyperlink w:anchor="thm-loocv-shortcut">
        <w:del w:id="3164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computes LOOCV from a single fit;</w:delText>
        </w:r>
      </w:del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for most other fitting methods,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LOOCV requires</w:delText>
        </w:r>
      </w:del>
      <w:del w:id="3171" w:author="PR Preview" w:date="2026-01-01T00:00:00Z">
        <w:r>
          <w:delText xml:space="preserve"> </w:delText>
        </w:r>
      </w:del>
      <m:oMath>
        <m:r>
          <m:t>n</m:t>
        </m:r>
      </m:oMath>
      <w:del w:id="3172" w:author="PR Preview" w:date="2026-01-01T00:00:00Z">
        <w:r>
          <w:delText xml:space="preserve"> </w:delText>
        </w:r>
      </w:del>
      <w:del w:id="3173" w:author="PR Preview" w:date="2026-01-01T00:00:00Z">
        <w:r>
          <w:delText xml:space="preserve">fits.</w:delText>
        </w:r>
      </w:del>
    </w:p>
    <w:p>
      <w:pPr>
        <w:pStyle w:val="BodyText"/>
      </w:pPr>
      <w:ins w:id="3174" w:author="PR Preview" w:date="2026-01-01T00:00:00Z">
        <w:r>
          <w:rPr>
            <w:i/>
            <w:iCs/>
          </w:rPr>
          <w:t xml:space="preserve">Remark 35</w:t>
        </w:r>
      </w:ins>
      <w:ins w:id="3175" w:author="PR Preview" w:date="2026-01-01T00:00:00Z">
        <w:r>
          <w:t xml:space="preserve"> (When to use leave-one-out cross-validation). </w:t>
        </w:r>
      </w:ins>
      <w:ins w:id="3176" w:author="PR Preview" w:date="2026-01-01T00:00:00Z">
        <w:r>
          <w:t xml:space="preserve">LOOCV is the</w:t>
        </w:r>
      </w:ins>
      <w:ins w:id="317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178" w:author="PR Preview" w:date="2026-01-01T00:00:00Z">
        <w:r>
          <w:t xml:space="preserve"> </w:t>
        </w:r>
      </w:ins>
      <w:ins w:id="3179" w:author="PR Preview" w:date="2026-01-01T00:00:00Z">
        <w:r>
          <w:t xml:space="preserve">end of</w:t>
        </w:r>
      </w:ins>
      <w:ins w:id="3180" w:author="PR Preview" w:date="2026-01-01T00:00:00Z">
        <w:r>
          <w:t xml:space="preserve"> </w:t>
        </w:r>
      </w:ins>
      <w:hyperlink w:anchor="rem-choosing-k">
        <w:ins w:id="3181" w:author="PR Preview" w:date="2026-01-01T00:00:00Z">
          <w:r>
            <w:rPr>
              <w:rStyle w:val="Hyperlink"/>
            </w:rPr>
            <w:t xml:space="preserve">Remark 29</w:t>
          </w:r>
        </w:ins>
      </w:hyperlink>
      <w:ins w:id="3182" w:author="PR Preview" w:date="2026-01-01T00:00:00Z">
        <w:r>
          <w:t xml:space="preserve">.</w:t>
        </w:r>
      </w:ins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By</w:t>
        </w:r>
      </w:ins>
      <w:ins w:id="3185" w:author="PR Preview" w:date="2026-01-01T00:00:00Z">
        <w:r>
          <w:t xml:space="preserve"> </w:t>
        </w:r>
      </w:ins>
      <w:hyperlink w:anchor="rem-cv-estimate">
        <w:ins w:id="3186" w:author="PR Preview" w:date="2026-01-01T00:00:00Z">
          <w:r>
            <w:rPr>
              <w:rStyle w:val="Hyperlink"/>
            </w:rPr>
            <w:t xml:space="preserve">Remark 28</w:t>
          </w:r>
        </w:ins>
      </w:hyperlink>
      <w:ins w:id="3187" w:author="PR Preview" w:date="2026-01-01T00:00:00Z">
        <w:r>
          <w:t xml:space="preserve">,</w:t>
        </w:r>
      </w:ins>
      <w:ins w:id="318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3189" w:author="PR Preview" w:date="2026-01-01T00:00:00Z">
        <w:r>
          <w:t xml:space="preserve"> </w:t>
        </w:r>
      </w:ins>
      <w:ins w:id="3190" w:author="PR Preview" w:date="2026-01-01T00:00:00Z">
        <w:r>
          <w:t xml:space="preserve">estimates</w:t>
        </w:r>
      </w:ins>
      <w:ins w:id="319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for the fitting procedure</w:t>
        </w:r>
      </w:ins>
      <w:ins w:id="3194" w:author="PR Preview" w:date="2026-01-01T00:00:00Z">
        <w:r>
          <w:t xml:space="preserve"> </w:t>
        </w:r>
      </w:ins>
      <m:oMath>
        <m:r>
          <m:t>g</m:t>
        </m:r>
      </m:oMath>
      <w:ins w:id="3195" w:author="PR Preview" w:date="2026-01-01T00:00:00Z">
        <w:r>
          <w:t xml:space="preserve">:</w:t>
        </w:r>
      </w:ins>
      <w:ins w:id="3196" w:author="PR Preview" w:date="2026-01-01T00:00:00Z">
        <w:r>
          <w:t xml:space="preserve"> </w:t>
        </w:r>
      </w:ins>
      <w:ins w:id="3197" w:author="PR Preview" w:date="2026-01-01T00:00:00Z">
        <w:r>
          <w:t xml:space="preserve">each</w:t>
        </w:r>
      </w:ins>
      <w:ins w:id="3198" w:author="PR Preview" w:date="2026-01-01T00:00:00Z">
        <w:r>
          <w:t xml:space="preserve"> </w:t>
        </w:r>
      </w:ins>
      <w:hyperlink w:anchor="def-fitted-model">
        <w:ins w:id="319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200" w:author="PR Preview" w:date="2026-01-01T00:00:00Z">
        <w:r>
          <w:t xml:space="preserve"> </w:t>
        </w:r>
      </w:ins>
      <w:ins w:id="3201" w:author="PR Preview" w:date="2026-01-01T00:00:00Z">
        <w:r>
          <w:t xml:space="preserve">is fitted to</w:t>
        </w:r>
      </w:ins>
      <w:ins w:id="32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3203" w:author="PR Preview" w:date="2026-01-01T00:00:00Z">
        <w:r>
          <w:t xml:space="preserve"> </w:t>
        </w:r>
      </w:ins>
      <w:ins w:id="3204" w:author="PR Preview" w:date="2026-01-01T00:00:00Z">
        <w:r>
          <w:t xml:space="preserve">observations,</w:t>
        </w:r>
      </w:ins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so the bias of</w:t>
        </w:r>
      </w:ins>
      <w:ins w:id="320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as an estimate of</w:t>
        </w:r>
      </w:ins>
      <w:ins w:id="321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3211" w:author="PR Preview" w:date="2026-01-01T00:00:00Z">
        <w:r>
          <w:t xml:space="preserve"> </w:t>
        </w:r>
      </w:ins>
      <w:ins w:id="3212" w:author="PR Preview" w:date="2026-01-01T00:00:00Z">
        <w:r>
          <w:t xml:space="preserve">is the smallest of any</w:t>
        </w:r>
      </w:ins>
      <w:ins w:id="3213" w:author="PR Preview" w:date="2026-01-01T00:00:00Z">
        <w:r>
          <w:t xml:space="preserve"> </w:t>
        </w:r>
      </w:ins>
      <m:oMath>
        <m:r>
          <m:t>k</m:t>
        </m:r>
      </m:oMath>
      <w:ins w:id="3214" w:author="PR Preview" w:date="2026-01-01T00:00:00Z">
        <w:r>
          <w:t xml:space="preserve">.</w:t>
        </w:r>
      </w:ins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But the</w:t>
        </w:r>
      </w:ins>
      <w:ins w:id="3217" w:author="PR Preview" w:date="2026-01-01T00:00:00Z">
        <w:r>
          <w:t xml:space="preserve"> </w:t>
        </w:r>
      </w:ins>
      <m:oMath>
        <m:r>
          <m:t>n</m:t>
        </m:r>
      </m:oMath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training sets are nearly identical,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so the variance of</w:t>
        </w:r>
      </w:ins>
      <w:ins w:id="32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can be larger than that of 5- or 10-fold cross-validation</w:t>
        </w:r>
      </w:ins>
      <w:ins w:id="3225" w:author="PR Preview" w:date="2026-01-01T00:00:00Z">
        <w:r>
          <w:t xml:space="preserve"> </w:t>
        </w:r>
      </w:ins>
      <w:ins w:id="3226" w:author="PR Preview" w:date="2026-01-01T00:00:00Z">
        <w:r>
          <w:t xml:space="preserve">[6, Sec. 5.1.4]</w:t>
        </w:r>
      </w:ins>
      <w:ins w:id="3227" w:author="PR Preview" w:date="2026-01-01T00:00:00Z">
        <w:r>
          <w:t xml:space="preserve">.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For least squares fits,</w:t>
        </w:r>
      </w:ins>
      <w:ins w:id="3230" w:author="PR Preview" w:date="2026-01-01T00:00:00Z">
        <w:r>
          <w:t xml:space="preserve"> </w:t>
        </w:r>
      </w:ins>
      <w:hyperlink w:anchor="thm-loocv-shortcut">
        <w:ins w:id="3231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computes LOOCV from a single fit;</w:t>
        </w:r>
      </w:ins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for most other fitting methods,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LOOCV requires</w:t>
        </w:r>
      </w:ins>
      <w:ins w:id="3238" w:author="PR Preview" w:date="2026-01-01T00:00:00Z">
        <w:r>
          <w:t xml:space="preserve"> </w:t>
        </w:r>
      </w:ins>
      <m:oMath>
        <m:r>
          <m:t>n</m:t>
        </m:r>
      </m:oMath>
      <w:ins w:id="3239" w:author="PR Preview" w:date="2026-01-01T00:00:00Z">
        <w:r>
          <w:t xml:space="preserve"> </w:t>
        </w:r>
      </w:ins>
      <w:ins w:id="3240" w:author="PR Preview" w:date="2026-01-01T00:00:00Z">
        <w:r>
          <w:t xml:space="preserve">fits.</w:t>
        </w:r>
      </w:ins>
    </w:p>
    <w:bookmarkEnd w:id="333"/>
    <w:bookmarkEnd w:id="334"/>
    <w:bookmarkStart w:id="363" w:name="sec-cv-model-choice"/>
    <w:p>
      <w:pPr>
        <w:pStyle w:val="Heading2"/>
      </w:pPr>
      <w:r>
        <w:t xml:space="preserve">8 Choosing a model by cross-validation</w:t>
      </w:r>
    </w:p>
    <w:bookmarkStart w:id="336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bookmarkStart w:id="338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7"/>
    </w:p>
    <w:bookmarkEnd w:id="338"/>
    <w:bookmarkStart w:id="339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9"/>
    <w:bookmarkStart w:id="341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nested-cv"/>
    <w:p>
      <w:pPr>
        <w:pStyle w:val="FirstParagraph"/>
      </w:pPr>
      <w:del w:id="3241" w:author="PR Preview" w:date="2026-01-01T00:00:00Z">
        <w:r>
          <w:rPr>
            <w:i/>
            <w:iCs/>
          </w:rPr>
          <w:delText xml:space="preserve">Remark 35</w:delText>
        </w:r>
      </w:del>
      <w:del w:id="3242" w:author="PR Preview" w:date="2026-01-01T00:00:00Z">
        <w:r>
          <w:delText xml:space="preserve"> (Source: Nested cross-validation). </w:delText>
        </w:r>
      </w:del>
      <w:del w:id="3243" w:author="PR Preview" w:date="2026-01-01T00:00:00Z">
        <w:r>
          <w:delText xml:space="preserve">Hastie et al. [4, Sec. 7.10.2]</w:delText>
        </w:r>
      </w:del>
      <w:del w:id="3244" w:author="PR Preview" w:date="2026-01-01T00:00:00Z">
        <w:r>
          <w:delText xml:space="preserve"> </w:delText>
        </w:r>
      </w:del>
      <w:del w:id="3245" w:author="PR Preview" w:date="2026-01-01T00:00:00Z">
        <w:r>
          <w:delText xml:space="preserve">for cross-validating every step of a procedure,</w:delText>
        </w:r>
      </w:del>
      <w:del w:id="3246" w:author="PR Preview" w:date="2026-01-01T00:00:00Z">
        <w:r>
          <w:delText xml:space="preserve"> </w:delText>
        </w:r>
      </w:del>
      <w:del w:id="3247" w:author="PR Preview" w:date="2026-01-01T00:00:00Z">
        <w:r>
          <w:delText xml:space="preserve">choices included.</w:delText>
        </w:r>
      </w:del>
    </w:p>
    <w:p>
      <w:pPr>
        <w:pStyle w:val="BodyText"/>
      </w:pPr>
      <w:del w:id="3248" w:author="PR Preview" w:date="2026-01-01T00:00:00Z">
        <w:r>
          <w:rPr>
            <w:i/>
            <w:iCs/>
          </w:rPr>
          <w:delText xml:space="preserve">Remark 36</w:delText>
        </w:r>
      </w:del>
      <w:del w:id="3249" w:author="PR Preview" w:date="2026-01-01T00:00:00Z">
        <w:r>
          <w:delText xml:space="preserve"> (What is nested). </w:delText>
        </w:r>
      </w:del>
      <w:del w:id="3250" w:author="PR Preview" w:date="2026-01-01T00:00:00Z">
        <w:r>
          <w:delText xml:space="preserve">Each</w:delText>
        </w:r>
      </w:del>
      <w:del w:id="3251" w:author="PR Preview" w:date="2026-01-01T00:00:00Z">
        <w:r>
          <w:delText xml:space="preserve"> </w:delText>
        </w:r>
      </w:del>
      <w:hyperlink w:anchor="def-fold-out-fitted-model">
        <w:del w:id="3252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3253" w:author="PR Preview" w:date="2026-01-01T00:00:00Z">
        <w:r>
          <w:delText xml:space="preserve"> </w:delText>
        </w:r>
      </w:del>
      <w:del w:id="3254" w:author="PR Preview" w:date="2026-01-01T00:00:00Z">
        <w:r>
          <w:delText xml:space="preserve">of</w:delText>
        </w:r>
      </w:del>
      <w:del w:id="325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256" w:author="PR Preview" w:date="2026-01-01T00:00:00Z">
        <w:r>
          <w:delText xml:space="preserve"> </w:delText>
        </w:r>
      </w:del>
      <w:del w:id="3257" w:author="PR Preview" w:date="2026-01-01T00:00:00Z">
        <w:r>
          <w:delText xml:space="preserve">is computed from the observations outside one outer</w:delText>
        </w:r>
      </w:del>
      <w:del w:id="3258" w:author="PR Preview" w:date="2026-01-01T00:00:00Z">
        <w:r>
          <w:delText xml:space="preserve"> </w:delText>
        </w:r>
      </w:del>
      <w:hyperlink w:anchor="def-folds">
        <w:del w:id="325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2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261" w:author="PR Preview" w:date="2026-01-01T00:00:00Z">
        <w:r>
          <w:delText xml:space="preserve">,</w:delText>
        </w:r>
      </w:del>
      <w:del w:id="3262" w:author="PR Preview" w:date="2026-01-01T00:00:00Z">
        <w:r>
          <w:delText xml:space="preserve"> </w:delText>
        </w:r>
      </w:del>
      <w:del w:id="3263" w:author="PR Preview" w:date="2026-01-01T00:00:00Z">
        <w:r>
          <w:delText xml:space="preserve">so the whole choice,</w:delText>
        </w:r>
      </w:del>
      <w:del w:id="3264" w:author="PR Preview" w:date="2026-01-01T00:00:00Z">
        <w:r>
          <w:delText xml:space="preserve"> </w:delText>
        </w:r>
      </w:del>
      <w:del w:id="3265" w:author="PR Preview" w:date="2026-01-01T00:00:00Z">
        <w:r>
          <w:delText xml:space="preserve">including the cross-validation that</w:delText>
        </w:r>
      </w:del>
      <w:del w:id="326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267" w:author="PR Preview" w:date="2026-01-01T00:00:00Z">
        <w:r>
          <w:delText xml:space="preserve"> </w:delText>
        </w:r>
      </w:del>
      <w:del w:id="3268" w:author="PR Preview" w:date="2026-01-01T00:00:00Z">
        <w:r>
          <w:delText xml:space="preserve">runs inside those observations,</w:delText>
        </w:r>
      </w:del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never sees</w:delText>
        </w:r>
      </w:del>
      <w:del w:id="32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272" w:author="PR Preview" w:date="2026-01-01T00:00:00Z">
        <w:r>
          <w:delText xml:space="preserve">.</w:delText>
        </w:r>
      </w:del>
      <w:del w:id="3273" w:author="PR Preview" w:date="2026-01-01T00:00:00Z">
        <w:r>
          <w:delText xml:space="preserve"> </w:delText>
        </w:r>
      </w:del>
      <w:del w:id="3274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3275" w:author="PR Preview" w:date="2026-01-01T00:00:00Z">
        <w:r>
          <w:rPr>
            <w:i/>
            <w:iCs/>
          </w:rPr>
          <w:delText xml:space="preserve">Remark 37</w:delText>
        </w:r>
      </w:del>
      <w:del w:id="3276" w:author="PR Preview" w:date="2026-01-01T00:00:00Z">
        <w:r>
          <w:delText xml:space="preserve"> (Cross-validation replaces the validation set, not the test set). </w:delText>
        </w:r>
      </w:del>
      <w:del w:id="3277" w:author="PR Preview" w:date="2026-01-01T00:00:00Z">
        <w:r>
          <w:delText xml:space="preserve">Used to choose between models,</w:delText>
        </w:r>
      </w:del>
      <w:del w:id="3278" w:author="PR Preview" w:date="2026-01-01T00:00:00Z">
        <w:r>
          <w:delText xml:space="preserve"> </w:delText>
        </w:r>
      </w:del>
      <w:del w:id="3279" w:author="PR Preview" w:date="2026-01-01T00:00:00Z">
        <w:r>
          <w:delText xml:space="preserve">cross-validation takes the place of the</w:delText>
        </w:r>
      </w:del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rPr>
            <w:i/>
            <w:iCs/>
          </w:rPr>
          <w:delText xml:space="preserve">validation</w:delText>
        </w:r>
      </w:del>
      <w:del w:id="3282" w:author="PR Preview" w:date="2026-01-01T00:00:00Z">
        <w:r>
          <w:delText xml:space="preserve"> </w:delText>
        </w:r>
      </w:del>
      <w:del w:id="3283" w:author="PR Preview" w:date="2026-01-01T00:00:00Z">
        <w:r>
          <w:delText xml:space="preserve">set</w:delText>
        </w:r>
      </w:del>
      <w:del w:id="3284" w:author="PR Preview" w:date="2026-01-01T00:00:00Z">
        <w:r>
          <w:delText xml:space="preserve"> </w:delText>
        </w:r>
      </w:del>
      <w:del w:id="3285" w:author="PR Preview" w:date="2026-01-01T00:00:00Z">
        <w:r>
          <w:delText xml:space="preserve">of</w:delText>
        </w:r>
      </w:del>
      <w:del w:id="3286" w:author="PR Preview" w:date="2026-01-01T00:00:00Z">
        <w:r>
          <w:delText xml:space="preserve"> </w:delText>
        </w:r>
      </w:del>
      <w:hyperlink w:anchor="def-data-splits">
        <w:del w:id="3287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3288" w:author="PR Preview" w:date="2026-01-01T00:00:00Z">
        <w:r>
          <w:delText xml:space="preserve">,</w:delText>
        </w:r>
      </w:del>
      <w:del w:id="3289" w:author="PR Preview" w:date="2026-01-01T00:00:00Z">
        <w:r>
          <w:delText xml:space="preserve"> </w:delText>
        </w:r>
      </w:del>
      <w:del w:id="3290" w:author="PR Preview" w:date="2026-01-01T00:00:00Z">
        <w:r>
          <w:delText xml:space="preserve">the one consulted again and again,</w:delText>
        </w:r>
      </w:del>
      <w:del w:id="3291" w:author="PR Preview" w:date="2026-01-01T00:00:00Z">
        <w:r>
          <w:delText xml:space="preserve"> </w:delText>
        </w:r>
      </w:del>
      <w:del w:id="3292" w:author="PR Preview" w:date="2026-01-01T00:00:00Z">
        <w:r>
          <w:delText xml:space="preserve">and not of the test set, which stays unused until the end.</w:delText>
        </w:r>
      </w:del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The cross-validation estimate of the winning model is optimistic:</w:delText>
        </w:r>
      </w:del>
      <w:del w:id="3295" w:author="PR Preview" w:date="2026-01-01T00:00:00Z">
        <w:r>
          <w:delText xml:space="preserve"> </w:delText>
        </w:r>
      </w:del>
      <w:del w:id="3296" w:author="PR Preview" w:date="2026-01-01T00:00:00Z">
        <w:r>
          <w:delText xml:space="preserve">that model won partly because the particular sample and split happened to favor it,</w:delText>
        </w:r>
      </w:del>
      <w:del w:id="3297" w:author="PR Preview" w:date="2026-01-01T00:00:00Z">
        <w:r>
          <w:delText xml:space="preserve"> </w:delText>
        </w:r>
      </w:del>
      <w:del w:id="3298" w:author="PR Preview" w:date="2026-01-01T00:00:00Z">
        <w:r>
          <w:delText xml:space="preserve">so its estimate is the smallest of several noisy estimates.</w:delText>
        </w:r>
      </w:del>
      <w:del w:id="3299" w:author="PR Preview" w:date="2026-01-01T00:00:00Z">
        <w:r>
          <w:delText xml:space="preserve"> </w:delText>
        </w:r>
      </w:del>
      <w:del w:id="3300" w:author="PR Preview" w:date="2026-01-01T00:00:00Z">
        <w:r>
          <w:delText xml:space="preserve">An honest estimate of the chosen model’s error needs data</w:delText>
        </w:r>
      </w:del>
      <w:del w:id="3301" w:author="PR Preview" w:date="2026-01-01T00:00:00Z">
        <w:r>
          <w:delText xml:space="preserve"> </w:delText>
        </w:r>
      </w:del>
      <w:del w:id="3302" w:author="PR Preview" w:date="2026-01-01T00:00:00Z">
        <w:r>
          <w:delText xml:space="preserve">that took no part in the choice</w:delText>
        </w:r>
      </w:del>
      <w:del w:id="3303" w:author="PR Preview" w:date="2026-01-01T00:00:00Z">
        <w:r>
          <w:delText xml:space="preserve"> </w:delText>
        </w:r>
      </w:del>
      <w:del w:id="3304" w:author="PR Preview" w:date="2026-01-01T00:00:00Z">
        <w:r>
          <w:delText xml:space="preserve">[4, Sec. 7.2]</w:delText>
        </w:r>
      </w:del>
      <w:del w:id="3305" w:author="PR Preview" w:date="2026-01-01T00:00:00Z">
        <w:r>
          <w:delText xml:space="preserve">,</w:delText>
        </w:r>
      </w:del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such as a</w:delText>
        </w:r>
      </w:del>
      <w:del w:id="3308" w:author="PR Preview" w:date="2026-01-01T00:00:00Z">
        <w:r>
          <w:delText xml:space="preserve"> </w:delText>
        </w:r>
      </w:del>
      <w:hyperlink w:anchor="def-test-set">
        <w:del w:id="3309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310" w:author="PR Preview" w:date="2026-01-01T00:00:00Z">
        <w:r>
          <w:delText xml:space="preserve">,</w:delText>
        </w:r>
      </w:del>
      <w:del w:id="3311" w:author="PR Preview" w:date="2026-01-01T00:00:00Z">
        <w:r>
          <w:delText xml:space="preserve"> </w:delText>
        </w:r>
      </w:del>
      <w:del w:id="3312" w:author="PR Preview" w:date="2026-01-01T00:00:00Z">
        <w:r>
          <w:delText xml:space="preserve">or the outer folds of</w:delText>
        </w:r>
      </w:del>
      <w:del w:id="3313" w:author="PR Preview" w:date="2026-01-01T00:00:00Z">
        <w:r>
          <w:delText xml:space="preserve"> </w:delText>
        </w:r>
      </w:del>
      <w:hyperlink w:anchor="def-nested-cv">
        <w:del w:id="3314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3315" w:author="PR Preview" w:date="2026-01-01T00:00:00Z">
        <w:r>
          <w:delText xml:space="preserve">.</w:delText>
        </w:r>
      </w:del>
    </w:p>
    <w:p>
      <w:pPr>
        <w:pStyle w:val="FirstParagraph"/>
      </w:pPr>
      <w:ins w:id="3316" w:author="PR Preview" w:date="2026-01-01T00:00:00Z">
        <w:r>
          <w:rPr>
            <w:i/>
            <w:iCs/>
          </w:rPr>
          <w:t xml:space="preserve">Remark 36</w:t>
        </w:r>
      </w:ins>
      <w:ins w:id="3317" w:author="PR Preview" w:date="2026-01-01T00:00:00Z">
        <w:r>
          <w:t xml:space="preserve"> (Source: Nested cross-validation). </w:t>
        </w:r>
      </w:ins>
      <w:ins w:id="3318" w:author="PR Preview" w:date="2026-01-01T00:00:00Z">
        <w:r>
          <w:t xml:space="preserve">Hastie et al. [4, Sec. 7.10.2]</w:t>
        </w:r>
      </w:ins>
      <w:ins w:id="3319" w:author="PR Preview" w:date="2026-01-01T00:00:00Z">
        <w:r>
          <w:t xml:space="preserve"> </w:t>
        </w:r>
      </w:ins>
      <w:ins w:id="3320" w:author="PR Preview" w:date="2026-01-01T00:00:00Z">
        <w:r>
          <w:t xml:space="preserve">for cross-validating every step of a procedure,</w:t>
        </w:r>
      </w:ins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choices included.</w:t>
        </w:r>
      </w:ins>
    </w:p>
    <w:bookmarkEnd w:id="342"/>
    <w:bookmarkStart w:id="343" w:name="rem-nested-cv"/>
    <w:p>
      <w:pPr>
        <w:pStyle w:val="BodyText"/>
      </w:pPr>
      <w:ins w:id="3323" w:author="PR Preview" w:date="2026-01-01T00:00:00Z">
        <w:r>
          <w:rPr>
            <w:i/>
            <w:iCs/>
          </w:rPr>
          <w:t xml:space="preserve">Remark 37</w:t>
        </w:r>
      </w:ins>
      <w:ins w:id="3324" w:author="PR Preview" w:date="2026-01-01T00:00:00Z">
        <w:r>
          <w:t xml:space="preserve"> (What is nested). </w:t>
        </w:r>
      </w:ins>
      <w:ins w:id="3325" w:author="PR Preview" w:date="2026-01-01T00:00:00Z">
        <w:r>
          <w:t xml:space="preserve">Each</w:t>
        </w:r>
      </w:ins>
      <w:ins w:id="3326" w:author="PR Preview" w:date="2026-01-01T00:00:00Z">
        <w:r>
          <w:t xml:space="preserve"> </w:t>
        </w:r>
      </w:ins>
      <w:hyperlink w:anchor="def-fold-out-fitted-model">
        <w:ins w:id="3327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3328" w:author="PR Preview" w:date="2026-01-01T00:00:00Z">
        <w:r>
          <w:t xml:space="preserve"> </w:t>
        </w:r>
      </w:ins>
      <w:ins w:id="3329" w:author="PR Preview" w:date="2026-01-01T00:00:00Z">
        <w:r>
          <w:t xml:space="preserve">of</w:t>
        </w:r>
      </w:ins>
      <w:ins w:id="333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331" w:author="PR Preview" w:date="2026-01-01T00:00:00Z">
        <w:r>
          <w:t xml:space="preserve"> </w:t>
        </w:r>
      </w:ins>
      <w:ins w:id="3332" w:author="PR Preview" w:date="2026-01-01T00:00:00Z">
        <w:r>
          <w:t xml:space="preserve">is computed from the observations outside one outer</w:t>
        </w:r>
      </w:ins>
      <w:ins w:id="3333" w:author="PR Preview" w:date="2026-01-01T00:00:00Z">
        <w:r>
          <w:t xml:space="preserve"> </w:t>
        </w:r>
      </w:ins>
      <w:hyperlink w:anchor="def-folds">
        <w:ins w:id="333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3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336" w:author="PR Preview" w:date="2026-01-01T00:00:00Z">
        <w:r>
          <w:t xml:space="preserve">,</w:t>
        </w:r>
      </w:ins>
      <w:ins w:id="3337" w:author="PR Preview" w:date="2026-01-01T00:00:00Z">
        <w:r>
          <w:t xml:space="preserve"> </w:t>
        </w:r>
      </w:ins>
      <w:ins w:id="3338" w:author="PR Preview" w:date="2026-01-01T00:00:00Z">
        <w:r>
          <w:t xml:space="preserve">so the whole choice,</w:t>
        </w:r>
      </w:ins>
      <w:ins w:id="3339" w:author="PR Preview" w:date="2026-01-01T00:00:00Z">
        <w:r>
          <w:t xml:space="preserve"> </w:t>
        </w:r>
      </w:ins>
      <w:ins w:id="3340" w:author="PR Preview" w:date="2026-01-01T00:00:00Z">
        <w:r>
          <w:t xml:space="preserve">including the cross-validation that</w:t>
        </w:r>
      </w:ins>
      <w:ins w:id="334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342" w:author="PR Preview" w:date="2026-01-01T00:00:00Z">
        <w:r>
          <w:t xml:space="preserve"> </w:t>
        </w:r>
      </w:ins>
      <w:ins w:id="3343" w:author="PR Preview" w:date="2026-01-01T00:00:00Z">
        <w:r>
          <w:t xml:space="preserve">runs inside those observations,</w:t>
        </w:r>
      </w:ins>
      <w:ins w:id="3344" w:author="PR Preview" w:date="2026-01-01T00:00:00Z">
        <w:r>
          <w:t xml:space="preserve"> </w:t>
        </w:r>
      </w:ins>
      <w:ins w:id="3345" w:author="PR Preview" w:date="2026-01-01T00:00:00Z">
        <w:r>
          <w:t xml:space="preserve">never sees</w:t>
        </w:r>
      </w:ins>
      <w:ins w:id="33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347" w:author="PR Preview" w:date="2026-01-01T00:00:00Z">
        <w:r>
          <w:t xml:space="preserve">.</w:t>
        </w:r>
      </w:ins>
      <w:ins w:id="3348" w:author="PR Preview" w:date="2026-01-01T00:00:00Z">
        <w:r>
          <w:t xml:space="preserve"> </w:t>
        </w:r>
      </w:ins>
      <w:ins w:id="3349" w:author="PR Preview" w:date="2026-01-01T00:00:00Z">
        <w:r>
          <w:t xml:space="preserve">That inner cross-validation is the nested one.</w:t>
        </w:r>
      </w:ins>
    </w:p>
    <w:bookmarkEnd w:id="343"/>
    <w:bookmarkStart w:id="346" w:name="rem-cv-winner-optimistic"/>
    <w:p>
      <w:pPr>
        <w:pStyle w:val="BodyText"/>
      </w:pPr>
      <w:ins w:id="3350" w:author="PR Preview" w:date="2026-01-01T00:00:00Z">
        <w:r>
          <w:rPr>
            <w:i/>
            <w:iCs/>
          </w:rPr>
          <w:t xml:space="preserve">Remark 38</w:t>
        </w:r>
      </w:ins>
      <w:ins w:id="3351" w:author="PR Preview" w:date="2026-01-01T00:00:00Z">
        <w:r>
          <w:t xml:space="preserve"> (Cross-validation replaces the validation set, not the test set). </w:t>
        </w:r>
      </w:ins>
      <w:ins w:id="3352" w:author="PR Preview" w:date="2026-01-01T00:00:00Z">
        <w:r>
          <w:t xml:space="preserve">Used to choose between models,</w:t>
        </w:r>
      </w:ins>
      <w:ins w:id="3353" w:author="PR Preview" w:date="2026-01-01T00:00:00Z">
        <w:r>
          <w:t xml:space="preserve"> </w:t>
        </w:r>
      </w:ins>
      <w:ins w:id="3354" w:author="PR Preview" w:date="2026-01-01T00:00:00Z">
        <w:r>
          <w:t xml:space="preserve">cross-validation takes the place of the</w:t>
        </w:r>
      </w:ins>
      <w:ins w:id="3355" w:author="PR Preview" w:date="2026-01-01T00:00:00Z">
        <w:r>
          <w:t xml:space="preserve"> </w:t>
        </w:r>
      </w:ins>
      <w:ins w:id="3356" w:author="PR Preview" w:date="2026-01-01T00:00:00Z">
        <w:r>
          <w:rPr>
            <w:i/>
            <w:iCs/>
          </w:rPr>
          <w:t xml:space="preserve">validation</w:t>
        </w:r>
      </w:ins>
      <w:ins w:id="3357" w:author="PR Preview" w:date="2026-01-01T00:00:00Z">
        <w:r>
          <w:t xml:space="preserve"> </w:t>
        </w:r>
      </w:ins>
      <w:ins w:id="3358" w:author="PR Preview" w:date="2026-01-01T00:00:00Z">
        <w:r>
          <w:t xml:space="preserve">set</w:t>
        </w:r>
      </w:ins>
      <w:ins w:id="3359" w:author="PR Preview" w:date="2026-01-01T00:00:00Z">
        <w:r>
          <w:t xml:space="preserve"> </w:t>
        </w:r>
      </w:ins>
      <w:ins w:id="3360" w:author="PR Preview" w:date="2026-01-01T00:00:00Z">
        <w:r>
          <w:t xml:space="preserve">of</w:t>
        </w:r>
      </w:ins>
      <w:ins w:id="3361" w:author="PR Preview" w:date="2026-01-01T00:00:00Z">
        <w:r>
          <w:t xml:space="preserve"> </w:t>
        </w:r>
      </w:ins>
      <w:hyperlink w:anchor="def-data-splits">
        <w:ins w:id="3362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3363" w:author="PR Preview" w:date="2026-01-01T00:00:00Z">
        <w:r>
          <w:t xml:space="preserve">,</w:t>
        </w:r>
      </w:ins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the one consulted again and again,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and not of the test set, which stays unused until the end.</w:t>
        </w:r>
      </w:ins>
      <w:ins w:id="3368" w:author="PR Preview" w:date="2026-01-01T00:00:00Z">
        <w:r>
          <w:t xml:space="preserve"> </w:t>
        </w:r>
      </w:ins>
      <w:ins w:id="3369" w:author="PR Preview" w:date="2026-01-01T00:00:00Z">
        <w:r>
          <w:t xml:space="preserve">The cross-validation estimate of the winning model is optimistic:</w:t>
        </w:r>
      </w:ins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that model won partly because the particular sample and split happened to favor it,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so its estimate is the smallest of several noisy estimates.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An honest estimate of the chosen model’s error needs data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that took no part in the choice</w:t>
        </w:r>
      </w:ins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[4, Sec. 7.2]</w:t>
        </w:r>
      </w:ins>
      <w:ins w:id="3380" w:author="PR Preview" w:date="2026-01-01T00:00:00Z">
        <w:r>
          <w:t xml:space="preserve">,</w:t>
        </w:r>
      </w:ins>
      <w:ins w:id="3381" w:author="PR Preview" w:date="2026-01-01T00:00:00Z">
        <w:r>
          <w:t xml:space="preserve"> </w:t>
        </w:r>
      </w:ins>
      <w:ins w:id="3382" w:author="PR Preview" w:date="2026-01-01T00:00:00Z">
        <w:r>
          <w:t xml:space="preserve">such as a</w:t>
        </w:r>
      </w:ins>
      <w:ins w:id="3383" w:author="PR Preview" w:date="2026-01-01T00:00:00Z">
        <w:r>
          <w:t xml:space="preserve"> </w:t>
        </w:r>
      </w:ins>
      <w:hyperlink w:anchor="def-test-set">
        <w:ins w:id="3384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385" w:author="PR Preview" w:date="2026-01-01T00:00:00Z">
        <w:r>
          <w:t xml:space="preserve">,</w:t>
        </w:r>
      </w:ins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or the outer folds of</w:t>
        </w:r>
      </w:ins>
      <w:ins w:id="3388" w:author="PR Preview" w:date="2026-01-01T00:00:00Z">
        <w:r>
          <w:t xml:space="preserve"> </w:t>
        </w:r>
      </w:ins>
      <w:hyperlink w:anchor="def-nested-cv">
        <w:ins w:id="3389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3390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6"/>
    <w:bookmarkStart w:id="349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bookmarkEnd w:id="349"/>
    <w:bookmarkStart w:id="350" w:name="rem-source-cv-se"/>
    <w:p>
      <w:pPr>
        <w:pStyle w:val="FirstParagraph"/>
      </w:pPr>
      <w:del w:id="3391" w:author="PR Preview" w:date="2026-01-01T00:00:00Z">
        <w:r>
          <w:rPr>
            <w:i/>
            <w:iCs/>
          </w:rPr>
          <w:delText xml:space="preserve">Remark 38</w:delText>
        </w:r>
      </w:del>
      <w:del w:id="3392" w:author="PR Preview" w:date="2026-01-01T00:00:00Z">
        <w:r>
          <w:delText xml:space="preserve"> (Source: Fold-based standard error). </w:delText>
        </w:r>
      </w:del>
      <w:del w:id="3393" w:author="PR Preview" w:date="2026-01-01T00:00:00Z">
        <w:r>
          <w:delText xml:space="preserve">Hastie et al. [4, Sec. 7.10.1]</w:delText>
        </w:r>
      </w:del>
      <w:del w:id="3394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3395" w:author="PR Preview" w:date="2026-01-01T00:00:00Z">
        <w:r>
          <w:rPr>
            <w:i/>
            <w:iCs/>
          </w:rPr>
          <w:delText xml:space="preserve">Remark 39</w:delText>
        </w:r>
      </w:del>
      <w:del w:id="3396" w:author="PR Preview" w:date="2026-01-01T00:00:00Z">
        <w:r>
          <w:delText xml:space="preserve"> (The fold-based standard error is only a rough guide). </w:delText>
        </w:r>
      </w:del>
      <w:del w:id="3397" w:author="PR Preview" w:date="2026-01-01T00:00:00Z">
        <w:r>
          <w:delText xml:space="preserve">Hastie et al. [4, Sec. 7.10.1]</w:delText>
        </w:r>
      </w:del>
      <w:del w:id="3398" w:author="PR Preview" w:date="2026-01-01T00:00:00Z">
        <w:r>
          <w:delText xml:space="preserve"> </w:delText>
        </w:r>
      </w:del>
      <w:del w:id="3399" w:author="PR Preview" w:date="2026-01-01T00:00:00Z">
        <w:r>
          <w:delText xml:space="preserve">draw standard-error bars</w:delText>
        </w:r>
      </w:del>
      <w:del w:id="3400" w:author="PR Preview" w:date="2026-01-01T00:00:00Z">
        <w:r>
          <w:delText xml:space="preserve"> </w:delText>
        </w:r>
      </w:del>
      <w:del w:id="3401" w:author="PR Preview" w:date="2026-01-01T00:00:00Z">
        <w:r>
          <w:delText xml:space="preserve">computed from the per-fold errors as in</w:delText>
        </w:r>
      </w:del>
      <w:del w:id="3402" w:author="PR Preview" w:date="2026-01-01T00:00:00Z">
        <w:r>
          <w:delText xml:space="preserve"> </w:delText>
        </w:r>
      </w:del>
      <w:hyperlink w:anchor="eq-cv-se">
        <w:del w:id="3403" w:author="PR Preview" w:date="2026-01-01T00:00:00Z">
          <w:r>
            <w:rPr>
              <w:rStyle w:val="Hyperlink"/>
            </w:rPr>
            <w:delText xml:space="preserve">Equation 60</w:delText>
          </w:r>
        </w:del>
      </w:hyperlink>
      <w:del w:id="3404" w:author="PR Preview" w:date="2026-01-01T00:00:00Z">
        <w:r>
          <w:delText xml:space="preserve">.</w:delText>
        </w:r>
      </w:del>
      <w:del w:id="3405" w:author="PR Preview" w:date="2026-01-01T00:00:00Z">
        <w:r>
          <w:delText xml:space="preserve"> </w:delText>
        </w:r>
      </w:del>
      <w:del w:id="3406" w:author="PR Preview" w:date="2026-01-01T00:00:00Z">
        <w:r>
          <w:delText xml:space="preserve">That formula treats the</w:delText>
        </w:r>
      </w:del>
      <w:del w:id="3407" w:author="PR Preview" w:date="2026-01-01T00:00:00Z">
        <w:r>
          <w:delText xml:space="preserve"> </w:delText>
        </w:r>
      </w:del>
      <m:oMath>
        <m:r>
          <m:t>k</m:t>
        </m:r>
      </m:oMath>
      <w:del w:id="3408" w:author="PR Preview" w:date="2026-01-01T00:00:00Z">
        <w:r>
          <w:delText xml:space="preserve"> </w:delText>
        </w:r>
      </w:del>
      <w:del w:id="3409" w:author="PR Preview" w:date="2026-01-01T00:00:00Z">
        <w:r>
          <w:delText xml:space="preserve">fold errors</w:delText>
        </w:r>
      </w:del>
      <w:del w:id="3410" w:author="PR Preview" w:date="2026-01-01T00:00:00Z">
        <w:r>
          <w:delText xml:space="preserve"> </w:delText>
        </w:r>
      </w:del>
      <w:del w:id="3411" w:author="PR Preview" w:date="2026-01-01T00:00:00Z">
        <w:r>
          <w:delText xml:space="preserve">as if they were independent,</w:delText>
        </w:r>
      </w:del>
      <w:del w:id="3412" w:author="PR Preview" w:date="2026-01-01T00:00:00Z">
        <w:r>
          <w:delText xml:space="preserve"> </w:delText>
        </w:r>
      </w:del>
      <w:del w:id="3413" w:author="PR Preview" w:date="2026-01-01T00:00:00Z">
        <w:r>
          <w:delText xml:space="preserve">which they are not:</w:delText>
        </w:r>
      </w:del>
      <w:del w:id="3414" w:author="PR Preview" w:date="2026-01-01T00:00:00Z">
        <w:r>
          <w:delText xml:space="preserve"> </w:delText>
        </w:r>
      </w:del>
      <w:del w:id="3415" w:author="PR Preview" w:date="2026-01-01T00:00:00Z">
        <w:r>
          <w:delText xml:space="preserve">every pair of folds shares</w:delText>
        </w:r>
      </w:del>
      <w:del w:id="341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folds of training data.</w:delText>
        </w:r>
      </w:del>
      <w:del w:id="3419" w:author="PR Preview" w:date="2026-01-01T00:00:00Z">
        <w:r>
          <w:delText xml:space="preserve"> </w:delText>
        </w:r>
      </w:del>
      <w:del w:id="3420" w:author="PR Preview" w:date="2026-01-01T00:00:00Z">
        <w:r>
          <w:delText xml:space="preserve">So</w:delText>
        </w:r>
      </w:del>
      <w:del w:id="342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is a rough indication</w:delText>
        </w:r>
      </w:del>
      <w:del w:id="3424" w:author="PR Preview" w:date="2026-01-01T00:00:00Z">
        <w:r>
          <w:delText xml:space="preserve"> </w:delText>
        </w:r>
      </w:del>
      <w:del w:id="3425" w:author="PR Preview" w:date="2026-01-01T00:00:00Z">
        <w:r>
          <w:delText xml:space="preserve">of how much</w:delText>
        </w:r>
      </w:del>
      <w:del w:id="342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427" w:author="PR Preview" w:date="2026-01-01T00:00:00Z">
        <w:r>
          <w:delText xml:space="preserve"> </w:delText>
        </w:r>
      </w:del>
      <w:del w:id="3428" w:author="PR Preview" w:date="2026-01-01T00:00:00Z">
        <w:r>
          <w:delText xml:space="preserve">might change with a different sample,</w:delText>
        </w:r>
      </w:del>
      <w:del w:id="3429" w:author="PR Preview" w:date="2026-01-01T00:00:00Z">
        <w:r>
          <w:delText xml:space="preserve"> </w:delText>
        </w:r>
      </w:del>
      <w:del w:id="3430" w:author="PR Preview" w:date="2026-01-01T00:00:00Z">
        <w:r>
          <w:delText xml:space="preserve">not a</w:delText>
        </w:r>
      </w:del>
      <w:del w:id="3431" w:author="PR Preview" w:date="2026-01-01T00:00:00Z">
        <w:r>
          <w:delText xml:space="preserve"> </w:delText>
        </w:r>
      </w:del>
      <w:hyperlink r:id="rId150">
        <w:del w:id="3432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of</w:delText>
        </w:r>
      </w:del>
      <w:del w:id="34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436" w:author="PR Preview" w:date="2026-01-01T00:00:00Z">
        <w:r>
          <w:delText xml:space="preserve">.</w:delText>
        </w:r>
      </w:del>
    </w:p>
    <w:p>
      <w:pPr>
        <w:pStyle w:val="FirstParagraph"/>
      </w:pPr>
      <w:ins w:id="3437" w:author="PR Preview" w:date="2026-01-01T00:00:00Z">
        <w:r>
          <w:rPr>
            <w:i/>
            <w:iCs/>
          </w:rPr>
          <w:t xml:space="preserve">Remark 39</w:t>
        </w:r>
      </w:ins>
      <w:ins w:id="3438" w:author="PR Preview" w:date="2026-01-01T00:00:00Z">
        <w:r>
          <w:t xml:space="preserve"> (Source: Fold-based standard error). </w:t>
        </w:r>
      </w:ins>
      <w:ins w:id="3439" w:author="PR Preview" w:date="2026-01-01T00:00:00Z">
        <w:r>
          <w:t xml:space="preserve">Hastie et al. [4, Sec. 7.10.1]</w:t>
        </w:r>
      </w:ins>
      <w:ins w:id="3440" w:author="PR Preview" w:date="2026-01-01T00:00:00Z">
        <w:r>
          <w:t xml:space="preserve">, who call the result a standard error.</w:t>
        </w:r>
      </w:ins>
    </w:p>
    <w:bookmarkEnd w:id="350"/>
    <w:bookmarkStart w:id="351" w:name="rem-cv-se"/>
    <w:p>
      <w:pPr>
        <w:pStyle w:val="BodyText"/>
      </w:pPr>
      <w:ins w:id="3441" w:author="PR Preview" w:date="2026-01-01T00:00:00Z">
        <w:r>
          <w:rPr>
            <w:i/>
            <w:iCs/>
          </w:rPr>
          <w:t xml:space="preserve">Remark 40</w:t>
        </w:r>
      </w:ins>
      <w:ins w:id="3442" w:author="PR Preview" w:date="2026-01-01T00:00:00Z">
        <w:r>
          <w:t xml:space="preserve"> (The fold-based standard error is only a rough guide). </w:t>
        </w:r>
      </w:ins>
      <w:ins w:id="3443" w:author="PR Preview" w:date="2026-01-01T00:00:00Z">
        <w:r>
          <w:t xml:space="preserve">Hastie et al. [4, Sec. 7.10.1]</w:t>
        </w:r>
      </w:ins>
      <w:ins w:id="3444" w:author="PR Preview" w:date="2026-01-01T00:00:00Z">
        <w:r>
          <w:t xml:space="preserve"> </w:t>
        </w:r>
      </w:ins>
      <w:ins w:id="3445" w:author="PR Preview" w:date="2026-01-01T00:00:00Z">
        <w:r>
          <w:t xml:space="preserve">draw standard-error bars</w:t>
        </w:r>
      </w:ins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computed from the per-fold errors as in</w:t>
        </w:r>
      </w:ins>
      <w:ins w:id="3448" w:author="PR Preview" w:date="2026-01-01T00:00:00Z">
        <w:r>
          <w:t xml:space="preserve"> </w:t>
        </w:r>
      </w:ins>
      <w:hyperlink w:anchor="eq-cv-se">
        <w:ins w:id="3449" w:author="PR Preview" w:date="2026-01-01T00:00:00Z">
          <w:r>
            <w:rPr>
              <w:rStyle w:val="Hyperlink"/>
            </w:rPr>
            <w:t xml:space="preserve">Equation 63</w:t>
          </w:r>
        </w:ins>
      </w:hyperlink>
      <w:ins w:id="3450" w:author="PR Preview" w:date="2026-01-01T00:00:00Z">
        <w:r>
          <w:t xml:space="preserve">.</w:t>
        </w:r>
      </w:ins>
      <w:ins w:id="3451" w:author="PR Preview" w:date="2026-01-01T00:00:00Z">
        <w:r>
          <w:t xml:space="preserve"> </w:t>
        </w:r>
      </w:ins>
      <w:ins w:id="3452" w:author="PR Preview" w:date="2026-01-01T00:00:00Z">
        <w:r>
          <w:t xml:space="preserve">That formula treats the</w:t>
        </w:r>
      </w:ins>
      <w:ins w:id="3453" w:author="PR Preview" w:date="2026-01-01T00:00:00Z">
        <w:r>
          <w:t xml:space="preserve"> </w:t>
        </w:r>
      </w:ins>
      <m:oMath>
        <m:r>
          <m:t>k</m:t>
        </m:r>
      </m:oMath>
      <w:ins w:id="3454" w:author="PR Preview" w:date="2026-01-01T00:00:00Z">
        <w:r>
          <w:t xml:space="preserve"> </w:t>
        </w:r>
      </w:ins>
      <w:ins w:id="3455" w:author="PR Preview" w:date="2026-01-01T00:00:00Z">
        <w:r>
          <w:t xml:space="preserve">fold errors</w:t>
        </w:r>
      </w:ins>
      <w:ins w:id="3456" w:author="PR Preview" w:date="2026-01-01T00:00:00Z">
        <w:r>
          <w:t xml:space="preserve"> </w:t>
        </w:r>
      </w:ins>
      <w:ins w:id="3457" w:author="PR Preview" w:date="2026-01-01T00:00:00Z">
        <w:r>
          <w:t xml:space="preserve">as if they were independent,</w:t>
        </w:r>
      </w:ins>
      <w:ins w:id="3458" w:author="PR Preview" w:date="2026-01-01T00:00:00Z">
        <w:r>
          <w:t xml:space="preserve"> </w:t>
        </w:r>
      </w:ins>
      <w:ins w:id="3459" w:author="PR Preview" w:date="2026-01-01T00:00:00Z">
        <w:r>
          <w:t xml:space="preserve">which they are not:</w:t>
        </w:r>
      </w:ins>
      <w:ins w:id="3460" w:author="PR Preview" w:date="2026-01-01T00:00:00Z">
        <w:r>
          <w:t xml:space="preserve"> </w:t>
        </w:r>
      </w:ins>
      <w:ins w:id="3461" w:author="PR Preview" w:date="2026-01-01T00:00:00Z">
        <w:r>
          <w:t xml:space="preserve">every pair of folds shares</w:t>
        </w:r>
      </w:ins>
      <w:ins w:id="346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folds of training data.</w:t>
        </w:r>
      </w:ins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So</w:t>
        </w:r>
      </w:ins>
      <w:ins w:id="346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468" w:author="PR Preview" w:date="2026-01-01T00:00:00Z">
        <w:r>
          <w:t xml:space="preserve"> </w:t>
        </w:r>
      </w:ins>
      <w:ins w:id="3469" w:author="PR Preview" w:date="2026-01-01T00:00:00Z">
        <w:r>
          <w:t xml:space="preserve">is a rough indication</w:t>
        </w:r>
      </w:ins>
      <w:ins w:id="3470" w:author="PR Preview" w:date="2026-01-01T00:00:00Z">
        <w:r>
          <w:t xml:space="preserve"> </w:t>
        </w:r>
      </w:ins>
      <w:ins w:id="3471" w:author="PR Preview" w:date="2026-01-01T00:00:00Z">
        <w:r>
          <w:t xml:space="preserve">of how much</w:t>
        </w:r>
      </w:ins>
      <w:ins w:id="347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473" w:author="PR Preview" w:date="2026-01-01T00:00:00Z">
        <w:r>
          <w:t xml:space="preserve"> </w:t>
        </w:r>
      </w:ins>
      <w:ins w:id="3474" w:author="PR Preview" w:date="2026-01-01T00:00:00Z">
        <w:r>
          <w:t xml:space="preserve">might change with a different sample,</w:t>
        </w:r>
      </w:ins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not a</w:t>
        </w:r>
      </w:ins>
      <w:ins w:id="3477" w:author="PR Preview" w:date="2026-01-01T00:00:00Z">
        <w:r>
          <w:t xml:space="preserve"> </w:t>
        </w:r>
      </w:ins>
      <w:hyperlink r:id="rId150">
        <w:ins w:id="3478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of</w:t>
        </w:r>
      </w:ins>
      <w:ins w:id="348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482" w:author="PR Preview" w:date="2026-01-01T00:00:00Z">
        <w:r>
          <w:t xml:space="preserve">.</w:t>
        </w:r>
      </w:ins>
    </w:p>
    <w:bookmarkEnd w:id="351"/>
    <w:bookmarkStart w:id="353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5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7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7"/>
    <w:bookmarkStart w:id="362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3483" w:author="PR Preview" w:date="2026-01-01T00:00:00Z">
        <w:r>
          <w:delText xml:space="preserve">With 30 observations and 10 folds,</w:delText>
        </w:r>
      </w:del>
      <w:del w:id="3484" w:author="PR Preview" w:date="2026-01-01T00:00:00Z">
        <w:r>
          <w:delText xml:space="preserve"> </w:delText>
        </w:r>
      </w:del>
      <w:del w:id="3485" w:author="PR Preview" w:date="2026-01-01T00:00:00Z">
        <w:r>
          <w:delText xml:space="preserve">each fold holds 3 observations,</w:delText>
        </w:r>
      </w:del>
      <w:del w:id="3486" w:author="PR Preview" w:date="2026-01-01T00:00:00Z">
        <w:r>
          <w:delText xml:space="preserve"> </w:delText>
        </w:r>
      </w:del>
      <w:del w:id="3487" w:author="PR Preview" w:date="2026-01-01T00:00:00Z">
        <w:r>
          <w:delText xml:space="preserve">so all ten folds have equal size</w:delText>
        </w:r>
      </w:del>
      <w:del w:id="3488" w:author="PR Preview" w:date="2026-01-01T00:00:00Z">
        <w:r>
          <w:delText xml:space="preserve"> </w:delText>
        </w:r>
      </w:del>
      <w:del w:id="3489" w:author="PR Preview" w:date="2026-01-01T00:00:00Z">
        <w:r>
          <w:delText xml:space="preserve">and</w:delText>
        </w:r>
      </w:del>
      <w:del w:id="3490" w:author="PR Preview" w:date="2026-01-01T00:00:00Z">
        <w:r>
          <w:delText xml:space="preserve"> </w:delText>
        </w:r>
      </w:del>
      <w:del w:id="3491" w:author="PR Preview" w:date="2026-01-01T00:00:00Z">
        <w:r>
          <w:rPr>
            <w:rStyle w:val="VerbatimChar"/>
          </w:rPr>
          <w:delText xml:space="preserve">cv</w:delText>
        </w:r>
      </w:del>
      <w:del w:id="3492" w:author="PR Preview" w:date="2026-01-01T00:00:00Z">
        <w:r>
          <w:delText xml:space="preserve"> </w:delText>
        </w:r>
      </w:del>
      <w:del w:id="3493" w:author="PR Preview" w:date="2026-01-01T00:00:00Z">
        <w:r>
          <w:delText xml:space="preserve">is</w:delText>
        </w:r>
      </w:del>
      <w:del w:id="34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3495" w:author="PR Preview" w:date="2026-01-01T00:00:00Z">
        <w:r>
          <w:delText xml:space="preserve"> </w:delText>
        </w:r>
      </w:del>
      <w:del w:id="3496" w:author="PR Preview" w:date="2026-01-01T00:00:00Z">
        <w:r>
          <w:delText xml:space="preserve">(</w:delText>
        </w:r>
      </w:del>
      <w:hyperlink w:anchor="rem-cv-estimate">
        <w:del w:id="3497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3498" w:author="PR Preview" w:date="2026-01-01T00:00:00Z">
        <w:r>
          <w:delText xml:space="preserve">).</w:delText>
        </w:r>
      </w:del>
    </w:p>
    <w:p>
      <w:pPr>
        <w:pStyle w:val="FirstParagraph"/>
      </w:pPr>
      <w:ins w:id="3499" w:author="PR Preview" w:date="2026-01-01T00:00:00Z">
        <w:r>
          <w:t xml:space="preserve">With 30 observations and 10 folds,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each fold holds 3 observations,</w:t>
        </w:r>
      </w:ins>
      <w:ins w:id="3502" w:author="PR Preview" w:date="2026-01-01T00:00:00Z">
        <w:r>
          <w:t xml:space="preserve"> </w:t>
        </w:r>
      </w:ins>
      <w:ins w:id="3503" w:author="PR Preview" w:date="2026-01-01T00:00:00Z">
        <w:r>
          <w:t xml:space="preserve">so all ten folds have equal size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and</w:t>
        </w:r>
      </w:ins>
      <w:ins w:id="3506" w:author="PR Preview" w:date="2026-01-01T00:00:00Z">
        <w:r>
          <w:t xml:space="preserve"> </w:t>
        </w:r>
      </w:ins>
      <w:ins w:id="3507" w:author="PR Preview" w:date="2026-01-01T00:00:00Z">
        <w:r>
          <w:rPr>
            <w:rStyle w:val="VerbatimChar"/>
          </w:rPr>
          <w:t xml:space="preserve">cv</w:t>
        </w:r>
      </w:ins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is</w:t>
        </w:r>
      </w:ins>
      <w:ins w:id="351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3511" w:author="PR Preview" w:date="2026-01-01T00:00:00Z">
        <w:r>
          <w:t xml:space="preserve"> </w:t>
        </w:r>
      </w:ins>
      <w:ins w:id="3512" w:author="PR Preview" w:date="2026-01-01T00:00:00Z">
        <w:r>
          <w:t xml:space="preserve">(</w:t>
        </w:r>
      </w:ins>
      <w:hyperlink w:anchor="rem-cv-estimate">
        <w:ins w:id="3513" w:author="PR Preview" w:date="2026-01-01T00:00:00Z">
          <w:r>
            <w:rPr>
              <w:rStyle w:val="Hyperlink"/>
            </w:rPr>
            <w:t xml:space="preserve">Remark 28</w:t>
          </w:r>
        </w:ins>
      </w:hyperlink>
      <w:ins w:id="3514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2"/>
    <w:bookmarkEnd w:id="363"/>
    <w:bookmarkStart w:id="379" w:name="sec-information-criteria"/>
    <w:p>
      <w:pPr>
        <w:pStyle w:val="Heading2"/>
      </w:pPr>
      <w:r>
        <w:t xml:space="preserve">9 Criteria that adjust the training error</w:t>
      </w:r>
    </w:p>
    <w:bookmarkStart w:id="365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5"/>
    <w:bookmarkStart w:id="368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8"/>
    <w:bookmarkStart w:id="370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0"/>
    <w:bookmarkStart w:id="371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1"/>
    <w:bookmarkStart w:id="374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4"/>
    <w:bookmarkStart w:id="375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5"/>
    <w:bookmarkStart w:id="376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6"/>
    <w:bookmarkStart w:id="377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7"/>
    <w:bookmarkStart w:id="378" w:name="rem-criteria-training-error"/>
    <w:p>
      <w:pPr>
        <w:pStyle w:val="BodyText"/>
      </w:pPr>
      <w:del w:id="3515" w:author="PR Preview" w:date="2026-01-01T00:00:00Z">
        <w:r>
          <w:rPr>
            <w:i/>
            <w:iCs/>
          </w:rPr>
          <w:delText xml:space="preserve">Remark 40</w:delText>
        </w:r>
      </w:del>
      <w:del w:id="3516" w:author="PR Preview" w:date="2026-01-01T00:00:00Z">
        <w:r>
          <w:delText xml:space="preserve"> (Criteria that adjust the training error). </w:delText>
        </w:r>
      </w:del>
      <w:hyperlink w:anchor="def-adjusted-r-squared">
        <w:del w:id="3517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3518" w:author="PR Preview" w:date="2026-01-01T00:00:00Z">
        <w:r>
          <w:delText xml:space="preserve">,</w:delText>
        </w:r>
      </w:del>
      <w:del w:id="3519" w:author="PR Preview" w:date="2026-01-01T00:00:00Z">
        <w:r>
          <w:delText xml:space="preserve"> </w:delText>
        </w:r>
      </w:del>
      <w:hyperlink w:anchor="def-mallows-cp">
        <w:del w:id="3520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3521" w:author="PR Preview" w:date="2026-01-01T00:00:00Z">
        <w:r>
          <w:delText xml:space="preserve">,</w:delText>
        </w:r>
      </w:del>
      <w:del w:id="3522" w:author="PR Preview" w:date="2026-01-01T00:00:00Z">
        <w:r>
          <w:delText xml:space="preserve"> </w:delText>
        </w:r>
      </w:del>
      <w:hyperlink w:anchor="def-aic">
        <w:del w:id="3523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3524" w:author="PR Preview" w:date="2026-01-01T00:00:00Z">
        <w:r>
          <w:delText xml:space="preserve"> </w:delText>
        </w:r>
      </w:del>
      <w:del w:id="3525" w:author="PR Preview" w:date="2026-01-01T00:00:00Z">
        <w:r>
          <w:delText xml:space="preserve">and</w:delText>
        </w:r>
      </w:del>
      <w:del w:id="3526" w:author="PR Preview" w:date="2026-01-01T00:00:00Z">
        <w:r>
          <w:delText xml:space="preserve"> </w:delText>
        </w:r>
      </w:del>
      <w:hyperlink w:anchor="def-bic">
        <w:del w:id="3527" w:author="PR Preview" w:date="2026-01-01T00:00:00Z">
          <w:r>
            <w:rPr>
              <w:rStyle w:val="Hyperlink"/>
            </w:rPr>
            <w:delText xml:space="preserve">Definition 71</w:delText>
          </w:r>
        </w:del>
      </w:hyperlink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each correct a fit measure computed on the</w:delText>
        </w:r>
      </w:del>
      <w:del w:id="3530" w:author="PR Preview" w:date="2026-01-01T00:00:00Z">
        <w:r>
          <w:delText xml:space="preserve"> </w:delText>
        </w:r>
      </w:del>
      <w:hyperlink w:anchor="def-training-set">
        <w:del w:id="353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532" w:author="PR Preview" w:date="2026-01-01T00:00:00Z">
        <w:r>
          <w:delText xml:space="preserve"> </w:delText>
        </w:r>
      </w:del>
      <w:del w:id="3533" w:author="PR Preview" w:date="2026-01-01T00:00:00Z">
        <w:r>
          <w:delText xml:space="preserve">for the number of parameters.</w:delText>
        </w:r>
      </w:del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delText xml:space="preserve">They need no</w:delText>
        </w:r>
      </w:del>
      <w:del w:id="3536" w:author="PR Preview" w:date="2026-01-01T00:00:00Z">
        <w:r>
          <w:delText xml:space="preserve"> </w:delText>
        </w:r>
      </w:del>
      <w:hyperlink w:anchor="def-held-out-set">
        <w:del w:id="3537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538" w:author="PR Preview" w:date="2026-01-01T00:00:00Z">
        <w:r>
          <w:delText xml:space="preserve">, so they cost one fit per model, where</w:delText>
        </w:r>
      </w:del>
      <w:del w:id="3539" w:author="PR Preview" w:date="2026-01-01T00:00:00Z">
        <w:r>
          <w:delText xml:space="preserve"> </w:delText>
        </w:r>
      </w:del>
      <w:hyperlink w:anchor="def-kfold">
        <w:del w:id="3540" w:author="PR Preview" w:date="2026-01-01T00:00:00Z">
          <w:r>
            <w:rPr>
              <w:rStyle w:val="Hyperlink"/>
            </w:rPr>
            <w:delText xml:space="preserve">cross-validation</w:delText>
          </w:r>
        </w:del>
      </w:hyperlink>
      <w:del w:id="3541" w:author="PR Preview" w:date="2026-01-01T00:00:00Z">
        <w:r>
          <w:delText xml:space="preserve"> </w:delText>
        </w:r>
      </w:del>
      <w:del w:id="3542" w:author="PR Preview" w:date="2026-01-01T00:00:00Z">
        <w:r>
          <w:delText xml:space="preserve">costs several.</w:delText>
        </w:r>
      </w:del>
    </w:p>
    <w:p>
      <w:pPr>
        <w:pStyle w:val="BodyText"/>
      </w:pPr>
      <w:ins w:id="3543" w:author="PR Preview" w:date="2026-01-01T00:00:00Z">
        <w:r>
          <w:rPr>
            <w:i/>
            <w:iCs/>
          </w:rPr>
          <w:t xml:space="preserve">Remark 41</w:t>
        </w:r>
      </w:ins>
      <w:ins w:id="3544" w:author="PR Preview" w:date="2026-01-01T00:00:00Z">
        <w:r>
          <w:t xml:space="preserve"> (Criteria that adjust the training error). </w:t>
        </w:r>
      </w:ins>
      <w:hyperlink w:anchor="def-adjusted-r-squared">
        <w:ins w:id="3545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3546" w:author="PR Preview" w:date="2026-01-01T00:00:00Z">
        <w:r>
          <w:t xml:space="preserve">,</w:t>
        </w:r>
      </w:ins>
      <w:ins w:id="3547" w:author="PR Preview" w:date="2026-01-01T00:00:00Z">
        <w:r>
          <w:t xml:space="preserve"> </w:t>
        </w:r>
      </w:ins>
      <w:hyperlink w:anchor="def-mallows-cp">
        <w:ins w:id="3548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3549" w:author="PR Preview" w:date="2026-01-01T00:00:00Z">
        <w:r>
          <w:t xml:space="preserve">,</w:t>
        </w:r>
      </w:ins>
      <w:ins w:id="3550" w:author="PR Preview" w:date="2026-01-01T00:00:00Z">
        <w:r>
          <w:t xml:space="preserve"> </w:t>
        </w:r>
      </w:ins>
      <w:hyperlink w:anchor="def-aic">
        <w:ins w:id="3551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and</w:t>
        </w:r>
      </w:ins>
      <w:ins w:id="3554" w:author="PR Preview" w:date="2026-01-01T00:00:00Z">
        <w:r>
          <w:t xml:space="preserve"> </w:t>
        </w:r>
      </w:ins>
      <w:hyperlink w:anchor="def-bic">
        <w:ins w:id="3555" w:author="PR Preview" w:date="2026-01-01T00:00:00Z">
          <w:r>
            <w:rPr>
              <w:rStyle w:val="Hyperlink"/>
            </w:rPr>
            <w:t xml:space="preserve">Definition 71</w:t>
          </w:r>
        </w:ins>
      </w:hyperlink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each correct a fit measure computed on the</w:t>
        </w:r>
      </w:ins>
      <w:ins w:id="3558" w:author="PR Preview" w:date="2026-01-01T00:00:00Z">
        <w:r>
          <w:t xml:space="preserve"> </w:t>
        </w:r>
      </w:ins>
      <w:hyperlink w:anchor="def-training-set">
        <w:ins w:id="355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560" w:author="PR Preview" w:date="2026-01-01T00:00:00Z">
        <w:r>
          <w:t xml:space="preserve"> </w:t>
        </w:r>
      </w:ins>
      <w:ins w:id="3561" w:author="PR Preview" w:date="2026-01-01T00:00:00Z">
        <w:r>
          <w:t xml:space="preserve">for the number of parameters.</w:t>
        </w:r>
      </w:ins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They need no</w:t>
        </w:r>
      </w:ins>
      <w:ins w:id="3564" w:author="PR Preview" w:date="2026-01-01T00:00:00Z">
        <w:r>
          <w:t xml:space="preserve"> </w:t>
        </w:r>
      </w:ins>
      <w:hyperlink w:anchor="def-held-out-set">
        <w:ins w:id="3565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566" w:author="PR Preview" w:date="2026-01-01T00:00:00Z">
        <w:r>
          <w:t xml:space="preserve">, so they cost one fit per model, where</w:t>
        </w:r>
      </w:ins>
      <w:ins w:id="3567" w:author="PR Preview" w:date="2026-01-01T00:00:00Z">
        <w:r>
          <w:t xml:space="preserve"> </w:t>
        </w:r>
      </w:ins>
      <w:hyperlink w:anchor="def-kfold">
        <w:ins w:id="3568" w:author="PR Preview" w:date="2026-01-01T00:00:00Z">
          <w:r>
            <w:rPr>
              <w:rStyle w:val="Hyperlink"/>
            </w:rPr>
            <w:t xml:space="preserve">cross-validation</w:t>
          </w:r>
        </w:ins>
      </w:hyperlink>
      <w:ins w:id="3569" w:author="PR Preview" w:date="2026-01-01T00:00:00Z">
        <w:r>
          <w:t xml:space="preserve"> </w:t>
        </w:r>
      </w:ins>
      <w:ins w:id="3570" w:author="PR Preview" w:date="2026-01-01T00:00:00Z">
        <w:r>
          <w:t xml:space="preserve">costs several.</w:t>
        </w:r>
      </w:ins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4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8"/>
    <w:bookmarkEnd w:id="379"/>
    <w:bookmarkStart w:id="385" w:name="sec-cv-whole-procedure"/>
    <w:p>
      <w:pPr>
        <w:pStyle w:val="Heading2"/>
      </w:pPr>
      <w:r>
        <w:t xml:space="preserve">10 Cross-validating the whole procedure</w:t>
      </w:r>
    </w:p>
    <w:bookmarkStart w:id="38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2"/>
    <w:bookmarkStart w:id="38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del w:id="3571" w:author="PR Preview" w:date="2026-01-01T00:00:00Z">
        <w:r>
          <w:delText xml:space="preserve">The 10 predictors chosen from all 50 observations</w:delText>
        </w:r>
      </w:del>
      <w:del w:id="3572" w:author="PR Preview" w:date="2026-01-01T00:00:00Z">
        <w:r>
          <w:delText xml:space="preserve"> </w:delText>
        </w:r>
      </w:del>
      <w:del w:id="3573" w:author="PR Preview" w:date="2026-01-01T00:00:00Z">
        <w:r>
          <w:delText xml:space="preserve">were chosen</w:delText>
        </w:r>
      </w:del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rPr>
            <w:i/>
            <w:iCs/>
          </w:rPr>
          <w:delText xml:space="preserve">because</w:delText>
        </w:r>
      </w:del>
      <w:del w:id="3576" w:author="PR Preview" w:date="2026-01-01T00:00:00Z">
        <w:r>
          <w:delText xml:space="preserve"> </w:delText>
        </w:r>
      </w:del>
      <w:del w:id="3577" w:author="PR Preview" w:date="2026-01-01T00:00:00Z">
        <w:r>
          <w:delText xml:space="preserve">they happen to correlate with</w:delText>
        </w:r>
      </w:del>
      <w:del w:id="3578" w:author="PR Preview" w:date="2026-01-01T00:00:00Z">
        <w:r>
          <w:delText xml:space="preserve"> </w:delText>
        </w:r>
      </w:del>
      <m:oMath>
        <m:r>
          <m:t>Y</m:t>
        </m:r>
      </m:oMath>
      <w:del w:id="3579" w:author="PR Preview" w:date="2026-01-01T00:00:00Z">
        <w:r>
          <w:delText xml:space="preserve"> </w:delText>
        </w:r>
      </w:del>
      <w:del w:id="3580" w:author="PR Preview" w:date="2026-01-01T00:00:00Z">
        <w:r>
          <w:delText xml:space="preserve">in the very observations that later serve as held-out folds.</w:delText>
        </w:r>
      </w:del>
      <w:del w:id="3581" w:author="PR Preview" w:date="2026-01-01T00:00:00Z">
        <w:r>
          <w:delText xml:space="preserve"> </w:delText>
        </w:r>
      </w:del>
      <w:del w:id="3582" w:author="PR Preview" w:date="2026-01-01T00:00:00Z">
        <w:r>
          <w:delText xml:space="preserve">Those observations were not held out from the whole fitting procedure,</w:delText>
        </w:r>
      </w:del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so the independence that</w:delText>
        </w:r>
      </w:del>
      <w:del w:id="3585" w:author="PR Preview" w:date="2026-01-01T00:00:00Z">
        <w:r>
          <w:delText xml:space="preserve"> </w:delText>
        </w:r>
      </w:del>
      <w:hyperlink w:anchor="thm-held-out-unbiased">
        <w:del w:id="358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587" w:author="PR Preview" w:date="2026-01-01T00:00:00Z">
        <w:r>
          <w:delText xml:space="preserve"> </w:delText>
        </w:r>
      </w:del>
      <w:del w:id="3588" w:author="PR Preview" w:date="2026-01-01T00:00:00Z">
        <w:r>
          <w:delText xml:space="preserve">needs fails.</w:delText>
        </w:r>
      </w:del>
    </w:p>
    <w:p>
      <w:pPr>
        <w:pStyle w:val="BodyText"/>
      </w:pPr>
      <w:del w:id="3589" w:author="PR Preview" w:date="2026-01-01T00:00:00Z">
        <w:r>
          <w:rPr>
            <w:i/>
            <w:iCs/>
          </w:rPr>
          <w:delText xml:space="preserve">Remark 41</w:delText>
        </w:r>
      </w:del>
      <w:del w:id="3590" w:author="PR Preview" w:date="2026-01-01T00:00:00Z">
        <w:r>
          <w:delText xml:space="preserve"> (Cross-validate the whole procedure). </w:delText>
        </w:r>
      </w:del>
      <w:del w:id="3591" w:author="PR Preview" w:date="2026-01-01T00:00:00Z">
        <w:r>
          <w:delText xml:space="preserve">Every step that uses the outcome is part of fitting,</w:delText>
        </w:r>
      </w:del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and must be repeated inside each fold</w:delText>
        </w:r>
      </w:del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using only that fold’s training observations</w:delText>
        </w:r>
      </w:del>
      <w:del w:id="3596" w:author="PR Preview" w:date="2026-01-01T00:00:00Z">
        <w:r>
          <w:delText xml:space="preserve"> </w:delText>
        </w:r>
      </w:del>
      <w:del w:id="3597" w:author="PR Preview" w:date="2026-01-01T00:00:00Z">
        <w:r>
          <w:delText xml:space="preserve">[4, Sec. 7.10.2]</w:delText>
        </w:r>
      </w:del>
      <w:del w:id="3598" w:author="PR Preview" w:date="2026-01-01T00:00:00Z">
        <w:r>
          <w:delText xml:space="preserve">.</w:delText>
        </w:r>
      </w:del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Such steps include:</w:delText>
        </w:r>
      </w:del>
    </w:p>
    <w:p>
      <w:pPr>
        <w:pStyle w:val="FirstParagraph"/>
      </w:pPr>
      <w:ins w:id="3601" w:author="PR Preview" w:date="2026-01-01T00:00:00Z">
        <w:r>
          <w:t xml:space="preserve">The 10 predictors chosen from all 50 observations</w:t>
        </w:r>
      </w:ins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were chosen</w:t>
        </w:r>
      </w:ins>
      <w:ins w:id="3604" w:author="PR Preview" w:date="2026-01-01T00:00:00Z">
        <w:r>
          <w:t xml:space="preserve"> </w:t>
        </w:r>
      </w:ins>
      <w:ins w:id="3605" w:author="PR Preview" w:date="2026-01-01T00:00:00Z">
        <w:r>
          <w:rPr>
            <w:i/>
            <w:iCs/>
          </w:rPr>
          <w:t xml:space="preserve">because</w:t>
        </w:r>
      </w:ins>
      <w:ins w:id="3606" w:author="PR Preview" w:date="2026-01-01T00:00:00Z">
        <w:r>
          <w:t xml:space="preserve"> </w:t>
        </w:r>
      </w:ins>
      <w:ins w:id="3607" w:author="PR Preview" w:date="2026-01-01T00:00:00Z">
        <w:r>
          <w:t xml:space="preserve">they happen to correlate with</w:t>
        </w:r>
      </w:ins>
      <w:ins w:id="3608" w:author="PR Preview" w:date="2026-01-01T00:00:00Z">
        <w:r>
          <w:t xml:space="preserve"> </w:t>
        </w:r>
      </w:ins>
      <m:oMath>
        <m:r>
          <m:t>Y</m:t>
        </m:r>
      </m:oMath>
      <w:ins w:id="3609" w:author="PR Preview" w:date="2026-01-01T00:00:00Z">
        <w:r>
          <w:t xml:space="preserve"> </w:t>
        </w:r>
      </w:ins>
      <w:ins w:id="3610" w:author="PR Preview" w:date="2026-01-01T00:00:00Z">
        <w:r>
          <w:t xml:space="preserve">in the very observations that later serve as held-out folds.</w:t>
        </w:r>
      </w:ins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Those observations were not held out from the whole fitting procedure,</w:t>
        </w:r>
      </w:ins>
      <w:ins w:id="3613" w:author="PR Preview" w:date="2026-01-01T00:00:00Z">
        <w:r>
          <w:t xml:space="preserve"> </w:t>
        </w:r>
      </w:ins>
      <w:ins w:id="3614" w:author="PR Preview" w:date="2026-01-01T00:00:00Z">
        <w:r>
          <w:t xml:space="preserve">so the independence that</w:t>
        </w:r>
      </w:ins>
      <w:ins w:id="3615" w:author="PR Preview" w:date="2026-01-01T00:00:00Z">
        <w:r>
          <w:t xml:space="preserve"> </w:t>
        </w:r>
      </w:ins>
      <w:hyperlink w:anchor="thm-held-out-unbiased">
        <w:ins w:id="361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617" w:author="PR Preview" w:date="2026-01-01T00:00:00Z">
        <w:r>
          <w:t xml:space="preserve"> </w:t>
        </w:r>
      </w:ins>
      <w:ins w:id="3618" w:author="PR Preview" w:date="2026-01-01T00:00:00Z">
        <w:r>
          <w:t xml:space="preserve">needs fails.</w:t>
        </w:r>
      </w:ins>
    </w:p>
    <w:bookmarkEnd w:id="383"/>
    <w:bookmarkStart w:id="384" w:name="rem-cv-every-step"/>
    <w:p>
      <w:pPr>
        <w:pStyle w:val="BodyText"/>
      </w:pPr>
      <w:ins w:id="3619" w:author="PR Preview" w:date="2026-01-01T00:00:00Z">
        <w:r>
          <w:rPr>
            <w:i/>
            <w:iCs/>
          </w:rPr>
          <w:t xml:space="preserve">Remark 42</w:t>
        </w:r>
      </w:ins>
      <w:ins w:id="3620" w:author="PR Preview" w:date="2026-01-01T00:00:00Z">
        <w:r>
          <w:t xml:space="preserve"> (Cross-validate the whole procedure). </w:t>
        </w:r>
      </w:ins>
      <w:ins w:id="3621" w:author="PR Preview" w:date="2026-01-01T00:00:00Z">
        <w:r>
          <w:t xml:space="preserve">Every step that uses the outcome is part of fitting,</w:t>
        </w:r>
      </w:ins>
      <w:ins w:id="3622" w:author="PR Preview" w:date="2026-01-01T00:00:00Z">
        <w:r>
          <w:t xml:space="preserve"> </w:t>
        </w:r>
      </w:ins>
      <w:ins w:id="3623" w:author="PR Preview" w:date="2026-01-01T00:00:00Z">
        <w:r>
          <w:t xml:space="preserve">and must be repeated inside each fold</w:t>
        </w:r>
      </w:ins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using only that fold’s training observations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[4, Sec. 7.10.2]</w:t>
        </w:r>
      </w:ins>
      <w:ins w:id="3628" w:author="PR Preview" w:date="2026-01-01T00:00:00Z">
        <w:r>
          <w:t xml:space="preserve">.</w:t>
        </w:r>
      </w:ins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4"/>
    <w:bookmarkEnd w:id="385"/>
    <w:bookmarkStart w:id="38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6"/>
    <w:bookmarkStart w:id="423" w:name="references"/>
    <w:p>
      <w:pPr>
        <w:pStyle w:val="Heading2"/>
      </w:pPr>
      <w:r>
        <w:t xml:space="preserve">References</w:t>
      </w:r>
    </w:p>
    <w:bookmarkStart w:id="422" w:name="refs"/>
    <w:bookmarkStart w:id="38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https://en.wikipedia.org/wiki/Random_seed</w:t>
        </w:r>
      </w:hyperlink>
    </w:p>
    <w:bookmarkEnd w:id="388"/>
    <w:bookmarkStart w:id="390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0"/>
    <w:bookmarkStart w:id="392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2"/>
    <w:bookmarkStart w:id="394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4"/>
    <w:bookmarkStart w:id="396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https://en.wikipedia.org/wiki/Generalization_error</w:t>
        </w:r>
      </w:hyperlink>
    </w:p>
    <w:bookmarkEnd w:id="396"/>
    <w:bookmarkStart w:id="398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8"/>
    <w:bookmarkStart w:id="39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9"/>
    <w:bookmarkStart w:id="401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0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1"/>
    <w:bookmarkStart w:id="403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https://en.wikipedia.org/wiki/Overfitting</w:t>
        </w:r>
      </w:hyperlink>
    </w:p>
    <w:bookmarkEnd w:id="403"/>
    <w:bookmarkStart w:id="405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4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5"/>
    <w:bookmarkStart w:id="407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https://en.wikipedia.org/wiki/Bias%E2%80%93variance_tradeoff</w:t>
        </w:r>
      </w:hyperlink>
    </w:p>
    <w:bookmarkEnd w:id="407"/>
    <w:bookmarkStart w:id="409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https://en.wikipedia.org/wiki/Model_selection</w:t>
        </w:r>
      </w:hyperlink>
    </w:p>
    <w:bookmarkEnd w:id="409"/>
    <w:bookmarkStart w:id="411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https://en.wikipedia.org/wiki/Cross-validation_%28statistics%29</w:t>
        </w:r>
      </w:hyperlink>
    </w:p>
    <w:bookmarkEnd w:id="411"/>
    <w:bookmarkStart w:id="413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2">
        <w:r>
          <w:rPr>
            <w:rStyle w:val="Hyperlink"/>
          </w:rPr>
          <w:t xml:space="preserve">https://www.gastonsanchez.com/matrix4sl/</w:t>
        </w:r>
      </w:hyperlink>
    </w:p>
    <w:bookmarkEnd w:id="413"/>
    <w:bookmarkStart w:id="415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https://en.wikipedia.org/wiki/Leverage_%28statistics%29</w:t>
        </w:r>
      </w:hyperlink>
    </w:p>
    <w:bookmarkEnd w:id="415"/>
    <w:bookmarkStart w:id="417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6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7"/>
    <w:bookmarkStart w:id="419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8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9"/>
    <w:bookmarkStart w:id="421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0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1"/>
    <w:bookmarkEnd w:id="422"/>
    <w:bookmarkEnd w:id="4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298" Type="http://schemas.openxmlformats.org/officeDocument/2006/relationships/image" Target="media/rId298.png"/><Relationship Id="rId151" Type="http://schemas.openxmlformats.org/officeDocument/2006/relationships/image" Target="media/rId151.png"/><Relationship Id="rId358" Type="http://schemas.openxmlformats.org/officeDocument/2006/relationships/image" Target="media/rId358.png"/><Relationship Id="rId212" Type="http://schemas.openxmlformats.org/officeDocument/2006/relationships/image" Target="media/rId212.png"/><Relationship Id="rId155" Type="http://schemas.openxmlformats.org/officeDocument/2006/relationships/image" Target="media/rId155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91" Type="http://schemas.openxmlformats.org/officeDocument/2006/relationships/hyperlink" Target="basic-statistical-methods.qmd#def-linear-regression" TargetMode="External"/><Relationship Id="rId36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3" Type="http://schemas.openxmlformats.org/officeDocument/2006/relationships/hyperlink" Target="correlation-regression.qmd#def-ols" TargetMode="External"/><Relationship Id="rId36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4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4" Type="http://schemas.openxmlformats.org/officeDocument/2006/relationships/hyperlink" Target="correlation-regression.qmd#def-tss" TargetMode="External"/><Relationship Id="rId326" Type="http://schemas.openxmlformats.org/officeDocument/2006/relationships/hyperlink" Target="correlation-regression.qmd#thm-ols-slr-vector" TargetMode="External"/><Relationship Id="rId236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9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8" Type="http://schemas.openxmlformats.org/officeDocument/2006/relationships/hyperlink" Target="estimation.qmd#def-estimation-error" TargetMode="External"/><Relationship Id="rId183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6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7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7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0" Type="http://schemas.openxmlformats.org/officeDocument/2006/relationships/hyperlink" Target="https://doi.org/10.1007/978-0-387-21706-2" TargetMode="External"/><Relationship Id="rId393" Type="http://schemas.openxmlformats.org/officeDocument/2006/relationships/hyperlink" Target="https://doi.org/10.1007/978-0-387-84858-7" TargetMode="External"/><Relationship Id="rId397" Type="http://schemas.openxmlformats.org/officeDocument/2006/relationships/hyperlink" Target="https://doi.org/10.1007/978-1-0716-1418-1" TargetMode="External"/><Relationship Id="rId416" Type="http://schemas.openxmlformats.org/officeDocument/2006/relationships/hyperlink" Target="https://doi.org/10.1080/00401706.1973.10489103" TargetMode="External"/><Relationship Id="rId418" Type="http://schemas.openxmlformats.org/officeDocument/2006/relationships/hyperlink" Target="https://doi.org/10.1109/TAC.1974.1100705" TargetMode="External"/><Relationship Id="rId420" Type="http://schemas.openxmlformats.org/officeDocument/2006/relationships/hyperlink" Target="https://doi.org/10.1214/aos/1176344136" TargetMode="External"/><Relationship Id="rId404" Type="http://schemas.openxmlformats.org/officeDocument/2006/relationships/hyperlink" Target="https://doi.org/10.32614/CRAN.package.SyncRNG" TargetMode="External"/><Relationship Id="rId406" Type="http://schemas.openxmlformats.org/officeDocument/2006/relationships/hyperlink" Target="https://en.wikipedia.org/wiki/Bias%E2%80%93variance_tradeoff" TargetMode="External"/><Relationship Id="rId410" Type="http://schemas.openxmlformats.org/officeDocument/2006/relationships/hyperlink" Target="https://en.wikipedia.org/wiki/Cross-validation_%28statistics%29" TargetMode="External"/><Relationship Id="rId395" Type="http://schemas.openxmlformats.org/officeDocument/2006/relationships/hyperlink" Target="https://en.wikipedia.org/wiki/Generalization_error" TargetMode="External"/><Relationship Id="rId389" Type="http://schemas.openxmlformats.org/officeDocument/2006/relationships/hyperlink" Target="https://en.wikipedia.org/wiki/Hyperparameter_%28machine_learning%29" TargetMode="External"/><Relationship Id="rId414" Type="http://schemas.openxmlformats.org/officeDocument/2006/relationships/hyperlink" Target="https://en.wikipedia.org/wiki/Leverage_%28statistics%29" TargetMode="External"/><Relationship Id="rId408" Type="http://schemas.openxmlformats.org/officeDocument/2006/relationships/hyperlink" Target="https://en.wikipedia.org/wiki/Model_selection" TargetMode="External"/><Relationship Id="rId402" Type="http://schemas.openxmlformats.org/officeDocument/2006/relationships/hyperlink" Target="https://en.wikipedia.org/wiki/Overfitting" TargetMode="External"/><Relationship Id="rId387" Type="http://schemas.openxmlformats.org/officeDocument/2006/relationships/hyperlink" Target="https://en.wikipedia.org/wiki/Random_seed" TargetMode="External"/><Relationship Id="rId391" Type="http://schemas.openxmlformats.org/officeDocument/2006/relationships/hyperlink" Target="https://en.wikipedia.org/wiki/Training,_validation,_and_test_data_sets" TargetMode="External"/><Relationship Id="rId244" Type="http://schemas.openxmlformats.org/officeDocument/2006/relationships/hyperlink" Target="https://morrison-lab.github.io/lds/chapters/big-ideas.html#def-test-set" TargetMode="External"/><Relationship Id="rId242" Type="http://schemas.openxmlformats.org/officeDocument/2006/relationships/hyperlink" Target="https://morrison-lab.github.io/lds/chapters/big-ideas.html#def-training-set" TargetMode="External"/><Relationship Id="rId243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4" Type="http://schemas.openxmlformats.org/officeDocument/2006/relationships/hyperlink" Target="https://morrison-lab.github.io/pds/expectation.html#thm-linearity-expectation" TargetMode="External"/><Relationship Id="rId162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3" Type="http://schemas.openxmlformats.org/officeDocument/2006/relationships/hyperlink" Target="https://morrison-lab.github.io/pds/random-variables.html#def-continuous-rv" TargetMode="External"/><Relationship Id="rId165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0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4" Type="http://schemas.openxmlformats.org/officeDocument/2006/relationships/hyperlink" Target="https://morrison-lab.github.io/pds/variance-covariance.html#def-variance" TargetMode="External"/><Relationship Id="rId185" Type="http://schemas.openxmlformats.org/officeDocument/2006/relationships/hyperlink" Target="https://morrison-lab.github.io/pds/variance-covariance.html#thm-variance" TargetMode="External"/><Relationship Id="rId412" Type="http://schemas.openxmlformats.org/officeDocument/2006/relationships/hyperlink" Target="https://www.gastonsanchez.com/matrix4sl/" TargetMode="External"/><Relationship Id="rId318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3" Type="http://schemas.openxmlformats.org/officeDocument/2006/relationships/hyperlink" Target="intro-MLEs.qmd#def-loglik" TargetMode="External"/><Relationship Id="rId372" Type="http://schemas.openxmlformats.org/officeDocument/2006/relationships/hyperlink" Target="intro-MLEs.qmd#def-mle" TargetMode="External"/><Relationship Id="rId240" Type="http://schemas.openxmlformats.org/officeDocument/2006/relationships/hyperlink" Target="logistic-inference.qmd#def-logistic-regression" TargetMode="External"/><Relationship Id="rId32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9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3" Type="http://schemas.openxmlformats.org/officeDocument/2006/relationships/hyperlink" Target="correlation-regression.qmd#def-ols" TargetMode="External"/><Relationship Id="rId36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4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4" Type="http://schemas.openxmlformats.org/officeDocument/2006/relationships/hyperlink" Target="correlation-regression.qmd#def-tss" TargetMode="External"/><Relationship Id="rId326" Type="http://schemas.openxmlformats.org/officeDocument/2006/relationships/hyperlink" Target="correlation-regression.qmd#thm-ols-slr-vector" TargetMode="External"/><Relationship Id="rId236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9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8" Type="http://schemas.openxmlformats.org/officeDocument/2006/relationships/hyperlink" Target="estimation.qmd#def-estimation-error" TargetMode="External"/><Relationship Id="rId183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6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7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7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0" Type="http://schemas.openxmlformats.org/officeDocument/2006/relationships/hyperlink" Target="https://doi.org/10.1007/978-0-387-21706-2" TargetMode="External"/><Relationship Id="rId393" Type="http://schemas.openxmlformats.org/officeDocument/2006/relationships/hyperlink" Target="https://doi.org/10.1007/978-0-387-84858-7" TargetMode="External"/><Relationship Id="rId397" Type="http://schemas.openxmlformats.org/officeDocument/2006/relationships/hyperlink" Target="https://doi.org/10.1007/978-1-0716-1418-1" TargetMode="External"/><Relationship Id="rId416" Type="http://schemas.openxmlformats.org/officeDocument/2006/relationships/hyperlink" Target="https://doi.org/10.1080/00401706.1973.10489103" TargetMode="External"/><Relationship Id="rId418" Type="http://schemas.openxmlformats.org/officeDocument/2006/relationships/hyperlink" Target="https://doi.org/10.1109/TAC.1974.1100705" TargetMode="External"/><Relationship Id="rId420" Type="http://schemas.openxmlformats.org/officeDocument/2006/relationships/hyperlink" Target="https://doi.org/10.1214/aos/1176344136" TargetMode="External"/><Relationship Id="rId404" Type="http://schemas.openxmlformats.org/officeDocument/2006/relationships/hyperlink" Target="https://doi.org/10.32614/CRAN.package.SyncRNG" TargetMode="External"/><Relationship Id="rId406" Type="http://schemas.openxmlformats.org/officeDocument/2006/relationships/hyperlink" Target="https://en.wikipedia.org/wiki/Bias%E2%80%93variance_tradeoff" TargetMode="External"/><Relationship Id="rId410" Type="http://schemas.openxmlformats.org/officeDocument/2006/relationships/hyperlink" Target="https://en.wikipedia.org/wiki/Cross-validation_%28statistics%29" TargetMode="External"/><Relationship Id="rId395" Type="http://schemas.openxmlformats.org/officeDocument/2006/relationships/hyperlink" Target="https://en.wikipedia.org/wiki/Generalization_error" TargetMode="External"/><Relationship Id="rId389" Type="http://schemas.openxmlformats.org/officeDocument/2006/relationships/hyperlink" Target="https://en.wikipedia.org/wiki/Hyperparameter_%28machine_learning%29" TargetMode="External"/><Relationship Id="rId414" Type="http://schemas.openxmlformats.org/officeDocument/2006/relationships/hyperlink" Target="https://en.wikipedia.org/wiki/Leverage_%28statistics%29" TargetMode="External"/><Relationship Id="rId408" Type="http://schemas.openxmlformats.org/officeDocument/2006/relationships/hyperlink" Target="https://en.wikipedia.org/wiki/Model_selection" TargetMode="External"/><Relationship Id="rId402" Type="http://schemas.openxmlformats.org/officeDocument/2006/relationships/hyperlink" Target="https://en.wikipedia.org/wiki/Overfitting" TargetMode="External"/><Relationship Id="rId387" Type="http://schemas.openxmlformats.org/officeDocument/2006/relationships/hyperlink" Target="https://en.wikipedia.org/wiki/Random_seed" TargetMode="External"/><Relationship Id="rId391" Type="http://schemas.openxmlformats.org/officeDocument/2006/relationships/hyperlink" Target="https://en.wikipedia.org/wiki/Training,_validation,_and_test_data_sets" TargetMode="External"/><Relationship Id="rId244" Type="http://schemas.openxmlformats.org/officeDocument/2006/relationships/hyperlink" Target="https://morrison-lab.github.io/lds/chapters/big-ideas.html#def-test-set" TargetMode="External"/><Relationship Id="rId242" Type="http://schemas.openxmlformats.org/officeDocument/2006/relationships/hyperlink" Target="https://morrison-lab.github.io/lds/chapters/big-ideas.html#def-training-set" TargetMode="External"/><Relationship Id="rId243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4" Type="http://schemas.openxmlformats.org/officeDocument/2006/relationships/hyperlink" Target="https://morrison-lab.github.io/pds/expectation.html#thm-linearity-expectation" TargetMode="External"/><Relationship Id="rId162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3" Type="http://schemas.openxmlformats.org/officeDocument/2006/relationships/hyperlink" Target="https://morrison-lab.github.io/pds/random-variables.html#def-continuous-rv" TargetMode="External"/><Relationship Id="rId165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0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4" Type="http://schemas.openxmlformats.org/officeDocument/2006/relationships/hyperlink" Target="https://morrison-lab.github.io/pds/variance-covariance.html#def-variance" TargetMode="External"/><Relationship Id="rId185" Type="http://schemas.openxmlformats.org/officeDocument/2006/relationships/hyperlink" Target="https://morrison-lab.github.io/pds/variance-covariance.html#thm-variance" TargetMode="External"/><Relationship Id="rId412" Type="http://schemas.openxmlformats.org/officeDocument/2006/relationships/hyperlink" Target="https://www.gastonsanchez.com/matrix4sl/" TargetMode="External"/><Relationship Id="rId318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3" Type="http://schemas.openxmlformats.org/officeDocument/2006/relationships/hyperlink" Target="intro-MLEs.qmd#def-loglik" TargetMode="External"/><Relationship Id="rId372" Type="http://schemas.openxmlformats.org/officeDocument/2006/relationships/hyperlink" Target="intro-MLEs.qmd#def-mle" TargetMode="External"/><Relationship Id="rId240" Type="http://schemas.openxmlformats.org/officeDocument/2006/relationships/hyperlink" Target="logistic-inference.qmd#def-logistic-regression" TargetMode="External"/><Relationship Id="rId32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9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2026-10-23T08:00:02Z</dcterms:created>
  <dcterms:modified xsi:type="dcterms:W3CDTF">2026-10-23T08:00:02Z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00:48:21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