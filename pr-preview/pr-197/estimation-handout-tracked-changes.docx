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7 (Spread of the estimation error)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Show that the</w:delText>
        </w:r>
      </w:del>
      <w:del w:id="6" w:author="PR Preview" w:date="2026-01-01T00:00:00Z">
        <w:r>
          <w:delText xml:space="preserve"> </w:delText>
        </w:r>
      </w:del>
      <w:hyperlink r:id="rId88">
        <w:del w:id="7" w:author="PR Preview" w:date="2026-01-01T00:00:00Z">
          <w:r>
            <w:rPr>
              <w:rStyle w:val="Hyperlink"/>
            </w:rPr>
            <w:delText xml:space="preserve">standard deviation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the</w:delText>
        </w:r>
      </w:del>
      <w:del w:id="10" w:author="PR Preview" w:date="2026-01-01T00:00:00Z">
        <w:r>
          <w:delText xml:space="preserve"> </w:delText>
        </w:r>
      </w:del>
      <w:hyperlink w:anchor="def-estimation-error">
        <w:del w:id="11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2" w:author="PR Preview" w:date="2026-01-01T00:00:00Z">
        <w:r>
          <w:delText xml:space="preserve"> </w:delText>
        </w:r>
      </w:del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equals the</w:delText>
        </w:r>
      </w:del>
      <w:del w:id="15" w:author="PR Preview" w:date="2026-01-01T00:00:00Z">
        <w:r>
          <w:delText xml:space="preserve"> </w:delText>
        </w:r>
      </w:del>
      <w:hyperlink w:anchor="def-SE">
        <w:del w:id="16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of</w:delText>
        </w:r>
      </w:del>
      <w:del w:id="1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20" w:author="PR Preview" w:date="2026-01-01T00:00:00Z">
        <w:r>
          <w:delText xml:space="preserve">.</w:delText>
        </w:r>
      </w:del>
    </w:p>
    <w:p>
      <w:pPr>
        <w:pStyle w:val="BodyText"/>
      </w:pPr>
      <w:ins w:id="21" w:author="PR Preview" w:date="2026-01-01T00:00:00Z">
        <w:r>
          <w:rPr>
            <w:b/>
            <w:bCs/>
          </w:rPr>
          <w:t xml:space="preserve">Exercise 7 (Spread of the estimation error)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Find the</w:t>
        </w:r>
      </w:ins>
      <w:ins w:id="24" w:author="PR Preview" w:date="2026-01-01T00:00:00Z">
        <w:r>
          <w:t xml:space="preserve"> </w:t>
        </w:r>
      </w:ins>
      <w:hyperlink r:id="rId88">
        <w:ins w:id="25" w:author="PR Preview" w:date="2026-01-01T00:00:00Z">
          <w:r>
            <w:rPr>
              <w:rStyle w:val="Hyperlink"/>
            </w:rPr>
            <w:t xml:space="preserve">standard deviation</w:t>
          </w:r>
        </w:ins>
      </w:hyperlink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of the</w:t>
        </w:r>
      </w:ins>
      <w:ins w:id="28" w:author="PR Preview" w:date="2026-01-01T00:00:00Z">
        <w:r>
          <w:t xml:space="preserve"> </w:t>
        </w:r>
      </w:ins>
      <w:hyperlink w:anchor="def-estimation-error">
        <w:ins w:id="29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30" w:author="PR Preview" w:date="2026-01-01T00:00:00Z">
        <w:r>
          <w:t xml:space="preserve"> </w:t>
        </w:r>
      </w:ins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in terms of the</w:t>
        </w:r>
      </w:ins>
      <w:ins w:id="33" w:author="PR Preview" w:date="2026-01-01T00:00:00Z">
        <w:r>
          <w:t xml:space="preserve"> </w:t>
        </w:r>
      </w:ins>
      <w:hyperlink w:anchor="def-SE">
        <w:ins w:id="34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of</w:t>
        </w:r>
      </w:ins>
      <w:ins w:id="3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38" w:author="PR Preview" w:date="2026-01-01T00:00:00Z">
        <w:r>
          <w:t xml:space="preserve">.</w:t>
        </w:r>
      </w:ins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2026-10-15T10:02:07Z</dcterms:created>
  <dcterms:modified xsi:type="dcterms:W3CDTF">2026-10-15T10:02:07Z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