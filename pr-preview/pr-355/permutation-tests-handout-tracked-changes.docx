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(Exchangeable random variables)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permutation</w:delText>
        </w:r>
      </w:del>
      <w:del w:id="6" w:author="PR Preview" w:date="2026-01-01T00:00:00Z">
        <w:r>
          <w:delText xml:space="preserve"> </w:delText>
        </w:r>
      </w:del>
      <m:oMath>
        <m:r>
          <m:t>π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a vector</w:delText>
        </w:r>
      </w:del>
      <w:del w:id="1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write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for the vector with its entries reordered by</w:delText>
        </w:r>
      </w:del>
      <w:del w:id="19" w:author="PR Preview" w:date="2026-01-01T00:00:00Z">
        <w:r>
          <w:delText xml:space="preserve"> </w:delText>
        </w:r>
      </w:del>
      <m:oMath>
        <m:r>
          <m:t>π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Random variables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exchangeable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if reordering them does not change their joint distribution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[5]</w:delText>
        </w:r>
      </w:del>
      <w:del w:id="32" w:author="PR Preview" w:date="2026-01-01T00:00:00Z">
        <w:r>
          <w:delText xml:space="preserve">: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 every permutation</w:delText>
        </w:r>
      </w:del>
      <w:del w:id="35" w:author="PR Preview" w:date="2026-01-01T00:00:00Z">
        <w:r>
          <w:delText xml:space="preserve"> </w:delText>
        </w:r>
      </w:del>
      <m:oMath>
        <m:r>
          <m:t>π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every set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vectors,</w:delText>
        </w:r>
      </w:del>
    </w:p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Definition 1 (Exchangeable random variables)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For a permutation</w:t>
        </w:r>
      </w:ins>
      <w:ins w:id="44" w:author="PR Preview" w:date="2026-01-01T00:00:00Z">
        <w:r>
          <w:t xml:space="preserve"> </w:t>
        </w:r>
      </w:ins>
      <m:oMath>
        <m:r>
          <m:t>π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a vector</w:t>
        </w:r>
      </w:ins>
      <w:ins w:id="5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write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the vector with its entries reordered by</w:t>
        </w:r>
      </w:ins>
      <w:ins w:id="57" w:author="PR Preview" w:date="2026-01-01T00:00:00Z">
        <w:r>
          <w:t xml:space="preserve"> </w:t>
        </w:r>
      </w:ins>
      <m:oMath>
        <m:r>
          <m:t>π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Random variables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are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exchangeable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if reordering them does not change their joint distribution: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every permutation</w:t>
        </w:r>
      </w:ins>
      <w:ins w:id="70" w:author="PR Preview" w:date="2026-01-01T00:00:00Z">
        <w:r>
          <w:t xml:space="preserve"> </w:t>
        </w:r>
      </w:ins>
      <m:oMath>
        <m:r>
          <m:t>π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every set</w:t>
        </w:r>
      </w:ins>
      <w:ins w:id="73" w:author="PR Preview" w:date="2026-01-01T00:00:00Z">
        <w:r>
          <w:t xml:space="preserve"> </w:t>
        </w:r>
      </w:ins>
      <m:oMath>
        <m:r>
          <m:t>A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vectors,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2026-10-19T08:21:34Z</dcterms:created>
  <dcterms:modified xsi:type="dcterms:W3CDTF">2026-10-19T08:21:34Z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