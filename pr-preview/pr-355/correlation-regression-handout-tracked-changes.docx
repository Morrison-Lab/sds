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00:54:33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(Population correlation)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population correlation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two random variables</w:delText>
        </w:r>
      </w:del>
      <w:del w:id="10" w:author="PR Preview" w:date="2026-01-01T00:00:00Z">
        <w:r>
          <w:delText xml:space="preserve"> </w:delText>
        </w:r>
      </w:del>
      <m:oMath>
        <m:r>
          <m:t>X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</w:delText>
        </w:r>
      </w:del>
      <w:del w:id="13" w:author="PR Preview" w:date="2026-01-01T00:00:00Z">
        <w:r>
          <w:delText xml:space="preserve"> </w:delText>
        </w:r>
      </w:del>
      <m:oMath>
        <m:r>
          <m:t>Y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with positive variances is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[2]</w:delText>
        </w:r>
      </w:del>
    </w:p>
    <w:p>
      <w:pPr>
        <w:pStyle w:val="FirstParagraph"/>
      </w:pPr>
      <w:ins w:id="18" w:author="PR Preview" w:date="2026-01-01T00:00:00Z">
        <w:r>
          <w:rPr>
            <w:b/>
            <w:bCs/>
          </w:rPr>
          <w:t xml:space="preserve">Definition 1 (Population correlation)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The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b/>
            <w:bCs/>
          </w:rPr>
          <w:t xml:space="preserve">population correlation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of two random variables</w:t>
        </w:r>
      </w:ins>
      <w:ins w:id="25" w:author="PR Preview" w:date="2026-01-01T00:00:00Z">
        <w:r>
          <w:t xml:space="preserve"> </w:t>
        </w:r>
      </w:ins>
      <m:oMath>
        <m:r>
          <m:t>X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and</w:t>
        </w:r>
      </w:ins>
      <w:ins w:id="28" w:author="PR Preview" w:date="2026-01-01T00:00:00Z">
        <w:r>
          <w:t xml:space="preserve"> </w:t>
        </w:r>
      </w:ins>
      <m:oMath>
        <m:r>
          <m:t>Y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with positive</w:t>
        </w:r>
      </w:ins>
      <w:ins w:id="31" w:author="PR Preview" w:date="2026-01-01T00:00:00Z">
        <w:r>
          <w:t xml:space="preserve"> </w:t>
        </w:r>
      </w:ins>
      <w:hyperlink r:id="rId12">
        <w:ins w:id="32" w:author="PR Preview" w:date="2026-01-01T00:00:00Z">
          <w:r>
            <w:rPr>
              <w:rStyle w:val="Hyperlink"/>
            </w:rPr>
            <w:t xml:space="preserve">variances</w:t>
          </w:r>
        </w:ins>
      </w:hyperlink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del w:id="35" w:author="PR Preview" w:date="2026-01-01T00:00:00Z">
        <w:r>
          <w:rPr>
            <w:b/>
            <w:bCs/>
          </w:rPr>
          <w:delText xml:space="preserve">Definition 3 (Spearman rank correlation)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Replace each</w:delText>
        </w:r>
      </w:del>
      <w:del w:id="3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by its rank</w:delText>
        </w:r>
      </w:del>
      <w:del w:id="41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i</m:t>
            </m:r>
          </m:sub>
        </m:sSub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among</w:delText>
        </w:r>
      </w:del>
      <w:del w:id="4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45" w:author="PR Preview" w:date="2026-01-01T00:00:00Z">
        <w:r>
          <w:delText xml:space="preserve">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and each</w:delText>
        </w:r>
      </w:del>
      <w:del w:id="4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by its rank</w:delText>
        </w:r>
      </w:del>
      <w:del w:id="51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i</m:t>
            </m:r>
          </m:sub>
        </m:sSub>
      </m:oMath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among</w:delText>
        </w:r>
      </w:del>
      <w:del w:id="5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55" w:author="PR Preview" w:date="2026-01-01T00:00:00Z">
        <w:r>
          <w:delText xml:space="preserve">,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giving tied values the average of the ranks they span.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The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rPr>
            <w:b/>
            <w:bCs/>
          </w:rPr>
          <w:delText xml:space="preserve">Spearman rank correlation</w:delText>
        </w:r>
      </w:del>
      <w:del w:id="62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S</m:t>
            </m:r>
          </m:sub>
        </m:sSub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is the</w:delText>
        </w:r>
      </w:del>
      <w:del w:id="65" w:author="PR Preview" w:date="2026-01-01T00:00:00Z">
        <w:r>
          <w:delText xml:space="preserve"> </w:delText>
        </w:r>
      </w:del>
      <w:hyperlink r:id="rId15">
        <w:del w:id="66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evaluated at the rank pairs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[5]</w:delText>
        </w:r>
      </w:del>
      <w:del w:id="71" w:author="PR Preview" w:date="2026-01-01T00:00:00Z">
        <w:r>
          <w:delText xml:space="preserve">:</w:delText>
        </w:r>
      </w:del>
    </w:p>
    <w:p>
      <w:pPr>
        <w:pStyle w:val="FirstParagraph"/>
      </w:pPr>
      <w:ins w:id="72" w:author="PR Preview" w:date="2026-01-01T00:00:00Z">
        <w:r>
          <w:rPr>
            <w:b/>
            <w:bCs/>
          </w:rPr>
          <w:t xml:space="preserve">Definition 3 (Spearman rank correlation)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Replace each</w:t>
        </w:r>
      </w:ins>
      <w:ins w:id="7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by its rank</w:t>
        </w:r>
      </w:ins>
      <w:ins w:id="78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i</m:t>
            </m:r>
          </m:sub>
        </m:sSub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among</w:t>
        </w:r>
      </w:ins>
      <w:ins w:id="8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and each</w:t>
        </w:r>
      </w:ins>
      <w:ins w:id="8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by its rank</w:t>
        </w:r>
      </w:ins>
      <w:ins w:id="88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</m:sub>
        </m:sSub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among</w:t>
        </w:r>
      </w:ins>
      <w:ins w:id="9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92" w:author="PR Preview" w:date="2026-01-01T00:00:00Z">
        <w:r>
          <w:t xml:space="preserve">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giving tied values the average of the ranks they span.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The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rPr>
            <w:b/>
            <w:bCs/>
          </w:rPr>
          <w:t xml:space="preserve">Spearman rank correlation</w:t>
        </w:r>
      </w:ins>
      <w:ins w:id="99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S</m:t>
            </m:r>
          </m:sub>
        </m:sSub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is the</w:t>
        </w:r>
      </w:ins>
      <w:ins w:id="102" w:author="PR Preview" w:date="2026-01-01T00:00:00Z">
        <w:r>
          <w:t xml:space="preserve"> </w:t>
        </w:r>
      </w:ins>
      <w:hyperlink r:id="rId15">
        <w:ins w:id="103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evaluated at the rank pairs: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del w:id="106" w:author="PR Preview" w:date="2026-01-01T00:00:00Z">
        <w:r>
          <w:rPr>
            <w:b/>
            <w:bCs/>
          </w:rPr>
          <w:delText xml:space="preserve">Definition 7 (Linear regression model)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A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rPr>
            <w:b/>
            <w:bCs/>
          </w:rPr>
          <w:delText xml:space="preserve">linear regression model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is a homoskedastic (</w:delText>
        </w:r>
      </w:del>
      <w:hyperlink w:anchor="def-homoskedastic">
        <w:del w:id="113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14" w:author="PR Preview" w:date="2026-01-01T00:00:00Z">
        <w:r>
          <w:delText xml:space="preserve">)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conditional Gaussian model (</w:delText>
        </w:r>
      </w:del>
      <w:hyperlink w:anchor="def-cond-gaussian">
        <w:del w:id="117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18" w:author="PR Preview" w:date="2026-01-01T00:00:00Z">
        <w:r>
          <w:delText xml:space="preserve">)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whose mean function is linear in</w:delText>
        </w:r>
      </w:del>
      <w:del w:id="121" w:author="PR Preview" w:date="2026-01-01T00:00:00Z">
        <w:r>
          <w:delText xml:space="preserve"> </w:delText>
        </w:r>
      </w:del>
      <m:oMath>
        <m:r>
          <m:t>p</m:t>
        </m:r>
      </m:oMath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covariates,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where observation</w:delText>
        </w:r>
      </w:del>
      <w:del w:id="126" w:author="PR Preview" w:date="2026-01-01T00:00:00Z">
        <w:r>
          <w:delText xml:space="preserve"> </w:delText>
        </w:r>
      </w:del>
      <m:oMath>
        <m:r>
          <m:t>i</m:t>
        </m:r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has covariate values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$\mathord{\smash[b]{\underset{\raise.3ex\hbox{$\scriptstyle\sim$}}{x}}\vphantom{x}}_i= (x_{i1}, \ldots, x_{ip})$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[7]</w:delText>
        </w:r>
      </w:del>
      <w:del w:id="133" w:author="PR Preview" w:date="2026-01-01T00:00:00Z">
        <w:r>
          <w:delText xml:space="preserve">:</w:delText>
        </w:r>
      </w:del>
    </w:p>
    <w:p>
      <w:pPr>
        <w:pStyle w:val="BodyText"/>
      </w:pPr>
      <w:ins w:id="134" w:author="PR Preview" w:date="2026-01-01T00:00:00Z">
        <w:r>
          <w:rPr>
            <w:b/>
            <w:bCs/>
          </w:rPr>
          <w:t xml:space="preserve">Definition 7 (Linear regression model)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A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rPr>
            <w:b/>
            <w:bCs/>
          </w:rPr>
          <w:t xml:space="preserve">linear regression model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is a homoskedastic (</w:t>
        </w:r>
      </w:ins>
      <w:hyperlink w:anchor="def-homoskedastic">
        <w:ins w:id="14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42" w:author="PR Preview" w:date="2026-01-01T00:00:00Z">
        <w:r>
          <w:t xml:space="preserve">)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conditional Gaussian model (</w:t>
        </w:r>
      </w:ins>
      <w:hyperlink w:anchor="def-cond-gaussian">
        <w:ins w:id="145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46" w:author="PR Preview" w:date="2026-01-01T00:00:00Z">
        <w:r>
          <w:t xml:space="preserve">)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whose mean function is linear in</w:t>
        </w:r>
      </w:ins>
      <w:ins w:id="149" w:author="PR Preview" w:date="2026-01-01T00:00:00Z">
        <w:r>
          <w:t xml:space="preserve"> </w:t>
        </w:r>
      </w:ins>
      <m:oMath>
        <m:r>
          <m:t>p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covariates,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where observation</w:t>
        </w:r>
      </w:ins>
      <w:ins w:id="154" w:author="PR Preview" w:date="2026-01-01T00:00:00Z">
        <w:r>
          <w:t xml:space="preserve"> </w:t>
        </w:r>
      </w:ins>
      <m:oMath>
        <m:r>
          <m:t>i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has covariate values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$\mathord{\smash[b]{\underset{\raise.3ex\hbox{$\scriptstyle\sim$}}{x}}\vphantom{x}}_i= (x_{i1}, \ldots, x_{ip})$</w:t>
        </w:r>
      </w:ins>
      <w:ins w:id="1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del w:id="160" w:author="PR Preview" w:date="2026-01-01T00:00:00Z">
        <w:r>
          <w:rPr>
            <w:b/>
            <w:bCs/>
          </w:rPr>
          <w:delText xml:space="preserve">Definition 8 (Simple linear regression model)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A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rPr>
            <w:b/>
            <w:bCs/>
          </w:rPr>
          <w:delText xml:space="preserve">simple linear regression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model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is a linear regression model (</w:delText>
        </w:r>
      </w:del>
      <w:hyperlink w:anchor="def-linear-regression">
        <w:del w:id="169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70" w:author="PR Preview" w:date="2026-01-01T00:00:00Z">
        <w:r>
          <w:delText xml:space="preserve">)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with</w:delText>
        </w:r>
      </w:del>
      <w:del w:id="17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covariate</w:delText>
        </w:r>
      </w:del>
      <w:del w:id="176" w:author="PR Preview" w:date="2026-01-01T00:00:00Z">
        <w:r>
          <w:delText xml:space="preserve"> </w:delText>
        </w:r>
      </w:del>
      <m:oMath>
        <m:r>
          <m:t>X</m:t>
        </m:r>
      </m:oMath>
      <w:del w:id="177" w:author="PR Preview" w:date="2026-01-01T00:00:00Z">
        <w:r>
          <w:delText xml:space="preserve">,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writing</w:delText>
        </w:r>
      </w:del>
      <w:del w:id="18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for</w:delText>
        </w:r>
      </w:del>
      <w:del w:id="18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[8]</w:delText>
        </w:r>
      </w:del>
      <w:del w:id="186" w:author="PR Preview" w:date="2026-01-01T00:00:00Z">
        <w:r>
          <w:delText xml:space="preserve">:</w:delText>
        </w:r>
      </w:del>
    </w:p>
    <w:p>
      <w:pPr>
        <w:pStyle w:val="BodyText"/>
      </w:pPr>
      <w:ins w:id="187" w:author="PR Preview" w:date="2026-01-01T00:00:00Z">
        <w:r>
          <w:rPr>
            <w:b/>
            <w:bCs/>
          </w:rPr>
          <w:t xml:space="preserve">Definition 8 (Simple linear regression model)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A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rPr>
            <w:b/>
            <w:bCs/>
          </w:rPr>
          <w:t xml:space="preserve">simple linear regression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model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is a linear regression model (</w:t>
        </w:r>
      </w:ins>
      <w:hyperlink w:anchor="def-linear-regression">
        <w:ins w:id="196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97" w:author="PR Preview" w:date="2026-01-01T00:00:00Z">
        <w:r>
          <w:t xml:space="preserve">)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with</w:t>
        </w:r>
      </w:ins>
      <w:ins w:id="20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covariate</w:t>
        </w:r>
      </w:ins>
      <w:ins w:id="203" w:author="PR Preview" w:date="2026-01-01T00:00:00Z">
        <w:r>
          <w:t xml:space="preserve"> </w:t>
        </w:r>
      </w:ins>
      <m:oMath>
        <m:r>
          <m:t>X</m:t>
        </m:r>
      </m:oMath>
      <w:ins w:id="204" w:author="PR Preview" w:date="2026-01-01T00:00:00Z">
        <w:r>
          <w:t xml:space="preserve">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writing</w:t>
        </w:r>
      </w:ins>
      <w:ins w:id="20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for</w:t>
        </w:r>
      </w:ins>
      <w:ins w:id="21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ins w:id="21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del w:id="212" w:author="PR Preview" w:date="2026-01-01T00:00:00Z">
        <w:r>
          <w:rPr>
            <w:b/>
            <w:bCs/>
          </w:rPr>
          <w:delText xml:space="preserve">Definition 12 (Ordinary least squares)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The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rPr>
            <w:b/>
            <w:bCs/>
          </w:rPr>
          <w:delText xml:space="preserve">ordinary least squares (OLS) estimate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of a model’s parameter vector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$\mathord{\smash[b]{\underset{\raise.3ex\hbox{$\scriptstyle\sim$}}{\theta}}\vphantom{\theta}}$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is the value of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$\mathord{\smash[b]{\underset{\raise.3ex\hbox{$\scriptstyle\sim$}}{\theta}}\vphantom{\theta}}$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that minimizes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the</w:delText>
        </w:r>
      </w:del>
      <w:del w:id="229" w:author="PR Preview" w:date="2026-01-01T00:00:00Z">
        <w:r>
          <w:delText xml:space="preserve"> </w:delText>
        </w:r>
      </w:del>
      <w:hyperlink w:anchor="def-rss">
        <w:del w:id="230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[10]</w:delText>
        </w:r>
      </w:del>
      <w:del w:id="233" w:author="PR Preview" w:date="2026-01-01T00:00:00Z">
        <w:r>
          <w:delText xml:space="preserve">:</w:delText>
        </w:r>
      </w:del>
    </w:p>
    <w:p>
      <w:pPr>
        <w:pStyle w:val="BodyText"/>
      </w:pPr>
      <w:ins w:id="234" w:author="PR Preview" w:date="2026-01-01T00:00:00Z">
        <w:r>
          <w:rPr>
            <w:b/>
            <w:bCs/>
          </w:rPr>
          <w:t xml:space="preserve">Definition 12 (Ordinary least squares)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The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rPr>
            <w:b/>
            <w:bCs/>
          </w:rPr>
          <w:t xml:space="preserve">ordinary least squares (OLS) estimate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of a model’s parameter vector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$\mathord{\smash[b]{\underset{\raise.3ex\hbox{$\scriptstyle\sim$}}{\theta}}\vphantom{\theta}}$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is the value of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$\mathord{\smash[b]{\underset{\raise.3ex\hbox{$\scriptstyle\sim$}}{\theta}}\vphantom{\theta}}$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that minimizes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the</w:t>
        </w:r>
      </w:ins>
      <w:ins w:id="251" w:author="PR Preview" w:date="2026-01-01T00:00:00Z">
        <w:r>
          <w:t xml:space="preserve"> </w:t>
        </w:r>
      </w:ins>
      <w:hyperlink w:anchor="def-rss">
        <w:ins w:id="252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253" w:author="PR Preview" w:date="2026-01-01T00:00:00Z">
        <w:r>
          <w:t xml:space="preserve">:</w:t>
        </w:r>
      </w:ins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del w:id="254" w:author="PR Preview" w:date="2026-01-01T00:00:00Z">
        <w:r>
          <w:rPr>
            <w:b/>
            <w:bCs/>
          </w:rPr>
          <w:delText xml:space="preserve">Definition 18 (Coefficient of determination)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The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rPr>
            <w:b/>
            <w:bCs/>
          </w:rPr>
          <w:delText xml:space="preserve">coefficient of determination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of a model fitted with parameter estimate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$\hat{\mathord{\smash[b]{\underset{\raise.3ex\hbox{$\scriptstyle\sim$}}{\theta}}\vphantom{\theta}}}$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is one minus the ratio of its</w:delText>
        </w:r>
      </w:del>
      <w:del w:id="265" w:author="PR Preview" w:date="2026-01-01T00:00:00Z">
        <w:r>
          <w:delText xml:space="preserve"> </w:delText>
        </w:r>
      </w:del>
      <w:hyperlink w:anchor="def-rss">
        <w:del w:id="266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at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$\hat{\mathord{\smash[b]{\underset{\raise.3ex\hbox{$\scriptstyle\sim$}}{\theta}}\vphantom{\theta}}}$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to the</w:delText>
        </w:r>
      </w:del>
      <w:del w:id="273" w:author="PR Preview" w:date="2026-01-01T00:00:00Z">
        <w:r>
          <w:delText xml:space="preserve"> </w:delText>
        </w:r>
      </w:del>
      <w:hyperlink w:anchor="def-tss">
        <w:del w:id="274" w:author="PR Preview" w:date="2026-01-01T00:00:00Z">
          <w:r>
            <w:rPr>
              <w:rStyle w:val="Hyperlink"/>
            </w:rPr>
            <w:delText xml:space="preserve">total sum of squares</w:delText>
          </w:r>
        </w:del>
      </w:hyperlink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of its outcomes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[14]</w:delText>
        </w:r>
      </w:del>
      <w:del w:id="279" w:author="PR Preview" w:date="2026-01-01T00:00:00Z">
        <w:r>
          <w:delText xml:space="preserve">:</w:delText>
        </w:r>
      </w:del>
    </w:p>
    <w:p>
      <w:pPr>
        <w:pStyle w:val="FirstParagraph"/>
      </w:pPr>
      <w:ins w:id="280" w:author="PR Preview" w:date="2026-01-01T00:00:00Z">
        <w:r>
          <w:rPr>
            <w:b/>
            <w:bCs/>
          </w:rPr>
          <w:t xml:space="preserve">Definition 18 (Coefficient of determination)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The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rPr>
            <w:b/>
            <w:bCs/>
          </w:rPr>
          <w:t xml:space="preserve">coefficient of determination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of a model fitted with parameter estimate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$\hat{\mathord{\smash[b]{\underset{\raise.3ex\hbox{$\scriptstyle\sim$}}{\theta}}\vphantom{\theta}}}$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is one minus the ratio of its</w:t>
        </w:r>
      </w:ins>
      <w:ins w:id="291" w:author="PR Preview" w:date="2026-01-01T00:00:00Z">
        <w:r>
          <w:t xml:space="preserve"> </w:t>
        </w:r>
      </w:ins>
      <w:hyperlink w:anchor="def-rss">
        <w:ins w:id="292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at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$\hat{\mathord{\smash[b]{\underset{\raise.3ex\hbox{$\scriptstyle\sim$}}{\theta}}\vphantom{\theta}}}$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to the</w:t>
        </w:r>
      </w:ins>
      <w:ins w:id="299" w:author="PR Preview" w:date="2026-01-01T00:00:00Z">
        <w:r>
          <w:t xml:space="preserve"> </w:t>
        </w:r>
      </w:ins>
      <w:hyperlink w:anchor="def-tss">
        <w:ins w:id="300" w:author="PR Preview" w:date="2026-01-01T00:00:00Z">
          <w:r>
            <w:rPr>
              <w:rStyle w:val="Hyperlink"/>
            </w:rPr>
            <w:t xml:space="preserve">total sum of squares</w:t>
          </w:r>
        </w:ins>
      </w:hyperlink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of its outcomes:</w:t>
        </w:r>
      </w:ins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del w:id="303" w:author="PR Preview" w:date="2026-01-01T00:00:00Z">
        <w:r>
          <w:delText xml:space="preserve">3.5 Further reading</w:delText>
        </w:r>
      </w:del>
    </w:p>
    <w:p>
      <w:pPr>
        <w:pStyle w:val="Heading3"/>
      </w:pPr>
      <w:ins w:id="304" w:author="PR Preview" w:date="2026-01-01T00:00:00Z">
        <w:r>
          <w:t xml:space="preserve">3.5 Comparing nested regression models</w:t>
        </w:r>
      </w:ins>
    </w:p>
    <w:bookmarkStart w:id="143" w:name="def-nested-regression-models"/>
    <w:p>
      <w:pPr>
        <w:pStyle w:val="FirstParagraph"/>
      </w:pPr>
      <w:ins w:id="305" w:author="PR Preview" w:date="2026-01-01T00:00:00Z">
        <w:r>
          <w:rPr>
            <w:b/>
            <w:bCs/>
          </w:rPr>
          <w:t xml:space="preserve">Definition 19 (Nested linear regression models)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Let a</w:t>
        </w:r>
      </w:ins>
      <w:ins w:id="308" w:author="PR Preview" w:date="2026-01-01T00:00:00Z">
        <w:r>
          <w:t xml:space="preserve"> </w:t>
        </w:r>
      </w:ins>
      <w:hyperlink w:anchor="def-linear-regression">
        <w:ins w:id="309" w:author="PR Preview" w:date="2026-01-01T00:00:00Z">
          <w:r>
            <w:rPr>
              <w:rStyle w:val="Hyperlink"/>
            </w:rPr>
            <w:t xml:space="preserve">linear regression model</w:t>
          </w:r>
        </w:ins>
      </w:hyperlink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have</w:t>
        </w:r>
      </w:ins>
      <w:ins w:id="312" w:author="PR Preview" w:date="2026-01-01T00:00:00Z">
        <w:r>
          <w:t xml:space="preserve"> </w:t>
        </w:r>
      </w:ins>
      <m:oMath>
        <m:r>
          <m:t>p</m:t>
        </m:r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features and an</w:t>
        </w:r>
      </w:ins>
      <w:ins w:id="315" w:author="PR Preview" w:date="2026-01-01T00:00:00Z">
        <w:r>
          <w:t xml:space="preserve"> </w:t>
        </w:r>
      </w:ins>
      <w:hyperlink w:anchor="def-slr-intercept">
        <w:ins w:id="316" w:author="PR Preview" w:date="2026-01-01T00:00:00Z">
          <w:r>
            <w:rPr>
              <w:rStyle w:val="Hyperlink"/>
            </w:rPr>
            <w:t xml:space="preserve">intercept</w:t>
          </w:r>
        </w:ins>
      </w:hyperlink>
      <w:ins w:id="317" w:author="PR Preview" w:date="2026-01-01T00:00:00Z">
        <w:r>
          <w:t xml:space="preserve">.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A second linear regression model is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rPr>
            <w:b/>
            <w:bCs/>
          </w:rPr>
          <w:t xml:space="preserve">nested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in it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if it uses the same outcome and the same observations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and is the special case in which</w:t>
        </w:r>
      </w:ins>
      <w:ins w:id="328" w:author="PR Preview" w:date="2026-01-01T00:00:00Z">
        <w:r>
          <w:t xml:space="preserve"> </w:t>
        </w:r>
      </w:ins>
      <m:oMath>
        <m:r>
          <m:t>q</m:t>
        </m:r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of the</w:t>
        </w:r>
      </w:ins>
      <w:ins w:id="331" w:author="PR Preview" w:date="2026-01-01T00:00:00Z">
        <w:r>
          <w:t xml:space="preserve"> </w:t>
        </w:r>
      </w:ins>
      <m:oMath>
        <m:r>
          <m:t>p</m:t>
        </m:r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coefficients equal</w:t>
        </w:r>
      </w:ins>
      <w:ins w:id="334" w:author="PR Preview" w:date="2026-01-01T00:00:00Z">
        <w:r>
          <w:t xml:space="preserve"> </w:t>
        </w:r>
      </w:ins>
      <m:oMath>
        <m:r>
          <m:t>0</m:t>
        </m:r>
      </m:oMath>
      <w:ins w:id="335" w:author="PR Preview" w:date="2026-01-01T00:00:00Z">
        <w:r>
          <w:t xml:space="preserve">.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The first model is the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rPr>
            <w:i/>
            <w:iCs/>
          </w:rPr>
          <w:t xml:space="preserve">larger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model,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and the second is the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rPr>
            <w:i/>
            <w:iCs/>
          </w:rPr>
          <w:t xml:space="preserve">smaller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model;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the smaller model has</w:t>
        </w:r>
      </w:ins>
      <w:ins w:id="35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q</m:t>
        </m:r>
      </m:oMath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features.</w:t>
        </w:r>
      </w:ins>
    </w:p>
    <w:p>
      <w:pPr>
        <w:pStyle w:val="BodyText"/>
      </w:pPr>
      <w:ins w:id="353" w:author="PR Preview" w:date="2026-01-01T00:00:00Z">
        <w:r>
          <w:t xml:space="preserve">Source: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Vittinghoff et al. [1, Sec. 4.3]</w:t>
        </w:r>
      </w:ins>
      <w:ins w:id="356" w:author="PR Preview" w:date="2026-01-01T00:00:00Z">
        <w:r>
          <w:t xml:space="preserve">.</w:t>
        </w:r>
      </w:ins>
    </w:p>
    <w:bookmarkEnd w:id="143"/>
    <w:bookmarkStart w:id="144" w:name="exm-hers-nested-models"/>
    <w:p>
      <w:pPr>
        <w:pStyle w:val="BodyText"/>
      </w:pPr>
      <w:ins w:id="357" w:author="PR Preview" w:date="2026-01-01T00:00:00Z">
        <w:r>
          <w:rPr>
            <w:b/>
            <w:bCs/>
          </w:rPr>
          <w:t xml:space="preserve">Example 11 (Nested models for fasting glucose in HERS)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In the HERS data, take the linear regression of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rPr>
            <w:rStyle w:val="VerbatimChar"/>
          </w:rPr>
          <w:t xml:space="preserve">glucose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on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rPr>
            <w:rStyle w:val="VerbatimChar"/>
          </w:rPr>
          <w:t xml:space="preserve">BMI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as the smaller model.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The</w:t>
        </w:r>
      </w:ins>
      <w:ins w:id="370" w:author="PR Preview" w:date="2026-01-01T00:00:00Z">
        <w:r>
          <w:t xml:space="preserve"> </w:t>
        </w:r>
      </w:ins>
      <w:hyperlink w:anchor="def-nested-regression-models">
        <w:ins w:id="371" w:author="PR Preview" w:date="2026-01-01T00:00:00Z">
          <w:r>
            <w:rPr>
              <w:rStyle w:val="Hyperlink"/>
            </w:rPr>
            <w:t xml:space="preserve">larger model</w:t>
          </w:r>
        </w:ins>
      </w:hyperlink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adds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rPr>
            <w:rStyle w:val="VerbatimChar"/>
          </w:rPr>
          <w:t xml:space="preserve">age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and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rPr>
            <w:rStyle w:val="VerbatimChar"/>
          </w:rPr>
          <w:t xml:space="preserve">exercise</w:t>
        </w:r>
      </w:ins>
      <w:ins w:id="380" w:author="PR Preview" w:date="2026-01-01T00:00:00Z">
        <w:r>
          <w:t xml:space="preserve">, so</w:t>
        </w:r>
      </w:ins>
      <w:ins w:id="381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2</m:t>
        </m:r>
      </m:oMath>
      <w:ins w:id="38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83" w:author="PR Preview" w:date="2026-01-01T00:00:00Z">
        <w:r>
          <w:t xml:space="preserve">Both models must be fitted to the same HERS participants,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so keep the participants with all four variables measured:</w:t>
        </w:r>
      </w:ins>
    </w:p>
    <w:p>
      <w:pPr>
        <w:pStyle w:val="SourceCode"/>
      </w:pPr>
      <w:ins w:id="386" w:author="PR Preview" w:date="2026-01-01T00:00:00Z">
        <w:r>
          <w:rPr>
            <w:rStyle w:val="NormalTok"/>
          </w:rPr>
          <w:t xml:space="preserve">hers_nested </w:t>
        </w:r>
      </w:ins>
      <w:ins w:id="387" w:author="PR Preview" w:date="2026-01-01T00:00:00Z">
        <w:r>
          <w:rPr>
            <w:rStyle w:val="OtherTok"/>
          </w:rPr>
          <w:t xml:space="preserve">&lt;-</w:t>
        </w:r>
      </w:ins>
      <w:ins w:id="388" w:author="PR Preview" w:date="2026-01-01T00:00:00Z">
        <w:r>
          <w:rPr>
            <w:rStyle w:val="NormalTok"/>
          </w:rPr>
          <w:t xml:space="preserve"> hers </w:t>
        </w:r>
      </w:ins>
      <w:ins w:id="389" w:author="PR Preview" w:date="2026-01-01T00:00:00Z">
        <w:r>
          <w:rPr>
            <w:rStyle w:val="SpecialCharTok"/>
          </w:rPr>
          <w:t xml:space="preserve">|&gt;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rPr>
            <w:rStyle w:val="NormalTok"/>
          </w:rPr>
          <w:t xml:space="preserve">  tidyr</w:t>
        </w:r>
      </w:ins>
      <w:ins w:id="392" w:author="PR Preview" w:date="2026-01-01T00:00:00Z">
        <w:r>
          <w:rPr>
            <w:rStyle w:val="SpecialCharTok"/>
          </w:rPr>
          <w:t xml:space="preserve">::</w:t>
        </w:r>
      </w:ins>
      <w:ins w:id="393" w:author="PR Preview" w:date="2026-01-01T00:00:00Z">
        <w:r>
          <w:rPr>
            <w:rStyle w:val="FunctionTok"/>
          </w:rPr>
          <w:t xml:space="preserve">drop_na</w:t>
        </w:r>
      </w:ins>
      <w:ins w:id="394" w:author="PR Preview" w:date="2026-01-01T00:00:00Z">
        <w:r>
          <w:rPr>
            <w:rStyle w:val="NormalTok"/>
          </w:rPr>
          <w:t xml:space="preserve">(glucose, BMI, age, exercise)</w:t>
        </w:r>
      </w:ins>
      <w:ins w:id="395" w:author="PR Preview" w:date="2026-01-01T00:00:00Z">
        <w:r>
          <w:br/>
        </w:r>
      </w:ins>
      <w:ins w:id="396" w:author="PR Preview" w:date="2026-01-01T00:00:00Z">
        <w:r>
          <w:rPr>
            <w:rStyle w:val="NormalTok"/>
          </w:rPr>
          <w:t xml:space="preserve">fit_smaller </w:t>
        </w:r>
      </w:ins>
      <w:ins w:id="397" w:author="PR Preview" w:date="2026-01-01T00:00:00Z">
        <w:r>
          <w:rPr>
            <w:rStyle w:val="OtherTok"/>
          </w:rPr>
          <w:t xml:space="preserve">&lt;-</w:t>
        </w:r>
      </w:ins>
      <w:ins w:id="398" w:author="PR Preview" w:date="2026-01-01T00:00:00Z">
        <w:r>
          <w:rPr>
            <w:rStyle w:val="NormalTok"/>
          </w:rPr>
          <w:t xml:space="preserve"> </w:t>
        </w:r>
      </w:ins>
      <w:ins w:id="399" w:author="PR Preview" w:date="2026-01-01T00:00:00Z">
        <w:r>
          <w:rPr>
            <w:rStyle w:val="FunctionTok"/>
          </w:rPr>
          <w:t xml:space="preserve">lm</w:t>
        </w:r>
      </w:ins>
      <w:ins w:id="400" w:author="PR Preview" w:date="2026-01-01T00:00:00Z">
        <w:r>
          <w:rPr>
            <w:rStyle w:val="NormalTok"/>
          </w:rPr>
          <w:t xml:space="preserve">(glucose </w:t>
        </w:r>
      </w:ins>
      <w:ins w:id="401" w:author="PR Preview" w:date="2026-01-01T00:00:00Z">
        <w:r>
          <w:rPr>
            <w:rStyle w:val="SpecialCharTok"/>
          </w:rPr>
          <w:t xml:space="preserve">~</w:t>
        </w:r>
      </w:ins>
      <w:ins w:id="402" w:author="PR Preview" w:date="2026-01-01T00:00:00Z">
        <w:r>
          <w:rPr>
            <w:rStyle w:val="NormalTok"/>
          </w:rPr>
          <w:t xml:space="preserve"> BMI, </w:t>
        </w:r>
      </w:ins>
      <w:ins w:id="403" w:author="PR Preview" w:date="2026-01-01T00:00:00Z">
        <w:r>
          <w:rPr>
            <w:rStyle w:val="AttributeTok"/>
          </w:rPr>
          <w:t xml:space="preserve">data =</w:t>
        </w:r>
      </w:ins>
      <w:ins w:id="404" w:author="PR Preview" w:date="2026-01-01T00:00:00Z">
        <w:r>
          <w:rPr>
            <w:rStyle w:val="NormalTok"/>
          </w:rPr>
          <w:t xml:space="preserve"> hers_nested)</w:t>
        </w:r>
      </w:ins>
      <w:ins w:id="405" w:author="PR Preview" w:date="2026-01-01T00:00:00Z">
        <w:r>
          <w:br/>
        </w:r>
      </w:ins>
      <w:ins w:id="406" w:author="PR Preview" w:date="2026-01-01T00:00:00Z">
        <w:r>
          <w:rPr>
            <w:rStyle w:val="NormalTok"/>
          </w:rPr>
          <w:t xml:space="preserve">fit_larger </w:t>
        </w:r>
      </w:ins>
      <w:ins w:id="407" w:author="PR Preview" w:date="2026-01-01T00:00:00Z">
        <w:r>
          <w:rPr>
            <w:rStyle w:val="OtherTok"/>
          </w:rPr>
          <w:t xml:space="preserve">&lt;-</w:t>
        </w:r>
      </w:ins>
      <w:ins w:id="408" w:author="PR Preview" w:date="2026-01-01T00:00:00Z">
        <w:r>
          <w:rPr>
            <w:rStyle w:val="NormalTok"/>
          </w:rPr>
          <w:t xml:space="preserve"> </w:t>
        </w:r>
      </w:ins>
      <w:ins w:id="409" w:author="PR Preview" w:date="2026-01-01T00:00:00Z">
        <w:r>
          <w:rPr>
            <w:rStyle w:val="FunctionTok"/>
          </w:rPr>
          <w:t xml:space="preserve">lm</w:t>
        </w:r>
      </w:ins>
      <w:ins w:id="410" w:author="PR Preview" w:date="2026-01-01T00:00:00Z">
        <w:r>
          <w:rPr>
            <w:rStyle w:val="NormalTok"/>
          </w:rPr>
          <w:t xml:space="preserve">(glucose </w:t>
        </w:r>
      </w:ins>
      <w:ins w:id="411" w:author="PR Preview" w:date="2026-01-01T00:00:00Z">
        <w:r>
          <w:rPr>
            <w:rStyle w:val="SpecialCharTok"/>
          </w:rPr>
          <w:t xml:space="preserve">~</w:t>
        </w:r>
      </w:ins>
      <w:ins w:id="412" w:author="PR Preview" w:date="2026-01-01T00:00:00Z">
        <w:r>
          <w:rPr>
            <w:rStyle w:val="NormalTok"/>
          </w:rPr>
          <w:t xml:space="preserve"> BMI </w:t>
        </w:r>
      </w:ins>
      <w:ins w:id="413" w:author="PR Preview" w:date="2026-01-01T00:00:00Z">
        <w:r>
          <w:rPr>
            <w:rStyle w:val="SpecialCharTok"/>
          </w:rPr>
          <w:t xml:space="preserve">+</w:t>
        </w:r>
      </w:ins>
      <w:ins w:id="414" w:author="PR Preview" w:date="2026-01-01T00:00:00Z">
        <w:r>
          <w:rPr>
            <w:rStyle w:val="NormalTok"/>
          </w:rPr>
          <w:t xml:space="preserve"> age </w:t>
        </w:r>
      </w:ins>
      <w:ins w:id="415" w:author="PR Preview" w:date="2026-01-01T00:00:00Z">
        <w:r>
          <w:rPr>
            <w:rStyle w:val="SpecialCharTok"/>
          </w:rPr>
          <w:t xml:space="preserve">+</w:t>
        </w:r>
      </w:ins>
      <w:ins w:id="416" w:author="PR Preview" w:date="2026-01-01T00:00:00Z">
        <w:r>
          <w:rPr>
            <w:rStyle w:val="NormalTok"/>
          </w:rPr>
          <w:t xml:space="preserve"> exercise, </w:t>
        </w:r>
      </w:ins>
      <w:ins w:id="417" w:author="PR Preview" w:date="2026-01-01T00:00:00Z">
        <w:r>
          <w:rPr>
            <w:rStyle w:val="AttributeTok"/>
          </w:rPr>
          <w:t xml:space="preserve">data =</w:t>
        </w:r>
      </w:ins>
      <w:ins w:id="418" w:author="PR Preview" w:date="2026-01-01T00:00:00Z">
        <w:r>
          <w:rPr>
            <w:rStyle w:val="NormalTok"/>
          </w:rPr>
          <w:t xml:space="preserve"> hers_nested)</w:t>
        </w:r>
      </w:ins>
      <w:ins w:id="419" w:author="PR Preview" w:date="2026-01-01T00:00:00Z">
        <w:r>
          <w:br/>
        </w:r>
      </w:ins>
      <w:ins w:id="420" w:author="PR Preview" w:date="2026-01-01T00:00:00Z">
        <w:r>
          <w:rPr>
            <w:rStyle w:val="FunctionTok"/>
          </w:rPr>
          <w:t xml:space="preserve">nrow</w:t>
        </w:r>
      </w:ins>
      <w:ins w:id="421" w:author="PR Preview" w:date="2026-01-01T00:00:00Z">
        <w:r>
          <w:rPr>
            <w:rStyle w:val="NormalTok"/>
          </w:rPr>
          <w:t xml:space="preserve">(hers_nested)</w:t>
        </w:r>
      </w:ins>
      <w:ins w:id="422" w:author="PR Preview" w:date="2026-01-01T00:00:00Z">
        <w:r>
          <w:br/>
        </w:r>
      </w:ins>
      <w:ins w:id="423" w:author="PR Preview" w:date="2026-01-01T00:00:00Z">
        <w:r>
          <w:rPr>
            <w:rStyle w:val="CommentTok"/>
          </w:rPr>
          <w:t xml:space="preserve">#&gt; [1] 2758</w:t>
        </w:r>
      </w:ins>
    </w:p>
    <w:p>
      <w:pPr>
        <w:pStyle w:val="FirstParagraph"/>
      </w:pPr>
      <w:ins w:id="424" w:author="PR Preview" w:date="2026-01-01T00:00:00Z">
        <w:r>
          <w:t xml:space="preserve">The smaller model sets</w:t>
        </w:r>
      </w:ins>
      <w:ins w:id="425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in the larger one.</w:t>
        </w:r>
      </w:ins>
    </w:p>
    <w:bookmarkEnd w:id="144"/>
    <w:bookmarkStart w:id="148" w:name="def-partial-f-test"/>
    <w:p>
      <w:pPr>
        <w:pStyle w:val="BodyText"/>
      </w:pPr>
      <w:ins w:id="428" w:author="PR Preview" w:date="2026-01-01T00:00:00Z">
        <w:r>
          <w:rPr>
            <w:b/>
            <w:bCs/>
          </w:rPr>
          <w:t xml:space="preserve">Definition 20 (Partial F-test)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Let a smaller</w:t>
        </w:r>
      </w:ins>
      <w:ins w:id="431" w:author="PR Preview" w:date="2026-01-01T00:00:00Z">
        <w:r>
          <w:t xml:space="preserve"> </w:t>
        </w:r>
      </w:ins>
      <w:hyperlink w:anchor="def-linear-regression">
        <w:ins w:id="432" w:author="PR Preview" w:date="2026-01-01T00:00:00Z">
          <w:r>
            <w:rPr>
              <w:rStyle w:val="Hyperlink"/>
            </w:rPr>
            <w:t xml:space="preserve">linear regression model</w:t>
          </w:r>
        </w:ins>
      </w:hyperlink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be</w:t>
        </w:r>
      </w:ins>
      <w:ins w:id="435" w:author="PR Preview" w:date="2026-01-01T00:00:00Z">
        <w:r>
          <w:t xml:space="preserve"> </w:t>
        </w:r>
      </w:ins>
      <w:hyperlink w:anchor="def-nested-regression-models">
        <w:ins w:id="436" w:author="PR Preview" w:date="2026-01-01T00:00:00Z">
          <w:r>
            <w:rPr>
              <w:rStyle w:val="Hyperlink"/>
            </w:rPr>
            <w:t xml:space="preserve">nested</w:t>
          </w:r>
        </w:ins>
      </w:hyperlink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in a</w:t>
        </w:r>
      </w:ins>
      <w:ins w:id="439" w:author="PR Preview" w:date="2026-01-01T00:00:00Z">
        <w:r>
          <w:t xml:space="preserve"> </w:t>
        </w:r>
      </w:ins>
      <w:hyperlink w:anchor="def-nested-regression-models">
        <w:ins w:id="440" w:author="PR Preview" w:date="2026-01-01T00:00:00Z">
          <w:r>
            <w:rPr>
              <w:rStyle w:val="Hyperlink"/>
            </w:rPr>
            <w:t xml:space="preserve">larger model</w:t>
          </w:r>
        </w:ins>
      </w:hyperlink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with</w:t>
        </w:r>
      </w:ins>
      <w:ins w:id="443" w:author="PR Preview" w:date="2026-01-01T00:00:00Z">
        <w:r>
          <w:t xml:space="preserve"> </w:t>
        </w:r>
      </w:ins>
      <m:oMath>
        <m:r>
          <m:t>p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features,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so that they differ by</w:t>
        </w:r>
      </w:ins>
      <w:ins w:id="448" w:author="PR Preview" w:date="2026-01-01T00:00:00Z">
        <w:r>
          <w:t xml:space="preserve"> </w:t>
        </w:r>
      </w:ins>
      <m:oMath>
        <m:r>
          <m:t>q</m:t>
        </m:r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coefficients,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and let both be fitted by</w:t>
        </w:r>
      </w:ins>
      <w:ins w:id="453" w:author="PR Preview" w:date="2026-01-01T00:00:00Z">
        <w:r>
          <w:t xml:space="preserve"> </w:t>
        </w:r>
      </w:ins>
      <w:hyperlink w:anchor="def-ols">
        <w:ins w:id="454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to</w:t>
        </w:r>
      </w:ins>
      <w:ins w:id="457" w:author="PR Preview" w:date="2026-01-01T00:00:00Z">
        <w:r>
          <w:t xml:space="preserve"> </w:t>
        </w:r>
      </w:ins>
      <m:oMath>
        <m:r>
          <m:t>n</m:t>
        </m:r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observations.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Write</w:t>
        </w:r>
      </w:ins>
      <w:ins w:id="462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and</w:t>
        </w:r>
      </w:ins>
      <w:ins w:id="465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for the</w:t>
        </w:r>
      </w:ins>
      <w:ins w:id="468" w:author="PR Preview" w:date="2026-01-01T00:00:00Z">
        <w:r>
          <w:t xml:space="preserve"> </w:t>
        </w:r>
      </w:ins>
      <w:hyperlink w:anchor="def-rss">
        <w:ins w:id="469" w:author="PR Preview" w:date="2026-01-01T00:00:00Z">
          <w:r>
            <w:rPr>
              <w:rStyle w:val="Hyperlink"/>
            </w:rPr>
            <w:t xml:space="preserve">residual sums of squares</w:t>
          </w:r>
        </w:ins>
      </w:hyperlink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of the smaller and the larger fit.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The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rPr>
            <w:b/>
            <w:bCs/>
          </w:rPr>
          <w:t xml:space="preserve">partial F-test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of</w:t>
        </w:r>
      </w:ins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ins w:id="478" w:author="PR Preview" w:date="2026-01-01T00:00:00Z">
        <w:r>
          <w:t xml:space="preserve">uses the</w:t>
        </w:r>
      </w:ins>
      <w:ins w:id="479" w:author="PR Preview" w:date="2026-01-01T00:00:00Z">
        <w:r>
          <w:t xml:space="preserve"> </w:t>
        </w:r>
      </w:ins>
      <w:hyperlink r:id="rId145">
        <w:ins w:id="480" w:author="PR Preview" w:date="2026-01-01T00:00:00Z">
          <w:r>
            <w:rPr>
              <w:rStyle w:val="Hyperlink"/>
            </w:rPr>
            <w:t xml:space="preserve">statistic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81" w:author="PR Preview" w:date="2026-01-01T00:00:00Z">
        <w:r>
          <w:t xml:space="preserve">Its</w:t>
        </w:r>
      </w:ins>
      <w:ins w:id="482" w:author="PR Preview" w:date="2026-01-01T00:00:00Z">
        <w:r>
          <w:t xml:space="preserve"> </w:t>
        </w:r>
      </w:ins>
      <w:hyperlink r:id="rId146">
        <w:ins w:id="483" w:author="PR Preview" w:date="2026-01-01T00:00:00Z">
          <w:r>
            <w:rPr>
              <w:rStyle w:val="Hyperlink"/>
            </w:rPr>
            <w:t xml:space="preserve">p-value</w:t>
          </w:r>
        </w:ins>
      </w:hyperlink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is</w:t>
        </w:r>
      </w:ins>
      <w:ins w:id="48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ins w:id="487" w:author="PR Preview" w:date="2026-01-01T00:00:00Z">
        <w:r>
          <w:t xml:space="preserve">,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where</w:t>
        </w:r>
      </w:ins>
      <w:ins w:id="49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has the</w:t>
        </w:r>
      </w:ins>
      <w:ins w:id="493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distribution (</w:t>
        </w:r>
      </w:ins>
      <w:hyperlink r:id="rId147">
        <w:ins w:id="496" w:author="PR Preview" w:date="2026-01-01T00:00:00Z">
          <w:r>
            <w:rPr>
              <w:rStyle w:val="Hyperlink"/>
            </w:rPr>
            <w:t xml:space="preserve">F-distribution</w:t>
          </w:r>
        </w:ins>
      </w:hyperlink>
      <w:ins w:id="497" w:author="PR Preview" w:date="2026-01-01T00:00:00Z">
        <w:r>
          <w:t xml:space="preserve">).</w:t>
        </w:r>
      </w:ins>
    </w:p>
    <w:p>
      <w:pPr>
        <w:pStyle w:val="BodyText"/>
      </w:pPr>
      <w:ins w:id="498" w:author="PR Preview" w:date="2026-01-01T00:00:00Z">
        <w:r>
          <w:t xml:space="preserve">Source: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Vittinghoff et al. [1, Sec. 4.3]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and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Dobson and Barnett [15, Sec. 6.3]</w:t>
        </w:r>
      </w:ins>
      <w:ins w:id="505" w:author="PR Preview" w:date="2026-01-01T00:00:00Z">
        <w:r>
          <w:t xml:space="preserve">.</w:t>
        </w:r>
      </w:ins>
    </w:p>
    <w:bookmarkEnd w:id="148"/>
    <w:bookmarkStart w:id="150" w:name="thm-partial-f-null"/>
    <w:p>
      <w:pPr>
        <w:pStyle w:val="BodyText"/>
      </w:pPr>
      <w:ins w:id="506" w:author="PR Preview" w:date="2026-01-01T00:00:00Z">
        <w:r>
          <w:rPr>
            <w:b/>
            <w:bCs/>
          </w:rPr>
          <w:t xml:space="preserve">Theorem 8 (Null distribution of the partial F statistic)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Let the errors of the</w:t>
        </w:r>
      </w:ins>
      <w:ins w:id="509" w:author="PR Preview" w:date="2026-01-01T00:00:00Z">
        <w:r>
          <w:t xml:space="preserve"> </w:t>
        </w:r>
      </w:ins>
      <w:hyperlink w:anchor="def-nested-regression-models">
        <w:ins w:id="510" w:author="PR Preview" w:date="2026-01-01T00:00:00Z">
          <w:r>
            <w:rPr>
              <w:rStyle w:val="Hyperlink"/>
            </w:rPr>
            <w:t xml:space="preserve">larger model</w:t>
          </w:r>
        </w:ins>
      </w:hyperlink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be</w:t>
        </w:r>
      </w:ins>
      <w:ins w:id="513" w:author="PR Preview" w:date="2026-01-01T00:00:00Z">
        <w:r>
          <w:t xml:space="preserve"> </w:t>
        </w:r>
      </w:ins>
      <w:hyperlink r:id="rId149">
        <w:ins w:id="514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and Gaussian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with mean</w:t>
        </w:r>
      </w:ins>
      <w:ins w:id="519" w:author="PR Preview" w:date="2026-01-01T00:00:00Z">
        <w:r>
          <w:t xml:space="preserve"> </w:t>
        </w:r>
      </w:ins>
      <m:oMath>
        <m:r>
          <m:t>0</m:t>
        </m:r>
      </m:oMath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and the same</w:t>
        </w:r>
      </w:ins>
      <w:ins w:id="522" w:author="PR Preview" w:date="2026-01-01T00:00:00Z">
        <w:r>
          <w:t xml:space="preserve"> </w:t>
        </w:r>
      </w:ins>
      <w:hyperlink r:id="rId12">
        <w:ins w:id="523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524" w:author="PR Preview" w:date="2026-01-01T00:00:00Z">
        <w:r>
          <w:t xml:space="preserve">.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If</w:t>
        </w:r>
      </w:ins>
      <w:ins w:id="527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of</w:t>
        </w:r>
      </w:ins>
      <w:ins w:id="530" w:author="PR Preview" w:date="2026-01-01T00:00:00Z">
        <w:r>
          <w:t xml:space="preserve"> </w:t>
        </w:r>
      </w:ins>
      <w:hyperlink w:anchor="def-partial-f-test">
        <w:ins w:id="531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holds,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then</w:t>
        </w:r>
      </w:ins>
      <w:ins w:id="536" w:author="PR Preview" w:date="2026-01-01T00:00:00Z">
        <w:r>
          <w:t xml:space="preserve"> </w:t>
        </w:r>
      </w:ins>
      <m:oMath>
        <m:r>
          <m:t>F</m:t>
        </m:r>
      </m:oMath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has the</w:t>
        </w:r>
      </w:ins>
      <w:ins w:id="539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distribution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for every number of observations</w:t>
        </w:r>
      </w:ins>
      <w:ins w:id="54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ins w:id="545" w:author="PR Preview" w:date="2026-01-01T00:00:00Z">
        <w:r>
          <w:t xml:space="preserve">.</w:t>
        </w:r>
      </w:ins>
    </w:p>
    <w:p>
      <w:pPr>
        <w:pStyle w:val="BodyText"/>
      </w:pPr>
      <w:ins w:id="546" w:author="PR Preview" w:date="2026-01-01T00:00:00Z">
        <w:r>
          <w:t xml:space="preserve">Source: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Vittinghoff et al. [1, Sec. 4.3]</w:t>
        </w:r>
      </w:ins>
      <w:ins w:id="549" w:author="PR Preview" w:date="2026-01-01T00:00:00Z">
        <w:r>
          <w:t xml:space="preserve">.</w:t>
        </w:r>
      </w:ins>
    </w:p>
    <w:bookmarkEnd w:id="150"/>
    <w:p>
      <w:pPr>
        <w:pStyle w:val="BodyText"/>
      </w:pPr>
      <w:ins w:id="550" w:author="PR Preview" w:date="2026-01-01T00:00:00Z">
        <w:r>
          <w:rPr>
            <w:i/>
            <w:iCs/>
          </w:rPr>
          <w:t xml:space="preserve">Proof</w:t>
        </w:r>
      </w:ins>
      <w:ins w:id="551" w:author="PR Preview" w:date="2026-01-01T00:00:00Z">
        <w:r>
          <w:t xml:space="preserve">. </w:t>
        </w:r>
      </w:ins>
      <w:ins w:id="552" w:author="PR Preview" w:date="2026-01-01T00:00:00Z">
        <w:r>
          <w:t xml:space="preserve">Under</w:t>
        </w:r>
      </w:ins>
      <w:ins w:id="553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554" w:author="PR Preview" w:date="2026-01-01T00:00:00Z">
        <w:r>
          <w:t xml:space="preserve">,</w:t>
        </w:r>
      </w:ins>
      <w:ins w:id="5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has the</w:t>
        </w:r>
      </w:ins>
      <w:ins w:id="558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distribution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and</w:t>
        </w:r>
      </w:ins>
      <w:ins w:id="563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has the</w:t>
        </w:r>
      </w:ins>
      <w:ins w:id="566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distribution,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where</w:t>
        </w:r>
      </w:ins>
      <w:ins w:id="57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is the error</w:t>
        </w:r>
      </w:ins>
      <w:ins w:id="574" w:author="PR Preview" w:date="2026-01-01T00:00:00Z">
        <w:r>
          <w:t xml:space="preserve"> </w:t>
        </w:r>
      </w:ins>
      <w:hyperlink r:id="rId12">
        <w:ins w:id="575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576" w:author="PR Preview" w:date="2026-01-01T00:00:00Z">
        <w:r>
          <w:t xml:space="preserve">.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The two are</w:t>
        </w:r>
      </w:ins>
      <w:ins w:id="579" w:author="PR Preview" w:date="2026-01-01T00:00:00Z">
        <w:r>
          <w:t xml:space="preserve"> </w:t>
        </w:r>
      </w:ins>
      <w:hyperlink r:id="rId149">
        <w:ins w:id="580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581" w:author="PR Preview" w:date="2026-01-01T00:00:00Z">
        <w:r>
          <w:t xml:space="preserve">,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because</w:t>
        </w:r>
      </w:ins>
      <w:ins w:id="584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is the squared length of the part of the</w:t>
        </w:r>
      </w:ins>
      <w:ins w:id="587" w:author="PR Preview" w:date="2026-01-01T00:00:00Z">
        <w:r>
          <w:t xml:space="preserve"> </w:t>
        </w:r>
      </w:ins>
      <w:hyperlink r:id="rId151">
        <w:ins w:id="588" w:author="PR Preview" w:date="2026-01-01T00:00:00Z">
          <w:r>
            <w:rPr>
              <w:rStyle w:val="Hyperlink"/>
            </w:rPr>
            <w:t xml:space="preserve">outcome vector</w:t>
          </w:r>
        </w:ins>
      </w:hyperlink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orthogonal to the</w:t>
        </w:r>
      </w:ins>
      <w:ins w:id="591" w:author="PR Preview" w:date="2026-01-01T00:00:00Z">
        <w:r>
          <w:t xml:space="preserve"> </w:t>
        </w:r>
      </w:ins>
      <w:hyperlink w:anchor="def-nested-regression-models">
        <w:ins w:id="592" w:author="PR Preview" w:date="2026-01-01T00:00:00Z">
          <w:r>
            <w:rPr>
              <w:rStyle w:val="Hyperlink"/>
            </w:rPr>
            <w:t xml:space="preserve">larger model</w:t>
          </w:r>
        </w:ins>
      </w:hyperlink>
      <w:ins w:id="593" w:author="PR Preview" w:date="2026-01-01T00:00:00Z">
        <w:r>
          <w:t xml:space="preserve">’s</w:t>
        </w:r>
      </w:ins>
      <w:ins w:id="594" w:author="PR Preview" w:date="2026-01-01T00:00:00Z">
        <w:r>
          <w:t xml:space="preserve"> </w:t>
        </w:r>
      </w:ins>
      <w:hyperlink r:id="rId134">
        <w:ins w:id="595" w:author="PR Preview" w:date="2026-01-01T00:00:00Z">
          <w:r>
            <w:rPr>
              <w:rStyle w:val="Hyperlink"/>
            </w:rPr>
            <w:t xml:space="preserve">fitted values</w:t>
          </w:r>
        </w:ins>
      </w:hyperlink>
      <w:ins w:id="596" w:author="PR Preview" w:date="2026-01-01T00:00:00Z">
        <w:r>
          <w:t xml:space="preserve">,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while</w:t>
        </w:r>
      </w:ins>
      <w:ins w:id="599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is the squared length of the part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in the larger model but orthogonal to the smaller one.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Dividing each by its degrees of freedom,</w:t>
        </w:r>
      </w:ins>
      <w:ins w:id="60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cancels from the quotient, which is therefore</w:t>
        </w:r>
      </w:ins>
      <w:ins w:id="609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by</w:t>
        </w:r>
      </w:ins>
      <w:ins w:id="612" w:author="PR Preview" w:date="2026-01-01T00:00:00Z">
        <w:r>
          <w:t xml:space="preserve"> </w:t>
        </w:r>
      </w:ins>
      <w:hyperlink r:id="rId147">
        <w:ins w:id="613" w:author="PR Preview" w:date="2026-01-01T00:00:00Z">
          <w:r>
            <w:rPr>
              <w:rStyle w:val="Hyperlink"/>
            </w:rPr>
            <w:t xml:space="preserve">the definition of the F-distribution</w:t>
          </w:r>
        </w:ins>
      </w:hyperlink>
      <w:ins w:id="614" w:author="PR Preview" w:date="2026-01-01T00:00:00Z">
        <w:r>
          <w:t xml:space="preserve">.</w:t>
        </w:r>
      </w:ins>
    </w:p>
    <w:bookmarkStart w:id="152" w:name="exm-hers-partial-f"/>
    <w:p>
      <w:pPr>
        <w:pStyle w:val="BodyText"/>
      </w:pPr>
      <w:ins w:id="615" w:author="PR Preview" w:date="2026-01-01T00:00:00Z">
        <w:r>
          <w:rPr>
            <w:b/>
            <w:bCs/>
          </w:rPr>
          <w:t xml:space="preserve">Example 12 (Partial F-test of age and exercise in HERS)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For the models of</w:t>
        </w:r>
      </w:ins>
      <w:ins w:id="618" w:author="PR Preview" w:date="2026-01-01T00:00:00Z">
        <w:r>
          <w:t xml:space="preserve"> </w:t>
        </w:r>
      </w:ins>
      <w:hyperlink w:anchor="exm-hers-nested-models">
        <w:ins w:id="619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620" w:author="PR Preview" w:date="2026-01-01T00:00:00Z">
        <w:r>
          <w:t xml:space="preserve">,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rPr>
            <w:rStyle w:val="VerbatimChar"/>
          </w:rPr>
          <w:t xml:space="preserve">anova()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gives the</w:t>
        </w:r>
      </w:ins>
      <w:ins w:id="625" w:author="PR Preview" w:date="2026-01-01T00:00:00Z">
        <w:r>
          <w:t xml:space="preserve"> </w:t>
        </w:r>
      </w:ins>
      <w:hyperlink w:anchor="def-partial-f-test">
        <w:ins w:id="626" w:author="PR Preview" w:date="2026-01-01T00:00:00Z">
          <w:r>
            <w:rPr>
              <w:rStyle w:val="Hyperlink"/>
            </w:rPr>
            <w:t xml:space="preserve">partial F-test</w:t>
          </w:r>
        </w:ins>
      </w:hyperlink>
      <w:ins w:id="627" w:author="PR Preview" w:date="2026-01-01T00:00:00Z">
        <w:r>
          <w:t xml:space="preserve">:</w:t>
        </w:r>
      </w:ins>
    </w:p>
    <w:p>
      <w:pPr>
        <w:pStyle w:val="SourceCode"/>
      </w:pPr>
      <w:ins w:id="628" w:author="PR Preview" w:date="2026-01-01T00:00:00Z">
        <w:r>
          <w:rPr>
            <w:rStyle w:val="FunctionTok"/>
          </w:rPr>
          <w:t xml:space="preserve">anova</w:t>
        </w:r>
      </w:ins>
      <w:ins w:id="629" w:author="PR Preview" w:date="2026-01-01T00:00:00Z">
        <w:r>
          <w:rPr>
            <w:rStyle w:val="NormalTok"/>
          </w:rPr>
          <w:t xml:space="preserve">(fit_smaller, fit_larger) </w:t>
        </w:r>
      </w:ins>
      <w:ins w:id="630" w:author="PR Preview" w:date="2026-01-01T00:00:00Z">
        <w:r>
          <w:rPr>
            <w:rStyle w:val="SpecialCharTok"/>
          </w:rPr>
          <w:t xml:space="preserve">|&gt;</w:t>
        </w:r>
      </w:ins>
      <w:ins w:id="631" w:author="PR Preview" w:date="2026-01-01T00:00:00Z">
        <w:r>
          <w:br/>
        </w:r>
      </w:ins>
      <w:ins w:id="632" w:author="PR Preview" w:date="2026-01-01T00:00:00Z">
        <w:r>
          <w:rPr>
            <w:rStyle w:val="NormalTok"/>
          </w:rPr>
          <w:t xml:space="preserve">  parameters</w:t>
        </w:r>
      </w:ins>
      <w:ins w:id="633" w:author="PR Preview" w:date="2026-01-01T00:00:00Z">
        <w:r>
          <w:rPr>
            <w:rStyle w:val="SpecialCharTok"/>
          </w:rPr>
          <w:t xml:space="preserve">::</w:t>
        </w:r>
      </w:ins>
      <w:ins w:id="634" w:author="PR Preview" w:date="2026-01-01T00:00:00Z">
        <w:r>
          <w:rPr>
            <w:rStyle w:val="FunctionTok"/>
          </w:rPr>
          <w:t xml:space="preserve">parameters</w:t>
        </w:r>
      </w:ins>
      <w:ins w:id="635" w:author="PR Preview" w:date="2026-01-01T00:00:00Z">
        <w:r>
          <w:rPr>
            <w:rStyle w:val="NormalTok"/>
          </w:rPr>
          <w:t xml:space="preserve">() </w:t>
        </w:r>
      </w:ins>
      <w:ins w:id="636" w:author="PR Preview" w:date="2026-01-01T00:00:00Z">
        <w:r>
          <w:rPr>
            <w:rStyle w:val="SpecialCharTok"/>
          </w:rPr>
          <w:t xml:space="preserve">|&gt;</w:t>
        </w:r>
      </w:ins>
      <w:ins w:id="637" w:author="PR Preview" w:date="2026-01-01T00:00:00Z">
        <w:r>
          <w:br/>
        </w:r>
      </w:ins>
      <w:ins w:id="638" w:author="PR Preview" w:date="2026-01-01T00:00:00Z">
        <w:r>
          <w:rPr>
            <w:rStyle w:val="NormalTok"/>
          </w:rPr>
          <w:t xml:space="preserve">  parameters</w:t>
        </w:r>
      </w:ins>
      <w:ins w:id="639" w:author="PR Preview" w:date="2026-01-01T00:00:00Z">
        <w:r>
          <w:rPr>
            <w:rStyle w:val="SpecialCharTok"/>
          </w:rPr>
          <w:t xml:space="preserve">::</w:t>
        </w:r>
      </w:ins>
      <w:ins w:id="640" w:author="PR Preview" w:date="2026-01-01T00:00:00Z">
        <w:r>
          <w:rPr>
            <w:rStyle w:val="FunctionTok"/>
          </w:rPr>
          <w:t xml:space="preserve">print_md</w:t>
        </w:r>
      </w:ins>
      <w:ins w:id="641" w:author="PR Preview" w:date="2026-01-01T00:00:00Z">
        <w:r>
          <w:rPr>
            <w:rStyle w:val="NormalTok"/>
          </w:rPr>
          <w:t xml:space="preserve">(</w:t>
        </w:r>
      </w:ins>
      <w:ins w:id="642" w:author="PR Preview" w:date="2026-01-01T00:00:00Z">
        <w:r>
          <w:rPr>
            <w:rStyle w:val="AttributeTok"/>
          </w:rPr>
          <w:t xml:space="preserve">digits =</w:t>
        </w:r>
      </w:ins>
      <w:ins w:id="643" w:author="PR Preview" w:date="2026-01-01T00:00:00Z">
        <w:r>
          <w:rPr>
            <w:rStyle w:val="NormalTok"/>
          </w:rPr>
          <w:t xml:space="preserve"> </w:t>
        </w:r>
      </w:ins>
      <w:ins w:id="644" w:author="PR Preview" w:date="2026-01-01T00:00:00Z">
        <w:r>
          <w:rPr>
            <w:rStyle w:val="DecValTok"/>
          </w:rPr>
          <w:t xml:space="preserve">3</w:t>
        </w:r>
      </w:ins>
      <w:ins w:id="645" w:author="PR Preview" w:date="2026-01-01T00:00:00Z">
        <w:r>
          <w:rPr>
            <w:rStyle w:val="NormalTok"/>
          </w:rPr>
          <w:t xml:space="preserve">, </w:t>
        </w:r>
      </w:ins>
      <w:ins w:id="646" w:author="PR Preview" w:date="2026-01-01T00:00:00Z">
        <w:r>
          <w:rPr>
            <w:rStyle w:val="AttributeTok"/>
          </w:rPr>
          <w:t xml:space="preserve">footer =</w:t>
        </w:r>
      </w:ins>
      <w:ins w:id="647" w:author="PR Preview" w:date="2026-01-01T00:00:00Z">
        <w:r>
          <w:rPr>
            <w:rStyle w:val="NormalTok"/>
          </w:rPr>
          <w:t xml:space="preserve"> </w:t>
        </w:r>
      </w:ins>
      <w:ins w:id="648" w:author="PR Preview" w:date="2026-01-01T00:00:00Z">
        <w:r>
          <w:rPr>
            <w:rStyle w:val="StringTok"/>
          </w:rPr>
          <w:t xml:space="preserve">""</w:t>
        </w:r>
      </w:ins>
      <w:ins w:id="649" w:author="PR Preview" w:date="2026-01-01T00:00:00Z">
        <w:r>
          <w:rPr>
            <w:rStyle w:val="NormalTok"/>
          </w:rPr>
          <w:t xml:space="preserve">)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ins w:id="650" w:author="PR Preview" w:date="2026-01-01T00:00:00Z">
        <w:r>
          <w:t xml:space="preserve">The definition gives the same</w:t>
        </w:r>
      </w:ins>
      <w:ins w:id="651" w:author="PR Preview" w:date="2026-01-01T00:00:00Z">
        <w:r>
          <w:t xml:space="preserve"> </w:t>
        </w:r>
      </w:ins>
      <w:hyperlink r:id="rId145">
        <w:ins w:id="652" w:author="PR Preview" w:date="2026-01-01T00:00:00Z">
          <w:r>
            <w:rPr>
              <w:rStyle w:val="Hyperlink"/>
            </w:rPr>
            <w:t xml:space="preserve">statistic</w:t>
          </w:r>
        </w:ins>
      </w:hyperlink>
      <w:ins w:id="653" w:author="PR Preview" w:date="2026-01-01T00:00:00Z">
        <w:r>
          <w:t xml:space="preserve">:</w:t>
        </w:r>
      </w:ins>
    </w:p>
    <w:p>
      <w:pPr>
        <w:pStyle w:val="SourceCode"/>
      </w:pPr>
      <w:ins w:id="654" w:author="PR Preview" w:date="2026-01-01T00:00:00Z">
        <w:r>
          <w:rPr>
            <w:rStyle w:val="NormalTok"/>
          </w:rPr>
          <w:t xml:space="preserve">rss0 </w:t>
        </w:r>
      </w:ins>
      <w:ins w:id="655" w:author="PR Preview" w:date="2026-01-01T00:00:00Z">
        <w:r>
          <w:rPr>
            <w:rStyle w:val="OtherTok"/>
          </w:rPr>
          <w:t xml:space="preserve">&lt;-</w:t>
        </w:r>
      </w:ins>
      <w:ins w:id="656" w:author="PR Preview" w:date="2026-01-01T00:00:00Z">
        <w:r>
          <w:rPr>
            <w:rStyle w:val="NormalTok"/>
          </w:rPr>
          <w:t xml:space="preserve"> </w:t>
        </w:r>
      </w:ins>
      <w:ins w:id="657" w:author="PR Preview" w:date="2026-01-01T00:00:00Z">
        <w:r>
          <w:rPr>
            <w:rStyle w:val="FunctionTok"/>
          </w:rPr>
          <w:t xml:space="preserve">sum</w:t>
        </w:r>
      </w:ins>
      <w:ins w:id="658" w:author="PR Preview" w:date="2026-01-01T00:00:00Z">
        <w:r>
          <w:rPr>
            <w:rStyle w:val="NormalTok"/>
          </w:rPr>
          <w:t xml:space="preserve">(</w:t>
        </w:r>
      </w:ins>
      <w:ins w:id="659" w:author="PR Preview" w:date="2026-01-01T00:00:00Z">
        <w:r>
          <w:rPr>
            <w:rStyle w:val="FunctionTok"/>
          </w:rPr>
          <w:t xml:space="preserve">residuals</w:t>
        </w:r>
      </w:ins>
      <w:ins w:id="660" w:author="PR Preview" w:date="2026-01-01T00:00:00Z">
        <w:r>
          <w:rPr>
            <w:rStyle w:val="NormalTok"/>
          </w:rPr>
          <w:t xml:space="preserve">(fit_smaller)</w:t>
        </w:r>
      </w:ins>
      <w:ins w:id="661" w:author="PR Preview" w:date="2026-01-01T00:00:00Z">
        <w:r>
          <w:rPr>
            <w:rStyle w:val="SpecialCharTok"/>
          </w:rPr>
          <w:t xml:space="preserve">^</w:t>
        </w:r>
      </w:ins>
      <w:ins w:id="662" w:author="PR Preview" w:date="2026-01-01T00:00:00Z">
        <w:r>
          <w:rPr>
            <w:rStyle w:val="DecValTok"/>
          </w:rPr>
          <w:t xml:space="preserve">2</w:t>
        </w:r>
      </w:ins>
      <w:ins w:id="663" w:author="PR Preview" w:date="2026-01-01T00:00:00Z">
        <w:r>
          <w:rPr>
            <w:rStyle w:val="NormalTok"/>
          </w:rPr>
          <w:t xml:space="preserve">)</w:t>
        </w:r>
      </w:ins>
      <w:ins w:id="664" w:author="PR Preview" w:date="2026-01-01T00:00:00Z">
        <w:r>
          <w:br/>
        </w:r>
      </w:ins>
      <w:ins w:id="665" w:author="PR Preview" w:date="2026-01-01T00:00:00Z">
        <w:r>
          <w:rPr>
            <w:rStyle w:val="NormalTok"/>
          </w:rPr>
          <w:t xml:space="preserve">rss1 </w:t>
        </w:r>
      </w:ins>
      <w:ins w:id="666" w:author="PR Preview" w:date="2026-01-01T00:00:00Z">
        <w:r>
          <w:rPr>
            <w:rStyle w:val="OtherTok"/>
          </w:rPr>
          <w:t xml:space="preserve">&lt;-</w:t>
        </w:r>
      </w:ins>
      <w:ins w:id="667" w:author="PR Preview" w:date="2026-01-01T00:00:00Z">
        <w:r>
          <w:rPr>
            <w:rStyle w:val="NormalTok"/>
          </w:rPr>
          <w:t xml:space="preserve"> </w:t>
        </w:r>
      </w:ins>
      <w:ins w:id="668" w:author="PR Preview" w:date="2026-01-01T00:00:00Z">
        <w:r>
          <w:rPr>
            <w:rStyle w:val="FunctionTok"/>
          </w:rPr>
          <w:t xml:space="preserve">sum</w:t>
        </w:r>
      </w:ins>
      <w:ins w:id="669" w:author="PR Preview" w:date="2026-01-01T00:00:00Z">
        <w:r>
          <w:rPr>
            <w:rStyle w:val="NormalTok"/>
          </w:rPr>
          <w:t xml:space="preserve">(</w:t>
        </w:r>
      </w:ins>
      <w:ins w:id="670" w:author="PR Preview" w:date="2026-01-01T00:00:00Z">
        <w:r>
          <w:rPr>
            <w:rStyle w:val="FunctionTok"/>
          </w:rPr>
          <w:t xml:space="preserve">residuals</w:t>
        </w:r>
      </w:ins>
      <w:ins w:id="671" w:author="PR Preview" w:date="2026-01-01T00:00:00Z">
        <w:r>
          <w:rPr>
            <w:rStyle w:val="NormalTok"/>
          </w:rPr>
          <w:t xml:space="preserve">(fit_larger)</w:t>
        </w:r>
      </w:ins>
      <w:ins w:id="672" w:author="PR Preview" w:date="2026-01-01T00:00:00Z">
        <w:r>
          <w:rPr>
            <w:rStyle w:val="SpecialCharTok"/>
          </w:rPr>
          <w:t xml:space="preserve">^</w:t>
        </w:r>
      </w:ins>
      <w:ins w:id="673" w:author="PR Preview" w:date="2026-01-01T00:00:00Z">
        <w:r>
          <w:rPr>
            <w:rStyle w:val="DecValTok"/>
          </w:rPr>
          <w:t xml:space="preserve">2</w:t>
        </w:r>
      </w:ins>
      <w:ins w:id="674" w:author="PR Preview" w:date="2026-01-01T00:00:00Z">
        <w:r>
          <w:rPr>
            <w:rStyle w:val="NormalTok"/>
          </w:rPr>
          <w:t xml:space="preserve">)</w:t>
        </w:r>
      </w:ins>
      <w:ins w:id="675" w:author="PR Preview" w:date="2026-01-01T00:00:00Z">
        <w:r>
          <w:br/>
        </w:r>
      </w:ins>
      <w:ins w:id="676" w:author="PR Preview" w:date="2026-01-01T00:00:00Z">
        <w:r>
          <w:rPr>
            <w:rStyle w:val="NormalTok"/>
          </w:rPr>
          <w:t xml:space="preserve">n </w:t>
        </w:r>
      </w:ins>
      <w:ins w:id="677" w:author="PR Preview" w:date="2026-01-01T00:00:00Z">
        <w:r>
          <w:rPr>
            <w:rStyle w:val="OtherTok"/>
          </w:rPr>
          <w:t xml:space="preserve">&lt;-</w:t>
        </w:r>
      </w:ins>
      <w:ins w:id="678" w:author="PR Preview" w:date="2026-01-01T00:00:00Z">
        <w:r>
          <w:rPr>
            <w:rStyle w:val="NormalTok"/>
          </w:rPr>
          <w:t xml:space="preserve"> </w:t>
        </w:r>
      </w:ins>
      <w:ins w:id="679" w:author="PR Preview" w:date="2026-01-01T00:00:00Z">
        <w:r>
          <w:rPr>
            <w:rStyle w:val="FunctionTok"/>
          </w:rPr>
          <w:t xml:space="preserve">nobs</w:t>
        </w:r>
      </w:ins>
      <w:ins w:id="680" w:author="PR Preview" w:date="2026-01-01T00:00:00Z">
        <w:r>
          <w:rPr>
            <w:rStyle w:val="NormalTok"/>
          </w:rPr>
          <w:t xml:space="preserve">(fit_larger)</w:t>
        </w:r>
      </w:ins>
      <w:ins w:id="681" w:author="PR Preview" w:date="2026-01-01T00:00:00Z">
        <w:r>
          <w:br/>
        </w:r>
      </w:ins>
      <w:ins w:id="682" w:author="PR Preview" w:date="2026-01-01T00:00:00Z">
        <w:r>
          <w:rPr>
            <w:rStyle w:val="NormalTok"/>
          </w:rPr>
          <w:t xml:space="preserve">p </w:t>
        </w:r>
      </w:ins>
      <w:ins w:id="683" w:author="PR Preview" w:date="2026-01-01T00:00:00Z">
        <w:r>
          <w:rPr>
            <w:rStyle w:val="OtherTok"/>
          </w:rPr>
          <w:t xml:space="preserve">&lt;-</w:t>
        </w:r>
      </w:ins>
      <w:ins w:id="684" w:author="PR Preview" w:date="2026-01-01T00:00:00Z">
        <w:r>
          <w:rPr>
            <w:rStyle w:val="NormalTok"/>
          </w:rPr>
          <w:t xml:space="preserve"> </w:t>
        </w:r>
      </w:ins>
      <w:ins w:id="685" w:author="PR Preview" w:date="2026-01-01T00:00:00Z">
        <w:r>
          <w:rPr>
            <w:rStyle w:val="FunctionTok"/>
          </w:rPr>
          <w:t xml:space="preserve">length</w:t>
        </w:r>
      </w:ins>
      <w:ins w:id="686" w:author="PR Preview" w:date="2026-01-01T00:00:00Z">
        <w:r>
          <w:rPr>
            <w:rStyle w:val="NormalTok"/>
          </w:rPr>
          <w:t xml:space="preserve">(</w:t>
        </w:r>
      </w:ins>
      <w:ins w:id="687" w:author="PR Preview" w:date="2026-01-01T00:00:00Z">
        <w:r>
          <w:rPr>
            <w:rStyle w:val="FunctionTok"/>
          </w:rPr>
          <w:t xml:space="preserve">coef</w:t>
        </w:r>
      </w:ins>
      <w:ins w:id="688" w:author="PR Preview" w:date="2026-01-01T00:00:00Z">
        <w:r>
          <w:rPr>
            <w:rStyle w:val="NormalTok"/>
          </w:rPr>
          <w:t xml:space="preserve">(fit_larger)) </w:t>
        </w:r>
      </w:ins>
      <w:ins w:id="689" w:author="PR Preview" w:date="2026-01-01T00:00:00Z">
        <w:r>
          <w:rPr>
            <w:rStyle w:val="SpecialCharTok"/>
          </w:rPr>
          <w:t xml:space="preserve">-</w:t>
        </w:r>
      </w:ins>
      <w:ins w:id="690" w:author="PR Preview" w:date="2026-01-01T00:00:00Z">
        <w:r>
          <w:rPr>
            <w:rStyle w:val="NormalTok"/>
          </w:rPr>
          <w:t xml:space="preserve"> </w:t>
        </w:r>
      </w:ins>
      <w:ins w:id="691" w:author="PR Preview" w:date="2026-01-01T00:00:00Z">
        <w:r>
          <w:rPr>
            <w:rStyle w:val="DecValTok"/>
          </w:rPr>
          <w:t xml:space="preserve">1</w:t>
        </w:r>
      </w:ins>
      <w:ins w:id="692" w:author="PR Preview" w:date="2026-01-01T00:00:00Z">
        <w:r>
          <w:br/>
        </w:r>
      </w:ins>
      <w:ins w:id="693" w:author="PR Preview" w:date="2026-01-01T00:00:00Z">
        <w:r>
          <w:rPr>
            <w:rStyle w:val="NormalTok"/>
          </w:rPr>
          <w:t xml:space="preserve">q </w:t>
        </w:r>
      </w:ins>
      <w:ins w:id="694" w:author="PR Preview" w:date="2026-01-01T00:00:00Z">
        <w:r>
          <w:rPr>
            <w:rStyle w:val="OtherTok"/>
          </w:rPr>
          <w:t xml:space="preserve">&lt;-</w:t>
        </w:r>
      </w:ins>
      <w:ins w:id="695" w:author="PR Preview" w:date="2026-01-01T00:00:00Z">
        <w:r>
          <w:rPr>
            <w:rStyle w:val="NormalTok"/>
          </w:rPr>
          <w:t xml:space="preserve"> p </w:t>
        </w:r>
      </w:ins>
      <w:ins w:id="696" w:author="PR Preview" w:date="2026-01-01T00:00:00Z">
        <w:r>
          <w:rPr>
            <w:rStyle w:val="SpecialCharTok"/>
          </w:rPr>
          <w:t xml:space="preserve">-</w:t>
        </w:r>
      </w:ins>
      <w:ins w:id="697" w:author="PR Preview" w:date="2026-01-01T00:00:00Z">
        <w:r>
          <w:rPr>
            <w:rStyle w:val="NormalTok"/>
          </w:rPr>
          <w:t xml:space="preserve"> (</w:t>
        </w:r>
      </w:ins>
      <w:ins w:id="698" w:author="PR Preview" w:date="2026-01-01T00:00:00Z">
        <w:r>
          <w:rPr>
            <w:rStyle w:val="FunctionTok"/>
          </w:rPr>
          <w:t xml:space="preserve">length</w:t>
        </w:r>
      </w:ins>
      <w:ins w:id="699" w:author="PR Preview" w:date="2026-01-01T00:00:00Z">
        <w:r>
          <w:rPr>
            <w:rStyle w:val="NormalTok"/>
          </w:rPr>
          <w:t xml:space="preserve">(</w:t>
        </w:r>
      </w:ins>
      <w:ins w:id="700" w:author="PR Preview" w:date="2026-01-01T00:00:00Z">
        <w:r>
          <w:rPr>
            <w:rStyle w:val="FunctionTok"/>
          </w:rPr>
          <w:t xml:space="preserve">coef</w:t>
        </w:r>
      </w:ins>
      <w:ins w:id="701" w:author="PR Preview" w:date="2026-01-01T00:00:00Z">
        <w:r>
          <w:rPr>
            <w:rStyle w:val="NormalTok"/>
          </w:rPr>
          <w:t xml:space="preserve">(fit_smaller)) </w:t>
        </w:r>
      </w:ins>
      <w:ins w:id="702" w:author="PR Preview" w:date="2026-01-01T00:00:00Z">
        <w:r>
          <w:rPr>
            <w:rStyle w:val="SpecialCharTok"/>
          </w:rPr>
          <w:t xml:space="preserve">-</w:t>
        </w:r>
      </w:ins>
      <w:ins w:id="703" w:author="PR Preview" w:date="2026-01-01T00:00:00Z">
        <w:r>
          <w:rPr>
            <w:rStyle w:val="NormalTok"/>
          </w:rPr>
          <w:t xml:space="preserve"> </w:t>
        </w:r>
      </w:ins>
      <w:ins w:id="704" w:author="PR Preview" w:date="2026-01-01T00:00:00Z">
        <w:r>
          <w:rPr>
            <w:rStyle w:val="DecValTok"/>
          </w:rPr>
          <w:t xml:space="preserve">1</w:t>
        </w:r>
      </w:ins>
      <w:ins w:id="705" w:author="PR Preview" w:date="2026-01-01T00:00:00Z">
        <w:r>
          <w:rPr>
            <w:rStyle w:val="NormalTok"/>
          </w:rPr>
          <w:t xml:space="preserve">)</w:t>
        </w:r>
      </w:ins>
      <w:ins w:id="706" w:author="PR Preview" w:date="2026-01-01T00:00:00Z">
        <w:r>
          <w:br/>
        </w:r>
      </w:ins>
      <w:ins w:id="707" w:author="PR Preview" w:date="2026-01-01T00:00:00Z">
        <w:r>
          <w:rPr>
            <w:rStyle w:val="NormalTok"/>
          </w:rPr>
          <w:t xml:space="preserve">f_stat </w:t>
        </w:r>
      </w:ins>
      <w:ins w:id="708" w:author="PR Preview" w:date="2026-01-01T00:00:00Z">
        <w:r>
          <w:rPr>
            <w:rStyle w:val="OtherTok"/>
          </w:rPr>
          <w:t xml:space="preserve">&lt;-</w:t>
        </w:r>
      </w:ins>
      <w:ins w:id="709" w:author="PR Preview" w:date="2026-01-01T00:00:00Z">
        <w:r>
          <w:rPr>
            <w:rStyle w:val="NormalTok"/>
          </w:rPr>
          <w:t xml:space="preserve"> ((rss0 </w:t>
        </w:r>
      </w:ins>
      <w:ins w:id="710" w:author="PR Preview" w:date="2026-01-01T00:00:00Z">
        <w:r>
          <w:rPr>
            <w:rStyle w:val="SpecialCharTok"/>
          </w:rPr>
          <w:t xml:space="preserve">-</w:t>
        </w:r>
      </w:ins>
      <w:ins w:id="711" w:author="PR Preview" w:date="2026-01-01T00:00:00Z">
        <w:r>
          <w:rPr>
            <w:rStyle w:val="NormalTok"/>
          </w:rPr>
          <w:t xml:space="preserve"> rss1) </w:t>
        </w:r>
      </w:ins>
      <w:ins w:id="712" w:author="PR Preview" w:date="2026-01-01T00:00:00Z">
        <w:r>
          <w:rPr>
            <w:rStyle w:val="SpecialCharTok"/>
          </w:rPr>
          <w:t xml:space="preserve">/</w:t>
        </w:r>
      </w:ins>
      <w:ins w:id="713" w:author="PR Preview" w:date="2026-01-01T00:00:00Z">
        <w:r>
          <w:rPr>
            <w:rStyle w:val="NormalTok"/>
          </w:rPr>
          <w:t xml:space="preserve"> q) </w:t>
        </w:r>
      </w:ins>
      <w:ins w:id="714" w:author="PR Preview" w:date="2026-01-01T00:00:00Z">
        <w:r>
          <w:rPr>
            <w:rStyle w:val="SpecialCharTok"/>
          </w:rPr>
          <w:t xml:space="preserve">/</w:t>
        </w:r>
      </w:ins>
      <w:ins w:id="715" w:author="PR Preview" w:date="2026-01-01T00:00:00Z">
        <w:r>
          <w:rPr>
            <w:rStyle w:val="NormalTok"/>
          </w:rPr>
          <w:t xml:space="preserve"> (rss1 </w:t>
        </w:r>
      </w:ins>
      <w:ins w:id="716" w:author="PR Preview" w:date="2026-01-01T00:00:00Z">
        <w:r>
          <w:rPr>
            <w:rStyle w:val="SpecialCharTok"/>
          </w:rPr>
          <w:t xml:space="preserve">/</w:t>
        </w:r>
      </w:ins>
      <w:ins w:id="717" w:author="PR Preview" w:date="2026-01-01T00:00:00Z">
        <w:r>
          <w:rPr>
            <w:rStyle w:val="NormalTok"/>
          </w:rPr>
          <w:t xml:space="preserve"> (n </w:t>
        </w:r>
      </w:ins>
      <w:ins w:id="718" w:author="PR Preview" w:date="2026-01-01T00:00:00Z">
        <w:r>
          <w:rPr>
            <w:rStyle w:val="SpecialCharTok"/>
          </w:rPr>
          <w:t xml:space="preserve">-</w:t>
        </w:r>
      </w:ins>
      <w:ins w:id="719" w:author="PR Preview" w:date="2026-01-01T00:00:00Z">
        <w:r>
          <w:rPr>
            <w:rStyle w:val="NormalTok"/>
          </w:rPr>
          <w:t xml:space="preserve"> p </w:t>
        </w:r>
      </w:ins>
      <w:ins w:id="720" w:author="PR Preview" w:date="2026-01-01T00:00:00Z">
        <w:r>
          <w:rPr>
            <w:rStyle w:val="SpecialCharTok"/>
          </w:rPr>
          <w:t xml:space="preserve">-</w:t>
        </w:r>
      </w:ins>
      <w:ins w:id="721" w:author="PR Preview" w:date="2026-01-01T00:00:00Z">
        <w:r>
          <w:rPr>
            <w:rStyle w:val="NormalTok"/>
          </w:rPr>
          <w:t xml:space="preserve"> </w:t>
        </w:r>
      </w:ins>
      <w:ins w:id="722" w:author="PR Preview" w:date="2026-01-01T00:00:00Z">
        <w:r>
          <w:rPr>
            <w:rStyle w:val="DecValTok"/>
          </w:rPr>
          <w:t xml:space="preserve">1</w:t>
        </w:r>
      </w:ins>
      <w:ins w:id="723" w:author="PR Preview" w:date="2026-01-01T00:00:00Z">
        <w:r>
          <w:rPr>
            <w:rStyle w:val="NormalTok"/>
          </w:rPr>
          <w:t xml:space="preserve">))</w:t>
        </w:r>
      </w:ins>
      <w:ins w:id="724" w:author="PR Preview" w:date="2026-01-01T00:00:00Z">
        <w:r>
          <w:br/>
        </w:r>
      </w:ins>
      <w:ins w:id="725" w:author="PR Preview" w:date="2026-01-01T00:00:00Z">
        <w:r>
          <w:rPr>
            <w:rStyle w:val="FunctionTok"/>
          </w:rPr>
          <w:t xml:space="preserve">c</w:t>
        </w:r>
      </w:ins>
      <w:ins w:id="726" w:author="PR Preview" w:date="2026-01-01T00:00:00Z">
        <w:r>
          <w:rPr>
            <w:rStyle w:val="NormalTok"/>
          </w:rPr>
          <w:t xml:space="preserve">(</w:t>
        </w:r>
      </w:ins>
      <w:ins w:id="727" w:author="PR Preview" w:date="2026-01-01T00:00:00Z">
        <w:r>
          <w:br/>
        </w:r>
      </w:ins>
      <w:ins w:id="728" w:author="PR Preview" w:date="2026-01-01T00:00:00Z">
        <w:r>
          <w:rPr>
            <w:rStyle w:val="NormalTok"/>
          </w:rPr>
          <w:t xml:space="preserve">  </w:t>
        </w:r>
      </w:ins>
      <w:ins w:id="729" w:author="PR Preview" w:date="2026-01-01T00:00:00Z">
        <w:r>
          <w:rPr>
            <w:rStyle w:val="AttributeTok"/>
          </w:rPr>
          <w:t xml:space="preserve">f =</w:t>
        </w:r>
      </w:ins>
      <w:ins w:id="730" w:author="PR Preview" w:date="2026-01-01T00:00:00Z">
        <w:r>
          <w:rPr>
            <w:rStyle w:val="NormalTok"/>
          </w:rPr>
          <w:t xml:space="preserve"> f_stat,</w:t>
        </w:r>
      </w:ins>
      <w:ins w:id="731" w:author="PR Preview" w:date="2026-01-01T00:00:00Z">
        <w:r>
          <w:br/>
        </w:r>
      </w:ins>
      <w:ins w:id="732" w:author="PR Preview" w:date="2026-01-01T00:00:00Z">
        <w:r>
          <w:rPr>
            <w:rStyle w:val="NormalTok"/>
          </w:rPr>
          <w:t xml:space="preserve">  </w:t>
        </w:r>
      </w:ins>
      <w:ins w:id="733" w:author="PR Preview" w:date="2026-01-01T00:00:00Z">
        <w:r>
          <w:rPr>
            <w:rStyle w:val="AttributeTok"/>
          </w:rPr>
          <w:t xml:space="preserve">p_value =</w:t>
        </w:r>
      </w:ins>
      <w:ins w:id="734" w:author="PR Preview" w:date="2026-01-01T00:00:00Z">
        <w:r>
          <w:rPr>
            <w:rStyle w:val="NormalTok"/>
          </w:rPr>
          <w:t xml:space="preserve"> </w:t>
        </w:r>
      </w:ins>
      <w:ins w:id="735" w:author="PR Preview" w:date="2026-01-01T00:00:00Z">
        <w:r>
          <w:rPr>
            <w:rStyle w:val="FunctionTok"/>
          </w:rPr>
          <w:t xml:space="preserve">pf</w:t>
        </w:r>
      </w:ins>
      <w:ins w:id="736" w:author="PR Preview" w:date="2026-01-01T00:00:00Z">
        <w:r>
          <w:rPr>
            <w:rStyle w:val="NormalTok"/>
          </w:rPr>
          <w:t xml:space="preserve">(f_stat, q, n </w:t>
        </w:r>
      </w:ins>
      <w:ins w:id="737" w:author="PR Preview" w:date="2026-01-01T00:00:00Z">
        <w:r>
          <w:rPr>
            <w:rStyle w:val="SpecialCharTok"/>
          </w:rPr>
          <w:t xml:space="preserve">-</w:t>
        </w:r>
      </w:ins>
      <w:ins w:id="738" w:author="PR Preview" w:date="2026-01-01T00:00:00Z">
        <w:r>
          <w:rPr>
            <w:rStyle w:val="NormalTok"/>
          </w:rPr>
          <w:t xml:space="preserve"> p </w:t>
        </w:r>
      </w:ins>
      <w:ins w:id="739" w:author="PR Preview" w:date="2026-01-01T00:00:00Z">
        <w:r>
          <w:rPr>
            <w:rStyle w:val="SpecialCharTok"/>
          </w:rPr>
          <w:t xml:space="preserve">-</w:t>
        </w:r>
      </w:ins>
      <w:ins w:id="740" w:author="PR Preview" w:date="2026-01-01T00:00:00Z">
        <w:r>
          <w:rPr>
            <w:rStyle w:val="NormalTok"/>
          </w:rPr>
          <w:t xml:space="preserve"> </w:t>
        </w:r>
      </w:ins>
      <w:ins w:id="741" w:author="PR Preview" w:date="2026-01-01T00:00:00Z">
        <w:r>
          <w:rPr>
            <w:rStyle w:val="DecValTok"/>
          </w:rPr>
          <w:t xml:space="preserve">1</w:t>
        </w:r>
      </w:ins>
      <w:ins w:id="742" w:author="PR Preview" w:date="2026-01-01T00:00:00Z">
        <w:r>
          <w:rPr>
            <w:rStyle w:val="NormalTok"/>
          </w:rPr>
          <w:t xml:space="preserve">, </w:t>
        </w:r>
      </w:ins>
      <w:ins w:id="743" w:author="PR Preview" w:date="2026-01-01T00:00:00Z">
        <w:r>
          <w:rPr>
            <w:rStyle w:val="AttributeTok"/>
          </w:rPr>
          <w:t xml:space="preserve">lower.tail =</w:t>
        </w:r>
      </w:ins>
      <w:ins w:id="744" w:author="PR Preview" w:date="2026-01-01T00:00:00Z">
        <w:r>
          <w:rPr>
            <w:rStyle w:val="NormalTok"/>
          </w:rPr>
          <w:t xml:space="preserve"> </w:t>
        </w:r>
      </w:ins>
      <w:ins w:id="745" w:author="PR Preview" w:date="2026-01-01T00:00:00Z">
        <w:r>
          <w:rPr>
            <w:rStyle w:val="ConstantTok"/>
          </w:rPr>
          <w:t xml:space="preserve">FALSE</w:t>
        </w:r>
      </w:ins>
      <w:ins w:id="746" w:author="PR Preview" w:date="2026-01-01T00:00:00Z">
        <w:r>
          <w:rPr>
            <w:rStyle w:val="NormalTok"/>
          </w:rPr>
          <w:t xml:space="preserve">)</w:t>
        </w:r>
      </w:ins>
      <w:ins w:id="747" w:author="PR Preview" w:date="2026-01-01T00:00:00Z">
        <w:r>
          <w:br/>
        </w:r>
      </w:ins>
      <w:ins w:id="748" w:author="PR Preview" w:date="2026-01-01T00:00:00Z">
        <w:r>
          <w:rPr>
            <w:rStyle w:val="NormalTok"/>
          </w:rPr>
          <w:t xml:space="preserve">)</w:t>
        </w:r>
      </w:ins>
      <w:ins w:id="749" w:author="PR Preview" w:date="2026-01-01T00:00:00Z">
        <w:r>
          <w:br/>
        </w:r>
      </w:ins>
      <w:ins w:id="750" w:author="PR Preview" w:date="2026-01-01T00:00:00Z">
        <w:r>
          <w:rPr>
            <w:rStyle w:val="CommentTok"/>
          </w:rPr>
          <w:t xml:space="preserve">#&gt;         f   p_value </w:t>
        </w:r>
      </w:ins>
      <w:ins w:id="751" w:author="PR Preview" w:date="2026-01-01T00:00:00Z">
        <w:r>
          <w:br/>
        </w:r>
      </w:ins>
      <w:ins w:id="752" w:author="PR Preview" w:date="2026-01-01T00:00:00Z">
        <w:r>
          <w:rPr>
            <w:rStyle w:val="CommentTok"/>
          </w:rPr>
          <w:t xml:space="preserve">#&gt; 3.6558211 0.0259658</w:t>
        </w:r>
      </w:ins>
    </w:p>
    <w:p>
      <w:pPr>
        <w:pStyle w:val="FirstParagraph"/>
      </w:pPr>
      <w:ins w:id="753" w:author="PR Preview" w:date="2026-01-01T00:00:00Z">
        <w:r>
          <w:t xml:space="preserve">With</w:t>
        </w:r>
      </w:ins>
      <w:ins w:id="75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2</m:t>
        </m:r>
      </m:oMath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and</w:t>
        </w:r>
      </w:ins>
      <w:ins w:id="75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ins w:id="758" w:author="PR Preview" w:date="2026-01-01T00:00:00Z">
        <w:r>
          <w:t xml:space="preserve">,</w:t>
        </w:r>
      </w:ins>
      <w:ins w:id="7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r>
          <m:t>3.66</m:t>
        </m:r>
      </m:oMath>
      <w:ins w:id="760" w:author="PR Preview" w:date="2026-01-01T00:00:00Z">
        <w:r>
          <w:t xml:space="preserve">,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so the data reject</w:t>
        </w:r>
      </w:ins>
      <w:ins w:id="763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at the 5% level.</w:t>
        </w:r>
      </w:ins>
    </w:p>
    <w:bookmarkEnd w:id="152"/>
    <w:bookmarkStart w:id="157" w:name="rem-partial-f-lrt"/>
    <w:p>
      <w:pPr>
        <w:pStyle w:val="BodyText"/>
      </w:pPr>
      <w:ins w:id="766" w:author="PR Preview" w:date="2026-01-01T00:00:00Z">
        <w:r>
          <w:rPr>
            <w:i/>
            <w:iCs/>
          </w:rPr>
          <w:t xml:space="preserve">Remark 7</w:t>
        </w:r>
      </w:ins>
      <w:ins w:id="767" w:author="PR Preview" w:date="2026-01-01T00:00:00Z">
        <w:r>
          <w:t xml:space="preserve"> (The partial F-test and the likelihood ratio test). </w:t>
        </w:r>
      </w:ins>
      <w:ins w:id="768" w:author="PR Preview" w:date="2026-01-01T00:00:00Z">
        <w:r>
          <w:t xml:space="preserve">Let the errors be Gaussian.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The</w:t>
        </w:r>
      </w:ins>
      <w:ins w:id="771" w:author="PR Preview" w:date="2026-01-01T00:00:00Z">
        <w:r>
          <w:t xml:space="preserve"> </w:t>
        </w:r>
      </w:ins>
      <w:hyperlink r:id="rId153">
        <w:ins w:id="772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of the error</w:t>
        </w:r>
      </w:ins>
      <w:ins w:id="775" w:author="PR Preview" w:date="2026-01-01T00:00:00Z">
        <w:r>
          <w:t xml:space="preserve"> </w:t>
        </w:r>
      </w:ins>
      <w:hyperlink r:id="rId12">
        <w:ins w:id="776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of a model with</w:t>
        </w:r>
      </w:ins>
      <w:ins w:id="779" w:author="PR Preview" w:date="2026-01-01T00:00:00Z">
        <w:r>
          <w:t xml:space="preserve"> </w:t>
        </w:r>
      </w:ins>
      <w:hyperlink w:anchor="def-rss">
        <w:ins w:id="780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781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</m:oMath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is</w:t>
        </w:r>
      </w:ins>
      <w:ins w:id="784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ins w:id="785" w:author="PR Preview" w:date="2026-01-01T00:00:00Z">
        <w:r>
          <w:t xml:space="preserve">,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so its maximized</w:t>
        </w:r>
      </w:ins>
      <w:ins w:id="788" w:author="PR Preview" w:date="2026-01-01T00:00:00Z">
        <w:r>
          <w:t xml:space="preserve"> </w:t>
        </w:r>
      </w:ins>
      <w:hyperlink r:id="rId154">
        <w:ins w:id="789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is</w:t>
        </w:r>
      </w:ins>
      <w:ins w:id="79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ins w:id="793" w:author="PR Preview" w:date="2026-01-01T00:00:00Z">
        <w:r>
          <w:t xml:space="preserve">.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The</w:t>
        </w:r>
      </w:ins>
      <w:ins w:id="796" w:author="PR Preview" w:date="2026-01-01T00:00:00Z">
        <w:r>
          <w:t xml:space="preserve"> </w:t>
        </w:r>
      </w:ins>
      <w:hyperlink r:id="rId155">
        <w:ins w:id="797" w:author="PR Preview" w:date="2026-01-01T00:00:00Z">
          <w:r>
            <w:rPr>
              <w:rStyle w:val="Hyperlink"/>
            </w:rPr>
            <w:t xml:space="preserve">likelihood ratio statistic</w:t>
          </w:r>
        </w:ins>
      </w:hyperlink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of the</w:t>
        </w:r>
      </w:ins>
      <w:ins w:id="800" w:author="PR Preview" w:date="2026-01-01T00:00:00Z">
        <w:r>
          <w:t xml:space="preserve"> </w:t>
        </w:r>
      </w:ins>
      <w:hyperlink r:id="rId156">
        <w:ins w:id="801" w:author="PR Preview" w:date="2026-01-01T00:00:00Z">
          <w:r>
            <w:rPr>
              <w:rStyle w:val="Hyperlink"/>
            </w:rPr>
            <w:t xml:space="preserve">null hypothesis</w:t>
          </w:r>
        </w:ins>
      </w:hyperlink>
      <w:ins w:id="80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in the</w:t>
        </w:r>
      </w:ins>
      <w:ins w:id="805" w:author="PR Preview" w:date="2026-01-01T00:00:00Z">
        <w:r>
          <w:t xml:space="preserve"> </w:t>
        </w:r>
      </w:ins>
      <w:hyperlink w:anchor="def-partial-f-test">
        <w:ins w:id="806" w:author="PR Preview" w:date="2026-01-01T00:00:00Z">
          <w:r>
            <w:rPr>
              <w:rStyle w:val="Hyperlink"/>
            </w:rPr>
            <w:t xml:space="preserve">partial F-test</w:t>
          </w:r>
        </w:ins>
      </w:hyperlink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is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809" w:author="PR Preview" w:date="2026-01-01T00:00:00Z">
        <w:r>
          <w:t xml:space="preserve">For large</w:t>
        </w:r>
      </w:ins>
      <w:ins w:id="810" w:author="PR Preview" w:date="2026-01-01T00:00:00Z">
        <w:r>
          <w:t xml:space="preserve"> </w:t>
        </w:r>
      </w:ins>
      <m:oMath>
        <m:r>
          <m:t>n</m:t>
        </m:r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under</w:t>
        </w:r>
      </w:ins>
      <w:ins w:id="813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814" w:author="PR Preview" w:date="2026-01-01T00:00:00Z">
        <w:r>
          <w:t xml:space="preserve">, the quantity</w:t>
        </w:r>
      </w:ins>
      <w:ins w:id="81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is near</w:t>
        </w:r>
      </w:ins>
      <w:ins w:id="818" w:author="PR Preview" w:date="2026-01-01T00:00:00Z">
        <w:r>
          <w:t xml:space="preserve"> </w:t>
        </w:r>
      </w:ins>
      <m:oMath>
        <m:r>
          <m:t>0</m:t>
        </m:r>
      </m:oMath>
      <w:ins w:id="819" w:author="PR Preview" w:date="2026-01-01T00:00:00Z">
        <w:r>
          <w:t xml:space="preserve">,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so</w:t>
        </w:r>
      </w:ins>
      <w:ins w:id="822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gives</w:t>
        </w:r>
      </w:ins>
      <w:ins w:id="825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ins w:id="826" w:author="PR Preview" w:date="2026-01-01T00:00:00Z">
        <w:r>
          <w:t xml:space="preserve">.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Also</w:t>
        </w:r>
      </w:ins>
      <w:ins w:id="829" w:author="PR Preview" w:date="2026-01-01T00:00:00Z">
        <w:r>
          <w:t xml:space="preserve"> </w:t>
        </w:r>
      </w:ins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ins w:id="830" w:author="PR Preview" w:date="2026-01-01T00:00:00Z">
        <w:r>
          <w:t xml:space="preserve">,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which is close to the same value when</w:t>
        </w:r>
      </w:ins>
      <w:ins w:id="833" w:author="PR Preview" w:date="2026-01-01T00:00:00Z">
        <w:r>
          <w:t xml:space="preserve"> </w:t>
        </w:r>
      </w:ins>
      <m:oMath>
        <m:r>
          <m:t>n</m:t>
        </m:r>
      </m:oMath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is much larger than</w:t>
        </w:r>
      </w:ins>
      <w:ins w:id="836" w:author="PR Preview" w:date="2026-01-01T00:00:00Z">
        <w:r>
          <w:t xml:space="preserve"> </w:t>
        </w:r>
      </w:ins>
      <m:oMath>
        <m:r>
          <m:t>p</m:t>
        </m:r>
      </m:oMath>
      <w:ins w:id="837" w:author="PR Preview" w:date="2026-01-01T00:00:00Z">
        <w:r>
          <w:t xml:space="preserve">.</w:t>
        </w:r>
      </w:ins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Under</w:t>
        </w:r>
      </w:ins>
      <w:ins w:id="84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841" w:author="PR Preview" w:date="2026-01-01T00:00:00Z">
        <w:r>
          <w:t xml:space="preserve">,</w:t>
        </w:r>
      </w:ins>
      <w:ins w:id="842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</m:oMath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and</w:t>
        </w:r>
      </w:ins>
      <w:ins w:id="845" w:author="PR Preview" w:date="2026-01-01T00:00:00Z">
        <w:r>
          <w:t xml:space="preserve"> </w:t>
        </w:r>
      </w:ins>
      <m:oMath>
        <m:r>
          <m:t>q</m:t>
        </m:r>
        <m:r>
          <m:t>F</m:t>
        </m:r>
      </m:oMath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therefore have approximately the</w:t>
        </w:r>
      </w:ins>
      <w:ins w:id="848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distribution,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but the F-test is exact for Gaussian errors at every</w:t>
        </w:r>
      </w:ins>
      <w:ins w:id="853" w:author="PR Preview" w:date="2026-01-01T00:00:00Z">
        <w:r>
          <w:t xml:space="preserve"> </w:t>
        </w:r>
      </w:ins>
      <m:oMath>
        <m:r>
          <m:t>n</m:t>
        </m:r>
      </m:oMath>
      <w:ins w:id="854" w:author="PR Preview" w:date="2026-01-01T00:00:00Z">
        <w:r>
          <w:t xml:space="preserve">,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while the</w:t>
        </w:r>
      </w:ins>
      <w:ins w:id="857" w:author="PR Preview" w:date="2026-01-01T00:00:00Z">
        <w:r>
          <w:t xml:space="preserve"> </w:t>
        </w:r>
      </w:ins>
      <w:hyperlink r:id="rId155">
        <w:ins w:id="858" w:author="PR Preview" w:date="2026-01-01T00:00:00Z">
          <w:r>
            <w:rPr>
              <w:rStyle w:val="Hyperlink"/>
            </w:rPr>
            <w:t xml:space="preserve">likelihood ratio test</w:t>
          </w:r>
        </w:ins>
      </w:hyperlink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holds only approximately.</w:t>
        </w:r>
      </w:ins>
    </w:p>
    <w:bookmarkEnd w:id="157"/>
    <w:bookmarkEnd w:id="158"/>
    <w:bookmarkStart w:id="160" w:name="further-reading"/>
    <w:p>
      <w:pPr>
        <w:pStyle w:val="Heading3"/>
      </w:pPr>
      <w:ins w:id="861" w:author="PR Preview" w:date="2026-01-01T00:00:00Z">
        <w:r>
          <w:t xml:space="preserve">3.6 Further reading</w:t>
        </w:r>
      </w:ins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ins w:id="862" w:author="PR Preview" w:date="2026-01-01T00:00:00Z">
        <w:r>
          <w:t xml:space="preserve">[15]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	</w:t>
        </w:r>
      </w:ins>
      <w:ins w:id="865" w:author="PR Preview" w:date="2026-01-01T00:00:00Z">
        <w:r>
          <w:t xml:space="preserve">A. J. Dobson and A. G. Barnett,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rPr>
            <w:i/>
            <w:iCs/>
          </w:rPr>
          <w:t xml:space="preserve">An introduction to generalized linear models</w:t>
        </w:r>
      </w:ins>
      <w:ins w:id="868" w:author="PR Preview" w:date="2026-01-01T00:00:00Z">
        <w:r>
          <w:t xml:space="preserve">, 4th ed. CRC press, 2018. doi:</w:t>
        </w:r>
      </w:ins>
      <w:ins w:id="869" w:author="PR Preview" w:date="2026-01-01T00:00:00Z">
        <w:r>
          <w:t xml:space="preserve"> </w:t>
        </w:r>
      </w:ins>
      <w:hyperlink r:id="rId188">
        <w:ins w:id="870" w:author="PR Preview" w:date="2026-01-01T00:00:00Z">
          <w:r>
            <w:rPr>
              <w:rStyle w:val="Hyperlink"/>
            </w:rPr>
            <w:t xml:space="preserve">10.1201/9781315182780</w:t>
          </w:r>
        </w:ins>
      </w:hyperlink>
      <w:ins w:id="871" w:author="PR Preview" w:date="2026-01-01T00:00:00Z">
        <w:r>
          <w:t xml:space="preserve">.</w:t>
        </w:r>
      </w:ins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2026-10-19T08:11:48Z</dcterms:created>
  <dcterms:modified xsi:type="dcterms:W3CDTF">2026-10-19T08:11:48Z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