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(Empirical CDF)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observed values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empirical cumulative distribution function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</w:delText>
        </w:r>
      </w:del>
      <w:del w:id="14" w:author="PR Preview" w:date="2026-01-01T00:00:00Z">
        <w:r>
          <w:rPr>
            <w:b/>
            <w:bCs/>
          </w:rPr>
          <w:delText xml:space="preserve">empirical CDF</w:delText>
        </w:r>
      </w:del>
      <w:del w:id="15" w:author="PR Preview" w:date="2026-01-01T00:00:00Z">
        <w:r>
          <w:delText xml:space="preserve">)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</w:delText>
        </w:r>
      </w:del>
      <w:del w:id="18" w:author="PR Preview" w:date="2026-01-01T00:00:00Z">
        <w:r>
          <w:delText xml:space="preserve"> </w:delText>
        </w:r>
      </w:del>
      <w:hyperlink r:id="rId15">
        <w:del w:id="19" w:author="PR Preview" w:date="2026-01-01T00:00:00Z">
          <w:r>
            <w:rPr>
              <w:rStyle w:val="Hyperlink"/>
            </w:rPr>
            <w:delText xml:space="preserve">CDF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of the</w:delText>
        </w:r>
      </w:del>
      <w:del w:id="22" w:author="PR Preview" w:date="2026-01-01T00:00:00Z">
        <w:r>
          <w:delText xml:space="preserve"> </w:delText>
        </w:r>
      </w:del>
      <w:hyperlink w:anchor="def-empirical-distribution">
        <w:del w:id="23" w:author="PR Preview" w:date="2026-01-01T00:00:00Z">
          <w:r>
            <w:rPr>
              <w:rStyle w:val="Hyperlink"/>
            </w:rPr>
            <w:delText xml:space="preserve">empirical distribution</w:delText>
          </w:r>
        </w:del>
      </w:hyperlink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function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[4]</w:delText>
        </w:r>
      </w:del>
    </w:p>
    <w:p>
      <w:pPr>
        <w:pStyle w:val="FirstParagraph"/>
      </w:pPr>
      <w:ins w:id="29" w:author="PR Preview" w:date="2026-01-01T00:00:00Z">
        <w:r>
          <w:rPr>
            <w:b/>
            <w:bCs/>
          </w:rPr>
          <w:t xml:space="preserve">Definition 2 (Empirical CDF)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For observed values</w:t>
        </w:r>
      </w:ins>
      <w:ins w:id="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b/>
            <w:bCs/>
          </w:rPr>
          <w:t xml:space="preserve">empirical cumulative distribution function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(</w:t>
        </w:r>
      </w:ins>
      <w:ins w:id="40" w:author="PR Preview" w:date="2026-01-01T00:00:00Z">
        <w:r>
          <w:rPr>
            <w:b/>
            <w:bCs/>
          </w:rPr>
          <w:t xml:space="preserve">empirical CDF</w:t>
        </w:r>
      </w:ins>
      <w:ins w:id="41" w:author="PR Preview" w:date="2026-01-01T00:00:00Z">
        <w:r>
          <w:t xml:space="preserve">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is the</w:t>
        </w:r>
      </w:ins>
      <w:ins w:id="44" w:author="PR Preview" w:date="2026-01-01T00:00:00Z">
        <w:r>
          <w:t xml:space="preserve"> </w:t>
        </w:r>
      </w:ins>
      <w:hyperlink r:id="rId15">
        <w:ins w:id="45" w:author="PR Preview" w:date="2026-01-01T00:00:00Z">
          <w:r>
            <w:rPr>
              <w:rStyle w:val="Hyperlink"/>
            </w:rPr>
            <w:t xml:space="preserve">CDF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of the</w:t>
        </w:r>
      </w:ins>
      <w:ins w:id="48" w:author="PR Preview" w:date="2026-01-01T00:00:00Z">
        <w:r>
          <w:t xml:space="preserve"> </w:t>
        </w:r>
      </w:ins>
      <w:hyperlink w:anchor="def-empirical-distribution">
        <w:ins w:id="49" w:author="PR Preview" w:date="2026-01-01T00:00:00Z">
          <w:r>
            <w:rPr>
              <w:rStyle w:val="Hyperlink"/>
            </w:rPr>
            <w:t xml:space="preserve">empirical distribution</w:t>
          </w:r>
        </w:ins>
      </w:hyperlink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hyperlink r:id="rId16">
        <w:ins w:id="54" w:author="PR Preview" w:date="2026-01-01T00:00:00Z">
          <w:r>
            <w:rPr>
              <w:rStyle w:val="Hyperlink"/>
            </w:rPr>
            <w:t xml:space="preserve">function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del w:id="55" w:author="PR Preview" w:date="2026-01-01T00:00:00Z">
        <w:r>
          <w:rPr>
            <w:b/>
            <w:bCs/>
          </w:rPr>
          <w:delText xml:space="preserve">Definition 3 (Order statistics)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For observed values</w:delText>
        </w:r>
      </w:del>
      <w:del w:id="5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59" w:author="PR Preview" w:date="2026-01-01T00:00:00Z">
        <w:r>
          <w:delText xml:space="preserve">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the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rPr>
            <w:b/>
            <w:bCs/>
          </w:rPr>
          <w:delText xml:space="preserve">order statistics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are the same values sorted in increasing order,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written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[6]</w:delText>
        </w:r>
      </w:del>
    </w:p>
    <w:p>
      <w:pPr>
        <w:pStyle w:val="FirstParagraph"/>
      </w:pPr>
      <w:ins w:id="70" w:author="PR Preview" w:date="2026-01-01T00:00:00Z">
        <w:r>
          <w:rPr>
            <w:b/>
            <w:bCs/>
          </w:rPr>
          <w:t xml:space="preserve">Definition 3 (Order statistics)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For observed values</w:t>
        </w:r>
      </w:ins>
      <w:ins w:id="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b/>
            <w:bCs/>
          </w:rPr>
          <w:t xml:space="preserve">order statistics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are the same values sorted in increasing order,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written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del w:id="83" w:author="PR Preview" w:date="2026-01-01T00:00:00Z">
        <w:r>
          <w:rPr>
            <w:b/>
            <w:bCs/>
          </w:rPr>
          <w:delText xml:space="preserve">Definition 4 (Sample quantile function (empirical quantile function))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Given an</w:delText>
        </w:r>
      </w:del>
      <w:del w:id="86" w:author="PR Preview" w:date="2026-01-01T00:00:00Z">
        <w:r>
          <w:delText xml:space="preserve"> </w:delText>
        </w:r>
      </w:del>
      <w:hyperlink w:anchor="def-empirical-cdf">
        <w:del w:id="87" w:author="PR Preview" w:date="2026-01-01T00:00:00Z">
          <w:r>
            <w:rPr>
              <w:rStyle w:val="Hyperlink"/>
            </w:rPr>
            <w:delText xml:space="preserve">empirical CDF</w:delText>
          </w:r>
        </w:del>
      </w:hyperlink>
      <w:del w:id="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89" w:author="PR Preview" w:date="2026-01-01T00:00:00Z">
        <w:r>
          <w:delText xml:space="preserve">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the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rPr>
            <w:b/>
            <w:bCs/>
          </w:rPr>
          <w:delText xml:space="preserve">sample quantile function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(also called the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rPr>
            <w:b/>
            <w:bCs/>
          </w:rPr>
          <w:delText xml:space="preserve">empirical quantile function</w:delText>
        </w:r>
      </w:del>
      <w:del w:id="98" w:author="PR Preview" w:date="2026-01-01T00:00:00Z">
        <w:r>
          <w:delText xml:space="preserve">)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is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[9]</w:delText>
        </w:r>
      </w:del>
    </w:p>
    <w:p>
      <w:pPr>
        <w:pStyle w:val="FirstParagraph"/>
      </w:pPr>
      <w:ins w:id="103" w:author="PR Preview" w:date="2026-01-01T00:00:00Z">
        <w:r>
          <w:rPr>
            <w:b/>
            <w:bCs/>
          </w:rPr>
          <w:t xml:space="preserve">Definition 4 (Sample quantile function (empirical quantile function))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Given an</w:t>
        </w:r>
      </w:ins>
      <w:ins w:id="106" w:author="PR Preview" w:date="2026-01-01T00:00:00Z">
        <w:r>
          <w:t xml:space="preserve"> </w:t>
        </w:r>
      </w:ins>
      <w:hyperlink w:anchor="def-empirical-cdf">
        <w:ins w:id="107" w:author="PR Preview" w:date="2026-01-01T00:00:00Z">
          <w:r>
            <w:rPr>
              <w:rStyle w:val="Hyperlink"/>
            </w:rPr>
            <w:t xml:space="preserve">empirical CDF</w:t>
          </w:r>
        </w:ins>
      </w:hyperlink>
      <w:ins w:id="10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109" w:author="PR Preview" w:date="2026-01-01T00:00:00Z">
        <w:r>
          <w:t xml:space="preserve">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rPr>
            <w:b/>
            <w:bCs/>
          </w:rPr>
          <w:t xml:space="preserve">sample quantile function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(also called the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rPr>
            <w:b/>
            <w:bCs/>
          </w:rPr>
          <w:t xml:space="preserve">empirical quantile function</w:t>
        </w:r>
      </w:ins>
      <w:ins w:id="118" w:author="PR Preview" w:date="2026-01-01T00:00:00Z">
        <w:r>
          <w:t xml:space="preserve">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2026-10-19T08:20:47Z</dcterms:created>
  <dcterms:modified xsi:type="dcterms:W3CDTF">2026-10-19T08:20:47Z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