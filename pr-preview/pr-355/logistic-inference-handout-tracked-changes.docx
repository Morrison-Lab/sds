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2026-10-19 00:48:10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00:54:33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 (Logistic regression)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logistic regression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model for binary outcomes</w:delText>
        </w:r>
      </w:del>
      <w:del w:id="1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with predictor vectors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$\mathord{\smash[b]{\underset{\raise.3ex\hbox{$\scriptstyle\sim$}}{x}}\vphantom{x}}_1, \dots, \mathord{\smash[b]{\underset{\raise.3ex\hbox{$\scriptstyle\sim$}}{x}}\vphantom{x}}_n$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says that the outcomes are independent and that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[2]</w:delText>
        </w:r>
      </w:del>
    </w:p>
    <w:p>
      <w:pPr>
        <w:pStyle w:val="BodyText"/>
      </w:pPr>
      <w:ins w:id="19" w:author="PR Preview" w:date="2026-01-01T00:00:00Z">
        <w:r>
          <w:rPr>
            <w:b/>
            <w:bCs/>
          </w:rPr>
          <w:t xml:space="preserve">Definition 1 (Logistic regression)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A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rPr>
            <w:b/>
            <w:bCs/>
          </w:rPr>
          <w:t xml:space="preserve">logistic regression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model for binary outcomes</w:t>
        </w:r>
      </w:ins>
      <w:ins w:id="2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with predictor vectors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$\mathord{\smash[b]{\underset{\raise.3ex\hbox{$\scriptstyle\sim$}}{x}}\vphantom{x}}_1, \dots, \mathord{\smash[b]{\underset{\raise.3ex\hbox{$\scriptstyle\sim$}}{x}}\vphantom{x}}_n$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says that the outcomes are</w:t>
        </w:r>
      </w:ins>
      <w:ins w:id="33" w:author="PR Preview" w:date="2026-01-01T00:00:00Z">
        <w:r>
          <w:t xml:space="preserve"> </w:t>
        </w:r>
      </w:ins>
      <w:hyperlink r:id="rId10">
        <w:ins w:id="34" w:author="PR Preview" w:date="2026-01-01T00:00:00Z">
          <w:r>
            <w:rPr>
              <w:rStyle w:val="Hyperlink"/>
            </w:rPr>
            <w:t xml:space="preserve">independent</w:t>
          </w:r>
        </w:ins>
      </w:hyperlink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and that</w:t>
        </w:r>
      </w:ins>
    </w:p>
    <w:p>
      <w:pPr>
        <w:pStyle w:val="BodyText"/>
      </w:pPr>
      <w:bookmarkStart w:id="11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del w:id="37" w:author="PR Preview" w:date="2026-01-01T00:00:00Z">
        <w:r>
          <w:delTex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delText>
        </w:r>
      </w:del>
      <w:bookmarkEnd w:id="14"/>
    </w:p>
    <w:p>
      <w:pPr>
        <w:pStyle w:val="BodyText"/>
      </w:pPr>
      <w:bookmarkStart w:id="15" w:name="eq-deviance"/>
      <w:ins w:id="38" w:author="PR Preview" w:date="2026-01-01T00:00:00Z">
        <w:r>
  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{\ln\mathopen{}\left(1 - \hat\pi_i\right)\mathclose{}}\right\}\mathclose{},
     \qquad(2)$$</w:t>
        </w:r>
      </w:ins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del w:id="39" w:author="PR Preview" w:date="2026-01-01T00:00:00Z">
        <w:r>
          <w:rPr>
            <w:b/>
            <w:bCs/>
          </w:rPr>
          <w:delText xml:space="preserve">Definition 7 (Saturated model (full model, maximal model))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The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rPr>
            <w:b/>
            <w:bCs/>
          </w:rPr>
          <w:delText xml:space="preserve">saturated model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(also called the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rPr>
            <w:b/>
            <w:bCs/>
          </w:rPr>
          <w:delText xml:space="preserve">full model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[6, Sec. 5.5]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or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rPr>
            <w:b/>
            <w:bCs/>
          </w:rPr>
          <w:delText xml:space="preserve">maximal model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[6, Sec. 5.5]</w:delText>
        </w:r>
      </w:del>
      <w:del w:id="56" w:author="PR Preview" w:date="2026-01-01T00:00:00Z">
        <w:r>
          <w:delText xml:space="preserve">) for binary outcomes gives each pattern its own free event probability:</w:delText>
        </w:r>
      </w:del>
    </w:p>
    <w:p>
      <w:pPr>
        <w:pStyle w:val="BodyText"/>
      </w:pPr>
      <w:ins w:id="57" w:author="PR Preview" w:date="2026-01-01T00:00:00Z">
        <w:r>
          <w:rPr>
            <w:b/>
            <w:bCs/>
          </w:rPr>
          <w:t xml:space="preserve">Definition 7 (Saturated model (full model, maximal model))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The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rPr>
            <w:b/>
            <w:bCs/>
          </w:rPr>
          <w:t xml:space="preserve">saturated model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(also called the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rPr>
            <w:b/>
            <w:bCs/>
          </w:rPr>
          <w:t xml:space="preserve">full model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or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rPr>
            <w:b/>
            <w:bCs/>
          </w:rPr>
          <w:t xml:space="preserve">maximal model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[6, Sec. 5.5]</w:t>
        </w:r>
      </w:ins>
      <w:ins w:id="72" w:author="PR Preview" w:date="2026-01-01T00:00:00Z">
        <w:r>
          <w:t xml:space="preserve">) for binary outcomes gives each pattern its own free event</w:t>
        </w:r>
      </w:ins>
      <w:ins w:id="73" w:author="PR Preview" w:date="2026-01-01T00:00:00Z">
        <w:r>
          <w:t xml:space="preserve"> </w:t>
        </w:r>
      </w:ins>
      <w:hyperlink r:id="rId39">
        <w:ins w:id="74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75" w:author="PR Preview" w:date="2026-01-01T00:00:00Z">
        <w:r>
          <w:t xml:space="preserve">:</w:t>
        </w:r>
      </w:ins>
    </w:p>
    <w:p>
      <w:pPr>
        <w:pStyle w:val="BodyText"/>
      </w:pPr>
      <w:bookmarkStart w:id="40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del w:id="76" w:author="PR Preview" w:date="2026-01-01T00:00:00Z">
        <w:r>
          <w:rPr>
            <w:i/>
            <w:iCs/>
          </w:rPr>
          <w:delText xml:space="preserve">Proof</w:delText>
        </w:r>
      </w:del>
      <w:del w:id="77" w:author="PR Preview" w:date="2026-01-01T00:00:00Z">
        <w:r>
          <w:delText xml:space="preserve">. </w:delText>
        </w:r>
      </w:del>
      <w:del w:id="78" w:author="PR Preview" w:date="2026-01-01T00:00:00Z">
        <w:r>
          <w:delText xml:space="preserve">Grouping the outcomes by pattern, the fitted model’s log-likelihood is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delText>
        </w:r>
      </w:del>
      <w:del w:id="81" w:author="PR Preview" w:date="2026-01-01T00:00:00Z">
        <w:r>
          <w:delText xml:space="preserve">.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By</w:delText>
        </w:r>
      </w:del>
      <w:del w:id="84" w:author="PR Preview" w:date="2026-01-01T00:00:00Z">
        <w:r>
          <w:delText xml:space="preserve"> </w:delText>
        </w:r>
      </w:del>
      <w:hyperlink w:anchor="thm-saturated-mle">
        <w:del w:id="85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86" w:author="PR Preview" w:date="2026-01-01T00:00:00Z">
        <w:r>
          <w:delText xml:space="preserve">, the saturated log-likelihood is the same sum with</w:delText>
        </w:r>
      </w:del>
      <w:del w:id="8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replaced by</w:delText>
        </w:r>
      </w:del>
      <w:del w:id="90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del w:id="91" w:author="PR Preview" w:date="2026-01-01T00:00:00Z">
        <w:r>
          <w:delText xml:space="preserve">.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Subtracting the fitted from the saturated log-likelihood, term by term, replaces each</w:delText>
        </w:r>
      </w:del>
      <w:del w:id="94" w:author="PR Preview" w:date="2026-01-01T00:00:00Z">
        <w:r>
          <w:delText xml:space="preserve"> </w:delText>
        </w:r>
      </w:del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by</w:delText>
        </w:r>
      </w:del>
      <w:del w:id="97" w:author="PR Preview" w:date="2026-01-01T00:00:00Z">
        <w:r>
          <w:delText xml:space="preserve"> </w:delText>
        </w:r>
      </w:del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del w:id="98" w:author="PR Preview" w:date="2026-01-01T00:00:00Z">
        <w:r>
          <w:delText xml:space="preserve">, and likewise for the non-events.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Multiplying by</w:delText>
        </w:r>
      </w:del>
      <w:del w:id="101" w:author="PR Preview" w:date="2026-01-01T00:00:00Z">
        <w:r>
          <w:delText xml:space="preserve"> </w:delText>
        </w:r>
      </w:del>
      <m:oMath>
        <m:r>
          <m:t>2</m:t>
        </m:r>
      </m:oMath>
      <w:del w:id="102" w:author="PR Preview" w:date="2026-01-01T00:00:00Z">
        <w:r>
          <w:delText xml:space="preserve">, as</w:delText>
        </w:r>
      </w:del>
      <w:del w:id="103" w:author="PR Preview" w:date="2026-01-01T00:00:00Z">
        <w:r>
          <w:delText xml:space="preserve"> </w:delText>
        </w:r>
      </w:del>
      <w:hyperlink w:anchor="eq-saturated-deviance">
        <w:del w:id="104" w:author="PR Preview" w:date="2026-01-01T00:00:00Z">
          <w:r>
            <w:rPr>
              <w:rStyle w:val="Hyperlink"/>
            </w:rPr>
            <w:delText xml:space="preserve">Equation 5</w:delText>
          </w:r>
        </w:del>
      </w:hyperlink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does, gives</w:delText>
        </w:r>
      </w:del>
      <w:del w:id="107" w:author="PR Preview" w:date="2026-01-01T00:00:00Z">
        <w:r>
          <w:delText xml:space="preserve"> </w:delText>
        </w:r>
      </w:del>
      <w:hyperlink w:anchor="eq-saturated-deviance-grouped">
        <w:del w:id="108" w:author="PR Preview" w:date="2026-01-01T00:00:00Z">
          <w:r>
            <w:rPr>
              <w:rStyle w:val="Hyperlink"/>
            </w:rPr>
            <w:delText xml:space="preserve">Equation 6</w:delText>
          </w:r>
        </w:del>
      </w:hyperlink>
      <w:del w:id="109" w:author="PR Preview" w:date="2026-01-01T00:00:00Z">
        <w:r>
          <w:delText xml:space="preserve">.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A count of</w:delText>
        </w:r>
      </w:del>
      <w:del w:id="112" w:author="PR Preview" w:date="2026-01-01T00:00:00Z">
        <w:r>
          <w:delText xml:space="preserve"> </w:delText>
        </w:r>
      </w:del>
      <m:oMath>
        <m:r>
          <m:t>0</m:t>
        </m:r>
      </m:oMath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times</w:delText>
        </w:r>
      </w:del>
      <w:del w:id="115" w:author="PR Preview" w:date="2026-01-01T00:00:00Z">
        <w:r>
          <w:delText xml:space="preserve"> </w:delText>
        </w:r>
      </w:del>
      <m:oMath>
        <m:r>
          <m:rPr>
            <m:sty m:val="p"/>
          </m:rPr>
          <m:t>ln</m:t>
        </m:r>
        <m:r>
          <m:t>0</m:t>
        </m:r>
      </m:oMath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is taken as</w:delText>
        </w:r>
      </w:del>
      <w:del w:id="118" w:author="PR Preview" w:date="2026-01-01T00:00:00Z">
        <w:r>
          <w:delText xml:space="preserve"> </w:delText>
        </w:r>
      </w:del>
      <m:oMath>
        <m:r>
          <m:t>0</m:t>
        </m:r>
      </m:oMath>
      <w:del w:id="119" w:author="PR Preview" w:date="2026-01-01T00:00:00Z">
        <w:r>
          <w:delText xml:space="preserve">, its limit.</w:delText>
        </w:r>
      </w:del>
    </w:p>
    <w:p>
      <w:pPr>
        <w:pStyle w:val="BodyText"/>
      </w:pPr>
      <w:ins w:id="120" w:author="PR Preview" w:date="2026-01-01T00:00:00Z">
        <w:r>
          <w:rPr>
            <w:i/>
            <w:iCs/>
          </w:rPr>
          <w:t xml:space="preserve">Proof</w:t>
        </w:r>
      </w:ins>
      <w:ins w:id="121" w:author="PR Preview" w:date="2026-01-01T00:00:00Z">
        <w:r>
          <w:t xml:space="preserve">. </w:t>
        </w:r>
      </w:ins>
      <w:ins w:id="122" w:author="PR Preview" w:date="2026-01-01T00:00:00Z">
        <w:r>
          <w:t xml:space="preserve">Grouping the outcomes by pattern, the</w:t>
        </w:r>
      </w:ins>
      <w:ins w:id="123" w:author="PR Preview" w:date="2026-01-01T00:00:00Z">
        <w:r>
          <w:t xml:space="preserve"> </w:t>
        </w:r>
      </w:ins>
      <w:hyperlink r:id="rId50">
        <w:ins w:id="124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25" w:author="PR Preview" w:date="2026-01-01T00:00:00Z">
        <w:r>
          <w:t xml:space="preserve">’s</w:t>
        </w:r>
      </w:ins>
      <w:ins w:id="126" w:author="PR Preview" w:date="2026-01-01T00:00:00Z">
        <w:r>
          <w:t xml:space="preserve"> </w:t>
        </w:r>
      </w:ins>
      <w:hyperlink r:id="rId45">
        <w:ins w:id="127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is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$\ell\mathopen{}\left(\hat{\mathord{\smash[b]{\underset{\raise.3ex\hbox{$\scriptstyle\sim$}}{\beta}}\vphantom{\beta}}}\right)\mathclose{} = \sum_{k=1}^{K}\mathopen{}\left\{s_k \ln \hat\pi_k + \mathopen{}\left(m_k - s_k\right)\mathclose{} {\ln\mathopen{}\left(1 - \hat\pi_k\right)\mathclose{}}\right\}\mathclose{}$</w:t>
        </w:r>
      </w:ins>
      <w:ins w:id="132" w:author="PR Preview" w:date="2026-01-01T00:00:00Z">
        <w:r>
          <w:t xml:space="preserve">.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By</w:t>
        </w:r>
      </w:ins>
      <w:ins w:id="135" w:author="PR Preview" w:date="2026-01-01T00:00:00Z">
        <w:r>
          <w:t xml:space="preserve"> </w:t>
        </w:r>
      </w:ins>
      <w:hyperlink w:anchor="thm-saturated-mle">
        <w:ins w:id="136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37" w:author="PR Preview" w:date="2026-01-01T00:00:00Z">
        <w:r>
          <w:t xml:space="preserve">, the saturated log-likelihood is the same sum with</w:t>
        </w:r>
      </w:ins>
      <w:ins w:id="13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replaced by</w:t>
        </w:r>
      </w:ins>
      <w:ins w:id="141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ins w:id="142" w:author="PR Preview" w:date="2026-01-01T00:00:00Z">
        <w:r>
          <w:t xml:space="preserve">.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Subtracting the fitted from the saturated log-likelihood, term by term, replaces each</w:t>
        </w:r>
      </w:ins>
      <w:ins w:id="145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by</w:t>
        </w:r>
      </w:ins>
      <w:ins w:id="148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ins w:id="149" w:author="PR Preview" w:date="2026-01-01T00:00:00Z">
        <w:r>
          <w:t xml:space="preserve">, and likewise for the non-events.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Multiplying by</w:t>
        </w:r>
      </w:ins>
      <w:ins w:id="152" w:author="PR Preview" w:date="2026-01-01T00:00:00Z">
        <w:r>
          <w:t xml:space="preserve"> </w:t>
        </w:r>
      </w:ins>
      <m:oMath>
        <m:r>
          <m:t>2</m:t>
        </m:r>
      </m:oMath>
      <w:ins w:id="153" w:author="PR Preview" w:date="2026-01-01T00:00:00Z">
        <w:r>
          <w:t xml:space="preserve">, as</w:t>
        </w:r>
      </w:ins>
      <w:ins w:id="154" w:author="PR Preview" w:date="2026-01-01T00:00:00Z">
        <w:r>
          <w:t xml:space="preserve"> </w:t>
        </w:r>
      </w:ins>
      <w:hyperlink w:anchor="eq-saturated-deviance">
        <w:ins w:id="155" w:author="PR Preview" w:date="2026-01-01T00:00:00Z">
          <w:r>
            <w:rPr>
              <w:rStyle w:val="Hyperlink"/>
            </w:rPr>
            <w:t xml:space="preserve">Equation 5</w:t>
          </w:r>
        </w:ins>
      </w:hyperlink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does, gives</w:t>
        </w:r>
      </w:ins>
      <w:ins w:id="158" w:author="PR Preview" w:date="2026-01-01T00:00:00Z">
        <w:r>
          <w:t xml:space="preserve"> </w:t>
        </w:r>
      </w:ins>
      <w:hyperlink w:anchor="eq-saturated-deviance-grouped">
        <w:ins w:id="159" w:author="PR Preview" w:date="2026-01-01T00:00:00Z">
          <w:r>
            <w:rPr>
              <w:rStyle w:val="Hyperlink"/>
            </w:rPr>
            <w:t xml:space="preserve">Equation 6</w:t>
          </w:r>
        </w:ins>
      </w:hyperlink>
      <w:ins w:id="160" w:author="PR Preview" w:date="2026-01-01T00:00:00Z">
        <w:r>
          <w:t xml:space="preserve">.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A count of</w:t>
        </w:r>
      </w:ins>
      <w:ins w:id="163" w:author="PR Preview" w:date="2026-01-01T00:00:00Z">
        <w:r>
          <w:t xml:space="preserve"> </w:t>
        </w:r>
      </w:ins>
      <m:oMath>
        <m:r>
          <m:t>0</m:t>
        </m:r>
      </m:oMath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times</w:t>
        </w:r>
      </w:ins>
      <w:ins w:id="166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0</m:t>
        </m:r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is taken as</w:t>
        </w:r>
      </w:ins>
      <w:ins w:id="169" w:author="PR Preview" w:date="2026-01-01T00:00:00Z">
        <w:r>
          <w:t xml:space="preserve"> </w:t>
        </w:r>
      </w:ins>
      <m:oMath>
        <m:r>
          <m:t>0</m:t>
        </m:r>
      </m:oMath>
      <w:ins w:id="170" w:author="PR Preview" w:date="2026-01-01T00:00:00Z">
        <w:r>
          <w:t xml:space="preserve">, its limit.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2026-10-19T08:16:40Z</dcterms:created>
  <dcterms:modified xsi:type="dcterms:W3CDTF">2026-10-19T08:16:40Z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