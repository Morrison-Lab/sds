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$\mathord{\smash[b]{\underset{\raise.3ex\hbox{$\scriptstyle\sim$}}{x}}\vphantom{x}}\stackrel{\text{def}}{=}x_1, \ldots, x_n$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 dataset with corresponding random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$\operatorname{p}_{\Theta}(\mathord{\smash[b]{\underset{\raise.3ex\hbox{$\scriptstyle\sim$}}{X}}\vphantom{X}}= \mathord{\smash[b]{\underset{\raise.3ex\hbox{$\scriptstyle\sim$}}{x}}\vphantom{x}})$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probability model for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$\mathord{\smash[b]{\underset{\raise.3ex\hbox{$\scriptstyle\sim$}}{X}}\vphantom{X}}$</w:delText>
        </w:r>
      </w:del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unknown parameter vector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likelihood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of the parameter value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model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data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i/>
            <w:iCs/>
          </w:rPr>
          <w:delText xml:space="preserve">joint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(or joint density) 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when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[4]</w:delText>
        </w:r>
      </w:del>
      <w:del w:id="55" w:author="PR Preview" w:date="2026-01-01T00:00:00Z">
        <w:r>
          <w:delText xml:space="preserve">:</w:delText>
        </w:r>
      </w:del>
    </w:p>
    <w:p>
      <w:pPr>
        <w:pStyle w:val="BodyText"/>
      </w:pPr>
      <w:ins w:id="56" w:author="PR Preview" w:date="2026-01-01T00:00:00Z">
        <w:r>
          <w:rPr>
            <w:b/>
            <w:bCs/>
          </w:rPr>
          <w:t xml:space="preserve">Definition 2 (Likelihood of a dataset)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Let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be a dataset with corresponding random vector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$\mathord{\smash[b]{\underset{\raise.3ex\hbox{$\scriptstyle\sim$}}{X}}\vphantom{X}}$</w:t>
        </w:r>
      </w:ins>
      <w:ins w:id="65" w:author="PR Preview" w:date="2026-01-01T00:00:00Z">
        <w:r>
          <w:t xml:space="preserve">,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and let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a probability model for the distribution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$\mathord{\smash[b]{\underset{\raise.3ex\hbox{$\scriptstyle\sim$}}{X}}\vphantom{X}}$</w:t>
        </w:r>
      </w:ins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 unknown parameter vector</w:t>
        </w:r>
      </w:ins>
      <w:ins w:id="77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likelihood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of the parameter value</w:t>
        </w:r>
      </w:ins>
      <w:ins w:id="85" w:author="PR Preview" w:date="2026-01-01T00:00:00Z">
        <w:r>
          <w:t xml:space="preserve"> </w:t>
        </w:r>
      </w:ins>
      <m:oMath>
        <m:r>
          <m:t>θ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 model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and data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the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rPr>
            <w:i/>
            <w:iCs/>
          </w:rPr>
          <w:t xml:space="preserve">joint probability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(or joint density) of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when</w:t>
        </w:r>
      </w:ins>
      <w:ins w:id="10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10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4 (Maximum likelihood estimate)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The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maximum likelihood estimate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(MLE) of a parameter vector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written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value of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maximizes the likelihood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[5]</w:delText>
        </w:r>
      </w:del>
      <w:del w:id="127" w:author="PR Preview" w:date="2026-01-01T00:00:00Z">
        <w:r>
          <w:delText xml:space="preserve">:</w:delText>
        </w:r>
      </w:del>
    </w:p>
    <w:p>
      <w:pPr>
        <w:pStyle w:val="FirstParagraph"/>
      </w:pPr>
      <w:ins w:id="128" w:author="PR Preview" w:date="2026-01-01T00:00:00Z">
        <w:r>
          <w:rPr>
            <w:b/>
            <w:bCs/>
          </w:rPr>
          <w:t xml:space="preserve">Definition 4 (Maximum likelihood estimate)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maximum likelihood estimate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(MLE) of a parameter vector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written</w:t>
        </w:r>
      </w:ins>
      <w:ins w:id="13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the value of</w:t>
        </w:r>
      </w:ins>
      <w:ins w:id="143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that maximizes the</w:t>
        </w:r>
      </w:ins>
      <w:ins w:id="146" w:author="PR Preview" w:date="2026-01-01T00:00:00Z">
        <w:r>
          <w:t xml:space="preserve"> </w:t>
        </w:r>
      </w:ins>
      <w:hyperlink w:anchor="def-lik">
        <w:ins w:id="147" w:author="PR Preview" w:date="2026-01-01T00:00:00Z">
          <w:r>
            <w:rPr>
              <w:rStyle w:val="Hyperlink"/>
            </w:rPr>
            <w:t xml:space="preserve">likelihood</w:t>
          </w:r>
        </w:ins>
      </w:hyperlink>
      <w:ins w:id="148" w:author="PR Preview" w:date="2026-01-01T00:00:00Z">
        <w:r>
          <w:t xml:space="preserve">:</w:t>
        </w:r>
      </w:ins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del w:id="149" w:author="PR Preview" w:date="2026-01-01T00:00:00Z">
        <w:r>
          <w:rPr>
            <w:b/>
            <w:bCs/>
          </w:rPr>
          <w:delText xml:space="preserve">Definition 7 (Score function)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rPr>
            <w:b/>
            <w:bCs/>
          </w:rPr>
          <w:delText xml:space="preserve">score function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of a statistical model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$\operatorname{p}(\mathord{\smash[b]{\underset{\raise.3ex\hbox{$\scriptstyle\sim$}}{X}}\vphantom{X}}= \mathord{\smash[b]{\underset{\raise.3ex\hbox{$\scriptstyle\sim$}}{x}}\vphantom{x}})$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is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 gradient (vector of first derivatives) of the model’s log-likelihood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with respect to the parameters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[10]</w:delText>
        </w:r>
      </w:del>
      <w:del w:id="166" w:author="PR Preview" w:date="2026-01-01T00:00:00Z">
        <w:r>
          <w:delText xml:space="preserve">:</w:delText>
        </w:r>
      </w:del>
    </w:p>
    <w:p>
      <w:pPr>
        <w:pStyle w:val="FirstParagraph"/>
      </w:pPr>
      <w:ins w:id="167" w:author="PR Preview" w:date="2026-01-01T00:00:00Z">
        <w:r>
          <w:rPr>
            <w:b/>
            <w:bCs/>
          </w:rPr>
          <w:t xml:space="preserve">Definition 7 (Score function)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The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rPr>
            <w:b/>
            <w:bCs/>
          </w:rPr>
          <w:t xml:space="preserve">score function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of a statistical model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is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gradient (vector of first derivatives) of the model’s log-likelihood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del w:id="182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rPr>
            <w:b/>
            <w:bCs/>
          </w:rPr>
          <w:delText xml:space="preserve">expected information matrix</w:delText>
        </w:r>
      </w:del>
      <w:del w:id="187" w:author="PR Preview" w:date="2026-01-01T00:00:00Z">
        <w:r>
          <w:delText xml:space="preserve">,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also called the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rPr>
            <w:b/>
            <w:bCs/>
          </w:rPr>
          <w:delText xml:space="preserve">Fisher information matrix</w:delText>
        </w:r>
      </w:del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or just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information matrix</w:delText>
        </w:r>
      </w:del>
      <w:del w:id="196" w:author="PR Preview" w:date="2026-01-01T00:00:00Z">
        <w:r>
          <w:delText xml:space="preserve">,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is written</w:delText>
        </w:r>
      </w:del>
      <w:del w:id="19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200" w:author="PR Preview" w:date="2026-01-01T00:00:00Z">
        <w:r>
          <w:delText xml:space="preserve">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and is the expected value of the negative</w:delText>
        </w:r>
      </w:del>
      <w:del w:id="203" w:author="PR Preview" w:date="2026-01-01T00:00:00Z">
        <w:r>
          <w:delText xml:space="preserve"> </w:delText>
        </w:r>
      </w:del>
      <w:hyperlink w:anchor="def-hessian">
        <w:del w:id="20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of the log-likelihood,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with the data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$\mathord{\smash[b]{\underset{\raise.3ex\hbox{$\scriptstyle\sim$}}{X}}\vphantom{X}}$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treated as random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[12]</w:delText>
        </w:r>
      </w:del>
      <w:del w:id="215" w:author="PR Preview" w:date="2026-01-01T00:00:00Z">
        <w:r>
          <w:delText xml:space="preserve">: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expected information matrix</w:t>
        </w:r>
      </w:ins>
      <w:ins w:id="221" w:author="PR Preview" w:date="2026-01-01T00:00:00Z">
        <w:r>
          <w:t xml:space="preserve">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also called 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Fisher information matrix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or just the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information matrix</w:t>
        </w:r>
      </w:ins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written</w:t>
        </w:r>
      </w:ins>
      <w:ins w:id="2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is the expected value of the negative</w:t>
        </w:r>
      </w:ins>
      <w:ins w:id="237" w:author="PR Preview" w:date="2026-01-01T00:00:00Z">
        <w:r>
          <w:t xml:space="preserve"> </w:t>
        </w:r>
      </w:ins>
      <w:hyperlink w:anchor="def-hessian">
        <w:ins w:id="238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of the log-likelihood,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 the data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$\mathord{\smash[b]{\underset{\raise.3ex\hbox{$\scriptstyle\sim$}}{X}}\vphantom{X}}$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treated as random:</w:t>
        </w:r>
      </w:ins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del w:id="247" w:author="PR Preview" w:date="2026-01-01T00:00:00Z">
        <w:r>
          <w:rPr>
            <w:b/>
            <w:bCs/>
          </w:rPr>
          <w:delText xml:space="preserve">Definition 13 (Wald test)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The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rPr>
            <w:b/>
            <w:bCs/>
          </w:rPr>
          <w:delText xml:space="preserve">Wald test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of</w:delText>
        </w:r>
      </w:del>
      <w:del w:id="25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uses the test statistic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[18]</w:delText>
        </w:r>
      </w:del>
    </w:p>
    <w:p>
      <w:pPr>
        <w:pStyle w:val="FirstParagraph"/>
      </w:pPr>
      <w:ins w:id="259" w:author="PR Preview" w:date="2026-01-01T00:00:00Z">
        <w:r>
          <w:rPr>
            <w:b/>
            <w:bCs/>
          </w:rPr>
          <w:t xml:space="preserve">Definition 13 (Wald test)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rPr>
            <w:b/>
            <w:bCs/>
          </w:rPr>
          <w:t xml:space="preserve">Wald test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of</w:t>
        </w:r>
      </w:ins>
      <w:ins w:id="26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uses the</w:t>
        </w:r>
      </w:ins>
      <w:ins w:id="269" w:author="PR Preview" w:date="2026-01-01T00:00:00Z">
        <w:r>
          <w:t xml:space="preserve"> </w:t>
        </w:r>
      </w:ins>
      <w:hyperlink r:id="rId121">
        <w:ins w:id="270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del w:id="271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Suppose a null hypothesis</w:delText>
        </w:r>
      </w:del>
      <w:del w:id="27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imposes</w:delText>
        </w:r>
      </w:del>
      <w:del w:id="277" w:author="PR Preview" w:date="2026-01-01T00:00:00Z">
        <w:r>
          <w:delText xml:space="preserve"> </w:delText>
        </w:r>
      </w:del>
      <m:oMath>
        <m:r>
          <m:t>q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constraints on the parameter vector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$\mathord{\smash[b]{\underset{\raise.3ex\hbox{$\scriptstyle\sim$}}{\theta}}\vphantom{\theta}}$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Let</w:delText>
        </w:r>
      </w:del>
      <w:del w:id="2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be the unrestricted MLE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and</w:delText>
        </w:r>
      </w:del>
      <w:del w:id="29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the MLE under</w:delText>
        </w:r>
      </w:del>
      <w:del w:id="29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94" w:author="PR Preview" w:date="2026-01-01T00:00:00Z">
        <w:r>
          <w:delText xml:space="preserve">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The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rPr>
            <w:b/>
            <w:bCs/>
          </w:rPr>
          <w:delText xml:space="preserve">likelihood ratio statistic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is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[19]</w:delText>
        </w:r>
      </w:del>
    </w:p>
    <w:p>
      <w:pPr>
        <w:pStyle w:val="FirstParagraph"/>
      </w:pPr>
      <w:ins w:id="303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Suppose a null hypothesis</w:t>
        </w:r>
      </w:ins>
      <w:ins w:id="30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imposes</w:t>
        </w:r>
      </w:ins>
      <w:ins w:id="309" w:author="PR Preview" w:date="2026-01-01T00:00:00Z">
        <w:r>
          <w:t xml:space="preserve"> </w:t>
        </w:r>
      </w:ins>
      <m:oMath>
        <m:r>
          <m:t>q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constraints on the parameter vector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$\mathord{\smash[b]{\underset{\raise.3ex\hbox{$\scriptstyle\sim$}}{\theta}}\vphantom{\theta}}$</w:t>
        </w:r>
      </w:ins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Let</w:t>
        </w:r>
      </w:ins>
      <w:ins w:id="31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be the unrestricted MLE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and</w:t>
        </w:r>
      </w:ins>
      <w:ins w:id="32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the MLE under</w:t>
        </w:r>
      </w:ins>
      <w:ins w:id="32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26" w:author="PR Preview" w:date="2026-01-01T00:00:00Z">
        <w:r>
          <w:t xml:space="preserve">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b/>
            <w:bCs/>
          </w:rPr>
          <w:t xml:space="preserve">likelihood ratio statistic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del w:id="333" w:author="PR Preview" w:date="2026-01-01T00:00:00Z">
        <w:r>
          <w:rPr>
            <w:b/>
            <w:bCs/>
          </w:rPr>
          <w:delText xml:space="preserve">Definition 16 (Prediction interval)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</w:delText>
        </w:r>
      </w:del>
      <w:del w:id="336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rPr>
            <w:b/>
            <w:bCs/>
          </w:rPr>
          <w:delText xml:space="preserve">prediction interval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for a future random quantity</w:delText>
        </w:r>
      </w:del>
      <w:del w:id="34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is a pair of statistics</w:delText>
        </w:r>
      </w:del>
      <w:del w:id="344" w:author="PR Preview" w:date="2026-01-01T00:00:00Z">
        <w:r>
          <w:delText xml:space="preserve"> </w:delText>
        </w:r>
      </w:del>
      <m:oMath>
        <m:r>
          <m:t>L</m:t>
        </m:r>
      </m:oMath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and</w:delText>
        </w:r>
      </w:del>
      <w:del w:id="347" w:author="PR Preview" w:date="2026-01-01T00:00:00Z">
        <w:r>
          <w:delText xml:space="preserve"> </w:delText>
        </w:r>
      </w:del>
      <m:oMath>
        <m:r>
          <m:t>U</m:t>
        </m:r>
      </m:oMath>
      <w:del w:id="348" w:author="PR Preview" w:date="2026-01-01T00:00:00Z">
        <w:r>
          <w:delText xml:space="preserve">, computed from the observed data,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such that the interval from</w:delText>
        </w:r>
      </w:del>
      <w:del w:id="351" w:author="PR Preview" w:date="2026-01-01T00:00:00Z">
        <w:r>
          <w:delText xml:space="preserve"> </w:delText>
        </w:r>
      </w:del>
      <m:oMath>
        <m:r>
          <m:t>L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to</w:delText>
        </w:r>
      </w:del>
      <w:del w:id="354" w:author="PR Preview" w:date="2026-01-01T00:00:00Z">
        <w:r>
          <w:delText xml:space="preserve"> </w:delText>
        </w:r>
      </w:del>
      <m:oMath>
        <m:r>
          <m:t>U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contains</w:delText>
        </w:r>
      </w:del>
      <w:del w:id="35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with probability</w:delText>
        </w:r>
      </w:del>
      <w:del w:id="3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where the probability accounts for the randomness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of both the observed data and</w:delText>
        </w:r>
      </w:del>
      <w:del w:id="36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[22]</w:delText>
        </w:r>
      </w:del>
      <w:del w:id="369" w:author="PR Preview" w:date="2026-01-01T00:00:00Z">
        <w:r>
          <w:delText xml:space="preserve">:</w:delText>
        </w:r>
      </w:del>
    </w:p>
    <w:p>
      <w:pPr>
        <w:pStyle w:val="FirstParagraph"/>
      </w:pPr>
      <w:ins w:id="370" w:author="PR Preview" w:date="2026-01-01T00:00:00Z">
        <w:r>
          <w:rPr>
            <w:b/>
            <w:bCs/>
          </w:rPr>
          <w:t xml:space="preserve">Definition 16 (Prediction interval)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</w:t>
        </w:r>
      </w:ins>
      <w:ins w:id="373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rPr>
            <w:b/>
            <w:bCs/>
          </w:rPr>
          <w:t xml:space="preserve">prediction interval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for a future random quantity</w:t>
        </w:r>
      </w:ins>
      <w:ins w:id="378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is a pair of statistics</w:t>
        </w:r>
      </w:ins>
      <w:ins w:id="381" w:author="PR Preview" w:date="2026-01-01T00:00:00Z">
        <w:r>
          <w:t xml:space="preserve"> </w:t>
        </w:r>
      </w:ins>
      <m:oMath>
        <m:r>
          <m:t>L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t>U</m:t>
        </m:r>
      </m:oMath>
      <w:ins w:id="385" w:author="PR Preview" w:date="2026-01-01T00:00:00Z">
        <w:r>
          <w:t xml:space="preserve">, computed from the observed data,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such that the interval from</w:t>
        </w:r>
      </w:ins>
      <w:ins w:id="388" w:author="PR Preview" w:date="2026-01-01T00:00:00Z">
        <w:r>
          <w:t xml:space="preserve"> </w:t>
        </w:r>
      </w:ins>
      <m:oMath>
        <m:r>
          <m:t>L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to</w:t>
        </w:r>
      </w:ins>
      <w:ins w:id="391" w:author="PR Preview" w:date="2026-01-01T00:00:00Z">
        <w:r>
          <w:t xml:space="preserve"> </w:t>
        </w:r>
      </w:ins>
      <m:oMath>
        <m:r>
          <m:t>U</m:t>
        </m:r>
      </m:oMath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contains</w:t>
        </w:r>
      </w:ins>
      <w:ins w:id="394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with probability</w:t>
        </w:r>
      </w:ins>
      <w:ins w:id="39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where the probability accounts for the randomness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both the observed data and</w:t>
        </w:r>
      </w:ins>
      <w:ins w:id="40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79" Type="http://schemas.openxmlformats.org/officeDocument/2006/relationships/image" Target="media/rId279.png"/><Relationship Id="rId284" Type="http://schemas.openxmlformats.org/officeDocument/2006/relationships/image" Target="media/rId284.png"/><Relationship Id="rId289" Type="http://schemas.openxmlformats.org/officeDocument/2006/relationships/image" Target="media/rId289.png"/><Relationship Id="rId293" Type="http://schemas.openxmlformats.org/officeDocument/2006/relationships/image" Target="media/rId293.png"/><Relationship Id="rId298" Type="http://schemas.openxmlformats.org/officeDocument/2006/relationships/image" Target="media/rId298.png"/><Relationship Id="rId302" Type="http://schemas.openxmlformats.org/officeDocument/2006/relationships/image" Target="media/rId302.png"/><Relationship Id="rId310" Type="http://schemas.openxmlformats.org/officeDocument/2006/relationships/image" Target="media/rId310.png"/><Relationship Id="rId316" Type="http://schemas.openxmlformats.org/officeDocument/2006/relationships/image" Target="media/rId316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2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40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2026-10-19T08:15:58Z</dcterms:created>
  <dcterms:modified xsi:type="dcterms:W3CDTF">2026-10-19T08:15:58Z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