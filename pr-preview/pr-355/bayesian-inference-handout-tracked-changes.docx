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2026-10-19 00:48:10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00:54:33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2 (Bayesian paradigm)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In 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Bayesian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paradigm of statistical inference,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an unknown parameter</w:delText>
        </w:r>
      </w:del>
      <w:del w:id="12" w:author="PR Preview" w:date="2026-01-01T00:00:00Z">
        <w:r>
          <w:delText xml:space="preserve"> </w:delText>
        </w:r>
      </w:del>
      <m:oMath>
        <m:r>
          <m:t>θ</m:t>
        </m:r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is a random variable with its own probability distribution,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and probability measures degree of belief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[1, Ch. 12], p. 272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[3]</w:delText>
        </w:r>
      </w:del>
      <w:del w:id="21" w:author="PR Preview" w:date="2026-01-01T00:00:00Z">
        <w:r>
          <w:delText xml:space="preserve">.</w:delText>
        </w:r>
      </w:del>
    </w:p>
    <w:p>
      <w:pPr>
        <w:pStyle w:val="BodyText"/>
      </w:pPr>
      <w:ins w:id="22" w:author="PR Preview" w:date="2026-01-01T00:00:00Z">
        <w:r>
          <w:rPr>
            <w:b/>
            <w:bCs/>
          </w:rPr>
          <w:t xml:space="preserve">Definition 2 (Bayesian paradigm)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In the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rPr>
            <w:b/>
            <w:bCs/>
          </w:rPr>
          <w:t xml:space="preserve">Bayesian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paradigm of statistical inference,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an unknown parameter</w:t>
        </w:r>
      </w:ins>
      <w:ins w:id="31" w:author="PR Preview" w:date="2026-01-01T00:00:00Z">
        <w:r>
          <w:t xml:space="preserve"> </w:t>
        </w:r>
      </w:ins>
      <m:oMath>
        <m:r>
          <m:t>θ</m:t>
        </m:r>
      </m:oMath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is a random variable with its own probability distribution,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and probability measures degree of belief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[1, Ch. 12], p. 272</w:t>
        </w:r>
      </w:ins>
      <w:ins w:id="38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del w:id="39" w:author="PR Preview" w:date="2026-01-01T00:00:00Z">
        <w:r>
          <w:rPr>
            <w:b/>
            <w:bCs/>
          </w:rPr>
          <w:delText xml:space="preserve">Definition 3 (Prior distribution)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The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rPr>
            <w:b/>
            <w:bCs/>
          </w:rPr>
          <w:delText xml:space="preserve">prior distribution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of a parameter</w:delText>
        </w:r>
      </w:del>
      <w:del w:id="46" w:author="PR Preview" w:date="2026-01-01T00:00:00Z">
        <w:r>
          <w:delText xml:space="preserve"> </w:delText>
        </w:r>
      </w:del>
      <m:oMath>
        <m:r>
          <m:t>θ</m:t>
        </m:r>
      </m:oMath>
      <w:del w:id="47" w:author="PR Preview" w:date="2026-01-01T00:00:00Z">
        <w:r>
          <w:delText xml:space="preserve">,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with density or probability mass function</w:delText>
        </w:r>
      </w:del>
      <w:del w:id="50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del w:id="51" w:author="PR Preview" w:date="2026-01-01T00:00:00Z">
        <w:r>
          <w:delText xml:space="preserve">,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is the probability distribution that describes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what is believed about</w:delText>
        </w:r>
      </w:del>
      <w:del w:id="56" w:author="PR Preview" w:date="2026-01-01T00:00:00Z">
        <w:r>
          <w:delText xml:space="preserve"> </w:delText>
        </w:r>
      </w:del>
      <m:oMath>
        <m:r>
          <m:t>θ</m:t>
        </m:r>
      </m:oMath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before the data are observed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[4]</w:delText>
        </w:r>
      </w:del>
      <w:del w:id="61" w:author="PR Preview" w:date="2026-01-01T00:00:00Z">
        <w:r>
          <w:delText xml:space="preserve">.</w:delText>
        </w:r>
      </w:del>
    </w:p>
    <w:p>
      <w:pPr>
        <w:pStyle w:val="BodyText"/>
      </w:pPr>
      <w:ins w:id="62" w:author="PR Preview" w:date="2026-01-01T00:00:00Z">
        <w:r>
          <w:rPr>
            <w:b/>
            <w:bCs/>
          </w:rPr>
          <w:t xml:space="preserve">Definition 3 (Prior distribution)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The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rPr>
            <w:b/>
            <w:bCs/>
          </w:rPr>
          <w:t xml:space="preserve">prior distribution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of a parameter</w:t>
        </w:r>
      </w:ins>
      <w:ins w:id="69" w:author="PR Preview" w:date="2026-01-01T00:00:00Z">
        <w:r>
          <w:t xml:space="preserve"> </w:t>
        </w:r>
      </w:ins>
      <m:oMath>
        <m:r>
          <m:t>θ</m:t>
        </m:r>
      </m:oMath>
      <w:ins w:id="70" w:author="PR Preview" w:date="2026-01-01T00:00:00Z">
        <w:r>
          <w:t xml:space="preserve">,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with density or probability mass function</w:t>
        </w:r>
      </w:ins>
      <w:ins w:id="73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ins w:id="74" w:author="PR Preview" w:date="2026-01-01T00:00:00Z">
        <w:r>
          <w:t xml:space="preserve">,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is the probability distribution that describes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what is believed about</w:t>
        </w:r>
      </w:ins>
      <w:ins w:id="79" w:author="PR Preview" w:date="2026-01-01T00:00:00Z">
        <w:r>
          <w:t xml:space="preserve"> </w:t>
        </w:r>
      </w:ins>
      <m:oMath>
        <m:r>
          <m:t>θ</m:t>
        </m:r>
      </m:oMath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before the data are observed.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del w:id="82" w:author="PR Preview" w:date="2026-01-01T00:00:00Z">
        <w:r>
          <w:rPr>
            <w:b/>
            <w:bCs/>
          </w:rPr>
          <w:delText xml:space="preserve">Definition 7 (Credible interval)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A</w:delText>
        </w:r>
      </w:del>
      <w:del w:id="85" w:author="PR Preview" w:date="2026-01-01T00:00:00Z">
        <w:r>
          <w:delText xml:space="preserve"> </w:delText>
        </w:r>
      </w:del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rPr>
            <w:b/>
            <w:bCs/>
          </w:rPr>
          <w:delText xml:space="preserve">credible interval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for a parameter</w:delText>
        </w:r>
      </w:del>
      <w:del w:id="90" w:author="PR Preview" w:date="2026-01-01T00:00:00Z">
        <w:r>
          <w:delText xml:space="preserve"> </w:delText>
        </w:r>
      </w:del>
      <m:oMath>
        <m:r>
          <m:t>θ</m:t>
        </m:r>
      </m:oMath>
      <w:del w:id="91" w:author="PR Preview" w:date="2026-01-01T00:00:00Z">
        <w:r>
          <w:delText xml:space="preserve">,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given observed data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$\mathord{\smash[b]{\underset{\raise.3ex\hbox{$\scriptstyle\sim$}}{y}}\vphantom{y}}$</w:delText>
        </w:r>
      </w:del>
      <w:del w:id="96" w:author="PR Preview" w:date="2026-01-01T00:00:00Z">
        <w:r>
          <w:delText xml:space="preserve">,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is an interval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$\mathopen{}\left[l(\mathord{\smash[b]{\underset{\raise.3ex\hbox{$\scriptstyle\sim$}}{y}}\vphantom{y}}),\, r(\mathord{\smash[b]{\underset{\raise.3ex\hbox{$\scriptstyle\sim$}}{y}}\vphantom{y}})\right]\mathclose{}$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whose</w:delText>
        </w:r>
      </w:del>
      <w:del w:id="103" w:author="PR Preview" w:date="2026-01-01T00:00:00Z">
        <w:r>
          <w:delText xml:space="preserve"> </w:delText>
        </w:r>
      </w:del>
      <w:hyperlink w:anchor="def-posterior">
        <w:del w:id="104" w:author="PR Preview" w:date="2026-01-01T00:00:00Z">
          <w:r>
            <w:rPr>
              <w:rStyle w:val="Hyperlink"/>
            </w:rPr>
            <w:delText xml:space="preserve">posterior</w:delText>
          </w:r>
        </w:del>
      </w:hyperlink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probability is</w:delText>
        </w:r>
      </w:del>
      <w:del w:id="107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r>
          <m:t>α</m:t>
        </m:r>
      </m:oMath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[9]</w:delText>
        </w:r>
      </w:del>
      <w:del w:id="110" w:author="PR Preview" w:date="2026-01-01T00:00:00Z">
        <w:r>
          <w:delText xml:space="preserve">:</w:delText>
        </w:r>
      </w:del>
    </w:p>
    <w:p>
      <w:pPr>
        <w:pStyle w:val="BodyText"/>
      </w:pPr>
      <w:ins w:id="111" w:author="PR Preview" w:date="2026-01-01T00:00:00Z">
        <w:r>
          <w:rPr>
            <w:b/>
            <w:bCs/>
          </w:rPr>
          <w:t xml:space="preserve">Definition 7 (Credible interval)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A</w:t>
        </w:r>
      </w:ins>
      <w:ins w:id="114" w:author="PR Preview" w:date="2026-01-01T00:00:00Z">
        <w:r>
          <w:t xml:space="preserve"> </w:t>
        </w:r>
      </w:ins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ins w:id="115" w:author="PR Preview" w:date="2026-01-01T00:00:00Z">
        <w:r>
          <w:t xml:space="preserve"> </w:t>
        </w:r>
      </w:ins>
      <w:ins w:id="116" w:author="PR Preview" w:date="2026-01-01T00:00:00Z">
        <w:r>
          <w:rPr>
            <w:b/>
            <w:bCs/>
          </w:rPr>
          <w:t xml:space="preserve">credible interval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for a parameter</w:t>
        </w:r>
      </w:ins>
      <w:ins w:id="119" w:author="PR Preview" w:date="2026-01-01T00:00:00Z">
        <w:r>
          <w:t xml:space="preserve"> </w:t>
        </w:r>
      </w:ins>
      <m:oMath>
        <m:r>
          <m:t>θ</m:t>
        </m:r>
      </m:oMath>
      <w:ins w:id="120" w:author="PR Preview" w:date="2026-01-01T00:00:00Z">
        <w:r>
          <w:t xml:space="preserve">,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given observed data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$\mathord{\smash[b]{\underset{\raise.3ex\hbox{$\scriptstyle\sim$}}{y}}\vphantom{y}}$</w:t>
        </w:r>
      </w:ins>
      <w:ins w:id="125" w:author="PR Preview" w:date="2026-01-01T00:00:00Z">
        <w:r>
          <w:t xml:space="preserve">,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is an interval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$\mathopen{}\left[l(\mathord{\smash[b]{\underset{\raise.3ex\hbox{$\scriptstyle\sim$}}{y}}\vphantom{y}}),\, r(\mathord{\smash[b]{\underset{\raise.3ex\hbox{$\scriptstyle\sim$}}{y}}\vphantom{y}})\right]\mathclose{}$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whose</w:t>
        </w:r>
      </w:ins>
      <w:ins w:id="132" w:author="PR Preview" w:date="2026-01-01T00:00:00Z">
        <w:r>
          <w:t xml:space="preserve"> </w:t>
        </w:r>
      </w:ins>
      <w:hyperlink w:anchor="def-posterior">
        <w:ins w:id="133" w:author="PR Preview" w:date="2026-01-01T00:00:00Z">
          <w:r>
            <w:rPr>
              <w:rStyle w:val="Hyperlink"/>
            </w:rPr>
            <w:t xml:space="preserve">posterior</w:t>
          </w:r>
        </w:ins>
      </w:hyperlink>
      <w:ins w:id="134" w:author="PR Preview" w:date="2026-01-01T00:00:00Z">
        <w:r>
          <w:t xml:space="preserve"> </w:t>
        </w:r>
      </w:ins>
      <w:hyperlink r:id="rId54">
        <w:ins w:id="135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is</w:t>
        </w:r>
      </w:ins>
      <w:ins w:id="13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α</m:t>
        </m:r>
      </m:oMath>
      <w:ins w:id="139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del w:id="140" w:author="PR Preview" w:date="2026-01-01T00:00:00Z">
        <w:r>
          <w:rPr>
            <w:b/>
            <w:bCs/>
          </w:rPr>
          <w:delText xml:space="preserve">Definition 10 (Conjugate prior)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A family of prior distributions is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rPr>
            <w:b/>
            <w:bCs/>
          </w:rPr>
          <w:delText xml:space="preserve">conjugate</w:delText>
        </w:r>
      </w:del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to a likelihood</w:delText>
        </w:r>
      </w:del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if, for every prior in the family and every possible data set,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the</w:delText>
        </w:r>
      </w:del>
      <w:del w:id="151" w:author="PR Preview" w:date="2026-01-01T00:00:00Z">
        <w:r>
          <w:delText xml:space="preserve"> </w:delText>
        </w:r>
      </w:del>
      <w:hyperlink w:anchor="def-posterior">
        <w:del w:id="152" w:author="PR Preview" w:date="2026-01-01T00:00:00Z">
          <w:r>
            <w:rPr>
              <w:rStyle w:val="Hyperlink"/>
            </w:rPr>
            <w:delText xml:space="preserve">posterior</w:delText>
          </w:r>
        </w:del>
      </w:hyperlink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is also in the family</w:delText>
        </w:r>
      </w:del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[13]</w:delText>
        </w:r>
      </w:del>
      <w:del w:id="157" w:author="PR Preview" w:date="2026-01-01T00:00:00Z">
        <w:r>
          <w:delText xml:space="preserve">.</w:delText>
        </w:r>
      </w:del>
    </w:p>
    <w:p>
      <w:pPr>
        <w:pStyle w:val="FirstParagraph"/>
      </w:pPr>
      <w:ins w:id="158" w:author="PR Preview" w:date="2026-01-01T00:00:00Z">
        <w:r>
          <w:rPr>
            <w:b/>
            <w:bCs/>
          </w:rPr>
          <w:t xml:space="preserve">Definition 10 (Conjugate prior)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A family of prior distributions is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rPr>
            <w:b/>
            <w:bCs/>
          </w:rPr>
          <w:t xml:space="preserve">conjugate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to a likelihood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if, for every prior in the family and every possible data set,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the</w:t>
        </w:r>
      </w:ins>
      <w:ins w:id="169" w:author="PR Preview" w:date="2026-01-01T00:00:00Z">
        <w:r>
          <w:t xml:space="preserve"> </w:t>
        </w:r>
      </w:ins>
      <w:hyperlink w:anchor="def-posterior">
        <w:ins w:id="170" w:author="PR Preview" w:date="2026-01-01T00:00:00Z">
          <w:r>
            <w:rPr>
              <w:rStyle w:val="Hyperlink"/>
            </w:rPr>
            <w:t xml:space="preserve">posterior</w:t>
          </w:r>
        </w:ins>
      </w:hyperlink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is also in the family.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2026-10-19T08:09:31Z</dcterms:created>
  <dcterms:modified xsi:type="dcterms:W3CDTF">2026-10-19T08:09:31Z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00:54:33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