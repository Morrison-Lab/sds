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(Bootstrap 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bootstrap 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from observed data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sample of size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drawn with replacement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each draw choosing each of the</w:delText>
        </w:r>
      </w:del>
      <w:del w:id="22" w:author="PR Preview" w:date="2026-01-01T00:00:00Z">
        <w:r>
          <w:delText xml:space="preserve"> </w:delText>
        </w:r>
      </w:del>
      <m:oMath>
        <m:r>
          <m:t>n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observations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with probability</w:delText>
        </w:r>
      </w:del>
      <w:del w:id="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[4]</w:delText>
        </w:r>
      </w:del>
      <w:del w:id="30" w:author="PR Preview" w:date="2026-01-01T00:00:00Z">
        <w:r>
          <w:delText xml:space="preserve">.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1 (Bootstrap sample)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bootstrap sample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from observed data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sample of size</w:t>
        </w:r>
      </w:ins>
      <w:ins w:id="41" w:author="PR Preview" w:date="2026-01-01T00:00:00Z">
        <w:r>
          <w:t xml:space="preserve"> </w:t>
        </w:r>
      </w:ins>
      <m:oMath>
        <m:r>
          <m:t>n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drawn with replacement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from</w:t>
        </w:r>
      </w:ins>
      <w:ins w:id="4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each draw choosing each of the</w:t>
        </w:r>
      </w:ins>
      <w:ins w:id="50" w:author="PR Preview" w:date="2026-01-01T00:00:00Z">
        <w:r>
          <w:t xml:space="preserve"> </w:t>
        </w:r>
      </w:ins>
      <m:oMath>
        <m:r>
          <m:t>n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observations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w:hyperlink r:id="rId14">
        <w:ins w:id="5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del w:id="59" w:author="PR Preview" w:date="2026-01-01T00:00:00Z">
        <w:r>
          <w:rPr>
            <w:b/>
            <w:bCs/>
          </w:rPr>
          <w:delText xml:space="preserve">Definition 2 (Bootstrap distribution)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Let</w:delText>
        </w:r>
      </w:del>
      <w:del w:id="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be a statistic computed from the observed data.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Draw</w:delText>
        </w:r>
      </w:del>
      <w:del w:id="67" w:author="PR Preview" w:date="2026-01-01T00:00:00Z">
        <w:r>
          <w:delText xml:space="preserve"> </w:delText>
        </w:r>
      </w:del>
      <m:oMath>
        <m:r>
          <m:t>B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independent</w:delText>
        </w:r>
      </w:del>
      <w:del w:id="70" w:author="PR Preview" w:date="2026-01-01T00:00:00Z">
        <w:r>
          <w:delText xml:space="preserve"> </w:delText>
        </w:r>
      </w:del>
      <w:hyperlink w:anchor="def-bootstrap-sample">
        <w:del w:id="71" w:author="PR Preview" w:date="2026-01-01T00:00:00Z">
          <w:r>
            <w:rPr>
              <w:rStyle w:val="Hyperlink"/>
            </w:rPr>
            <w:delText xml:space="preserve">bootstrap samples</w:delText>
          </w:r>
        </w:del>
      </w:hyperlink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compute the statistic on each one,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giving</w:delText>
        </w:r>
      </w:del>
      <w:del w:id="7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bootstrap distribution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of</w:delText>
        </w:r>
      </w:del>
      <w:del w:id="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empirical distribution of</w:delText>
        </w:r>
      </w:del>
      <w:del w:id="88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[5]</w:delText>
        </w:r>
      </w:del>
      <w:del w:id="91" w:author="PR Preview" w:date="2026-01-01T00:00:00Z">
        <w:r>
          <w:delText xml:space="preserve">.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Definition 2 (Bootstrap distribution)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 statistic computed from the observed data.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Draw</w:t>
        </w:r>
      </w:ins>
      <w:ins w:id="100" w:author="PR Preview" w:date="2026-01-01T00:00:00Z">
        <w:r>
          <w:t xml:space="preserve"> </w:t>
        </w:r>
      </w:ins>
      <m:oMath>
        <m:r>
          <m:t>B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independent</w:t>
        </w:r>
      </w:ins>
      <w:ins w:id="103" w:author="PR Preview" w:date="2026-01-01T00:00:00Z">
        <w:r>
          <w:t xml:space="preserve"> </w:t>
        </w:r>
      </w:ins>
      <w:hyperlink w:anchor="def-bootstrap-sample">
        <w:ins w:id="104" w:author="PR Preview" w:date="2026-01-01T00:00:00Z">
          <w:r>
            <w:rPr>
              <w:rStyle w:val="Hyperlink"/>
            </w:rPr>
            <w:t xml:space="preserve">bootstrap samples</w:t>
          </w:r>
        </w:ins>
      </w:hyperlink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compute the statistic on each one,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giving</w:t>
        </w:r>
      </w:ins>
      <w:ins w:id="110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bootstrap distribution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the</w:t>
        </w:r>
      </w:ins>
      <w:ins w:id="121" w:author="PR Preview" w:date="2026-01-01T00:00:00Z">
        <w:r>
          <w:t xml:space="preserve"> </w:t>
        </w:r>
      </w:ins>
      <w:hyperlink r:id="rId18">
        <w:ins w:id="122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</w:t>
        </w:r>
      </w:ins>
      <w:ins w:id="125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2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del w:id="127" w:author="PR Preview" w:date="2026-01-01T00:00:00Z">
        <w:r>
          <w:rPr>
            <w:b/>
            <w:bCs/>
          </w:rPr>
          <w:delText xml:space="preserve">Definition 3 (Bootstrap standard error)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The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bootstrap standard error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of a statistic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written</w:delText>
        </w:r>
      </w:del>
      <w:del w:id="1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 sample standard deviation of the bootstrap replicates</w:delText>
        </w:r>
      </w:del>
      <w:del w:id="14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(</w:delText>
        </w:r>
      </w:del>
      <w:hyperlink w:anchor="def-bootstrap-distribution">
        <w:del w:id="14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6" w:author="PR Preview" w:date="2026-01-01T00:00:00Z">
        <w:r>
          <w:delText xml:space="preserve">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[6]</w:delText>
        </w:r>
      </w:del>
      <w:del w:id="149" w:author="PR Preview" w:date="2026-01-01T00:00:00Z">
        <w:r>
          <w:delText xml:space="preserve">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It estimates the</w:delText>
        </w:r>
      </w:del>
      <w:del w:id="152" w:author="PR Preview" w:date="2026-01-01T00:00:00Z">
        <w:r>
          <w:delText xml:space="preserve"> </w:delText>
        </w:r>
      </w:del>
      <w:hyperlink r:id="rId21">
        <w:del w:id="153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" w:author="PR Preview" w:date="2026-01-01T00:00:00Z">
        <w:r>
          <w:delText xml:space="preserve">.</w:delText>
        </w:r>
      </w:del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Definition 3 (Bootstrap standard error)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bootstrap standard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 a statistic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written</w:t>
        </w:r>
      </w:ins>
      <w:ins w:id="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 sample standard deviation of the bootstrap replicates</w:t>
        </w:r>
      </w:ins>
      <w:ins w:id="173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(</w:t>
        </w:r>
      </w:ins>
      <w:hyperlink w:anchor="def-bootstrap-distribution">
        <w:ins w:id="17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7" w:author="PR Preview" w:date="2026-01-01T00:00:00Z">
        <w:r>
          <w:t xml:space="preserve">).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It estimates the</w:t>
        </w:r>
      </w:ins>
      <w:ins w:id="180" w:author="PR Preview" w:date="2026-01-01T00:00:00Z">
        <w:r>
          <w:t xml:space="preserve"> </w:t>
        </w:r>
      </w:ins>
      <w:hyperlink r:id="rId21">
        <w:ins w:id="18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of</w:t>
        </w:r>
      </w:ins>
      <w:ins w:id="18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del w:id="186" w:author="PR Preview" w:date="2026-01-01T00:00:00Z">
        <w:r>
          <w:rPr>
            <w:b/>
            <w:bCs/>
          </w:rPr>
          <w:delText xml:space="preserve">Definition 5 (Percentile bootstrap confidence interval)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b/>
            <w:bCs/>
          </w:rPr>
          <w:delText xml:space="preserve">percentile bootstrap confidence interval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runs from the</w:delText>
        </w:r>
      </w:del>
      <w:del w:id="193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/</m:t>
        </m:r>
        <m:r>
          <m:t>2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quantile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to the</w:delText>
        </w:r>
      </w:del>
      <w:del w:id="19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quantile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of the bootstrap replicates</w:delText>
        </w:r>
      </w:del>
      <w:del w:id="203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(</w:delText>
        </w:r>
      </w:del>
      <w:hyperlink w:anchor="def-bootstrap-distribution">
        <w:del w:id="20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7" w:author="PR Preview" w:date="2026-01-01T00:00:00Z">
        <w:r>
          <w:delText xml:space="preserve">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[10]</w:delText>
        </w:r>
      </w:del>
      <w:del w:id="210" w:author="PR Preview" w:date="2026-01-01T00:00:00Z">
        <w:r>
          <w:delText xml:space="preserve">.</w:delText>
        </w:r>
      </w:del>
    </w:p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Definition 5 (Percentile bootstrap confidence interval)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percentile bootstrap confidence interval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runs from the</w:t>
        </w:r>
      </w:ins>
      <w:ins w:id="21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2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quantile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to the</w:t>
        </w:r>
      </w:ins>
      <w:ins w:id="2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quantile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of the bootstrap replicates</w:t>
        </w:r>
      </w:ins>
      <w:ins w:id="22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w:anchor="def-bootstrap-distribution">
        <w:ins w:id="23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32" w:author="PR Preview" w:date="2026-01-01T00:00:00Z">
        <w:r>
          <w:t xml:space="preserve">).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2026-10-19T08:10:20Z</dcterms:created>
  <dcterms:modified xsi:type="dcterms:W3CDTF">2026-10-19T08:10:20Z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