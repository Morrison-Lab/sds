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2026-10-19 00:48:10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00:54:33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57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exm-noise"/>
    <w:p>
      <w:pPr>
        <w:pStyle w:val="FirstParagraph"/>
      </w:pPr>
      <w:r>
        <w:rPr>
          <w:b/>
          <w:bCs/>
        </w:rPr>
        <w:t xml:space="preserve">Example 12 (The noise of one new outcome)</w:t>
      </w:r>
      <w:r>
        <w:t xml:space="preserve"> </w:t>
      </w:r>
      <w:r>
        <w:t xml:space="preserve">Suppose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noise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</w:p>
    <w:bookmarkEnd w:id="59"/>
    <w:bookmarkStart w:id="6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1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5"/>
    <w:bookmarkStart w:id="68" w:name="def-observation-loss"/>
    <w:p>
      <w:pPr>
        <w:pStyle w:val="BodyText"/>
      </w:pPr>
      <w:r>
        <w:rPr>
          <w:b/>
          <w:bCs/>
        </w:rPr>
        <w:t xml:space="preserve">Definition 18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8"/>
    <w:bookmarkStart w:id="7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0"/>
    <w:bookmarkStart w:id="72" w:name="def-generalization-error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19 (Generalization error)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generalization error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of a</w:delText>
        </w:r>
      </w:del>
      <w:del w:id="10" w:author="PR Preview" w:date="2026-01-01T00:00:00Z">
        <w:r>
          <w:delText xml:space="preserve"> </w:delText>
        </w:r>
      </w:del>
      <w:hyperlink w:anchor="def-prediction-rule">
        <w:del w:id="11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fitted to a</w:delText>
        </w:r>
      </w:del>
      <w:del w:id="15" w:author="PR Preview" w:date="2026-01-01T00:00:00Z">
        <w:r>
          <w:delText xml:space="preserve"> </w:delText>
        </w:r>
      </w:del>
      <w:hyperlink w:anchor="def-training-set">
        <w:del w:id="1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is its expected</w:delText>
        </w:r>
      </w:del>
      <w:del w:id="20" w:author="PR Preview" w:date="2026-01-01T00:00:00Z">
        <w:r>
          <w:delText xml:space="preserve"> </w:delText>
        </w:r>
      </w:del>
      <w:hyperlink w:anchor="def-observation-loss">
        <w:del w:id="21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22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on a</w:delText>
        </w:r>
      </w:del>
      <w:del w:id="25" w:author="PR Preview" w:date="2026-01-01T00:00:00Z">
        <w:r>
          <w:delText xml:space="preserve"> </w:delText>
        </w:r>
      </w:del>
      <w:hyperlink w:anchor="def-new-observation">
        <w:del w:id="26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2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28" w:author="PR Preview" w:date="2026-01-01T00:00:00Z">
        <w:r>
          <w:delText xml:space="preserve">,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with</w:delText>
        </w:r>
      </w:del>
      <w:del w:id="3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held fixed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[4]</w:delText>
        </w:r>
      </w:del>
      <w:del w:id="36" w:author="PR Preview" w:date="2026-01-01T00:00:00Z">
        <w:r>
          <w:delText xml:space="preserve">:</w:delText>
        </w:r>
      </w:del>
    </w:p>
    <w:p>
      <w:pPr>
        <w:pStyle w:val="BodyText"/>
      </w:pPr>
      <w:ins w:id="37" w:author="PR Preview" w:date="2026-01-01T00:00:00Z">
        <w:r>
          <w:rPr>
            <w:b/>
            <w:bCs/>
          </w:rPr>
          <w:t xml:space="preserve">Definition 19 (Generalization error)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The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rPr>
            <w:b/>
            <w:bCs/>
          </w:rPr>
          <w:t xml:space="preserve">generalization error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of a</w:t>
        </w:r>
      </w:ins>
      <w:ins w:id="44" w:author="PR Preview" w:date="2026-01-01T00:00:00Z">
        <w:r>
          <w:t xml:space="preserve"> </w:t>
        </w:r>
      </w:ins>
      <w:hyperlink w:anchor="def-prediction-rule">
        <w:ins w:id="45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4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fitted to a</w:t>
        </w:r>
      </w:ins>
      <w:ins w:id="49" w:author="PR Preview" w:date="2026-01-01T00:00:00Z">
        <w:r>
          <w:t xml:space="preserve"> </w:t>
        </w:r>
      </w:ins>
      <w:hyperlink w:anchor="def-training-set">
        <w:ins w:id="5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5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is its expected</w:t>
        </w:r>
      </w:ins>
      <w:ins w:id="54" w:author="PR Preview" w:date="2026-01-01T00:00:00Z">
        <w:r>
          <w:t xml:space="preserve"> </w:t>
        </w:r>
      </w:ins>
      <w:hyperlink w:anchor="def-observation-loss">
        <w:ins w:id="55" w:author="PR Preview" w:date="2026-01-01T00:00:00Z">
          <w:r>
            <w:rPr>
              <w:rStyle w:val="Hyperlink"/>
            </w:rPr>
            <w:t xml:space="preserve">loss</w:t>
          </w:r>
        </w:ins>
      </w:hyperlink>
      <w:ins w:id="56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on a</w:t>
        </w:r>
      </w:ins>
      <w:ins w:id="59" w:author="PR Preview" w:date="2026-01-01T00:00:00Z">
        <w:r>
          <w:t xml:space="preserve"> </w:t>
        </w:r>
      </w:ins>
      <w:hyperlink w:anchor="def-new-observation">
        <w:ins w:id="60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6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62" w:author="PR Preview" w:date="2026-01-01T00:00:00Z">
        <w:r>
          <w:t xml:space="preserve">,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with</w:t>
        </w:r>
      </w:ins>
      <w:ins w:id="6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held fixed:</w:t>
        </w:r>
      </w:ins>
    </w:p>
    <w:p>
      <w:pPr>
        <w:pStyle w:val="BodyText"/>
      </w:pPr>
      <w:bookmarkStart w:id="7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2"/>
    <w:bookmarkStart w:id="73" w:name="rem-source-generalization-error"/>
    <w:p>
      <w:pPr>
        <w:pStyle w:val="BodyText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3"/>
    <w:bookmarkStart w:id="75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bookmarkEnd w:id="75"/>
    <w:bookmarkStart w:id="7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6"/>
    <w:bookmarkStart w:id="79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7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1" w:name="def-training-mse"/>
    <w:p>
      <w:pPr>
        <w:pStyle w:val="FirstParagraph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2"/>
    <w:bookmarkEnd w:id="83"/>
    <w:bookmarkStart w:id="88" w:name="overfitting"/>
    <w:p>
      <w:pPr>
        <w:pStyle w:val="Heading2"/>
      </w:pPr>
      <w:r>
        <w:t xml:space="preserve">3 Overfitting</w:t>
      </w:r>
    </w:p>
    <w:bookmarkStart w:id="8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4"/>
    <w:bookmarkStart w:id="8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5"/>
    <w:bookmarkStart w:id="86" w:name="def-overfitting"/>
    <w:p>
      <w:pPr>
        <w:pStyle w:val="FirstParagraph"/>
      </w:pPr>
      <w:del w:id="68" w:author="PR Preview" w:date="2026-01-01T00:00:00Z">
        <w:r>
          <w:rPr>
            <w:b/>
            <w:bCs/>
          </w:rPr>
          <w:delText xml:space="preserve">Definition 23 (Overfitting)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rPr>
            <w:b/>
            <w:bCs/>
          </w:rPr>
          <w:delText xml:space="preserve">Overfitting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occurs when a</w:delText>
        </w:r>
      </w:del>
      <w:del w:id="73" w:author="PR Preview" w:date="2026-01-01T00:00:00Z">
        <w:r>
          <w:delText xml:space="preserve"> </w:delText>
        </w:r>
      </w:del>
      <w:hyperlink w:anchor="def-prediction-rule">
        <w:del w:id="74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fits its</w:delText>
        </w:r>
      </w:del>
      <w:del w:id="77" w:author="PR Preview" w:date="2026-01-01T00:00:00Z">
        <w:r>
          <w:delText xml:space="preserve"> </w:delText>
        </w:r>
      </w:del>
      <w:hyperlink w:anchor="def-training-set">
        <w:del w:id="7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well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but predicts poorly for new observations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[6]</w:delText>
        </w:r>
      </w:del>
      <w:del w:id="85" w:author="PR Preview" w:date="2026-01-01T00:00:00Z">
        <w:r>
          <w:delText xml:space="preserve">.</w:delText>
        </w:r>
      </w:del>
    </w:p>
    <w:p>
      <w:pPr>
        <w:pStyle w:val="FirstParagraph"/>
      </w:pPr>
      <w:ins w:id="86" w:author="PR Preview" w:date="2026-01-01T00:00:00Z">
        <w:r>
          <w:rPr>
            <w:b/>
            <w:bCs/>
          </w:rPr>
          <w:t xml:space="preserve">Definition 23 (Overfitting)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rPr>
            <w:b/>
            <w:bCs/>
          </w:rPr>
          <w:t xml:space="preserve">Overfitting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occurs when a</w:t>
        </w:r>
      </w:ins>
      <w:ins w:id="91" w:author="PR Preview" w:date="2026-01-01T00:00:00Z">
        <w:r>
          <w:t xml:space="preserve"> </w:t>
        </w:r>
      </w:ins>
      <w:hyperlink w:anchor="def-prediction-rule">
        <w:ins w:id="92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fits its</w:t>
        </w:r>
      </w:ins>
      <w:ins w:id="95" w:author="PR Preview" w:date="2026-01-01T00:00:00Z">
        <w:r>
          <w:t xml:space="preserve"> </w:t>
        </w:r>
      </w:ins>
      <w:hyperlink w:anchor="def-training-set">
        <w:ins w:id="9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well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but predicts poorly for</w:t>
        </w:r>
      </w:ins>
      <w:ins w:id="101" w:author="PR Preview" w:date="2026-01-01T00:00:00Z">
        <w:r>
          <w:t xml:space="preserve"> </w:t>
        </w:r>
      </w:ins>
      <w:hyperlink w:anchor="def-new-observation">
        <w:ins w:id="102" w:author="PR Preview" w:date="2026-01-01T00:00:00Z">
          <w:r>
            <w:rPr>
              <w:rStyle w:val="Hyperlink"/>
            </w:rPr>
            <w:t xml:space="preserve">new observations</w:t>
          </w:r>
        </w:ins>
      </w:hyperlink>
      <w:ins w:id="103" w:author="PR Preview" w:date="2026-01-01T00:00:00Z">
        <w:r>
          <w:t xml:space="preserve">.</w:t>
        </w:r>
      </w:ins>
      <w:ins w:id="104" w:author="PR Preview" w:date="2026-01-01T00:00:00Z">
        <w:r>
          <w:t xml:space="preserve"> 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6"/>
    <w:bookmarkStart w:id="87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7"/>
    <w:bookmarkEnd w:id="88"/>
    <w:bookmarkStart w:id="181" w:name="sec-generalization-error"/>
    <w:p>
      <w:pPr>
        <w:pStyle w:val="Heading2"/>
      </w:pPr>
      <w:r>
        <w:t xml:space="preserve">4 Generalization error</w:t>
      </w:r>
    </w:p>
    <w:bookmarkStart w:id="8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89"/>
    <w:bookmarkStart w:id="9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0"/>
    <w:bookmarkStart w:id="92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3"/>
    <w:bookmarkStart w:id="96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100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0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0"/>
    <w:bookmarkStart w:id="112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3"/>
    <w:bookmarkStart w:id="114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4"/>
    <w:bookmarkStart w:id="115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5"/>
    <w:bookmarkStart w:id="117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18"/>
    <w:bookmarkStart w:id="120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1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1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2"/>
    <w:bookmarkStart w:id="12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3"/>
    <w:bookmarkStart w:id="12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4"/>
    <w:bookmarkStart w:id="12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26"/>
    <w:bookmarkStart w:id="128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0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2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1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5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6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6"/>
    <w:bookmarkStart w:id="138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38"/>
    <w:bookmarkStart w:id="139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40"/>
    <w:bookmarkStart w:id="141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41"/>
    <w:bookmarkStart w:id="142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42"/>
    <w:bookmarkStart w:id="143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43"/>
    <w:bookmarkStart w:id="144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44"/>
    <w:bookmarkStart w:id="152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4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47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7"/>
    </w:p>
    <w:p>
      <w:pPr>
        <w:pStyle w:val="FirstParagraph"/>
      </w:pPr>
      <w:r>
        <w:t xml:space="preserve">The noise 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4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149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5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51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52"/>
    <w:bookmarkStart w:id="154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1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53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55" w:name="exm-epe-split-noise"/>
    <w:p>
      <w:pPr>
        <w:pStyle w:val="BodyText"/>
      </w:pPr>
      <w:r>
        <w:rPr>
          <w:b/>
          <w:bCs/>
        </w:rPr>
        <w:t xml:space="preserve">Example 23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55"/>
    <w:bookmarkStart w:id="156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56"/>
    <w:bookmarkStart w:id="158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7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7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58"/>
    <w:bookmarkStart w:id="160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59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61" w:name="def-irreducible-error"/>
    <w:p>
      <w:pPr>
        <w:pStyle w:val="FirstParagraph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[5, Sec. 2.2.2]</w:t>
      </w:r>
      <w:r>
        <w:t xml:space="preserve">.</w:t>
      </w:r>
    </w:p>
    <w:bookmarkStart w:id="163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62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63"/>
    <w:bookmarkStart w:id="165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6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66"/>
    <w:bookmarkStart w:id="167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67"/>
    <w:bookmarkStart w:id="169" w:name="def-bias-variance-tradeoff"/>
    <w:p>
      <w:pPr>
        <w:pStyle w:val="BodyText"/>
      </w:pPr>
      <w:del w:id="105" w:author="PR Preview" w:date="2026-01-01T00:00:00Z">
        <w:r>
          <w:rPr>
            <w:b/>
            <w:bCs/>
          </w:rPr>
          <w:delText xml:space="preserve">Definition 37 (Bias–variance trade-off)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Let</w:delText>
        </w:r>
      </w:del>
      <w:del w:id="108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be</w:delText>
        </w:r>
      </w:del>
      <w:del w:id="111" w:author="PR Preview" w:date="2026-01-01T00:00:00Z">
        <w:r>
          <w:delText xml:space="preserve"> </w:delText>
        </w:r>
      </w:del>
      <w:hyperlink w:anchor="def-fitting-procedure">
        <w:del w:id="112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113" w:author="PR Preview" w:date="2026-01-01T00:00:00Z">
        <w:r>
          <w:delText xml:space="preserve">,</w:delText>
        </w:r>
      </w:del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each</w:delText>
        </w:r>
      </w:del>
      <w:del w:id="116" w:author="PR Preview" w:date="2026-01-01T00:00:00Z">
        <w:r>
          <w:delText xml:space="preserve"> </w:delText>
        </w:r>
      </w:del>
      <w:hyperlink w:anchor="def-flexibility">
        <w:del w:id="117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as the one before,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and let</w:delText>
        </w:r>
      </w:del>
      <w:del w:id="12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be a random</w:delText>
        </w:r>
      </w:del>
      <w:del w:id="125" w:author="PR Preview" w:date="2026-01-01T00:00:00Z">
        <w:r>
          <w:delText xml:space="preserve"> </w:delText>
        </w:r>
      </w:del>
      <w:hyperlink w:anchor="def-training-set">
        <w:del w:id="12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27" w:author="PR Preview" w:date="2026-01-01T00:00:00Z">
        <w:r>
          <w:delText xml:space="preserve">.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At a covariate value</w:delText>
        </w:r>
      </w:del>
      <w:del w:id="130" w:author="PR Preview" w:date="2026-01-01T00:00:00Z">
        <w:r>
          <w:delText xml:space="preserve"> </w:delText>
        </w:r>
      </w:del>
      <m:oMath>
        <m:r>
          <m:t>x</m:t>
        </m:r>
      </m:oMath>
      <w:del w:id="131" w:author="PR Preview" w:date="2026-01-01T00:00:00Z">
        <w:r>
          <w:delText xml:space="preserve">,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with</w:delText>
        </w:r>
      </w:del>
      <w:del w:id="134" w:author="PR Preview" w:date="2026-01-01T00:00:00Z">
        <w:r>
          <w:delText xml:space="preserve"> </w:delText>
        </w:r>
      </w:del>
      <m:oMath>
        <m:r>
          <m:t>μ</m:t>
        </m:r>
      </m:oMath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the</w:delText>
        </w:r>
      </w:del>
      <w:del w:id="137" w:author="PR Preview" w:date="2026-01-01T00:00:00Z">
        <w:r>
          <w:delText xml:space="preserve"> </w:delText>
        </w:r>
      </w:del>
      <w:hyperlink w:anchor="def-mean-function">
        <w:del w:id="138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139" w:author="PR Preview" w:date="2026-01-01T00:00:00Z">
        <w:r>
          <w:delText xml:space="preserve">,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there is a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rPr>
            <w:b/>
            <w:bCs/>
          </w:rPr>
          <w:delText xml:space="preserve">bias–variance trade-off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among them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when, from each procedure to the next,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the squared</w:delText>
        </w:r>
      </w:del>
      <w:del w:id="150" w:author="PR Preview" w:date="2026-01-01T00:00:00Z">
        <w:r>
          <w:delText xml:space="preserve"> </w:delText>
        </w:r>
      </w:del>
      <w:hyperlink w:anchor="def-prediction-bias">
        <w:del w:id="151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of the prediction, used as an</w:delText>
        </w:r>
      </w:del>
      <w:del w:id="154" w:author="PR Preview" w:date="2026-01-01T00:00:00Z">
        <w:r>
          <w:delText xml:space="preserve"> </w:delText>
        </w:r>
      </w:del>
      <w:hyperlink r:id="rId133">
        <w:del w:id="155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of</w:delText>
        </w:r>
      </w:del>
      <w:del w:id="158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59" w:author="PR Preview" w:date="2026-01-01T00:00:00Z">
        <w:r>
          <w:delText xml:space="preserve">, does not rise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and its</w:delText>
        </w:r>
      </w:del>
      <w:del w:id="162" w:author="PR Preview" w:date="2026-01-01T00:00:00Z">
        <w:r>
          <w:delText xml:space="preserve"> </w:delText>
        </w:r>
      </w:del>
      <w:hyperlink r:id="rId137">
        <w:del w:id="163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does not fall</w:delText>
        </w:r>
      </w:del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[7]</w:delText>
        </w:r>
      </w:del>
      <w:del w:id="168" w:author="PR Preview" w:date="2026-01-01T00:00:00Z">
        <w:r>
          <w:delText xml:space="preserve">:</w:delText>
        </w:r>
      </w:del>
    </w:p>
    <w:p>
      <w:pPr>
        <w:pStyle w:val="BodyText"/>
      </w:pPr>
      <w:ins w:id="169" w:author="PR Preview" w:date="2026-01-01T00:00:00Z">
        <w:r>
          <w:rPr>
            <w:b/>
            <w:bCs/>
          </w:rPr>
          <w:t xml:space="preserve">Definition 37 (Bias–variance trade-off)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Let</w:t>
        </w:r>
      </w:ins>
      <w:ins w:id="172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be</w:t>
        </w:r>
      </w:ins>
      <w:ins w:id="175" w:author="PR Preview" w:date="2026-01-01T00:00:00Z">
        <w:r>
          <w:t xml:space="preserve"> </w:t>
        </w:r>
      </w:ins>
      <w:hyperlink w:anchor="def-fitting-procedure">
        <w:ins w:id="176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177" w:author="PR Preview" w:date="2026-01-01T00:00:00Z">
        <w:r>
          <w:t xml:space="preserve">,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each</w:t>
        </w:r>
      </w:ins>
      <w:ins w:id="180" w:author="PR Preview" w:date="2026-01-01T00:00:00Z">
        <w:r>
          <w:t xml:space="preserve"> </w:t>
        </w:r>
      </w:ins>
      <w:hyperlink w:anchor="def-flexibility">
        <w:ins w:id="181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as the one before,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and let</w:t>
        </w:r>
      </w:ins>
      <w:ins w:id="18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be a random</w:t>
        </w:r>
      </w:ins>
      <w:ins w:id="189" w:author="PR Preview" w:date="2026-01-01T00:00:00Z">
        <w:r>
          <w:t xml:space="preserve"> </w:t>
        </w:r>
      </w:ins>
      <w:hyperlink w:anchor="def-training-set">
        <w:ins w:id="19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91" w:author="PR Preview" w:date="2026-01-01T00:00:00Z">
        <w:r>
          <w:t xml:space="preserve">.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At a covariate value</w:t>
        </w:r>
      </w:ins>
      <w:ins w:id="194" w:author="PR Preview" w:date="2026-01-01T00:00:00Z">
        <w:r>
          <w:t xml:space="preserve"> </w:t>
        </w:r>
      </w:ins>
      <m:oMath>
        <m:r>
          <m:t>x</m:t>
        </m:r>
      </m:oMath>
      <w:ins w:id="195" w:author="PR Preview" w:date="2026-01-01T00:00:00Z">
        <w:r>
          <w:t xml:space="preserve">,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with</w:t>
        </w:r>
      </w:ins>
      <w:ins w:id="198" w:author="PR Preview" w:date="2026-01-01T00:00:00Z">
        <w:r>
          <w:t xml:space="preserve"> </w:t>
        </w:r>
      </w:ins>
      <m:oMath>
        <m:r>
          <m:t>μ</m:t>
        </m:r>
      </m:oMath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the</w:t>
        </w:r>
      </w:ins>
      <w:ins w:id="201" w:author="PR Preview" w:date="2026-01-01T00:00:00Z">
        <w:r>
          <w:t xml:space="preserve"> </w:t>
        </w:r>
      </w:ins>
      <w:hyperlink w:anchor="def-mean-function">
        <w:ins w:id="202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203" w:author="PR Preview" w:date="2026-01-01T00:00:00Z">
        <w:r>
          <w:t xml:space="preserve">,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there is a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rPr>
            <w:b/>
            <w:bCs/>
          </w:rPr>
          <w:t xml:space="preserve">bias–variance trade-off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among them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when, from each procedure to the next,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the squared</w:t>
        </w:r>
      </w:ins>
      <w:ins w:id="214" w:author="PR Preview" w:date="2026-01-01T00:00:00Z">
        <w:r>
          <w:t xml:space="preserve"> </w:t>
        </w:r>
      </w:ins>
      <w:hyperlink w:anchor="def-prediction-bias">
        <w:ins w:id="215" w:author="PR Preview" w:date="2026-01-01T00:00:00Z">
          <w:r>
            <w:rPr>
              <w:rStyle w:val="Hyperlink"/>
            </w:rPr>
            <w:t xml:space="preserve">bias</w:t>
          </w:r>
        </w:ins>
      </w:hyperlink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of the prediction, used as an</w:t>
        </w:r>
      </w:ins>
      <w:ins w:id="218" w:author="PR Preview" w:date="2026-01-01T00:00:00Z">
        <w:r>
          <w:t xml:space="preserve"> </w:t>
        </w:r>
      </w:ins>
      <w:hyperlink r:id="rId133">
        <w:ins w:id="219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of</w:t>
        </w:r>
      </w:ins>
      <w:ins w:id="222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23" w:author="PR Preview" w:date="2026-01-01T00:00:00Z">
        <w:r>
          <w:t xml:space="preserve">, does not rise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and its</w:t>
        </w:r>
      </w:ins>
      <w:ins w:id="226" w:author="PR Preview" w:date="2026-01-01T00:00:00Z">
        <w:r>
          <w:t xml:space="preserve"> </w:t>
        </w:r>
      </w:ins>
      <w:hyperlink r:id="rId137">
        <w:ins w:id="227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does not fall:</w:t>
        </w:r>
      </w:ins>
    </w:p>
    <w:p>
      <w:pPr>
        <w:pStyle w:val="BodyText"/>
      </w:pPr>
      <w:bookmarkStart w:id="168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9"/>
    <w:bookmarkStart w:id="170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70"/>
    <w:bookmarkStart w:id="171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71"/>
    <w:bookmarkStart w:id="172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72"/>
    <w:bookmarkStart w:id="173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73"/>
    <w:bookmarkStart w:id="174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75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75"/>
    <w:bookmarkStart w:id="180" w:name="exm-train-test-error-simulated"/>
    <w:p>
      <w:pPr>
        <w:pStyle w:val="BodyText"/>
      </w:pPr>
      <w:r>
        <w:rPr>
          <w:b/>
          <w:bCs/>
        </w:rPr>
        <w:t xml:space="preserve">Example 24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79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80"/>
    <w:bookmarkEnd w:id="181"/>
    <w:bookmarkStart w:id="230" w:name="sec-data-splits"/>
    <w:p>
      <w:pPr>
        <w:pStyle w:val="Heading2"/>
      </w:pPr>
      <w:r>
        <w:t xml:space="preserve">5 Training, validation, and test sets</w:t>
      </w:r>
    </w:p>
    <w:bookmarkStart w:id="182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82"/>
    <w:bookmarkStart w:id="183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83"/>
    <w:bookmarkStart w:id="185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4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5"/>
    <w:bookmarkStart w:id="186" w:name="exm-data-splits-sizes"/>
    <w:p>
      <w:pPr>
        <w:pStyle w:val="BodyText"/>
      </w:pPr>
      <w:r>
        <w:rPr>
          <w:b/>
          <w:bCs/>
        </w:rPr>
        <w:t xml:space="preserve">Example 25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86"/>
    <w:bookmarkStart w:id="188" w:name="def-tuning-parameter"/>
    <w:p>
      <w:pPr>
        <w:pStyle w:val="BodyText"/>
      </w:pPr>
      <w:del w:id="230" w:author="PR Preview" w:date="2026-01-01T00:00:00Z">
        <w:r>
          <w:rPr>
            <w:b/>
            <w:bCs/>
          </w:rPr>
          <w:delText xml:space="preserve">Definition 39 (Tuning parameter)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A</w:delText>
        </w:r>
      </w:del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rPr>
            <w:b/>
            <w:bCs/>
          </w:rPr>
          <w:delText xml:space="preserve">tuning parameter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of a</w:delText>
        </w:r>
      </w:del>
      <w:del w:id="237" w:author="PR Preview" w:date="2026-01-01T00:00:00Z">
        <w:r>
          <w:delText xml:space="preserve"> </w:delText>
        </w:r>
      </w:del>
      <w:hyperlink w:anchor="def-fitting-procedure">
        <w:del w:id="238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is a setting</w:delText>
        </w:r>
      </w:del>
      <w:del w:id="241" w:author="PR Preview" w:date="2026-01-01T00:00:00Z">
        <w:r>
          <w:delText xml:space="preserve"> </w:delText>
        </w:r>
      </w:del>
      <m:oMath>
        <m:r>
          <m:t>λ</m:t>
        </m:r>
      </m:oMath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that the procedure needs</w:delText>
        </w:r>
      </w:del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but does not compute from the</w:delText>
        </w:r>
      </w:del>
      <w:del w:id="246" w:author="PR Preview" w:date="2026-01-01T00:00:00Z">
        <w:r>
          <w:delText xml:space="preserve"> </w:delText>
        </w:r>
      </w:del>
      <w:hyperlink w:anchor="def-training-set">
        <w:del w:id="247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[8]</w:delText>
        </w:r>
      </w:del>
      <w:del w:id="250" w:author="PR Preview" w:date="2026-01-01T00:00:00Z">
        <w:r>
          <w:delText xml:space="preserve">:</w:delText>
        </w:r>
      </w:del>
    </w:p>
    <w:p>
      <w:pPr>
        <w:pStyle w:val="BodyText"/>
      </w:pPr>
      <w:ins w:id="251" w:author="PR Preview" w:date="2026-01-01T00:00:00Z">
        <w:r>
          <w:rPr>
            <w:b/>
            <w:bCs/>
          </w:rPr>
          <w:t xml:space="preserve">Definition 39 (Tuning parameter)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A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rPr>
            <w:b/>
            <w:bCs/>
          </w:rPr>
          <w:t xml:space="preserve">tuning parameter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of a</w:t>
        </w:r>
      </w:ins>
      <w:ins w:id="258" w:author="PR Preview" w:date="2026-01-01T00:00:00Z">
        <w:r>
          <w:t xml:space="preserve"> </w:t>
        </w:r>
      </w:ins>
      <w:hyperlink w:anchor="def-fitting-procedure">
        <w:ins w:id="259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is a setting</w:t>
        </w:r>
      </w:ins>
      <w:ins w:id="262" w:author="PR Preview" w:date="2026-01-01T00:00:00Z">
        <w:r>
          <w:t xml:space="preserve"> </w:t>
        </w:r>
      </w:ins>
      <m:oMath>
        <m:r>
          <m:t>λ</m:t>
        </m:r>
      </m:oMath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that the procedure needs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but does not compute from the</w:t>
        </w:r>
      </w:ins>
      <w:ins w:id="267" w:author="PR Preview" w:date="2026-01-01T00:00:00Z">
        <w:r>
          <w:t xml:space="preserve"> </w:t>
        </w:r>
      </w:ins>
      <w:hyperlink w:anchor="def-training-set">
        <w:ins w:id="268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69" w:author="PR Preview" w:date="2026-01-01T00:00:00Z">
        <w:r>
          <w:t xml:space="preserve">:</w:t>
        </w:r>
      </w:ins>
    </w:p>
    <w:p>
      <w:pPr>
        <w:pStyle w:val="BodyText"/>
      </w:pPr>
      <w:bookmarkStart w:id="187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88"/>
    <w:bookmarkStart w:id="189" w:name="exm-tuning-parameter"/>
    <w:p>
      <w:pPr>
        <w:pStyle w:val="BodyText"/>
      </w:pPr>
      <w:r>
        <w:rPr>
          <w:b/>
          <w:bCs/>
        </w:rPr>
        <w:t xml:space="preserve">Example 26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89"/>
    <w:bookmarkStart w:id="190" w:name="def-model-selection"/>
    <w:p>
      <w:pPr>
        <w:pStyle w:val="BodyText"/>
      </w:pPr>
      <w:del w:id="270" w:author="PR Preview" w:date="2026-01-01T00:00:00Z">
        <w:r>
          <w:rPr>
            <w:b/>
            <w:bCs/>
          </w:rPr>
          <w:delText xml:space="preserve">Definition 40 (Model selection)</w:delText>
        </w:r>
      </w:del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rPr>
            <w:b/>
            <w:bCs/>
          </w:rPr>
          <w:delText xml:space="preserve">Model selection</w:delText>
        </w:r>
      </w:del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is choosing one</w:delText>
        </w:r>
      </w:del>
      <w:del w:id="275" w:author="PR Preview" w:date="2026-01-01T00:00:00Z">
        <w:r>
          <w:delText xml:space="preserve"> </w:delText>
        </w:r>
      </w:del>
      <w:hyperlink w:anchor="def-fitted-model">
        <w:del w:id="276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from a set of candidate fitted models from different</w:delText>
        </w:r>
      </w:del>
      <w:del w:id="279" w:author="PR Preview" w:date="2026-01-01T00:00:00Z">
        <w:r>
          <w:delText xml:space="preserve"> </w:delText>
        </w:r>
      </w:del>
      <w:hyperlink w:anchor="def-model-family">
        <w:del w:id="280" w:author="PR Preview" w:date="2026-01-01T00:00:00Z">
          <w:r>
            <w:rPr>
              <w:rStyle w:val="Hyperlink"/>
            </w:rPr>
            <w:delText xml:space="preserve">model families</w:delText>
          </w:r>
        </w:del>
      </w:hyperlink>
      <w:del w:id="281" w:author="PR Preview" w:date="2026-01-01T00:00:00Z">
        <w:r>
          <w:delText xml:space="preserve">,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using observations that were</w:delText>
        </w:r>
      </w:del>
      <w:del w:id="284" w:author="PR Preview" w:date="2026-01-01T00:00:00Z">
        <w:r>
          <w:delText xml:space="preserve"> </w:delText>
        </w:r>
      </w:del>
      <w:hyperlink w:anchor="def-held-out-set">
        <w:del w:id="285" w:author="PR Preview" w:date="2026-01-01T00:00:00Z">
          <w:r>
            <w:rPr>
              <w:rStyle w:val="Hyperlink"/>
            </w:rPr>
            <w:delText xml:space="preserve">held out</w:delText>
          </w:r>
        </w:del>
      </w:hyperlink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from fitting</w:delText>
        </w:r>
      </w:del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[9]</w:delText>
        </w:r>
      </w:del>
      <w:del w:id="290" w:author="PR Preview" w:date="2026-01-01T00:00:00Z">
        <w:r>
          <w:delText xml:space="preserve">.</w:delText>
        </w:r>
      </w:del>
    </w:p>
    <w:p>
      <w:pPr>
        <w:pStyle w:val="BodyText"/>
      </w:pPr>
      <w:ins w:id="291" w:author="PR Preview" w:date="2026-01-01T00:00:00Z">
        <w:r>
          <w:rPr>
            <w:b/>
            <w:bCs/>
          </w:rPr>
          <w:t xml:space="preserve">Definition 40 (Model selection)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rPr>
            <w:b/>
            <w:bCs/>
          </w:rPr>
          <w:t xml:space="preserve">Model selection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is choosing one</w:t>
        </w:r>
      </w:ins>
      <w:ins w:id="296" w:author="PR Preview" w:date="2026-01-01T00:00:00Z">
        <w:r>
          <w:t xml:space="preserve"> </w:t>
        </w:r>
      </w:ins>
      <w:hyperlink w:anchor="def-fitted-model">
        <w:ins w:id="297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from a set of candidate fitted models from different</w:t>
        </w:r>
      </w:ins>
      <w:ins w:id="300" w:author="PR Preview" w:date="2026-01-01T00:00:00Z">
        <w:r>
          <w:t xml:space="preserve"> </w:t>
        </w:r>
      </w:ins>
      <w:hyperlink w:anchor="def-model-family">
        <w:ins w:id="301" w:author="PR Preview" w:date="2026-01-01T00:00:00Z">
          <w:r>
            <w:rPr>
              <w:rStyle w:val="Hyperlink"/>
            </w:rPr>
            <w:t xml:space="preserve">model families</w:t>
          </w:r>
        </w:ins>
      </w:hyperlink>
      <w:ins w:id="302" w:author="PR Preview" w:date="2026-01-01T00:00:00Z">
        <w:r>
          <w:t xml:space="preserve">,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using observations that were</w:t>
        </w:r>
      </w:ins>
      <w:ins w:id="305" w:author="PR Preview" w:date="2026-01-01T00:00:00Z">
        <w:r>
          <w:t xml:space="preserve"> </w:t>
        </w:r>
      </w:ins>
      <w:hyperlink w:anchor="def-held-out-set">
        <w:ins w:id="306" w:author="PR Preview" w:date="2026-01-01T00:00:00Z">
          <w:r>
            <w:rPr>
              <w:rStyle w:val="Hyperlink"/>
            </w:rPr>
            <w:t xml:space="preserve">held out</w:t>
          </w:r>
        </w:ins>
      </w:hyperlink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from fitting.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90"/>
    <w:bookmarkStart w:id="191" w:name="exm-model-selection"/>
    <w:p>
      <w:pPr>
        <w:pStyle w:val="BodyText"/>
      </w:pPr>
      <w:r>
        <w:rPr>
          <w:b/>
          <w:bCs/>
        </w:rPr>
        <w:t xml:space="preserve">Example 27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91"/>
    <w:bookmarkStart w:id="193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9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3"/>
    <w:bookmarkStart w:id="195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4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4"/>
    </w:p>
    <w:bookmarkEnd w:id="195"/>
    <w:bookmarkStart w:id="197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9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9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9"/>
    <w:bookmarkStart w:id="201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00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5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0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0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5"/>
    <w:bookmarkStart w:id="206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06"/>
    <w:bookmarkStart w:id="229" w:name="exm-train-validation-test-split"/>
    <w:p>
      <w:pPr>
        <w:pStyle w:val="BodyText"/>
      </w:pPr>
      <w:r>
        <w:rPr>
          <w:b/>
          <w:bCs/>
        </w:rPr>
        <w:t xml:space="preserve">Example 28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07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3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4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4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29"/>
    <w:bookmarkEnd w:id="230"/>
    <w:bookmarkStart w:id="266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31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31"/>
    <w:bookmarkStart w:id="232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32"/>
    <w:bookmarkStart w:id="234" w:name="def-folds"/>
    <w:p>
      <w:pPr>
        <w:pStyle w:val="FirstParagraph"/>
      </w:pPr>
      <w:r>
        <w:rPr>
          <w:b/>
          <w:bCs/>
        </w:rPr>
        <w:t xml:space="preserve">Definition 46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5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35"/>
    <w:bookmarkStart w:id="237" w:name="def-fold-size"/>
    <w:p>
      <w:pPr>
        <w:pStyle w:val="BodyText"/>
      </w:pPr>
      <w:r>
        <w:rPr>
          <w:b/>
          <w:bCs/>
        </w:rPr>
        <w:t xml:space="preserve">Definition 47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3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6"/>
    </w:p>
    <w:bookmarkEnd w:id="237"/>
    <w:bookmarkStart w:id="239" w:name="def-fold-assignment"/>
    <w:p>
      <w:pPr>
        <w:pStyle w:val="FirstParagraph"/>
      </w:pPr>
      <w:r>
        <w:rPr>
          <w:b/>
          <w:bCs/>
        </w:rPr>
        <w:t xml:space="preserve">Definition 48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3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0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40"/>
    <w:bookmarkStart w:id="242" w:name="def-fold-out-rule"/>
    <w:p>
      <w:pPr>
        <w:pStyle w:val="BodyText"/>
      </w:pPr>
      <w:r>
        <w:rPr>
          <w:b/>
          <w:bCs/>
        </w:rPr>
        <w:t xml:space="preserve">Definition 49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4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1"/>
    </w:p>
    <w:bookmarkEnd w:id="242"/>
    <w:bookmarkStart w:id="243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43"/>
    <w:bookmarkStart w:id="244" w:name="def-kfold"/>
    <w:p>
      <w:pPr>
        <w:pStyle w:val="BodyText"/>
      </w:pPr>
      <w:del w:id="309" w:author="PR Preview" w:date="2026-01-01T00:00:00Z">
        <w:r>
          <w:rPr>
            <w:b/>
            <w:bCs/>
          </w:rPr>
          <w:delText xml:space="preserve">Definition 50 (</w:delText>
        </w:r>
      </w:del>
      <m:oMath>
        <m:r>
          <m:t>k</m:t>
        </m:r>
      </m:oMath>
      <w:del w:id="310" w:author="PR Preview" w:date="2026-01-01T00:00:00Z">
        <w:r>
          <w:rPr>
            <w:b/>
            <w:bCs/>
          </w:rPr>
          <w:delText xml:space="preserve">-fold cross-validation)</w:delText>
        </w:r>
      </w:del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In</w:delText>
        </w:r>
      </w:del>
      <w:del w:id="313" w:author="PR Preview" w:date="2026-01-01T00:00:00Z">
        <w:r>
          <w:delText xml:space="preserve"> </w:delText>
        </w:r>
      </w:del>
      <m:oMath>
        <m:r>
          <m:t>k</m:t>
        </m:r>
      </m:oMath>
      <w:del w:id="314" w:author="PR Preview" w:date="2026-01-01T00:00:00Z">
        <w:r>
          <w:rPr>
            <w:b/>
            <w:bCs/>
          </w:rPr>
          <w:delText xml:space="preserve">-fold cross-validation</w:delText>
        </w:r>
      </w:del>
      <w:del w:id="315" w:author="PR Preview" w:date="2026-01-01T00:00:00Z">
        <w:r>
          <w:delText xml:space="preserve"> </w:delText>
        </w:r>
      </w:del>
      <w:del w:id="316" w:author="PR Preview" w:date="2026-01-01T00:00:00Z">
        <w:r>
          <w:delText xml:space="preserve">[10]</w:delText>
        </w:r>
      </w:del>
      <w:del w:id="317" w:author="PR Preview" w:date="2026-01-01T00:00:00Z">
        <w:r>
          <w:delText xml:space="preserve">:</w:delText>
        </w:r>
      </w:del>
    </w:p>
    <w:p>
      <w:pPr>
        <w:pStyle w:val="BodyText"/>
      </w:pPr>
      <w:ins w:id="318" w:author="PR Preview" w:date="2026-01-01T00:00:00Z">
        <w:r>
          <w:rPr>
            <w:b/>
            <w:bCs/>
          </w:rPr>
          <w:t xml:space="preserve">Definition 50 (</w:t>
        </w:r>
      </w:ins>
      <m:oMath>
        <m:r>
          <m:t>k</m:t>
        </m:r>
      </m:oMath>
      <w:ins w:id="319" w:author="PR Preview" w:date="2026-01-01T00:00:00Z">
        <w:r>
          <w:rPr>
            <w:b/>
            <w:bCs/>
          </w:rPr>
          <w:t xml:space="preserve">-fold cross-validation)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In</w:t>
        </w:r>
      </w:ins>
      <w:ins w:id="322" w:author="PR Preview" w:date="2026-01-01T00:00:00Z">
        <w:r>
          <w:t xml:space="preserve"> </w:t>
        </w:r>
      </w:ins>
      <m:oMath>
        <m:r>
          <m:t>k</m:t>
        </m:r>
      </m:oMath>
      <w:ins w:id="323" w:author="PR Preview" w:date="2026-01-01T00:00:00Z">
        <w:r>
          <w:rPr>
            <w:b/>
            <w:bCs/>
          </w:rPr>
          <w:t xml:space="preserve">-fold cross-validation</w:t>
        </w:r>
      </w:ins>
      <w:ins w:id="324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4"/>
    <w:bookmarkStart w:id="245" w:name="rem-kfold-vs-validation-set"/>
    <w:p>
      <w:pPr>
        <w:pStyle w:val="BodyText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45"/>
    <w:bookmarkStart w:id="247" w:name="def-cv-estimate"/>
    <w:p>
      <w:pPr>
        <w:pStyle w:val="BodyText"/>
      </w:pPr>
      <w:r>
        <w:rPr>
          <w:b/>
          <w:bCs/>
        </w:rPr>
        <w:t xml:space="preserve">Definition 51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4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6"/>
    </w:p>
    <w:bookmarkEnd w:id="247"/>
    <w:bookmarkStart w:id="248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8"/>
    <w:bookmarkStart w:id="249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9"/>
    <w:bookmarkStart w:id="250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46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50"/>
    <w:bookmarkStart w:id="252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51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54" w:name="def-fold-mse"/>
    <w:p>
      <w:pPr>
        <w:pStyle w:val="BodyText"/>
      </w:pPr>
      <w:r>
        <w:rPr>
          <w:b/>
          <w:bCs/>
        </w:rPr>
        <w:t xml:space="preserve">Definition 52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53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53"/>
    </w:p>
    <w:bookmarkEnd w:id="254"/>
    <w:bookmarkStart w:id="255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55"/>
    <w:bookmarkStart w:id="256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56"/>
    <w:bookmarkStart w:id="257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57"/>
    <w:bookmarkStart w:id="262" w:name="exm-kfold-simulated"/>
    <w:p>
      <w:pPr>
        <w:pStyle w:val="BodyText"/>
      </w:pPr>
      <w:r>
        <w:rPr>
          <w:b/>
          <w:bCs/>
        </w:rPr>
        <w:t xml:space="preserve">Example 29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61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62"/>
    <w:bookmarkStart w:id="265" w:name="exm-kfold-mtcars"/>
    <w:p>
      <w:pPr>
        <w:pStyle w:val="BodyText"/>
      </w:pPr>
      <w:r>
        <w:rPr>
          <w:b/>
          <w:bCs/>
        </w:rPr>
        <w:t xml:space="preserve">Example 30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6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4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65"/>
    <w:bookmarkEnd w:id="266"/>
    <w:bookmarkStart w:id="294" w:name="sec-loocv"/>
    <w:p>
      <w:pPr>
        <w:pStyle w:val="Heading2"/>
      </w:pPr>
      <w:r>
        <w:t xml:space="preserve">7 Leave-one-out cross-validation</w:t>
      </w:r>
    </w:p>
    <w:bookmarkStart w:id="267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differ?</w:t>
      </w:r>
    </w:p>
    <w:bookmarkEnd w:id="267"/>
    <w:bookmarkStart w:id="268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68"/>
    <w:bookmarkStart w:id="270" w:name="def-loocv"/>
    <w:p>
      <w:pPr>
        <w:pStyle w:val="FirstParagraph"/>
      </w:pPr>
      <w:r>
        <w:rPr>
          <w:b/>
          <w:bCs/>
        </w:rPr>
        <w:t xml:space="preserve">Definition 53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69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70"/>
    <w:bookmarkStart w:id="271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73" w:name="def-term-vector"/>
    <w:p>
      <w:pPr>
        <w:pStyle w:val="FirstParagraph"/>
      </w:pPr>
      <w:r>
        <w:rPr>
          <w:b/>
          <w:bCs/>
        </w:rPr>
        <w:t xml:space="preserve">Definition 54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72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\qquad(52)$$</w:t>
      </w:r>
      <w:bookmarkEnd w:id="272"/>
    </w:p>
    <w:bookmarkEnd w:id="273"/>
    <w:bookmarkStart w:id="275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4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75"/>
    <w:bookmarkStart w:id="277" w:name="def-cross-product-matrix"/>
    <w:p>
      <w:pPr>
        <w:pStyle w:val="BodyText"/>
      </w:pPr>
      <w:r>
        <w:rPr>
          <w:b/>
          <w:bCs/>
        </w:rPr>
        <w:t xml:space="preserve">Definition 55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76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\qquad(53)$$</w:t>
      </w:r>
      <w:bookmarkEnd w:id="276"/>
    </w:p>
    <w:bookmarkEnd w:id="277"/>
    <w:bookmarkStart w:id="279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78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79"/>
    <w:bookmarkStart w:id="282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7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82"/>
    <w:bookmarkStart w:id="285" w:name="def-leverage"/>
    <w:p>
      <w:pPr>
        <w:pStyle w:val="BodyText"/>
      </w:pPr>
      <w:r>
        <w:rPr>
          <w:b/>
          <w:bCs/>
        </w:rPr>
        <w:t xml:space="preserve">Definition 56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83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[12]</w:t>
      </w:r>
    </w:p>
    <w:p>
      <w:pPr>
        <w:pStyle w:val="BodyText"/>
      </w:pPr>
      <w:bookmarkStart w:id="284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\qquad(54)$$</w:t>
      </w:r>
      <w:bookmarkEnd w:id="28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5"/>
    <w:bookmarkStart w:id="287" w:name="rem-source-leverage"/>
    <w:p>
      <w:pPr>
        <w:pStyle w:val="BodyText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86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87"/>
    <w:bookmarkStart w:id="290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8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89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89"/>
    </w:p>
    <w:bookmarkEnd w:id="2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91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91"/>
    <w:bookmarkStart w:id="292" w:name="exm-loocv-shortcut"/>
    <w:p>
      <w:pPr>
        <w:pStyle w:val="BodyText"/>
      </w:pPr>
      <w:r>
        <w:rPr>
          <w:b/>
          <w:bCs/>
        </w:rPr>
        <w:t xml:space="preserve">Example 31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92"/>
    <w:bookmarkStart w:id="293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93"/>
    <w:bookmarkEnd w:id="294"/>
    <w:bookmarkStart w:id="324" w:name="sec-cv-model-choice"/>
    <w:p>
      <w:pPr>
        <w:pStyle w:val="Heading2"/>
      </w:pPr>
      <w:r>
        <w:t xml:space="preserve">8 Choosing a model by cross-validation</w:t>
      </w:r>
    </w:p>
    <w:bookmarkStart w:id="296" w:name="def-cv-estimate-indexed"/>
    <w:p>
      <w:pPr>
        <w:pStyle w:val="FirstParagraph"/>
      </w:pPr>
      <w:r>
        <w:rPr>
          <w:b/>
          <w:bCs/>
        </w:rPr>
        <w:t xml:space="preserve">Definition 57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95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5"/>
    </w:p>
    <w:bookmarkEnd w:id="296"/>
    <w:bookmarkStart w:id="298" w:name="def-cv-choice"/>
    <w:p>
      <w:pPr>
        <w:pStyle w:val="FirstParagraph"/>
      </w:pPr>
      <w:r>
        <w:rPr>
          <w:b/>
          <w:bCs/>
        </w:rPr>
        <w:t xml:space="preserve">Definition 58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97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bookmarkStart w:id="299" w:name="exm-cv-choice-inputs"/>
    <w:p>
      <w:pPr>
        <w:pStyle w:val="FirstParagraph"/>
      </w:pPr>
      <w:r>
        <w:rPr>
          <w:b/>
          <w:bCs/>
        </w:rPr>
        <w:t xml:space="preserve">Example 32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99"/>
    <w:bookmarkStart w:id="301" w:name="def-nested-cv"/>
    <w:p>
      <w:pPr>
        <w:pStyle w:val="FirstParagraph"/>
      </w:pPr>
      <w:r>
        <w:rPr>
          <w:b/>
          <w:bCs/>
        </w:rPr>
        <w:t xml:space="preserve">Definition 59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00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0"/>
    </w:p>
    <w:bookmarkEnd w:id="301"/>
    <w:bookmarkStart w:id="302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02"/>
    <w:bookmarkStart w:id="303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03"/>
    <w:bookmarkStart w:id="306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06"/>
    <w:bookmarkStart w:id="309" w:name="def-cv-se"/>
    <w:p>
      <w:pPr>
        <w:pStyle w:val="BodyText"/>
      </w:pPr>
      <w:r>
        <w:rPr>
          <w:b/>
          <w:bCs/>
        </w:rPr>
        <w:t xml:space="preserve">Definition 60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07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08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8"/>
    </w:p>
    <w:bookmarkEnd w:id="309"/>
    <w:bookmarkStart w:id="310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10"/>
    <w:bookmarkStart w:id="312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1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12"/>
    <w:bookmarkStart w:id="314" w:name="def-fold-mse-indexed"/>
    <w:p>
      <w:pPr>
        <w:pStyle w:val="BodyText"/>
      </w:pPr>
      <w:r>
        <w:rPr>
          <w:b/>
          <w:bCs/>
        </w:rPr>
        <w:t xml:space="preserve">Definition 61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1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13"/>
    </w:p>
    <w:bookmarkEnd w:id="314"/>
    <w:bookmarkStart w:id="316" w:name="def-cv-se-indexed"/>
    <w:p>
      <w:pPr>
        <w:pStyle w:val="FirstParagraph"/>
      </w:pPr>
      <w:r>
        <w:rPr>
          <w:b/>
          <w:bCs/>
        </w:rPr>
        <w:t xml:space="preserve">Definition 62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1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5"/>
    </w:p>
    <w:bookmarkEnd w:id="316"/>
    <w:bookmarkStart w:id="318" w:name="def-one-se-rule"/>
    <w:p>
      <w:pPr>
        <w:pStyle w:val="FirstParagraph"/>
      </w:pPr>
      <w:r>
        <w:rPr>
          <w:b/>
          <w:bCs/>
        </w:rPr>
        <w:t xml:space="preserve">Definition 63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1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18"/>
    <w:bookmarkStart w:id="323" w:name="exm-one-se-rule"/>
    <w:p>
      <w:pPr>
        <w:pStyle w:val="BodyText"/>
      </w:pPr>
      <w:r>
        <w:rPr>
          <w:b/>
          <w:bCs/>
        </w:rPr>
        <w:t xml:space="preserve">Example 33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63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2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23"/>
    <w:bookmarkEnd w:id="324"/>
    <w:bookmarkStart w:id="330" w:name="sec-cv-whole-procedure"/>
    <w:p>
      <w:pPr>
        <w:pStyle w:val="Heading2"/>
      </w:pPr>
      <w:r>
        <w:t xml:space="preserve">9 Cross-validating the whole procedure</w:t>
      </w:r>
    </w:p>
    <w:bookmarkStart w:id="327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27"/>
    <w:bookmarkStart w:id="328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28"/>
    <w:bookmarkStart w:id="329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29"/>
    <w:bookmarkEnd w:id="330"/>
    <w:bookmarkStart w:id="33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31"/>
    <w:bookmarkStart w:id="357" w:name="references"/>
    <w:p>
      <w:pPr>
        <w:pStyle w:val="Heading2"/>
      </w:pPr>
      <w:r>
        <w:t xml:space="preserve">References</w:t>
      </w:r>
    </w:p>
    <w:bookmarkStart w:id="356" w:name="refs"/>
    <w:bookmarkStart w:id="333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2">
        <w:r>
          <w:rPr>
            <w:rStyle w:val="Hyperlink"/>
          </w:rPr>
          <w:t xml:space="preserve">https://en.wikipedia.org/wiki/Random_seed</w:t>
        </w:r>
      </w:hyperlink>
    </w:p>
    <w:bookmarkEnd w:id="333"/>
    <w:bookmarkStart w:id="335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4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35"/>
    <w:bookmarkStart w:id="337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3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37"/>
    <w:bookmarkStart w:id="339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8">
        <w:r>
          <w:rPr>
            <w:rStyle w:val="Hyperlink"/>
          </w:rPr>
          <w:t xml:space="preserve">https://en.wikipedia.org/wiki/Generalization_error</w:t>
        </w:r>
      </w:hyperlink>
    </w:p>
    <w:bookmarkEnd w:id="339"/>
    <w:bookmarkStart w:id="341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4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41"/>
    <w:bookmarkStart w:id="343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https://en.wikipedia.org/wiki/Overfitting</w:t>
        </w:r>
      </w:hyperlink>
    </w:p>
    <w:bookmarkEnd w:id="343"/>
    <w:bookmarkStart w:id="345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4">
        <w:r>
          <w:rPr>
            <w:rStyle w:val="Hyperlink"/>
          </w:rPr>
          <w:t xml:space="preserve">https://en.wikipedia.org/wiki/Bias%E2%80%93variance_tradeoff</w:t>
        </w:r>
      </w:hyperlink>
    </w:p>
    <w:bookmarkEnd w:id="345"/>
    <w:bookmarkStart w:id="347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6">
        <w:r>
          <w:rPr>
            <w:rStyle w:val="Hyperlink"/>
          </w:rPr>
          <w:t xml:space="preserve">https://en.wikipedia.org/wiki/Hyperparameter_%28machine_learning%29</w:t>
        </w:r>
      </w:hyperlink>
    </w:p>
    <w:bookmarkEnd w:id="347"/>
    <w:bookmarkStart w:id="349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https://en.wikipedia.org/wiki/Model_selection</w:t>
        </w:r>
      </w:hyperlink>
    </w:p>
    <w:bookmarkEnd w:id="349"/>
    <w:bookmarkStart w:id="351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https://en.wikipedia.org/wiki/Cross-validation_%28statistics%29</w:t>
        </w:r>
      </w:hyperlink>
    </w:p>
    <w:bookmarkEnd w:id="351"/>
    <w:bookmarkStart w:id="353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52">
        <w:r>
          <w:rPr>
            <w:rStyle w:val="Hyperlink"/>
          </w:rPr>
          <w:t xml:space="preserve">https://www.gastonsanchez.com/matrix4sl/</w:t>
        </w:r>
      </w:hyperlink>
    </w:p>
    <w:bookmarkEnd w:id="353"/>
    <w:bookmarkStart w:id="355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https://en.wikipedia.org/wiki/Leverage_%28statistics%29</w:t>
        </w:r>
      </w:hyperlink>
    </w:p>
    <w:bookmarkEnd w:id="355"/>
    <w:bookmarkEnd w:id="356"/>
    <w:bookmarkEnd w:id="3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6" Type="http://schemas.openxmlformats.org/officeDocument/2006/relationships/image" Target="media/rId226.png"/><Relationship Id="rId258" Type="http://schemas.openxmlformats.org/officeDocument/2006/relationships/image" Target="media/rId258.png"/><Relationship Id="rId319" Type="http://schemas.openxmlformats.org/officeDocument/2006/relationships/image" Target="media/rId319.png"/><Relationship Id="rId176" Type="http://schemas.openxmlformats.org/officeDocument/2006/relationships/image" Target="media/rId176.png"/><Relationship Id="rId208" Type="http://schemas.openxmlformats.org/officeDocument/2006/relationships/image" Target="media/rId208.png"/><Relationship Id="rId212" Type="http://schemas.openxmlformats.org/officeDocument/2006/relationships/image" Target="media/rId212.png"/><Relationship Id="rId216" Type="http://schemas.openxmlformats.org/officeDocument/2006/relationships/image" Target="media/rId216.png"/><Relationship Id="rId220" Type="http://schemas.openxmlformats.org/officeDocument/2006/relationships/image" Target="media/rId220.png"/><Relationship Id="rId31" Type="http://schemas.openxmlformats.org/officeDocument/2006/relationships/hyperlink" Target="correlation-regression.qmd#def-normal-equations" TargetMode="External"/><Relationship Id="rId283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4" Type="http://schemas.openxmlformats.org/officeDocument/2006/relationships/hyperlink" Target="correlation-regression.qmd#def-slr-covariate-vector" TargetMode="External"/><Relationship Id="rId286" Type="http://schemas.openxmlformats.org/officeDocument/2006/relationships/hyperlink" Target="correlation-regression.qmd#thm-ols-slr-vector" TargetMode="External"/><Relationship Id="rId311" Type="http://schemas.openxmlformats.org/officeDocument/2006/relationships/hyperlink" Target="estimation.qmd#def-SE" TargetMode="External"/><Relationship Id="rId150" Type="http://schemas.openxmlformats.org/officeDocument/2006/relationships/hyperlink" Target="estimation.qmd#def-bias" TargetMode="External"/><Relationship Id="rId151" Type="http://schemas.openxmlformats.org/officeDocument/2006/relationships/hyperlink" Target="estimation.qmd#def-estimate" TargetMode="External"/><Relationship Id="rId132" Type="http://schemas.openxmlformats.org/officeDocument/2006/relationships/hyperlink" Target="estimation.qmd#def-estimation-error" TargetMode="External"/><Relationship Id="rId133" Type="http://schemas.openxmlformats.org/officeDocument/2006/relationships/hyperlink" Target="estimation.qmd#def-estimator" TargetMode="External"/><Relationship Id="rId121" Type="http://schemas.openxmlformats.org/officeDocument/2006/relationships/hyperlink" Target="estimation.qmd#def-mse" TargetMode="External"/><Relationship Id="rId149" Type="http://schemas.openxmlformats.org/officeDocument/2006/relationships/hyperlink" Target="exploratory-descriptive.qmd#def-population" TargetMode="External"/><Relationship Id="rId148" Type="http://schemas.openxmlformats.org/officeDocument/2006/relationships/hyperlink" Target="exploratory-descriptive.qmd#def-population-distribution" TargetMode="External"/><Relationship Id="rId307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36" Type="http://schemas.openxmlformats.org/officeDocument/2006/relationships/hyperlink" Target="https://doi.org/10.1007/978-0-387-84858-7" TargetMode="External"/><Relationship Id="rId340" Type="http://schemas.openxmlformats.org/officeDocument/2006/relationships/hyperlink" Target="https://doi.org/10.1007/978-1-0716-1418-1" TargetMode="External"/><Relationship Id="rId344" Type="http://schemas.openxmlformats.org/officeDocument/2006/relationships/hyperlink" Target="https://en.wikipedia.org/wiki/Bias%E2%80%93variance_tradeoff" TargetMode="External"/><Relationship Id="rId350" Type="http://schemas.openxmlformats.org/officeDocument/2006/relationships/hyperlink" Target="https://en.wikipedia.org/wiki/Cross-validation_%28statistics%29" TargetMode="External"/><Relationship Id="rId338" Type="http://schemas.openxmlformats.org/officeDocument/2006/relationships/hyperlink" Target="https://en.wikipedia.org/wiki/Generalization_error" TargetMode="External"/><Relationship Id="rId346" Type="http://schemas.openxmlformats.org/officeDocument/2006/relationships/hyperlink" Target="https://en.wikipedia.org/wiki/Hyperparameter_%28machine_learning%29" TargetMode="External"/><Relationship Id="rId354" Type="http://schemas.openxmlformats.org/officeDocument/2006/relationships/hyperlink" Target="https://en.wikipedia.org/wiki/Leverage_%28statistics%29" TargetMode="External"/><Relationship Id="rId348" Type="http://schemas.openxmlformats.org/officeDocument/2006/relationships/hyperlink" Target="https://en.wikipedia.org/wiki/Model_selection" TargetMode="External"/><Relationship Id="rId342" Type="http://schemas.openxmlformats.org/officeDocument/2006/relationships/hyperlink" Target="https://en.wikipedia.org/wiki/Overfitting" TargetMode="External"/><Relationship Id="rId332" Type="http://schemas.openxmlformats.org/officeDocument/2006/relationships/hyperlink" Target="https://en.wikipedia.org/wiki/Random_seed" TargetMode="External"/><Relationship Id="rId334" Type="http://schemas.openxmlformats.org/officeDocument/2006/relationships/hyperlink" Target="https://en.wikipedia.org/wiki/Training,_validation,_and_test_data_sets" TargetMode="External"/><Relationship Id="rId204" Type="http://schemas.openxmlformats.org/officeDocument/2006/relationships/hyperlink" Target="https://morrison-lab.github.io/lds/chapters/big-ideas.html#def-test-set" TargetMode="External"/><Relationship Id="rId202" Type="http://schemas.openxmlformats.org/officeDocument/2006/relationships/hyperlink" Target="https://morrison-lab.github.io/lds/chapters/big-ideas.html#def-training-set" TargetMode="External"/><Relationship Id="rId203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63" Type="http://schemas.openxmlformats.org/officeDocument/2006/relationships/hyperlink" Target="https://morrison-lab.github.io/pds/expectation.html#def-cond-expectation" TargetMode="External"/><Relationship Id="rId60" Type="http://schemas.openxmlformats.org/officeDocument/2006/relationships/hyperlink" Target="https://morrison-lab.github.io/pds/expectation.html#def-expectation" TargetMode="External"/><Relationship Id="rId6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62" Type="http://schemas.openxmlformats.org/officeDocument/2006/relationships/hyperlink" Target="https://morrison-lab.github.io/pds/expectation.html#def-risk" TargetMode="External"/><Relationship Id="rId125" Type="http://schemas.openxmlformats.org/officeDocument/2006/relationships/hyperlink" Target="https://morrison-lab.github.io/pds/expectation.html#thm-lie" TargetMode="External"/><Relationship Id="rId145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random-variables.html#def-cdf" TargetMode="External"/><Relationship Id="rId97" Type="http://schemas.openxmlformats.org/officeDocument/2006/relationships/hyperlink" Target="https://morrison-lab.github.io/pds/random-variables.html#def-normal" TargetMode="External"/><Relationship Id="rId56" Type="http://schemas.openxmlformats.org/officeDocument/2006/relationships/hyperlink" Target="https://morrison-lab.github.io/pds/variance-covariance.html#def-deviation-pop-mean" TargetMode="External"/><Relationship Id="rId137" Type="http://schemas.openxmlformats.org/officeDocument/2006/relationships/hyperlink" Target="https://morrison-lab.github.io/pds/variance-covariance.html#def-variance" TargetMode="External"/><Relationship Id="rId146" Type="http://schemas.openxmlformats.org/officeDocument/2006/relationships/hyperlink" Target="https://morrison-lab.github.io/pds/variance-covariance.html#thm-variance" TargetMode="External"/><Relationship Id="rId352" Type="http://schemas.openxmlformats.org/officeDocument/2006/relationships/hyperlink" Target="https://www.gastonsanchez.com/matrix4sl/" TargetMode="External"/><Relationship Id="rId278" Type="http://schemas.openxmlformats.org/officeDocument/2006/relationships/hyperlink" Target="https://www.gastonsanchez.com/matrix4sl/cross-products.html#cross-products" TargetMode="External"/><Relationship Id="rId288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9" Type="http://schemas.openxmlformats.org/officeDocument/2006/relationships/hyperlink" Target="prediction.qmd#def-prediction-error" TargetMode="External"/><Relationship Id="rId77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correlation-regression.qmd#def-normal-equations" TargetMode="External"/><Relationship Id="rId283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4" Type="http://schemas.openxmlformats.org/officeDocument/2006/relationships/hyperlink" Target="correlation-regression.qmd#def-slr-covariate-vector" TargetMode="External"/><Relationship Id="rId286" Type="http://schemas.openxmlformats.org/officeDocument/2006/relationships/hyperlink" Target="correlation-regression.qmd#thm-ols-slr-vector" TargetMode="External"/><Relationship Id="rId311" Type="http://schemas.openxmlformats.org/officeDocument/2006/relationships/hyperlink" Target="estimation.qmd#def-SE" TargetMode="External"/><Relationship Id="rId150" Type="http://schemas.openxmlformats.org/officeDocument/2006/relationships/hyperlink" Target="estimation.qmd#def-bias" TargetMode="External"/><Relationship Id="rId151" Type="http://schemas.openxmlformats.org/officeDocument/2006/relationships/hyperlink" Target="estimation.qmd#def-estimate" TargetMode="External"/><Relationship Id="rId132" Type="http://schemas.openxmlformats.org/officeDocument/2006/relationships/hyperlink" Target="estimation.qmd#def-estimation-error" TargetMode="External"/><Relationship Id="rId133" Type="http://schemas.openxmlformats.org/officeDocument/2006/relationships/hyperlink" Target="estimation.qmd#def-estimator" TargetMode="External"/><Relationship Id="rId121" Type="http://schemas.openxmlformats.org/officeDocument/2006/relationships/hyperlink" Target="estimation.qmd#def-mse" TargetMode="External"/><Relationship Id="rId149" Type="http://schemas.openxmlformats.org/officeDocument/2006/relationships/hyperlink" Target="exploratory-descriptive.qmd#def-population" TargetMode="External"/><Relationship Id="rId148" Type="http://schemas.openxmlformats.org/officeDocument/2006/relationships/hyperlink" Target="exploratory-descriptive.qmd#def-population-distribution" TargetMode="External"/><Relationship Id="rId307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36" Type="http://schemas.openxmlformats.org/officeDocument/2006/relationships/hyperlink" Target="https://doi.org/10.1007/978-0-387-84858-7" TargetMode="External"/><Relationship Id="rId340" Type="http://schemas.openxmlformats.org/officeDocument/2006/relationships/hyperlink" Target="https://doi.org/10.1007/978-1-0716-1418-1" TargetMode="External"/><Relationship Id="rId344" Type="http://schemas.openxmlformats.org/officeDocument/2006/relationships/hyperlink" Target="https://en.wikipedia.org/wiki/Bias%E2%80%93variance_tradeoff" TargetMode="External"/><Relationship Id="rId350" Type="http://schemas.openxmlformats.org/officeDocument/2006/relationships/hyperlink" Target="https://en.wikipedia.org/wiki/Cross-validation_%28statistics%29" TargetMode="External"/><Relationship Id="rId338" Type="http://schemas.openxmlformats.org/officeDocument/2006/relationships/hyperlink" Target="https://en.wikipedia.org/wiki/Generalization_error" TargetMode="External"/><Relationship Id="rId346" Type="http://schemas.openxmlformats.org/officeDocument/2006/relationships/hyperlink" Target="https://en.wikipedia.org/wiki/Hyperparameter_%28machine_learning%29" TargetMode="External"/><Relationship Id="rId354" Type="http://schemas.openxmlformats.org/officeDocument/2006/relationships/hyperlink" Target="https://en.wikipedia.org/wiki/Leverage_%28statistics%29" TargetMode="External"/><Relationship Id="rId348" Type="http://schemas.openxmlformats.org/officeDocument/2006/relationships/hyperlink" Target="https://en.wikipedia.org/wiki/Model_selection" TargetMode="External"/><Relationship Id="rId342" Type="http://schemas.openxmlformats.org/officeDocument/2006/relationships/hyperlink" Target="https://en.wikipedia.org/wiki/Overfitting" TargetMode="External"/><Relationship Id="rId332" Type="http://schemas.openxmlformats.org/officeDocument/2006/relationships/hyperlink" Target="https://en.wikipedia.org/wiki/Random_seed" TargetMode="External"/><Relationship Id="rId334" Type="http://schemas.openxmlformats.org/officeDocument/2006/relationships/hyperlink" Target="https://en.wikipedia.org/wiki/Training,_validation,_and_test_data_sets" TargetMode="External"/><Relationship Id="rId204" Type="http://schemas.openxmlformats.org/officeDocument/2006/relationships/hyperlink" Target="https://morrison-lab.github.io/lds/chapters/big-ideas.html#def-test-set" TargetMode="External"/><Relationship Id="rId202" Type="http://schemas.openxmlformats.org/officeDocument/2006/relationships/hyperlink" Target="https://morrison-lab.github.io/lds/chapters/big-ideas.html#def-training-set" TargetMode="External"/><Relationship Id="rId203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63" Type="http://schemas.openxmlformats.org/officeDocument/2006/relationships/hyperlink" Target="https://morrison-lab.github.io/pds/expectation.html#def-cond-expectation" TargetMode="External"/><Relationship Id="rId60" Type="http://schemas.openxmlformats.org/officeDocument/2006/relationships/hyperlink" Target="https://morrison-lab.github.io/pds/expectation.html#def-expectation" TargetMode="External"/><Relationship Id="rId6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62" Type="http://schemas.openxmlformats.org/officeDocument/2006/relationships/hyperlink" Target="https://morrison-lab.github.io/pds/expectation.html#def-risk" TargetMode="External"/><Relationship Id="rId125" Type="http://schemas.openxmlformats.org/officeDocument/2006/relationships/hyperlink" Target="https://morrison-lab.github.io/pds/expectation.html#thm-lie" TargetMode="External"/><Relationship Id="rId145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random-variables.html#def-cdf" TargetMode="External"/><Relationship Id="rId97" Type="http://schemas.openxmlformats.org/officeDocument/2006/relationships/hyperlink" Target="https://morrison-lab.github.io/pds/random-variables.html#def-normal" TargetMode="External"/><Relationship Id="rId56" Type="http://schemas.openxmlformats.org/officeDocument/2006/relationships/hyperlink" Target="https://morrison-lab.github.io/pds/variance-covariance.html#def-deviation-pop-mean" TargetMode="External"/><Relationship Id="rId137" Type="http://schemas.openxmlformats.org/officeDocument/2006/relationships/hyperlink" Target="https://morrison-lab.github.io/pds/variance-covariance.html#def-variance" TargetMode="External"/><Relationship Id="rId146" Type="http://schemas.openxmlformats.org/officeDocument/2006/relationships/hyperlink" Target="https://morrison-lab.github.io/pds/variance-covariance.html#thm-variance" TargetMode="External"/><Relationship Id="rId352" Type="http://schemas.openxmlformats.org/officeDocument/2006/relationships/hyperlink" Target="https://www.gastonsanchez.com/matrix4sl/" TargetMode="External"/><Relationship Id="rId278" Type="http://schemas.openxmlformats.org/officeDocument/2006/relationships/hyperlink" Target="https://www.gastonsanchez.com/matrix4sl/cross-products.html#cross-products" TargetMode="External"/><Relationship Id="rId288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9" Type="http://schemas.openxmlformats.org/officeDocument/2006/relationships/hyperlink" Target="prediction.qmd#def-prediction-error" TargetMode="External"/><Relationship Id="rId77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2026-10-19T08:19:26Z</dcterms:created>
  <dcterms:modified xsi:type="dcterms:W3CDTF">2026-10-19T08:19:26Z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