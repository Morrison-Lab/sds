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del w:id="3" w:author="PR Preview" w:date="2026-01-01T00:00:00Z">
        <w:r>
          <w:delText xml:space="preserve">With</w:delText>
        </w:r>
      </w:del>
      <w:del w:id="4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=</m:t>
        </m:r>
        <m:r>
          <m:t>0.9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1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stationary variance is</w:delText>
        </w:r>
      </w:del>
      <w:del w:id="1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0.9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0.19</m:t>
        </m:r>
        <m:r>
          <m:rPr>
            <m:sty m:val="p"/>
          </m:rPr>
          <m:t>≈</m:t>
        </m:r>
        <m:r>
          <m:t>5.26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 simulated chain started far from</w:delText>
        </w:r>
      </w:del>
      <w:del w:id="15" w:author="PR Preview" w:date="2026-01-01T00:00:00Z">
        <w:r>
          <w:delText xml:space="preserve"> </w:delText>
        </w:r>
      </w:del>
      <m:oMath>
        <m:r>
          <m:t>0</m:t>
        </m:r>
      </m:oMath>
      <w:del w:id="16" w:author="PR Preview" w:date="2026-01-01T00:00:00Z">
        <w:r>
          <w:delText xml:space="preserve">, at</w:delText>
        </w:r>
      </w:del>
      <w:del w:id="17" w:author="PR Preview" w:date="2026-01-01T00:00:00Z">
        <w:r>
          <w:delText xml:space="preserve"> </w:delText>
        </w:r>
      </w:del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has mean near 0 and variance near that value once its first 1,000 values are discarded:</w:delText>
        </w:r>
      </w:del>
    </w:p>
    <w:p>
      <w:pPr>
        <w:pStyle w:val="BodyText"/>
      </w:pPr>
      <w:ins w:id="21" w:author="PR Preview" w:date="2026-01-01T00:00:00Z">
        <w:r>
          <w:t xml:space="preserve">With</w:t>
        </w:r>
      </w:ins>
      <w:ins w:id="22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=</m:t>
        </m:r>
        <m:r>
          <m:t>0.9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</w:t>
        </w:r>
      </w:ins>
      <w:ins w:id="2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1</m:t>
        </m:r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stationary variance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" w:author="PR Preview" w:date="2026-01-01T00:00:00Z">
        <w:r>
          <w:t xml:space="preserve">A simulated chain started far from</w:t>
        </w:r>
      </w:ins>
      <w:ins w:id="30" w:author="PR Preview" w:date="2026-01-01T00:00:00Z">
        <w:r>
          <w:t xml:space="preserve"> </w:t>
        </w:r>
      </w:ins>
      <m:oMath>
        <m:r>
          <m:t>0</m:t>
        </m:r>
      </m:oMath>
      <w:ins w:id="31" w:author="PR Preview" w:date="2026-01-01T00:00:00Z">
        <w:r>
          <w:t xml:space="preserve">, at</w:t>
        </w:r>
      </w:ins>
      <w:ins w:id="32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has mean near 0 and variance near that value once its first 1,000 values are discarded: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2026-10-09T17:13:56Z</dcterms:created>
  <dcterms:modified xsi:type="dcterms:W3CDTF">2026-10-09T17:13:56Z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