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(Likelihood of one Bernoulli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, then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for</w:delText>
        </w:r>
      </w:del>
      <w:del w:id="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If we observe</w:delText>
        </w:r>
      </w:del>
      <w:del w:id="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6" w:author="PR Preview" w:date="2026-01-01T00:00:00Z">
        <w:r>
          <w:delText xml:space="preserve">, the likelihood is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8" w:author="PR Preview" w:date="2026-01-01T00:00:00Z">
        <w:r>
          <w:delText xml:space="preserve">: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for example,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so the observation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more likely under</w:delText>
        </w:r>
      </w:del>
      <w:del w:id="3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0.7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than under</w:delText>
        </w:r>
      </w:del>
      <w:del w:id="3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r>
          <m:t>0.2</m:t>
        </m:r>
      </m:oMath>
      <w:del w:id="35" w:author="PR Preview" w:date="2026-01-01T00:00:00Z">
        <w:r>
          <w:delText xml:space="preserve">.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Example 1 (Likelihood of one Bernoulli observation)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If</w:t>
        </w:r>
      </w:ins>
      <w:ins w:id="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ins w:id="41" w:author="PR Preview" w:date="2026-01-01T00:00:00Z">
        <w:r>
          <w:t xml:space="preserve">for</w:t>
        </w:r>
      </w:ins>
      <w:ins w:id="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If we observe</w:t>
        </w:r>
      </w:ins>
      <w:ins w:id="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47" w:author="PR Preview" w:date="2026-01-01T00:00:00Z">
        <w:r>
          <w:t xml:space="preserve">, the likelihood is</w:t>
        </w:r>
      </w:ins>
      <w:ins w:id="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49" w:author="PR Preview" w:date="2026-01-01T00:00:00Z">
        <w:r>
          <w:t xml:space="preserve">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for example,</w:t>
        </w:r>
      </w:ins>
      <w:ins w:id="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so the observation</w:t>
        </w:r>
      </w:ins>
      <w:ins w:id="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 more likely under</w:t>
        </w:r>
      </w:ins>
      <w:ins w:id="6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0.7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than under</w:t>
        </w:r>
      </w:ins>
      <w:ins w:id="65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  <m:r>
          <m:t>0.2</m:t>
        </m:r>
      </m:oMath>
      <w:ins w:id="66" w:author="PR Preview" w:date="2026-01-01T00:00:00Z">
        <w:r>
          <w:t xml:space="preserve">.</w:t>
        </w:r>
      </w:ins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del w:id="67" w:author="PR Preview" w:date="2026-01-01T00:00:00Z">
        <w:r>
          <w:delText xml:space="preserve">With a common distribution,</w:delText>
        </w:r>
      </w:del>
      <w:del w:id="6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so each term is</w:delText>
        </w:r>
      </w:del>
      <w:del w:id="7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73" w:author="PR Preview" w:date="2026-01-01T00:00:00Z">
        <w:r>
          <w:delText xml:space="preserve">.</w:delText>
        </w:r>
      </w:del>
    </w:p>
    <w:p>
      <w:pPr>
        <w:pStyle w:val="FirstParagraph"/>
      </w:pPr>
      <w:ins w:id="74" w:author="PR Preview" w:date="2026-01-01T00:00:00Z">
        <w:r>
          <w:t xml:space="preserve">With a common distribution,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75" w:author="PR Preview" w:date="2026-01-01T00:00:00Z">
        <w:r>
          <w:t xml:space="preserve">so each term is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7" w:author="PR Preview" w:date="2026-01-01T00:00:00Z">
        <w:r>
          <w:t xml:space="preserve">.</w:t>
        </w:r>
      </w:ins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del w:id="78" w:author="PR Preview" w:date="2026-01-01T00:00:00Z">
        <w:r>
          <w:rPr>
            <w:i/>
            <w:iCs/>
          </w:rPr>
          <w:delText xml:space="preserve">Solution 11</w:delText>
        </w:r>
      </w:del>
      <w:del w:id="79" w:author="PR Preview" w:date="2026-01-01T00:00:00Z">
        <w:r>
          <w:delText xml:space="preserve">. </w:delText>
        </w:r>
      </w:del>
      <w:del w:id="80" w:author="PR Preview" w:date="2026-01-01T00:00:00Z">
        <w:r>
          <w:delText xml:space="preserve">The exponential density with mean</w:delText>
        </w:r>
      </w:del>
      <w:del w:id="81" w:author="PR Preview" w:date="2026-01-01T00:00:00Z">
        <w:r>
          <w:delText xml:space="preserve"> </w:delText>
        </w:r>
      </w:del>
      <m:oMath>
        <m:r>
          <m:t>μ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is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for</w:delText>
        </w:r>
      </w:del>
      <w:del w:id="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so</w:delText>
        </w:r>
      </w:del>
      <w:del w:id="9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del w:id="92" w:author="PR Preview" w:date="2026-01-01T00:00:00Z">
        <w:r>
          <w:delText xml:space="preserve">, and:</w:delText>
        </w:r>
      </w:del>
    </w:p>
    <w:p>
      <w:pPr>
        <w:pStyle w:val="BodyText"/>
      </w:pPr>
      <w:ins w:id="93" w:author="PR Preview" w:date="2026-01-01T00:00:00Z">
        <w:r>
          <w:rPr>
            <w:i/>
            <w:iCs/>
          </w:rPr>
          <w:t xml:space="preserve">Solution 11</w:t>
        </w:r>
      </w:ins>
      <w:ins w:id="94" w:author="PR Preview" w:date="2026-01-01T00:00:00Z">
        <w:r>
          <w:t xml:space="preserve">. </w:t>
        </w:r>
      </w:ins>
      <w:ins w:id="95" w:author="PR Preview" w:date="2026-01-01T00:00:00Z">
        <w:r>
          <w:t xml:space="preserve">The exponential density with mean</w:t>
        </w:r>
      </w:ins>
      <w:ins w:id="96" w:author="PR Preview" w:date="2026-01-01T00:00:00Z">
        <w:r>
          <w:t xml:space="preserve"> </w:t>
        </w:r>
      </w:ins>
      <m:oMath>
        <m:r>
          <m:t>μ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ins w:id="99" w:author="PR Preview" w:date="2026-01-01T00:00:00Z">
        <w:r>
          <w:t xml:space="preserve">for</w:t>
        </w:r>
      </w:ins>
      <w:ins w:id="1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so</w:t>
        </w:r>
      </w:ins>
      <w:ins w:id="104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ins w:id="105" w:author="PR Preview" w:date="2026-01-01T00:00:00Z">
        <w:r>
          <w:t xml:space="preserve">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del w:id="106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the solution to</w:delText>
        </w:r>
      </w:del>
      <w:del w:id="109" w:author="PR Preview" w:date="2026-01-01T00:00:00Z">
        <w:r>
          <w:delText xml:space="preserve"> </w:delText>
        </w:r>
      </w:del>
      <w:hyperlink w:anchor="exr-score-mean-zero">
        <w:del w:id="110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11" w:author="PR Preview" w:date="2026-01-01T00:00:00Z">
        <w:r>
          <w:delText xml:space="preserve">.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For</w:delText>
        </w:r>
      </w:del>
      <w:del w:id="114" w:author="PR Preview" w:date="2026-01-01T00:00:00Z">
        <w:r>
          <w:delText xml:space="preserve"> </w:delText>
        </w:r>
      </w:del>
      <w:hyperlink w:anchor="eq-information-equality">
        <w:del w:id="115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16" w:author="PR Preview" w:date="2026-01-01T00:00:00Z">
        <w:r>
          <w:delText xml:space="preserve">,</w:delText>
        </w:r>
      </w:del>
      <w:del w:id="117" w:author="PR Preview" w:date="2026-01-01T00:00:00Z">
        <w:r>
          <w:delText xml:space="preserve"> </w:delText>
        </w:r>
      </w:del>
      <w:hyperlink w:anchor="exr-score-second-moment">
        <w:del w:id="118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gives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 because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del w:id="128" w:author="PR Preview" w:date="2026-01-01T00:00:00Z">
        <w:r>
          <w:delText xml:space="preserve">.</w:delText>
        </w:r>
      </w:del>
    </w:p>
    <w:p>
      <w:pPr>
        <w:pStyle w:val="BodyText"/>
      </w:pPr>
      <w:hyperlink w:anchor="eq-score-mean-zero">
        <w:ins w:id="129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is the solution to</w:t>
        </w:r>
      </w:ins>
      <w:ins w:id="132" w:author="PR Preview" w:date="2026-01-01T00:00:00Z">
        <w:r>
          <w:t xml:space="preserve"> </w:t>
        </w:r>
      </w:ins>
      <w:hyperlink w:anchor="exr-score-mean-zero">
        <w:ins w:id="133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For</w:t>
        </w:r>
      </w:ins>
      <w:ins w:id="137" w:author="PR Preview" w:date="2026-01-01T00:00:00Z">
        <w:r>
          <w:t xml:space="preserve"> </w:t>
        </w:r>
      </w:ins>
      <w:hyperlink w:anchor="eq-information-equality">
        <w:ins w:id="13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hyperlink w:anchor="exr-score-second-moment">
        <w:ins w:id="141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gives</w:t>
        </w:r>
      </w:ins>
      <w:ins w:id="1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 because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4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2026-10-09T17:13:23Z</dcterms:created>
  <dcterms:modified xsi:type="dcterms:W3CDTF">2026-10-09T17:13:23Z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