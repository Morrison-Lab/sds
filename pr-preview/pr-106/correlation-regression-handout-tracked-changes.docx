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4 (Residual sum of squares of a line through three points)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the points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 line with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</w:delText>
        </w:r>
      </w:del>
      <w:hyperlink w:anchor="exm-rss-slr">
        <w:del w:id="1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0" w:author="PR Preview" w:date="2026-01-01T00:00:00Z">
        <w:r>
          <w:delText xml:space="preserve">),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residuals are</w:delText>
        </w:r>
      </w:del>
      <w:del w:id="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del w:id="26" w:author="PR Preview" w:date="2026-01-01T00:00:00Z">
        <w:r>
          <w:delText xml:space="preserve">, and</w:delText>
        </w:r>
      </w:del>
      <w:del w:id="2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so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(</w:delText>
        </w:r>
      </w:del>
      <w:hyperlink w:anchor="fig-rss-three-points">
        <w:del w:id="34" w:author="PR Preview" w:date="2026-01-01T00:00:00Z">
          <w:r>
            <w:rPr>
              <w:rStyle w:val="Hyperlink"/>
            </w:rPr>
            <w:delText xml:space="preserve">Figure 2</w:delText>
          </w:r>
        </w:del>
      </w:hyperlink>
      <w:del w:id="35" w:author="PR Preview" w:date="2026-01-01T00:00:00Z">
        <w:r>
          <w:delText xml:space="preserve">).</w:delText>
        </w:r>
      </w:del>
    </w:p>
    <w:p>
      <w:pPr>
        <w:pStyle w:val="FirstParagraph"/>
      </w:pPr>
      <w:ins w:id="36" w:author="PR Preview" w:date="2026-01-01T00:00:00Z">
        <w:r>
          <w:rPr>
            <w:b/>
            <w:bCs/>
          </w:rPr>
          <w:t xml:space="preserve">Example 4 (Residual sum of squares of a line through three points)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For the points</w:t>
        </w:r>
      </w:ins>
      <w:ins w:id="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the line with</w:t>
        </w:r>
      </w:ins>
      <w:ins w:id="4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</w:t>
        </w:r>
      </w:ins>
      <w:hyperlink w:anchor="exm-rss-slr">
        <w:ins w:id="5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3" w:author="PR Preview" w:date="2026-01-01T00:00:00Z">
        <w:r>
          <w:t xml:space="preserve">),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residuals are</w:t>
        </w:r>
      </w:ins>
      <w:ins w:id="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ins w:id="59" w:author="PR Preview" w:date="2026-01-01T00:00:00Z">
        <w:r>
          <w:t xml:space="preserve">, and</w:t>
        </w:r>
      </w:ins>
      <w:ins w:id="6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ins w:id="64" w:author="PR Preview" w:date="2026-01-01T00:00:00Z">
        <w:r>
          <w:t xml:space="preserve">(</w:t>
        </w:r>
      </w:ins>
      <w:hyperlink w:anchor="fig-rss-three-points">
        <w:ins w:id="65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66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2026-10-09T17:10:58Z</dcterms:created>
  <dcterms:modified xsi:type="dcterms:W3CDTF">2026-10-09T17:10:58Z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