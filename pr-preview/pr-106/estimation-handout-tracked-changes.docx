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2026-10-09 10:02:46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09:58:06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4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2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End w:id="32"/>
    <w:bookmarkStart w:id="33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3"/>
    <w:bookmarkEnd w:id="34"/>
    <w:bookmarkStart w:id="114" w:name="sec-est-accuracy"/>
    <w:p>
      <w:pPr>
        <w:pStyle w:val="Heading2"/>
      </w:pPr>
      <w:r>
        <w:t xml:space="preserve">3 Accuracy of estimators</w:t>
      </w:r>
    </w:p>
    <w:bookmarkStart w:id="35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5"/>
    <w:bookmarkStart w:id="38" w:name="estimation-error"/>
    <w:p>
      <w:pPr>
        <w:pStyle w:val="Heading3"/>
      </w:pPr>
      <w:r>
        <w:t xml:space="preserve">3.2 Estimation error</w:t>
      </w:r>
    </w:p>
    <w:bookmarkStart w:id="36" w:name="def-estimation-error"/>
    <w:p>
      <w:pPr>
        <w:pStyle w:val="FirstParagraph"/>
      </w:pPr>
      <w:r>
        <w:rPr>
          <w:b/>
          <w:bCs/>
        </w:rPr>
        <w:t xml:space="preserve">Definition 5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6"/>
    <w:bookmarkStart w:id="37" w:name="exm-estimation-error"/>
    <w:p>
      <w:pPr>
        <w:pStyle w:val="FirstParagraph"/>
      </w:pPr>
      <w:r>
        <w:rPr>
          <w:b/>
          <w:bCs/>
        </w:rPr>
        <w:t xml:space="preserve">Example 5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7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38"/>
    <w:bookmarkStart w:id="61" w:name="residuals"/>
    <w:p>
      <w:pPr>
        <w:pStyle w:val="Heading3"/>
      </w:pPr>
      <w:r>
        <w:t xml:space="preserve">3.3 Predictions, fitted values, residuals, and prediction errors</w:t>
      </w:r>
    </w:p>
    <w:bookmarkStart w:id="39" w:name="def-prediction"/>
    <w:p>
      <w:pPr>
        <w:pStyle w:val="FirstParagraph"/>
      </w:pPr>
      <w:r>
        <w:rPr>
          <w:b/>
          <w:bCs/>
        </w:rPr>
        <w:t xml:space="preserve">Definition 6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exm-prediction-cond-mean"/>
    <w:p>
      <w:pPr>
        <w:pStyle w:val="FirstParagraph"/>
      </w:pPr>
      <w:r>
        <w:rPr>
          <w:b/>
          <w:bCs/>
        </w:rPr>
        <w:t xml:space="preserve">Example 6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0"/>
    <w:bookmarkStart w:id="41" w:name="def-fitted-value"/>
    <w:p>
      <w:pPr>
        <w:pStyle w:val="FirstParagraph"/>
      </w:pPr>
      <w:r>
        <w:rPr>
          <w:b/>
          <w:bCs/>
        </w:rPr>
        <w:t xml:space="preserve">Definition 7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residual"/>
    <w:p>
      <w:pPr>
        <w:pStyle w:val="FirstParagraph"/>
      </w:pPr>
      <w:r>
        <w:rPr>
          <w:b/>
          <w:bCs/>
        </w:rPr>
        <w:t xml:space="preserve">Definition 8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2"/>
    <w:bookmarkStart w:id="43" w:name="def-prediction-error"/>
    <w:p>
      <w:pPr>
        <w:pStyle w:val="FirstParagraph"/>
      </w:pPr>
      <w:r>
        <w:rPr>
          <w:b/>
          <w:bCs/>
        </w:rPr>
        <w:t xml:space="preserve">Definition 9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3"/>
    <w:bookmarkStart w:id="44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4"/>
    <w:bookmarkStart w:id="45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5"/>
    <w:bookmarkStart w:id="46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49" w:name="exm-residual-prediction-error"/>
    <w:p>
      <w:pPr>
        <w:pStyle w:val="BodyText"/>
      </w:pPr>
      <w:r>
        <w:rPr>
          <w:b/>
          <w:bCs/>
        </w:rPr>
        <w:t xml:space="preserve">Example 7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4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repository holds a copy at</w:t>
      </w:r>
      <w:r>
        <w:t xml:space="preserve"> </w:t>
      </w:r>
      <w:r>
        <w:rPr>
          <w:rStyle w:val="VerbatimChar"/>
        </w:rPr>
        <w:t xml:space="preserve">data/birthwt.csv</w:t>
      </w:r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49"/>
    <w:bookmarkStart w:id="50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0"/>
    <w:bookmarkStart w:id="51" w:name="def-prediction-mse"/>
    <w:p>
      <w:pPr>
        <w:pStyle w:val="BodyText"/>
      </w:pPr>
      <w:r>
        <w:rPr>
          <w:b/>
          <w:bCs/>
        </w:rPr>
        <w:t xml:space="preserve">Definition 10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1"/>
    <w:bookmarkStart w:id="54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2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4"/>
    <w:bookmarkStart w:id="60" w:name="exm-fitted-residual-error"/>
    <w:p>
      <w:pPr>
        <w:pStyle w:val="FirstParagraph"/>
      </w:pPr>
      <w:r>
        <w:rPr>
          <w:b/>
          <w:bCs/>
        </w:rPr>
        <w:t xml:space="preserve">Example 8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5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59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0"/>
    <w:bookmarkEnd w:id="61"/>
    <w:bookmarkStart w:id="68" w:name="bias"/>
    <w:p>
      <w:pPr>
        <w:pStyle w:val="Heading3"/>
      </w:pPr>
      <w:r>
        <w:t xml:space="preserve">3.4 Bias</w:t>
      </w:r>
    </w:p>
    <w:bookmarkStart w:id="63" w:name="def-bias"/>
    <w:p>
      <w:pPr>
        <w:pStyle w:val="FirstParagraph"/>
      </w:pPr>
      <w:r>
        <w:rPr>
          <w:b/>
          <w:bCs/>
        </w:rPr>
        <w:t xml:space="preserve">Definition 11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2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4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5"/>
    <w:bookmarkStart w:id="66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67" w:name="exm-bias-sample-mean"/>
    <w:p>
      <w:pPr>
        <w:pStyle w:val="BodyText"/>
      </w:pPr>
      <w:r>
        <w:rPr>
          <w:b/>
          <w:bCs/>
        </w:rPr>
        <w:t xml:space="preserve">Example 9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67"/>
    <w:bookmarkEnd w:id="68"/>
    <w:bookmarkStart w:id="84" w:name="mean-squared-error"/>
    <w:p>
      <w:pPr>
        <w:pStyle w:val="Heading3"/>
      </w:pPr>
      <w:r>
        <w:t xml:space="preserve">3.5 Mean squared error</w:t>
      </w:r>
    </w:p>
    <w:bookmarkStart w:id="69" w:name="def-mse"/>
    <w:p>
      <w:pPr>
        <w:pStyle w:val="FirstParagraph"/>
      </w:pPr>
      <w:r>
        <w:rPr>
          <w:b/>
          <w:bCs/>
        </w:rPr>
        <w:t xml:space="preserve">Definition 12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69"/>
    <w:bookmarkStart w:id="70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0"/>
    <w:bookmarkStart w:id="71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1"/>
    <w:bookmarkStart w:id="72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2"/>
    <w:bookmarkStart w:id="76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4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5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5"/>
    </w:p>
    <w:bookmarkEnd w:id="76"/>
    <w:bookmarkStart w:id="77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7"/>
    <w:bookmarkStart w:id="78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78"/>
    <w:bookmarkStart w:id="80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79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2" w:name="exm-mse-sample-mean"/>
    <w:p>
      <w:pPr>
        <w:pStyle w:val="BodyText"/>
      </w:pPr>
      <w:r>
        <w:rPr>
          <w:b/>
          <w:bCs/>
        </w:rPr>
        <w:t xml:space="preserve">Example 10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del w:id="3" w:author="PR Preview" w:date="2026-01-01T00:00:00Z">
        <w:r>
          <w:delText xml:space="preserve">For</w:delText>
        </w:r>
      </w:del>
      <w:del w:id="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5" w:author="PR Preview" w:date="2026-01-01T00:00:00Z">
        <w:r>
          <w:delText xml:space="preserve">,</w:delText>
        </w:r>
      </w:del>
      <w:del w:id="6" w:author="PR Preview" w:date="2026-01-01T00:00:00Z">
        <w:r>
          <w:delText xml:space="preserve"> </w:delText>
        </w:r>
      </w:del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7" w:author="PR Preview" w:date="2026-01-01T00:00:00Z">
        <w:r>
          <w:delText xml:space="preserve">.</w:delText>
        </w:r>
      </w:del>
    </w:p>
    <w:p>
      <w:pPr>
        <w:pStyle w:val="BodyText"/>
      </w:pPr>
      <w:ins w:id="8" w:author="PR Preview" w:date="2026-01-01T00:00:00Z">
        <w:r>
          <w:t xml:space="preserve">For</w:t>
        </w:r>
      </w:ins>
      <w:ins w:id="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1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del w:id="11" w:author="PR Preview" w:date="2026-01-01T00:00:00Z">
        <w:r>
          <w:delText xml:space="preserve">So for any sample size</w:delText>
        </w:r>
      </w:del>
      <w:del w:id="1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&gt;</m:t>
        </m:r>
        <m:r>
          <m:t>1</m:t>
        </m:r>
      </m:oMath>
      <w:del w:id="13" w:author="PR Preview" w:date="2026-01-01T00:00:00Z">
        <w:r>
          <w:delText xml:space="preserve">,</w:delText>
        </w:r>
      </w:del>
      <w:del w:id="14" w:author="PR Preview" w:date="2026-01-01T00:00:00Z">
        <w:r>
          <w:delText xml:space="preserve"> </w:delText>
        </w:r>
      </w:del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del w:id="15" w:author="PR Preview" w:date="2026-01-01T00:00:00Z">
        <w:r>
          <w:delText xml:space="preserve">: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by mean squared error, the sample mean is the more accurate estimator.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With</w:delText>
        </w:r>
      </w:del>
      <w:del w:id="2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50</m:t>
        </m:r>
      </m:oMath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students, as in</w:delText>
        </w:r>
      </w:del>
      <w:del w:id="23" w:author="PR Preview" w:date="2026-01-01T00:00:00Z">
        <w:r>
          <w:delText xml:space="preserve"> </w:delText>
        </w:r>
      </w:del>
      <w:hyperlink w:anchor="exm-estimator">
        <w:del w:id="24" w:author="PR Preview" w:date="2026-01-01T00:00:00Z">
          <w:r>
            <w:rPr>
              <w:rStyle w:val="Hyperlink"/>
            </w:rPr>
            <w:delText xml:space="preserve">Example 4</w:delText>
          </w:r>
        </w:del>
      </w:hyperlink>
      <w:del w:id="25" w:author="PR Preview" w:date="2026-01-01T00:00:00Z">
        <w:r>
          <w:delText xml:space="preserve">,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the sample mean’s mean squared error is</w:delText>
        </w:r>
      </w:del>
      <w:del w:id="28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50</m:t>
        </m:r>
      </m:oMath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of</w:delText>
        </w:r>
      </w:del>
      <w:del w:id="3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32" w:author="PR Preview" w:date="2026-01-01T00:00:00Z">
        <w:r>
          <w:delText xml:space="preserve">’s.</w:delText>
        </w:r>
      </w:del>
    </w:p>
    <w:p>
      <w:pPr>
        <w:pStyle w:val="BodyText"/>
      </w:pPr>
      <w:ins w:id="33" w:author="PR Preview" w:date="2026-01-01T00:00:00Z">
        <w:r>
          <w:t xml:space="preserve">So for any sample size</w:t>
        </w:r>
      </w:ins>
      <w:ins w:id="3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&gt;</m:t>
        </m:r>
        <m:r>
          <m:t>1</m:t>
        </m:r>
      </m:oMath>
      <w:ins w:id="35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ins w:id="36" w:author="PR Preview" w:date="2026-01-01T00:00:00Z">
        <w:r>
          <w:t xml:space="preserve">by mean squared error, the sample mean is the more accurate estimator.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With</w:t>
        </w:r>
      </w:ins>
      <w:ins w:id="3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50</m:t>
        </m:r>
      </m:oMath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students, as in</w:t>
        </w:r>
      </w:ins>
      <w:ins w:id="42" w:author="PR Preview" w:date="2026-01-01T00:00:00Z">
        <w:r>
          <w:t xml:space="preserve"> </w:t>
        </w:r>
      </w:ins>
      <w:hyperlink w:anchor="exm-estimator">
        <w:ins w:id="43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44" w:author="PR Preview" w:date="2026-01-01T00:00:00Z">
        <w:r>
          <w:t xml:space="preserve">,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the sample mean’s mean squared error is</w:t>
        </w:r>
      </w:ins>
      <w:ins w:id="47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50</m:t>
        </m:r>
      </m:oMath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of</w:t>
        </w:r>
      </w:ins>
      <w:ins w:id="5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51" w:author="PR Preview" w:date="2026-01-01T00:00:00Z">
        <w:r>
          <w:t xml:space="preserve">’s.</w:t>
        </w:r>
      </w:ins>
    </w:p>
    <w:bookmarkEnd w:id="82"/>
    <w:bookmarkStart w:id="83" w:name="def-rmse"/>
    <w:p>
      <w:pPr>
        <w:pStyle w:val="BodyText"/>
      </w:pPr>
      <w:r>
        <w:rPr>
          <w:b/>
          <w:bCs/>
        </w:rPr>
        <w:t xml:space="preserve">Definition 13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3"/>
    <w:bookmarkEnd w:id="84"/>
    <w:bookmarkStart w:id="96" w:name="sec-unbiased-estimators"/>
    <w:p>
      <w:pPr>
        <w:pStyle w:val="Heading3"/>
      </w:pPr>
      <w:r>
        <w:t xml:space="preserve">3.6 Unbiased estimators</w:t>
      </w:r>
    </w:p>
    <w:bookmarkStart w:id="85" w:name="def-unbiased"/>
    <w:p>
      <w:pPr>
        <w:pStyle w:val="FirstParagraph"/>
      </w:pPr>
      <w:r>
        <w:rPr>
          <w:b/>
          <w:bCs/>
        </w:rPr>
        <w:t xml:space="preserve">Definition 14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5"/>
    <w:bookmarkStart w:id="86" w:name="exm-unbiased-sample-mean"/>
    <w:p>
      <w:pPr>
        <w:pStyle w:val="BodyText"/>
      </w:pPr>
      <w:r>
        <w:rPr>
          <w:b/>
          <w:bCs/>
        </w:rPr>
        <w:t xml:space="preserve">Example 11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6"/>
    <w:bookmarkStart w:id="88" w:name="exm-biased-variance-mle"/>
    <w:p>
      <w:pPr>
        <w:pStyle w:val="BodyText"/>
      </w:pPr>
      <w:r>
        <w:rPr>
          <w:b/>
          <w:bCs/>
        </w:rPr>
        <w:t xml:space="preserve">Example 12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del w:id="52" w:author="PR Preview" w:date="2026-01-01T00:00:00Z">
        <w:r>
          <w:delText xml:space="preserve">Both estimators are built from the sum of squared deviations</w:delText>
        </w:r>
      </w:del>
      <w:del w:id="53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54" w:author="PR Preview" w:date="2026-01-01T00:00:00Z">
        <w:r>
          <w:delText xml:space="preserve">,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so we first find its expectation.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Using</w:delText>
        </w:r>
      </w:del>
      <w:del w:id="59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and</w:delText>
        </w:r>
      </w:del>
      <w:del w:id="62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+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(by</w:delText>
        </w:r>
      </w:del>
      <w:del w:id="65" w:author="PR Preview" w:date="2026-01-01T00:00:00Z">
        <w:r>
          <w:delText xml:space="preserve"> </w:delText>
        </w:r>
      </w:del>
      <w:hyperlink w:anchor="exm-mse-sample-mean">
        <w:del w:id="66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and</w:delText>
        </w:r>
      </w:del>
      <w:del w:id="69" w:author="PR Preview" w:date="2026-01-01T00:00:00Z">
        <w:r>
          <w:delText xml:space="preserve"> </w:delText>
        </w:r>
      </w:del>
      <w:hyperlink w:anchor="exm-bias-sample-mean">
        <w:del w:id="70" w:author="PR Preview" w:date="2026-01-01T00:00:00Z">
          <w:r>
            <w:rPr>
              <w:rStyle w:val="Hyperlink"/>
            </w:rPr>
            <w:delText xml:space="preserve">Example 9</w:delText>
          </w:r>
        </w:del>
      </w:hyperlink>
      <w:del w:id="71" w:author="PR Preview" w:date="2026-01-01T00:00:00Z">
        <w:r>
          <w:delText xml:space="preserve">):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72" w:author="PR Preview" w:date="2026-01-01T00:00:00Z">
        <w:r>
          <w:delText xml:space="preserve">So</w:delText>
        </w:r>
      </w:del>
      <w:del w:id="73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74" w:author="PR Preview" w:date="2026-01-01T00:00:00Z">
        <w:r>
          <w:delText xml:space="preserve">,</w:delText>
        </w:r>
      </w:del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and by</w:delText>
        </w:r>
      </w:del>
      <w:del w:id="77" w:author="PR Preview" w:date="2026-01-01T00:00:00Z">
        <w:r>
          <w:delText xml:space="preserve"> </w:delText>
        </w:r>
      </w:del>
      <w:hyperlink w:anchor="thm-bias-exprs">
        <w:del w:id="78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79" w:author="PR Preview" w:date="2026-01-01T00:00:00Z">
        <w:r>
          <w:delText xml:space="preserve">,</w:delText>
        </w:r>
      </w:del>
      <w:del w:id="80" w:author="PR Preview" w:date="2026-01-01T00:00:00Z">
        <w:r>
          <w:delText xml:space="preserve"> </w:delText>
        </w:r>
      </w:del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81" w:author="PR Preview" w:date="2026-01-01T00:00:00Z">
        <w:r>
          <w:delText xml:space="preserve">: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the sample variance is</w:delText>
        </w:r>
      </w:del>
      <w:del w:id="84" w:author="PR Preview" w:date="2026-01-01T00:00:00Z">
        <w:r>
          <w:delText xml:space="preserve"> </w:delText>
        </w:r>
      </w:del>
      <w:hyperlink w:anchor="def-unbiased">
        <w:del w:id="85" w:author="PR Preview" w:date="2026-01-01T00:00:00Z">
          <w:r>
            <w:rPr>
              <w:rStyle w:val="Hyperlink"/>
            </w:rPr>
            <w:delText xml:space="preserve">unbiased</w:delText>
          </w:r>
        </w:del>
      </w:hyperlink>
      <w:del w:id="86" w:author="PR Preview" w:date="2026-01-01T00:00:00Z">
        <w:r>
          <w:delText xml:space="preserve">.</w:delText>
        </w:r>
      </w:del>
    </w:p>
    <w:p>
      <w:pPr>
        <w:pStyle w:val="FirstParagraph"/>
      </w:pPr>
      <w:ins w:id="87" w:author="PR Preview" w:date="2026-01-01T00:00:00Z">
        <w:r>
          <w:t xml:space="preserve">Both estimators are built from the sum of squared deviations</w:t>
        </w:r>
      </w:ins>
      <w:ins w:id="88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89" w:author="PR Preview" w:date="2026-01-01T00:00:00Z">
        <w:r>
          <w:t xml:space="preserve">,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so we first find its expectation.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Using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ins w:id="94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ins w:id="95" w:author="PR Preview" w:date="2026-01-01T00:00:00Z">
        <w:r>
          <w:t xml:space="preserve">(by</w:t>
        </w:r>
      </w:ins>
      <w:ins w:id="96" w:author="PR Preview" w:date="2026-01-01T00:00:00Z">
        <w:r>
          <w:t xml:space="preserve"> </w:t>
        </w:r>
      </w:ins>
      <w:hyperlink w:anchor="exm-mse-sample-mean">
        <w:ins w:id="97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and</w:t>
        </w:r>
      </w:ins>
      <w:ins w:id="100" w:author="PR Preview" w:date="2026-01-01T00:00:00Z">
        <w:r>
          <w:t xml:space="preserve"> </w:t>
        </w:r>
      </w:ins>
      <w:hyperlink w:anchor="exm-bias-sample-mean">
        <w:ins w:id="101" w:author="PR Preview" w:date="2026-01-01T00:00:00Z">
          <w:r>
            <w:rPr>
              <w:rStyle w:val="Hyperlink"/>
            </w:rPr>
            <w:t xml:space="preserve">Example 9</w:t>
          </w:r>
        </w:ins>
      </w:hyperlink>
      <w:ins w:id="102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03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04" w:author="PR Preview" w:date="2026-01-01T00:00:00Z">
        <w:r>
          <w:t xml:space="preserve">and by</w:t>
        </w:r>
      </w:ins>
      <w:ins w:id="105" w:author="PR Preview" w:date="2026-01-01T00:00:00Z">
        <w:r>
          <w:t xml:space="preserve"> </w:t>
        </w:r>
      </w:ins>
      <w:hyperlink w:anchor="thm-bias-exprs">
        <w:ins w:id="106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07" w:author="PR Preview" w:date="2026-01-01T00:00:00Z">
        <w:r>
          <w:t xml:space="preserve">,</w:t>
        </w:r>
      </w:ins>
      <w:ins w:id="108" w:author="PR Preview" w:date="2026-01-01T00:00:00Z">
        <w:r>
          <w:t xml:space="preserve"> </w:t>
        </w:r>
      </w:ins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109" w:author="PR Preview" w:date="2026-01-01T00:00:00Z">
        <w:r>
          <w:t xml:space="preserve">: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the sample variance is</w:t>
        </w:r>
      </w:ins>
      <w:ins w:id="112" w:author="PR Preview" w:date="2026-01-01T00:00:00Z">
        <w:r>
          <w:t xml:space="preserve"> </w:t>
        </w:r>
      </w:ins>
      <w:hyperlink w:anchor="def-unbiased">
        <w:ins w:id="113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114" w:author="PR Preview" w:date="2026-01-01T00:00:00Z">
        <w:r>
          <w:t xml:space="preserve">.</w:t>
        </w:r>
      </w:ins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8"/>
    <w:bookmarkStart w:id="89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9"/>
    <w:bookmarkStart w:id="90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0"/>
    <w:bookmarkStart w:id="91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1"/>
    <w:bookmarkStart w:id="92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5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3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bookmarkStart w:id="94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4"/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End w:id="96"/>
    <w:bookmarkStart w:id="99" w:name="mean-absolute-error"/>
    <w:p>
      <w:pPr>
        <w:pStyle w:val="Heading3"/>
      </w:pPr>
      <w:r>
        <w:t xml:space="preserve">3.7 Mean absolute error</w:t>
      </w:r>
    </w:p>
    <w:bookmarkStart w:id="97" w:name="def-mae"/>
    <w:p>
      <w:pPr>
        <w:pStyle w:val="FirstParagraph"/>
      </w:pPr>
      <w:r>
        <w:rPr>
          <w:b/>
          <w:bCs/>
        </w:rPr>
        <w:t xml:space="preserve">Definition 15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7"/>
    <w:bookmarkStart w:id="98" w:name="exm-mae-gaussian"/>
    <w:p>
      <w:pPr>
        <w:pStyle w:val="FirstParagraph"/>
      </w:pPr>
      <w:r>
        <w:rPr>
          <w:b/>
          <w:bCs/>
        </w:rPr>
        <w:t xml:space="preserve">Example 13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98"/>
    <w:bookmarkEnd w:id="99"/>
    <w:bookmarkStart w:id="113" w:name="standard-error"/>
    <w:p>
      <w:pPr>
        <w:pStyle w:val="Heading3"/>
      </w:pPr>
      <w:r>
        <w:t xml:space="preserve">3.8 Standard error</w:t>
      </w:r>
    </w:p>
    <w:bookmarkStart w:id="101" w:name="def-SE"/>
    <w:p>
      <w:pPr>
        <w:pStyle w:val="FirstParagraph"/>
      </w:pPr>
      <w:r>
        <w:rPr>
          <w:b/>
          <w:bCs/>
        </w:rPr>
        <w:t xml:space="preserve">Definition 16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0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1"/>
    <w:bookmarkStart w:id="102" w:name="exm-SE-sample-mean"/>
    <w:p>
      <w:pPr>
        <w:pStyle w:val="FirstParagraph"/>
      </w:pPr>
      <w:del w:id="115" w:author="PR Preview" w:date="2026-01-01T00:00:00Z">
        <w:r>
          <w:rPr>
            <w:b/>
            <w:bCs/>
          </w:rPr>
          <w:delText xml:space="preserve">Example 14 (Standard error of the sample mean)</w:delText>
        </w:r>
      </w:del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In</w:delText>
        </w:r>
      </w:del>
      <w:del w:id="118" w:author="PR Preview" w:date="2026-01-01T00:00:00Z">
        <w:r>
          <w:delText xml:space="preserve"> </w:delText>
        </w:r>
      </w:del>
      <w:hyperlink w:anchor="exm-mse-sample-mean">
        <w:del w:id="119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120" w:author="PR Preview" w:date="2026-01-01T00:00:00Z">
        <w:r>
          <w:delText xml:space="preserve">,</w:delText>
        </w:r>
      </w:del>
      <w:del w:id="121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del w:id="122" w:author="PR Preview" w:date="2026-01-01T00:00:00Z">
        <w:r>
          <w:delText xml:space="preserve">,</w:delText>
        </w:r>
      </w:del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so</w:delText>
        </w:r>
      </w:del>
      <w:del w:id="125" w:author="PR Preview" w:date="2026-01-01T00:00:00Z">
        <w:r>
          <w:delText xml:space="preserve"> </w:delText>
        </w:r>
      </w:del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rad>
        <m:r>
          <m:rPr>
            <m:sty m:val="p"/>
          </m:rPr>
          <m:t>=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del w:id="126" w:author="PR Preview" w:date="2026-01-01T00:00:00Z">
        <w:r>
          <w:delText xml:space="preserve">.</w:delText>
        </w:r>
      </w:del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With</w:delText>
        </w:r>
      </w:del>
      <w:del w:id="12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50</m:t>
        </m:r>
      </m:oMath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students,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the standard error of the sample mean height</w:delText>
        </w:r>
      </w:del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is</w:delText>
        </w:r>
      </w:del>
      <w:del w:id="136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del w:id="137" w:author="PR Preview" w:date="2026-01-01T00:00:00Z">
        <w:r>
          <w:delText xml:space="preserve">.</w:delText>
        </w:r>
      </w:del>
    </w:p>
    <w:p>
      <w:pPr>
        <w:pStyle w:val="FirstParagraph"/>
      </w:pPr>
      <w:ins w:id="138" w:author="PR Preview" w:date="2026-01-01T00:00:00Z">
        <w:r>
          <w:rPr>
            <w:b/>
            <w:bCs/>
          </w:rPr>
          <w:t xml:space="preserve">Example 14 (Standard error of the sample mean)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In</w:t>
        </w:r>
      </w:ins>
      <w:ins w:id="141" w:author="PR Preview" w:date="2026-01-01T00:00:00Z">
        <w:r>
          <w:t xml:space="preserve"> </w:t>
        </w:r>
      </w:ins>
      <w:hyperlink w:anchor="exm-mse-sample-mean">
        <w:ins w:id="142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143" w:author="PR Preview" w:date="2026-01-01T00:00:00Z">
        <w:r>
          <w:t xml:space="preserve">,</w:t>
        </w:r>
      </w:ins>
      <w:ins w:id="144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ins w:id="145" w:author="PR Preview" w:date="2026-01-01T00:00:00Z">
        <w:r>
          <w:t xml:space="preserve">,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48" w:author="PR Preview" w:date="2026-01-01T00:00:00Z">
        <w:r>
          <w:t xml:space="preserve">With</w:t>
        </w:r>
      </w:ins>
      <w:ins w:id="14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50</m:t>
        </m:r>
      </m:oMath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students,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the standard error of the sample mean height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is</w:t>
        </w:r>
      </w:ins>
      <w:ins w:id="156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ins w:id="157" w:author="PR Preview" w:date="2026-01-01T00:00:00Z">
        <w:r>
          <w:t xml:space="preserve">.</w:t>
        </w:r>
      </w:ins>
    </w:p>
    <w:bookmarkEnd w:id="102"/>
    <w:bookmarkStart w:id="103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0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del w:id="158" w:author="PR Preview" w:date="2026-01-01T00:00:00Z">
        <w:r>
          <w:delText xml:space="preserve">Taking square roots of both sides,</w:delText>
        </w:r>
      </w:del>
      <w:del w:id="159" w:author="PR Preview" w:date="2026-01-01T00:00:00Z">
        <w:r>
          <w:delText xml:space="preserve"> </w:delText>
        </w:r>
      </w:del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160" w:author="PR Preview" w:date="2026-01-01T00:00:00Z">
        <w:r>
          <w:delText xml:space="preserve">.</w:delText>
        </w:r>
      </w:del>
    </w:p>
    <w:p>
      <w:pPr>
        <w:pStyle w:val="FirstParagraph"/>
      </w:pPr>
      <w:ins w:id="161" w:author="PR Preview" w:date="2026-01-01T00:00:00Z">
        <w:r>
          <w:t xml:space="preserve">Taking square roots of both sides,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6"/>
    <w:bookmarkStart w:id="107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7"/>
    <w:bookmarkStart w:id="108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8"/>
    <w:bookmarkStart w:id="109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0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0"/>
    <w:bookmarkStart w:id="111" w:name="sol-se-rmse-unbiased"/>
    <w:p>
      <w:pPr>
        <w:pStyle w:val="BodyText"/>
      </w:pPr>
      <w:del w:id="162" w:author="PR Preview" w:date="2026-01-01T00:00:00Z">
        <w:r>
          <w:rPr>
            <w:i/>
            <w:iCs/>
          </w:rPr>
          <w:delText xml:space="preserve">Solution 10</w:delText>
        </w:r>
      </w:del>
      <w:del w:id="163" w:author="PR Preview" w:date="2026-01-01T00:00:00Z">
        <w:r>
          <w:delText xml:space="preserve">. </w:delText>
        </w:r>
      </w:del>
      <w:del w:id="164" w:author="PR Preview" w:date="2026-01-01T00:00:00Z">
        <w:r>
          <w:delText xml:space="preserve">By</w:delText>
        </w:r>
      </w:del>
      <w:del w:id="165" w:author="PR Preview" w:date="2026-01-01T00:00:00Z">
        <w:r>
          <w:delText xml:space="preserve"> </w:delText>
        </w:r>
      </w:del>
      <w:hyperlink w:anchor="eq-unbiased-mse">
        <w:del w:id="166" w:author="PR Preview" w:date="2026-01-01T00:00:00Z">
          <w:r>
            <w:rPr>
              <w:rStyle w:val="Hyperlink"/>
            </w:rPr>
            <w:delText xml:space="preserve">Equation 6</w:delText>
          </w:r>
        </w:del>
      </w:hyperlink>
      <w:del w:id="167" w:author="PR Preview" w:date="2026-01-01T00:00:00Z">
        <w:r>
          <w:delText xml:space="preserve">,</w:delText>
        </w:r>
      </w:del>
      <w:del w:id="168" w:author="PR Preview" w:date="2026-01-01T00:00:00Z">
        <w:r>
          <w:delText xml:space="preserve"> </w:delText>
        </w:r>
      </w:del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169" w:author="PR Preview" w:date="2026-01-01T00:00:00Z">
        <w:r>
          <w:delText xml:space="preserve">.</w:delText>
        </w:r>
      </w:del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Taking square roots of both sides,</w:delText>
        </w:r>
      </w:del>
      <w:del w:id="172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rPr>
                <m:sty m:val="p"/>
              </m:rPr>
              <m:t>MSE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</m:d>
            <m:r>
              <m:t>​</m:t>
            </m:r>
          </m:e>
        </m:rad>
        <m:r>
          <m:rPr>
            <m:sty m:val="p"/>
          </m:rPr>
          <m:t>=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173" w:author="PR Preview" w:date="2026-01-01T00:00:00Z">
        <w:r>
          <w:delText xml:space="preserve">.</w:delText>
        </w:r>
      </w:del>
    </w:p>
    <w:p>
      <w:pPr>
        <w:pStyle w:val="BodyText"/>
      </w:pPr>
      <w:ins w:id="174" w:author="PR Preview" w:date="2026-01-01T00:00:00Z">
        <w:r>
          <w:rPr>
            <w:i/>
            <w:iCs/>
          </w:rPr>
          <w:t xml:space="preserve">Solution 10</w:t>
        </w:r>
      </w:ins>
      <w:ins w:id="175" w:author="PR Preview" w:date="2026-01-01T00:00:00Z">
        <w:r>
          <w:t xml:space="preserve">. </w:t>
        </w:r>
      </w:ins>
      <w:ins w:id="176" w:author="PR Preview" w:date="2026-01-01T00:00:00Z">
        <w:r>
          <w:t xml:space="preserve">By</w:t>
        </w:r>
      </w:ins>
      <w:ins w:id="177" w:author="PR Preview" w:date="2026-01-01T00:00:00Z">
        <w:r>
          <w:t xml:space="preserve"> </w:t>
        </w:r>
      </w:ins>
      <w:hyperlink w:anchor="eq-unbiased-mse">
        <w:ins w:id="178" w:author="PR Preview" w:date="2026-01-01T00:00:00Z">
          <w:r>
            <w:rPr>
              <w:rStyle w:val="Hyperlink"/>
            </w:rPr>
            <w:t xml:space="preserve">Equation 6</w:t>
          </w:r>
        </w:ins>
      </w:hyperlink>
      <w:ins w:id="179" w:author="PR Preview" w:date="2026-01-01T00:00:00Z">
        <w:r>
          <w:t xml:space="preserve">,</w:t>
        </w:r>
      </w:ins>
      <w:ins w:id="180" w:author="PR Preview" w:date="2026-01-01T00:00:00Z">
        <w:r>
          <w:t xml:space="preserve"> </w:t>
        </w:r>
      </w:ins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181" w:author="PR Preview" w:date="2026-01-01T00:00:00Z">
        <w:r>
          <w:t xml:space="preserve">.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Taking square roots of both sides,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3"/>
    <w:bookmarkEnd w:id="114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11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15"/>
    <w:bookmarkStart w:id="11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7"/>
    <w:bookmarkStart w:id="118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18"/>
    <w:bookmarkStart w:id="120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9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0"/>
    <w:bookmarkStart w:id="122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21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2"/>
    <w:bookmarkStart w:id="124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3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6" Type="http://schemas.openxmlformats.org/officeDocument/2006/relationships/image" Target="media/rId56.png"/><Relationship Id="rId52" Type="http://schemas.openxmlformats.org/officeDocument/2006/relationships/hyperlink" Target="correlation-regression.qmd#def-rss" TargetMode="External"/><Relationship Id="rId55" Type="http://schemas.openxmlformats.org/officeDocument/2006/relationships/hyperlink" Target="correlation-regression.qmd#exm-rss" TargetMode="External"/><Relationship Id="rId53" Type="http://schemas.openxmlformats.org/officeDocument/2006/relationships/hyperlink" Target="correlation-regression.qmd#thm-mse-rss" TargetMode="External"/><Relationship Id="rId22" Type="http://schemas.openxmlformats.org/officeDocument/2006/relationships/hyperlink" Target="exploratory-descriptive.qmd#def-sample-mean" TargetMode="External"/><Relationship Id="rId87" Type="http://schemas.openxmlformats.org/officeDocument/2006/relationships/hyperlink" Target="exploratory-descriptive.qmd#def-sample-variance" TargetMode="External"/><Relationship Id="rId48" Type="http://schemas.openxmlformats.org/officeDocument/2006/relationships/hyperlink" Target="https://cran.r-project.org/package=MASS" TargetMode="External"/><Relationship Id="rId116" Type="http://schemas.openxmlformats.org/officeDocument/2006/relationships/hyperlink" Target="https://doi.org/10.1007/978-1-4419-0118-7" TargetMode="External"/><Relationship Id="rId119" Type="http://schemas.openxmlformats.org/officeDocument/2006/relationships/hyperlink" Target="https://doi.org/10.1186/s41687-020-00218-5" TargetMode="External"/><Relationship Id="rId121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0" Type="http://schemas.openxmlformats.org/officeDocument/2006/relationships/hyperlink" Target="https://morrison-lab.github.io/pds/variance-covariance.html#def-sd" TargetMode="External"/><Relationship Id="rId81" Type="http://schemas.openxmlformats.org/officeDocument/2006/relationships/hyperlink" Target="https://morrison-lab.github.io/pds/variance-covariance.html#thm-var-lincom" TargetMode="External"/><Relationship Id="rId73" Type="http://schemas.openxmlformats.org/officeDocument/2006/relationships/hyperlink" Target="https://morrison-lab.github.io/pds/variance-covariance.html#thm-variance" TargetMode="External"/><Relationship Id="rId123" Type="http://schemas.openxmlformats.org/officeDocument/2006/relationships/hyperlink" Target="https://stefvanbuuren.name/fimd/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2" Type="http://schemas.openxmlformats.org/officeDocument/2006/relationships/hyperlink" Target="correlation-regression.qmd#def-rss" TargetMode="External"/><Relationship Id="rId55" Type="http://schemas.openxmlformats.org/officeDocument/2006/relationships/hyperlink" Target="correlation-regression.qmd#exm-rss" TargetMode="External"/><Relationship Id="rId53" Type="http://schemas.openxmlformats.org/officeDocument/2006/relationships/hyperlink" Target="correlation-regression.qmd#thm-mse-rss" TargetMode="External"/><Relationship Id="rId22" Type="http://schemas.openxmlformats.org/officeDocument/2006/relationships/hyperlink" Target="exploratory-descriptive.qmd#def-sample-mean" TargetMode="External"/><Relationship Id="rId87" Type="http://schemas.openxmlformats.org/officeDocument/2006/relationships/hyperlink" Target="exploratory-descriptive.qmd#def-sample-variance" TargetMode="External"/><Relationship Id="rId48" Type="http://schemas.openxmlformats.org/officeDocument/2006/relationships/hyperlink" Target="https://cran.r-project.org/package=MASS" TargetMode="External"/><Relationship Id="rId116" Type="http://schemas.openxmlformats.org/officeDocument/2006/relationships/hyperlink" Target="https://doi.org/10.1007/978-1-4419-0118-7" TargetMode="External"/><Relationship Id="rId119" Type="http://schemas.openxmlformats.org/officeDocument/2006/relationships/hyperlink" Target="https://doi.org/10.1186/s41687-020-00218-5" TargetMode="External"/><Relationship Id="rId121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0" Type="http://schemas.openxmlformats.org/officeDocument/2006/relationships/hyperlink" Target="https://morrison-lab.github.io/pds/variance-covariance.html#def-sd" TargetMode="External"/><Relationship Id="rId81" Type="http://schemas.openxmlformats.org/officeDocument/2006/relationships/hyperlink" Target="https://morrison-lab.github.io/pds/variance-covariance.html#thm-var-lincom" TargetMode="External"/><Relationship Id="rId73" Type="http://schemas.openxmlformats.org/officeDocument/2006/relationships/hyperlink" Target="https://morrison-lab.github.io/pds/variance-covariance.html#thm-variance" TargetMode="External"/><Relationship Id="rId123" Type="http://schemas.openxmlformats.org/officeDocument/2006/relationships/hyperlink" Target="https://stefvanbuuren.name/fimd/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2026-10-09T17:11:42Z</dcterms:created>
  <dcterms:modified xsi:type="dcterms:W3CDTF">2026-10-09T17:11:42Z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09:58:06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