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del w:id="1" w:author="PR Preview" w:date="2026-01-01T00:00:00Z">
        <w:r>
          <w:delText xml:space="preserve">Last modified: 2026-10-09 10:02:46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09:58:06 (PDT)</w:t>
        </w:r>
      </w:ins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samples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2"/>
    <w:bookmarkStart w:id="33" w:name="exm-posterior-model-probability"/>
    <w:p>
      <w:pPr>
        <w:pStyle w:val="FirstParagraph"/>
      </w:pPr>
      <w:del w:id="3" w:author="PR Preview" w:date="2026-01-01T00:00:00Z">
        <w:r>
          <w:rPr>
            <w:b/>
            <w:bCs/>
          </w:rPr>
          <w:delText xml:space="preserve">Example 5 (Posterior probabilities of two models)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Two models with equal prior probabilities</w:delText>
        </w:r>
      </w:del>
      <w:del w:id="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and marginal likelihoods</w:delText>
        </w:r>
      </w:del>
      <w:del w:id="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delText xml:space="preserve">and</w:delText>
        </w:r>
      </w:del>
      <w:del w:id="1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have posterior probabilities</w:delText>
        </w:r>
      </w:del>
      <w:del w:id="15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0.01</m:t>
        </m:r>
        <m:r>
          <m:rPr>
            <m:sty m:val="p"/>
          </m:rPr>
          <m:t>+</m:t>
        </m:r>
        <m:r>
          <m:t>0.03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del w:id="19" w:author="PR Preview" w:date="2026-01-01T00:00:00Z">
        <w:r>
          <w:delText xml:space="preserve">.</w:delText>
        </w:r>
      </w:del>
    </w:p>
    <w:p>
      <w:pPr>
        <w:pStyle w:val="FirstParagraph"/>
      </w:pPr>
      <w:ins w:id="20" w:author="PR Preview" w:date="2026-01-01T00:00:00Z">
        <w:r>
          <w:rPr>
            <w:b/>
            <w:bCs/>
          </w:rPr>
          <w:t xml:space="preserve">Example 5 (Posterior probabilities of two models)</w:t>
        </w:r>
      </w:ins>
      <w:ins w:id="21" w:author="PR Preview" w:date="2026-01-01T00:00:00Z">
        <w:r>
          <w:t xml:space="preserve"> </w:t>
        </w:r>
      </w:ins>
      <w:ins w:id="22" w:author="PR Preview" w:date="2026-01-01T00:00:00Z">
        <w:r>
          <w:t xml:space="preserve">Two models with equal prior probabilities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ins w:id="23" w:author="PR Preview" w:date="2026-01-01T00:00:00Z">
        <w:r>
          <w:t xml:space="preserve">and marginal likelihoods</w:t>
        </w:r>
      </w:ins>
      <w:ins w:id="2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0.02</m:t>
        </m:r>
      </m:oMath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and</w:t>
        </w:r>
      </w:ins>
      <w:ins w:id="27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0.06</m:t>
        </m:r>
      </m:oMath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have posterior probabilities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+</m:t>
              </m:r>
              <m:r>
                <m:t>0.03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ins w:id="30" w:author="PR Preview" w:date="2026-01-01T00:00:00Z">
        <w:r>
          <w:t xml:space="preserve">and</w:t>
        </w:r>
      </w:ins>
      <w:ins w:id="3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2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0.75</m:t>
        </m:r>
      </m:oMath>
      <w:ins w:id="32" w:author="PR Preview" w:date="2026-01-01T00:00:00Z">
        <w:r>
          <w:t xml:space="preserve">.</w:t>
        </w:r>
      </w:ins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rPr>
              <m:sty m:val="p"/>
            </m:rPr>
            <m:t>Δ</m:t>
          </m:r>
          <m:r>
            <m:rPr>
              <m:sty m:val="p"/>
            </m:rPr>
            <m:t>∣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M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b>
                    <m:e>
                      <m:r>
                        <m:rPr>
                          <m:sty m:val="p"/>
                        </m:rPr>
                        <m:t>BIC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25" Type="http://schemas.openxmlformats.org/officeDocument/2006/relationships/hyperlink" Target="bayesian-inference.qmd#def-flat-prior" TargetMode="External"/><Relationship Id="rId23" Type="http://schemas.openxmlformats.org/officeDocument/2006/relationships/hyperlink" Target="bayesian-inference.qmd#def-hierarchical-model" TargetMode="External"/><Relationship Id="rId31" Type="http://schemas.openxmlformats.org/officeDocument/2006/relationships/hyperlink" Target="bayesian-inference.qmd#def-marginal-likelihood" TargetMode="External"/><Relationship Id="rId11" Type="http://schemas.openxmlformats.org/officeDocument/2006/relationships/hyperlink" Target="bayesian-inference.qmd#exm-beta-bernoulli" TargetMode="External"/><Relationship Id="rId26" Type="http://schemas.openxmlformats.org/officeDocument/2006/relationships/hyperlink" Target="bayesian-inference.qmd#exm-flat-prior-reparam" TargetMode="External"/><Relationship Id="rId24" Type="http://schemas.openxmlformats.org/officeDocument/2006/relationships/hyperlink" Target="bayesian-inference.qmd#exm-two-level-normal" TargetMode="External"/><Relationship Id="rId27" Type="http://schemas.openxmlformats.org/officeDocument/2006/relationships/hyperlink" Target="bayesian-inference.qmd#sec-bayes-hierarchies" TargetMode="External"/><Relationship Id="rId39" Type="http://schemas.openxmlformats.org/officeDocument/2006/relationships/hyperlink" Target="https://doi.org/10.1201/9781315182780" TargetMode="External"/><Relationship Id="rId41" Type="http://schemas.openxmlformats.org/officeDocument/2006/relationships/hyperlink" Target="https://doi.org/10.1214/aos/1176344136" TargetMode="External"/><Relationship Id="rId36" Type="http://schemas.openxmlformats.org/officeDocument/2006/relationships/hyperlink" Target="https://morrison-lab.github.io/rme/chapters/Linear-models-overview.html#def-bic" TargetMode="External"/><Relationship Id="rId20" Type="http://schemas.openxmlformats.org/officeDocument/2006/relationships/hyperlink" Target="https://morrison-lab.github.io/rme/chapters/intro-to-survival-analysis.html#sec-likelihood-with-censoring" TargetMode="External"/><Relationship Id="rId15" Type="http://schemas.openxmlformats.org/officeDocument/2006/relationships/hyperlink" Target="https://morrison-lab.github.io/rme/chapters/logistic-regression.html" TargetMode="External"/><Relationship Id="rId30" Type="http://schemas.openxmlformats.org/officeDocument/2006/relationships/hyperlink" Target="https://morrison-lab.github.io/rme/chapters/predictor-selection.html" TargetMode="External"/><Relationship Id="rId16" Type="http://schemas.openxmlformats.org/officeDocument/2006/relationships/hyperlink" Target="https://www.youtube.com/watch?v=RuBUVQELw-c" TargetMode="External"/><Relationship Id="rId10" Type="http://schemas.openxmlformats.org/officeDocument/2006/relationships/hyperlink" Target="mcmc.qmd" TargetMode="External"/><Relationship Id="rId12" Type="http://schemas.openxmlformats.org/officeDocument/2006/relationships/hyperlink" Target="mcmc.qmd#def-psrf" TargetMode="External"/><Relationship Id="rId17" Type="http://schemas.openxmlformats.org/officeDocument/2006/relationships/hyperlink" Target="mcmc.qmd#sec-mcmc-vs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2026-10-09T17:08:47Z</dcterms:created>
  <dcterms:modified xsi:type="dcterms:W3CDTF">2026-10-09T17:08:47Z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09:58:06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