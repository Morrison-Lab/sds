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 sampling distribution 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9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48" w:name="sec-bootstrap-ci"/>
    <w:p>
      <w:pPr>
        <w:pStyle w:val="Heading2"/>
      </w:pPr>
      <w:r>
        <w:t xml:space="preserve">2 Bootstrap confidence intervals</w:t>
      </w:r>
    </w:p>
    <w:bookmarkStart w:id="12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 sampling distribution 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2"/>
    <w:bookmarkStart w:id="25" w:name="sec-bootstrap-procedure"/>
    <w:p>
      <w:pPr>
        <w:pStyle w:val="Heading3"/>
      </w:pPr>
      <w:r>
        <w:t xml:space="preserve">2.2 The bootstrap procedure</w:t>
      </w:r>
    </w:p>
    <w:bookmarkStart w:id="13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3"/>
    <w:bookmarkStart w:id="14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4"/>
    <w:bookmarkStart w:id="15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5"/>
    <w:bookmarkStart w:id="16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6"/>
    <w:bookmarkStart w:id="17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 sampling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7"/>
    <w:bookmarkStart w:id="19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8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9"/>
    <w:bookmarkStart w:id="24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3"/>
        </w:tc>
      </w:tr>
    </w:tbl>
    <w:bookmarkEnd w:id="24"/>
    <w:bookmarkEnd w:id="25"/>
    <w:bookmarkStart w:id="43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6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0" w:name="sec-bootstrap-normal"/>
    <w:p>
      <w:pPr>
        <w:pStyle w:val="Heading4"/>
      </w:pPr>
      <w:r>
        <w:t xml:space="preserve">2.3.1 Normal approximation</w:t>
      </w:r>
    </w:p>
    <w:bookmarkStart w:id="27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7"/>
    <w:bookmarkStart w:id="28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 sampling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8"/>
    <w:bookmarkStart w:id="29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29"/>
    <w:bookmarkEnd w:id="30"/>
    <w:bookmarkStart w:id="34" w:name="sec-bootstrap-percentile"/>
    <w:p>
      <w:pPr>
        <w:pStyle w:val="Heading4"/>
      </w:pPr>
      <w:r>
        <w:t xml:space="preserve">2.3.2 Percentile method</w:t>
      </w:r>
    </w:p>
    <w:bookmarkStart w:id="31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2"/>
    <w:bookmarkStart w:id="33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3"/>
    <w:bookmarkEnd w:id="34"/>
    <w:bookmarkStart w:id="42" w:name="sec-bootstrap-bca"/>
    <w:p>
      <w:pPr>
        <w:pStyle w:val="Heading4"/>
      </w:pPr>
      <w:r>
        <w:t xml:space="preserve">2.3.3 Bias-corrected and accelerated method</w:t>
      </w:r>
    </w:p>
    <w:bookmarkStart w:id="35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5"/>
    <w:bookmarkStart w:id="36" w:name="exm-bca-bias-correction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Example 5 (Bias correction when 40% of replicates fall below the estimate)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If 400 of</w:delText>
        </w:r>
      </w:del>
      <w:del w:id="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replicates are below</w:delText>
        </w:r>
      </w:del>
      <w:del w:id="9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0" w:author="PR Preview" w:date="2026-01-01T00:00:00Z">
        <w:r>
          <w:delText xml:space="preserve">,</w:delText>
        </w:r>
      </w:del>
      <w:del w:id="11" w:author="PR Preview" w:date="2026-01-01T00:00:00Z">
        <w:r>
          <w:delText xml:space="preserve"> </w:delText>
        </w:r>
      </w:del>
      <w:del w:id="12" w:author="PR Preview" w:date="2026-01-01T00:00:00Z">
        <w:r>
          <w:delText xml:space="preserve">then</w:delText>
        </w:r>
      </w:del>
      <w:del w:id="1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del w:id="14" w:author="PR Preview" w:date="2026-01-01T00:00:00Z">
        <w:r>
          <w:delText xml:space="preserve">.</w:delText>
        </w:r>
      </w:del>
      <w:del w:id="15" w:author="PR Preview" w:date="2026-01-01T00:00:00Z">
        <w:r>
          <w:delText xml:space="preserve"> </w:delText>
        </w:r>
      </w:del>
      <w:del w:id="16" w:author="PR Preview" w:date="2026-01-01T00:00:00Z">
        <w:r>
          <w:delText xml:space="preserve">If exactly half were below,</w:delText>
        </w:r>
      </w:del>
      <w:del w:id="17" w:author="PR Preview" w:date="2026-01-01T00:00:00Z">
        <w:r>
          <w:delText xml:space="preserve"> </w:delText>
        </w:r>
      </w:del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8" w:author="PR Preview" w:date="2026-01-01T00:00:00Z">
        <w:r>
          <w:delText xml:space="preserve">.</w:delText>
        </w:r>
      </w:del>
    </w:p>
    <w:p>
      <w:pPr>
        <w:pStyle w:val="BodyText"/>
      </w:pPr>
      <w:ins w:id="19" w:author="PR Preview" w:date="2026-01-01T00:00:00Z">
        <w:r>
          <w:rPr>
            <w:b/>
            <w:bCs/>
          </w:rPr>
          <w:t xml:space="preserve">Example 5 (Bias correction when 40% of replicates fall below the estimate)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t xml:space="preserve">If 400 of</w:t>
        </w:r>
      </w:ins>
      <w:ins w:id="2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replicates are below</w:t>
        </w:r>
      </w:ins>
      <w:ins w:id="25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26" w:author="PR Preview" w:date="2026-01-01T00:00:00Z">
        <w:r>
          <w:t xml:space="preserve">,</w:t>
        </w:r>
      </w:ins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then</w:t>
        </w:r>
      </w:ins>
      <w:ins w:id="29" w:author="PR Preview" w:date="2026-01-01T00:00:00Z">
        <w:r>
          <w:t xml:space="preserve"> </w:t>
        </w:r>
      </w:ins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ins w:id="30" w:author="PR Preview" w:date="2026-01-01T00:00:00Z">
        <w:r>
          <w:t xml:space="preserve">.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If exactly half were below,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38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8"/>
    <w:bookmarkStart w:id="39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39"/>
    <w:bookmarkStart w:id="40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0"/>
    <w:bookmarkStart w:id="41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1"/>
    <w:bookmarkEnd w:id="42"/>
    <w:bookmarkEnd w:id="43"/>
    <w:bookmarkStart w:id="44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4"/>
    <w:bookmarkStart w:id="47" w:name="sec-bootstrap-hers"/>
    <w:p>
      <w:pPr>
        <w:pStyle w:val="Heading3"/>
      </w:pPr>
      <w:r>
        <w:t xml:space="preserve">2.5 Example: slope of SBP on age in HERS</w:t>
      </w:r>
    </w:p>
    <w:bookmarkStart w:id="46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(fit_sbp_age)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coefficients[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Estimate  Std. Error     t value    Pr(&gt;|t|) </w:t>
      </w:r>
      <w:r>
        <w:br/>
      </w:r>
      <w:r>
        <w:rPr>
          <w:rStyle w:val="CommentTok"/>
        </w:rPr>
        <w:t xml:space="preserve">#&gt; 4.71728e-01 5.36838e-02 8.78716e+00 2.64196e-18</w:t>
      </w:r>
      <w:r>
        <w:br/>
      </w:r>
      <w:r>
        <w:rPr>
          <w:rStyle w:val="FunctionTok"/>
        </w:rPr>
        <w:t xml:space="preserve">confint</w:t>
      </w:r>
      <w:r>
        <w:rPr>
          <w:rStyle w:val="NormalTok"/>
        </w:rPr>
        <w:t xml:space="preserve">(fit_sbp_age)[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]</w:t>
      </w:r>
      <w:r>
        <w:br/>
      </w:r>
      <w:r>
        <w:rPr>
          <w:rStyle w:val="CommentTok"/>
        </w:rPr>
        <w:t xml:space="preserve">#&gt;    2.5 %   97.5 % </w:t>
      </w:r>
      <w:r>
        <w:br/>
      </w:r>
      <w:r>
        <w:rPr>
          <w:rStyle w:val="CommentTok"/>
        </w:rPr>
        <w:t xml:space="preserve">#&gt; 0.366464 0.576993</w:t>
      </w:r>
      <w:r>
        <w:br/>
      </w: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6"/>
    <w:bookmarkEnd w:id="47"/>
    <w:bookmarkEnd w:id="48"/>
    <w:bookmarkStart w:id="58" w:name="references"/>
    <w:p>
      <w:pPr>
        <w:pStyle w:val="Heading2"/>
      </w:pPr>
      <w:r>
        <w:t xml:space="preserve">References</w:t>
      </w:r>
    </w:p>
    <w:bookmarkStart w:id="57" w:name="refs"/>
    <w:bookmarkStart w:id="50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49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0"/>
    <w:bookmarkStart w:id="52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1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2"/>
    <w:bookmarkStart w:id="54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3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4"/>
    <w:bookmarkStart w:id="56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5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0" Type="http://schemas.openxmlformats.org/officeDocument/2006/relationships/image" Target="media/rId20.png"/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45" Type="http://schemas.openxmlformats.org/officeDocument/2006/relationships/hyperlink" Target="correlation-regression.qmd#def-ols" TargetMode="External"/><Relationship Id="rId9" Type="http://schemas.openxmlformats.org/officeDocument/2006/relationships/hyperlink" Target="correlation-regression.qmd#sec-simple-linear-regression" TargetMode="External"/><Relationship Id="rId18" Type="http://schemas.openxmlformats.org/officeDocument/2006/relationships/hyperlink" Target="estimation.qmd#def-SE" TargetMode="External"/><Relationship Id="rId55" Type="http://schemas.openxmlformats.org/officeDocument/2006/relationships/hyperlink" Target="https://doi.org/10.1007/978-1-4614-1353-0" TargetMode="External"/><Relationship Id="rId49" Type="http://schemas.openxmlformats.org/officeDocument/2006/relationships/hyperlink" Target="https://doi.org/10.1017/CBO9780511802843" TargetMode="External"/><Relationship Id="rId53" Type="http://schemas.openxmlformats.org/officeDocument/2006/relationships/hyperlink" Target="https://doi.org/10.1201/9780429246593" TargetMode="External"/><Relationship Id="rId51" Type="http://schemas.openxmlformats.org/officeDocument/2006/relationships/hyperlink" Target="https://doi.org/10.1214/aos/1176344552" TargetMode="External"/><Relationship Id="rId26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2026-10-09T17:10:13Z</dcterms:created>
  <dcterms:modified xsi:type="dcterms:W3CDTF">2026-10-09T17:10:13Z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