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2 (Expected count in a 2 x 2 table)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table with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100</m:t>
        </m:r>
      </m:oMath>
      <w:del w:id="7" w:author="PR Preview" w:date="2026-01-01T00:00:00Z">
        <w:r>
          <w:delText xml:space="preserve">, first-row total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first-column total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expected count in cell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Example 2 (Expected count in a 2 x 2 table)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In a table with</w:t>
        </w:r>
      </w:ins>
      <w:ins w:id="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</m:oMath>
      <w:ins w:id="25" w:author="PR Preview" w:date="2026-01-01T00:00:00Z">
        <w:r>
          <w:t xml:space="preserve">, first-row total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first-column total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 expected count in cell</w:t>
        </w:r>
      </w:ins>
      <w:ins w:id="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2026-10-09T17:10:32Z</dcterms:created>
  <dcterms:modified xsi:type="dcterms:W3CDTF">2026-10-09T17:10:32Z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