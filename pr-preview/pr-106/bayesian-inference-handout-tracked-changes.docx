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Under this prior,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prior probability that fewer than 10% of adults smoke is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del w:id="7" w:author="PR Preview" w:date="2026-01-01T00:00:00Z">
        <w:r>
          <w:delText xml:space="preserve">.</w:delText>
        </w:r>
      </w:del>
    </w:p>
    <w:p>
      <w:pPr>
        <w:pStyle w:val="FirstParagraph"/>
      </w:pPr>
      <w:ins w:id="8" w:author="PR Preview" w:date="2026-01-01T00:00:00Z">
        <w:r>
          <w:t xml:space="preserve">Under this prior,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the prior probability that fewer than 10% of adults smoke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66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del w:id="11" w:author="PR Preview" w:date="2026-01-01T00:00:00Z">
        <w:r>
          <w:rPr>
            <w:b/>
            <w:bCs/>
          </w:rPr>
          <w:delText xml:space="preserve">Example 5 (Posterior for a coin’s probability of heads under a uniform prior)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As in</w:delText>
        </w:r>
      </w:del>
      <w:del w:id="14" w:author="PR Preview" w:date="2026-01-01T00:00:00Z">
        <w:r>
          <w:delText xml:space="preserve"> </w:delText>
        </w:r>
      </w:del>
      <w:hyperlink w:anchor="exm-posterior">
        <w:del w:id="15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let</w:delText>
        </w:r>
      </w:del>
      <w:del w:id="19" w:author="PR Preview" w:date="2026-01-01T00:00:00Z">
        <w:r>
          <w:delText xml:space="preserve"> </w:delText>
        </w:r>
      </w:del>
      <m:oMath>
        <m:r>
          <m:t>θ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be a coin’s probability of heads,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now allowed to take any value in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with the uniform prior density</w:delText>
        </w:r>
      </w:del>
      <w:del w:id="2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for</w:delText>
        </w:r>
      </w:del>
      <w:del w:id="31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2" w:author="PR Preview" w:date="2026-01-01T00:00:00Z">
        <w:r>
          <w:delText xml:space="preserve">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One toss lands heads;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call that observation</w:delText>
        </w:r>
      </w:del>
      <w:del w:id="3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1</m:t>
        </m:r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so</w:delText>
        </w:r>
      </w:del>
      <w:del w:id="4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del w:id="42" w:author="PR Preview" w:date="2026-01-01T00:00:00Z">
        <w:r>
          <w:delText xml:space="preserve">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The</w:delText>
        </w:r>
      </w:del>
      <w:del w:id="45" w:author="PR Preview" w:date="2026-01-01T00:00:00Z">
        <w:r>
          <w:delText xml:space="preserve"> </w:delText>
        </w:r>
      </w:del>
      <w:hyperlink w:anchor="def-marginal-likelihood">
        <w:del w:id="46" w:author="PR Preview" w:date="2026-01-01T00:00:00Z">
          <w:r>
            <w:rPr>
              <w:rStyle w:val="Hyperlink"/>
            </w:rPr>
            <w:delText xml:space="preserve">marginal likelihood</w:delText>
          </w:r>
        </w:del>
      </w:hyperlink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is an integral over</w:delText>
        </w:r>
      </w:del>
      <w:del w:id="49" w:author="PR Preview" w:date="2026-01-01T00:00:00Z">
        <w:r>
          <w:delText xml:space="preserve"> </w:delText>
        </w:r>
      </w:del>
      <m:oMath>
        <m:r>
          <m:t>θ</m:t>
        </m:r>
      </m:oMath>
      <w:del w:id="50" w:author="PR Preview" w:date="2026-01-01T00:00:00Z">
        <w:r>
          <w:delText xml:space="preserve">:</w:delText>
        </w:r>
      </w:del>
    </w:p>
    <w:p>
      <w:pPr>
        <w:pStyle w:val="BodyText"/>
      </w:pPr>
      <w:ins w:id="51" w:author="PR Preview" w:date="2026-01-01T00:00:00Z">
        <w:r>
          <w:rPr>
            <w:b/>
            <w:bCs/>
          </w:rPr>
          <w:t xml:space="preserve">Example 5 (Posterior for a coin’s probability of heads under a uniform prior)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As in</w:t>
        </w:r>
      </w:ins>
      <w:ins w:id="54" w:author="PR Preview" w:date="2026-01-01T00:00:00Z">
        <w:r>
          <w:t xml:space="preserve"> </w:t>
        </w:r>
      </w:ins>
      <w:hyperlink w:anchor="exm-posterior">
        <w:ins w:id="5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56" w:author="PR Preview" w:date="2026-01-01T00:00:00Z">
        <w:r>
          <w:t xml:space="preserve">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let</w:t>
        </w:r>
      </w:ins>
      <w:ins w:id="59" w:author="PR Preview" w:date="2026-01-01T00:00:00Z">
        <w:r>
          <w:t xml:space="preserve"> </w:t>
        </w:r>
      </w:ins>
      <m:oMath>
        <m:r>
          <m:t>θ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be a coin’s probability of heads,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now allowed to take any value in</w:t>
        </w:r>
      </w:ins>
      <w:ins w:id="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with the uniform prior density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for</w:t>
        </w:r>
      </w:ins>
      <w:ins w:id="7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2" w:author="PR Preview" w:date="2026-01-01T00:00:00Z">
        <w:r>
          <w:t xml:space="preserve">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One toss lands heads;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call that observation</w:t>
        </w:r>
      </w:ins>
      <w:ins w:id="7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1" w:author="PR Preview" w:date="2026-01-01T00:00:00Z">
        <w:r>
          <w:t xml:space="preserve">The</w:t>
        </w:r>
      </w:ins>
      <w:ins w:id="82" w:author="PR Preview" w:date="2026-01-01T00:00:00Z">
        <w:r>
          <w:t xml:space="preserve"> </w:t>
        </w:r>
      </w:ins>
      <w:hyperlink w:anchor="def-marginal-likelihood">
        <w:ins w:id="83" w:author="PR Preview" w:date="2026-01-01T00:00:00Z">
          <w:r>
            <w:rPr>
              <w:rStyle w:val="Hyperlink"/>
            </w:rPr>
            <w:t xml:space="preserve">marginal likelihood</w:t>
          </w:r>
        </w:ins>
      </w:hyperlink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is an integral over</w:t>
        </w:r>
      </w:ins>
      <w:ins w:id="86" w:author="PR Preview" w:date="2026-01-01T00:00:00Z">
        <w:r>
          <w:t xml:space="preserve"> </w:t>
        </w:r>
      </w:ins>
      <m:oMath>
        <m:r>
          <m:t>θ</m:t>
        </m:r>
      </m:oMath>
      <w:ins w:id="87" w:author="PR Preview" w:date="2026-01-01T00:00:00Z">
        <w:r>
          <w:t xml:space="preserve">:</w:t>
        </w:r>
      </w:ins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0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End w:id="60"/>
    <w:bookmarkStart w:id="65" w:name="sec-bayes-parameter-space"/>
    <w:p>
      <w:pPr>
        <w:pStyle w:val="Heading3"/>
      </w:pPr>
      <w:r>
        <w:t xml:space="preserve">2.4 The parameter space</w:t>
      </w:r>
    </w:p>
    <w:bookmarkStart w:id="61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1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2" w:name="exm-parameter-space"/>
    <w:p>
      <w:pPr>
        <w:pStyle w:val="BodyText"/>
      </w:pPr>
      <w:r>
        <w:rPr>
          <w:b/>
          <w:bCs/>
        </w:rPr>
        <w:t xml:space="preserve">Example 11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2"/>
    <w:bookmarkStart w:id="63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4" w:name="exm-prior-support"/>
    <w:p>
      <w:pPr>
        <w:pStyle w:val="BodyText"/>
      </w:pPr>
      <w:r>
        <w:rPr>
          <w:b/>
          <w:bCs/>
        </w:rPr>
        <w:t xml:space="preserve">Example 12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4"/>
    <w:bookmarkEnd w:id="65"/>
    <w:bookmarkEnd w:id="66"/>
    <w:bookmarkStart w:id="96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9" w:name="sec-bayes-conjugate"/>
    <w:p>
      <w:pPr>
        <w:pStyle w:val="Heading3"/>
      </w:pPr>
      <w:r>
        <w:t xml:space="preserve">3.1 Conjugate priors</w:t>
      </w:r>
    </w:p>
    <w:bookmarkStart w:id="67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7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8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9" w:name="exm-beta-bernoulli"/>
    <w:p>
      <w:pPr>
        <w:pStyle w:val="BodyText"/>
      </w:pPr>
      <w:r>
        <w:rPr>
          <w:b/>
          <w:bCs/>
        </w:rPr>
        <w:t xml:space="preserve">Example 13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69"/>
    <w:bookmarkStart w:id="78" w:name="exm-prior-posterior-figure"/>
    <w:p>
      <w:pPr>
        <w:pStyle w:val="BodyText"/>
      </w:pPr>
      <w:r>
        <w:rPr>
          <w:b/>
          <w:bCs/>
        </w:rPr>
        <w:t xml:space="preserve">Example 14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0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7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8"/>
    <w:bookmarkEnd w:id="79"/>
    <w:bookmarkStart w:id="91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0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0"/>
    <w:bookmarkStart w:id="81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1"/>
    <w:bookmarkStart w:id="82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2"/>
    <w:bookmarkStart w:id="83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3"/>
    <w:bookmarkStart w:id="84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84"/>
    <w:bookmarkStart w:id="85" w:name="exm-prior-spectrum"/>
    <w:p>
      <w:pPr>
        <w:pStyle w:val="BodyText"/>
      </w:pPr>
      <w:r>
        <w:rPr>
          <w:b/>
          <w:bCs/>
        </w:rPr>
        <w:t xml:space="preserve">Example 15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85"/>
    <w:bookmarkStart w:id="86" w:name="exm-flat-prior-reparam"/>
    <w:p>
      <w:pPr>
        <w:pStyle w:val="BodyText"/>
      </w:pPr>
      <w:del w:id="88" w:author="PR Preview" w:date="2026-01-01T00:00:00Z">
        <w:r>
          <w:rPr>
            <w:b/>
            <w:bCs/>
          </w:rPr>
          <w:delText xml:space="preserve">Example 16 (A flat prior on a probability is not flat on its log-odds)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A</w:delText>
        </w:r>
      </w:del>
      <w:del w:id="91" w:author="PR Preview" w:date="2026-01-01T00:00:00Z">
        <w:r>
          <w:delText xml:space="preserve"> </w:delText>
        </w:r>
      </w:del>
      <w:hyperlink w:anchor="def-flat-prior">
        <w:del w:id="92" w:author="PR Preview" w:date="2026-01-01T00:00:00Z">
          <w:r>
            <w:rPr>
              <w:rStyle w:val="Hyperlink"/>
            </w:rPr>
            <w:delText xml:space="preserve">flat prior</w:delText>
          </w:r>
        </w:del>
      </w:hyperlink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is flat only on the scale on which it is stated.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Let</w:delText>
        </w:r>
      </w:del>
      <w:del w:id="97" w:author="PR Preview" w:date="2026-01-01T00:00:00Z">
        <w:r>
          <w:delText xml:space="preserve"> </w:delText>
        </w:r>
      </w:del>
      <m:oMath>
        <m:r>
          <m:t>π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have the uniform prior of</w:delText>
        </w:r>
      </w:del>
      <w:del w:id="100" w:author="PR Preview" w:date="2026-01-01T00:00:00Z">
        <w:r>
          <w:delText xml:space="preserve"> </w:delText>
        </w:r>
      </w:del>
      <w:hyperlink w:anchor="exm-prior">
        <w:del w:id="101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102" w:author="PR Preview" w:date="2026-01-01T00:00:00Z">
        <w:r>
          <w:delText xml:space="preserve">,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and let</w:delText>
        </w:r>
      </w:del>
      <w:del w:id="105" w:author="PR Preview" w:date="2026-01-01T00:00:00Z">
        <w:r>
          <w:delText xml:space="preserve"> </w:delText>
        </w:r>
      </w:del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be its log-odds,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so that</w:delText>
        </w:r>
      </w:del>
      <w:del w:id="11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del w:id="111" w:author="PR Preview" w:date="2026-01-01T00:00:00Z">
        <w:r>
          <w:delText xml:space="preserve">.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The derivative of</w:delText>
        </w:r>
      </w:del>
      <w:del w:id="114" w:author="PR Preview" w:date="2026-01-01T00:00:00Z">
        <w:r>
          <w:delText xml:space="preserve"> </w:delText>
        </w:r>
      </w:del>
      <m:oMath>
        <m:r>
          <m:rPr>
            <m:sty m:val="p"/>
          </m:rPr>
          <m:t>expit</m:t>
        </m:r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is</w:delText>
        </w:r>
      </w:del>
    </w:p>
    <w:p>
      <w:pPr>
        <w:pStyle w:val="BodyText"/>
      </w:pPr>
      <w:ins w:id="117" w:author="PR Preview" w:date="2026-01-01T00:00:00Z">
        <w:r>
          <w:rPr>
            <w:b/>
            <w:bCs/>
          </w:rPr>
          <w:t xml:space="preserve">Example 16 (A flat prior on a probability is not flat on its log-odds)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</w:t>
        </w:r>
      </w:ins>
      <w:ins w:id="120" w:author="PR Preview" w:date="2026-01-01T00:00:00Z">
        <w:r>
          <w:t xml:space="preserve"> </w:t>
        </w:r>
      </w:ins>
      <w:hyperlink w:anchor="def-flat-prior">
        <w:ins w:id="121" w:author="PR Preview" w:date="2026-01-01T00:00:00Z">
          <w:r>
            <w:rPr>
              <w:rStyle w:val="Hyperlink"/>
            </w:rPr>
            <w:t xml:space="preserve">flat prior</w:t>
          </w:r>
        </w:ins>
      </w:hyperlink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is flat only on the scale on which it is stated.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Let</w:t>
        </w:r>
      </w:ins>
      <w:ins w:id="126" w:author="PR Preview" w:date="2026-01-01T00:00:00Z">
        <w:r>
          <w:t xml:space="preserve"> </w:t>
        </w:r>
      </w:ins>
      <m:oMath>
        <m:r>
          <m:t>π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have the uniform prior of</w:t>
        </w:r>
      </w:ins>
      <w:ins w:id="129" w:author="PR Preview" w:date="2026-01-01T00:00:00Z">
        <w:r>
          <w:t xml:space="preserve"> </w:t>
        </w:r>
      </w:ins>
      <w:hyperlink w:anchor="exm-prior">
        <w:ins w:id="13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31" w:author="PR Preview" w:date="2026-01-01T00:00:00Z">
        <w:r>
          <w:t xml:space="preserve">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 let</w:t>
        </w:r>
      </w:ins>
      <w:ins w:id="134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be its log-odds,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39" w:author="PR Preview" w:date="2026-01-01T00:00:00Z">
        <w:r>
          <w:t xml:space="preserve">The derivative of</w:t>
        </w:r>
      </w:ins>
      <w:ins w:id="140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86"/>
    <w:bookmarkStart w:id="88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7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9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9"/>
    <w:bookmarkStart w:id="90" w:name="exm-flat-prior-posterior"/>
    <w:p>
      <w:pPr>
        <w:pStyle w:val="BodyText"/>
      </w:pPr>
      <w:del w:id="143" w:author="PR Preview" w:date="2026-01-01T00:00:00Z">
        <w:r>
          <w:rPr>
            <w:b/>
            <w:bCs/>
          </w:rPr>
          <w:delText xml:space="preserve">Example 17 (Posterior mode and maximum likelihood estimate for a probability)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In</w:delText>
        </w:r>
      </w:del>
      <w:del w:id="146" w:author="PR Preview" w:date="2026-01-01T00:00:00Z">
        <w:r>
          <w:delText xml:space="preserve"> </w:delText>
        </w:r>
      </w:del>
      <w:hyperlink w:anchor="exm-beta-bernoulli">
        <w:del w:id="147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the prior is uniform on</w:delText>
        </w:r>
      </w:del>
      <w:del w:id="1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1" w:author="PR Preview" w:date="2026-01-01T00:00:00Z">
        <w:r>
          <w:delText xml:space="preserve">,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so by</w:delText>
        </w:r>
      </w:del>
      <w:del w:id="154" w:author="PR Preview" w:date="2026-01-01T00:00:00Z">
        <w:r>
          <w:delText xml:space="preserve"> </w:delText>
        </w:r>
      </w:del>
      <w:hyperlink w:anchor="cor-flat-prior-posterior">
        <w:del w:id="155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the posterior density,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proportional to</w:delText>
        </w:r>
      </w:del>
      <w:del w:id="160" w:author="PR Preview" w:date="2026-01-01T00:00:00Z">
        <w:r>
          <w:delText xml:space="preserve"> </w:delText>
        </w:r>
      </w:del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del w:id="161" w:author="PR Preview" w:date="2026-01-01T00:00:00Z">
        <w:r>
          <w:delText xml:space="preserve">,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is maximized at the maximum likelihood estimate.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Setting the derivative of the log-likelihood</w:delText>
        </w:r>
      </w:del>
      <w:del w:id="166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167" w:author="PR Preview" w:date="2026-01-01T00:00:00Z">
        <w:r>
          <w:delText xml:space="preserve">,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which is</w:delText>
        </w:r>
      </w:del>
      <w:del w:id="17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171" w:author="PR Preview" w:date="2026-01-01T00:00:00Z">
        <w:r>
          <w:delText xml:space="preserve">,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to zero gives</w:delText>
        </w:r>
      </w:del>
      <w:del w:id="17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del w:id="175" w:author="PR Preview" w:date="2026-01-01T00:00:00Z">
        <w:r>
          <w:delText xml:space="preserve">.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The posterior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rPr>
            <w:i/>
            <w:iCs/>
          </w:rPr>
          <w:delText xml:space="preserve">mean</w:delText>
        </w:r>
      </w:del>
      <w:del w:id="180" w:author="PR Preview" w:date="2026-01-01T00:00:00Z">
        <w:r>
          <w:delText xml:space="preserve">,</w:delText>
        </w:r>
      </w:del>
      <w:del w:id="181" w:author="PR Preview" w:date="2026-01-01T00:00:00Z">
        <w:r>
          <w:delText xml:space="preserve"> </w:delText>
        </w:r>
      </w:del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del w:id="182" w:author="PR Preview" w:date="2026-01-01T00:00:00Z">
        <w:r>
          <w:delText xml:space="preserve">,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is not the maximum likelihood estimate:</w:delText>
        </w:r>
      </w:del>
      <w:del w:id="185" w:author="PR Preview" w:date="2026-01-01T00:00:00Z">
        <w:r>
          <w:delText xml:space="preserve"> </w:delText>
        </w:r>
      </w:del>
      <w:hyperlink w:anchor="cor-flat-prior-posterior">
        <w:del w:id="186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concerns the posterior’s shape,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and so its mode, but a mean depends on the whole distribution.</w:delText>
        </w:r>
      </w:del>
    </w:p>
    <w:p>
      <w:pPr>
        <w:pStyle w:val="BodyText"/>
      </w:pPr>
      <w:ins w:id="191" w:author="PR Preview" w:date="2026-01-01T00:00:00Z">
        <w:r>
          <w:rPr>
            <w:b/>
            <w:bCs/>
          </w:rPr>
          <w:t xml:space="preserve">Example 17 (Posterior mode and maximum likelihood estimate for a probability)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In</w:t>
        </w:r>
      </w:ins>
      <w:ins w:id="194" w:author="PR Preview" w:date="2026-01-01T00:00:00Z">
        <w:r>
          <w:t xml:space="preserve"> </w:t>
        </w:r>
      </w:ins>
      <w:hyperlink w:anchor="exm-beta-bernoulli">
        <w:ins w:id="195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the prior is uniform on</w:t>
        </w:r>
      </w:ins>
      <w:ins w:id="1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99" w:author="PR Preview" w:date="2026-01-01T00:00:00Z">
        <w:r>
          <w:t xml:space="preserve">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so by</w:t>
        </w:r>
      </w:ins>
      <w:ins w:id="202" w:author="PR Preview" w:date="2026-01-01T00:00:00Z">
        <w:r>
          <w:t xml:space="preserve"> </w:t>
        </w:r>
      </w:ins>
      <w:hyperlink w:anchor="cor-flat-prior-posterior">
        <w:ins w:id="203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 posterior density,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proportional to</w:t>
        </w:r>
      </w:ins>
      <w:ins w:id="208" w:author="PR Preview" w:date="2026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ins w:id="209" w:author="PR Preview" w:date="2026-01-01T00:00:00Z">
        <w:r>
          <w:t xml:space="preserve">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is maximized at the maximum likelihood estimate.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Setting the derivative of the log-likelihood</w:t>
        </w:r>
      </w:ins>
      <w:ins w:id="21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which is</w:t>
        </w:r>
      </w:ins>
      <w:ins w:id="21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219" w:author="PR Preview" w:date="2026-01-01T00:00:00Z">
        <w:r>
          <w:t xml:space="preserve">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to zero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22" w:author="PR Preview" w:date="2026-01-01T00:00:00Z">
        <w:r>
          <w:t xml:space="preserve">The posterior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rPr>
            <w:i/>
            <w:iCs/>
          </w:rPr>
          <w:t xml:space="preserve">mean</w:t>
        </w:r>
      </w:ins>
      <w:ins w:id="225" w:author="PR Preview" w:date="2026-01-01T00:00:00Z">
        <w:r>
          <w:t xml:space="preserve">,</w:t>
        </w:r>
      </w:ins>
      <w:ins w:id="226" w:author="PR Preview" w:date="2026-01-01T00:00:00Z">
        <w:r>
          <w:t xml:space="preserve"> </w:t>
        </w:r>
      </w:ins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ins w:id="227" w:author="PR Preview" w:date="2026-01-01T00:00:00Z">
        <w:r>
          <w:t xml:space="preserve">,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not the maximum likelihood estimate:</w:t>
        </w:r>
      </w:ins>
      <w:ins w:id="230" w:author="PR Preview" w:date="2026-01-01T00:00:00Z">
        <w:r>
          <w:t xml:space="preserve"> </w:t>
        </w:r>
      </w:ins>
      <w:hyperlink w:anchor="cor-flat-prior-posterior">
        <w:ins w:id="231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concerns the posterior’s shape,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and so its mode, but a mean depends on the whole distribution.</w:t>
        </w:r>
      </w:ins>
    </w:p>
    <w:bookmarkEnd w:id="90"/>
    <w:bookmarkEnd w:id="91"/>
    <w:bookmarkStart w:id="95" w:name="sec-bayes-skeptical"/>
    <w:p>
      <w:pPr>
        <w:pStyle w:val="Heading3"/>
      </w:pPr>
      <w:r>
        <w:t xml:space="preserve">3.3 A skeptical prior</w:t>
      </w:r>
    </w:p>
    <w:bookmarkStart w:id="92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2"/>
    <w:bookmarkStart w:id="93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3"/>
    <w:bookmarkStart w:id="94" w:name="exm-skeptical-prior"/>
    <w:p>
      <w:pPr>
        <w:pStyle w:val="BodyText"/>
      </w:pPr>
      <w:r>
        <w:rPr>
          <w:b/>
          <w:bCs/>
        </w:rPr>
        <w:t xml:space="preserve">Example 18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4"/>
    <w:bookmarkEnd w:id="95"/>
    <w:bookmarkEnd w:id="96"/>
    <w:bookmarkStart w:id="12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7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8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8"/>
    <w:bookmarkStart w:id="99" w:name="exm-prior-predictive"/>
    <w:p>
      <w:pPr>
        <w:pStyle w:val="BodyText"/>
      </w:pPr>
      <w:r>
        <w:rPr>
          <w:b/>
          <w:bCs/>
        </w:rPr>
        <w:t xml:space="preserve">Example 19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9"/>
    <w:bookmarkStart w:id="100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0"/>
    <w:bookmarkStart w:id="101" w:name="exm-posterior-predictive"/>
    <w:p>
      <w:pPr>
        <w:pStyle w:val="BodyText"/>
      </w:pPr>
      <w:del w:id="236" w:author="PR Preview" w:date="2026-01-01T00:00:00Z">
        <w:r>
          <w:rPr>
            <w:b/>
            <w:bCs/>
          </w:rPr>
          <w:delText xml:space="preserve">Example 20 (Will the next mother smoke?)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Let</w:delText>
        </w:r>
      </w:del>
      <w:del w:id="239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if one more mother from the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rPr>
            <w:rStyle w:val="VerbatimChar"/>
          </w:rPr>
          <w:delText xml:space="preserve">birthwt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population smoked during pregnancy,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and</w:delText>
        </w:r>
      </w:del>
      <w:del w:id="248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if she did not.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Given</w:delText>
        </w:r>
      </w:del>
      <w:del w:id="253" w:author="PR Preview" w:date="2026-01-01T00:00:00Z">
        <w:r>
          <w:delText xml:space="preserve"> </w:delText>
        </w:r>
      </w:del>
      <m:oMath>
        <m:r>
          <m:t>π</m:t>
        </m:r>
      </m:oMath>
      <w:del w:id="254" w:author="PR Preview" w:date="2026-01-01T00:00:00Z">
        <w:r>
          <w:delText xml:space="preserve">,</w:delText>
        </w:r>
      </w:del>
      <w:del w:id="25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del w:id="256" w:author="PR Preview" w:date="2026-01-01T00:00:00Z">
        <w:r>
          <w:delText xml:space="preserve">.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With the posterior</w:delText>
        </w:r>
      </w:del>
      <w:del w:id="25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of</w:delText>
        </w:r>
      </w:del>
      <w:del w:id="262" w:author="PR Preview" w:date="2026-01-01T00:00:00Z">
        <w:r>
          <w:delText xml:space="preserve"> </w:delText>
        </w:r>
      </w:del>
      <w:hyperlink w:anchor="exm-prior-posterior-figure">
        <w:del w:id="263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264" w:author="PR Preview" w:date="2026-01-01T00:00:00Z">
        <w:r>
          <w:delText xml:space="preserve">,</w:delText>
        </w:r>
      </w:del>
    </w:p>
    <w:p>
      <w:pPr>
        <w:pStyle w:val="BodyText"/>
      </w:pPr>
      <w:ins w:id="265" w:author="PR Preview" w:date="2026-01-01T00:00:00Z">
        <w:r>
          <w:rPr>
            <w:b/>
            <w:bCs/>
          </w:rPr>
          <w:t xml:space="preserve">Example 20 (Will the next mother smoke?)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Let</w:t>
        </w:r>
      </w:ins>
      <w:ins w:id="268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if one more mother from the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rPr>
            <w:rStyle w:val="VerbatimChar"/>
          </w:rPr>
          <w:t xml:space="preserve">birthwt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population smoked during pregnancy,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</w:t>
        </w:r>
      </w:ins>
      <w:ins w:id="277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if she did not.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Given</w:t>
        </w:r>
      </w:ins>
      <w:ins w:id="282" w:author="PR Preview" w:date="2026-01-01T00:00:00Z">
        <w:r>
          <w:t xml:space="preserve"> </w:t>
        </w:r>
      </w:ins>
      <m:oMath>
        <m:r>
          <m:t>π</m:t>
        </m:r>
      </m:oMath>
      <w:ins w:id="28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84" w:author="PR Preview" w:date="2026-01-01T00:00:00Z">
        <w:r>
          <w:t xml:space="preserve">With the posterior</w:t>
        </w:r>
      </w:ins>
      <w:ins w:id="28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of</w:t>
        </w:r>
      </w:ins>
      <w:ins w:id="288" w:author="PR Preview" w:date="2026-01-01T00:00:00Z">
        <w:r>
          <w:t xml:space="preserve"> </w:t>
        </w:r>
      </w:ins>
      <w:hyperlink w:anchor="exm-prior-posterior-figure">
        <w:ins w:id="289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29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1"/>
    <w:bookmarkStart w:id="10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2"/>
    <w:bookmarkStart w:id="103" w:name="exm-test-quantity"/>
    <w:p>
      <w:pPr>
        <w:pStyle w:val="BodyText"/>
      </w:pPr>
      <w:r>
        <w:rPr>
          <w:b/>
          <w:bCs/>
        </w:rPr>
        <w:t xml:space="preserve">Example 21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3"/>
    <w:bookmarkStart w:id="10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04"/>
    <w:bookmarkStart w:id="112" w:name="exm-prior-predictive-check"/>
    <w:p>
      <w:pPr>
        <w:pStyle w:val="BodyText"/>
      </w:pPr>
      <w:r>
        <w:rPr>
          <w:b/>
          <w:bCs/>
        </w:rPr>
        <w:t xml:space="preserve">Example 22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2"/>
    <w:bookmarkStart w:id="11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3"/>
    <w:bookmarkStart w:id="121" w:name="exm-posterior-predictive-check"/>
    <w:p>
      <w:pPr>
        <w:pStyle w:val="BodyText"/>
      </w:pPr>
      <w:r>
        <w:rPr>
          <w:b/>
          <w:bCs/>
        </w:rPr>
        <w:t xml:space="preserve">Example 23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1"/>
    <w:bookmarkStart w:id="12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2"/>
    <w:bookmarkStart w:id="124" w:name="exm-ppp-value"/>
    <w:p>
      <w:pPr>
        <w:pStyle w:val="BodyText"/>
      </w:pPr>
      <w:r>
        <w:rPr>
          <w:b/>
          <w:bCs/>
        </w:rPr>
        <w:t xml:space="preserve">Example 24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23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24"/>
    <w:bookmarkEnd w:id="125"/>
    <w:bookmarkStart w:id="133" w:name="sec-bayes-hierarchies"/>
    <w:p>
      <w:pPr>
        <w:pStyle w:val="Heading2"/>
      </w:pPr>
      <w:r>
        <w:t xml:space="preserve">5 Distributions and hierarchies</w:t>
      </w:r>
    </w:p>
    <w:bookmarkStart w:id="12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26"/>
    <w:bookmarkStart w:id="127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7"/>
    <w:bookmarkStart w:id="12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8"/>
    <w:bookmarkStart w:id="12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9"/>
    <w:bookmarkStart w:id="130" w:name="exm-two-level-normal"/>
    <w:p>
      <w:pPr>
        <w:pStyle w:val="BodyText"/>
      </w:pPr>
      <w:r>
        <w:rPr>
          <w:b/>
          <w:bCs/>
        </w:rPr>
        <w:t xml:space="preserve">Example 25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3"/>
    <w:bookmarkStart w:id="14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3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3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2"/>
    <w:bookmarkStart w:id="14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4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4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4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8">
        <w:r>
          <w:rPr>
            <w:rStyle w:val="Hyperlink"/>
          </w:rPr>
          <w:t xml:space="preserve">PLS 207</w:t>
        </w:r>
      </w:hyperlink>
    </w:p>
    <w:bookmarkEnd w:id="147"/>
    <w:bookmarkEnd w:id="148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5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0"/>
    <w:bookmarkStart w:id="1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2"/>
    <w:bookmarkStart w:id="15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54"/>
    <w:bookmarkStart w:id="15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6"/>
    <w:bookmarkStart w:id="15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8"/>
    <w:bookmarkStart w:id="15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9"/>
    <w:bookmarkStart w:id="16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0"/>
    <w:bookmarkStart w:id="16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2"/>
    <w:bookmarkStart w:id="16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3"/>
    <w:bookmarkStart w:id="16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64"/>
    <w:bookmarkStart w:id="16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6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66"/>
    <w:bookmarkStart w:id="16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71" Type="http://schemas.openxmlformats.org/officeDocument/2006/relationships/image" Target="media/rId71.png"/><Relationship Id="rId74" Type="http://schemas.openxmlformats.org/officeDocument/2006/relationships/image" Target="media/rId74.png"/><Relationship Id="rId105" Type="http://schemas.openxmlformats.org/officeDocument/2006/relationships/image" Target="media/rId105.png"/><Relationship Id="rId108" Type="http://schemas.openxmlformats.org/officeDocument/2006/relationships/image" Target="media/rId108.png"/><Relationship Id="rId45" Type="http://schemas.openxmlformats.org/officeDocument/2006/relationships/image" Target="media/rId45.png"/><Relationship Id="rId55" Type="http://schemas.openxmlformats.org/officeDocument/2006/relationships/image" Target="media/rId55.png"/><Relationship Id="rId123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65" Type="http://schemas.openxmlformats.org/officeDocument/2006/relationships/hyperlink" Target="https://bookdown.org/kevin_davisross/bayesian-reasoning-and-methods/" TargetMode="External"/><Relationship Id="rId141" Type="http://schemas.openxmlformats.org/officeDocument/2006/relationships/hyperlink" Target="https://catalog.ucdavis.edu/search/?q=BAX+442" TargetMode="External"/><Relationship Id="rId137" Type="http://schemas.openxmlformats.org/officeDocument/2006/relationships/hyperlink" Target="https://catalog.ucdavis.edu/search/?q=ECL+234" TargetMode="External"/><Relationship Id="rId138" Type="http://schemas.openxmlformats.org/officeDocument/2006/relationships/hyperlink" Target="https://catalog.ucdavis.edu/search/?q=PLS+207" TargetMode="External"/><Relationship Id="rId140" Type="http://schemas.openxmlformats.org/officeDocument/2006/relationships/hyperlink" Target="https://catalog.ucdavis.edu/search/?q=POL+280" TargetMode="External"/><Relationship Id="rId139" Type="http://schemas.openxmlformats.org/officeDocument/2006/relationships/hyperlink" Target="https://catalog.ucdavis.edu/search/?q=PSC+205H" TargetMode="External"/><Relationship Id="rId134" Type="http://schemas.openxmlformats.org/officeDocument/2006/relationships/hyperlink" Target="https://catalog.ucdavis.edu/search/?q=STA+015C" TargetMode="External"/><Relationship Id="rId135" Type="http://schemas.openxmlformats.org/officeDocument/2006/relationships/hyperlink" Target="https://catalog.ucdavis.edu/search/?q=STA+035C" TargetMode="External"/><Relationship Id="rId136" Type="http://schemas.openxmlformats.org/officeDocument/2006/relationships/hyperlink" Target="https://catalog.ucdavis.edu/search/?q=STA+145" TargetMode="External"/><Relationship Id="rId167" Type="http://schemas.openxmlformats.org/officeDocument/2006/relationships/hyperlink" Target="https://doi.org/10.1007/978-0-387-21706-2" TargetMode="External"/><Relationship Id="rId153" Type="http://schemas.openxmlformats.org/officeDocument/2006/relationships/hyperlink" Target="https://doi.org/10.1007/978-1-4614-5696-4" TargetMode="External"/><Relationship Id="rId155" Type="http://schemas.openxmlformats.org/officeDocument/2006/relationships/hyperlink" Target="https://doi.org/10.1201/9781315182780" TargetMode="External"/><Relationship Id="rId157" Type="http://schemas.openxmlformats.org/officeDocument/2006/relationships/hyperlink" Target="https://doi.org/10.1201/b16018" TargetMode="External"/><Relationship Id="rId149" Type="http://schemas.openxmlformats.org/officeDocument/2006/relationships/hyperlink" Target="https://escholarship.org/uc/item/8000r5m5" TargetMode="External"/><Relationship Id="rId145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1" Type="http://schemas.openxmlformats.org/officeDocument/2006/relationships/hyperlink" Target="https://morrison-lab.github.io/rme/chapters/intro-multilevel-models.html" TargetMode="External"/><Relationship Id="rId161" Type="http://schemas.openxmlformats.org/officeDocument/2006/relationships/hyperlink" Target="https://shop.elsevier.com/books/bayesian-population-analysis-using-winbugs/kery/978-0-12-387020-9" TargetMode="External"/><Relationship Id="rId70" Type="http://schemas.openxmlformats.org/officeDocument/2006/relationships/hyperlink" Target="https://vincentarelbundock.github.io/Rdatasets/csv/MASS/birthwt.csv" TargetMode="External"/><Relationship Id="rId151" Type="http://schemas.openxmlformats.org/officeDocument/2006/relationships/hyperlink" Target="https://www.cengage.com/c/statistical-inference-2e-casella-berger/9780534243128/" TargetMode="External"/><Relationship Id="rId143" Type="http://schemas.openxmlformats.org/officeDocument/2006/relationships/hyperlink" Target="https://www.youtube.com/@rmcelreath/playlists" TargetMode="External"/><Relationship Id="rId146" Type="http://schemas.openxmlformats.org/officeDocument/2006/relationships/hyperlink" Target="https://www.youtube.com/playlist?list=PL3x6DOfs2NGhiIU3mxd_gUyqzmbLesmjh" TargetMode="External"/><Relationship Id="rId144" Type="http://schemas.openxmlformats.org/officeDocument/2006/relationships/hyperlink" Target="https://www.youtube.com/playlist?list=PLDcUM9US4XdNOlqSyhe38US8mFgmqzI14" TargetMode="External"/><Relationship Id="rId97" Type="http://schemas.openxmlformats.org/officeDocument/2006/relationships/hyperlink" Target="https://www.youtube.com/watch?v=JX_UyidsQNg" TargetMode="External"/><Relationship Id="rId132" Type="http://schemas.openxmlformats.org/officeDocument/2006/relationships/hyperlink" Target="https://www.youtube.com/watch?v=jh3RltVrQ-Q" TargetMode="External"/><Relationship Id="rId68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87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65" Type="http://schemas.openxmlformats.org/officeDocument/2006/relationships/hyperlink" Target="https://bookdown.org/kevin_davisross/bayesian-reasoning-and-methods/" TargetMode="External"/><Relationship Id="rId141" Type="http://schemas.openxmlformats.org/officeDocument/2006/relationships/hyperlink" Target="https://catalog.ucdavis.edu/search/?q=BAX+442" TargetMode="External"/><Relationship Id="rId137" Type="http://schemas.openxmlformats.org/officeDocument/2006/relationships/hyperlink" Target="https://catalog.ucdavis.edu/search/?q=ECL+234" TargetMode="External"/><Relationship Id="rId138" Type="http://schemas.openxmlformats.org/officeDocument/2006/relationships/hyperlink" Target="https://catalog.ucdavis.edu/search/?q=PLS+207" TargetMode="External"/><Relationship Id="rId140" Type="http://schemas.openxmlformats.org/officeDocument/2006/relationships/hyperlink" Target="https://catalog.ucdavis.edu/search/?q=POL+280" TargetMode="External"/><Relationship Id="rId139" Type="http://schemas.openxmlformats.org/officeDocument/2006/relationships/hyperlink" Target="https://catalog.ucdavis.edu/search/?q=PSC+205H" TargetMode="External"/><Relationship Id="rId134" Type="http://schemas.openxmlformats.org/officeDocument/2006/relationships/hyperlink" Target="https://catalog.ucdavis.edu/search/?q=STA+015C" TargetMode="External"/><Relationship Id="rId135" Type="http://schemas.openxmlformats.org/officeDocument/2006/relationships/hyperlink" Target="https://catalog.ucdavis.edu/search/?q=STA+035C" TargetMode="External"/><Relationship Id="rId136" Type="http://schemas.openxmlformats.org/officeDocument/2006/relationships/hyperlink" Target="https://catalog.ucdavis.edu/search/?q=STA+145" TargetMode="External"/><Relationship Id="rId167" Type="http://schemas.openxmlformats.org/officeDocument/2006/relationships/hyperlink" Target="https://doi.org/10.1007/978-0-387-21706-2" TargetMode="External"/><Relationship Id="rId153" Type="http://schemas.openxmlformats.org/officeDocument/2006/relationships/hyperlink" Target="https://doi.org/10.1007/978-1-4614-5696-4" TargetMode="External"/><Relationship Id="rId155" Type="http://schemas.openxmlformats.org/officeDocument/2006/relationships/hyperlink" Target="https://doi.org/10.1201/9781315182780" TargetMode="External"/><Relationship Id="rId157" Type="http://schemas.openxmlformats.org/officeDocument/2006/relationships/hyperlink" Target="https://doi.org/10.1201/b16018" TargetMode="External"/><Relationship Id="rId149" Type="http://schemas.openxmlformats.org/officeDocument/2006/relationships/hyperlink" Target="https://escholarship.org/uc/item/8000r5m5" TargetMode="External"/><Relationship Id="rId145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1" Type="http://schemas.openxmlformats.org/officeDocument/2006/relationships/hyperlink" Target="https://morrison-lab.github.io/rme/chapters/intro-multilevel-models.html" TargetMode="External"/><Relationship Id="rId161" Type="http://schemas.openxmlformats.org/officeDocument/2006/relationships/hyperlink" Target="https://shop.elsevier.com/books/bayesian-population-analysis-using-winbugs/kery/978-0-12-387020-9" TargetMode="External"/><Relationship Id="rId70" Type="http://schemas.openxmlformats.org/officeDocument/2006/relationships/hyperlink" Target="https://vincentarelbundock.github.io/Rdatasets/csv/MASS/birthwt.csv" TargetMode="External"/><Relationship Id="rId151" Type="http://schemas.openxmlformats.org/officeDocument/2006/relationships/hyperlink" Target="https://www.cengage.com/c/statistical-inference-2e-casella-berger/9780534243128/" TargetMode="External"/><Relationship Id="rId143" Type="http://schemas.openxmlformats.org/officeDocument/2006/relationships/hyperlink" Target="https://www.youtube.com/@rmcelreath/playlists" TargetMode="External"/><Relationship Id="rId146" Type="http://schemas.openxmlformats.org/officeDocument/2006/relationships/hyperlink" Target="https://www.youtube.com/playlist?list=PL3x6DOfs2NGhiIU3mxd_gUyqzmbLesmjh" TargetMode="External"/><Relationship Id="rId144" Type="http://schemas.openxmlformats.org/officeDocument/2006/relationships/hyperlink" Target="https://www.youtube.com/playlist?list=PLDcUM9US4XdNOlqSyhe38US8mFgmqzI14" TargetMode="External"/><Relationship Id="rId97" Type="http://schemas.openxmlformats.org/officeDocument/2006/relationships/hyperlink" Target="https://www.youtube.com/watch?v=JX_UyidsQNg" TargetMode="External"/><Relationship Id="rId132" Type="http://schemas.openxmlformats.org/officeDocument/2006/relationships/hyperlink" Target="https://www.youtube.com/watch?v=jh3RltVrQ-Q" TargetMode="External"/><Relationship Id="rId68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87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2026-10-09T17:09:35Z</dcterms:created>
  <dcterms:modified xsi:type="dcterms:W3CDTF">2026-10-09T17:09:35Z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