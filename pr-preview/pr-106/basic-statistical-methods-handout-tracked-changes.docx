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9 (Mean squares of two small groups)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the groups of</w:delText>
        </w:r>
      </w:del>
      <w:del w:id="6" w:author="PR Preview" w:date="2026-01-01T00:00:00Z">
        <w:r>
          <w:delText xml:space="preserve"> </w:delText>
        </w:r>
      </w:del>
      <w:hyperlink w:anchor="exm-ss-between">
        <w:del w:id="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6</m:t>
        </m:r>
      </m:oMath>
      <w:del w:id="13" w:author="PR Preview" w:date="2026-01-01T00:00:00Z">
        <w:r>
          <w:delText xml:space="preserve">, so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del w:id="18" w:author="PR Preview" w:date="2026-01-01T00:00:00Z">
        <w:r>
          <w:delText xml:space="preserve">.</w:delText>
        </w:r>
      </w:del>
    </w:p>
    <w:p>
      <w:pPr>
        <w:pStyle w:val="BodyText"/>
      </w:pPr>
      <w:del w:id="19" w:author="PR Preview" w:date="2026-01-01T00:00:00Z">
        <w:r>
          <w:rPr>
            <w:b/>
            <w:bCs/>
          </w:rPr>
          <w:delText xml:space="preserve">Definition 10 (One-way analysis of variance)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With the</w:delText>
        </w:r>
      </w:del>
      <w:del w:id="22" w:author="PR Preview" w:date="2026-01-01T00:00:00Z">
        <w:r>
          <w:delText xml:space="preserve"> </w:delText>
        </w:r>
      </w:del>
      <w:hyperlink w:anchor="def-mean-squares">
        <w:del w:id="23" w:author="PR Preview" w:date="2026-01-01T00:00:00Z">
          <w:r>
            <w:rPr>
              <w:rStyle w:val="Hyperlink"/>
            </w:rPr>
            <w:delText xml:space="preserve">mean squares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</w:delText>
        </w:r>
      </w:del>
      <w:del w:id="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2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groups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k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observations in all,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b/>
            <w:bCs/>
          </w:rPr>
          <w:delText xml:space="preserve">one-way analysis of variance (ANOVA)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F-test of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against the alternative that at least two group means differ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uses the statistic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Example 9 (Mean squares of two small groups)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For the groups of</w:t>
        </w:r>
      </w:ins>
      <w:ins w:id="48" w:author="PR Preview" w:date="2026-01-01T00:00:00Z">
        <w:r>
          <w:t xml:space="preserve"> </w:t>
        </w:r>
      </w:ins>
      <w:hyperlink w:anchor="exm-ss-between">
        <w:ins w:id="4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6</m:t>
        </m:r>
      </m:oMath>
      <w:ins w:id="5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ins w:id="5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10 (One-way analysis of variance)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With the</w:t>
        </w:r>
      </w:ins>
      <w:ins w:id="60" w:author="PR Preview" w:date="2026-01-01T00:00:00Z">
        <w:r>
          <w:t xml:space="preserve"> </w:t>
        </w:r>
      </w:ins>
      <w:hyperlink w:anchor="def-mean-squares">
        <w:ins w:id="61" w:author="PR Preview" w:date="2026-01-01T00:00:00Z">
          <w:r>
            <w:rPr>
              <w:rStyle w:val="Hyperlink"/>
            </w:rPr>
            <w:t xml:space="preserve">mean squares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groups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k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observations in all,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b/>
            <w:bCs/>
          </w:rPr>
          <w:t xml:space="preserve">one-way analysis of variance (ANOVA)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F-test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ins w:id="78" w:author="PR Preview" w:date="2026-01-01T00:00:00Z">
        <w:r>
          <w:t xml:space="preserve">against the alternative that at least two group means differ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uses the statistic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del w:id="81" w:author="PR Preview" w:date="2026-01-01T00:00:00Z">
        <w:r>
          <w:rPr>
            <w:i/>
            <w:iCs/>
          </w:rPr>
          <w:delText xml:space="preserve">Remark 4</w:delText>
        </w:r>
      </w:del>
      <w:del w:id="82" w:author="PR Preview" w:date="2026-01-01T00:00:00Z">
        <w:r>
          <w:delText xml:space="preserve"> (Interpreting the F statistic). </w:delText>
        </w:r>
      </w:del>
      <w:del w:id="83" w:author="PR Preview" w:date="2026-01-01T00:00:00Z">
        <w:r>
          <w:delText xml:space="preserve">Large values of</w:delText>
        </w:r>
      </w:del>
      <w:del w:id="84" w:author="PR Preview" w:date="2026-01-01T00:00:00Z">
        <w:r>
          <w:delText xml:space="preserve"> </w:delText>
        </w:r>
      </w:del>
      <m:oMath>
        <m:r>
          <m:t>F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mean that the group means are spread out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more than the variation within groups would explain.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the groups of</w:delText>
        </w:r>
      </w:del>
      <w:del w:id="91" w:author="PR Preview" w:date="2026-01-01T00:00:00Z">
        <w:r>
          <w:delText xml:space="preserve"> </w:delText>
        </w:r>
      </w:del>
      <w:hyperlink w:anchor="exm-mean-squares">
        <w:del w:id="92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93" w:author="PR Preview" w:date="2026-01-01T00:00:00Z">
        <w:r>
          <w:delText xml:space="preserve">,</w:delText>
        </w:r>
      </w:del>
      <w:del w:id="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del w:id="95" w:author="PR Preview" w:date="2026-01-01T00:00:00Z">
        <w:r>
          <w:delText xml:space="preserve">.</w:delText>
        </w:r>
      </w:del>
    </w:p>
    <w:p>
      <w:pPr>
        <w:pStyle w:val="BodyText"/>
      </w:pPr>
      <w:del w:id="96" w:author="PR Preview" w:date="2026-01-01T00:00:00Z">
        <w:r>
          <w:rPr>
            <w:b/>
            <w:bCs/>
          </w:rPr>
          <w:delText xml:space="preserve">Theorem 3 (Null distribution of the ANOVA F statistic)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Let all</w:delText>
        </w:r>
      </w:del>
      <w:del w:id="99" w:author="PR Preview" w:date="2026-01-01T00:00:00Z">
        <w:r>
          <w:delText xml:space="preserve"> </w:delText>
        </w:r>
      </w:del>
      <m:oMath>
        <m:r>
          <m:t>n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observations be independent,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with observation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Gaussian with mean</w:delText>
        </w:r>
      </w:del>
      <w:del w:id="10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j</m:t>
            </m:r>
          </m:sub>
        </m:sSub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and the same variance</w:delText>
        </w:r>
      </w:del>
      <w:del w:id="11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in every group.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If</w:delText>
        </w:r>
      </w:del>
      <w:del w:id="11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holds,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then</w:delText>
        </w:r>
      </w:del>
      <w:del w:id="120" w:author="PR Preview" w:date="2026-01-01T00:00:00Z">
        <w:r>
          <w:delText xml:space="preserve"> </w:delText>
        </w:r>
      </w:del>
      <m:oMath>
        <m:r>
          <m:t>F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(</w:delText>
        </w:r>
      </w:del>
      <w:hyperlink w:anchor="def-one-way-anova">
        <w:del w:id="1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4" w:author="PR Preview" w:date="2026-01-01T00:00:00Z">
        <w:r>
          <w:delText xml:space="preserve">), computed from these random variables,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has the</w:delText>
        </w:r>
      </w:del>
      <w:del w:id="12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distribution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(Hogg et al. 2019, sec. 9.3, p. 449)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BodyText"/>
      </w:pPr>
      <w:ins w:id="133" w:author="PR Preview" w:date="2026-01-01T00:00:00Z">
        <w:r>
          <w:rPr>
            <w:i/>
            <w:iCs/>
          </w:rPr>
          <w:t xml:space="preserve">Remark 4</w:t>
        </w:r>
      </w:ins>
      <w:ins w:id="134" w:author="PR Preview" w:date="2026-01-01T00:00:00Z">
        <w:r>
          <w:t xml:space="preserve"> (Interpreting the F statistic). </w:t>
        </w:r>
      </w:ins>
      <w:ins w:id="135" w:author="PR Preview" w:date="2026-01-01T00:00:00Z">
        <w:r>
          <w:t xml:space="preserve">Large values of</w:t>
        </w:r>
      </w:ins>
      <w:ins w:id="136" w:author="PR Preview" w:date="2026-01-01T00:00:00Z">
        <w:r>
          <w:t xml:space="preserve"> </w:t>
        </w:r>
      </w:ins>
      <m:oMath>
        <m:r>
          <m:t>F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mean that the group means are spread out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more than the variation within groups would explain.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For the groups of</w:t>
        </w:r>
      </w:ins>
      <w:ins w:id="143" w:author="PR Preview" w:date="2026-01-01T00:00:00Z">
        <w:r>
          <w:t xml:space="preserve"> </w:t>
        </w:r>
      </w:ins>
      <w:hyperlink w:anchor="exm-mean-squares">
        <w:ins w:id="14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4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Theorem 3 (Null distribution of the ANOVA F statistic)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Let all</w:t>
        </w:r>
      </w:ins>
      <w:ins w:id="149" w:author="PR Preview" w:date="2026-01-01T00:00:00Z">
        <w:r>
          <w:t xml:space="preserve"> </w:t>
        </w:r>
      </w:ins>
      <m:oMath>
        <m:r>
          <m:t>n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observations be independent,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with observation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Gaussian with mean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j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the same variance</w:t>
        </w:r>
      </w:ins>
      <w:ins w:id="1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every group.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ins w:id="165" w:author="PR Preview" w:date="2026-01-01T00:00:00Z">
        <w:r>
          <w:t xml:space="preserve">holds,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then</w:t>
        </w:r>
      </w:ins>
      <w:ins w:id="168" w:author="PR Preview" w:date="2026-01-01T00:00:00Z">
        <w:r>
          <w:t xml:space="preserve"> </w:t>
        </w:r>
      </w:ins>
      <m:oMath>
        <m:r>
          <m:t>F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</w:t>
        </w:r>
      </w:ins>
      <w:hyperlink w:anchor="def-one-way-anova">
        <w:ins w:id="17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2" w:author="PR Preview" w:date="2026-01-01T00:00:00Z">
        <w:r>
          <w:t xml:space="preserve">), computed from these random variables,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the</w:t>
        </w:r>
      </w:ins>
      <w:ins w:id="17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distribution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(Hogg et al. 2019, sec. 9.3, p. 449)</w:t>
        </w:r>
      </w:ins>
      <w:ins w:id="180" w:author="PR Preview" w:date="2026-01-01T00:00:00Z">
        <w:r>
          <w:t xml:space="preserve">.</w:t>
        </w:r>
      </w:ins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2026-10-09T17:08:09Z</dcterms:created>
  <dcterms:modified xsi:type="dcterms:W3CDTF">2026-10-09T17:08:09Z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