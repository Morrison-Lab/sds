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Inference for Logistic Regression</w:t>
      </w:r>
    </w:p>
    <w:p>
      <w:pPr>
        <w:pStyle w:val="Date"/>
      </w:pPr>
      <w:del w:id="1" w:author="PR Preview" w:date="2026-01-01T00:00:00Z">
        <w:r>
          <w:delText xml:space="preserve">Last modified: 2026-10-19 13:28:02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2026-10-19 13:26:49 (PDT)</w:t>
        </w:r>
      </w:ins>
    </w:p>
    <w:bookmarkStart w:id="1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Logistic regression models a binary outcome, such as whether a patient recovers, from one or more predictors.</w:t>
      </w:r>
      <w:r>
        <w:t xml:space="preserve"> </w:t>
      </w:r>
      <w:r>
        <w:t xml:space="preserve">Its fitted coefficients are maximum likelihood estimates,</w:t>
      </w:r>
      <w:r>
        <w:t xml:space="preserve"> </w:t>
      </w:r>
      <w:r>
        <w:t xml:space="preserve">so the likelihood theory of</w:t>
      </w:r>
      <w:r>
        <w:t xml:space="preserve"> </w:t>
      </w:r>
      <w:hyperlink r:id="rId9">
        <w:r>
          <w:rPr>
            <w:rStyle w:val="Hyperlink"/>
          </w:rPr>
          <w:t xml:space="preserve">Introduction to maximum likelihood</w:t>
        </w:r>
      </w:hyperlink>
      <w:r>
        <w:t xml:space="preserve"> </w:t>
      </w:r>
      <w:r>
        <w:t xml:space="preserve">gives them standard errors, confidence intervals and tests.</w:t>
      </w:r>
      <w:r>
        <w:t xml:space="preserve"> </w:t>
      </w:r>
      <w:r>
        <w:t xml:space="preserve">This page specializes that theory to the logistic model and introduces the deviance,</w:t>
      </w:r>
      <w:r>
        <w:t xml:space="preserve"> </w:t>
      </w:r>
      <w:r>
        <w:t xml:space="preserve">the measure of fit that the likelihood ratio test of a logistic model is built from</w:t>
      </w:r>
      <w:r>
        <w:t xml:space="preserve"> </w:t>
      </w:r>
      <w:r>
        <w:t xml:space="preserve">[1]</w:t>
      </w:r>
      <w:r>
        <w:t xml:space="preserve">.</w:t>
      </w:r>
    </w:p>
    <w:bookmarkStart w:id="12" w:name="def-logistic-regression"/>
    <w:p>
      <w:pPr>
        <w:pStyle w:val="BodyText"/>
      </w:pPr>
      <w:r>
        <w:rPr>
          <w:b/>
          <w:bCs/>
        </w:rPr>
        <w:t xml:space="preserve">Definition 1 (Logistic regression)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logistic regression</w:t>
      </w:r>
      <w:r>
        <w:t xml:space="preserve"> </w:t>
      </w:r>
      <w:r>
        <w:t xml:space="preserve">model for binary outcomes</w:t>
      </w:r>
      <w:r>
        <w:t xml:space="preserve"> </w:t>
      </w:r>
      <m:oMath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with predictor vectors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 </w:t>
      </w:r>
      <w:r>
        <w:t xml:space="preserve">says that the outcomes are</w:t>
      </w:r>
      <w:r>
        <w:t xml:space="preserve"> </w:t>
      </w:r>
      <w:hyperlink r:id="rId10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and that</w:t>
      </w:r>
    </w:p>
    <w:p>
      <w:pPr>
        <w:pStyle w:val="BodyText"/>
      </w:pPr>
      <w:bookmarkStart w:id="11" w:name="eq-logistic-model"/>
      <w:r>
        <w:t xml:space="preserve">$$
    {\Pr\mathopen{}\left(Y_i= 1 \mid \mathord{\smash[b]{\underset{\raise.3ex\hbox{$\scriptstyle\sim$}}{x}}\vphantom{x}}_i\right)\mathclose{}} = \pi_i
    = {\sigma\mathopen{}\left(\mathord{\smash[b]{\underset{\raise.3ex\hbox{$\scriptstyle\sim$}}{\beta}}\vphantom{\beta}} \cdot \mathord{\smash[b]{\underset{\raise.3ex\hbox{$\scriptstyle\sim$}}{x}}\vphantom{x}}_i\right)\mathclose{}},
    \qquad
    {\sigma\mathopen{}\left(u\right)\mathclose{}} = \frac{1}{1 + e^{-u}},
     \qquad(1)$$</w:t>
      </w:r>
      <w:bookmarkEnd w:id="11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$\mathord{\smash[b]{\underset{\raise.3ex\hbox{$\scriptstyle\sim$}}{x}}\vphantom{x}}_i= {\mathopen{}\left(1, x_{i1}, \dots, x_{ip}\right)\mathclose{}}^{\top}$</w:t>
      </w:r>
      <w:r>
        <w:t xml:space="preserve"> </w:t>
      </w:r>
      <w:r>
        <w:t xml:space="preserve">and</w:t>
      </w:r>
      <w:r>
        <w:t xml:space="preserve"> </w:t>
      </w:r>
      <w:r>
        <w:t xml:space="preserve">$\mathord{\smash[b]{\underset{\raise.3ex\hbox{$\scriptstyle\sim$}}{\beta}}\vphantom{\beta}}= {\mathopen{}\left(\beta_{0}, \beta_{1}, \dots, \beta_{p}\right)\mathclose{}}^{\top}$</w:t>
      </w:r>
      <w:r>
        <w:t xml:space="preserve">.</w:t>
      </w:r>
      <w:r>
        <w:t xml:space="preserve"> </w:t>
      </w:r>
      <w:r>
        <w:t xml:space="preserve">The leading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in</w:t>
      </w:r>
      <w:r>
        <w:t xml:space="preserve"> </w:t>
      </w:r>
      <w:r>
        <w:t xml:space="preserve">$\mathord{\smash[b]{\underset{\raise.3ex\hbox{$\scriptstyle\sim$}}{x}}\vphantom{x}}_i$</w:t>
      </w:r>
      <w:r>
        <w:t xml:space="preserve"> </w:t>
      </w:r>
      <w:r>
        <w:t xml:space="preserve">makes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the intercept, and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≥</m:t>
        </m:r>
        <m:r>
          <m:t>1</m:t>
        </m:r>
      </m:oMath>
      <w:r>
        <w:t xml:space="preserve"> </w:t>
      </w:r>
      <w:r>
        <w:t xml:space="preserve">is the slope for the</w:t>
      </w:r>
      <w:r>
        <w:t xml:space="preserve"> </w:t>
      </w:r>
      <m:oMath>
        <m:r>
          <m:t>j</m:t>
        </m:r>
      </m:oMath>
      <w:r>
        <w:t xml:space="preserve">th predictor.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[2]</w:t>
      </w:r>
      <w:r>
        <w:t xml:space="preserve">.</w:t>
      </w:r>
    </w:p>
    <w:bookmarkEnd w:id="12"/>
    <w:bookmarkStart w:id="13" w:name="exm-logistic-regression"/>
    <w:p>
      <w:pPr>
        <w:pStyle w:val="BodyText"/>
      </w:pPr>
      <w:r>
        <w:rPr>
          <w:b/>
          <w:bCs/>
        </w:rPr>
        <w:t xml:space="preserve">Example 1 (A six-patient trial)</w:t>
      </w:r>
      <w:r>
        <w:t xml:space="preserve"> </w:t>
      </w:r>
      <w:r>
        <w:t xml:space="preserve">Six patients are split into a control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, and a treatment group, coded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 outcome is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the patient recovered.</w:t>
      </w:r>
      <w:r>
        <w:t xml:space="preserve"> </w:t>
      </w:r>
      <w:r>
        <w:t xml:space="preserve">Fitting the model of</w:t>
      </w:r>
      <w:r>
        <w:t xml:space="preserve"> </w:t>
      </w:r>
      <w:hyperlink w:anchor="eq-logistic-model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by maximum likelihood gives the coefficients below.</w:t>
      </w:r>
    </w:p>
    <w:p>
      <w:pPr>
        <w:pStyle w:val="SourceCode"/>
      </w:pPr>
      <w:r>
        <w:rPr>
          <w:rStyle w:val="CommentTok"/>
        </w:rPr>
        <w:t xml:space="preserve"># group coded -1 (control) and +1 (treatment); y = 1 means recovered</w:t>
      </w:r>
      <w:r>
        <w:br/>
      </w:r>
      <w:r>
        <w:rPr>
          <w:rStyle w:val="NormalTok"/>
        </w:rPr>
        <w:t xml:space="preserve">wf_x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rep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each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maximum likelihood fit of the logistic model</w:t>
      </w:r>
      <w:r>
        <w:br/>
      </w:r>
      <w:r>
        <w:rPr>
          <w:rStyle w:val="NormalTok"/>
        </w:rPr>
        <w:t xml:space="preserve">wf_fit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wf_x,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binomial)</w:t>
      </w:r>
      <w:r>
        <w:br/>
      </w:r>
      <w:r>
        <w:rPr>
          <w:rStyle w:val="CommentTok"/>
        </w:rPr>
        <w:t xml:space="preserve"># the fitted intercept and slope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(Intercept)        wf_x </w:t>
      </w:r>
      <w:r>
        <w:br/>
      </w:r>
      <w:r>
        <w:rPr>
          <w:rStyle w:val="CommentTok"/>
        </w:rPr>
        <w:t xml:space="preserve">#&gt;       0.000       0.693</w:t>
      </w:r>
    </w:p>
    <w:p>
      <w:pPr>
        <w:pStyle w:val="FirstParagraph"/>
      </w:pPr>
      <w:r>
        <w:t xml:space="preserve">The fitted slope is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0.693</m:t>
        </m:r>
      </m:oMath>
      <w:r>
        <w:t xml:space="preserve">.</w:t>
      </w:r>
      <w:r>
        <w:t xml:space="preserve"> </w:t>
      </w:r>
      <w:r>
        <w:t xml:space="preserve">The control group recovered at rate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and the treatment group at</w:t>
      </w:r>
      <w:r>
        <w:t xml:space="preserve"> </w:t>
      </w:r>
      <m:oMath>
        <m:r>
          <m:t>2</m:t>
        </m:r>
        <m:r>
          <m:rPr>
            <m:sty m:val="p"/>
          </m:rPr>
          <m:t>/</m:t>
        </m:r>
        <m:r>
          <m:t>3</m:t>
        </m:r>
      </m:oMath>
      <w:r>
        <w:t xml:space="preserve">,</w:t>
      </w:r>
      <w:r>
        <w:t xml:space="preserve"> </w:t>
      </w:r>
      <w:r>
        <w:t xml:space="preserve">so the model fits both group proportions exactly.</w:t>
      </w:r>
    </w:p>
    <w:bookmarkEnd w:id="13"/>
    <w:bookmarkEnd w:id="14"/>
    <w:bookmarkStart w:id="32" w:name="deviance"/>
    <w:p>
      <w:pPr>
        <w:pStyle w:val="Heading2"/>
      </w:pPr>
      <w:r>
        <w:t xml:space="preserve">2 Deviance</w:t>
      </w:r>
    </w:p>
    <w:bookmarkStart w:id="16" w:name="def-deviance"/>
    <w:p>
      <w:pPr>
        <w:pStyle w:val="FirstParagraph"/>
      </w:pPr>
      <w:r>
        <w:rPr>
          <w:b/>
          <w:bCs/>
        </w:rPr>
        <w:t xml:space="preserve">Definition 2 (Deviance)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</w:t>
      </w:r>
      <w:r>
        <w:t xml:space="preserve"> </w:t>
      </w:r>
      <w:r>
        <w:t xml:space="preserve">of a fitted logistic regression with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is minus twice its maximized log-likelihood:</w:t>
      </w:r>
    </w:p>
    <w:p>
      <w:pPr>
        <w:pStyle w:val="BodyText"/>
      </w:pPr>
      <w:bookmarkStart w:id="15" w:name="eq-deviance"/>
      <w:r>
        <w:t xml:space="preserve">$$
    D\stackrel{\text{def}}{=}-2 \, {\ell\mathopen{}\left(\hat{\mathord{\smash[b]{\underset{\raise.3ex\hbox{$\scriptstyle\sim$}}{\beta}}\vphantom{\beta}}}\right)\mathclose{}}
    = -2 \sum_{i=1}^n\mathopen{}\left\{y_i\ln \hat\pi_i + \mathopen{}\left(1 - y_i\right)\mathclose{} {\ln\mathopen{}\left(1 - \hat\pi_i\right)\mathclose{}}\right\}\mathclose{},
     \qquad(2)$$</w:t>
      </w:r>
      <w:bookmarkEnd w:id="15"/>
    </w:p>
    <w:p>
      <w:pPr>
        <w:pStyle w:val="FirstParagraph"/>
      </w:pPr>
      <w:r>
        <w:t xml:space="preserve">where</w:t>
      </w:r>
      <w:r>
        <w:t xml:space="preserve"> </w:t>
      </w:r>
      <w:r>
        <w:t xml:space="preserve">$\hat\pi_i = {\sigma\mathopen{}\left(\hat{\mathord{\smash[b]{\underset{\raise.3ex\hbox{$\scriptstyle\sim$}}{\beta}}\vphantom{\beta}}} \cdot \mathord{\smash[b]{\underset{\raise.3ex\hbox{$\scriptstyle\sim$}}{x}}\vphantom{x}}_i\right)\mathclose{}}$</w:t>
      </w:r>
      <w:r>
        <w:t xml:space="preserve"> </w:t>
      </w:r>
      <w:r>
        <w:t xml:space="preserve">is the fitted probability.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[3]</w:t>
      </w:r>
      <w:r>
        <w:t xml:space="preserve">.</w:t>
      </w:r>
    </w:p>
    <w:bookmarkEnd w:id="16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18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Source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Nelder and Wedderburn [4]</w:t>
            </w:r>
            <w:r>
              <w:t xml:space="preserve"> </w:t>
            </w:r>
            <w:r>
              <w:t xml:space="preserve">introduced the deviance for the whole family of generalized linear models;</w:t>
            </w:r>
            <w:r>
              <w:t xml:space="preserve"> </w:t>
            </w:r>
            <w:r>
              <w:t xml:space="preserve">logistic regression is the case of Bernoulli outcomes with the logit link.</w:t>
            </w:r>
            <w:r>
              <w:t xml:space="preserve"> </w:t>
            </w:r>
            <w:r>
              <w:t xml:space="preserve">Hastie et al. [5, Sec. 4.4.2]</w:t>
            </w:r>
            <w:r>
              <w:t xml:space="preserve"> </w:t>
            </w:r>
            <w:r>
              <w:t xml:space="preserve">defines the residual deviance of a fitted logistic regression as minus twice its log-likelihood.</w:t>
            </w:r>
          </w:p>
        </w:tc>
      </w:tr>
    </w:tbl>
    <w:bookmarkStart w:id="20" w:name="exm-deviance"/>
    <w:p>
      <w:pPr>
        <w:pStyle w:val="BodyText"/>
      </w:pPr>
      <w:r>
        <w:rPr>
          <w:b/>
          <w:bCs/>
        </w:rPr>
        <w:t xml:space="preserve">Example 2 (The deviance of the six-patient trial)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 R’s</w:t>
      </w:r>
      <w:r>
        <w:t xml:space="preserve"> </w:t>
      </w:r>
      <w:r>
        <w:rPr>
          <w:rStyle w:val="VerbatimChar"/>
        </w:rPr>
        <w:t xml:space="preserve">glm</w:t>
      </w:r>
      <w:r>
        <w:t xml:space="preserve"> </w:t>
      </w:r>
      <w:r>
        <w:t xml:space="preserve">reports the deviance.</w:t>
      </w:r>
      <w:r>
        <w:t xml:space="preserve"> </w:t>
      </w:r>
      <w:r>
        <w:t xml:space="preserve">We check it against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fitted probabilities of recovery</w:t>
      </w:r>
      <w:r>
        <w:br/>
      </w:r>
      <w:r>
        <w:rPr>
          <w:rStyle w:val="NormalTok"/>
        </w:rPr>
        <w:t xml:space="preserve">wf_p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(wf_fit)</w:t>
      </w:r>
      <w:r>
        <w:br/>
      </w:r>
      <w:r>
        <w:rPr>
          <w:rStyle w:val="CommentTok"/>
        </w:rPr>
        <w:t xml:space="preserve"># minus twice the log-likelihood, from the formula</w:t>
      </w:r>
      <w:r>
        <w:br/>
      </w:r>
      <w:r>
        <w:rPr>
          <w:rStyle w:val="NormalTok"/>
        </w:rPr>
        <w:t xml:space="preserve">wf_dev_hand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(wf_y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(wf_p)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wf_y)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wf_p))</w:t>
      </w:r>
      <w:r>
        <w:br/>
      </w:r>
      <w:r>
        <w:rPr>
          <w:rStyle w:val="CommentTok"/>
        </w:rPr>
        <w:t xml:space="preserve"># the deviance that glm reports</w:t>
      </w:r>
      <w:r>
        <w:br/>
      </w:r>
      <w:r>
        <w:rPr>
          <w:rStyle w:val="NormalTok"/>
        </w:rPr>
        <w:t xml:space="preserve">wf_dev_glm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wf_dev_hand,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wf_dev_glm)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7.63817 7.63817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7.638</m:t>
        </m:r>
      </m:oMath>
      <w:r>
        <w:t xml:space="preserve">.</w:t>
      </w:r>
    </w:p>
    <w:bookmarkEnd w:id="20"/>
    <w:bookmarkStart w:id="21" w:name="rem-deviance-shortfall"/>
    <w:p>
      <w:pPr>
        <w:pStyle w:val="BodyText"/>
      </w:pPr>
      <w:r>
        <w:rPr>
          <w:i/>
          <w:iCs/>
        </w:rPr>
        <w:t xml:space="preserve">Remark 1</w:t>
      </w:r>
      <w:r>
        <w:t xml:space="preserve"> (Why the deviance measures a shortfall). </w:t>
      </w:r>
      <w:r>
        <w:t xml:space="preserve">For labels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1</m:t>
            </m:r>
          </m:e>
        </m:d>
        <m:r>
          <m:t>​</m:t>
        </m:r>
      </m:oMath>
      <w:r>
        <w:t xml:space="preserve"> </w:t>
      </w:r>
      <w:r>
        <w:t xml:space="preserve">the largest log-likelihood any model can reach is</w:t>
      </w:r>
      <w:r>
        <w:t xml:space="preserve"> </w:t>
      </w:r>
      <m:oMath>
        <m:r>
          <m:t>0</m:t>
        </m:r>
      </m:oMath>
      <w:r>
        <w:t xml:space="preserve">, by giving each label probability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twice the amount by which the maximized log-likelihood falls short of that largest value.</w:t>
      </w:r>
    </w:p>
    <w:bookmarkEnd w:id="21"/>
    <w:bookmarkStart w:id="23" w:name="def-null-deviance"/>
    <w:p>
      <w:pPr>
        <w:pStyle w:val="BodyText"/>
      </w:pPr>
      <w:r>
        <w:rPr>
          <w:b/>
          <w:bCs/>
        </w:rPr>
        <w:t xml:space="preserve">Definition 3 (Null deviance)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null deviance</w:t>
      </w:r>
      <w:r>
        <w:t xml:space="preserve"> </w:t>
      </w:r>
      <w:r>
        <w:t xml:space="preserve">is 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the model with an intercept and no other predictors:</w:t>
      </w:r>
    </w:p>
    <w:p>
      <w:pPr>
        <w:pStyle w:val="BodyText"/>
      </w:pPr>
      <w:bookmarkStart w:id="22" w:name="eq-null-deviance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=</m:t>
          </m:r>
          <m:r>
            <m:rPr>
              <m:sty m:val="p"/>
            </m:rPr>
            <m:t>−</m:t>
          </m:r>
          <m:r>
            <m:t>2</m:t>
          </m:r>
          <m:r>
            <m:t>n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ln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where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is the fraction of labels equal to</w:t>
      </w:r>
      <w:r>
        <w:t xml:space="preserve"> </w:t>
      </w:r>
      <m:oMath>
        <m:r>
          <m:t>1</m:t>
        </m:r>
      </m:oMath>
      <w:r>
        <w:t xml:space="preserve">.</w:t>
      </w:r>
    </w:p>
    <w:bookmarkEnd w:id="23"/>
    <w:bookmarkStart w:id="24" w:name="exm-null-deviance"/>
    <w:p>
      <w:pPr>
        <w:pStyle w:val="BodyText"/>
      </w:pPr>
      <w:r>
        <w:rPr>
          <w:b/>
          <w:bCs/>
        </w:rPr>
        <w:t xml:space="preserve">Example 3 (The null deviance of the six-patient trial)</w:t>
      </w:r>
      <w:r>
        <w:t xml:space="preserve"> </w:t>
      </w:r>
      <w:r>
        <w:t xml:space="preserve">Three of the six patients recovered, so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2</m:t>
        </m:r>
        <m:r>
          <m:rPr>
            <m:sty m:val="p"/>
          </m:rPr>
          <m:t>×</m:t>
        </m:r>
        <m:r>
          <m:t>6</m:t>
        </m:r>
        <m:r>
          <m:rPr>
            <m:sty m:val="p"/>
          </m:rPr>
          <m:t>ln</m:t>
        </m:r>
        <m:r>
          <m:t>2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null deviance from the formula with ybar = 1/2</w:t>
      </w:r>
      <w:r>
        <w:br/>
      </w:r>
      <w:r>
        <w:rPr>
          <w:rStyle w:val="NormalTok"/>
        </w:rPr>
        <w:t xml:space="preserve">wf_null_hand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the null deviance that glm reports</w:t>
      </w:r>
      <w:r>
        <w:br/>
      </w:r>
      <w:r>
        <w:rPr>
          <w:rStyle w:val="NormalTok"/>
        </w:rPr>
        <w:t xml:space="preserve">wf_null_glm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wf_null_hand, </w:t>
      </w:r>
      <w:r>
        <w:rPr>
          <w:rStyle w:val="AttributeTok"/>
        </w:rPr>
        <w:t xml:space="preserve">glm =</w:t>
      </w:r>
      <w:r>
        <w:rPr>
          <w:rStyle w:val="NormalTok"/>
        </w:rPr>
        <w:t xml:space="preserve"> wf_null_glm)</w:t>
      </w:r>
      <w:r>
        <w:br/>
      </w:r>
      <w:r>
        <w:rPr>
          <w:rStyle w:val="CommentTok"/>
        </w:rPr>
        <w:t xml:space="preserve">#&gt; by_hand     glm </w:t>
      </w:r>
      <w:r>
        <w:br/>
      </w:r>
      <w:r>
        <w:rPr>
          <w:rStyle w:val="CommentTok"/>
        </w:rPr>
        <w:t xml:space="preserve">#&gt; 8.31777 8.31777</w:t>
      </w:r>
    </w:p>
    <w:p>
      <w:pPr>
        <w:pStyle w:val="FirstParagraph"/>
      </w:pPr>
      <w:r>
        <w:t xml:space="preserve">Both give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8.318</m:t>
        </m:r>
      </m:oMath>
      <w:r>
        <w:t xml:space="preserve">.</w:t>
      </w:r>
    </w:p>
    <w:bookmarkEnd w:id="24"/>
    <w:bookmarkStart w:id="25" w:name="rem-null-deviance-fit"/>
    <w:p>
      <w:pPr>
        <w:pStyle w:val="BodyText"/>
      </w:pPr>
      <w:r>
        <w:rPr>
          <w:i/>
          <w:iCs/>
        </w:rPr>
        <w:t xml:space="preserve">Remark 2</w:t>
      </w:r>
      <w:r>
        <w:t xml:space="preserve"> (Where the null deviance formula comes from). </w:t>
      </w:r>
      <w:r>
        <w:t xml:space="preserve">The intercept-only model gives every observation the same fitted probability, and the maximizing value is the overall fraction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of labels equal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m:oMath>
        <m:acc>
          <m:accPr>
            <m:chr m:val="‾"/>
          </m:accPr>
          <m:e>
            <m:r>
              <m:t>y</m:t>
            </m:r>
          </m:e>
        </m:acc>
      </m:oMath>
      <w:r>
        <w:t xml:space="preserve"> </w:t>
      </w:r>
      <w:r>
        <w:t xml:space="preserve">for each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i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eq-deviance">
        <w:r>
          <w:rPr>
            <w:rStyle w:val="Hyperlink"/>
          </w:rPr>
          <w:t xml:space="preserve">Equation 2</w:t>
        </w:r>
      </w:hyperlink>
      <w:r>
        <w:t xml:space="preserve"> </w:t>
      </w:r>
      <w:r>
        <w:t xml:space="preserve">gives</w:t>
      </w:r>
      <w:r>
        <w:t xml:space="preserve"> </w:t>
      </w:r>
      <w:hyperlink w:anchor="eq-null-deviance">
        <w:r>
          <w:rPr>
            <w:rStyle w:val="Hyperlink"/>
          </w:rPr>
          <w:t xml:space="preserve">Equation 3</w:t>
        </w:r>
      </w:hyperlink>
      <w:r>
        <w:t xml:space="preserve">.</w:t>
      </w:r>
    </w:p>
    <w:bookmarkEnd w:id="25"/>
    <w:bookmarkStart w:id="27" w:name="thm-deviance-drop"/>
    <w:p>
      <w:pPr>
        <w:pStyle w:val="BodyText"/>
      </w:pPr>
      <w:r>
        <w:rPr>
          <w:b/>
          <w:bCs/>
        </w:rPr>
        <w:t xml:space="preserve">Theorem 1 (The drop in deviance is the likelihood ratio statistic)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the</w:t>
      </w:r>
      <w:r>
        <w:t xml:space="preserve"> </w:t>
      </w:r>
      <w:hyperlink w:anchor="def-null-deviance">
        <w:r>
          <w:rPr>
            <w:rStyle w:val="Hyperlink"/>
          </w:rPr>
          <w:t xml:space="preserve">null deviance</w:t>
        </w:r>
      </w:hyperlink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logistic regression with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predictors besides the intercept.</w:t>
      </w:r>
      <w:r>
        <w:t xml:space="preserve"> </w:t>
      </w:r>
      <w:r>
        <w:t xml:space="preserve">Then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: all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slopes are zero 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Λ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−</m:t>
          </m:r>
          <m:r>
            <m:t>D</m:t>
          </m:r>
          <m:r>
            <m:rPr>
              <m:sty m:val="p"/>
            </m:rPr>
            <m:t>.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 the notation of the</w:t>
      </w:r>
      <w:r>
        <w:t xml:space="preserve"> </w:t>
      </w:r>
      <w:hyperlink r:id="rId26">
        <w:r>
          <w:rPr>
            <w:rStyle w:val="Hyperlink"/>
          </w:rPr>
          <w:t xml:space="preserve">likelihood ratio statistic</w:t>
        </w:r>
      </w:hyperlink>
      <w:r>
        <w:t xml:space="preserve">, the unrestricted MLE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rPr>
                <m:nor/>
                <m:sty m:val="p"/>
              </m:rPr>
              <m:t>ML</m:t>
            </m:r>
          </m:sub>
        </m:sSub>
      </m:oMath>
      <w:r>
        <w:t xml:space="preserve"> </w:t>
      </w:r>
      <w:r>
        <w:t xml:space="preserve">is the fitted coefficient vector</w:t>
      </w:r>
      <w:r>
        <w:t xml:space="preserve"> </w:t>
      </w:r>
      <w:r>
        <w:t xml:space="preserve">$\hat{\mathord{\smash[b]{\underset{\raise.3ex\hbox{$\scriptstyle\sim$}}{\beta}}\vphantom{\beta}}}$</w:t>
      </w:r>
      <w:r>
        <w:t xml:space="preserve">, and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θ</m:t>
                </m:r>
              </m:e>
            </m:acc>
          </m:e>
          <m:sub>
            <m:r>
              <m:t>0</m:t>
            </m:r>
          </m:sub>
        </m:sSub>
      </m:oMath>
      <w:r>
        <w:t xml:space="preserve"> </w:t>
      </w:r>
      <w:r>
        <w:t xml:space="preserve">is the fit of the intercept-only model that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imposes.</w:t>
      </w:r>
      <w:r>
        <w:t xml:space="preserve"> </w:t>
      </w:r>
      <w:r>
        <w:t xml:space="preserve">Then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rPr>
                    <m:nor/>
                    <m:sty m:val="p"/>
                  </m:rPr>
                  <m:t>ML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D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ℓ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acc>
                  <m:accPr>
                    <m:chr m:val="̂"/>
                  </m:accPr>
                  <m:e>
                    <m:r>
                      <m:t>θ</m:t>
                    </m:r>
                  </m:e>
                </m:acc>
              </m:e>
              <m:sub>
                <m:r>
                  <m:t>0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/</m:t>
        </m:r>
        <m:r>
          <m:t>2</m:t>
        </m:r>
      </m:oMath>
      <w:r>
        <w:t xml:space="preserve">.</w:t>
      </w:r>
      <w:r>
        <w:t xml:space="preserve"> </w:t>
      </w:r>
      <w:r>
        <w:t xml:space="preserve">Substituting both into the definition gives</w:t>
      </w:r>
      <w:r>
        <w:t xml:space="preserve"> </w:t>
      </w:r>
      <m:oMath>
        <m:r>
          <m:rPr>
            <m:sty m:val="p"/>
          </m:rPr>
          <m:t>Λ</m:t>
        </m:r>
        <m:r>
          <m:rPr>
            <m:sty m:val="p"/>
          </m:rPr>
          <m:t>=</m:t>
        </m:r>
        <m:r>
          <m:t>2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−</m:t>
            </m:r>
            <m:r>
              <m:t>D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+</m:t>
            </m:r>
            <m:sSub>
              <m:e>
                <m:r>
                  <m:t>D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/</m:t>
            </m:r>
            <m:r>
              <m:t>2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.</w:t>
      </w:r>
    </w:p>
    <w:bookmarkStart w:id="28" w:name="exm-deviance-drop"/>
    <w:p>
      <w:pPr>
        <w:pStyle w:val="BodyText"/>
      </w:pPr>
      <w:r>
        <w:rPr>
          <w:b/>
          <w:bCs/>
        </w:rPr>
        <w:t xml:space="preserve">Example 4 (The likelihood ratio statistic of the treatment effect)</w:t>
      </w:r>
      <w:r>
        <w:t xml:space="preserve"> </w:t>
      </w:r>
      <w:r>
        <w:t xml:space="preserve">In the six-patient trial,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drop in deviance, the likelihood ratio statistic</w:t>
      </w:r>
      <w:r>
        <w:br/>
      </w:r>
      <w:r>
        <w:rPr>
          <w:rStyle w:val="NormalTok"/>
        </w:rPr>
        <w:t xml:space="preserve">wf_g2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wf_fit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null.deviance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(wf_fit)</w:t>
      </w:r>
      <w:r>
        <w:br/>
      </w:r>
      <w:r>
        <w:rPr>
          <w:rStyle w:val="NormalTok"/>
        </w:rPr>
        <w:t xml:space="preserve">wf_g2</w:t>
      </w:r>
      <w:r>
        <w:br/>
      </w:r>
      <w:r>
        <w:rPr>
          <w:rStyle w:val="CommentTok"/>
        </w:rPr>
        <w:t xml:space="preserve">#&gt; [1] 0.679596</w:t>
      </w:r>
    </w:p>
    <w:p>
      <w:pPr>
        <w:pStyle w:val="FirstParagraph"/>
      </w:pPr>
      <w:r>
        <w:t xml:space="preserve">The statistic is</w:t>
      </w:r>
      <w:r>
        <w:t xml:space="preserve"> </w:t>
      </w:r>
      <m:oMath>
        <m:r>
          <m:t>0.68</m:t>
        </m:r>
      </m:oMath>
      <w:r>
        <w:t xml:space="preserve">.</w:t>
      </w:r>
    </w:p>
    <w:bookmarkEnd w:id="28"/>
    <w:bookmarkStart w:id="30" w:name="cor-deviance-drop-distribution"/>
    <w:p>
      <w:pPr>
        <w:pStyle w:val="BodyText"/>
      </w:pPr>
      <w:r>
        <w:rPr>
          <w:b/>
          <w:bCs/>
        </w:rPr>
        <w:t xml:space="preserve">Corollary 1 (Distribution of the drop in deviance)</w:t>
      </w:r>
      <w:r>
        <w:t xml:space="preserve"> </w:t>
      </w:r>
      <w:r>
        <w:t xml:space="preserve">Suppose the regularity conditions of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hold for the logistic regression model. Then for a large sample the drop in deviance</w:t>
      </w:r>
      <w:r>
        <w:t xml:space="preserve"> </w:t>
      </w:r>
      <m:oMath>
        <m:sSub>
          <m:e>
            <m:r>
              <m:t>D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r>
          <m:t>D</m:t>
        </m:r>
      </m:oMath>
      <w:r>
        <w:t xml:space="preserve"> </w:t>
      </w:r>
      <w:r>
        <w:t xml:space="preserve">has approximately a</w:t>
      </w:r>
      <w:r>
        <w:t xml:space="preserve"> </w:t>
      </w:r>
      <m:oMath>
        <m:sSubSup>
          <m:e>
            <m:r>
              <m:t>χ</m:t>
            </m:r>
          </m:e>
          <m:sub>
            <m:r>
              <m:t>q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 when</w:t>
      </w:r>
      <w:r>
        <w:t xml:space="preserve"> </w:t>
      </w:r>
      <m:oMath>
        <m:sSub>
          <m:e>
            <m:r>
              <m:t>H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holds.</w:t>
      </w:r>
    </w:p>
    <w:bookmarkEnd w:id="30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the drop in deviance is the likelihood ratio statistic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constraints, and</w:t>
      </w:r>
      <w:r>
        <w:t xml:space="preserve"> </w:t>
      </w:r>
      <w:hyperlink r:id="rId29">
        <w:r>
          <w:rPr>
            <w:rStyle w:val="Hyperlink"/>
          </w:rPr>
          <w:t xml:space="preserve">Wilks’ theorem</w:t>
        </w:r>
      </w:hyperlink>
      <w:r>
        <w:t xml:space="preserve"> </w:t>
      </w:r>
      <w:r>
        <w:t xml:space="preserve">gives its approximate distribution.</w:t>
      </w:r>
    </w:p>
    <w:bookmarkStart w:id="31" w:name="exm-deviance-drop-distribution"/>
    <w:p>
      <w:pPr>
        <w:pStyle w:val="BodyText"/>
      </w:pPr>
      <w:r>
        <w:rPr>
          <w:b/>
          <w:bCs/>
        </w:rPr>
        <w:t xml:space="preserve">Example 5 (Testing the treatment effect)</w:t>
      </w:r>
      <w:r>
        <w:t xml:space="preserve"> </w:t>
      </w:r>
      <w:r>
        <w:t xml:space="preserve">For the statistic of</w:t>
      </w:r>
      <w:r>
        <w:t xml:space="preserve"> </w:t>
      </w:r>
      <w:hyperlink w:anchor="exm-deviance-drop">
        <w:r>
          <w:rPr>
            <w:rStyle w:val="Hyperlink"/>
          </w:rPr>
          <w:t xml:space="preserve">Example 4</w:t>
        </w:r>
      </w:hyperlink>
      <w:r>
        <w:t xml:space="preserve">, the p-value comes from the chi-square distribution with</w:t>
      </w:r>
      <w:r>
        <w:t xml:space="preserve"> </w:t>
      </w:r>
      <m:oMath>
        <m:r>
          <m:t>q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degree of freedom.</w:t>
      </w:r>
    </w:p>
    <w:p>
      <w:pPr>
        <w:pStyle w:val="SourceCode"/>
      </w:pPr>
      <w:r>
        <w:rPr>
          <w:rStyle w:val="CommentTok"/>
        </w:rPr>
        <w:t xml:space="preserve"># upper tail of the chi-square distribution with 1 degree of freedom</w:t>
      </w:r>
      <w:r>
        <w:br/>
      </w:r>
      <w:r>
        <w:rPr>
          <w:rStyle w:val="NormalTok"/>
        </w:rPr>
        <w:t xml:space="preserve">wf_g2_p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(wf_g2,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wf_g2_p</w:t>
      </w:r>
      <w:r>
        <w:br/>
      </w:r>
      <w:r>
        <w:rPr>
          <w:rStyle w:val="CommentTok"/>
        </w:rPr>
        <w:t xml:space="preserve">#&gt; [1] 0.409726</w:t>
      </w:r>
    </w:p>
    <w:p>
      <w:pPr>
        <w:pStyle w:val="FirstParagraph"/>
      </w:pPr>
      <w:r>
        <w:t xml:space="preserve">The p-value is</w:t>
      </w:r>
      <w:r>
        <w:t xml:space="preserve"> </w:t>
      </w:r>
      <m:oMath>
        <m:r>
          <m:t>0.41</m:t>
        </m:r>
      </m:oMath>
      <w:r>
        <w:t xml:space="preserve">,</w:t>
      </w:r>
      <w:r>
        <w:t xml:space="preserve"> </w:t>
      </w:r>
      <w:r>
        <w:t xml:space="preserve">so six patients give no evidence of a treatment effect.</w:t>
      </w:r>
    </w:p>
    <w:bookmarkEnd w:id="31"/>
    <w:bookmarkEnd w:id="32"/>
    <w:bookmarkStart w:id="57" w:name="X6921c8acb91e896e6cca408a54c848bac546047"/>
    <w:p>
      <w:pPr>
        <w:pStyle w:val="Heading2"/>
      </w:pPr>
      <w:r>
        <w:t xml:space="preserve">3 Covariate patterns and the saturated model</w:t>
      </w:r>
    </w:p>
    <w:bookmarkStart w:id="33" w:name="def-covariate-pattern"/>
    <w:p>
      <w:pPr>
        <w:pStyle w:val="FirstParagraph"/>
      </w:pPr>
      <w:r>
        <w:rPr>
          <w:b/>
          <w:bCs/>
        </w:rPr>
        <w:t xml:space="preserve">Definition 4 (Covariate pattern)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covariate pattern</w:t>
      </w:r>
      <w:r>
        <w:t xml:space="preserve"> </w:t>
      </w:r>
      <w:r>
        <w:t xml:space="preserve">is a distinct value of the predictor vector among the observations</w:t>
      </w:r>
      <w:r>
        <w:t xml:space="preserve"> </w:t>
      </w:r>
      <w:r>
        <w:t xml:space="preserve">$\mathord{\smash[b]{\underset{\raise.3ex\hbox{$\scriptstyle\sim$}}{x}}\vphantom{x}}_1, \dots, \mathord{\smash[b]{\underset{\raise.3ex\hbox{$\scriptstyle\sim$}}{x}}\vphantom{x}}_n$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distinct values are written</w:t>
      </w:r>
      <w:r>
        <w:t xml:space="preserve"> </w:t>
      </w:r>
      <w:r>
        <w:t xml:space="preserve">$\mathord{\smash[b]{\underset{\raise.3ex\hbox{$\scriptstyle\sim$}}{x}}\vphantom{x}}^{(1)}, \dots, \mathord{\smash[b]{\underset{\raise.3ex\hbox{$\scriptstyle\sim$}}{x}}\vphantom{x}}^{(K)}$</w:t>
      </w:r>
      <w:r>
        <w:t xml:space="preserve">, so</w:t>
      </w:r>
      <w:r>
        <w:t xml:space="preserve"> </w:t>
      </w:r>
      <m:oMath>
        <m:r>
          <m:t>K</m:t>
        </m:r>
        <m:r>
          <m:rPr>
            <m:sty m:val="p"/>
          </m:rPr>
          <m:t>≤</m:t>
        </m:r>
        <m:r>
          <m:t>n</m:t>
        </m:r>
      </m:oMath>
      <w:r>
        <w:t xml:space="preserve">.</w:t>
      </w:r>
    </w:p>
    <w:bookmarkEnd w:id="33"/>
    <w:bookmarkStart w:id="34" w:name="def-replicates"/>
    <w:p>
      <w:pPr>
        <w:pStyle w:val="BodyText"/>
      </w:pPr>
      <w:r>
        <w:rPr>
          <w:b/>
          <w:bCs/>
        </w:rPr>
        <w:t xml:space="preserve">Definition 5 (Replicates)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replicates</w:t>
      </w:r>
      <w:r>
        <w:t xml:space="preserve"> </w:t>
      </w:r>
      <w:r>
        <w:t xml:space="preserve">of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are the observations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with</w:t>
      </w:r>
      <w:r>
        <w:t xml:space="preserve"> </w:t>
      </w:r>
      <w:r>
        <w:t xml:space="preserve">$\mathord{\smash[b]{\underset{\raise.3ex\hbox{$\scriptstyle\sim$}}{x}}\vphantom{x}}_i= \mathord{\smash[b]{\underset{\raise.3ex\hbox{$\scriptstyle\sim$}}{x}}\vphantom{x}}^{(k)}$</w:t>
      </w:r>
      <w:r>
        <w:t xml:space="preserve">.</w:t>
      </w:r>
      <w:r>
        <w:t xml:space="preserve"> </w:t>
      </w:r>
      <w:r>
        <w:t xml:space="preserve">Their number is written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ff"/>
          </m:naryPr>
          <m:sub>
            <m:r>
              <m:t>k</m:t>
            </m:r>
            <m:r>
              <m:rPr>
                <m:sty m:val="p"/>
              </m:rPr>
              <m:t>=</m:t>
            </m:r>
            <m:r>
              <m:t>1</m:t>
            </m:r>
          </m:sub>
          <m:sup>
            <m:r>
              <m:t>K</m:t>
            </m:r>
          </m:sup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nary>
        <m:r>
          <m:rPr>
            <m:sty m:val="p"/>
          </m:rPr>
          <m:t>=</m:t>
        </m:r>
        <m:r>
          <m:t>n</m:t>
        </m:r>
      </m:oMath>
      <w:r>
        <w:t xml:space="preserve">.</w:t>
      </w:r>
    </w:p>
    <w:bookmarkEnd w:id="34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3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3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3: Source: covariate patterns and replicates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introduces both terms: observations that share a combination of factor levels and the same values of any continuous predictors have the same covariate pattern, and are called replicates.</w:t>
            </w:r>
          </w:p>
        </w:tc>
      </w:tr>
    </w:tbl>
    <w:bookmarkStart w:id="37" w:name="def-pattern-events"/>
    <w:p>
      <w:pPr>
        <w:pStyle w:val="BodyText"/>
      </w:pPr>
      <w:r>
        <w:rPr>
          <w:b/>
          <w:bCs/>
        </w:rPr>
        <w:t xml:space="preserve">Definition 6 (Events at a covariate pattern)</w:t>
      </w:r>
      <w:r>
        <w:t xml:space="preserve"> </w:t>
      </w:r>
      <w:r>
        <w:t xml:space="preserve">The number of</w:t>
      </w:r>
      <w:r>
        <w:t xml:space="preserve"> </w:t>
      </w:r>
      <w:r>
        <w:rPr>
          <w:b/>
          <w:bCs/>
        </w:rPr>
        <w:t xml:space="preserve">events</w:t>
      </w:r>
      <w:r>
        <w:t xml:space="preserve"> </w:t>
      </w:r>
      <w:r>
        <w:t xml:space="preserve">at the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 </w:t>
      </w:r>
      <w:r>
        <w:t xml:space="preserve">$\mathord{\smash[b]{\underset{\raise.3ex\hbox{$\scriptstyle\sim$}}{x}}\vphantom{x}}^{(k)}$</w:t>
      </w:r>
      <w:r>
        <w:t xml:space="preserve"> </w:t>
      </w:r>
      <w:r>
        <w:t xml:space="preserve">is the sum of the binary outcomes over its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:</w:t>
      </w:r>
    </w:p>
    <w:p>
      <w:pPr>
        <w:pStyle w:val="BodyText"/>
      </w:pPr>
      <w:r>
        <w:t xml:space="preserve">$$
    s_k = \sum_{i:\, \mathord{\smash[b]{\underset{\raise.3ex\hbox{$\scriptstyle\sim$}}{x}}\vphantom{x}}_i= \mathord{\smash[b]{\underset{\raise.3ex\hbox{$\scriptstyle\sim$}}{x}}\vphantom{x}}^{(k)}} y_i,
    $$</w:t>
      </w:r>
    </w:p>
    <w:p>
      <w:pPr>
        <w:pStyle w:val="FirstParagraph"/>
      </w:pPr>
      <w:r>
        <w:t xml:space="preserve">so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≤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End w:id="37"/>
    <w:bookmarkStart w:id="38" w:name="exm-covariate-patterns"/>
    <w:p>
      <w:pPr>
        <w:pStyle w:val="BodyText"/>
      </w:pPr>
      <w:r>
        <w:rPr>
          <w:b/>
          <w:bCs/>
        </w:rPr>
        <w:t xml:space="preserve">Example 6 (Covariate patterns in the low-birth-weight data)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birthwt</w:t>
      </w:r>
      <w:r>
        <w:t xml:space="preserve"> </w:t>
      </w:r>
      <w:r>
        <w:t xml:space="preserve">data record whether each of 189 babies had low birth weight</w:t>
      </w:r>
      <w:r>
        <w:t xml:space="preserve"> </w:t>
      </w:r>
      <w:r>
        <w:t xml:space="preserve">(</w:t>
      </w:r>
      <w:r>
        <w:rPr>
          <w:rStyle w:val="VerbatimChar"/>
        </w:rPr>
        <w:t xml:space="preserve">low = 1</w:t>
      </w:r>
      <w:r>
        <w:t xml:space="preserve">, under 2.5 kg), along with the mother’s smoking status and race, among other predictors</w:t>
      </w:r>
      <w:r>
        <w:t xml:space="preserve"> </w:t>
      </w:r>
      <w:r>
        <w:t xml:space="preserve">[7]</w:t>
      </w:r>
      <w:r>
        <w:t xml:space="preserve">.</w:t>
      </w:r>
      <w:r>
        <w:t xml:space="preserve"> </w:t>
      </w:r>
      <w:r>
        <w:t xml:space="preserve">Take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(0 or 1)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(1, 2 or 3) as the predictors.</w:t>
      </w:r>
      <w:r>
        <w:t xml:space="preserve"> </w:t>
      </w:r>
      <w:r>
        <w:t xml:space="preserve">Counting the distinct pairs, and the babies and low-weight births at each, gives one row per</w:t>
      </w:r>
      <w:r>
        <w:t xml:space="preserve"> </w:t>
      </w:r>
      <w:hyperlink w:anchor="def-covariate-pattern">
        <w:r>
          <w:rPr>
            <w:rStyle w:val="Hyperlink"/>
          </w:rPr>
          <w:t xml:space="preserve">covariate pattern</w:t>
        </w:r>
      </w:hyperlink>
      <w:r>
        <w:t xml:space="preserve">.</w:t>
      </w:r>
    </w:p>
    <w:p>
      <w:pPr>
        <w:pStyle w:val="SourceCode"/>
      </w:pPr>
      <w:r>
        <w:rPr>
          <w:rStyle w:val="NormalTok"/>
        </w:rPr>
        <w:t xml:space="preserve">bw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"data/birthwt.csv"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(bw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race)</w:t>
      </w:r>
      <w:r>
        <w:br/>
      </w:r>
      <w:r>
        <w:rPr>
          <w:rStyle w:val="CommentTok"/>
        </w:rPr>
        <w:t xml:space="preserve"># one row per covariate pattern: replicates and events</w:t>
      </w:r>
      <w:r>
        <w:br/>
      </w:r>
      <w:r>
        <w:rPr>
          <w:rStyle w:val="NormalTok"/>
        </w:rPr>
        <w:t xml:space="preserve">bw_grouped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summarize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nreps =</w:t>
      </w:r>
      <w:r>
        <w:rPr>
          <w:rStyle w:val="NormalTok"/>
        </w:rPr>
        <w:t xml:space="preserve">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n</w:t>
      </w:r>
      <w:r>
        <w:rPr>
          <w:rStyle w:val="NormalTok"/>
        </w:rPr>
        <w:t xml:space="preserve">(),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nevents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(low),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.by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  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arrange</w:t>
      </w:r>
      <w:r>
        <w:rPr>
          <w:rStyle w:val="NormalTok"/>
        </w:rPr>
        <w:t xml:space="preserve">(smoke, race)</w:t>
      </w:r>
      <w:r>
        <w:br/>
      </w:r>
      <w:r>
        <w:rPr>
          <w:rStyle w:val="NormalTok"/>
        </w:rPr>
        <w:t xml:space="preserve">bw_grouped</w:t>
      </w:r>
      <w:r>
        <w:br/>
      </w:r>
      <w:r>
        <w:rPr>
          <w:rStyle w:val="CommentTok"/>
        </w:rPr>
        <w:t xml:space="preserve">#&gt; # A tibble: 6 × 4</w:t>
      </w:r>
      <w:r>
        <w:br/>
      </w:r>
      <w:r>
        <w:rPr>
          <w:rStyle w:val="CommentTok"/>
        </w:rPr>
        <w:t xml:space="preserve">#&gt;   smoke race  nreps nevents</w:t>
      </w:r>
      <w:r>
        <w:br/>
      </w:r>
      <w:r>
        <w:rPr>
          <w:rStyle w:val="CommentTok"/>
        </w:rPr>
        <w:t xml:space="preserve">#&gt;   &lt;int&gt; &lt;fct&gt; &lt;int&gt;   &lt;int&gt;</w:t>
      </w:r>
      <w:r>
        <w:br/>
      </w:r>
      <w:r>
        <w:rPr>
          <w:rStyle w:val="CommentTok"/>
        </w:rPr>
        <w:t xml:space="preserve">#&gt; 1     0 1        44       4</w:t>
      </w:r>
      <w:r>
        <w:br/>
      </w:r>
      <w:r>
        <w:rPr>
          <w:rStyle w:val="CommentTok"/>
        </w:rPr>
        <w:t xml:space="preserve">#&gt; 2     0 2        16       5</w:t>
      </w:r>
      <w:r>
        <w:br/>
      </w:r>
      <w:r>
        <w:rPr>
          <w:rStyle w:val="CommentTok"/>
        </w:rPr>
        <w:t xml:space="preserve">#&gt; 3     0 3        55      20</w:t>
      </w:r>
      <w:r>
        <w:br/>
      </w:r>
      <w:r>
        <w:rPr>
          <w:rStyle w:val="CommentTok"/>
        </w:rPr>
        <w:t xml:space="preserve">#&gt; 4     1 1        52      19</w:t>
      </w:r>
      <w:r>
        <w:br/>
      </w:r>
      <w:r>
        <w:rPr>
          <w:rStyle w:val="CommentTok"/>
        </w:rPr>
        <w:t xml:space="preserve">#&gt; 5     1 2        10       6</w:t>
      </w:r>
      <w:r>
        <w:br/>
      </w:r>
      <w:r>
        <w:rPr>
          <w:rStyle w:val="CommentTok"/>
        </w:rPr>
        <w:t xml:space="preserve">#&gt; 6     1 3        12       5</w:t>
      </w:r>
    </w:p>
    <w:p>
      <w:pPr>
        <w:pStyle w:val="FirstParagraph"/>
      </w:pPr>
      <w:r>
        <w:t xml:space="preserve">There are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covariate patterns among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189</m:t>
        </m:r>
      </m:oMath>
      <w:r>
        <w:t xml:space="preserve"> </w:t>
      </w:r>
      <w:r>
        <w:t xml:space="preserve">babies.</w:t>
      </w:r>
      <w:r>
        <w:t xml:space="preserve"> </w:t>
      </w:r>
      <w:r>
        <w:t xml:space="preserve">The pattern with the most</w:t>
      </w:r>
      <w:r>
        <w:t xml:space="preserve"> </w:t>
      </w:r>
      <w:hyperlink w:anchor="def-replicates">
        <w:r>
          <w:rPr>
            <w:rStyle w:val="Hyperlink"/>
          </w:rPr>
          <w:t xml:space="preserve">replicates</w:t>
        </w:r>
      </w:hyperlink>
      <w:r>
        <w:t xml:space="preserve"> </w:t>
      </w:r>
      <w:r>
        <w:t xml:space="preserve">has</w:t>
      </w:r>
      <w:r>
        <w:t xml:space="preserve"> </w:t>
      </w:r>
      <w:r>
        <w:rPr>
          <w:rStyle w:val="VerbatimChar"/>
        </w:rPr>
        <w:t xml:space="preserve">smoke</w:t>
      </w:r>
      <w:r>
        <w:t xml:space="preserve"> </w:t>
      </w:r>
      <w:r>
        <w:t xml:space="preserve">= 0 and</w:t>
      </w:r>
      <w:r>
        <w:t xml:space="preserve"> </w:t>
      </w:r>
      <w:r>
        <w:rPr>
          <w:rStyle w:val="VerbatimChar"/>
        </w:rPr>
        <w:t xml:space="preserve">race</w:t>
      </w:r>
      <w:r>
        <w:t xml:space="preserve"> </w:t>
      </w:r>
      <w:r>
        <w:t xml:space="preserve">= 3, and it has 55 of them.</w:t>
      </w:r>
    </w:p>
    <w:bookmarkEnd w:id="38"/>
    <w:bookmarkStart w:id="41" w:name="def-saturated-model"/>
    <w:p>
      <w:pPr>
        <w:pStyle w:val="BodyText"/>
      </w:pPr>
      <w:r>
        <w:rPr>
          <w:b/>
          <w:bCs/>
        </w:rPr>
        <w:t xml:space="preserve">Definition 7 (Saturated model (full model, maximal model))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saturated model</w:t>
      </w:r>
      <w:r>
        <w:t xml:space="preserve"> </w:t>
      </w:r>
      <w:r>
        <w:t xml:space="preserve">(also called the</w:t>
      </w:r>
      <w:r>
        <w:t xml:space="preserve"> </w:t>
      </w:r>
      <w:r>
        <w:rPr>
          <w:b/>
          <w:bCs/>
        </w:rPr>
        <w:t xml:space="preserve">full model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maximal model</w:t>
      </w:r>
      <w:r>
        <w:t xml:space="preserve"> </w:t>
      </w:r>
      <w:r>
        <w:t xml:space="preserve">[6, Sec. 5.5]</w:t>
      </w:r>
      <w:r>
        <w:t xml:space="preserve">) for binary outcomes gives each pattern its own free event</w:t>
      </w:r>
      <w:r>
        <w:t xml:space="preserve"> </w:t>
      </w:r>
      <w:hyperlink r:id="rId39">
        <w:r>
          <w:rPr>
            <w:rStyle w:val="Hyperlink"/>
          </w:rPr>
          <w:t xml:space="preserve">probability</w:t>
        </w:r>
      </w:hyperlink>
      <w:r>
        <w:t xml:space="preserve">:</w:t>
      </w:r>
    </w:p>
    <w:p>
      <w:pPr>
        <w:pStyle w:val="BodyText"/>
      </w:pPr>
      <w:bookmarkStart w:id="40" w:name="eq-saturated-model"/>
      <w:r>
        <w:t xml:space="preserve">$$
    {\Pr\mathopen{}\left(Y_i= 1 \mid \mathord{\smash[b]{\underset{\raise.3ex\hbox{$\scriptstyle\sim$}}{x}}\vphantom{x}}_i= \mathord{\smash[b]{\underset{\raise.3ex\hbox{$\scriptstyle\sim$}}{x}}\vphantom{x}}^{(k)}\right)\mathclose{}} = \pi_k,
    \qquad k = 1, \dots, K,
     \qquad(4)$$</w:t>
      </w:r>
      <w:bookmarkEnd w:id="40"/>
    </w:p>
    <w:p>
      <w:pPr>
        <w:pStyle w:val="FirstParagraph"/>
      </w:pPr>
      <w:r>
        <w:t xml:space="preserve">with the outcomes independent given the predictors.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Wikipedia contributors [8]</w:t>
      </w:r>
      <w:r>
        <w:t xml:space="preserve">.</w:t>
      </w:r>
    </w:p>
    <w:bookmarkEnd w:id="41"/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4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4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4: Source: saturated model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5.5]</w:t>
            </w:r>
            <w:r>
              <w:t xml:space="preserve"> </w:t>
            </w:r>
            <w:r>
              <w:t xml:space="preserve">defines the saturated model as the model with the maximum number of parameters that can be estimated, one per distinct covariate pattern, and says it is also called a maximal or full model.</w:t>
            </w:r>
            <w:r>
              <w:t xml:space="preserve"> </w:t>
            </w:r>
            <w:r>
              <w:t xml:space="preserve">In model selection,</w:t>
            </w:r>
            <w:r>
              <w:t xml:space="preserve"> </w:t>
            </w:r>
            <w:r>
              <w:t xml:space="preserve">“full model”</w:t>
            </w:r>
            <w:r>
              <w:t xml:space="preserve"> </w:t>
            </w:r>
            <w:r>
              <w:t xml:space="preserve">often means something else: the model with every candidate predictor</w:t>
            </w:r>
            <w:r>
              <w:t xml:space="preserve"> </w:t>
            </w:r>
            <w:r>
              <w:t xml:space="preserve">[6, Sec. 6.3]</w:t>
            </w:r>
            <w:r>
              <w:t xml:space="preserve">.</w:t>
            </w:r>
            <w:r>
              <w:t xml:space="preserve"> </w:t>
            </w:r>
            <w:r>
              <w:t xml:space="preserve">That model is generally smaller than the saturated model.</w:t>
            </w:r>
          </w:p>
        </w:tc>
      </w:tr>
    </w:tbl>
    <w:bookmarkStart w:id="44" w:name="thm-saturated-mle"/>
    <w:p>
      <w:pPr>
        <w:pStyle w:val="BodyText"/>
      </w:pPr>
      <w:r>
        <w:rPr>
          <w:b/>
          <w:bCs/>
        </w:rPr>
        <w:t xml:space="preserve">Theorem 2 (The saturated model fits each pattern’s observed proportion)</w:t>
      </w:r>
      <w:r>
        <w:t xml:space="preserve"> </w:t>
      </w:r>
      <w:r>
        <w:t xml:space="preserve">The maximum likelihood estimate of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in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 </w:t>
      </w:r>
      <w:r>
        <w:t xml:space="preserve">is the observed proportion of</w:t>
      </w:r>
      <w:r>
        <w:t xml:space="preserve"> </w:t>
      </w:r>
      <w:hyperlink w:anchor="def-pattern-events">
        <w:r>
          <w:rPr>
            <w:rStyle w:val="Hyperlink"/>
          </w:rPr>
          <w:t xml:space="preserve">events</w:t>
        </w:r>
      </w:hyperlink>
      <w:r>
        <w:t xml:space="preserve"> </w:t>
      </w:r>
      <w:r>
        <w:t xml:space="preserve">among the replicates of pattern</w:t>
      </w:r>
      <w:r>
        <w:t xml:space="preserve"> </w:t>
      </w:r>
      <m:oMath>
        <m:r>
          <m:t>k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π</m:t>
                  </m:r>
                </m:e>
              </m:acc>
            </m:e>
            <m:sub>
              <m:r>
                <m:t>k</m:t>
              </m:r>
            </m:sub>
          </m:sSub>
          <m:r>
            <m:rPr>
              <m:sty m:val="p"/>
            </m:rPr>
            <m:t>=</m:t>
          </m:r>
          <m:f>
            <m:fPr>
              <m:type m:val="bar"/>
            </m:fPr>
            <m:num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</m:num>
            <m:den>
              <m:sSub>
                <m:e>
                  <m:r>
                    <m:t>m</m:t>
                  </m:r>
                </m:e>
                <m:sub>
                  <m:r>
                    <m:t>k</m:t>
                  </m:r>
                </m:sub>
              </m:sSub>
            </m:den>
          </m:f>
          <m:r>
            <m:rPr>
              <m:sty m:val="p"/>
            </m:rPr>
            <m:t>.</m:t>
          </m:r>
        </m:oMath>
      </m:oMathPara>
    </w:p>
    <w:bookmarkEnd w:id="4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Independence gives each pattern its own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term, and the outcomes at pattern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contribute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terms share no parameters, so each is maximized on its own.</w:t>
      </w:r>
      <w:r>
        <w:t xml:space="preserve"> </w:t>
      </w:r>
      <w:r>
        <w:t xml:space="preserve">First suppose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, so that both logarithms are defined for</w:t>
      </w:r>
      <w:r>
        <w:t xml:space="preserve"> </w:t>
      </w:r>
      <m:oMath>
        <m:r>
          <m:t>0</m:t>
        </m:r>
        <m:r>
          <m:rPr>
            <m:sty m:val="p"/>
          </m:rPr>
          <m:t>&lt;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.</w:t>
      </w:r>
      <w:r>
        <w:t xml:space="preserve"> </w:t>
      </w:r>
      <w:r>
        <w:t xml:space="preserve">Setting the derivative with respect to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zero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Multiplying through by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Expanding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−</m:t>
        </m:r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Adding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to both sides gives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Dividing both sides by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gives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The log-likelihood term increases to this point and decreases after it, so the point is a maximum.</w:t>
      </w:r>
      <w:r>
        <w:t xml:space="preserve"> </w:t>
      </w:r>
      <w:r>
        <w:t xml:space="preserve">Now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 a logarithm is taken as</w:t>
      </w:r>
      <w:r>
        <w:t xml:space="preserve"> </w:t>
      </w:r>
      <m:oMath>
        <m:r>
          <m:t>0</m:t>
        </m:r>
      </m:oMath>
      <w:r>
        <w:t xml:space="preserve">, so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</m:oMath>
      <w:r>
        <w:t xml:space="preserve">, which decreases in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and so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Next suppose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By the same convention, the term is</w:t>
      </w:r>
      <w:r>
        <w:t xml:space="preserve"> </w:t>
      </w:r>
      <m:oMath>
        <m:sSub>
          <m:e>
            <m:r>
              <m:t>m</m:t>
            </m:r>
          </m:e>
          <m:sub>
            <m:r>
              <m:t>k</m:t>
            </m:r>
          </m:sub>
        </m:sSub>
        <m:r>
          <m:rPr>
            <m:sty m:val="p"/>
          </m:rPr>
          <m:t>ln</m:t>
        </m:r>
        <m:sSub>
          <m:e>
            <m:r>
              <m:t>π</m:t>
            </m:r>
          </m:e>
          <m:sub>
            <m:r>
              <m:t>k</m:t>
            </m:r>
          </m:sub>
        </m:sSub>
      </m:oMath>
      <w:r>
        <w:t xml:space="preserve">, which peaks at</w:t>
      </w:r>
      <w:r>
        <w:t xml:space="preserve"> </w:t>
      </w:r>
      <m:oMath>
        <m:sSub>
          <m:e>
            <m:r>
              <m:t>π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Both agree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</w:p>
    <w:bookmarkStart w:id="47" w:name="def-saturated-deviance"/>
    <w:p>
      <w:pPr>
        <w:pStyle w:val="BodyText"/>
      </w:pPr>
      <w:r>
        <w:rPr>
          <w:b/>
          <w:bCs/>
        </w:rPr>
        <w:t xml:space="preserve">Definition 8 (Deviance relative to the saturated model)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deviance relative to the saturated model</w:t>
      </w:r>
      <w:r>
        <w:t xml:space="preserve"> </w:t>
      </w:r>
      <w:r>
        <w:t xml:space="preserve">of a fitted model is twice the amount by which its maximized log-likelihood</w:t>
      </w:r>
      <w:r>
        <w:t xml:space="preserve"> </w:t>
      </w:r>
      <w:r>
        <w:t xml:space="preserve">${\ell\mathopen{}\left(\hat{\mathord{\smash[b]{\underset{\raise.3ex\hbox{$\scriptstyle\sim$}}{\beta}}\vphantom{\beta}}}\right)\mathclose{}}$</w:t>
      </w:r>
      <w:r>
        <w:t xml:space="preserve"> </w:t>
      </w:r>
      <w:r>
        <w:t xml:space="preserve">falls short of the maximized log-likelihood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of the</w:t>
      </w:r>
      <w:r>
        <w:t xml:space="preserve"> </w:t>
      </w:r>
      <w:hyperlink w:anchor="def-saturated-model">
        <w:r>
          <w:rPr>
            <w:rStyle w:val="Hyperlink"/>
          </w:rPr>
          <w:t xml:space="preserve">saturated model</w:t>
        </w:r>
      </w:hyperlink>
      <w:r>
        <w:t xml:space="preserve">:</w:t>
      </w:r>
    </w:p>
    <w:p>
      <w:pPr>
        <w:pStyle w:val="BodyText"/>
      </w:pPr>
      <w:bookmarkStart w:id="46" w:name="eq-saturated-deviance"/>
      <w:r>
        <w:t xml:space="preserve">$$
    D_{\mathrm{sat}}= 2 \mathopen{}\left(\ell_{\mathrm{sat}}- {\ell\mathopen{}\left(\hat{\mathord{\smash[b]{\underset{\raise.3ex\hbox{$\scriptstyle\sim$}}{\beta}}\vphantom{\beta}}}\right)\mathclose{}}\right)\mathclose{}.
     \qquad(5)$$</w:t>
      </w:r>
      <w:bookmarkEnd w:id="46"/>
    </w:p>
    <w:bookmarkEnd w:id="47"/>
    <w:bookmarkStart w:id="49" w:name="thm-saturated-deviance"/>
    <w:p>
      <w:pPr>
        <w:pStyle w:val="FirstParagraph"/>
      </w:pPr>
      <w:r>
        <w:rPr>
          <w:b/>
          <w:bCs/>
        </w:rPr>
        <w:t xml:space="preserve">Theorem 3 (The deviance relative to the saturated model, from grouped counts)</w:t>
      </w:r>
      <w:r>
        <w:t xml:space="preserve"> </w:t>
      </w:r>
      <w:r>
        <w:t xml:space="preserve">For a fitted logistic regression with fitted event probabilities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at the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covariate patterns,</w:t>
      </w:r>
    </w:p>
    <w:p>
      <w:pPr>
        <w:pStyle w:val="BodyText"/>
      </w:pPr>
      <w:bookmarkStart w:id="48" w:name="eq-saturated-deviance-grouped"/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=</m:t>
          </m:r>
          <m:r>
            <m:t>2</m:t>
          </m:r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k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K</m:t>
              </m:r>
            </m:sup>
            <m:e>
              <m:r>
                <m:t>​</m:t>
              </m:r>
            </m:e>
          </m:nary>
          <m:d>
            <m:dPr>
              <m:begChr m:val="{"/>
              <m:sepChr m:val=""/>
              <m:endChr m:val="}"/>
              <m:grow/>
            </m:dPr>
            <m:e>
              <m:sSub>
                <m:e>
                  <m:r>
                    <m:t>s</m:t>
                  </m:r>
                </m:e>
                <m:sub>
                  <m:r>
                    <m:t>k</m:t>
                  </m:r>
                </m:sub>
              </m:sSub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sSub>
                        <m:e>
                          <m:acc>
                            <m:accPr>
                              <m:chr m:val="̂"/>
                            </m:accPr>
                            <m:e>
                              <m:r>
                                <m:t>π</m:t>
                              </m:r>
                            </m:e>
                          </m:acc>
                        </m:e>
                        <m:sub>
                          <m:r>
                            <m:t>k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k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s</m:t>
                      </m:r>
                    </m:e>
                    <m:sub>
                      <m:r>
                        <m:t>k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ln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s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</m:num>
                    <m:den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k</m:t>
                          </m:r>
                        </m:sub>
                      </m:sSub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acc>
                                <m:accPr>
                                  <m:chr m:val="̂"/>
                                </m:accPr>
                                <m:e>
                                  <m:r>
                                    <m:t>π</m:t>
                                  </m:r>
                                </m:e>
                              </m:acc>
                            </m:e>
                            <m:sub>
                              <m:r>
                                <m:t>k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den>
                  </m:f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48"/>
    </w:p>
    <w:p>
      <w:pPr>
        <w:pStyle w:val="FirstParagraph"/>
      </w:pPr>
      <w:r>
        <w:t xml:space="preserve">where a term with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=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 </w:t>
      </w:r>
      <w:r>
        <w:t xml:space="preserve">contributes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in its zero-count part.</w:t>
      </w:r>
    </w:p>
    <w:bookmarkEnd w:id="4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Grouping the outcomes by pattern, the</w:t>
      </w:r>
      <w:r>
        <w:t xml:space="preserve"> </w:t>
      </w:r>
      <w:hyperlink r:id="rId50">
        <w:r>
          <w:rPr>
            <w:rStyle w:val="Hyperlink"/>
          </w:rPr>
          <w:t xml:space="preserve">fitted model</w:t>
        </w:r>
      </w:hyperlink>
      <w:r>
        <w:t xml:space="preserve">’s</w:t>
      </w:r>
      <w:r>
        <w:t xml:space="preserve"> </w:t>
      </w:r>
      <w:hyperlink r:id="rId45">
        <w:r>
          <w:rPr>
            <w:rStyle w:val="Hyperlink"/>
          </w:rPr>
          <w:t xml:space="preserve">log-likelihood</w:t>
        </w:r>
      </w:hyperlink>
      <w:r>
        <w:t xml:space="preserve"> </w:t>
      </w:r>
      <w:r>
        <w:t xml:space="preserve">is</w:t>
      </w:r>
      <w:r>
        <w:t xml:space="preserve"> </w:t>
      </w:r>
      <w:r>
        <w:t xml:space="preserve">${\ell\mathopen{}\left(\hat{\mathord{\smash[b]{\underset{\raise.3ex\hbox{$\scriptstyle\sim$}}{\beta}}\vphantom{\beta}}}\right)\mathclose{}} = \sum_{k=1}^{K}\mathopen{}\left\{s_k \ln \hat\pi_k + \mathopen{}\left(m_k - s_k\right)\mathclose{} {\ln\mathopen{}\left(1 - \hat\pi_k\right)\mathclose{}}\right\}\mathclose{}$</w:t>
      </w:r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, the saturated log-likelihood is the same sum with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replaced by</w:t>
      </w:r>
      <w:r>
        <w:t xml:space="preserve"> </w:t>
      </w:r>
      <m:oMath>
        <m:sSub>
          <m:e>
            <m:r>
              <m:t>s</m:t>
            </m:r>
          </m:e>
          <m:sub>
            <m:r>
              <m:t>k</m:t>
            </m:r>
          </m:sub>
        </m:sSub>
        <m:r>
          <m:rPr>
            <m:sty m:val="p"/>
          </m:rPr>
          <m:t>/</m:t>
        </m:r>
        <m:sSub>
          <m:e>
            <m:r>
              <m:t>m</m:t>
            </m:r>
          </m:e>
          <m:sub>
            <m:r>
              <m:t>k</m:t>
            </m:r>
          </m:sub>
        </m:sSub>
      </m:oMath>
      <w:r>
        <w:t xml:space="preserve">.</w:t>
      </w:r>
      <w:r>
        <w:t xml:space="preserve"> </w:t>
      </w:r>
      <w:r>
        <w:t xml:space="preserve">Subtracting the fitted from the saturated log-likelihood, term by term, replaces each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sSub>
              <m:e>
                <m:r>
                  <m:t>m</m:t>
                </m:r>
              </m:e>
              <m:sub>
                <m:r>
                  <m:t>k</m:t>
                </m:r>
              </m:sub>
            </m:sSub>
          </m:e>
        </m:d>
        <m:r>
          <m:t>​</m:t>
        </m:r>
        <m:r>
          <m:rPr>
            <m:sty m:val="p"/>
          </m:rPr>
          <m:t>−</m:t>
        </m:r>
        <m:r>
          <m:rPr>
            <m:sty m:val="p"/>
          </m:rPr>
          <m:t>ln</m:t>
        </m:r>
        <m:sSub>
          <m:e>
            <m:acc>
              <m:accPr>
                <m:chr m:val="̂"/>
              </m:accPr>
              <m:e>
                <m:r>
                  <m:t>π</m:t>
                </m:r>
              </m:e>
            </m:acc>
          </m:e>
          <m:sub>
            <m:r>
              <m:t>k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ln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s</m:t>
                </m:r>
              </m:e>
              <m:sub>
                <m:r>
                  <m:t>k</m:t>
                </m:r>
              </m:sub>
            </m:sSub>
            <m:r>
              <m:rPr>
                <m:sty m:val="p"/>
              </m:rPr>
              <m:t>/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b>
                  <m:e>
                    <m:r>
                      <m:t>m</m:t>
                    </m:r>
                  </m:e>
                  <m:sub>
                    <m:r>
                      <m:t>k</m:t>
                    </m:r>
                  </m:sub>
                </m:sSub>
                <m:sSub>
                  <m:e>
                    <m:acc>
                      <m:accPr>
                        <m:chr m:val="̂"/>
                      </m:accPr>
                      <m:e>
                        <m:r>
                          <m:t>π</m:t>
                        </m:r>
                      </m:e>
                    </m:acc>
                  </m:e>
                  <m:sub>
                    <m:r>
                      <m:t>k</m:t>
                    </m:r>
                  </m:sub>
                </m:sSub>
              </m:e>
            </m:d>
            <m:r>
              <m:t>​</m:t>
            </m:r>
          </m:e>
        </m:d>
        <m:r>
          <m:t>​</m:t>
        </m:r>
      </m:oMath>
      <w:r>
        <w:t xml:space="preserve">, and likewise for the non-events.</w:t>
      </w:r>
      <w:r>
        <w:t xml:space="preserve"> </w:t>
      </w:r>
      <w:r>
        <w:t xml:space="preserve">Multiplying by</w:t>
      </w:r>
      <w:r>
        <w:t xml:space="preserve"> </w:t>
      </w:r>
      <m:oMath>
        <m:r>
          <m:t>2</m:t>
        </m:r>
      </m:oMath>
      <w:r>
        <w:t xml:space="preserve">, as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does, gives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.</w:t>
      </w:r>
      <w:r>
        <w:t xml:space="preserve"> </w:t>
      </w:r>
      <w:r>
        <w:t xml:space="preserve">A count of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times</w:t>
      </w:r>
      <w:r>
        <w:t xml:space="preserve"> </w:t>
      </w:r>
      <m:oMath>
        <m:r>
          <m:rPr>
            <m:sty m:val="p"/>
          </m:rPr>
          <m:t>ln</m:t>
        </m:r>
        <m:r>
          <m:t>0</m:t>
        </m:r>
      </m:oMath>
      <w:r>
        <w:t xml:space="preserve"> </w:t>
      </w:r>
      <w:r>
        <w:t xml:space="preserve">is taken as</w:t>
      </w:r>
      <w:r>
        <w:t xml:space="preserve"> </w:t>
      </w:r>
      <m:oMath>
        <m:r>
          <m:t>0</m:t>
        </m:r>
      </m:oMath>
      <w:r>
        <w:t xml:space="preserve">, its limit.</w:t>
      </w:r>
    </w:p>
    <w:tbl>
      <w:tblPr>
        <w:tblStyle w:val="Table"/>
        <w:tblInd w:w="164" w:type="dxa"/>
        <w:tblBorders>
          <w:left w:val="single" w:sz="24" w:space="0" w:color="0758E5"/>
        </w:tblBorders>
        <w:tblCellMar>
          <w:left w:w="0" w:type="dxa"/>
          <w:right w:w="0" w:type="dxa"/>
        </w:tblCellMar>
        <w:tblLook w:firstRow="0" w:lastRow="0" w:firstColumn="0" w:lastColumn="0" w:noHBand="0" w:noVBand="0" w:val="0000"/>
      </w:tblPr>
      <w:tblGrid>
        <w:gridCol w:w="7920"/>
      </w:tblGrid>
      <w:tr>
        <w:trPr>
          <w:cantSplit/>
        </w:trPr>
        <w:tc>
          <w:tcPr>
            <w:tcMar>
              <w:left w:w="144" w:type="dxa"/>
              <w:right w:w="144" w:type="dxa"/>
            </w:tcMar>
          </w:tcPr>
          <w:p>
            <w:pPr>
              <w:pStyle w:val="BodyText"/>
            </w:pPr>
            <w:pPr>
              <w:spacing w:before="0" w:after="8"/>
              <w:jc w:val="center"/>
            </w:pPr>
            <w:r>
              <w:drawing>
                <wp:inline>
                  <wp:extent cx="152400" cy="152400"/>
                  <wp:effectExtent b="0" l="0" r="0" t="0"/>
                  <wp:docPr descr="" title="" id="51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5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p>
            <w:pPr>
              <w:pStyle w:val="BodyText"/>
            </w:pPr>
            <w:pPr>
              <w:spacing w:before="16" w:after="64"/>
            </w:pPr>
            <w:r>
              <w:rPr>
                <w:b/>
                <w:bCs/>
              </w:rPr>
              <w:t xml:space="preserve">Note 5: Source: deviance from grouped counts</w:t>
            </w:r>
          </w:p>
          <w:p>
            <w:pPr>
              <w:pStyle w:val="BodyText"/>
            </w:pPr>
            <w:pPr>
              <w:spacing w:before="16" w:after="16"/>
            </w:pPr>
            <w:r>
              <w:t xml:space="preserve">Dobson and Barnett [6, Sec. 5.6.1]</w:t>
            </w:r>
            <w:r>
              <w:t xml:space="preserve"> </w:t>
            </w:r>
            <w:r>
              <w:t xml:space="preserve">derives the deviance of a binomial model relative to the saturated model, and Section 7.5 writes it in the form of</w:t>
            </w:r>
            <w:r>
              <w:t xml:space="preserve"> </w:t>
            </w:r>
            <w:hyperlink w:anchor="eq-saturated-deviance-grouped">
              <w:r>
                <w:rPr>
                  <w:rStyle w:val="Hyperlink"/>
                </w:rPr>
                <w:t xml:space="preserve">Equation 6</w:t>
              </w:r>
            </w:hyperlink>
            <w:r>
              <w:t xml:space="preserve">.</w:t>
            </w:r>
            <w:r>
              <w:t xml:space="preserve"> </w:t>
            </w:r>
            <w:r>
              <w:t xml:space="preserve">Section 7.5 also notes that when every observation has its own covariate pattern, so each count is</w:t>
            </w:r>
            <w:r>
              <w:t xml:space="preserve"> </w:t>
            </w:r>
            <m:oMath>
              <m:r>
                <m:t>0</m:t>
              </m:r>
            </m:oMath>
            <w:r>
              <w:t xml:space="preserve"> </w:t>
            </w:r>
            <w:r>
              <w:t xml:space="preserve">or</w:t>
            </w:r>
            <w:r>
              <w:t xml:space="preserve"> </w:t>
            </w:r>
            <m:oMath>
              <m:r>
                <m:t>1</m:t>
              </m:r>
            </m:oMath>
            <w:r>
              <w:t xml:space="preserve">, this deviance is not a useful measure of fit.</w:t>
            </w:r>
          </w:p>
        </w:tc>
      </w:tr>
    </w:tbl>
    <w:bookmarkStart w:id="53" w:name="cor-deviance-shift"/>
    <w:p>
      <w:pPr>
        <w:pStyle w:val="BodyText"/>
      </w:pPr>
      <w:r>
        <w:rPr>
          <w:b/>
          <w:bCs/>
        </w:rPr>
        <w:t xml:space="preserve">Corollary 2 (The deviance is the saturated-model deviance shifted by a constant)</w:t>
      </w:r>
      <w:r>
        <w:t xml:space="preserve"> </w:t>
      </w:r>
      <w:r>
        <w:t xml:space="preserve">The</w:t>
      </w:r>
      <w:r>
        <w:t xml:space="preserve"> </w:t>
      </w:r>
      <w:hyperlink w:anchor="def-deviance">
        <w:r>
          <w:rPr>
            <w:rStyle w:val="Hyperlink"/>
          </w:rPr>
          <w:t xml:space="preserve">deviance</w:t>
        </w:r>
      </w:hyperlink>
      <w:r>
        <w:t xml:space="preserve"> </w:t>
      </w:r>
      <w:r>
        <w:t xml:space="preserve">of a fitted logistic regression and its</w:t>
      </w:r>
      <w:r>
        <w:t xml:space="preserve"> </w:t>
      </w:r>
      <w:hyperlink w:anchor="def-saturated-deviance">
        <w:r>
          <w:rPr>
            <w:rStyle w:val="Hyperlink"/>
          </w:rPr>
          <w:t xml:space="preserve">deviance relative to the saturated model</w:t>
        </w:r>
      </w:hyperlink>
      <w:r>
        <w:t xml:space="preserve"> </w:t>
      </w:r>
      <w:r>
        <w:t xml:space="preserve">differ by a constant that depends on the data and not on the fitted model:</w:t>
      </w:r>
    </w:p>
    <w:p>
      <w:pPr>
        <w:pStyle w:val="BodyText"/>
      </w:pPr>
      <m:oMathPara>
        <m:oMathParaPr>
          <m:jc m:val="center"/>
        </m:oMathParaPr>
        <m:oMath>
          <m:r>
            <m:t>D</m:t>
          </m:r>
          <m:r>
            <m:rPr>
              <m:sty m:val="p"/>
            </m:rPr>
            <m:t>=</m:t>
          </m:r>
          <m:sSub>
            <m:e>
              <m:r>
                <m:t>D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−</m:t>
          </m:r>
          <m:r>
            <m:t>2</m:t>
          </m:r>
          <m:sSub>
            <m:e>
              <m:r>
                <m:t>ℓ</m:t>
              </m:r>
            </m:e>
            <m:sub>
              <m:r>
                <m:rPr>
                  <m:sty m:val="p"/>
                </m:rPr>
                <m:t>s</m:t>
              </m:r>
              <m:r>
                <m:rPr>
                  <m:sty m:val="p"/>
                </m:rPr>
                <m:t>a</m:t>
              </m:r>
              <m:r>
                <m:rPr>
                  <m:sty m:val="p"/>
                </m:rPr>
                <m:t>t</m:t>
              </m:r>
            </m:sub>
          </m:sSub>
          <m:r>
            <m:rPr>
              <m:sty m:val="p"/>
            </m:rPr>
            <m:t>.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Distributing the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in</w:t>
      </w:r>
      <w:r>
        <w:t xml:space="preserve"> </w:t>
      </w:r>
      <w:hyperlink w:anchor="eq-saturated-deviance">
        <w:r>
          <w:rPr>
            <w:rStyle w:val="Hyperlink"/>
          </w:rPr>
          <w:t xml:space="preserve">Equation 5</w:t>
        </w:r>
      </w:hyperlink>
      <w:r>
        <w:t xml:space="preserve"> </w:t>
      </w:r>
      <w:r>
        <w:t xml:space="preserve">gives</w:t>
      </w:r>
      <w:r>
        <w:t xml:space="preserve"> </w:t>
      </w:r>
      <w:r>
        <w:t xml:space="preserve">$D_{\mathrm{sat}}= 2 \ell_{\mathrm{sat}}- 2 {\ell\mathopen{}\left(\hat{\mathord{\smash[b]{\underset{\raise.3ex\hbox{$\scriptstyle\sim$}}{\beta}}\vphantom{\beta}}}\right)\mathclose{}}$</w:t>
      </w:r>
      <w:r>
        <w:t xml:space="preserve">.</w:t>
      </w:r>
      <w:r>
        <w:t xml:space="preserve"> </w:t>
      </w:r>
      <w:r>
        <w:t xml:space="preserve">Substituting</w:t>
      </w:r>
      <w:r>
        <w:t xml:space="preserve"> </w:t>
      </w:r>
      <w:r>
        <w:t xml:space="preserve">$D= -2 {\ell\mathopen{}\left(\hat{\mathord{\smash[b]{\underset{\raise.3ex\hbox{$\scriptstyle\sim$}}{\beta}}\vphantom{\beta}}}\right)\mathclose{}}$</w:t>
      </w:r>
      <w:r>
        <w:t xml:space="preserve"> </w:t>
      </w:r>
      <w:r>
        <w:t xml:space="preserve">into this expression gives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+</m:t>
        </m:r>
        <m:r>
          <m:t>D</m:t>
        </m:r>
      </m:oMath>
      <w:r>
        <w:t xml:space="preserve">.</w:t>
      </w:r>
      <w:r>
        <w:t xml:space="preserve"> </w:t>
      </w:r>
      <w:r>
        <w:t xml:space="preserve">Subtracting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from both sides gives the claim.</w:t>
      </w:r>
    </w:p>
    <w:bookmarkStart w:id="54" w:name="rem-deviance-shift"/>
    <w:p>
      <w:pPr>
        <w:pStyle w:val="BodyText"/>
      </w:pPr>
      <w:r>
        <w:rPr>
          <w:i/>
          <w:iCs/>
        </w:rPr>
        <w:t xml:space="preserve">Remark 6</w:t>
      </w:r>
      <w:r>
        <w:t xml:space="preserve"> (Why the shift does not change the drop in deviance). </w:t>
      </w:r>
      <w:r>
        <w:t xml:space="preserve">The constant</w:t>
      </w:r>
      <w:r>
        <w:t xml:space="preserve"> </w:t>
      </w:r>
      <m:oMath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 </w:t>
      </w:r>
      <w:r>
        <w:t xml:space="preserve">in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the same for every model fit to the same data, because the saturated model depends only on the data.</w:t>
      </w:r>
      <w:r>
        <w:t xml:space="preserve"> </w:t>
      </w:r>
      <w:r>
        <w:t xml:space="preserve">So the difference between the deviances of two models, such as the drop in deviance of</w:t>
      </w:r>
      <w:r>
        <w:t xml:space="preserve"> </w:t>
      </w:r>
      <w:hyperlink w:anchor="thm-deviance-drop">
        <w:r>
          <w:rPr>
            <w:rStyle w:val="Hyperlink"/>
          </w:rPr>
          <w:t xml:space="preserve">Theorem 1</w:t>
        </w:r>
      </w:hyperlink>
      <w:r>
        <w:t xml:space="preserve">, is the same whether it is computed from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or from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two deviances differ in their size, though: when every pattern has one replicate, the saturated model fits every label exactly,</w:t>
      </w:r>
      <w:r>
        <w:t xml:space="preserve"> </w:t>
      </w:r>
      <m:oMath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D</m:t>
        </m:r>
      </m:oMath>
      <w:r>
        <w:t xml:space="preserve">.</w:t>
      </w:r>
    </w:p>
    <w:bookmarkEnd w:id="54"/>
    <w:bookmarkStart w:id="55" w:name="exm-saturated-deviance"/>
    <w:p>
      <w:pPr>
        <w:pStyle w:val="BodyText"/>
      </w:pPr>
      <w:r>
        <w:rPr>
          <w:b/>
          <w:bCs/>
        </w:rPr>
        <w:t xml:space="preserve">Example 7 (The deviance of the low-birth-weight model, ungrouped and grouped)</w:t>
      </w:r>
      <w:r>
        <w:t xml:space="preserve"> </w:t>
      </w:r>
      <w:r>
        <w:t xml:space="preserve">Fit a logistic regression of low birth weight on smoking and race, once to the 189 individual babies</w:t>
      </w:r>
      <w:r>
        <w:t xml:space="preserve"> </w:t>
      </w:r>
      <w:r>
        <w:t xml:space="preserve">and once to the 6 grouped counts of</w:t>
      </w:r>
      <w:r>
        <w:t xml:space="preserve"> </w:t>
      </w:r>
      <w:hyperlink w:anchor="exm-covariate-patterns">
        <w:r>
          <w:rPr>
            <w:rStyle w:val="Hyperlink"/>
          </w:rPr>
          <w:t xml:space="preserve">Example 6</w:t>
        </w:r>
      </w:hyperlink>
      <w:r>
        <w:t xml:space="preserve">.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deviance()</w:t>
      </w:r>
      <w:r>
        <w:t xml:space="preserve"> </w:t>
      </w:r>
      <w:r>
        <w:t xml:space="preserve">is the deviance of</w:t>
      </w:r>
      <w:r>
        <w:t xml:space="preserve"> </w:t>
      </w:r>
      <w:hyperlink w:anchor="def-deviance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 the first fit</w:t>
      </w:r>
      <w:r>
        <w:t xml:space="preserve"> </w:t>
      </w:r>
      <w:r>
        <w:t xml:space="preserve">and the deviance relative to the saturated model of</w:t>
      </w:r>
      <w:r>
        <w:t xml:space="preserve"> </w:t>
      </w:r>
      <w:hyperlink w:anchor="def-saturated-deviance">
        <w:r>
          <w:rPr>
            <w:rStyle w:val="Hyperlink"/>
          </w:rPr>
          <w:t xml:space="preserve">Definition 8</w:t>
        </w:r>
      </w:hyperlink>
      <w:r>
        <w:t xml:space="preserve"> </w:t>
      </w:r>
      <w:r>
        <w:t xml:space="preserve">for the second.</w:t>
      </w:r>
      <w:r>
        <w:t xml:space="preserve"> </w:t>
      </w:r>
      <w:r>
        <w:t xml:space="preserve">We check the second against</w:t>
      </w:r>
      <w:r>
        <w:t xml:space="preserve"> </w:t>
      </w:r>
      <w:hyperlink w:anchor="eq-saturated-deviance-grouped">
        <w:r>
          <w:rPr>
            <w:rStyle w:val="Hyperlink"/>
          </w:rPr>
          <w:t xml:space="preserve">Equation 6</w:t>
        </w:r>
      </w:hyperlink>
      <w:r>
        <w:t xml:space="preserve"> </w:t>
      </w:r>
      <w:r>
        <w:t xml:space="preserve">computed by hand.</w:t>
      </w:r>
    </w:p>
    <w:p>
      <w:pPr>
        <w:pStyle w:val="SourceCode"/>
      </w:pPr>
      <w:r>
        <w:rPr>
          <w:rStyle w:val="CommentTok"/>
        </w:rPr>
        <w:t xml:space="preserve"># fit to the individual babies</w:t>
      </w:r>
      <w:r>
        <w:br/>
      </w:r>
      <w:r>
        <w:rPr>
          <w:rStyle w:val="NormalTok"/>
        </w:rPr>
        <w:t xml:space="preserve">bw_fit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(low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bw)</w:t>
      </w:r>
      <w:r>
        <w:br/>
      </w:r>
      <w:r>
        <w:rPr>
          <w:rStyle w:val="CommentTok"/>
        </w:rPr>
        <w:t xml:space="preserve"># fit to the grouped counts: events and non-events at each pattern</w:t>
      </w:r>
      <w:r>
        <w:br/>
      </w:r>
      <w:r>
        <w:rPr>
          <w:rStyle w:val="NormalTok"/>
        </w:rPr>
        <w:t xml:space="preserve">bw_fit_grouped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glm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cbind</w:t>
      </w:r>
      <w:r>
        <w:rPr>
          <w:rStyle w:val="NormalTok"/>
        </w:rPr>
        <w:t xml:space="preserve">(nevents, 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nevents)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smoke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race,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family =</w:t>
      </w:r>
      <w:r>
        <w:rPr>
          <w:rStyle w:val="NormalTok"/>
        </w:rPr>
        <w:t xml:space="preserve"> binomial,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bw_grouped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 fitted probability at each pattern</w:t>
      </w:r>
      <w:r>
        <w:br/>
      </w:r>
      <w:r>
        <w:rPr>
          <w:rStyle w:val="NormalTok"/>
        </w:rPr>
        <w:t xml:space="preserve">bw_phat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(bw_fit_grouped)</w:t>
      </w:r>
      <w:r>
        <w:br/>
      </w:r>
      <w:r>
        <w:rPr>
          <w:rStyle w:val="CommentTok"/>
        </w:rPr>
        <w:t xml:space="preserve"># one term of the grouped formula; a zero count contributes 0</w:t>
      </w:r>
      <w:r>
        <w:br/>
      </w:r>
      <w:r>
        <w:rPr>
          <w:rStyle w:val="NormalTok"/>
        </w:rPr>
        <w:t xml:space="preserve">bw_term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(count, expected)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count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(count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bw_sat_dev_hand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bw_phat)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bw_term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by_hand =</w:t>
      </w:r>
      <w:r>
        <w:rPr>
          <w:rStyle w:val="NormalTok"/>
        </w:rPr>
        <w:t xml:space="preserve"> bw_sat_dev_hand,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glm_ungrouped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by_hand   glm_grouped glm_ungrouped </w:t>
      </w:r>
      <w:r>
        <w:br/>
      </w:r>
      <w:r>
        <w:rPr>
          <w:rStyle w:val="CommentTok"/>
        </w:rPr>
        <w:t xml:space="preserve">#&gt;       3.15694       3.15694     219.97471</w:t>
      </w:r>
    </w:p>
    <w:p>
      <w:pPr>
        <w:pStyle w:val="FirstParagraph"/>
      </w:pPr>
      <w:r>
        <w:t xml:space="preserve">The deviance relative to the saturated model is</w:t>
      </w:r>
      <w:r>
        <w:t xml:space="preserve"> </w:t>
      </w:r>
      <m:oMath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t>3.157</m:t>
        </m:r>
      </m:oMath>
      <w:r>
        <w:t xml:space="preserve"> </w:t>
      </w:r>
      <w:r>
        <w:t xml:space="preserve">on the grouped counts,</w:t>
      </w:r>
      <w:r>
        <w:t xml:space="preserve"> </w:t>
      </w:r>
      <w:r>
        <w:t xml:space="preserve">and the deviance is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219.975</m:t>
        </m:r>
      </m:oMath>
      <w:r>
        <w:t xml:space="preserve"> </w:t>
      </w:r>
      <w:r>
        <w:t xml:space="preserve">on the individual babies.</w:t>
      </w:r>
    </w:p>
    <w:bookmarkEnd w:id="55"/>
    <w:bookmarkStart w:id="56" w:name="exm-deviance-shift"/>
    <w:p>
      <w:pPr>
        <w:pStyle w:val="BodyText"/>
      </w:pPr>
      <w:r>
        <w:rPr>
          <w:b/>
          <w:bCs/>
        </w:rPr>
        <w:t xml:space="preserve">Example 8 (The shift between the two deviances)</w:t>
      </w:r>
      <w:r>
        <w:t xml:space="preserve"> </w:t>
      </w:r>
      <w:r>
        <w:t xml:space="preserve">For the two fits of</w:t>
      </w:r>
      <w:r>
        <w:t xml:space="preserve"> </w:t>
      </w:r>
      <w:hyperlink w:anchor="exm-saturated-deviance">
        <w:r>
          <w:rPr>
            <w:rStyle w:val="Hyperlink"/>
          </w:rPr>
          <w:t xml:space="preserve">Example 7</w:t>
        </w:r>
      </w:hyperlink>
      <w:r>
        <w:t xml:space="preserve">,</w:t>
      </w:r>
      <w:r>
        <w:t xml:space="preserve"> </w:t>
      </w:r>
      <w:hyperlink w:anchor="cor-deviance-shift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says that</w:t>
      </w:r>
      <w:r>
        <w:t xml:space="preserve"> </w:t>
      </w:r>
      <m:oMath>
        <m:r>
          <m:t>D</m:t>
        </m:r>
        <m:r>
          <m:rPr>
            <m:sty m:val="p"/>
          </m:rPr>
          <m:t>−</m:t>
        </m:r>
        <m:sSub>
          <m:e>
            <m:r>
              <m:t>D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  <m:sSub>
          <m:e>
            <m:r>
              <m:t>ℓ</m:t>
            </m:r>
          </m:e>
          <m:sub>
            <m:r>
              <m:rPr>
                <m:sty m:val="p"/>
              </m:rPr>
              <m:t>s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t</m:t>
            </m:r>
          </m:sub>
        </m:sSub>
      </m:oMath>
      <w:r>
        <w:t xml:space="preserve">.</w:t>
      </w:r>
      <w:r>
        <w:t xml:space="preserve"> </w:t>
      </w:r>
      <w:r>
        <w:t xml:space="preserve">The left side is 216.818.</w:t>
      </w:r>
      <w:r>
        <w:t xml:space="preserve"> </w:t>
      </w:r>
      <w:r>
        <w:t xml:space="preserve">We compute the right side from the observed proportions of</w:t>
      </w:r>
      <w:r>
        <w:t xml:space="preserve"> </w:t>
      </w:r>
      <w:hyperlink w:anchor="thm-saturated-mle">
        <w:r>
          <w:rPr>
            <w:rStyle w:val="Hyperlink"/>
          </w:rPr>
          <w:t xml:space="preserve">Theorem 2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twice the saturated log-likelihood, from the observed proportions</w:t>
      </w:r>
      <w:r>
        <w:br/>
      </w:r>
      <w:r>
        <w:rPr>
          <w:rStyle w:val="NormalTok"/>
        </w:rPr>
        <w:t xml:space="preserve">bw_phat_sat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</w:t>
      </w:r>
      <w:r>
        <w:br/>
      </w:r>
      <w:r>
        <w:rPr>
          <w:rStyle w:val="NormalTok"/>
        </w:rPr>
        <w:t xml:space="preserve">bw_two_llik_sat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(bw_phat_sat))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ifelse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 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nevents,</w:t>
      </w:r>
      <w:r>
        <w:br/>
      </w:r>
      <w:r>
        <w:rPr>
          <w:rStyle w:val="NormalTok"/>
        </w:rPr>
        <w:t xml:space="preserve">     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(bw_grouped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nreps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bw_grouped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nevents)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bw_phat_sat)</w:t>
      </w:r>
      <w:r>
        <w:br/>
      </w:r>
      <w:r>
        <w:rPr>
          <w:rStyle w:val="NormalTok"/>
        </w:rPr>
        <w:t xml:space="preserve">  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difference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(bw_fit)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deviance</w:t>
      </w:r>
      <w:r>
        <w:rPr>
          <w:rStyle w:val="NormalTok"/>
        </w:rPr>
        <w:t xml:space="preserve">(bw_fit_grouped),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minus_two_llik_sat =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bw_two_llik_sat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 difference minus_two_llik_sat </w:t>
      </w:r>
      <w:r>
        <w:br/>
      </w:r>
      <w:r>
        <w:rPr>
          <w:rStyle w:val="CommentTok"/>
        </w:rPr>
        <w:t xml:space="preserve">#&gt;            216.818            216.818</w:t>
      </w:r>
    </w:p>
    <w:bookmarkEnd w:id="56"/>
    <w:bookmarkEnd w:id="57"/>
    <w:bookmarkStart w:id="66" w:name="X840099c27253be6d59b8623dccfe2e383b0f72c"/>
    <w:p>
      <w:pPr>
        <w:pStyle w:val="Heading2"/>
      </w:pPr>
      <w:r>
        <w:t xml:space="preserve">4 Confidence intervals for the coefficients</w:t>
      </w:r>
    </w:p>
    <w:bookmarkStart w:id="59" w:name="thm-logistic-mle-distribution"/>
    <w:p>
      <w:pPr>
        <w:pStyle w:val="FirstParagraph"/>
      </w:pPr>
      <w:r>
        <w:rPr>
          <w:b/>
          <w:bCs/>
        </w:rPr>
        <w:t xml:space="preserve">Theorem 4 (Approximate distribution of the fitted coefficients)</w:t>
      </w:r>
      <w:r>
        <w:t xml:space="preserve"> </w:t>
      </w:r>
      <w:r>
        <w:t xml:space="preserve">Suppose the outcomes follow the</w:t>
      </w:r>
      <w:r>
        <w:t xml:space="preserve"> </w:t>
      </w:r>
      <w:hyperlink w:anchor="def-logistic-regression">
        <w:r>
          <w:rPr>
            <w:rStyle w:val="Hyperlink"/>
          </w:rPr>
          <w:t xml:space="preserve">logistic regression model</w:t>
        </w:r>
      </w:hyperlink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the matrix whose rows are</w:t>
      </w:r>
      <w:r>
        <w:t xml:space="preserve"> </w:t>
      </w:r>
      <w:r>
        <w:t xml:space="preserve">${\mathord{\smash[b]{\underset{\raise.3ex\hbox{$\scriptstyle\sim$}}{x}}\vphantom{x}}_i}^{\top}$</w:t>
      </w:r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be the diagonal matrix with entries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sSub>
              <m:e>
                <m:r>
                  <m:t>π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Under regularity conditions, for a large sample the fitted coefficients are approximately Gaussian,</w:t>
      </w:r>
    </w:p>
    <w:p>
      <w:pPr>
        <w:pStyle w:val="BodyText"/>
      </w:pPr>
      <w:bookmarkStart w:id="58" w:name="eq-logistic-mle-distribution"/>
      <w:r>
        <w:t xml:space="preserve">$$
    \hat{\mathord{\smash[b]{\underset{\raise.3ex\hbox{$\scriptstyle\sim$}}{\beta}}\vphantom{\beta}}}\approx \operatorname{N}\mathopen{}\left(\mathord{\smash[b]{\underset{\raise.3ex\hbox{$\scriptstyle\sim$}}{\beta}}\vphantom{\beta}}, {\mathopen{}\left({X}^{\top} W X\right)\mathclose{}}^{-1}\right)\mathclose{}.
     \qquad(7)$$</w:t>
      </w:r>
      <w:bookmarkEnd w:id="58"/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log-likelihood has score</w:t>
      </w:r>
      <w:r>
        <w:t xml:space="preserve"> </w:t>
      </w:r>
      <w:r>
        <w:t xml:space="preserve">${X}^{\top} \mathopen{}\left(\mathord{\smash[b]{\underset{\raise.3ex\hbox{$\scriptstyle\sim$}}{y}}\vphantom{y}}- \mathord{\smash[b]{\underset{\raise.3ex\hbox{$\scriptstyle\sim$}}{\pi}}\vphantom{\pi}}\right)\mathclose{}$</w:t>
      </w:r>
      <w:r>
        <w:t xml:space="preserve">,</w:t>
      </w:r>
      <w:r>
        <w:t xml:space="preserve"> </w:t>
      </w:r>
      <w:r>
        <w:t xml:space="preserve">and its Hessian is</w:t>
      </w:r>
      <w:r>
        <w:t xml:space="preserve"> </w:t>
      </w:r>
      <m:oMath>
        <m:r>
          <m:rPr>
            <m:sty m:val="p"/>
          </m:rPr>
          <m:t>−</m:t>
        </m:r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, which does not involve the outcomes.</w:t>
      </w:r>
      <w:r>
        <w:t xml:space="preserve"> </w:t>
      </w:r>
      <w:r>
        <w:t xml:space="preserve">The observed and expected information are therefore both</w:t>
      </w:r>
      <w:r>
        <w:t xml:space="preserve"> </w:t>
      </w:r>
      <m:oMath>
        <m:sSup>
          <m:e>
            <m: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t>W</m:t>
        </m:r>
        <m:r>
          <m:t>X</m:t>
        </m:r>
      </m:oMath>
      <w:r>
        <w:t xml:space="preserve">.</w:t>
      </w:r>
      <w:r>
        <w:t xml:space="preserve"> </w:t>
      </w:r>
      <w:r>
        <w:t xml:space="preserve">The claim is the Gaussian approximation of the</w:t>
      </w:r>
      <w:r>
        <w:t xml:space="preserve"> </w:t>
      </w:r>
      <w:hyperlink r:id="rId60">
        <w:r>
          <w:rPr>
            <w:rStyle w:val="Hyperlink"/>
          </w:rPr>
          <w:t xml:space="preserve">central limit theorem for MLEs</w:t>
        </w:r>
      </w:hyperlink>
      <w:r>
        <w:t xml:space="preserve">, with this information in place of the inverse covariance.</w:t>
      </w:r>
      <w:r>
        <w:t xml:space="preserve"> </w:t>
      </w:r>
      <w:r>
        <w:t xml:space="preserve">The result is stated for logistic regression by</w:t>
      </w:r>
      <w:r>
        <w:t xml:space="preserve"> </w:t>
      </w:r>
      <w:r>
        <w:t xml:space="preserve">Hastie et al. [5, Sec. 4.4.3]</w:t>
      </w:r>
      <w:r>
        <w:t xml:space="preserve">.</w:t>
      </w:r>
      <w:r>
        <w:t xml:space="preserve"> </w:t>
      </w:r>
      <w:r>
        <w:t xml:space="preserve">For independent but non-identically distributed outcomes it holds under conditions on the predictors that</w:t>
      </w:r>
      <w:r>
        <w:t xml:space="preserve"> </w:t>
      </w:r>
      <w:r>
        <w:t xml:space="preserve">Fahrmeir and Kaufmann [9]</w:t>
      </w:r>
      <w:r>
        <w:t xml:space="preserve"> </w:t>
      </w:r>
      <w:r>
        <w:t xml:space="preserve">give.</w:t>
      </w:r>
    </w:p>
    <w:bookmarkStart w:id="62" w:name="cor-logistic-wald"/>
    <w:p>
      <w:pPr>
        <w:pStyle w:val="BodyText"/>
      </w:pPr>
      <w:r>
        <w:rPr>
          <w:b/>
          <w:bCs/>
        </w:rPr>
        <w:t xml:space="preserve">Corollary 3 (Wald interval for a logistic coefficient)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W</m:t>
            </m:r>
          </m:e>
        </m:acc>
      </m:oMath>
      <w:r>
        <w:t xml:space="preserve"> </w:t>
      </w:r>
      <w:r>
        <w:t xml:space="preserve">be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with each</w:t>
      </w:r>
      <w:r>
        <w:t xml:space="preserve"> </w:t>
      </w:r>
      <m:oMath>
        <m:sSub>
          <m:e>
            <m:r>
              <m:t>π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replaced by its fitted value.</w:t>
      </w:r>
      <w:r>
        <w:t xml:space="preserve"> </w:t>
      </w:r>
      <w:r>
        <w:t xml:space="preserve">The estimated standard error of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j</m:t>
            </m:r>
          </m:sub>
        </m:sSub>
      </m:oMath>
      <w:r>
        <w:t xml:space="preserve"> </w:t>
      </w:r>
      <w:r>
        <w:t xml:space="preserve">is the square root of the diagonal entry of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 </w:t>
      </w:r>
      <w:r>
        <w:t xml:space="preserve">in the row and column of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; because</w:t>
      </w:r>
      <w:r>
        <w:t xml:space="preserve"> </w:t>
      </w:r>
      <m:oMath>
        <m:sSub>
          <m:e>
            <m:r>
              <m:t>β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comes first, that is the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th diagonal entry counting from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and a</w:t>
      </w:r>
      <w:r>
        <w:t xml:space="preserve"> </w:t>
      </w:r>
      <w:hyperlink r:id="rId61">
        <w:r>
          <w:rPr>
            <w:rStyle w:val="Hyperlink"/>
          </w:rPr>
          <w:t xml:space="preserve">Wald confidence interval</w:t>
        </w:r>
      </w:hyperlink>
      <w:r>
        <w:t xml:space="preserve"> </w:t>
      </w:r>
      <w:r>
        <w:t xml:space="preserve">with level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α</m:t>
        </m:r>
      </m:oMath>
      <w:r>
        <w:t xml:space="preserve"> </w:t>
      </w:r>
      <w:r>
        <w:t xml:space="preserve">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e>
            <m:sub>
              <m:r>
                <m:t>j</m:t>
              </m:r>
            </m:sub>
          </m:sSub>
          <m:r>
            <m:rPr>
              <m:sty m:val="p"/>
            </m:rPr>
            <m:t>±</m:t>
          </m:r>
          <m:sSub>
            <m:e>
              <m:r>
                <m:t>z</m:t>
              </m:r>
            </m:e>
            <m:sub>
              <m:r>
                <m:t>1</m:t>
              </m:r>
              <m:r>
                <m:rPr>
                  <m:sty m:val="p"/>
                </m:rPr>
                <m:t>−</m:t>
              </m:r>
              <m:r>
                <m:t>α</m:t>
              </m:r>
              <m:r>
                <m:rPr>
                  <m:sty m:val="p"/>
                </m:rPr>
                <m:t>/</m:t>
              </m:r>
              <m:r>
                <m:t>2</m:t>
              </m:r>
            </m:sub>
          </m:sSub>
          <m:r>
            <m:t> </m:t>
          </m:r>
          <m:r>
            <m:rPr>
              <m:sty m:val="p"/>
            </m:rPr>
            <m:t/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b>
                <m:e>
                  <m:acc>
                    <m:accPr>
                      <m:chr m:val="̂"/>
                    </m:accPr>
                    <m:e>
                      <m:r>
                        <m:t>β</m:t>
                      </m:r>
                    </m:e>
                  </m:acc>
                </m:e>
                <m:sub>
                  <m:r>
                    <m:t>j</m:t>
                  </m:r>
                </m:sub>
              </m:sSub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bookmarkEnd w:id="62"/>
    <w:bookmarkStart w:id="63" w:name="exm-logistic-wald"/>
    <w:p>
      <w:pPr>
        <w:pStyle w:val="FirstParagraph"/>
      </w:pPr>
      <w:r>
        <w:rPr>
          <w:b/>
          <w:bCs/>
        </w:rPr>
        <w:t xml:space="preserve">Example 9 (A Wald interval from six patients)</w:t>
      </w:r>
      <w:r>
        <w:t xml:space="preserve"> </w:t>
      </w:r>
      <w:r>
        <w:t xml:space="preserve">For the fit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,</w:t>
      </w:r>
      <w:r>
        <w:t xml:space="preserve"> </w:t>
      </w:r>
      <w:r>
        <w:rPr>
          <w:rStyle w:val="VerbatimChar"/>
        </w:rPr>
        <w:t xml:space="preserve">vcov</w:t>
      </w:r>
      <w:r>
        <w:t xml:space="preserve"> </w:t>
      </w:r>
      <w:r>
        <w:t xml:space="preserve">returns</w:t>
      </w:r>
      <w:r>
        <w:t xml:space="preserve"> </w:t>
      </w:r>
      <m:oMath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sSup>
                  <m:e>
                    <m:r>
                      <m:t>X</m:t>
                    </m:r>
                  </m:e>
                  <m:sup>
                    <m:r>
                      <m:rPr>
                        <m:sty m:val="p"/>
                      </m:rPr>
                      <m:t>⊤</m:t>
                    </m:r>
                  </m:sup>
                </m:sSup>
                <m:acc>
                  <m:accPr>
                    <m:chr m:val="̂"/>
                  </m:accPr>
                  <m:e>
                    <m:r>
                      <m:t>W</m:t>
                    </m:r>
                  </m:e>
                </m:acc>
                <m:r>
                  <m:t>X</m:t>
                </m:r>
              </m:e>
            </m:d>
            <m:r>
              <m:t>​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standard errors: square roots of the diagonal of (X'WX)^-1</w:t>
      </w:r>
      <w:r>
        <w:br/>
      </w:r>
      <w:r>
        <w:rPr>
          <w:rStyle w:val="NormalTok"/>
        </w:rPr>
        <w:t xml:space="preserve">wf_se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diag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vcov</w:t>
      </w:r>
      <w:r>
        <w:rPr>
          <w:rStyle w:val="NormalTok"/>
        </w:rPr>
        <w:t xml:space="preserve">(wf_fit)))</w:t>
      </w:r>
      <w:r>
        <w:br/>
      </w:r>
      <w:r>
        <w:rPr>
          <w:rStyle w:val="NormalTok"/>
        </w:rPr>
        <w:t xml:space="preserve">wf_slope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coef</w:t>
      </w:r>
      <w:r>
        <w:rPr>
          <w:rStyle w:val="NormalTok"/>
        </w:rPr>
        <w:t xml:space="preserve">(wf_fit)[[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CommentTok"/>
        </w:rPr>
        <w:t xml:space="preserve"># 95% Wald interval for the slope</w:t>
      </w:r>
      <w:r>
        <w:br/>
      </w:r>
      <w:r>
        <w:rPr>
          <w:rStyle w:val="NormalTok"/>
        </w:rPr>
        <w:t xml:space="preserve">wf_ci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wf_slope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qnorm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0.975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</w:t>
      </w:r>
      <w:r>
        <w:br/>
      </w:r>
      <w:r>
        <w:rPr>
          <w:rStyle w:val="NormalTok"/>
        </w:rPr>
        <w:t xml:space="preserve">wf_summary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slope =</w:t>
      </w:r>
      <w:r>
        <w:rPr>
          <w:rStyle w:val="NormalTok"/>
        </w:rPr>
        <w:t xml:space="preserve"> wf_slope, </w:t>
      </w:r>
      <w:r>
        <w:rPr>
          <w:rStyle w:val="AttributeTok"/>
        </w:rPr>
        <w:t xml:space="preserve">se =</w:t>
      </w:r>
      <w:r>
        <w:rPr>
          <w:rStyle w:val="NormalTok"/>
        </w:rPr>
        <w:t xml:space="preserve"> wf_se[[</w:t>
      </w:r>
      <w:r>
        <w:rPr>
          <w:rStyle w:val="StringTok"/>
        </w:rPr>
        <w:t xml:space="preserve">"wf_x"</w:t>
      </w:r>
      <w:r>
        <w:rPr>
          <w:rStyle w:val="NormalTok"/>
        </w:rPr>
        <w:t xml:space="preserve">]],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wf_ci[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(wf_summary,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slope     se  lower  upper </w:t>
      </w:r>
      <w:r>
        <w:br/>
      </w:r>
      <w:r>
        <w:rPr>
          <w:rStyle w:val="CommentTok"/>
        </w:rPr>
        <w:t xml:space="preserve">#&gt;  0.693  0.866 -1.004  2.391</w:t>
      </w:r>
    </w:p>
    <w:p>
      <w:pPr>
        <w:pStyle w:val="FirstParagraph"/>
      </w:pPr>
      <w:r>
        <w:t xml:space="preserve">The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2.39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It contains</w:t>
      </w:r>
      <w:r>
        <w:t xml:space="preserve"> </w:t>
      </w:r>
      <m:oMath>
        <m:r>
          <m:t>0</m:t>
        </m:r>
      </m:oMath>
      <w:r>
        <w:t xml:space="preserve">, consistent with the test of</w:t>
      </w:r>
      <w:r>
        <w:t xml:space="preserve"> </w:t>
      </w:r>
      <w:hyperlink w:anchor="exm-deviance-drop-distribution">
        <w:r>
          <w:rPr>
            <w:rStyle w:val="Hyperlink"/>
          </w:rPr>
          <w:t xml:space="preserve">Example 5</w:t>
        </w:r>
      </w:hyperlink>
      <w:r>
        <w:t xml:space="preserve">.</w:t>
      </w:r>
    </w:p>
    <w:bookmarkEnd w:id="63"/>
    <w:bookmarkStart w:id="64" w:name="cor-logistic-odds-interval"/>
    <w:p>
      <w:pPr>
        <w:pStyle w:val="BodyText"/>
      </w:pPr>
      <w:r>
        <w:rPr>
          <w:b/>
          <w:bCs/>
        </w:rPr>
        <w:t xml:space="preserve">Corollary 4 (Interval for the odds factor of a logistic coefficient)</w:t>
      </w:r>
      <w:r>
        <w:t xml:space="preserve"> </w:t>
      </w:r>
      <w:r>
        <w:t xml:space="preserve">If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L</m:t>
            </m:r>
            <m:r>
              <m:rPr>
                <m:sty m:val="p"/>
              </m:rPr>
              <m:t>,</m:t>
            </m:r>
            <m:r>
              <m:t>U</m:t>
            </m:r>
          </m:e>
        </m:d>
        <m:r>
          <m:t>​</m:t>
        </m:r>
      </m:oMath>
      <w:r>
        <w:t xml:space="preserve"> </w:t>
      </w:r>
      <w:r>
        <w:t xml:space="preserve">is a confidence interval for</w:t>
      </w:r>
      <w:r>
        <w:t xml:space="preserve"> </w:t>
      </w:r>
      <m:oMath>
        <m:sSub>
          <m:e>
            <m:r>
              <m:t>β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from</w:t>
      </w:r>
      <w:r>
        <w:t xml:space="preserve"> </w:t>
      </w:r>
      <w:hyperlink w:anchor="cor-logistic-wald">
        <w:r>
          <w:rPr>
            <w:rStyle w:val="Hyperlink"/>
          </w:rPr>
          <w:t xml:space="preserve">Corollary 3</w:t>
        </w:r>
      </w:hyperlink>
      <w:r>
        <w:t xml:space="preserve">, then</w:t>
      </w:r>
      <w:r>
        <w:t xml:space="preserve"> </w:t>
      </w:r>
      <m:oMath>
        <m:r>
          <m:t>​</m:t>
        </m:r>
        <m:d>
          <m:dPr>
            <m:begChr m:val="("/>
            <m:sepChr m:val=""/>
            <m:endChr m:val=")"/>
            <m:grow/>
          </m:dPr>
          <m:e>
            <m:sSup>
              <m:e>
                <m:r>
                  <m:t>e</m:t>
                </m:r>
              </m:e>
              <m:sup>
                <m:r>
                  <m:t>L</m:t>
                </m:r>
              </m:sup>
            </m:sSup>
            <m:r>
              <m:rPr>
                <m:sty m:val="p"/>
              </m:rPr>
              <m:t>,</m:t>
            </m:r>
            <m:sSup>
              <m:e>
                <m:r>
                  <m:t>e</m:t>
                </m:r>
              </m:e>
              <m:sup>
                <m:r>
                  <m:t>U</m:t>
                </m:r>
              </m:sup>
            </m:sSup>
          </m:e>
        </m:d>
        <m:r>
          <m:t>​</m:t>
        </m:r>
      </m:oMath>
      <w:r>
        <w:t xml:space="preserve"> </w:t>
      </w:r>
      <w:r>
        <w:t xml:space="preserve">is a confidence interval with the same level for</w:t>
      </w:r>
      <w:r>
        <w:t xml:space="preserve"> </w:t>
      </w:r>
      <m:oMath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</m:oMath>
      <w:r>
        <w:t xml:space="preserve">, the factor by which a one-unit increase in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, holding the other predictors fixed, multiplies the odds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End w:id="64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exponential function is increasing, so</w:t>
      </w:r>
      <w:r>
        <w:t xml:space="preserve"> </w:t>
      </w:r>
      <m:oMath>
        <m:r>
          <m:t>L</m:t>
        </m:r>
        <m:r>
          <m:rPr>
            <m:sty m:val="p"/>
          </m:rPr>
          <m:t>≤</m:t>
        </m:r>
        <m:sSub>
          <m:e>
            <m:r>
              <m:t>β</m:t>
            </m:r>
          </m:e>
          <m:sub>
            <m:r>
              <m:t>j</m:t>
            </m:r>
          </m:sub>
        </m:sSub>
        <m:r>
          <m:rPr>
            <m:sty m:val="p"/>
          </m:rPr>
          <m:t>≤</m:t>
        </m:r>
        <m:r>
          <m:t>U</m:t>
        </m:r>
      </m:oMath>
      <w:r>
        <w:t xml:space="preserve"> </w:t>
      </w:r>
      <w:r>
        <w:t xml:space="preserve">holds exactly when</w:t>
      </w:r>
      <w:r>
        <w:t xml:space="preserve"> </w:t>
      </w:r>
      <m:oMath>
        <m:sSup>
          <m:e>
            <m:r>
              <m:t>e</m:t>
            </m:r>
          </m:e>
          <m:sup>
            <m:r>
              <m:t>L</m:t>
            </m:r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sSub>
              <m:e>
                <m:r>
                  <m:t>β</m:t>
                </m:r>
              </m:e>
              <m:sub>
                <m:r>
                  <m:t>j</m:t>
                </m:r>
              </m:sub>
            </m:sSub>
          </m:sup>
        </m:sSup>
        <m:r>
          <m:rPr>
            <m:sty m:val="p"/>
          </m:rPr>
          <m:t>≤</m:t>
        </m:r>
        <m:sSup>
          <m:e>
            <m:r>
              <m:t>e</m:t>
            </m:r>
          </m:e>
          <m:sup>
            <m:r>
              <m:t>U</m:t>
            </m:r>
          </m:sup>
        </m:sSup>
      </m:oMath>
      <w:r>
        <w:t xml:space="preserve">.</w:t>
      </w:r>
    </w:p>
    <w:bookmarkStart w:id="65" w:name="exm-logistic-odds-interval"/>
    <w:p>
      <w:pPr>
        <w:pStyle w:val="BodyText"/>
      </w:pPr>
      <w:r>
        <w:rPr>
          <w:b/>
          <w:bCs/>
        </w:rPr>
        <w:t xml:space="preserve">Example 10 (How little six patients tell us)</w:t>
      </w:r>
      <w:r>
        <w:t xml:space="preserve"> </w:t>
      </w:r>
      <w:r>
        <w:t xml:space="preserve">The two groups of</w:t>
      </w:r>
      <w:r>
        <w:t xml:space="preserve"> </w:t>
      </w:r>
      <w:hyperlink w:anchor="exm-logistic-regression">
        <w:r>
          <w:rPr>
            <w:rStyle w:val="Hyperlink"/>
          </w:rPr>
          <w:t xml:space="preserve">Example 1</w:t>
        </w:r>
      </w:hyperlink>
      <w:r>
        <w:t xml:space="preserve"> </w:t>
      </w:r>
      <w:r>
        <w:t xml:space="preserve">sit two units apart on the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scale, so the odds ratio between them is</w:t>
      </w:r>
      <w:r>
        <w:t xml:space="preserve"> </w:t>
      </w:r>
      <m:oMath>
        <m:sSup>
          <m:e>
            <m:r>
              <m:t>e</m:t>
            </m:r>
          </m:e>
          <m:sup>
            <m:r>
              <m:t>2</m:t>
            </m:r>
            <m:sSub>
              <m:e>
                <m:r>
                  <m:t>β</m:t>
                </m:r>
              </m:e>
              <m:sub>
                <m:r>
                  <m:t>1</m:t>
                </m:r>
              </m:sub>
            </m:sSub>
          </m:sup>
        </m:sSup>
      </m:oMath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fitted group odds ratio, and its interval: exponentiate twice the slope</w:t>
      </w:r>
      <w:r>
        <w:br/>
      </w:r>
      <w:r>
        <w:rPr>
          <w:rStyle w:val="NormalTok"/>
        </w:rPr>
        <w:t xml:space="preserve">wf_group_or_hat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wf_slope)</w:t>
      </w:r>
      <w:r>
        <w:br/>
      </w:r>
      <w:r>
        <w:rPr>
          <w:rStyle w:val="NormalTok"/>
        </w:rPr>
        <w:t xml:space="preserve">wf_group_or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</w:t>
      </w:r>
      <w:r>
        <w:rPr>
          <w:rStyle w:val="NormalTok"/>
        </w:rPr>
        <w:t xml:space="preserve">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wf_ci)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estimate =</w:t>
      </w:r>
      <w:r>
        <w:rPr>
          <w:rStyle w:val="NormalTok"/>
        </w:rPr>
        <w:t xml:space="preserve"> wf_group_or_hat, </w:t>
      </w:r>
      <w:r>
        <w:rPr>
          <w:rStyle w:val="AttributeTok"/>
        </w:rPr>
        <w:t xml:space="preserve">lower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</w:t>
      </w:r>
      <w:r>
        <w:rPr>
          <w:rStyle w:val="AttributeTok"/>
        </w:rPr>
        <w:t xml:space="preserve">upper =</w:t>
      </w:r>
      <w:r>
        <w:rPr>
          <w:rStyle w:val="NormalTok"/>
        </w:rPr>
        <w:t xml:space="preserve"> wf_group_or[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])</w:t>
      </w:r>
      <w:r>
        <w:br/>
      </w:r>
      <w:r>
        <w:rPr>
          <w:rStyle w:val="CommentTok"/>
        </w:rPr>
        <w:t xml:space="preserve">#&gt;   estimate      lower      upper </w:t>
      </w:r>
      <w:r>
        <w:br/>
      </w:r>
      <w:r>
        <w:rPr>
          <w:rStyle w:val="CommentTok"/>
        </w:rPr>
        <w:t xml:space="preserve">#&gt;   4.000000   0.134195 119.229587</w:t>
      </w:r>
    </w:p>
    <w:p>
      <w:pPr>
        <w:pStyle w:val="FirstParagraph"/>
      </w:pPr>
      <w:r>
        <w:t xml:space="preserve">The fitted odds of recovery in the treatment group are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times those in the control group,</w:t>
      </w:r>
      <w:r>
        <w:t xml:space="preserve"> </w:t>
      </w:r>
      <w:r>
        <w:t xml:space="preserve">with interval</w:t>
      </w:r>
      <w:r>
        <w:t xml:space="preserve"> </w:t>
      </w:r>
      <m:oMath>
        <m:r>
          <m:rPr>
            <m:sty m:val="p"/>
          </m:rPr>
          <m:t>(</m:t>
        </m:r>
        <m:r>
          <m:t>0.13</m:t>
        </m:r>
        <m:r>
          <m:rPr>
            <m:sty m:val="p"/>
          </m:rPr>
          <m:t>,</m:t>
        </m:r>
        <m:r>
          <m:t>119.2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interval runs from a strong harm to a large benefit.</w:t>
      </w:r>
      <w:r>
        <w:t xml:space="preserve"> </w:t>
      </w:r>
      <w:r>
        <w:t xml:space="preserve">Its width shows how little information six observations carry about the slope.</w:t>
      </w:r>
    </w:p>
    <w:bookmarkEnd w:id="65"/>
    <w:bookmarkEnd w:id="66"/>
    <w:bookmarkStart w:id="85" w:name="references"/>
    <w:p>
      <w:pPr>
        <w:pStyle w:val="Heading2"/>
      </w:pPr>
      <w:r>
        <w:t xml:space="preserve">References</w:t>
      </w:r>
    </w:p>
    <w:bookmarkStart w:id="84" w:name="refs"/>
    <w:bookmarkStart w:id="68" w:name="ref-wikipedia_likelihood_ratio_test"/>
    <w:p>
      <w:pPr>
        <w:pStyle w:val="Bibliography"/>
      </w:pPr>
      <w:r>
        <w:t xml:space="preserve">[1]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“Likelihood-ratio test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7">
        <w:r>
          <w:rPr>
            <w:rStyle w:val="Hyperlink"/>
          </w:rPr>
          <w:t xml:space="preserve">https://en.wikipedia.org/wiki/Likelihood-ratio_test</w:t>
        </w:r>
      </w:hyperlink>
    </w:p>
    <w:bookmarkEnd w:id="68"/>
    <w:bookmarkStart w:id="70" w:name="ref-wikipedia_logistic_regression"/>
    <w:p>
      <w:pPr>
        <w:pStyle w:val="Bibliography"/>
      </w:pPr>
      <w:r>
        <w:t xml:space="preserve">[2]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“Logistic regression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69">
        <w:r>
          <w:rPr>
            <w:rStyle w:val="Hyperlink"/>
          </w:rPr>
          <w:t xml:space="preserve">https://en.wikipedia.org/wiki/Logistic_regression</w:t>
        </w:r>
      </w:hyperlink>
    </w:p>
    <w:bookmarkEnd w:id="70"/>
    <w:bookmarkStart w:id="72" w:name="ref-wikipedia_deviance_statistics"/>
    <w:p>
      <w:pPr>
        <w:pStyle w:val="Bibliography"/>
      </w:pPr>
      <w:r>
        <w:t xml:space="preserve">[3]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“Deviance (statistics)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71">
        <w:r>
          <w:rPr>
            <w:rStyle w:val="Hyperlink"/>
          </w:rPr>
          <w:t xml:space="preserve">https://en.wikipedia.org/wiki/Deviance_%28statistics%29</w:t>
        </w:r>
      </w:hyperlink>
    </w:p>
    <w:bookmarkEnd w:id="72"/>
    <w:bookmarkStart w:id="74" w:name="ref-nelder1972generalized"/>
    <w:p>
      <w:pPr>
        <w:pStyle w:val="Bibliography"/>
      </w:pPr>
      <w:r>
        <w:t xml:space="preserve">[4]</w:t>
      </w:r>
      <w:r>
        <w:t xml:space="preserve"> </w:t>
      </w:r>
      <w:r>
        <w:t xml:space="preserve">	</w:t>
      </w:r>
      <w:r>
        <w:t xml:space="preserve">J. A. Nelder and R. W. M. Wedderburn,</w:t>
      </w:r>
      <w:r>
        <w:t xml:space="preserve"> </w:t>
      </w:r>
      <w:r>
        <w:t xml:space="preserve">“Generalized linear models,”</w:t>
      </w:r>
      <w:r>
        <w:t xml:space="preserve"> </w:t>
      </w:r>
      <w:r>
        <w:rPr>
          <w:i/>
          <w:iCs/>
        </w:rPr>
        <w:t xml:space="preserve">Journal of the Royal Statistical Society: Series A (General)</w:t>
      </w:r>
      <w:r>
        <w:t xml:space="preserve">, vol. 135, no. 3, pp. 370–384, 1972, doi:</w:t>
      </w:r>
      <w:r>
        <w:t xml:space="preserve"> </w:t>
      </w:r>
      <w:hyperlink r:id="rId73">
        <w:r>
          <w:rPr>
            <w:rStyle w:val="Hyperlink"/>
          </w:rPr>
          <w:t xml:space="preserve">10.2307/2344614</w:t>
        </w:r>
      </w:hyperlink>
      <w:r>
        <w:t xml:space="preserve">.</w:t>
      </w:r>
    </w:p>
    <w:bookmarkEnd w:id="74"/>
    <w:bookmarkStart w:id="76" w:name="ref-hastie2009elements"/>
    <w:p>
      <w:pPr>
        <w:pStyle w:val="Bibliography"/>
      </w:pPr>
      <w:r>
        <w:t xml:space="preserve">[5]</w:t>
      </w:r>
      <w:r>
        <w:t xml:space="preserve"> </w:t>
      </w:r>
      <w:r>
        <w:t xml:space="preserve">	</w:t>
      </w:r>
      <w:r>
        <w:t xml:space="preserve">T. Hastie, R. Tibshirani, and J. Friedman,</w:t>
      </w:r>
      <w:r>
        <w:t xml:space="preserve"> </w:t>
      </w:r>
      <w:r>
        <w:rPr>
          <w:i/>
          <w:iCs/>
        </w:rPr>
        <w:t xml:space="preserve">The elements of statistical learning: Data mining, inference, and prediction</w:t>
      </w:r>
      <w:r>
        <w:t xml:space="preserve">, 2nd ed. Springer, 2009. doi:</w:t>
      </w:r>
      <w:r>
        <w:t xml:space="preserve"> </w:t>
      </w:r>
      <w:hyperlink r:id="rId75">
        <w:r>
          <w:rPr>
            <w:rStyle w:val="Hyperlink"/>
          </w:rPr>
          <w:t xml:space="preserve">10.1007/978-0-387-84858-7</w:t>
        </w:r>
      </w:hyperlink>
      <w:r>
        <w:t xml:space="preserve">.</w:t>
      </w:r>
    </w:p>
    <w:bookmarkEnd w:id="76"/>
    <w:bookmarkStart w:id="78" w:name="ref-dobson4e"/>
    <w:p>
      <w:pPr>
        <w:pStyle w:val="Bibliography"/>
      </w:pPr>
      <w:r>
        <w:t xml:space="preserve">[6]</w:t>
      </w:r>
      <w:r>
        <w:t xml:space="preserve"> </w:t>
      </w:r>
      <w:r>
        <w:t xml:space="preserve">	</w:t>
      </w:r>
      <w:r>
        <w:t xml:space="preserve">A. J. Dobson and A. G. Barnett,</w:t>
      </w:r>
      <w:r>
        <w:t xml:space="preserve"> </w:t>
      </w:r>
      <w:r>
        <w:rPr>
          <w:i/>
          <w:iCs/>
        </w:rPr>
        <w:t xml:space="preserve">An introduction to generalized linear models</w:t>
      </w:r>
      <w:r>
        <w:t xml:space="preserve">, 4th ed. CRC press, 2018. doi:</w:t>
      </w:r>
      <w:r>
        <w:t xml:space="preserve"> </w:t>
      </w:r>
      <w:hyperlink r:id="rId77">
        <w:r>
          <w:rPr>
            <w:rStyle w:val="Hyperlink"/>
          </w:rPr>
          <w:t xml:space="preserve">10.1201/9781315182780</w:t>
        </w:r>
      </w:hyperlink>
      <w:r>
        <w:t xml:space="preserve">.</w:t>
      </w:r>
    </w:p>
    <w:bookmarkEnd w:id="78"/>
    <w:bookmarkStart w:id="79" w:name="ref-hosmer1989applied"/>
    <w:p>
      <w:pPr>
        <w:pStyle w:val="Bibliography"/>
      </w:pPr>
      <w:r>
        <w:t xml:space="preserve">[7]</w:t>
      </w:r>
      <w:r>
        <w:t xml:space="preserve"> </w:t>
      </w:r>
      <w:r>
        <w:t xml:space="preserve">	</w:t>
      </w:r>
      <w:r>
        <w:t xml:space="preserve">D. W. Hosmer and S. Lemeshow,</w:t>
      </w:r>
      <w:r>
        <w:t xml:space="preserve"> </w:t>
      </w:r>
      <w:r>
        <w:rPr>
          <w:i/>
          <w:iCs/>
        </w:rPr>
        <w:t xml:space="preserve">Applied logistic regression</w:t>
      </w:r>
      <w:r>
        <w:t xml:space="preserve">. New York: Wiley, 1989.</w:t>
      </w:r>
    </w:p>
    <w:bookmarkEnd w:id="79"/>
    <w:bookmarkStart w:id="81" w:name="ref-wikipedia_saturated_model"/>
    <w:p>
      <w:pPr>
        <w:pStyle w:val="Bibliography"/>
      </w:pPr>
      <w:r>
        <w:t xml:space="preserve">[8]</w:t>
      </w:r>
      <w:r>
        <w:t xml:space="preserve"> </w:t>
      </w:r>
      <w:r>
        <w:t xml:space="preserve">	</w:t>
      </w:r>
      <w:r>
        <w:t xml:space="preserve">Wikipedia contributors,</w:t>
      </w:r>
      <w:r>
        <w:t xml:space="preserve"> </w:t>
      </w:r>
      <w:r>
        <w:t xml:space="preserve">“Saturated model —</w:t>
      </w:r>
      <w:r>
        <w:t xml:space="preserve"> </w:t>
      </w:r>
      <w:r>
        <w:t xml:space="preserve">Wikipedia</w:t>
      </w:r>
      <w:r>
        <w:t xml:space="preserve">,</w:t>
      </w:r>
      <w:r>
        <w:t xml:space="preserve"> </w:t>
      </w:r>
      <w:r>
        <w:t xml:space="preserve">the free encyclopedia.”</w:t>
      </w:r>
      <w:r>
        <w:t xml:space="preserve"> </w:t>
      </w:r>
      <w:r>
        <w:t xml:space="preserve">2026. Available:</w:t>
      </w:r>
      <w:r>
        <w:t xml:space="preserve"> </w:t>
      </w:r>
      <w:hyperlink r:id="rId80">
        <w:r>
          <w:rPr>
            <w:rStyle w:val="Hyperlink"/>
          </w:rPr>
          <w:t xml:space="preserve">https://en.wikipedia.org/wiki/Saturated_model</w:t>
        </w:r>
      </w:hyperlink>
    </w:p>
    <w:bookmarkEnd w:id="81"/>
    <w:bookmarkStart w:id="83" w:name="ref-fahrmeir1985consistency"/>
    <w:p>
      <w:pPr>
        <w:pStyle w:val="Bibliography"/>
      </w:pPr>
      <w:r>
        <w:t xml:space="preserve">[9]</w:t>
      </w:r>
      <w:r>
        <w:t xml:space="preserve"> </w:t>
      </w:r>
      <w:r>
        <w:t xml:space="preserve">	</w:t>
      </w:r>
      <w:r>
        <w:t xml:space="preserve">L. Fahrmeir and H. Kaufmann,</w:t>
      </w:r>
      <w:r>
        <w:t xml:space="preserve"> </w:t>
      </w:r>
      <w:r>
        <w:t xml:space="preserve">“Consistency and asymptotic normality of the maximum likelihood estimator in generalized linear models,”</w:t>
      </w:r>
      <w:r>
        <w:t xml:space="preserve"> </w:t>
      </w:r>
      <w:r>
        <w:rPr>
          <w:i/>
          <w:iCs/>
        </w:rPr>
        <w:t xml:space="preserve">The Annals of Statistics</w:t>
      </w:r>
      <w:r>
        <w:t xml:space="preserve">, vol. 13, no. 1, pp. 342–368, 1985, doi:</w:t>
      </w:r>
      <w:r>
        <w:t xml:space="preserve"> </w:t>
      </w:r>
      <w:hyperlink r:id="rId82">
        <w:r>
          <w:rPr>
            <w:rStyle w:val="Hyperlink"/>
          </w:rPr>
          <w:t xml:space="preserve">10.1214/aos/1176346597</w:t>
        </w:r>
      </w:hyperlink>
      <w:r>
        <w:t xml:space="preserve">.</w:t>
      </w:r>
    </w:p>
    <w:bookmarkEnd w:id="83"/>
    <w:bookmarkEnd w:id="84"/>
    <w:bookmarkEnd w:id="8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7" Type="http://schemas.openxmlformats.org/officeDocument/2006/relationships/image" Target="media/rId17.png"/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_rels/footnotes.xml.rels><?xml version='1.0' encoding='UTF-8' standalone='yes'?>
<Relationships xmlns="http://schemas.openxmlformats.org/package/2006/relationships"><Relationship Id="rId75" Type="http://schemas.openxmlformats.org/officeDocument/2006/relationships/hyperlink" Target="https://doi.org/10.1007/978-0-387-84858-7" TargetMode="External"/><Relationship Id="rId77" Type="http://schemas.openxmlformats.org/officeDocument/2006/relationships/hyperlink" Target="https://doi.org/10.1201/9781315182780" TargetMode="External"/><Relationship Id="rId82" Type="http://schemas.openxmlformats.org/officeDocument/2006/relationships/hyperlink" Target="https://doi.org/10.1214/aos/1176346597" TargetMode="External"/><Relationship Id="rId73" Type="http://schemas.openxmlformats.org/officeDocument/2006/relationships/hyperlink" Target="https://doi.org/10.2307/2344614" TargetMode="External"/><Relationship Id="rId71" Type="http://schemas.openxmlformats.org/officeDocument/2006/relationships/hyperlink" Target="https://en.wikipedia.org/wiki/Deviance_%28statistics%29" TargetMode="External"/><Relationship Id="rId67" Type="http://schemas.openxmlformats.org/officeDocument/2006/relationships/hyperlink" Target="https://en.wikipedia.org/wiki/Likelihood-ratio_test" TargetMode="External"/><Relationship Id="rId69" Type="http://schemas.openxmlformats.org/officeDocument/2006/relationships/hyperlink" Target="https://en.wikipedia.org/wiki/Logistic_regression" TargetMode="External"/><Relationship Id="rId80" Type="http://schemas.openxmlformats.org/officeDocument/2006/relationships/hyperlink" Target="https://en.wikipedia.org/wiki/Saturated_model" TargetMode="External"/><Relationship Id="rId10" Type="http://schemas.openxmlformats.org/officeDocument/2006/relationships/hyperlink" Target="https://morrison-lab.github.io/pds/independence.html#def-indpt" TargetMode="External"/><Relationship Id="rId39" Type="http://schemas.openxmlformats.org/officeDocument/2006/relationships/hyperlink" Target="https://morrison-lab.github.io/pds/probability-basics.html#def-probability" TargetMode="External"/><Relationship Id="rId45" Type="http://schemas.openxmlformats.org/officeDocument/2006/relationships/hyperlink" Target="intro-MLEs.qmd#def-loglik" TargetMode="External"/><Relationship Id="rId26" Type="http://schemas.openxmlformats.org/officeDocument/2006/relationships/hyperlink" Target="intro-MLEs.qmd#def-lrt-stat" TargetMode="External"/><Relationship Id="rId61" Type="http://schemas.openxmlformats.org/officeDocument/2006/relationships/hyperlink" Target="intro-MLEs.qmd#def-wald-ci" TargetMode="External"/><Relationship Id="rId9" Type="http://schemas.openxmlformats.org/officeDocument/2006/relationships/hyperlink" Target="intro-MLEs.qmd#sec-intro-MLEs" TargetMode="External"/><Relationship Id="rId60" Type="http://schemas.openxmlformats.org/officeDocument/2006/relationships/hyperlink" Target="intro-MLEs.qmd#thm-dist-mle" TargetMode="External"/><Relationship Id="rId29" Type="http://schemas.openxmlformats.org/officeDocument/2006/relationships/hyperlink" Target="intro-MLEs.qmd#thm-wilks" TargetMode="External"/><Relationship Id="rId50" Type="http://schemas.openxmlformats.org/officeDocument/2006/relationships/hyperlink" Target="model-validation.qmd#def-fitted-mode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Inference for Logistic Regression</dc:title>
  <dc:creator/>
  <cp:keywords/>
  <dcterms:created xsi:type="dcterms:W3CDTF">2026-10-19T20:41:01Z</dcterms:created>
  <dcterms:modified xsi:type="dcterms:W3CDTF">2026-10-19T20:41:01Z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sl">
    <vt:lpwstr>latex-macros/citations/numeric-author.csl</vt:lpwstr>
  </property>
  <property fmtid="{D5CDD505-2E9C-101B-9397-08002B2CF9AE}" pid="6" name="custom-callout">
    <vt:lpwstr/>
  </property>
  <property fmtid="{D5CDD505-2E9C-101B-9397-08002B2CF9AE}" pid="7" name="date">
    <vt:lpwstr>Last modified: 2026-10-19 13:26:49 (PDT)</vt:lpwstr>
  </property>
  <property fmtid="{D5CDD505-2E9C-101B-9397-08002B2CF9AE}" pid="8" name="date-format">
    <vt:lpwstr>[Last modified:] YYYY-MM-DD HH:mm:ss (z)</vt:lpwstr>
  </property>
  <property fmtid="{D5CDD505-2E9C-101B-9397-08002B2CF9AE}" pid="9" name="editor">
    <vt:lpwstr/>
  </property>
  <property fmtid="{D5CDD505-2E9C-101B-9397-08002B2CF9AE}" pid="10" name="editor_options">
    <vt:lpwstr/>
  </property>
  <property fmtid="{D5CDD505-2E9C-101B-9397-08002B2CF9AE}" pid="11" name="header-includes">
    <vt:lpwstr/>
  </property>
  <property fmtid="{D5CDD505-2E9C-101B-9397-08002B2CF9AE}" pid="12" name="include-after">
    <vt:lpwstr/>
  </property>
  <property fmtid="{D5CDD505-2E9C-101B-9397-08002B2CF9AE}" pid="13" name="include-before">
    <vt:lpwstr/>
  </property>
  <property fmtid="{D5CDD505-2E9C-101B-9397-08002B2CF9AE}" pid="14" name="knitr">
    <vt:lpwstr/>
  </property>
  <property fmtid="{D5CDD505-2E9C-101B-9397-08002B2CF9AE}" pid="15" name="labels">
    <vt:lpwstr/>
  </property>
  <property fmtid="{D5CDD505-2E9C-101B-9397-08002B2CF9AE}" pid="16" name="number-depth">
    <vt:lpwstr>4</vt:lpwstr>
  </property>
  <property fmtid="{D5CDD505-2E9C-101B-9397-08002B2CF9AE}" pid="17" name="toc-title">
    <vt:lpwstr>Table of contents</vt:lpwstr>
  </property>
</Properties>
</file>