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10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fitted model used to</w:delText>
        </w:r>
      </w:del>
      <w:del w:id="23" w:author="PR Preview" w:date="2026-01-01T00:00:00Z">
        <w:r>
          <w:delText xml:space="preserve"> </w:delText>
        </w:r>
      </w:del>
      <w:hyperlink r:id="rId18">
        <w:del w:id="24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outcomes is also called a</w:delText>
        </w:r>
      </w:del>
      <w:del w:id="27" w:author="PR Preview" w:date="2026-01-01T00:00:00Z">
        <w:r>
          <w:delText xml:space="preserve"> </w:delText>
        </w:r>
      </w:del>
      <w:bookmarkStart w:id="37" w:name="def-prediction-rule"/>
      <w:del w:id="28" w:author="PR Preview" w:date="2026-01-01T00:00:00Z">
        <w:r>
          <w:rPr>
            <w:i/>
            <w:iCs/>
          </w:rPr>
          <w:delText xml:space="preserve">prediction rule</w:delText>
        </w:r>
      </w:del>
      <w:bookmarkEnd w:id="37"/>
      <w:del w:id="29" w:author="PR Preview" w:date="2026-01-01T00:00:00Z">
        <w:r>
          <w:delText xml:space="preserve">.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Definition 10 (Tuning parameter)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tuning parameter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a setting</w:t>
        </w:r>
      </w:ins>
      <w:ins w:id="37" w:author="PR Preview" w:date="2026-01-01T00:00:00Z">
        <w:r>
          <w:t xml:space="preserve"> </w:t>
        </w:r>
      </w:ins>
      <m:oMath>
        <m:r>
          <m:t>λ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that the analyst fixes before the model is fitted,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rather than one computed from the data,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that selects one</w:t>
        </w:r>
      </w:ins>
      <w:ins w:id="44" w:author="PR Preview" w:date="2026-01-01T00:00:00Z">
        <w:r>
          <w:t xml:space="preserve"> </w:t>
        </w:r>
      </w:ins>
      <w:hyperlink r:id="rId37">
        <w:ins w:id="45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from a family:</w:t>
        </w:r>
      </w:ins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ins w:id="48" w:author="PR Preview" w:date="2026-01-01T00:00:00Z">
        <w:r>
          <w:t xml:space="preserve">Source: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Wikipedia contributors [2]</w:t>
        </w:r>
      </w:ins>
      <w:ins w:id="51" w:author="PR Preview" w:date="2026-01-01T00:00:00Z">
        <w:r>
          <w:t xml:space="preserve">.</w:t>
        </w:r>
      </w:ins>
    </w:p>
    <w:bookmarkEnd w:id="39"/>
    <w:bookmarkStart w:id="41" w:name="def-fitted-model"/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Definition 11 (Fitted model)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fitted model</w:t>
        </w:r>
      </w:ins>
      <w:ins w:id="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member of a</w:t>
        </w:r>
      </w:ins>
      <w:ins w:id="60" w:author="PR Preview" w:date="2026-01-01T00:00:00Z">
        <w:r>
          <w:t xml:space="preserve"> </w:t>
        </w:r>
      </w:ins>
      <w:hyperlink w:anchor="def-model-family">
        <w:ins w:id="61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that has been chosen to describe a</w:t>
        </w:r>
      </w:ins>
      <w:ins w:id="65" w:author="PR Preview" w:date="2026-01-01T00:00:00Z">
        <w:r>
          <w:t xml:space="preserve"> </w:t>
        </w:r>
      </w:ins>
      <w:hyperlink w:anchor="def-data-set">
        <w:ins w:id="6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fitted model used to</w:t>
        </w:r>
      </w:ins>
      <w:ins w:id="72" w:author="PR Preview" w:date="2026-01-01T00:00:00Z">
        <w:r>
          <w:t xml:space="preserve"> </w:t>
        </w:r>
      </w:ins>
      <w:hyperlink r:id="rId18">
        <w:ins w:id="73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outcomes is also called a</w:t>
        </w:r>
      </w:ins>
      <w:ins w:id="76" w:author="PR Preview" w:date="2026-01-01T00:00:00Z">
        <w:r>
          <w:t xml:space="preserve"> </w:t>
        </w:r>
      </w:ins>
      <w:bookmarkStart w:id="40" w:name="def-prediction-rule"/>
      <w:ins w:id="77" w:author="PR Preview" w:date="2026-01-01T00:00:00Z">
        <w:r>
          <w:rPr>
            <w:i/>
            <w:iCs/>
          </w:rPr>
          <w:t xml:space="preserve">prediction rule</w:t>
        </w:r>
      </w:ins>
      <w:bookmarkEnd w:id="40"/>
      <w:ins w:id="78" w:author="PR Preview" w:date="2026-01-01T00:00:00Z">
        <w:r>
          <w:t xml:space="preserve">.</w:t>
        </w:r>
      </w:ins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del w:id="79" w:author="PR Preview" w:date="2026-01-01T00:00:00Z">
        <w:r>
          <w:rPr>
            <w:b/>
            <w:bCs/>
          </w:rPr>
          <w:delText xml:space="preserve">Definition 11 (Fitting procedure)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fitting procedure</w:delText>
        </w:r>
      </w:del>
      <w:del w:id="84" w:author="PR Preview" w:date="2026-01-01T00:00:00Z">
        <w:r>
          <w:delText xml:space="preserve"> </w:delText>
        </w:r>
      </w:del>
      <m:oMath>
        <m:r>
          <m:t>g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a</w:delText>
        </w:r>
      </w:del>
      <w:del w:id="87" w:author="PR Preview" w:date="2026-01-01T00:00:00Z">
        <w:r>
          <w:delText xml:space="preserve"> </w:delText>
        </w:r>
      </w:del>
      <w:hyperlink r:id="rId43">
        <w:del w:id="8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that,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given any</w:delText>
        </w:r>
      </w:del>
      <w:del w:id="93" w:author="PR Preview" w:date="2026-01-01T00:00:00Z">
        <w:r>
          <w:delText xml:space="preserve"> </w:delText>
        </w:r>
      </w:del>
      <w:hyperlink w:anchor="def-data-set">
        <w:del w:id="9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produces the</w:delText>
        </w:r>
      </w:del>
      <w:del w:id="99" w:author="PR Preview" w:date="2026-01-01T00:00:00Z">
        <w:r>
          <w:delText xml:space="preserve"> </w:delText>
        </w:r>
      </w:del>
      <w:hyperlink w:anchor="def-fitted-model">
        <w:del w:id="10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del w:id="102" w:author="PR Preview" w:date="2026-01-01T00:00:00Z">
        <w:r>
          <w:delText xml:space="preserve">:</w:delText>
        </w:r>
      </w:del>
    </w:p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12 (Fitting procedure)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fitting procedure</w:t>
        </w:r>
      </w:ins>
      <w:ins w:id="108" w:author="PR Preview" w:date="2026-01-01T00:00:00Z">
        <w:r>
          <w:t xml:space="preserve"> </w:t>
        </w:r>
      </w:ins>
      <m:oMath>
        <m:r>
          <m:t>g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</w:t>
        </w:r>
      </w:ins>
      <w:ins w:id="111" w:author="PR Preview" w:date="2026-01-01T00:00:00Z">
        <w:r>
          <w:t xml:space="preserve"> </w:t>
        </w:r>
      </w:ins>
      <w:hyperlink r:id="rId43">
        <w:ins w:id="1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that,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given any</w:t>
        </w:r>
      </w:ins>
      <w:ins w:id="117" w:author="PR Preview" w:date="2026-01-01T00:00:00Z">
        <w:r>
          <w:t xml:space="preserve"> </w:t>
        </w:r>
      </w:ins>
      <w:hyperlink w:anchor="def-data-set">
        <w:ins w:id="11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produces the</w:t>
        </w:r>
      </w:ins>
      <w:ins w:id="123" w:author="PR Preview" w:date="2026-01-01T00:00:00Z">
        <w:r>
          <w:t xml:space="preserve"> </w:t>
        </w:r>
      </w:ins>
      <w:hyperlink w:anchor="def-fitted-model">
        <w:ins w:id="12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126" w:author="PR Preview" w:date="2026-01-01T00:00:00Z">
        <w:r>
          <w:t xml:space="preserve">:</w:t>
        </w:r>
      </w:ins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del w:id="127" w:author="PR Preview" w:date="2026-01-01T00:00:00Z">
        <w:r>
          <w:rPr>
            <w:b/>
            <w:bCs/>
          </w:rPr>
          <w:delText xml:space="preserve">Definition 12 (Training set)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training set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data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to which a</w:delText>
        </w:r>
      </w:del>
      <w:del w:id="136" w:author="PR Preview" w:date="2026-01-01T00:00:00Z">
        <w:r>
          <w:delText xml:space="preserve"> </w:delText>
        </w:r>
      </w:del>
      <w:hyperlink w:anchor="def-fitting-procedure">
        <w:del w:id="13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applied:</w:delText>
        </w:r>
      </w:del>
      <w:del w:id="140" w:author="PR Preview" w:date="2026-01-01T00:00:00Z">
        <w:r>
          <w:delText xml:space="preserve"> </w:delText>
        </w:r>
      </w:del>
      <m:oMath>
        <m:r>
          <m:t>n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observations,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written as an ordered list indexed by a set</w:delText>
        </w:r>
      </w:del>
      <w:del w:id="145" w:author="PR Preview" w:date="2026-01-01T00:00:00Z">
        <w:r>
          <w:delText xml:space="preserve"> </w:delText>
        </w:r>
      </w:del>
      <m:oMath>
        <m:r>
          <m:t>I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t>n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observation numbers:</w:delText>
        </w:r>
      </w:del>
    </w:p>
    <w:p>
      <w:pPr>
        <w:pStyle w:val="BodyText"/>
      </w:pPr>
      <w:bookmarkStart w:id="44" w:name="eq-training-set"/>
      <w:del w:id="151" w:author="PR Preview" w:date="2026-01-01T00:00:00Z">
        <w:r>
          <w:delTex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delText>
        </w:r>
      </w:del>
      <w:bookmarkEnd w:id="44"/>
    </w:p>
    <w:p>
      <w:pPr>
        <w:pStyle w:val="FirstParagraph"/>
      </w:pPr>
      <w:del w:id="152" w:author="PR Preview" w:date="2026-01-01T00:00:00Z">
        <w:r>
          <w:delText xml:space="preserve">Source: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Wikipedia contributors [2]</w:delText>
        </w:r>
      </w:del>
      <w:del w:id="155" w:author="PR Preview" w:date="2026-01-01T00:00:00Z">
        <w:r>
          <w:delText xml:space="preserve">.</w:delText>
        </w:r>
      </w:del>
    </w:p>
    <w:p>
      <w:pPr>
        <w:pStyle w:val="BodyText"/>
      </w:pPr>
      <w:del w:id="156" w:author="PR Preview" w:date="2026-01-01T00:00:00Z">
        <w:r>
          <w:rPr>
            <w:i/>
            <w:iCs/>
          </w:rPr>
          <w:delText xml:space="preserve">Remark 2</w:delText>
        </w:r>
      </w:del>
      <w:del w:id="157" w:author="PR Preview" w:date="2026-01-01T00:00:00Z">
        <w:r>
          <w:delText xml:space="preserve"> (Source: Training set). </w:delText>
        </w:r>
      </w:del>
      <w:del w:id="158" w:author="PR Preview" w:date="2026-01-01T00:00:00Z">
        <w:r>
          <w:delText xml:space="preserve">Hastie et al. [3, Sec. 7.2]</w:delText>
        </w:r>
      </w:del>
      <w:del w:id="159" w:author="PR Preview" w:date="2026-01-01T00:00:00Z">
        <w:r>
          <w:delText xml:space="preserve">, who also write the training set as</w:delText>
        </w:r>
      </w:del>
      <w:del w:id="1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61" w:author="PR Preview" w:date="2026-01-01T00:00:00Z">
        <w:r>
          <w:delText xml:space="preserve">.</w:delText>
        </w:r>
      </w:del>
    </w:p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Definition 13 (Training set)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training set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the data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to which a</w:t>
        </w:r>
      </w:ins>
      <w:ins w:id="171" w:author="PR Preview" w:date="2026-01-01T00:00:00Z">
        <w:r>
          <w:t xml:space="preserve"> </w:t>
        </w:r>
      </w:ins>
      <w:hyperlink w:anchor="def-fitting-procedure">
        <w:ins w:id="17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applied:</w:t>
        </w:r>
      </w:ins>
      <w:ins w:id="175" w:author="PR Preview" w:date="2026-01-01T00:00:00Z">
        <w:r>
          <w:t xml:space="preserve"> </w:t>
        </w:r>
      </w:ins>
      <m:oMath>
        <m:r>
          <m:t>n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observations,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written as an ordered list indexed by a set</w:t>
        </w:r>
      </w:ins>
      <w:ins w:id="180" w:author="PR Preview" w:date="2026-01-01T00:00:00Z">
        <w:r>
          <w:t xml:space="preserve"> </w:t>
        </w:r>
      </w:ins>
      <m:oMath>
        <m:r>
          <m:t>I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</w:t>
        </w:r>
      </w:ins>
      <w:ins w:id="183" w:author="PR Preview" w:date="2026-01-01T00:00:00Z">
        <w:r>
          <w:t xml:space="preserve"> </w:t>
        </w:r>
      </w:ins>
      <m:oMath>
        <m:r>
          <m:t>n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observation numbers:</w:t>
        </w:r>
      </w:ins>
    </w:p>
    <w:p>
      <w:pPr>
        <w:pStyle w:val="BodyText"/>
      </w:pPr>
      <w:bookmarkStart w:id="47" w:name="eq-training-set"/>
      <w:ins w:id="186" w:author="PR Preview" w:date="2026-01-01T00:00:00Z">
        <w:r>
  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  </w:r>
      </w:ins>
      <w:bookmarkEnd w:id="47"/>
    </w:p>
    <w:p>
      <w:pPr>
        <w:pStyle w:val="FirstParagraph"/>
      </w:pPr>
      <w:ins w:id="187" w:author="PR Preview" w:date="2026-01-01T00:00:00Z">
        <w:r>
          <w:t xml:space="preserve">Source: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Wikipedia contributors [3]</w:t>
        </w:r>
      </w:ins>
      <w:ins w:id="190" w:author="PR Preview" w:date="2026-01-01T00:00:00Z">
        <w:r>
          <w:t xml:space="preserve">.</w:t>
        </w:r>
      </w:ins>
    </w:p>
    <w:bookmarkEnd w:id="48"/>
    <w:bookmarkStart w:id="49" w:name="rem-source-training-set"/>
    <w:p>
      <w:pPr>
        <w:pStyle w:val="BodyText"/>
      </w:pPr>
      <w:ins w:id="191" w:author="PR Preview" w:date="2026-01-01T00:00:00Z">
        <w:r>
          <w:rPr>
            <w:i/>
            <w:iCs/>
          </w:rPr>
          <w:t xml:space="preserve">Remark 2</w:t>
        </w:r>
      </w:ins>
      <w:ins w:id="192" w:author="PR Preview" w:date="2026-01-01T00:00:00Z">
        <w:r>
          <w:t xml:space="preserve"> (Source: Training set). </w:t>
        </w:r>
      </w:ins>
      <w:ins w:id="193" w:author="PR Preview" w:date="2026-01-01T00:00:00Z">
        <w:r>
          <w:t xml:space="preserve">Hastie et al. [4, Sec. 7.2]</w:t>
        </w:r>
      </w:ins>
      <w:ins w:id="194" w:author="PR Preview" w:date="2026-01-01T00:00:00Z">
        <w:r>
          <w:t xml:space="preserve">, who also write the training set as</w:t>
        </w:r>
      </w:ins>
      <w:ins w:id="1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6" w:author="PR Preview" w:date="2026-01-01T00:00:00Z">
        <w:r>
          <w:t xml:space="preserve">.</w:t>
        </w:r>
      </w:ins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del w:id="197" w:author="PR Preview" w:date="2026-01-01T00:00:00Z">
        <w:r>
          <w:rPr>
            <w:b/>
            <w:bCs/>
          </w:rPr>
          <w:delText xml:space="preserve">Definition 13 (Prediction function family (hypothesis class, hypothesis space))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rPr>
            <w:b/>
            <w:bCs/>
          </w:rPr>
          <w:delText xml:space="preserve">prediction function family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(also called a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rPr>
            <w:b/>
            <w:bCs/>
          </w:rPr>
          <w:delText xml:space="preserve">hypothesis class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or a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rPr>
            <w:b/>
            <w:bCs/>
          </w:rPr>
          <w:delText xml:space="preserve">hypothesis space</w:delText>
        </w:r>
      </w:del>
      <w:del w:id="211" w:author="PR Preview" w:date="2026-01-01T00:00:00Z">
        <w:r>
          <w:delText xml:space="preserve">)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a set of functions,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each of which maps a</w:delText>
        </w:r>
      </w:del>
      <w:del w:id="216" w:author="PR Preview" w:date="2026-01-01T00:00:00Z">
        <w:r>
          <w:delText xml:space="preserve"> </w:delText>
        </w:r>
      </w:del>
      <w:hyperlink w:anchor="def-covariate">
        <w:del w:id="21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value</w:delText>
        </w:r>
      </w:del>
      <w:del w:id="220" w:author="PR Preview" w:date="2026-01-01T00:00:00Z">
        <w:r>
          <w:delText xml:space="preserve"> </w:delText>
        </w:r>
      </w:del>
      <m:oMath>
        <m:r>
          <m:t>x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to a</w:delText>
        </w:r>
      </w:del>
      <w:del w:id="223" w:author="PR Preview" w:date="2026-01-01T00:00:00Z">
        <w:r>
          <w:delText xml:space="preserve"> </w:delText>
        </w:r>
      </w:del>
      <w:hyperlink r:id="rId18">
        <w:del w:id="22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of the outcome.</w:delText>
        </w:r>
      </w:del>
    </w:p>
    <w:p>
      <w:pPr>
        <w:pStyle w:val="FirstParagraph"/>
      </w:pPr>
      <w:ins w:id="227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prediction function family</w:t>
        </w:r>
      </w:ins>
      <w:ins w:id="2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(also called a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b/>
            <w:bCs/>
          </w:rPr>
          <w:t xml:space="preserve">hypothesis class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or a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rPr>
            <w:b/>
            <w:bCs/>
          </w:rPr>
          <w:t xml:space="preserve">hypothesis space</w:t>
        </w:r>
      </w:ins>
      <w:ins w:id="241" w:author="PR Preview" w:date="2026-01-01T00:00:00Z">
        <w:r>
          <w:t xml:space="preserve">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a set of functions,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each of which maps a</w:t>
        </w:r>
      </w:ins>
      <w:ins w:id="246" w:author="PR Preview" w:date="2026-01-01T00:00:00Z">
        <w:r>
          <w:t xml:space="preserve"> </w:t>
        </w:r>
      </w:ins>
      <w:hyperlink w:anchor="def-covariate">
        <w:ins w:id="24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value</w:t>
        </w:r>
      </w:ins>
      <w:ins w:id="250" w:author="PR Preview" w:date="2026-01-01T00:00:00Z">
        <w:r>
          <w:t xml:space="preserve"> </w:t>
        </w:r>
      </w:ins>
      <m:oMath>
        <m:r>
          <m:t>x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to a</w:t>
        </w:r>
      </w:ins>
      <w:ins w:id="253" w:author="PR Preview" w:date="2026-01-01T00:00:00Z">
        <w:r>
          <w:t xml:space="preserve"> </w:t>
        </w:r>
      </w:ins>
      <w:hyperlink r:id="rId18">
        <w:ins w:id="25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of the outcome.</w:t>
        </w:r>
      </w:ins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del w:id="257" w:author="PR Preview" w:date="2026-01-01T00:00:00Z">
        <w:r>
          <w:rPr>
            <w:b/>
            <w:bCs/>
          </w:rPr>
          <w:delText xml:space="preserve">Definition 14 (New observation)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rPr>
            <w:b/>
            <w:bCs/>
          </w:rPr>
          <w:delText xml:space="preserve">new observation</w:delText>
        </w:r>
      </w:del>
      <w:del w:id="2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relative to a</w:delText>
        </w:r>
      </w:del>
      <w:del w:id="265" w:author="PR Preview" w:date="2026-01-01T00:00:00Z">
        <w:r>
          <w:delText xml:space="preserve"> </w:delText>
        </w:r>
      </w:del>
      <w:hyperlink w:anchor="def-training-set">
        <w:del w:id="26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is a covariate value and an outcome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drawn from the same population as the observations of</w:delText>
        </w:r>
      </w:del>
      <w:del w:id="2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</w:delText>
        </w:r>
      </w:del>
      <w:del w:id="276" w:author="PR Preview" w:date="2026-01-01T00:00:00Z">
        <w:r>
          <w:delText xml:space="preserve"> </w:delText>
        </w:r>
      </w:del>
      <w:hyperlink r:id="rId54">
        <w:del w:id="277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of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81" w:author="PR Preview" w:date="2026-01-01T00:00:00Z">
        <w:r>
          <w:delText xml:space="preserve">.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 subscript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marks a quantity of the new observation,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as in</w:delText>
        </w:r>
      </w:del>
      <w:del w:id="2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and</w:delText>
        </w:r>
      </w:del>
      <w:del w:id="29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 distinguishes it from the indexed observations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$(\mathord{\smash[b]{\underset{\raise.3ex\hbox{$\scriptstyle\sim$}}{x}}\vphantom{x}}_{i}, y_{i})$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of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1" w:author="PR Preview" w:date="2026-01-01T00:00:00Z">
        <w: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It is the</w:delText>
        </w:r>
      </w:del>
      <w:del w:id="304" w:author="PR Preview" w:date="2026-01-01T00:00:00Z">
        <w:r>
          <w:delText xml:space="preserve"> </w:delText>
        </w:r>
      </w:del>
      <w:hyperlink r:id="rId55">
        <w:del w:id="30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 the pds notes,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where the data used to choose the</w:delText>
        </w:r>
      </w:del>
      <w:del w:id="310" w:author="PR Preview" w:date="2026-01-01T00:00:00Z">
        <w:r>
          <w:delText xml:space="preserve"> </w:delText>
        </w:r>
      </w:del>
      <w:hyperlink r:id="rId37">
        <w:del w:id="311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is</w:delText>
        </w:r>
      </w:del>
      <w:del w:id="3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to which a</w:delText>
        </w:r>
      </w:del>
      <w:del w:id="318" w:author="PR Preview" w:date="2026-01-01T00:00:00Z">
        <w:r>
          <w:delText xml:space="preserve"> </w:delText>
        </w:r>
      </w:del>
      <w:hyperlink w:anchor="def-fitting-procedure">
        <w:del w:id="31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is applied.</w:delText>
        </w:r>
      </w:del>
    </w:p>
    <w:p>
      <w:pPr>
        <w:pStyle w:val="BodyText"/>
      </w:pPr>
      <w:ins w:id="322" w:author="PR Preview" w:date="2026-01-01T00:00:00Z">
        <w:r>
          <w:rPr>
            <w:b/>
            <w:bCs/>
          </w:rPr>
          <w:t xml:space="preserve">Definition 15 (New observation)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b/>
            <w:bCs/>
          </w:rPr>
          <w:t xml:space="preserve">new observation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relative to a</w:t>
        </w:r>
      </w:ins>
      <w:ins w:id="330" w:author="PR Preview" w:date="2026-01-01T00:00:00Z">
        <w:r>
          <w:t xml:space="preserve"> </w:t>
        </w:r>
      </w:ins>
      <w:hyperlink w:anchor="def-training-set">
        <w:ins w:id="33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a covariate value and an outcome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drawn from the same population as the observations of</w:t>
        </w:r>
      </w:ins>
      <w:ins w:id="3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w:hyperlink r:id="rId54">
        <w:ins w:id="342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of</w:t>
        </w:r>
      </w:ins>
      <w:ins w:id="3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 subscript</w:t>
        </w:r>
      </w:ins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marks a quantity of the new observation,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as in</w:t>
        </w:r>
      </w:ins>
      <w:ins w:id="3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 distinguishes it from the indexed observations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$(\mathord{\smash[b]{\underset{\raise.3ex\hbox{$\scriptstyle\sim$}}{x}}\vphantom{x}}_{i}, y_{i})$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of</w:t>
        </w:r>
      </w:ins>
      <w:ins w:id="3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It is the</w:t>
        </w:r>
      </w:ins>
      <w:ins w:id="369" w:author="PR Preview" w:date="2026-01-01T00:00:00Z">
        <w:r>
          <w:t xml:space="preserve"> </w:t>
        </w:r>
      </w:ins>
      <w:hyperlink r:id="rId55">
        <w:ins w:id="37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the pds notes,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where the data used to choose the</w:t>
        </w:r>
      </w:ins>
      <w:ins w:id="375" w:author="PR Preview" w:date="2026-01-01T00:00:00Z">
        <w:r>
          <w:t xml:space="preserve"> </w:t>
        </w:r>
      </w:ins>
      <w:hyperlink r:id="rId37">
        <w:ins w:id="376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</w:t>
        </w:r>
      </w:ins>
      <w:ins w:id="3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to which a</w:t>
        </w:r>
      </w:ins>
      <w:ins w:id="383" w:author="PR Preview" w:date="2026-01-01T00:00:00Z">
        <w:r>
          <w:t xml:space="preserve"> </w:t>
        </w:r>
      </w:ins>
      <w:hyperlink w:anchor="def-fitting-procedure">
        <w:ins w:id="38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applied.</w:t>
        </w:r>
      </w:ins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del w:id="387" w:author="PR Preview" w:date="2026-01-01T00:00:00Z">
        <w:r>
          <w:rPr>
            <w:b/>
            <w:bCs/>
          </w:rPr>
          <w:delText xml:space="preserve">Definition 15 (Predictive model)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b/>
            <w:bCs/>
          </w:rPr>
          <w:delText xml:space="preserve">predictive model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is a</w:delText>
        </w:r>
      </w:del>
      <w:del w:id="394" w:author="PR Preview" w:date="2026-01-01T00:00:00Z">
        <w:r>
          <w:delText xml:space="preserve"> </w:delText>
        </w:r>
      </w:del>
      <w:hyperlink w:anchor="def-model-family">
        <w:del w:id="395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or</w:delText>
        </w:r>
      </w:del>
      <w:del w:id="398" w:author="PR Preview" w:date="2026-01-01T00:00:00Z">
        <w:r>
          <w:delText xml:space="preserve"> </w:delText>
        </w:r>
      </w:del>
      <w:hyperlink w:anchor="def-fitted-model">
        <w:del w:id="39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whose purpose is to</w:delText>
        </w:r>
      </w:del>
      <w:del w:id="402" w:author="PR Preview" w:date="2026-01-01T00:00:00Z">
        <w:r>
          <w:delText xml:space="preserve"> </w:delText>
        </w:r>
      </w:del>
      <w:hyperlink r:id="rId18">
        <w:del w:id="403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 outcomes of</w:delText>
        </w:r>
      </w:del>
      <w:del w:id="406" w:author="PR Preview" w:date="2026-01-01T00:00:00Z">
        <w:r>
          <w:delText xml:space="preserve"> </w:delText>
        </w:r>
      </w:del>
      <w:hyperlink w:anchor="def-new-observation">
        <w:del w:id="407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408" w:author="PR Preview" w:date="2026-01-01T00:00:00Z">
        <w:r>
          <w:delText xml:space="preserve">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Its quality is judged by its</w:delText>
        </w:r>
      </w:del>
      <w:del w:id="411" w:author="PR Preview" w:date="2026-01-01T00:00:00Z">
        <w:r>
          <w:delText xml:space="preserve"> </w:delText>
        </w:r>
      </w:del>
      <w:hyperlink r:id="rId58">
        <w:del w:id="41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on new observations,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not by whether its form describes how the outcome arises.</w:delText>
        </w:r>
      </w:del>
    </w:p>
    <w:p>
      <w:pPr>
        <w:pStyle w:val="BodyText"/>
      </w:pPr>
      <w:ins w:id="417" w:author="PR Preview" w:date="2026-01-01T00:00:00Z">
        <w:r>
          <w:rPr>
            <w:b/>
            <w:bCs/>
          </w:rPr>
          <w:t xml:space="preserve">Definition 16 (Predictive model)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A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b/>
            <w:bCs/>
          </w:rPr>
          <w:t xml:space="preserve">predictive model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is a</w:t>
        </w:r>
      </w:ins>
      <w:ins w:id="424" w:author="PR Preview" w:date="2026-01-01T00:00:00Z">
        <w:r>
          <w:t xml:space="preserve"> </w:t>
        </w:r>
      </w:ins>
      <w:hyperlink w:anchor="def-model-family">
        <w:ins w:id="425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or</w:t>
        </w:r>
      </w:ins>
      <w:ins w:id="428" w:author="PR Preview" w:date="2026-01-01T00:00:00Z">
        <w:r>
          <w:t xml:space="preserve"> </w:t>
        </w:r>
      </w:ins>
      <w:hyperlink w:anchor="def-fitted-model">
        <w:ins w:id="42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whose purpose is to</w:t>
        </w:r>
      </w:ins>
      <w:ins w:id="432" w:author="PR Preview" w:date="2026-01-01T00:00:00Z">
        <w:r>
          <w:t xml:space="preserve"> </w:t>
        </w:r>
      </w:ins>
      <w:hyperlink r:id="rId18">
        <w:ins w:id="433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the outcomes of</w:t>
        </w:r>
      </w:ins>
      <w:ins w:id="436" w:author="PR Preview" w:date="2026-01-01T00:00:00Z">
        <w:r>
          <w:t xml:space="preserve"> </w:t>
        </w:r>
      </w:ins>
      <w:hyperlink w:anchor="def-new-observation">
        <w:ins w:id="437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438" w:author="PR Preview" w:date="2026-01-01T00:00:00Z">
        <w:r>
          <w:t xml:space="preserve">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Its quality is judged by its</w:t>
        </w:r>
      </w:ins>
      <w:ins w:id="441" w:author="PR Preview" w:date="2026-01-01T00:00:00Z">
        <w:r>
          <w:t xml:space="preserve"> </w:t>
        </w:r>
      </w:ins>
      <w:hyperlink r:id="rId58">
        <w:ins w:id="44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on new observations,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not by whether its form describes how the outcome arises.</w:t>
        </w:r>
      </w:ins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del w:id="447" w:author="PR Preview" w:date="2026-01-01T00:00:00Z">
        <w:r>
          <w:rPr>
            <w:b/>
            <w:bCs/>
          </w:rPr>
          <w:delText xml:space="preserve">Definition 16 (Noise)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Let</w:delText>
        </w:r>
      </w:del>
      <w:del w:id="4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be the</w:delText>
        </w:r>
      </w:del>
      <w:del w:id="453" w:author="PR Preview" w:date="2026-01-01T00:00:00Z">
        <w:r>
          <w:delText xml:space="preserve"> </w:delText>
        </w:r>
      </w:del>
      <w:hyperlink w:anchor="def-covariate">
        <w:del w:id="45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 the outcome of one observation from a</w:delText>
        </w:r>
      </w:del>
      <w:del w:id="457" w:author="PR Preview" w:date="2026-01-01T00:00:00Z">
        <w:r>
          <w:delText xml:space="preserve"> </w:delText>
        </w:r>
      </w:del>
      <w:hyperlink r:id="rId62">
        <w:del w:id="458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459" w:author="PR Preview" w:date="2026-01-01T00:00:00Z">
        <w:r>
          <w:delText xml:space="preserve">.</w:delText>
        </w:r>
      </w:del>
    </w:p>
    <w:p>
      <w:pPr>
        <w:pStyle w:val="BodyText"/>
      </w:pPr>
      <w:ins w:id="460" w:author="PR Preview" w:date="2026-01-01T00:00:00Z">
        <w:r>
          <w:rPr>
            <w:b/>
            <w:bCs/>
          </w:rPr>
          <w:t xml:space="preserve">Definition 17 (Noise)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Let</w:t>
        </w:r>
      </w:ins>
      <w:ins w:id="46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be the</w:t>
        </w:r>
      </w:ins>
      <w:ins w:id="466" w:author="PR Preview" w:date="2026-01-01T00:00:00Z">
        <w:r>
          <w:t xml:space="preserve"> </w:t>
        </w:r>
      </w:ins>
      <w:hyperlink w:anchor="def-covariate">
        <w:ins w:id="46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 the outcome of one observation from a</w:t>
        </w:r>
      </w:ins>
      <w:ins w:id="470" w:author="PR Preview" w:date="2026-01-01T00:00:00Z">
        <w:r>
          <w:t xml:space="preserve"> </w:t>
        </w:r>
      </w:ins>
      <w:hyperlink r:id="rId62">
        <w:ins w:id="471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472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del w:id="473" w:author="PR Preview" w:date="2026-01-01T00:00:00Z">
        <w:r>
          <w:rPr>
            <w:b/>
            <w:bCs/>
          </w:rPr>
          <w:delText xml:space="preserve">Definition 17 (Loss of a fitted model on an observation)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rPr>
            <w:b/>
            <w:bCs/>
          </w:rPr>
          <w:delText xml:space="preserve">loss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 a</w:delText>
        </w:r>
      </w:del>
      <w:del w:id="480" w:author="PR Preview" w:date="2026-01-01T00:00:00Z">
        <w:r>
          <w:delText xml:space="preserve"> </w:delText>
        </w:r>
      </w:del>
      <w:hyperlink w:anchor="def-fitted-model">
        <w:del w:id="48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8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on an observation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is the cost, under a</w:delText>
        </w:r>
      </w:del>
      <w:del w:id="488" w:author="PR Preview" w:date="2026-01-01T00:00:00Z">
        <w:r>
          <w:delText xml:space="preserve"> </w:delText>
        </w:r>
      </w:del>
      <w:hyperlink r:id="rId73">
        <w:del w:id="489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490" w:author="PR Preview" w:date="2026-01-01T00:00:00Z">
        <w:r>
          <w:delText xml:space="preserve"> </w:delText>
        </w:r>
      </w:del>
      <m:oMath>
        <m:r>
          <m:t>L</m:t>
        </m:r>
      </m:oMath>
      <w:del w:id="491" w:author="PR Preview" w:date="2026-01-01T00:00:00Z">
        <w:r>
          <w:delText xml:space="preserve">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of its prediction</w:delText>
        </w:r>
      </w:del>
      <w:del w:id="4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of the outcome</w:delText>
        </w:r>
      </w:del>
      <w:del w:id="49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98" w:author="PR Preview" w:date="2026-01-01T00:00:00Z">
        <w:r>
          <w:delText xml:space="preserve">:</w:delText>
        </w:r>
      </w:del>
    </w:p>
    <w:p>
      <w:pPr>
        <w:pStyle w:val="BodyText"/>
      </w:pPr>
      <w:ins w:id="499" w:author="PR Preview" w:date="2026-01-01T00:00:00Z">
        <w:r>
          <w:rPr>
            <w:b/>
            <w:bCs/>
          </w:rPr>
          <w:t xml:space="preserve">Definition 18 (Loss of a fitted model on an observation)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The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rPr>
            <w:b/>
            <w:bCs/>
          </w:rPr>
          <w:t xml:space="preserve">loss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of a</w:t>
        </w:r>
      </w:ins>
      <w:ins w:id="506" w:author="PR Preview" w:date="2026-01-01T00:00:00Z">
        <w:r>
          <w:t xml:space="preserve"> </w:t>
        </w:r>
      </w:ins>
      <w:hyperlink w:anchor="def-fitted-model">
        <w:ins w:id="5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on an observation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the cost, under a</w:t>
        </w:r>
      </w:ins>
      <w:ins w:id="514" w:author="PR Preview" w:date="2026-01-01T00:00:00Z">
        <w:r>
          <w:t xml:space="preserve"> </w:t>
        </w:r>
      </w:ins>
      <w:hyperlink r:id="rId73">
        <w:ins w:id="515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516" w:author="PR Preview" w:date="2026-01-01T00:00:00Z">
        <w:r>
          <w:t xml:space="preserve"> </w:t>
        </w:r>
      </w:ins>
      <m:oMath>
        <m:r>
          <m:t>L</m:t>
        </m:r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of its prediction</w:t>
        </w:r>
      </w:ins>
      <w:ins w:id="5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 outcome</w:t>
        </w:r>
      </w:ins>
      <w:ins w:id="5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24" w:author="PR Preview" w:date="2026-01-01T00:00:00Z">
        <w:r>
          <w:t xml:space="preserve">:</w:t>
        </w:r>
      </w:ins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del w:id="525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rPr>
            <w:b/>
            <w:bCs/>
          </w:rPr>
          <w:delText xml:space="preserve">generalization error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of a</w:delText>
        </w:r>
      </w:del>
      <w:del w:id="532" w:author="PR Preview" w:date="2026-01-01T00:00:00Z">
        <w:r>
          <w:delText xml:space="preserve"> </w:delText>
        </w:r>
      </w:del>
      <w:hyperlink w:anchor="def-fitted-model">
        <w:del w:id="53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fitted to a</w:delText>
        </w:r>
      </w:del>
      <w:del w:id="537" w:author="PR Preview" w:date="2026-01-01T00:00:00Z">
        <w:r>
          <w:delText xml:space="preserve"> </w:delText>
        </w:r>
      </w:del>
      <w:hyperlink w:anchor="def-training-set">
        <w:del w:id="53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its expected</w:delText>
        </w:r>
      </w:del>
      <w:del w:id="542" w:author="PR Preview" w:date="2026-01-01T00:00:00Z">
        <w:r>
          <w:delText xml:space="preserve"> </w:delText>
        </w:r>
      </w:del>
      <w:hyperlink w:anchor="def-observation-loss">
        <w:del w:id="54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4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on a</w:delText>
        </w:r>
      </w:del>
      <w:del w:id="547" w:author="PR Preview" w:date="2026-01-01T00:00:00Z">
        <w:r>
          <w:delText xml:space="preserve"> </w:delText>
        </w:r>
      </w:del>
      <w:hyperlink w:anchor="def-new-observation">
        <w:del w:id="548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5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50" w:author="PR Preview" w:date="2026-01-01T00:00:00Z">
        <w:r>
          <w:delText xml:space="preserve">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with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held fixed:</w:delText>
        </w:r>
      </w:del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del w:id="556" w:author="PR Preview" w:date="2026-01-01T00:00:00Z">
        <w:r>
          <w:delText xml:space="preserve">Source: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Wikipedia contributors [4]</w:delText>
        </w:r>
      </w:del>
      <w:del w:id="559" w:author="PR Preview" w:date="2026-01-01T00:00:00Z">
        <w:r>
          <w:delText xml:space="preserve">.</w:delText>
        </w:r>
      </w:del>
    </w:p>
    <w:p>
      <w:pPr>
        <w:pStyle w:val="BodyText"/>
      </w:pPr>
      <w:del w:id="560" w:author="PR Preview" w:date="2026-01-01T00:00:00Z">
        <w:r>
          <w:rPr>
            <w:i/>
            <w:iCs/>
          </w:rPr>
          <w:delText xml:space="preserve">Remark 5</w:delText>
        </w:r>
      </w:del>
      <w:del w:id="561" w:author="PR Preview" w:date="2026-01-01T00:00:00Z">
        <w:r>
          <w:delText xml:space="preserve"> (Source: Generalization error). </w:delText>
        </w:r>
      </w:del>
      <w:del w:id="562" w:author="PR Preview" w:date="2026-01-01T00:00:00Z">
        <w:r>
          <w:delText xml:space="preserve">The risk form follows Brian Hutchinson’s Fall 2025 lecture notes;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the conditional form, with the training set held fixed,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follows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Hastie et al. [3, Sec. 7.2]</w:delText>
        </w:r>
      </w:del>
      <w:del w:id="569" w:author="PR Preview" w:date="2026-01-01T00:00:00Z">
        <w:r>
          <w:delText xml:space="preserve">.</w:delText>
        </w:r>
      </w:del>
    </w:p>
    <w:p>
      <w:pPr>
        <w:pStyle w:val="BodyText"/>
      </w:pPr>
      <w:del w:id="570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rPr>
            <w:b/>
            <w:bCs/>
          </w:rPr>
          <w:delText xml:space="preserve">held-out set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for a</w:delText>
        </w:r>
      </w:del>
      <w:del w:id="577" w:author="PR Preview" w:date="2026-01-01T00:00:00Z">
        <w:r>
          <w:delText xml:space="preserve"> </w:delText>
        </w:r>
      </w:del>
      <w:hyperlink w:anchor="def-training-set">
        <w:del w:id="5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is a list of</w:delText>
        </w:r>
      </w:del>
      <w:del w:id="582" w:author="PR Preview" w:date="2026-01-01T00:00:00Z">
        <w:r>
          <w:delText xml:space="preserve"> </w:delText>
        </w:r>
      </w:del>
      <m:oMath>
        <m:r>
          <m:t>m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further observations,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none of them in</w:delText>
        </w:r>
      </w:del>
      <w:del w:id="5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8" w:author="PR Preview" w:date="2026-01-01T00:00:00Z">
        <w:r>
          <w:delText xml:space="preserve">,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that the</w:delText>
        </w:r>
      </w:del>
      <w:del w:id="591" w:author="PR Preview" w:date="2026-01-01T00:00:00Z">
        <w:r>
          <w:delText xml:space="preserve"> </w:delText>
        </w:r>
      </w:del>
      <w:hyperlink w:anchor="def-fitting-procedure">
        <w:del w:id="59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does not use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 on which the</w:delText>
        </w:r>
      </w:del>
      <w:del w:id="597" w:author="PR Preview" w:date="2026-01-01T00:00:00Z">
        <w:r>
          <w:delText xml:space="preserve"> </w:delText>
        </w:r>
      </w:del>
      <w:hyperlink w:anchor="def-fitted-model">
        <w:del w:id="59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602" w:author="PR Preview" w:date="2026-01-01T00:00:00Z">
        <w:r>
          <w:rPr>
            <w:i/>
            <w:iCs/>
          </w:rPr>
          <w:delText xml:space="preserve">Remark 6</w:delText>
        </w:r>
      </w:del>
      <w:del w:id="603" w:author="PR Preview" w:date="2026-01-01T00:00:00Z">
        <w:r>
          <w:delText xml:space="preserve"> (Source: Held-out set (hold-out set)). </w:delText>
        </w:r>
      </w:del>
      <w:del w:id="604" w:author="PR Preview" w:date="2026-01-01T00:00:00Z">
        <w:r>
          <w:delText xml:space="preserve">Also called a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rPr>
            <w:b/>
            <w:bCs/>
          </w:rPr>
          <w:delText xml:space="preserve">hold-out set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[5, Sec. 5.1.1]</w:delText>
        </w:r>
      </w:del>
      <w:del w:id="609" w:author="PR Preview" w:date="2026-01-01T00:00:00Z">
        <w:r>
          <w:delText xml:space="preserve">.</w:delText>
        </w:r>
      </w:del>
    </w:p>
    <w:p>
      <w:pPr>
        <w:pStyle w:val="BodyText"/>
      </w:pPr>
      <w:del w:id="610" w:author="PR Preview" w:date="2026-01-01T00:00:00Z">
        <w:r>
          <w:rPr>
            <w:b/>
            <w:bCs/>
          </w:rPr>
          <w:delText xml:space="preserve">Definition 20 (Root mean squared error of predictions)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The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of predictions,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also called their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rPr>
            <w:b/>
            <w:bCs/>
          </w:rPr>
          <w:delText xml:space="preserve">root mean squared error</w:delText>
        </w:r>
      </w:del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of observed outcomes</w:delText>
        </w:r>
      </w:del>
      <w:del w:id="62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is the square root of their</w:delText>
        </w:r>
      </w:del>
      <w:del w:id="628" w:author="PR Preview" w:date="2026-01-01T00:00:00Z">
        <w:r>
          <w:delText xml:space="preserve"> </w:delText>
        </w:r>
      </w:del>
      <w:hyperlink r:id="rId83">
        <w:del w:id="629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630" w:author="PR Preview" w:date="2026-01-01T00:00:00Z">
        <w:r>
          <w:delText xml:space="preserve">:</w:delText>
        </w:r>
      </w:del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del w:id="631" w:author="PR Preview" w:date="2026-01-01T00:00:00Z">
        <w:r>
          <w:rPr>
            <w:b/>
            <w:bCs/>
          </w:rPr>
          <w:delText xml:space="preserve">Definition 21 (Empirical risk)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empirical risk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of a</w:delText>
        </w:r>
      </w:del>
      <w:del w:id="638" w:author="PR Preview" w:date="2026-01-01T00:00:00Z">
        <w:r>
          <w:delText xml:space="preserve"> </w:delText>
        </w:r>
      </w:del>
      <w:hyperlink w:anchor="def-fitted-model">
        <w:del w:id="63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on a set of</w:delText>
        </w:r>
      </w:del>
      <w:del w:id="643" w:author="PR Preview" w:date="2026-01-01T00:00:00Z">
        <w:r>
          <w:delText xml:space="preserve"> </w:delText>
        </w:r>
      </w:del>
      <m:oMath>
        <m:r>
          <m:t>n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observations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is the</w:delText>
        </w:r>
      </w:del>
      <w:del w:id="648" w:author="PR Preview" w:date="2026-01-01T00:00:00Z">
        <w:r>
          <w:delText xml:space="preserve"> </w:delText>
        </w:r>
      </w:del>
      <w:hyperlink r:id="rId86">
        <w:del w:id="64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of its</w:delText>
        </w:r>
      </w:del>
      <w:del w:id="652" w:author="PR Preview" w:date="2026-01-01T00:00:00Z">
        <w:r>
          <w:delText xml:space="preserve"> </w:delText>
        </w:r>
      </w:del>
      <w:hyperlink w:anchor="def-observation-loss">
        <w:del w:id="65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on those observations,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the counterpart computed from data of the</w:delText>
        </w:r>
      </w:del>
      <w:del w:id="658" w:author="PR Preview" w:date="2026-01-01T00:00:00Z">
        <w:r>
          <w:delText xml:space="preserve"> </w:delText>
        </w:r>
      </w:del>
      <w:hyperlink r:id="rId87">
        <w:del w:id="65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which is the expected loss:</w:delText>
        </w:r>
      </w:del>
    </w:p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Definition 19 (Generalization error)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rPr>
            <w:b/>
            <w:bCs/>
          </w:rPr>
          <w:t xml:space="preserve">generalization error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of a</w:t>
        </w:r>
      </w:ins>
      <w:ins w:id="670" w:author="PR Preview" w:date="2026-01-01T00:00:00Z">
        <w:r>
          <w:t xml:space="preserve"> </w:t>
        </w:r>
      </w:ins>
      <w:hyperlink w:anchor="def-fitted-model">
        <w:ins w:id="67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fitted to a</w:t>
        </w:r>
      </w:ins>
      <w:ins w:id="675" w:author="PR Preview" w:date="2026-01-01T00:00:00Z">
        <w:r>
          <w:t xml:space="preserve"> </w:t>
        </w:r>
      </w:ins>
      <w:hyperlink w:anchor="def-training-set">
        <w:ins w:id="67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 its expected</w:t>
        </w:r>
      </w:ins>
      <w:ins w:id="680" w:author="PR Preview" w:date="2026-01-01T00:00:00Z">
        <w:r>
          <w:t xml:space="preserve"> </w:t>
        </w:r>
      </w:ins>
      <w:hyperlink w:anchor="def-observation-loss">
        <w:ins w:id="68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8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on a</w:t>
        </w:r>
      </w:ins>
      <w:ins w:id="685" w:author="PR Preview" w:date="2026-01-01T00:00:00Z">
        <w:r>
          <w:t xml:space="preserve"> </w:t>
        </w:r>
      </w:ins>
      <w:hyperlink w:anchor="def-new-observation">
        <w:ins w:id="68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with</w:t>
        </w:r>
      </w:ins>
      <w:ins w:id="6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held fixed:</w:t>
        </w:r>
      </w:ins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ins w:id="694" w:author="PR Preview" w:date="2026-01-01T00:00:00Z">
        <w:r>
          <w:t xml:space="preserve">Source: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Wikipedia contributors [5]</w:t>
        </w:r>
      </w:ins>
      <w:ins w:id="697" w:author="PR Preview" w:date="2026-01-01T00:00:00Z">
        <w:r>
          <w:t xml:space="preserve">.</w:t>
        </w:r>
      </w:ins>
    </w:p>
    <w:bookmarkEnd w:id="78"/>
    <w:bookmarkStart w:id="79" w:name="rem-source-generalization-error"/>
    <w:p>
      <w:pPr>
        <w:pStyle w:val="BodyText"/>
      </w:pPr>
      <w:ins w:id="698" w:author="PR Preview" w:date="2026-01-01T00:00:00Z">
        <w:r>
          <w:rPr>
            <w:i/>
            <w:iCs/>
          </w:rPr>
          <w:t xml:space="preserve">Remark 5</w:t>
        </w:r>
      </w:ins>
      <w:ins w:id="699" w:author="PR Preview" w:date="2026-01-01T00:00:00Z">
        <w:r>
          <w:t xml:space="preserve"> (Source: Generalization error). </w:t>
        </w:r>
      </w:ins>
      <w:ins w:id="700" w:author="PR Preview" w:date="2026-01-01T00:00:00Z">
        <w:r>
          <w:t xml:space="preserve">The risk form follows Brian Hutchinson’s Fall 2025 lecture notes;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 conditional form, with the training set held fixed,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follows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Hastie et al. [4, Sec. 7.2]</w:t>
        </w:r>
      </w:ins>
      <w:ins w:id="707" w:author="PR Preview" w:date="2026-01-01T00:00:00Z">
        <w:r>
          <w:t xml:space="preserve">.</w:t>
        </w:r>
      </w:ins>
    </w:p>
    <w:bookmarkEnd w:id="79"/>
    <w:bookmarkStart w:id="81" w:name="def-held-out-set"/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Definition 20 (Held-out set (hold-out set))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rPr>
            <w:b/>
            <w:bCs/>
          </w:rPr>
          <w:t xml:space="preserve">held-out set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for a</w:t>
        </w:r>
      </w:ins>
      <w:ins w:id="715" w:author="PR Preview" w:date="2026-01-01T00:00:00Z">
        <w:r>
          <w:t xml:space="preserve"> </w:t>
        </w:r>
      </w:ins>
      <w:hyperlink w:anchor="def-training-set">
        <w:ins w:id="7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is a list of</w:t>
        </w:r>
      </w:ins>
      <w:ins w:id="720" w:author="PR Preview" w:date="2026-01-01T00:00:00Z">
        <w:r>
          <w:t xml:space="preserve"> </w:t>
        </w:r>
      </w:ins>
      <m:oMath>
        <m:r>
          <m:t>m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further observations,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none of them in</w:t>
        </w:r>
      </w:ins>
      <w:ins w:id="7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that the</w:t>
        </w:r>
      </w:ins>
      <w:ins w:id="729" w:author="PR Preview" w:date="2026-01-01T00:00:00Z">
        <w:r>
          <w:t xml:space="preserve"> </w:t>
        </w:r>
      </w:ins>
      <w:hyperlink w:anchor="def-fitting-procedure">
        <w:ins w:id="7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does not use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 on which the</w:t>
        </w:r>
      </w:ins>
      <w:ins w:id="735" w:author="PR Preview" w:date="2026-01-01T00:00:00Z">
        <w:r>
          <w:t xml:space="preserve"> </w:t>
        </w:r>
      </w:ins>
      <w:hyperlink w:anchor="def-fitted-model">
        <w:ins w:id="73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73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is scored:</w:t>
        </w:r>
      </w:ins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ins w:id="740" w:author="PR Preview" w:date="2026-01-01T00:00:00Z">
        <w:r>
          <w:rPr>
            <w:i/>
            <w:iCs/>
          </w:rPr>
          <w:t xml:space="preserve">Remark 6</w:t>
        </w:r>
      </w:ins>
      <w:ins w:id="741" w:author="PR Preview" w:date="2026-01-01T00:00:00Z">
        <w:r>
          <w:t xml:space="preserve"> (Source: Held-out set (hold-out set)). </w:t>
        </w:r>
      </w:ins>
      <w:ins w:id="742" w:author="PR Preview" w:date="2026-01-01T00:00:00Z">
        <w:r>
          <w:t xml:space="preserve">Also called a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b/>
            <w:bCs/>
          </w:rPr>
          <w:t xml:space="preserve">hold-out set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[6, Sec. 5.1.1]</w:t>
        </w:r>
      </w:ins>
      <w:ins w:id="747" w:author="PR Preview" w:date="2026-01-01T00:00:00Z">
        <w:r>
          <w:t xml:space="preserve">.</w:t>
        </w:r>
      </w:ins>
    </w:p>
    <w:bookmarkEnd w:id="82"/>
    <w:bookmarkStart w:id="85" w:name="def-prediction-rmse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Definition 21 (Root mean squared error of predictions)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rPr>
            <w:b/>
            <w:bCs/>
          </w:rPr>
          <w:t xml:space="preserve">sample root mean squared error (sRMSE)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of predictions,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also called their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root mean squared error</w:t>
        </w:r>
      </w:ins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of observed outcomes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is the square root of their</w:t>
        </w:r>
      </w:ins>
      <w:ins w:id="766" w:author="PR Preview" w:date="2026-01-01T00:00:00Z">
        <w:r>
          <w:t xml:space="preserve"> </w:t>
        </w:r>
      </w:ins>
      <w:hyperlink r:id="rId83">
        <w:ins w:id="76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68" w:author="PR Preview" w:date="2026-01-01T00:00:00Z">
        <w:r>
          <w:t xml:space="preserve">:</w:t>
        </w:r>
      </w:ins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ins w:id="769" w:author="PR Preview" w:date="2026-01-01T00:00:00Z">
        <w:r>
          <w:rPr>
            <w:b/>
            <w:bCs/>
          </w:rPr>
          <w:t xml:space="preserve">Definition 22 (Empirical risk)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rPr>
            <w:b/>
            <w:bCs/>
          </w:rPr>
          <w:t xml:space="preserve">empirical risk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of a</w:t>
        </w:r>
      </w:ins>
      <w:ins w:id="776" w:author="PR Preview" w:date="2026-01-01T00:00:00Z">
        <w:r>
          <w:t xml:space="preserve"> </w:t>
        </w:r>
      </w:ins>
      <w:hyperlink w:anchor="def-fitted-model">
        <w:ins w:id="77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7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on a set of</w:t>
        </w:r>
      </w:ins>
      <w:ins w:id="781" w:author="PR Preview" w:date="2026-01-01T00:00:00Z">
        <w:r>
          <w:t xml:space="preserve"> </w:t>
        </w:r>
      </w:ins>
      <m:oMath>
        <m:r>
          <m:t>n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observations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is the</w:t>
        </w:r>
      </w:ins>
      <w:ins w:id="786" w:author="PR Preview" w:date="2026-01-01T00:00:00Z">
        <w:r>
          <w:t xml:space="preserve"> </w:t>
        </w:r>
      </w:ins>
      <w:hyperlink r:id="rId86">
        <w:ins w:id="78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of its</w:t>
        </w:r>
      </w:ins>
      <w:ins w:id="790" w:author="PR Preview" w:date="2026-01-01T00:00:00Z">
        <w:r>
          <w:t xml:space="preserve"> </w:t>
        </w:r>
      </w:ins>
      <w:hyperlink w:anchor="def-observation-loss">
        <w:ins w:id="79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on those observations,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 counterpart computed from data of the</w:t>
        </w:r>
      </w:ins>
      <w:ins w:id="796" w:author="PR Preview" w:date="2026-01-01T00:00:00Z">
        <w:r>
          <w:t xml:space="preserve"> </w:t>
        </w:r>
      </w:ins>
      <w:hyperlink r:id="rId87">
        <w:ins w:id="797" w:author="PR Preview" w:date="2026-01-01T00:00:00Z">
          <w:r>
            <w:rPr>
              <w:rStyle w:val="Hyperlink"/>
            </w:rPr>
            <w:t xml:space="preserve">risk</w:t>
          </w:r>
        </w:ins>
      </w:hyperlink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which is the expected loss:</w:t>
        </w:r>
      </w:ins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del w:id="801" w:author="PR Preview" w:date="2026-01-01T00:00:00Z">
        <w:r>
          <w:rPr>
            <w:b/>
            <w:bCs/>
          </w:rPr>
          <w:delText xml:space="preserve">Example 15 (Empirical risk of a birth-weight model under squared error)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The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rPr>
            <w:rStyle w:val="VerbatimChar"/>
          </w:rPr>
          <w:delText xml:space="preserve">birthwt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data record the birth weight in grams of babies born at Baystate Medical Center in Springfield, Massachusetts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[6]</w:delText>
        </w:r>
      </w:del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as distributed in R’s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rPr>
            <w:rStyle w:val="VerbatimChar"/>
          </w:rPr>
          <w:delText xml:space="preserve">MASS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package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[7]</w:delText>
        </w:r>
      </w:del>
      <w:del w:id="819" w:author="PR Preview" w:date="2026-01-01T00:00:00Z">
        <w:r>
          <w:delText xml:space="preserve">.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We fit a</w:delText>
        </w:r>
      </w:del>
      <w:del w:id="822" w:author="PR Preview" w:date="2026-01-01T00:00:00Z">
        <w:r>
          <w:delText xml:space="preserve"> </w:delText>
        </w:r>
      </w:del>
      <w:hyperlink r:id="rId90">
        <w:del w:id="823" w:author="PR Preview" w:date="2026-01-01T00:00:00Z">
          <w:r>
            <w:rPr>
              <w:rStyle w:val="Hyperlink"/>
            </w:rPr>
            <w:delText xml:space="preserve">linear regression</w:delText>
          </w:r>
        </w:del>
      </w:hyperlink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of birth weight on the mother’s weight at her last menstrual period and her smoking status.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We use every third row as the</w:delText>
        </w:r>
      </w:del>
      <w:del w:id="828" w:author="PR Preview" w:date="2026-01-01T00:00:00Z">
        <w:r>
          <w:delText xml:space="preserve"> </w:delText>
        </w:r>
      </w:del>
      <w:hyperlink w:anchor="def-held-out-set">
        <w:del w:id="82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and fit on the remaining rows, the</w:delText>
        </w:r>
      </w:del>
      <w:del w:id="832" w:author="PR Preview" w:date="2026-01-01T00:00:00Z">
        <w:r>
          <w:delText xml:space="preserve"> </w:delText>
        </w:r>
      </w:del>
      <w:hyperlink w:anchor="def-training-set">
        <w:del w:id="83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34" w:author="PR Preview" w:date="2026-01-01T00:00:00Z">
        <w:r>
          <w:delText xml:space="preserve">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</w:delText>
        </w:r>
      </w:del>
      <w:del w:id="837" w:author="PR Preview" w:date="2026-01-01T00:00:00Z">
        <w:r>
          <w:delText xml:space="preserve"> </w:delText>
        </w:r>
      </w:del>
      <w:hyperlink w:anchor="def-observation-loss">
        <w:del w:id="83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is the squared error, so the</w:delText>
        </w:r>
      </w:del>
      <w:del w:id="841" w:author="PR Preview" w:date="2026-01-01T00:00:00Z">
        <w:r>
          <w:delText xml:space="preserve"> </w:delText>
        </w:r>
      </w:del>
      <w:hyperlink w:anchor="def-empirical-risk">
        <w:del w:id="842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is the mean of the squared</w:delText>
        </w:r>
      </w:del>
      <w:del w:id="845" w:author="PR Preview" w:date="2026-01-01T00:00:00Z">
        <w:r>
          <w:delText xml:space="preserve"> </w:delText>
        </w:r>
      </w:del>
      <w:hyperlink r:id="rId58">
        <w:del w:id="846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847" w:author="PR Preview" w:date="2026-01-01T00:00:00Z">
        <w:r>
          <w:delText xml:space="preserve">.</w:delText>
        </w:r>
      </w:del>
    </w:p>
    <w:p>
      <w:pPr>
        <w:pStyle w:val="BodyText"/>
      </w:pPr>
      <w:ins w:id="848" w:author="PR Preview" w:date="2026-01-01T00:00:00Z">
        <w:r>
          <w:rPr>
            <w:b/>
            <w:bCs/>
          </w:rPr>
          <w:t xml:space="preserve">Example 15 (Empirical risk of a birth-weight model under squared error)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rStyle w:val="VerbatimChar"/>
          </w:rPr>
          <w:t xml:space="preserve">birthwt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data record the birth weight in grams of babies born at Baystate Medical Center in Springfield, Massachusetts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[7]</w:t>
        </w:r>
      </w:ins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as distributed in R’s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rPr>
            <w:rStyle w:val="VerbatimChar"/>
          </w:rPr>
          <w:t xml:space="preserve">MASS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package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[8]</w:t>
        </w:r>
      </w:ins>
      <w:ins w:id="866" w:author="PR Preview" w:date="2026-01-01T00:00:00Z">
        <w:r>
          <w:t xml:space="preserve">.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We fit a</w:t>
        </w:r>
      </w:ins>
      <w:ins w:id="869" w:author="PR Preview" w:date="2026-01-01T00:00:00Z">
        <w:r>
          <w:t xml:space="preserve"> </w:t>
        </w:r>
      </w:ins>
      <w:hyperlink r:id="rId90">
        <w:ins w:id="870" w:author="PR Preview" w:date="2026-01-01T00:00:00Z">
          <w:r>
            <w:rPr>
              <w:rStyle w:val="Hyperlink"/>
            </w:rPr>
            <w:t xml:space="preserve">linear regression</w:t>
          </w:r>
        </w:ins>
      </w:hyperlink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birth weight on the mother’s weight at her last menstrual period and her smoking status.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We use every third row as the</w:t>
        </w:r>
      </w:ins>
      <w:ins w:id="875" w:author="PR Preview" w:date="2026-01-01T00:00:00Z">
        <w:r>
          <w:t xml:space="preserve"> </w:t>
        </w:r>
      </w:ins>
      <w:hyperlink w:anchor="def-held-out-set">
        <w:ins w:id="87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and fit on the remaining rows, the</w:t>
        </w:r>
      </w:ins>
      <w:ins w:id="879" w:author="PR Preview" w:date="2026-01-01T00:00:00Z">
        <w:r>
          <w:t xml:space="preserve"> </w:t>
        </w:r>
      </w:ins>
      <w:hyperlink w:anchor="def-training-set">
        <w:ins w:id="8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81" w:author="PR Preview" w:date="2026-01-01T00:00:00Z">
        <w:r>
          <w:t xml:space="preserve">.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The</w:t>
        </w:r>
      </w:ins>
      <w:ins w:id="884" w:author="PR Preview" w:date="2026-01-01T00:00:00Z">
        <w:r>
          <w:t xml:space="preserve"> </w:t>
        </w:r>
      </w:ins>
      <w:hyperlink w:anchor="def-observation-loss">
        <w:ins w:id="88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is the squared error, so the</w:t>
        </w:r>
      </w:ins>
      <w:ins w:id="888" w:author="PR Preview" w:date="2026-01-01T00:00:00Z">
        <w:r>
          <w:t xml:space="preserve"> </w:t>
        </w:r>
      </w:ins>
      <w:hyperlink w:anchor="def-empirical-risk">
        <w:ins w:id="889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 the mean of the squared</w:t>
        </w:r>
      </w:ins>
      <w:ins w:id="892" w:author="PR Preview" w:date="2026-01-01T00:00:00Z">
        <w:r>
          <w:t xml:space="preserve"> </w:t>
        </w:r>
      </w:ins>
      <w:hyperlink r:id="rId58">
        <w:ins w:id="893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894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del w:id="895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The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rPr>
            <w:b/>
            <w:bCs/>
          </w:rPr>
          <w:delText xml:space="preserve">training error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of a</w:delText>
        </w:r>
      </w:del>
      <w:del w:id="902" w:author="PR Preview" w:date="2026-01-01T00:00:00Z">
        <w:r>
          <w:delText xml:space="preserve"> </w:delText>
        </w:r>
      </w:del>
      <w:hyperlink w:anchor="def-fitted-model">
        <w:del w:id="90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9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 its</w:delText>
        </w:r>
      </w:del>
      <w:del w:id="907" w:author="PR Preview" w:date="2026-01-01T00:00:00Z">
        <w:r>
          <w:delText xml:space="preserve"> </w:delText>
        </w:r>
      </w:del>
      <w:hyperlink w:anchor="def-empirical-risk">
        <w:del w:id="908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9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on the</w:delText>
        </w:r>
      </w:del>
      <w:del w:id="912" w:author="PR Preview" w:date="2026-01-01T00:00:00Z">
        <w:r>
          <w:delText xml:space="preserve"> </w:delText>
        </w:r>
      </w:del>
      <w:hyperlink w:anchor="def-training-set">
        <w:del w:id="91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used to fit it:</w:delText>
        </w:r>
      </w:del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del w:id="917" w:author="PR Preview" w:date="2026-01-01T00:00:00Z">
        <w:r>
          <w:rPr>
            <w:i/>
            <w:iCs/>
          </w:rPr>
          <w:delText xml:space="preserve">Remark 7</w:delText>
        </w:r>
      </w:del>
      <w:del w:id="918" w:author="PR Preview" w:date="2026-01-01T00:00:00Z">
        <w:r>
          <w:delText xml:space="preserve"> (Source: Training error). </w:delText>
        </w:r>
      </w:del>
      <w:del w:id="919" w:author="PR Preview" w:date="2026-01-01T00:00:00Z">
        <w:r>
          <w:delText xml:space="preserve">Hastie et al. [3, Sec. 7.2]</w:delText>
        </w:r>
      </w:del>
      <w:del w:id="920" w:author="PR Preview" w:date="2026-01-01T00:00:00Z">
        <w:r>
          <w:delText xml:space="preserve">, who write the training error as</w:delText>
        </w:r>
      </w:del>
      <w:del w:id="92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and define it for any loss.</w:delText>
        </w:r>
      </w:del>
    </w:p>
    <w:p>
      <w:pPr>
        <w:pStyle w:val="BodyText"/>
      </w:pPr>
      <w:ins w:id="924" w:author="PR Preview" w:date="2026-01-01T00:00:00Z">
        <w:r>
          <w:rPr>
            <w:b/>
            <w:bCs/>
          </w:rPr>
          <w:t xml:space="preserve">Definition 23 (Training error)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The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rPr>
            <w:b/>
            <w:bCs/>
          </w:rPr>
          <w:t xml:space="preserve">training error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of a</w:t>
        </w:r>
      </w:ins>
      <w:ins w:id="931" w:author="PR Preview" w:date="2026-01-01T00:00:00Z">
        <w:r>
          <w:t xml:space="preserve"> </w:t>
        </w:r>
      </w:ins>
      <w:hyperlink w:anchor="def-fitted-model">
        <w:ins w:id="9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is its</w:t>
        </w:r>
      </w:ins>
      <w:ins w:id="936" w:author="PR Preview" w:date="2026-01-01T00:00:00Z">
        <w:r>
          <w:t xml:space="preserve"> </w:t>
        </w:r>
      </w:ins>
      <w:hyperlink w:anchor="def-empirical-risk">
        <w:ins w:id="937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9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on the</w:t>
        </w:r>
      </w:ins>
      <w:ins w:id="941" w:author="PR Preview" w:date="2026-01-01T00:00:00Z">
        <w:r>
          <w:t xml:space="preserve"> </w:t>
        </w:r>
      </w:ins>
      <w:hyperlink w:anchor="def-training-set">
        <w:ins w:id="9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used to fit it:</w:t>
        </w:r>
      </w:ins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ins w:id="946" w:author="PR Preview" w:date="2026-01-01T00:00:00Z">
        <w:r>
          <w:rPr>
            <w:i/>
            <w:iCs/>
          </w:rPr>
          <w:t xml:space="preserve">Remark 7</w:t>
        </w:r>
      </w:ins>
      <w:ins w:id="947" w:author="PR Preview" w:date="2026-01-01T00:00:00Z">
        <w:r>
          <w:t xml:space="preserve"> (Source: Training error). </w:t>
        </w:r>
      </w:ins>
      <w:ins w:id="948" w:author="PR Preview" w:date="2026-01-01T00:00:00Z">
        <w:r>
          <w:t xml:space="preserve">Hastie et al. [4, Sec. 7.2]</w:t>
        </w:r>
      </w:ins>
      <w:ins w:id="949" w:author="PR Preview" w:date="2026-01-01T00:00:00Z">
        <w:r>
          <w:t xml:space="preserve">, who write the training error as</w:t>
        </w:r>
      </w:ins>
      <w:ins w:id="95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and define it for any loss.</w:t>
        </w:r>
      </w:ins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del w:id="953" w:author="PR Preview" w:date="2026-01-01T00:00:00Z">
        <w:r>
          <w:rPr>
            <w:b/>
            <w:bCs/>
          </w:rPr>
          <w:delText xml:space="preserve">Definition 23 (Overfitting)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rPr>
            <w:b/>
            <w:bCs/>
          </w:rPr>
          <w:delText xml:space="preserve">Overfitting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occurs when a</w:delText>
        </w:r>
      </w:del>
      <w:del w:id="958" w:author="PR Preview" w:date="2026-01-01T00:00:00Z">
        <w:r>
          <w:delText xml:space="preserve"> </w:delText>
        </w:r>
      </w:del>
      <w:hyperlink w:anchor="def-fitted-model">
        <w:del w:id="9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fits its</w:delText>
        </w:r>
      </w:del>
      <w:del w:id="962" w:author="PR Preview" w:date="2026-01-01T00:00:00Z">
        <w:r>
          <w:delText xml:space="preserve"> </w:delText>
        </w:r>
      </w:del>
      <w:hyperlink w:anchor="def-training-set">
        <w:del w:id="96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well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but predicts poorly for</w:delText>
        </w:r>
      </w:del>
      <w:del w:id="968" w:author="PR Preview" w:date="2026-01-01T00:00:00Z">
        <w:r>
          <w:delText xml:space="preserve"> </w:delText>
        </w:r>
      </w:del>
      <w:hyperlink w:anchor="def-new-observation">
        <w:del w:id="969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</w:p>
    <w:p>
      <w:pPr>
        <w:pStyle w:val="BodyText"/>
      </w:pPr>
      <w:del w:id="972" w:author="PR Preview" w:date="2026-01-01T00:00:00Z">
        <w:r>
          <w:delText xml:space="preserve">Source: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Wikipedia contributors [8]</w:delText>
        </w:r>
      </w:del>
      <w:del w:id="975" w:author="PR Preview" w:date="2026-01-01T00:00:00Z">
        <w:r>
          <w:delText xml:space="preserve">.</w:delText>
        </w:r>
      </w:del>
    </w:p>
    <w:p>
      <w:pPr>
        <w:pStyle w:val="FirstParagraph"/>
      </w:pPr>
      <w:ins w:id="976" w:author="PR Preview" w:date="2026-01-01T00:00:00Z">
        <w:r>
          <w:rPr>
            <w:b/>
            <w:bCs/>
          </w:rPr>
          <w:t xml:space="preserve">Definition 24 (Overfitting)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Overfitting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occurs when a</w:t>
        </w:r>
      </w:ins>
      <w:ins w:id="981" w:author="PR Preview" w:date="2026-01-01T00:00:00Z">
        <w:r>
          <w:t xml:space="preserve"> </w:t>
        </w:r>
      </w:ins>
      <w:hyperlink w:anchor="def-fitted-model">
        <w:ins w:id="98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fits its</w:t>
        </w:r>
      </w:ins>
      <w:ins w:id="985" w:author="PR Preview" w:date="2026-01-01T00:00:00Z">
        <w:r>
          <w:t xml:space="preserve"> </w:t>
        </w:r>
      </w:ins>
      <w:hyperlink w:anchor="def-training-set">
        <w:ins w:id="98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well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but predicts poorly for</w:t>
        </w:r>
      </w:ins>
      <w:ins w:id="991" w:author="PR Preview" w:date="2026-01-01T00:00:00Z">
        <w:r>
          <w:t xml:space="preserve"> </w:t>
        </w:r>
      </w:ins>
      <w:hyperlink w:anchor="def-new-observation">
        <w:ins w:id="992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993" w:author="PR Preview" w:date="2026-01-01T00:00:00Z">
        <w:r>
          <w:t xml:space="preserve">.</w:t>
        </w:r>
      </w:ins>
      <w:ins w:id="994" w:author="PR Preview" w:date="2026-01-01T00:00:00Z">
        <w:r>
          <w:t xml:space="preserve"> </w:t>
        </w:r>
      </w:ins>
    </w:p>
    <w:p>
      <w:pPr>
        <w:pStyle w:val="BodyText"/>
      </w:pPr>
      <w:ins w:id="995" w:author="PR Preview" w:date="2026-01-01T00:00:00Z">
        <w:r>
          <w:t xml:space="preserve">Source: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Wikipedia contributors [9]</w:t>
        </w:r>
      </w:ins>
      <w:ins w:id="998" w:author="PR Preview" w:date="2026-01-01T00:00:00Z">
        <w:r>
          <w:t xml:space="preserve">.</w:t>
        </w:r>
      </w:ins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ins w:id="999" w:author="PR Preview" w:date="2026-01-01T00:00:00Z">
        <w:r>
          <w:rPr>
            <w:b/>
            <w:bCs/>
          </w:rPr>
          <w:t xml:space="preserve">Example 17 (Polynomial degree)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In</w:t>
        </w:r>
      </w:ins>
      <w:ins w:id="1002" w:author="PR Preview" w:date="2026-01-01T00:00:00Z">
        <w:r>
          <w:t xml:space="preserve"> </w:t>
        </w:r>
      </w:ins>
      <w:hyperlink w:anchor="exr-overfitting">
        <w:ins w:id="100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least squares computes the coefficients of each polynomial from the 20 training cars,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but the degree</w:t>
        </w:r>
      </w:ins>
      <w:ins w:id="1009" w:author="PR Preview" w:date="2026-01-01T00:00:00Z">
        <w:r>
          <w:t xml:space="preserve"> </w:t>
        </w:r>
      </w:ins>
      <m:oMath>
        <m:r>
          <m:t>d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is fixed before the fit.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So the degree is a</w:t>
        </w:r>
      </w:ins>
      <w:ins w:id="1014" w:author="PR Preview" w:date="2026-01-01T00:00:00Z">
        <w:r>
          <w:t xml:space="preserve"> </w:t>
        </w:r>
      </w:ins>
      <w:hyperlink w:anchor="def-tuning-parameter">
        <w:ins w:id="1015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of least-squares polynomial fitting,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and the four fits are</w:t>
        </w:r>
      </w:ins>
      <w:ins w:id="102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with</w:t>
        </w:r>
      </w:ins>
      <w:ins w:id="102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024" w:author="PR Preview" w:date="2026-01-01T00:00:00Z">
        <w:r>
          <w:t xml:space="preserve">.</w:t>
        </w:r>
      </w:ins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del w:id="1025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The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rPr>
            <w:b/>
            <w:bCs/>
          </w:rPr>
          <w:delText xml:space="preserve">expected generalization error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of a</w:delText>
        </w:r>
      </w:del>
      <w:del w:id="1032" w:author="PR Preview" w:date="2026-01-01T00:00:00Z">
        <w:r>
          <w:delText xml:space="preserve"> </w:delText>
        </w:r>
      </w:del>
      <w:hyperlink w:anchor="def-fitting-procedure">
        <w:del w:id="103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34" w:author="PR Preview" w:date="2026-01-01T00:00:00Z">
        <w:r>
          <w:delText xml:space="preserve"> </w:delText>
        </w:r>
      </w:del>
      <m:oMath>
        <m:r>
          <m:t>g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at training-set size</w:delText>
        </w:r>
      </w:del>
      <w:del w:id="1037" w:author="PR Preview" w:date="2026-01-01T00:00:00Z">
        <w:r>
          <w:delText xml:space="preserve"> </w:delText>
        </w:r>
      </w:del>
      <m:oMath>
        <m:r>
          <m:t>n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is the mean,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over</w:delText>
        </w:r>
      </w:del>
      <w:del w:id="1042" w:author="PR Preview" w:date="2026-01-01T00:00:00Z">
        <w:r>
          <w:delText xml:space="preserve"> </w:delText>
        </w:r>
      </w:del>
      <w:hyperlink w:anchor="def-training-set">
        <w:del w:id="1043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0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of</w:delText>
        </w:r>
      </w:del>
      <w:del w:id="1047" w:author="PR Preview" w:date="2026-01-01T00:00:00Z">
        <w:r>
          <w:delText xml:space="preserve"> </w:delText>
        </w:r>
      </w:del>
      <m:oMath>
        <m:r>
          <m:t>n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observations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drawn independently from the population,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of the</w:delText>
        </w:r>
      </w:del>
      <w:del w:id="1054" w:author="PR Preview" w:date="2026-01-01T00:00:00Z">
        <w:r>
          <w:delText xml:space="preserve"> </w:delText>
        </w:r>
      </w:del>
      <w:hyperlink w:anchor="def-generalization-error">
        <w:del w:id="1055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of the</w:delText>
        </w:r>
      </w:del>
      <w:del w:id="1058" w:author="PR Preview" w:date="2026-01-01T00:00:00Z">
        <w:r>
          <w:delText xml:space="preserve"> </w:delText>
        </w:r>
      </w:del>
      <w:hyperlink w:anchor="def-fitted-model">
        <w:del w:id="10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that</w:delText>
        </w:r>
      </w:del>
      <w:del w:id="1062" w:author="PR Preview" w:date="2026-01-01T00:00:00Z">
        <w:r>
          <w:delText xml:space="preserve"> </w:delText>
        </w:r>
      </w:del>
      <m:oMath>
        <m:r>
          <m:t>g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produces from</w:delText>
        </w:r>
      </w:del>
      <w:del w:id="10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66" w:author="PR Preview" w:date="2026-01-01T00:00:00Z">
        <w:r>
          <w:delText xml:space="preserve">:</w:delText>
        </w:r>
      </w:del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del w:id="1067" w:author="PR Preview" w:date="2026-01-01T00:00:00Z">
        <w:r>
          <w:rPr>
            <w:i/>
            <w:iCs/>
          </w:rPr>
          <w:delText xml:space="preserve">Remark 8</w:delText>
        </w:r>
      </w:del>
      <w:del w:id="1068" w:author="PR Preview" w:date="2026-01-01T00:00:00Z">
        <w:r>
          <w:delText xml:space="preserve"> (Source: Expected generalization error (expected prediction error, expected test error)). </w:delText>
        </w:r>
      </w:del>
      <w:del w:id="1069" w:author="PR Preview" w:date="2026-01-01T00:00:00Z">
        <w:r>
          <w:delText xml:space="preserve">Also called the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rPr>
            <w:b/>
            <w:bCs/>
          </w:rPr>
          <w:delText xml:space="preserve">expected prediction error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or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rPr>
            <w:b/>
            <w:bCs/>
          </w:rPr>
          <w:delText xml:space="preserve">expected test error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[3, Sec. 7.2]</w:delText>
        </w:r>
      </w:del>
      <w:del w:id="1078" w:author="PR Preview" w:date="2026-01-01T00:00:00Z">
        <w:r>
          <w:delText xml:space="preserve">.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Hastie et al. write the quantity as</w:delText>
        </w:r>
      </w:del>
      <w:del w:id="1081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1082" w:author="PR Preview" w:date="2026-01-01T00:00:00Z">
        <w:r>
          <w:delText xml:space="preserve">, without the argument</w:delText>
        </w:r>
      </w:del>
      <w:del w:id="1083" w:author="PR Preview" w:date="2026-01-01T00:00:00Z">
        <w:r>
          <w:delText xml:space="preserve"> </w:delText>
        </w:r>
      </w:del>
      <m:oMath>
        <m:r>
          <m:t>n</m:t>
        </m:r>
      </m:oMath>
      <w:del w:id="1084" w:author="PR Preview" w:date="2026-01-01T00:00:00Z">
        <w:r>
          <w:delText xml:space="preserve">.</w:delText>
        </w:r>
      </w:del>
    </w:p>
    <w:p>
      <w:pPr>
        <w:pStyle w:val="BodyText"/>
      </w:pPr>
      <w:del w:id="1085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rPr>
            <w:b/>
            <w:bCs/>
          </w:rPr>
          <w:delText xml:space="preserve">distribution model</w:delText>
        </w:r>
      </w:del>
      <w:del w:id="1090" w:author="PR Preview" w:date="2026-01-01T00:00:00Z">
        <w:r>
          <w:delText xml:space="preserve"> </w:delText>
        </w:r>
      </w:del>
      <m:oMath>
        <m:r>
          <m:t>P</m:t>
        </m:r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for an outcome</w:delText>
        </w:r>
      </w:del>
      <w:del w:id="1093" w:author="PR Preview" w:date="2026-01-01T00:00:00Z">
        <w:r>
          <w:delText xml:space="preserve"> </w:delText>
        </w:r>
      </w:del>
      <m:oMath>
        <m:r>
          <m:t>Y</m:t>
        </m:r>
      </m:oMath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given a</w:delText>
        </w:r>
      </w:del>
      <w:del w:id="1096" w:author="PR Preview" w:date="2026-01-01T00:00:00Z">
        <w:r>
          <w:delText xml:space="preserve"> </w:delText>
        </w:r>
      </w:del>
      <w:hyperlink w:anchor="def-covariate">
        <w:del w:id="109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098" w:author="PR Preview" w:date="2026-01-01T00:00:00Z">
        <w:r>
          <w:delText xml:space="preserve"> </w:delText>
        </w:r>
      </w:del>
      <m:oMath>
        <m:r>
          <m:t>X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gives each covariate value</w:delText>
        </w:r>
      </w:del>
      <w:del w:id="1101" w:author="PR Preview" w:date="2026-01-01T00:00:00Z">
        <w:r>
          <w:delText xml:space="preserve"> </w:delText>
        </w:r>
      </w:del>
      <m:oMath>
        <m:r>
          <m:t>x</m:t>
        </m:r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a probability distribution for</w:delText>
        </w:r>
      </w:del>
      <w:del w:id="1104" w:author="PR Preview" w:date="2026-01-01T00:00:00Z">
        <w:r>
          <w:delText xml:space="preserve"> </w:delText>
        </w:r>
      </w:del>
      <m:oMath>
        <m:r>
          <m:t>Y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given</w:delText>
        </w:r>
      </w:del>
      <w:del w:id="110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specified by its</w:delText>
        </w:r>
      </w:del>
      <w:del w:id="1111" w:author="PR Preview" w:date="2026-01-01T00:00:00Z">
        <w:r>
          <w:delText xml:space="preserve"> </w:delText>
        </w:r>
      </w:del>
      <w:hyperlink r:id="rId108">
        <w:del w:id="1112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113" w:author="PR Preview" w:date="2026-01-01T00:00:00Z">
        <w:r>
          <w:delText xml:space="preserve">.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The</w:delText>
        </w:r>
      </w:del>
      <w:del w:id="1116" w:author="PR Preview" w:date="2026-01-01T00:00:00Z">
        <w:r>
          <w:delText xml:space="preserve"> </w:delText>
        </w:r>
      </w:del>
      <w:hyperlink w:anchor="def-mean-function">
        <w:del w:id="111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11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of</w:delText>
        </w:r>
      </w:del>
      <w:del w:id="1121" w:author="PR Preview" w:date="2026-01-01T00:00:00Z">
        <w:r>
          <w:delText xml:space="preserve"> </w:delText>
        </w:r>
      </w:del>
      <m:oMath>
        <m:r>
          <m:t>P</m:t>
        </m:r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maps each covariate value</w:delText>
        </w:r>
      </w:del>
      <w:del w:id="1124" w:author="PR Preview" w:date="2026-01-01T00:00:00Z">
        <w:r>
          <w:delText xml:space="preserve"> </w:delText>
        </w:r>
      </w:del>
      <m:oMath>
        <m:r>
          <m:t>x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del w:id="1127" w:author="PR Preview" w:date="2026-01-01T00:00:00Z">
        <w:r>
          <w:rPr>
            <w:b/>
            <w:bCs/>
          </w:rPr>
          <w:delText xml:space="preserve">Example 17 (A normal distribution model with a mean function)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Let</w:delText>
        </w:r>
      </w:del>
      <w:del w:id="1130" w:author="PR Preview" w:date="2026-01-01T00:00:00Z">
        <w:r>
          <w:delText xml:space="preserve"> </w:delText>
        </w:r>
      </w:del>
      <m:oMath>
        <m:r>
          <m:t>h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be a</w:delText>
        </w:r>
      </w:del>
      <w:del w:id="1133" w:author="PR Preview" w:date="2026-01-01T00:00:00Z">
        <w:r>
          <w:delText xml:space="preserve"> </w:delText>
        </w:r>
      </w:del>
      <w:hyperlink w:anchor="def-model-family">
        <w:del w:id="1134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(a line, for instance) and</w:delText>
        </w:r>
      </w:del>
      <w:del w:id="113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a variance.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The distribution model</w:delText>
        </w:r>
      </w:del>
      <w:del w:id="1142" w:author="PR Preview" w:date="2026-01-01T00:00:00Z">
        <w:r>
          <w:delText xml:space="preserve"> </w:delText>
        </w:r>
      </w:del>
      <m:oMath>
        <m:r>
          <m:t>P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that gives each covariate value</w:delText>
        </w:r>
      </w:del>
      <w:del w:id="1145" w:author="PR Preview" w:date="2026-01-01T00:00:00Z">
        <w:r>
          <w:delText xml:space="preserve"> </w:delText>
        </w:r>
      </w:del>
      <m:oMath>
        <m:r>
          <m:t>x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the</w:delText>
        </w:r>
      </w:del>
      <w:del w:id="1148" w:author="PR Preview" w:date="2026-01-01T00:00:00Z">
        <w:r>
          <w:delText xml:space="preserve"> </w:delText>
        </w:r>
      </w:del>
      <w:hyperlink r:id="rId111">
        <w:del w:id="1149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with mean</w:delText>
        </w:r>
      </w:del>
      <w:del w:id="115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and variance</w:delText>
        </w:r>
      </w:del>
      <w:del w:id="115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is</w:delText>
        </w:r>
      </w:del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1158" w:author="PR Preview" w:date="2026-01-01T00:00:00Z">
        <w:r>
          <w:delText xml:space="preserve">The mean parameter of a normal distribution is its mean,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so</w:delText>
        </w:r>
      </w:del>
      <w:del w:id="1161" w:author="PR Preview" w:date="2026-01-01T00:00:00Z">
        <w:r>
          <w:delText xml:space="preserve"> </w:delText>
        </w:r>
      </w:del>
      <w:hyperlink w:anchor="eq-distribution-model-mean-function">
        <w:del w:id="1162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gives</w:delText>
        </w:r>
      </w:del>
    </w:p>
    <w:p>
      <w:pPr>
        <w:pStyle w:val="FirstParagraph"/>
      </w:pPr>
      <w:ins w:id="1165" w:author="PR Preview" w:date="2026-01-01T00:00:00Z">
        <w:r>
          <w:rPr>
            <w:b/>
            <w:bCs/>
          </w:rPr>
          <w:t xml:space="preserve">Definition 25 (Expected generalization error (expected prediction error, expected test error))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The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rPr>
            <w:b/>
            <w:bCs/>
          </w:rPr>
          <w:t xml:space="preserve">expected generalization error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of a</w:t>
        </w:r>
      </w:ins>
      <w:ins w:id="1172" w:author="PR Preview" w:date="2026-01-01T00:00:00Z">
        <w:r>
          <w:t xml:space="preserve"> </w:t>
        </w:r>
      </w:ins>
      <w:hyperlink w:anchor="def-fitting-procedure">
        <w:ins w:id="117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74" w:author="PR Preview" w:date="2026-01-01T00:00:00Z">
        <w:r>
          <w:t xml:space="preserve"> </w:t>
        </w:r>
      </w:ins>
      <m:oMath>
        <m:r>
          <m:t>g</m:t>
        </m:r>
      </m:oMath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at training-set size</w:t>
        </w:r>
      </w:ins>
      <w:ins w:id="1177" w:author="PR Preview" w:date="2026-01-01T00:00:00Z">
        <w:r>
          <w:t xml:space="preserve"> </w:t>
        </w:r>
      </w:ins>
      <m:oMath>
        <m:r>
          <m:t>n</m:t>
        </m:r>
      </m:oMath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is the mean,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over</w:t>
        </w:r>
      </w:ins>
      <w:ins w:id="1182" w:author="PR Preview" w:date="2026-01-01T00:00:00Z">
        <w:r>
          <w:t xml:space="preserve"> </w:t>
        </w:r>
      </w:ins>
      <w:hyperlink w:anchor="def-training-set">
        <w:ins w:id="118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1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of</w:t>
        </w:r>
      </w:ins>
      <w:ins w:id="1187" w:author="PR Preview" w:date="2026-01-01T00:00:00Z">
        <w:r>
          <w:t xml:space="preserve"> </w:t>
        </w:r>
      </w:ins>
      <m:oMath>
        <m:r>
          <m:t>n</m:t>
        </m:r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observations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drawn independently from the population,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of the</w:t>
        </w:r>
      </w:ins>
      <w:ins w:id="1194" w:author="PR Preview" w:date="2026-01-01T00:00:00Z">
        <w:r>
          <w:t xml:space="preserve"> </w:t>
        </w:r>
      </w:ins>
      <w:hyperlink w:anchor="def-generalization-error">
        <w:ins w:id="1195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of the</w:t>
        </w:r>
      </w:ins>
      <w:ins w:id="1198" w:author="PR Preview" w:date="2026-01-01T00:00:00Z">
        <w:r>
          <w:t xml:space="preserve"> </w:t>
        </w:r>
      </w:ins>
      <w:hyperlink w:anchor="def-fitted-model">
        <w:ins w:id="119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that</w:t>
        </w:r>
      </w:ins>
      <w:ins w:id="1202" w:author="PR Preview" w:date="2026-01-01T00:00:00Z">
        <w:r>
          <w:t xml:space="preserve"> </w:t>
        </w:r>
      </w:ins>
      <m:oMath>
        <m:r>
          <m:t>g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produces from</w:t>
        </w:r>
      </w:ins>
      <w:ins w:id="12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06" w:author="PR Preview" w:date="2026-01-01T00:00:00Z">
        <w:r>
          <w:t xml:space="preserve">:</w:t>
        </w:r>
      </w:ins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ins w:id="1207" w:author="PR Preview" w:date="2026-01-01T00:00:00Z">
        <w:r>
          <w:rPr>
            <w:i/>
            <w:iCs/>
          </w:rPr>
          <w:t xml:space="preserve">Remark 8</w:t>
        </w:r>
      </w:ins>
      <w:ins w:id="1208" w:author="PR Preview" w:date="2026-01-01T00:00:00Z">
        <w:r>
          <w:t xml:space="preserve"> (Source: Expected generalization error (expected prediction error, expected test error)). </w:t>
        </w:r>
      </w:ins>
      <w:ins w:id="1209" w:author="PR Preview" w:date="2026-01-01T00:00:00Z">
        <w:r>
          <w:t xml:space="preserve">Also called the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rPr>
            <w:b/>
            <w:bCs/>
          </w:rPr>
          <w:t xml:space="preserve">expected prediction error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or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b/>
            <w:bCs/>
          </w:rPr>
          <w:t xml:space="preserve">expected test error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[4, Sec. 7.2]</w:t>
        </w:r>
      </w:ins>
      <w:ins w:id="1218" w:author="PR Preview" w:date="2026-01-01T00:00:00Z">
        <w:r>
          <w:t xml:space="preserve">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Hastie et al. write the quantity as</w:t>
        </w:r>
      </w:ins>
      <w:ins w:id="1221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1222" w:author="PR Preview" w:date="2026-01-01T00:00:00Z">
        <w:r>
          <w:t xml:space="preserve">, without the argument</w:t>
        </w:r>
      </w:ins>
      <w:ins w:id="1223" w:author="PR Preview" w:date="2026-01-01T00:00:00Z">
        <w:r>
          <w:t xml:space="preserve"> </w:t>
        </w:r>
      </w:ins>
      <m:oMath>
        <m:r>
          <m:t>n</m:t>
        </m:r>
      </m:oMath>
      <w:ins w:id="1224" w:author="PR Preview" w:date="2026-01-01T00:00:00Z">
        <w:r>
          <w:t xml:space="preserve">.</w:t>
        </w:r>
      </w:ins>
    </w:p>
    <w:bookmarkEnd w:id="107"/>
    <w:bookmarkStart w:id="110" w:name="def-distribution-model"/>
    <w:p>
      <w:pPr>
        <w:pStyle w:val="BodyText"/>
      </w:pPr>
      <w:ins w:id="1225" w:author="PR Preview" w:date="2026-01-01T00:00:00Z">
        <w:r>
          <w:rPr>
            <w:b/>
            <w:bCs/>
          </w:rPr>
          <w:t xml:space="preserve">Definition 26 (Distribution model)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rPr>
            <w:b/>
            <w:bCs/>
          </w:rPr>
          <w:t xml:space="preserve">distribution model</w:t>
        </w:r>
      </w:ins>
      <w:ins w:id="1230" w:author="PR Preview" w:date="2026-01-01T00:00:00Z">
        <w:r>
          <w:t xml:space="preserve"> </w:t>
        </w:r>
      </w:ins>
      <m:oMath>
        <m:r>
          <m:t>P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for an outcome</w:t>
        </w:r>
      </w:ins>
      <w:ins w:id="1233" w:author="PR Preview" w:date="2026-01-01T00:00:00Z">
        <w:r>
          <w:t xml:space="preserve"> </w:t>
        </w:r>
      </w:ins>
      <m:oMath>
        <m:r>
          <m:t>Y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given a</w:t>
        </w:r>
      </w:ins>
      <w:ins w:id="1236" w:author="PR Preview" w:date="2026-01-01T00:00:00Z">
        <w:r>
          <w:t xml:space="preserve"> </w:t>
        </w:r>
      </w:ins>
      <w:hyperlink w:anchor="def-covariate">
        <w:ins w:id="123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238" w:author="PR Preview" w:date="2026-01-01T00:00:00Z">
        <w:r>
          <w:t xml:space="preserve"> </w:t>
        </w:r>
      </w:ins>
      <m:oMath>
        <m:r>
          <m:t>X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gives each covariate value</w:t>
        </w:r>
      </w:ins>
      <w:ins w:id="1241" w:author="PR Preview" w:date="2026-01-01T00:00:00Z">
        <w:r>
          <w:t xml:space="preserve"> </w:t>
        </w:r>
      </w:ins>
      <m:oMath>
        <m:r>
          <m:t>x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a probability distribution for</w:t>
        </w:r>
      </w:ins>
      <w:ins w:id="1244" w:author="PR Preview" w:date="2026-01-01T00:00:00Z">
        <w:r>
          <w:t xml:space="preserve"> </w:t>
        </w:r>
      </w:ins>
      <m:oMath>
        <m:r>
          <m:t>Y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given</w:t>
        </w:r>
      </w:ins>
      <w:ins w:id="124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248" w:author="PR Preview" w:date="2026-01-01T00:00:00Z">
        <w:r>
          <w:t xml:space="preserve">,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specified by its</w:t>
        </w:r>
      </w:ins>
      <w:ins w:id="1251" w:author="PR Preview" w:date="2026-01-01T00:00:00Z">
        <w:r>
          <w:t xml:space="preserve"> </w:t>
        </w:r>
      </w:ins>
      <w:hyperlink r:id="rId108">
        <w:ins w:id="1252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253" w:author="PR Preview" w:date="2026-01-01T00:00:00Z">
        <w:r>
          <w:t xml:space="preserve">.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The</w:t>
        </w:r>
      </w:ins>
      <w:ins w:id="1256" w:author="PR Preview" w:date="2026-01-01T00:00:00Z">
        <w:r>
          <w:t xml:space="preserve"> </w:t>
        </w:r>
      </w:ins>
      <w:hyperlink w:anchor="def-mean-function">
        <w:ins w:id="1257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25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of</w:t>
        </w:r>
      </w:ins>
      <w:ins w:id="1261" w:author="PR Preview" w:date="2026-01-01T00:00:00Z">
        <w:r>
          <w:t xml:space="preserve"> </w:t>
        </w:r>
      </w:ins>
      <m:oMath>
        <m:r>
          <m:t>P</m:t>
        </m:r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maps each covariate value</w:t>
        </w:r>
      </w:ins>
      <w:ins w:id="1264" w:author="PR Preview" w:date="2026-01-01T00:00:00Z">
        <w:r>
          <w:t xml:space="preserve"> </w:t>
        </w:r>
      </w:ins>
      <m:oMath>
        <m:r>
          <m:t>x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ins w:id="1267" w:author="PR Preview" w:date="2026-01-01T00:00:00Z">
        <w:r>
          <w:rPr>
            <w:b/>
            <w:bCs/>
          </w:rPr>
          <w:t xml:space="preserve">Example 18 (A normal distribution model with a mean function)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Let</w:t>
        </w:r>
      </w:ins>
      <w:ins w:id="1270" w:author="PR Preview" w:date="2026-01-01T00:00:00Z">
        <w:r>
          <w:t xml:space="preserve"> </w:t>
        </w:r>
      </w:ins>
      <m:oMath>
        <m:r>
          <m:t>h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be a</w:t>
        </w:r>
      </w:ins>
      <w:ins w:id="1273" w:author="PR Preview" w:date="2026-01-01T00:00:00Z">
        <w:r>
          <w:t xml:space="preserve"> </w:t>
        </w:r>
      </w:ins>
      <w:hyperlink w:anchor="def-model-family">
        <w:ins w:id="1274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(a line, for instance) and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 variance.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The distribution model</w:t>
        </w:r>
      </w:ins>
      <w:ins w:id="1282" w:author="PR Preview" w:date="2026-01-01T00:00:00Z">
        <w:r>
          <w:t xml:space="preserve"> </w:t>
        </w:r>
      </w:ins>
      <m:oMath>
        <m:r>
          <m:t>P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that gives each covariate value</w:t>
        </w:r>
      </w:ins>
      <w:ins w:id="1285" w:author="PR Preview" w:date="2026-01-01T00:00:00Z">
        <w:r>
          <w:t xml:space="preserve"> </w:t>
        </w:r>
      </w:ins>
      <m:oMath>
        <m:r>
          <m:t>x</m:t>
        </m:r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the</w:t>
        </w:r>
      </w:ins>
      <w:ins w:id="1288" w:author="PR Preview" w:date="2026-01-01T00:00:00Z">
        <w:r>
          <w:t xml:space="preserve"> </w:t>
        </w:r>
      </w:ins>
      <w:hyperlink r:id="rId111">
        <w:ins w:id="1289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with mean</w:t>
        </w:r>
      </w:ins>
      <w:ins w:id="129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and variance</w:t>
        </w:r>
      </w:ins>
      <w:ins w:id="12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</w:t>
        </w:r>
      </w:ins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ins w:id="1298" w:author="PR Preview" w:date="2026-01-01T00:00:00Z">
        <w:r>
          <w:t xml:space="preserve">The mean parameter of a normal distribution is its mean,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so</w:t>
        </w:r>
      </w:ins>
      <w:ins w:id="1301" w:author="PR Preview" w:date="2026-01-01T00:00:00Z">
        <w:r>
          <w:t xml:space="preserve"> </w:t>
        </w:r>
      </w:ins>
      <w:hyperlink w:anchor="eq-distribution-model-mean-function">
        <w:ins w:id="1302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gives</w:t>
        </w:r>
      </w:ins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del w:id="1305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A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rPr>
            <w:b/>
            <w:bCs/>
          </w:rPr>
          <w:delText xml:space="preserve">distribution model family</w:delText>
        </w:r>
      </w:del>
      <w:del w:id="13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is a set of</w:delText>
        </w:r>
      </w:del>
      <w:del w:id="1313" w:author="PR Preview" w:date="2026-01-01T00:00:00Z">
        <w:r>
          <w:delText xml:space="preserve"> </w:delText>
        </w:r>
      </w:del>
      <w:hyperlink w:anchor="def-distribution-model">
        <w:del w:id="1314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315" w:author="PR Preview" w:date="2026-01-01T00:00:00Z">
        <w:r>
          <w:delText xml:space="preserve">.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The</w:delText>
        </w:r>
      </w:del>
      <w:del w:id="1318" w:author="PR Preview" w:date="2026-01-01T00:00:00Z">
        <w:r>
          <w:delText xml:space="preserve"> </w:delText>
        </w:r>
      </w:del>
      <w:hyperlink w:anchor="def-mean-function">
        <w:del w:id="1319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del w:id="1322" w:author="PR Preview" w:date="2026-01-01T00:00:00Z">
        <w:r>
          <w:rPr>
            <w:b/>
            <w:bCs/>
          </w:rPr>
          <w:delText xml:space="preserve">Example 18 (Normal distribution models with polynomial mean functions)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The normal distribution models of</w:delText>
        </w:r>
      </w:del>
      <w:del w:id="1325" w:author="PR Preview" w:date="2026-01-01T00:00:00Z">
        <w:r>
          <w:delText xml:space="preserve"> </w:delText>
        </w:r>
      </w:del>
      <w:hyperlink w:anchor="exm-distribution-model">
        <w:del w:id="1326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whose mean function</w:delText>
        </w:r>
      </w:del>
      <w:del w:id="1329" w:author="PR Preview" w:date="2026-01-01T00:00:00Z">
        <w:r>
          <w:delText xml:space="preserve"> </w:delText>
        </w:r>
      </w:del>
      <m:oMath>
        <m:r>
          <m:t>h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is a polynomial of degree at most</w:delText>
        </w:r>
      </w:del>
      <w:del w:id="1332" w:author="PR Preview" w:date="2026-01-01T00:00:00Z">
        <w:r>
          <w:delText xml:space="preserve"> </w:delText>
        </w:r>
      </w:del>
      <m:oMath>
        <m:r>
          <m:t>d</m:t>
        </m:r>
      </m:oMath>
      <w:del w:id="1333" w:author="PR Preview" w:date="2026-01-01T00:00:00Z">
        <w:r>
          <w:delText xml:space="preserve">,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with any variance</w:delText>
        </w:r>
      </w:del>
      <w:del w:id="133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337" w:author="PR Preview" w:date="2026-01-01T00:00:00Z">
        <w:r>
          <w:delText xml:space="preserve">,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form a</w:delText>
        </w:r>
      </w:del>
      <w:del w:id="1340" w:author="PR Preview" w:date="2026-01-01T00:00:00Z">
        <w:r>
          <w:delText xml:space="preserve"> </w:delText>
        </w:r>
      </w:del>
      <w:hyperlink w:anchor="def-distribution-model-family">
        <w:del w:id="1341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3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343" w:author="PR Preview" w:date="2026-01-01T00:00:00Z">
        <w:r>
          <w:delText xml:space="preserve">.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By</w:delText>
        </w:r>
      </w:del>
      <w:del w:id="1346" w:author="PR Preview" w:date="2026-01-01T00:00:00Z">
        <w:r>
          <w:delText xml:space="preserve"> </w:delText>
        </w:r>
      </w:del>
      <w:hyperlink w:anchor="X8ba36155c06ad6e11c129dc0138d9fa11d4bc5f">
        <w:del w:id="1347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348" w:author="PR Preview" w:date="2026-01-01T00:00:00Z">
        <w:r>
          <w:delText xml:space="preserve">,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the set of mean functions in</w:delText>
        </w:r>
      </w:del>
      <w:del w:id="1351" w:author="PR Preview" w:date="2026-01-01T00:00:00Z">
        <w:r>
          <w:delText xml:space="preserve"> </w:delText>
        </w:r>
      </w:del>
      <w:hyperlink w:anchor="X647826443046820f13eb4df9d12242bb4295448">
        <w:del w:id="1352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is the set of polynomials of degree at most</w:delText>
        </w:r>
      </w:del>
      <w:del w:id="1355" w:author="PR Preview" w:date="2026-01-01T00:00:00Z">
        <w:r>
          <w:delText xml:space="preserve"> </w:delText>
        </w:r>
      </w:del>
      <m:oMath>
        <m:r>
          <m:t>d</m:t>
        </m:r>
      </m:oMath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of</w:delText>
        </w:r>
      </w:del>
      <w:del w:id="1358" w:author="PR Preview" w:date="2026-01-01T00:00:00Z">
        <w:r>
          <w:delText xml:space="preserve"> </w:delText>
        </w:r>
      </w:del>
      <w:hyperlink w:anchor="exm-model-family">
        <w:del w:id="135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360" w:author="PR Preview" w:date="2026-01-01T00:00:00Z">
        <w:r>
          <w:delText xml:space="preserve">.</w:delText>
        </w:r>
      </w:del>
    </w:p>
    <w:p>
      <w:pPr>
        <w:pStyle w:val="BodyText"/>
      </w:pPr>
      <w:del w:id="1361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rPr>
            <w:b/>
            <w:bCs/>
          </w:rPr>
          <w:delText xml:space="preserve">fitted distribution model</w:delText>
        </w:r>
      </w:del>
      <w:del w:id="136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is a member of a</w:delText>
        </w:r>
      </w:del>
      <w:del w:id="1369" w:author="PR Preview" w:date="2026-01-01T00:00:00Z">
        <w:r>
          <w:delText xml:space="preserve"> </w:delText>
        </w:r>
      </w:del>
      <w:hyperlink w:anchor="def-distribution-model-family">
        <w:del w:id="1370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3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that has been chosen to describe a</w:delText>
        </w:r>
      </w:del>
      <w:del w:id="1374" w:author="PR Preview" w:date="2026-01-01T00:00:00Z">
        <w:r>
          <w:delText xml:space="preserve"> </w:delText>
        </w:r>
      </w:del>
      <w:hyperlink w:anchor="def-data-set">
        <w:del w:id="1375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377" w:author="PR Preview" w:date="2026-01-01T00:00:00Z">
        <w:r>
          <w:delText xml:space="preserve">.</w:delText>
        </w:r>
      </w:del>
    </w:p>
    <w:p>
      <w:pPr>
        <w:pStyle w:val="BodyText"/>
      </w:pPr>
      <w:del w:id="1378" w:author="PR Preview" w:date="2026-01-01T00:00:00Z">
        <w:r>
          <w:rPr>
            <w:b/>
            <w:bCs/>
          </w:rPr>
          <w:delText xml:space="preserve">Example 19 (A fitted normal distribution model)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Choosing both a line and a variance to describe the weights and fuel economies of the cars in the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rPr>
            <w:rStyle w:val="VerbatimChar"/>
          </w:rPr>
          <w:delText xml:space="preserve">mtcars</w:delText>
        </w:r>
      </w:del>
      <w:del w:id="1383" w:author="PR Preview" w:date="2026-01-01T00:00:00Z">
        <w:r>
          <w:delText xml:space="preserve"> </w:delText>
        </w:r>
      </w:del>
      <w:hyperlink w:anchor="def-data-set">
        <w:del w:id="138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gives a</w:delText>
        </w:r>
      </w:del>
      <w:del w:id="1388" w:author="PR Preview" w:date="2026-01-01T00:00:00Z">
        <w:r>
          <w:delText xml:space="preserve"> </w:delText>
        </w:r>
      </w:del>
      <w:hyperlink w:anchor="def-fitted-distribution-model">
        <w:del w:id="1389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39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in the family of</w:delText>
        </w:r>
      </w:del>
      <w:del w:id="1393" w:author="PR Preview" w:date="2026-01-01T00:00:00Z">
        <w:r>
          <w:delText xml:space="preserve"> </w:delText>
        </w:r>
      </w:del>
      <w:hyperlink w:anchor="exm-distribution-model-family">
        <w:del w:id="139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with polynomial degree</w:delText>
        </w:r>
      </w:del>
      <w:del w:id="139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398" w:author="PR Preview" w:date="2026-01-01T00:00:00Z">
        <w:r>
          <w:delText xml:space="preserve">.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Its mean function</w:delText>
        </w:r>
      </w:del>
      <w:del w:id="140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is the fitted line of</w:delText>
        </w:r>
      </w:del>
      <w:del w:id="1404" w:author="PR Preview" w:date="2026-01-01T00:00:00Z">
        <w:r>
          <w:delText xml:space="preserve"> </w:delText>
        </w:r>
      </w:del>
      <w:hyperlink w:anchor="exm-fitted-model">
        <w:del w:id="140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406" w:author="PR Preview" w:date="2026-01-01T00:00:00Z">
        <w:r>
          <w:delText xml:space="preserve">.</w:delText>
        </w:r>
      </w:del>
    </w:p>
    <w:p>
      <w:pPr>
        <w:pStyle w:val="BodyText"/>
      </w:pPr>
      <w:del w:id="1407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A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rPr>
            <w:b/>
            <w:bCs/>
          </w:rPr>
          <w:delText xml:space="preserve">distribution model</w:delText>
        </w:r>
      </w:del>
      <w:del w:id="1412" w:author="PR Preview" w:date="2026-01-01T00:00:00Z">
        <w:r>
          <w:delText xml:space="preserve"> </w:delText>
        </w:r>
      </w:del>
      <m:oMath>
        <m:r>
          <m:t>P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for an outcome</w:delText>
        </w:r>
      </w:del>
      <w:del w:id="1415" w:author="PR Preview" w:date="2026-01-01T00:00:00Z">
        <w:r>
          <w:delText xml:space="preserve"> </w:delText>
        </w:r>
      </w:del>
      <m:oMath>
        <m:r>
          <m:t>Y</m:t>
        </m:r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given a</w:delText>
        </w:r>
      </w:del>
      <w:del w:id="1418" w:author="PR Preview" w:date="2026-01-01T00:00:00Z">
        <w:r>
          <w:delText xml:space="preserve"> </w:delText>
        </w:r>
      </w:del>
      <w:hyperlink w:anchor="def-covariate">
        <w:del w:id="141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420" w:author="PR Preview" w:date="2026-01-01T00:00:00Z">
        <w:r>
          <w:delText xml:space="preserve"> </w:delText>
        </w:r>
      </w:del>
      <m:oMath>
        <m:r>
          <m:t>X</m:t>
        </m:r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gives each covariate value</w:delText>
        </w:r>
      </w:del>
      <w:del w:id="1423" w:author="PR Preview" w:date="2026-01-01T00:00:00Z">
        <w:r>
          <w:delText xml:space="preserve"> </w:delText>
        </w:r>
      </w:del>
      <m:oMath>
        <m:r>
          <m:t>x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a probability distribution for</w:delText>
        </w:r>
      </w:del>
      <w:del w:id="1426" w:author="PR Preview" w:date="2026-01-01T00:00:00Z">
        <w:r>
          <w:delText xml:space="preserve"> </w:delText>
        </w:r>
      </w:del>
      <m:oMath>
        <m:r>
          <m:t>Y</m:t>
        </m:r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given</w:delText>
        </w:r>
      </w:del>
      <w:del w:id="142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430" w:author="PR Preview" w:date="2026-01-01T00:00:00Z">
        <w:r>
          <w:delText xml:space="preserve">,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specified by its</w:delText>
        </w:r>
      </w:del>
      <w:del w:id="1433" w:author="PR Preview" w:date="2026-01-01T00:00:00Z">
        <w:r>
          <w:delText xml:space="preserve"> </w:delText>
        </w:r>
      </w:del>
      <w:hyperlink r:id="rId108">
        <w:del w:id="1434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435" w:author="PR Preview" w:date="2026-01-01T00:00:00Z">
        <w:r>
          <w:delText xml:space="preserve">.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The</w:delText>
        </w:r>
      </w:del>
      <w:del w:id="1438" w:author="PR Preview" w:date="2026-01-01T00:00:00Z">
        <w:r>
          <w:delText xml:space="preserve"> </w:delText>
        </w:r>
      </w:del>
      <w:hyperlink w:anchor="def-mean-function">
        <w:del w:id="143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44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of</w:delText>
        </w:r>
      </w:del>
      <w:del w:id="1443" w:author="PR Preview" w:date="2026-01-01T00:00:00Z">
        <w:r>
          <w:delText xml:space="preserve"> </w:delText>
        </w:r>
      </w:del>
      <m:oMath>
        <m:r>
          <m:t>P</m:t>
        </m:r>
      </m:oMath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maps each covariate value</w:delText>
        </w:r>
      </w:del>
      <w:del w:id="1446" w:author="PR Preview" w:date="2026-01-01T00:00:00Z">
        <w:r>
          <w:delText xml:space="preserve"> </w:delText>
        </w:r>
      </w:del>
      <m:oMath>
        <m:r>
          <m:t>x</m:t>
        </m:r>
      </m:oMath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del w:id="1449" w:author="PR Preview" w:date="2026-01-01T00:00:00Z">
        <w:r>
          <w:rPr>
            <w:b/>
            <w:bCs/>
          </w:rPr>
          <w:delText xml:space="preserve">Example 20 (A normal distribution model with a mean function)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Let</w:delText>
        </w:r>
      </w:del>
      <w:del w:id="1452" w:author="PR Preview" w:date="2026-01-01T00:00:00Z">
        <w:r>
          <w:delText xml:space="preserve"> </w:delText>
        </w:r>
      </w:del>
      <m:oMath>
        <m:r>
          <m:t>h</m:t>
        </m:r>
      </m:oMath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be a</w:delText>
        </w:r>
      </w:del>
      <w:del w:id="1455" w:author="PR Preview" w:date="2026-01-01T00:00:00Z">
        <w:r>
          <w:delText xml:space="preserve"> </w:delText>
        </w:r>
      </w:del>
      <w:hyperlink w:anchor="def-model-family">
        <w:del w:id="1456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(a line, for instance) and</w:delText>
        </w:r>
      </w:del>
      <w:del w:id="145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a variance.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The distribution model</w:delText>
        </w:r>
      </w:del>
      <w:del w:id="1464" w:author="PR Preview" w:date="2026-01-01T00:00:00Z">
        <w:r>
          <w:delText xml:space="preserve"> </w:delText>
        </w:r>
      </w:del>
      <m:oMath>
        <m:r>
          <m:t>P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that gives each covariate value</w:delText>
        </w:r>
      </w:del>
      <w:del w:id="1467" w:author="PR Preview" w:date="2026-01-01T00:00:00Z">
        <w:r>
          <w:delText xml:space="preserve"> </w:delText>
        </w:r>
      </w:del>
      <m:oMath>
        <m:r>
          <m:t>x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the</w:delText>
        </w:r>
      </w:del>
      <w:del w:id="1470" w:author="PR Preview" w:date="2026-01-01T00:00:00Z">
        <w:r>
          <w:delText xml:space="preserve"> </w:delText>
        </w:r>
      </w:del>
      <w:hyperlink r:id="rId111">
        <w:del w:id="1471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with mean</w:delText>
        </w:r>
      </w:del>
      <w:del w:id="1474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and variance</w:delText>
        </w:r>
      </w:del>
      <w:del w:id="147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is</w:delText>
        </w:r>
      </w:del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del w:id="1480" w:author="PR Preview" w:date="2026-01-01T00:00:00Z">
        <w:r>
          <w:delText xml:space="preserve">The mean parameter of a normal distribution is its mean,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so</w:delText>
        </w:r>
      </w:del>
      <w:del w:id="1483" w:author="PR Preview" w:date="2026-01-01T00:00:00Z">
        <w:r>
          <w:delText xml:space="preserve"> </w:delText>
        </w:r>
      </w:del>
      <w:hyperlink w:anchor="eq-distribution-model-mean-function">
        <w:del w:id="1484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gives</w:delText>
        </w:r>
      </w:del>
    </w:p>
    <w:p>
      <w:pPr>
        <w:pStyle w:val="BodyText"/>
      </w:pPr>
      <w:ins w:id="1487" w:author="PR Preview" w:date="2026-01-01T00:00:00Z">
        <w:r>
          <w:rPr>
            <w:b/>
            <w:bCs/>
          </w:rPr>
          <w:t xml:space="preserve">Definition 27 (Distribution model family)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A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rPr>
            <w:b/>
            <w:bCs/>
          </w:rPr>
          <w:t xml:space="preserve">distribution model family</w:t>
        </w:r>
      </w:ins>
      <w:ins w:id="14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is a set of</w:t>
        </w:r>
      </w:ins>
      <w:ins w:id="1495" w:author="PR Preview" w:date="2026-01-01T00:00:00Z">
        <w:r>
          <w:t xml:space="preserve"> </w:t>
        </w:r>
      </w:ins>
      <w:hyperlink w:anchor="def-distribution-model">
        <w:ins w:id="149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497" w:author="PR Preview" w:date="2026-01-01T00:00:00Z">
        <w:r>
          <w:t xml:space="preserve">.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The</w:t>
        </w:r>
      </w:ins>
      <w:ins w:id="1500" w:author="PR Preview" w:date="2026-01-01T00:00:00Z">
        <w:r>
          <w:t xml:space="preserve"> </w:t>
        </w:r>
      </w:ins>
      <w:hyperlink w:anchor="def-mean-function">
        <w:ins w:id="150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ins w:id="1504" w:author="PR Preview" w:date="2026-01-01T00:00:00Z">
        <w:r>
          <w:rPr>
            <w:b/>
            <w:bCs/>
          </w:rPr>
          <w:t xml:space="preserve">Example 19 (Normal distribution models with polynomial mean functions)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The normal distribution models of</w:t>
        </w:r>
      </w:ins>
      <w:ins w:id="1507" w:author="PR Preview" w:date="2026-01-01T00:00:00Z">
        <w:r>
          <w:t xml:space="preserve"> </w:t>
        </w:r>
      </w:ins>
      <w:hyperlink w:anchor="exm-distribution-model">
        <w:ins w:id="150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whose mean function</w:t>
        </w:r>
      </w:ins>
      <w:ins w:id="1511" w:author="PR Preview" w:date="2026-01-01T00:00:00Z">
        <w:r>
          <w:t xml:space="preserve"> </w:t>
        </w:r>
      </w:ins>
      <m:oMath>
        <m:r>
          <m:t>h</m:t>
        </m:r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is a polynomial of degree at most</w:t>
        </w:r>
      </w:ins>
      <w:ins w:id="1514" w:author="PR Preview" w:date="2026-01-01T00:00:00Z">
        <w:r>
          <w:t xml:space="preserve"> </w:t>
        </w:r>
      </w:ins>
      <m:oMath>
        <m:r>
          <m:t>d</m:t>
        </m:r>
      </m:oMath>
      <w:ins w:id="1515" w:author="PR Preview" w:date="2026-01-01T00:00:00Z">
        <w:r>
          <w:t xml:space="preserve">,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with any variance</w:t>
        </w:r>
      </w:ins>
      <w:ins w:id="151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519" w:author="PR Preview" w:date="2026-01-01T00:00:00Z">
        <w:r>
          <w:t xml:space="preserve">,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form a</w:t>
        </w:r>
      </w:ins>
      <w:ins w:id="1522" w:author="PR Preview" w:date="2026-01-01T00:00:00Z">
        <w:r>
          <w:t xml:space="preserve"> </w:t>
        </w:r>
      </w:ins>
      <w:hyperlink w:anchor="def-distribution-model-family">
        <w:ins w:id="152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5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By</w:t>
        </w:r>
      </w:ins>
      <w:ins w:id="1528" w:author="PR Preview" w:date="2026-01-01T00:00:00Z">
        <w:r>
          <w:t xml:space="preserve"> </w:t>
        </w:r>
      </w:ins>
      <w:hyperlink w:anchor="X8ba36155c06ad6e11c129dc0138d9fa11d4bc5f">
        <w:ins w:id="152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530" w:author="PR Preview" w:date="2026-01-01T00:00:00Z">
        <w:r>
          <w:t xml:space="preserve">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the set of mean functions in</w:t>
        </w:r>
      </w:ins>
      <w:ins w:id="1533" w:author="PR Preview" w:date="2026-01-01T00:00:00Z">
        <w:r>
          <w:t xml:space="preserve"> </w:t>
        </w:r>
      </w:ins>
      <w:hyperlink w:anchor="X647826443046820f13eb4df9d12242bb4295448">
        <w:ins w:id="1534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is the set of polynomials of degree at most</w:t>
        </w:r>
      </w:ins>
      <w:ins w:id="1537" w:author="PR Preview" w:date="2026-01-01T00:00:00Z">
        <w:r>
          <w:t xml:space="preserve"> </w:t>
        </w:r>
      </w:ins>
      <m:oMath>
        <m:r>
          <m:t>d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of</w:t>
        </w:r>
      </w:ins>
      <w:ins w:id="1540" w:author="PR Preview" w:date="2026-01-01T00:00:00Z">
        <w:r>
          <w:t xml:space="preserve"> </w:t>
        </w:r>
      </w:ins>
      <w:hyperlink w:anchor="exm-model-family">
        <w:ins w:id="154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542" w:author="PR Preview" w:date="2026-01-01T00:00:00Z">
        <w:r>
          <w:t xml:space="preserve">.</w:t>
        </w:r>
      </w:ins>
    </w:p>
    <w:bookmarkEnd w:id="117"/>
    <w:bookmarkStart w:id="118" w:name="def-fitted-distribution-model"/>
    <w:p>
      <w:pPr>
        <w:pStyle w:val="BodyText"/>
      </w:pPr>
      <w:ins w:id="1543" w:author="PR Preview" w:date="2026-01-01T00:00:00Z">
        <w:r>
          <w:rPr>
            <w:b/>
            <w:bCs/>
          </w:rPr>
          <w:t xml:space="preserve">Definition 28 (Fitted distribution model)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rPr>
            <w:b/>
            <w:bCs/>
          </w:rPr>
          <w:t xml:space="preserve">fitted distribution model</w:t>
        </w:r>
      </w:ins>
      <w:ins w:id="15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is a member of a</w:t>
        </w:r>
      </w:ins>
      <w:ins w:id="1551" w:author="PR Preview" w:date="2026-01-01T00:00:00Z">
        <w:r>
          <w:t xml:space="preserve"> </w:t>
        </w:r>
      </w:ins>
      <w:hyperlink w:anchor="def-distribution-model-family">
        <w:ins w:id="155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5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that has been chosen to describe a</w:t>
        </w:r>
      </w:ins>
      <w:ins w:id="1556" w:author="PR Preview" w:date="2026-01-01T00:00:00Z">
        <w:r>
          <w:t xml:space="preserve"> </w:t>
        </w:r>
      </w:ins>
      <w:hyperlink w:anchor="def-data-set">
        <w:ins w:id="155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5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559" w:author="PR Preview" w:date="2026-01-01T00:00:00Z">
        <w:r>
          <w:t xml:space="preserve">.</w:t>
        </w:r>
      </w:ins>
    </w:p>
    <w:bookmarkEnd w:id="118"/>
    <w:bookmarkStart w:id="119" w:name="exm-fitted-distribution-model"/>
    <w:p>
      <w:pPr>
        <w:pStyle w:val="BodyText"/>
      </w:pPr>
      <w:ins w:id="1560" w:author="PR Preview" w:date="2026-01-01T00:00:00Z">
        <w:r>
          <w:rPr>
            <w:b/>
            <w:bCs/>
          </w:rPr>
          <w:t xml:space="preserve">Example 20 (A fitted normal distribution model)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Choosing both a line and a variance to describe the weights and fuel economies of the cars in the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rPr>
            <w:rStyle w:val="VerbatimChar"/>
          </w:rPr>
          <w:t xml:space="preserve">mtcars</w:t>
        </w:r>
      </w:ins>
      <w:ins w:id="1565" w:author="PR Preview" w:date="2026-01-01T00:00:00Z">
        <w:r>
          <w:t xml:space="preserve"> </w:t>
        </w:r>
      </w:ins>
      <w:hyperlink w:anchor="def-data-set">
        <w:ins w:id="156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5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gives a</w:t>
        </w:r>
      </w:ins>
      <w:ins w:id="1570" w:author="PR Preview" w:date="2026-01-01T00:00:00Z">
        <w:r>
          <w:t xml:space="preserve"> </w:t>
        </w:r>
      </w:ins>
      <w:hyperlink w:anchor="def-fitted-distribution-model">
        <w:ins w:id="1571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5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in the family of</w:t>
        </w:r>
      </w:ins>
      <w:ins w:id="1575" w:author="PR Preview" w:date="2026-01-01T00:00:00Z">
        <w:r>
          <w:t xml:space="preserve"> </w:t>
        </w:r>
      </w:ins>
      <w:hyperlink w:anchor="exm-distribution-model-family">
        <w:ins w:id="157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with polynomial degree</w:t>
        </w:r>
      </w:ins>
      <w:ins w:id="157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580" w:author="PR Preview" w:date="2026-01-01T00:00:00Z">
        <w:r>
          <w:t xml:space="preserve">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Its mean function</w:t>
        </w:r>
      </w:ins>
      <w:ins w:id="158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is the fitted line of</w:t>
        </w:r>
      </w:ins>
      <w:ins w:id="1586" w:author="PR Preview" w:date="2026-01-01T00:00:00Z">
        <w:r>
          <w:t xml:space="preserve"> </w:t>
        </w:r>
      </w:ins>
      <w:hyperlink w:anchor="exm-fitted-model">
        <w:ins w:id="158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588" w:author="PR Preview" w:date="2026-01-01T00:00:00Z">
        <w:r>
          <w:t xml:space="preserve">.</w:t>
        </w:r>
      </w:ins>
    </w:p>
    <w:bookmarkEnd w:id="119"/>
    <w:bookmarkStart w:id="121" w:name="def-distribution-model"/>
    <w:p>
      <w:pPr>
        <w:pStyle w:val="BodyText"/>
      </w:pPr>
      <w:ins w:id="1589" w:author="PR Preview" w:date="2026-01-01T00:00:00Z">
        <w:r>
          <w:rPr>
            <w:b/>
            <w:bCs/>
          </w:rPr>
          <w:t xml:space="preserve">Definition 29 (Distribution model)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A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rPr>
            <w:b/>
            <w:bCs/>
          </w:rPr>
          <w:t xml:space="preserve">distribution model</w:t>
        </w:r>
      </w:ins>
      <w:ins w:id="1594" w:author="PR Preview" w:date="2026-01-01T00:00:00Z">
        <w:r>
          <w:t xml:space="preserve"> </w:t>
        </w:r>
      </w:ins>
      <m:oMath>
        <m:r>
          <m:t>P</m:t>
        </m:r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for an outcome</w:t>
        </w:r>
      </w:ins>
      <w:ins w:id="1597" w:author="PR Preview" w:date="2026-01-01T00:00:00Z">
        <w:r>
          <w:t xml:space="preserve"> </w:t>
        </w:r>
      </w:ins>
      <m:oMath>
        <m:r>
          <m:t>Y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given a</w:t>
        </w:r>
      </w:ins>
      <w:ins w:id="1600" w:author="PR Preview" w:date="2026-01-01T00:00:00Z">
        <w:r>
          <w:t xml:space="preserve"> </w:t>
        </w:r>
      </w:ins>
      <w:hyperlink w:anchor="def-covariate">
        <w:ins w:id="160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602" w:author="PR Preview" w:date="2026-01-01T00:00:00Z">
        <w:r>
          <w:t xml:space="preserve"> </w:t>
        </w:r>
      </w:ins>
      <m:oMath>
        <m:r>
          <m:t>X</m:t>
        </m:r>
      </m:oMath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gives each covariate value</w:t>
        </w:r>
      </w:ins>
      <w:ins w:id="1605" w:author="PR Preview" w:date="2026-01-01T00:00:00Z">
        <w:r>
          <w:t xml:space="preserve"> </w:t>
        </w:r>
      </w:ins>
      <m:oMath>
        <m:r>
          <m:t>x</m:t>
        </m:r>
      </m:oMath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a probability distribution for</w:t>
        </w:r>
      </w:ins>
      <w:ins w:id="1608" w:author="PR Preview" w:date="2026-01-01T00:00:00Z">
        <w:r>
          <w:t xml:space="preserve"> </w:t>
        </w:r>
      </w:ins>
      <m:oMath>
        <m:r>
          <m:t>Y</m:t>
        </m:r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given</w:t>
        </w:r>
      </w:ins>
      <w:ins w:id="16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612" w:author="PR Preview" w:date="2026-01-01T00:00:00Z">
        <w:r>
          <w:t xml:space="preserve">,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specified by its</w:t>
        </w:r>
      </w:ins>
      <w:ins w:id="1615" w:author="PR Preview" w:date="2026-01-01T00:00:00Z">
        <w:r>
          <w:t xml:space="preserve"> </w:t>
        </w:r>
      </w:ins>
      <w:hyperlink r:id="rId108">
        <w:ins w:id="161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hyperlink w:anchor="def-mean-function">
        <w:ins w:id="162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62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of</w:t>
        </w:r>
      </w:ins>
      <w:ins w:id="1625" w:author="PR Preview" w:date="2026-01-01T00:00:00Z">
        <w:r>
          <w:t xml:space="preserve"> </w:t>
        </w:r>
      </w:ins>
      <m:oMath>
        <m:r>
          <m:t>P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maps each covariate value</w:t>
        </w:r>
      </w:ins>
      <w:ins w:id="1628" w:author="PR Preview" w:date="2026-01-01T00:00:00Z">
        <w:r>
          <w:t xml:space="preserve"> </w:t>
        </w:r>
      </w:ins>
      <m:oMath>
        <m:r>
          <m:t>x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ins w:id="1631" w:author="PR Preview" w:date="2026-01-01T00:00:00Z">
        <w:r>
          <w:rPr>
            <w:b/>
            <w:bCs/>
          </w:rPr>
          <w:t xml:space="preserve">Example 21 (A normal distribution model with a mean function)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Let</w:t>
        </w:r>
      </w:ins>
      <w:ins w:id="1634" w:author="PR Preview" w:date="2026-01-01T00:00:00Z">
        <w:r>
          <w:t xml:space="preserve"> </w:t>
        </w:r>
      </w:ins>
      <m:oMath>
        <m:r>
          <m:t>h</m:t>
        </m:r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be a</w:t>
        </w:r>
      </w:ins>
      <w:ins w:id="1637" w:author="PR Preview" w:date="2026-01-01T00:00:00Z">
        <w:r>
          <w:t xml:space="preserve"> </w:t>
        </w:r>
      </w:ins>
      <w:hyperlink w:anchor="def-model-family">
        <w:ins w:id="163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(a line, for instance) and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 variance.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The distribution model</w:t>
        </w:r>
      </w:ins>
      <w:ins w:id="1646" w:author="PR Preview" w:date="2026-01-01T00:00:00Z">
        <w:r>
          <w:t xml:space="preserve"> </w:t>
        </w:r>
      </w:ins>
      <m:oMath>
        <m:r>
          <m:t>P</m:t>
        </m:r>
      </m:oMath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that gives each covariate value</w:t>
        </w:r>
      </w:ins>
      <w:ins w:id="1649" w:author="PR Preview" w:date="2026-01-01T00:00:00Z">
        <w:r>
          <w:t xml:space="preserve"> </w:t>
        </w:r>
      </w:ins>
      <m:oMath>
        <m:r>
          <m:t>x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the</w:t>
        </w:r>
      </w:ins>
      <w:ins w:id="1652" w:author="PR Preview" w:date="2026-01-01T00:00:00Z">
        <w:r>
          <w:t xml:space="preserve"> </w:t>
        </w:r>
      </w:ins>
      <w:hyperlink r:id="rId111">
        <w:ins w:id="165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with mean</w:t>
        </w:r>
      </w:ins>
      <w:ins w:id="165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and variance</w:t>
        </w:r>
      </w:ins>
      <w:ins w:id="165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is</w:t>
        </w:r>
      </w:ins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ins w:id="1662" w:author="PR Preview" w:date="2026-01-01T00:00:00Z">
        <w:r>
          <w:t xml:space="preserve">The mean parameter of a normal distribution is its mean,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so</w:t>
        </w:r>
      </w:ins>
      <w:ins w:id="1665" w:author="PR Preview" w:date="2026-01-01T00:00:00Z">
        <w:r>
          <w:t xml:space="preserve"> </w:t>
        </w:r>
      </w:ins>
      <w:hyperlink w:anchor="eq-distribution-model-mean-function">
        <w:ins w:id="1666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gives</w:t>
        </w:r>
      </w:ins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del w:id="1669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A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rPr>
            <w:b/>
            <w:bCs/>
          </w:rPr>
          <w:delText xml:space="preserve">distribution model family</w:delText>
        </w:r>
      </w:del>
      <w:del w:id="16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is a set of</w:delText>
        </w:r>
      </w:del>
      <w:del w:id="1677" w:author="PR Preview" w:date="2026-01-01T00:00:00Z">
        <w:r>
          <w:delText xml:space="preserve"> </w:delText>
        </w:r>
      </w:del>
      <w:hyperlink w:anchor="def-distribution-model">
        <w:del w:id="1678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679" w:author="PR Preview" w:date="2026-01-01T00:00:00Z">
        <w:r>
          <w:delText xml:space="preserve">.</w:delText>
        </w:r>
      </w:del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The</w:delText>
        </w:r>
      </w:del>
      <w:del w:id="1682" w:author="PR Preview" w:date="2026-01-01T00:00:00Z">
        <w:r>
          <w:delText xml:space="preserve"> </w:delText>
        </w:r>
      </w:del>
      <w:hyperlink w:anchor="def-mean-function">
        <w:del w:id="1683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del w:id="1686" w:author="PR Preview" w:date="2026-01-01T00:00:00Z">
        <w:r>
          <w:rPr>
            <w:b/>
            <w:bCs/>
          </w:rPr>
          <w:delText xml:space="preserve">Example 21 (Normal distribution models with polynomial mean functions)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The normal distribution models of</w:delText>
        </w:r>
      </w:del>
      <w:del w:id="1689" w:author="PR Preview" w:date="2026-01-01T00:00:00Z">
        <w:r>
          <w:delText xml:space="preserve"> </w:delText>
        </w:r>
      </w:del>
      <w:hyperlink w:anchor="exm-distribution-model">
        <w:del w:id="1690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whose mean function</w:delText>
        </w:r>
      </w:del>
      <w:del w:id="1693" w:author="PR Preview" w:date="2026-01-01T00:00:00Z">
        <w:r>
          <w:delText xml:space="preserve"> </w:delText>
        </w:r>
      </w:del>
      <m:oMath>
        <m:r>
          <m:t>h</m:t>
        </m:r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is a polynomial of degree at most</w:delText>
        </w:r>
      </w:del>
      <w:del w:id="1696" w:author="PR Preview" w:date="2026-01-01T00:00:00Z">
        <w:r>
          <w:delText xml:space="preserve"> </w:delText>
        </w:r>
      </w:del>
      <m:oMath>
        <m:r>
          <m:t>d</m:t>
        </m:r>
      </m:oMath>
      <w:del w:id="1697" w:author="PR Preview" w:date="2026-01-01T00:00:00Z">
        <w:r>
          <w:delText xml:space="preserve">,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with any variance</w:delText>
        </w:r>
      </w:del>
      <w:del w:id="170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form a</w:delText>
        </w:r>
      </w:del>
      <w:del w:id="1704" w:author="PR Preview" w:date="2026-01-01T00:00:00Z">
        <w:r>
          <w:delText xml:space="preserve"> </w:delText>
        </w:r>
      </w:del>
      <w:hyperlink w:anchor="def-distribution-model-family">
        <w:del w:id="1705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7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By</w:delText>
        </w:r>
      </w:del>
      <w:del w:id="1710" w:author="PR Preview" w:date="2026-01-01T00:00:00Z">
        <w:r>
          <w:delText xml:space="preserve"> </w:delText>
        </w:r>
      </w:del>
      <w:hyperlink w:anchor="X8ba36155c06ad6e11c129dc0138d9fa11d4bc5f">
        <w:del w:id="171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712" w:author="PR Preview" w:date="2026-01-01T00:00:00Z">
        <w:r>
          <w:delText xml:space="preserve">,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the set of mean functions in</w:delText>
        </w:r>
      </w:del>
      <w:del w:id="1715" w:author="PR Preview" w:date="2026-01-01T00:00:00Z">
        <w:r>
          <w:delText xml:space="preserve"> </w:delText>
        </w:r>
      </w:del>
      <w:hyperlink w:anchor="X647826443046820f13eb4df9d12242bb4295448">
        <w:del w:id="1716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is the set of polynomials of degree at most</w:delText>
        </w:r>
      </w:del>
      <w:del w:id="1719" w:author="PR Preview" w:date="2026-01-01T00:00:00Z">
        <w:r>
          <w:delText xml:space="preserve"> </w:delText>
        </w:r>
      </w:del>
      <m:oMath>
        <m:r>
          <m:t>d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of</w:delText>
        </w:r>
      </w:del>
      <w:del w:id="1722" w:author="PR Preview" w:date="2026-01-01T00:00:00Z">
        <w:r>
          <w:delText xml:space="preserve"> </w:delText>
        </w:r>
      </w:del>
      <w:hyperlink w:anchor="exm-model-family">
        <w:del w:id="172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724" w:author="PR Preview" w:date="2026-01-01T00:00:00Z">
        <w:r>
          <w:delText xml:space="preserve">.</w:delText>
        </w:r>
      </w:del>
    </w:p>
    <w:p>
      <w:pPr>
        <w:pStyle w:val="BodyText"/>
      </w:pPr>
      <w:del w:id="1725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A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rPr>
            <w:b/>
            <w:bCs/>
          </w:rPr>
          <w:delText xml:space="preserve">fitted distribution model</w:delText>
        </w:r>
      </w:del>
      <w:del w:id="17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is a member of a</w:delText>
        </w:r>
      </w:del>
      <w:del w:id="1733" w:author="PR Preview" w:date="2026-01-01T00:00:00Z">
        <w:r>
          <w:delText xml:space="preserve"> </w:delText>
        </w:r>
      </w:del>
      <w:hyperlink w:anchor="def-distribution-model-family">
        <w:del w:id="1734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7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that has been chosen to describe a</w:delText>
        </w:r>
      </w:del>
      <w:del w:id="1738" w:author="PR Preview" w:date="2026-01-01T00:00:00Z">
        <w:r>
          <w:delText xml:space="preserve"> </w:delText>
        </w:r>
      </w:del>
      <w:hyperlink w:anchor="def-data-set">
        <w:del w:id="1739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7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741" w:author="PR Preview" w:date="2026-01-01T00:00:00Z">
        <w:r>
          <w:delText xml:space="preserve">.</w:delText>
        </w:r>
      </w:del>
    </w:p>
    <w:p>
      <w:pPr>
        <w:pStyle w:val="BodyText"/>
      </w:pPr>
      <w:del w:id="1742" w:author="PR Preview" w:date="2026-01-01T00:00:00Z">
        <w:r>
          <w:rPr>
            <w:b/>
            <w:bCs/>
          </w:rPr>
          <w:delText xml:space="preserve">Example 22 (A fitted normal distribution model)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Choosing both a line and a variance to describe the weights and fuel economies of the cars in the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rPr>
            <w:rStyle w:val="VerbatimChar"/>
          </w:rPr>
          <w:delText xml:space="preserve">mtcars</w:delText>
        </w:r>
      </w:del>
      <w:del w:id="1747" w:author="PR Preview" w:date="2026-01-01T00:00:00Z">
        <w:r>
          <w:delText xml:space="preserve"> </w:delText>
        </w:r>
      </w:del>
      <w:hyperlink w:anchor="def-data-set">
        <w:del w:id="1748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7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gives a</w:delText>
        </w:r>
      </w:del>
      <w:del w:id="1752" w:author="PR Preview" w:date="2026-01-01T00:00:00Z">
        <w:r>
          <w:delText xml:space="preserve"> </w:delText>
        </w:r>
      </w:del>
      <w:hyperlink w:anchor="def-fitted-distribution-model">
        <w:del w:id="1753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7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in the family of</w:delText>
        </w:r>
      </w:del>
      <w:del w:id="1757" w:author="PR Preview" w:date="2026-01-01T00:00:00Z">
        <w:r>
          <w:delText xml:space="preserve"> </w:delText>
        </w:r>
      </w:del>
      <w:hyperlink w:anchor="exm-distribution-model-family">
        <w:del w:id="175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with polynomial degree</w:delText>
        </w:r>
      </w:del>
      <w:del w:id="176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762" w:author="PR Preview" w:date="2026-01-01T00:00:00Z">
        <w:r>
          <w:delText xml:space="preserve">.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Its mean function</w:delText>
        </w:r>
      </w:del>
      <w:del w:id="176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is the fitted line of</w:delText>
        </w:r>
      </w:del>
      <w:del w:id="1768" w:author="PR Preview" w:date="2026-01-01T00:00:00Z">
        <w:r>
          <w:delText xml:space="preserve"> </w:delText>
        </w:r>
      </w:del>
      <w:hyperlink w:anchor="exm-fitted-model">
        <w:del w:id="176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770" w:author="PR Preview" w:date="2026-01-01T00:00:00Z">
        <w:r>
          <w:delText xml:space="preserve">.</w:delText>
        </w:r>
      </w:del>
    </w:p>
    <w:p>
      <w:pPr>
        <w:pStyle w:val="BodyText"/>
      </w:pPr>
      <w:del w:id="1771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The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rPr>
            <w:b/>
            <w:bCs/>
          </w:rPr>
          <w:delText xml:space="preserve">expected prediction loss at</w:delText>
        </w:r>
      </w:del>
      <w:del w:id="177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of a</w:delText>
        </w:r>
      </w:del>
      <w:del w:id="1779" w:author="PR Preview" w:date="2026-01-01T00:00:00Z">
        <w:r>
          <w:delText xml:space="preserve"> </w:delText>
        </w:r>
      </w:del>
      <w:hyperlink w:anchor="def-fitting-procedure">
        <w:del w:id="178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81" w:author="PR Preview" w:date="2026-01-01T00:00:00Z">
        <w:r>
          <w:delText xml:space="preserve"> </w:delText>
        </w:r>
      </w:del>
      <m:oMath>
        <m:r>
          <m:t>g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at training-set size</w:delText>
        </w:r>
      </w:del>
      <w:del w:id="1784" w:author="PR Preview" w:date="2026-01-01T00:00:00Z">
        <w:r>
          <w:delText xml:space="preserve"> </w:delText>
        </w:r>
      </w:del>
      <m:oMath>
        <m:r>
          <m:t>n</m:t>
        </m:r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is the expected</w:delText>
        </w:r>
      </w:del>
      <w:del w:id="1787" w:author="PR Preview" w:date="2026-01-01T00:00:00Z">
        <w:r>
          <w:delText xml:space="preserve"> </w:delText>
        </w:r>
      </w:del>
      <w:hyperlink w:anchor="def-observation-loss">
        <w:del w:id="178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8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of the</w:delText>
        </w:r>
      </w:del>
      <w:del w:id="1792" w:author="PR Preview" w:date="2026-01-01T00:00:00Z">
        <w:r>
          <w:delText xml:space="preserve"> </w:delText>
        </w:r>
      </w:del>
      <w:hyperlink w:anchor="def-fitted-model">
        <w:del w:id="17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7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that</w:delText>
        </w:r>
      </w:del>
      <w:del w:id="1797" w:author="PR Preview" w:date="2026-01-01T00:00:00Z">
        <w:r>
          <w:delText xml:space="preserve"> </w:delText>
        </w:r>
      </w:del>
      <m:oMath>
        <m:r>
          <m:t>g</m:t>
        </m:r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produces from</w:delText>
        </w:r>
      </w:del>
      <w:del w:id="1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01" w:author="PR Preview" w:date="2026-01-01T00:00:00Z">
        <w:r>
          <w:delText xml:space="preserve">,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on a new outcome</w:delText>
        </w:r>
      </w:del>
      <w:del w:id="180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with</w:delText>
        </w:r>
      </w:del>
      <w:del w:id="18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808" w:author="PR Preview" w:date="2026-01-01T00:00:00Z">
        <w:r>
          <w:delText xml:space="preserve">,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averaged over random</w:delText>
        </w:r>
      </w:del>
      <w:del w:id="1811" w:author="PR Preview" w:date="2026-01-01T00:00:00Z">
        <w:r>
          <w:delText xml:space="preserve"> </w:delText>
        </w:r>
      </w:del>
      <w:hyperlink w:anchor="def-training-set">
        <w:del w:id="1812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8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of</w:delText>
        </w:r>
      </w:del>
      <w:del w:id="1816" w:author="PR Preview" w:date="2026-01-01T00:00:00Z">
        <w:r>
          <w:delText xml:space="preserve"> </w:delText>
        </w:r>
      </w:del>
      <m:oMath>
        <m:r>
          <m:t>n</m:t>
        </m:r>
      </m:oMath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observations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drawn independently of</w:delText>
        </w:r>
      </w:del>
      <w:del w:id="18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822" w:author="PR Preview" w:date="2026-01-01T00:00:00Z">
        <w:r>
          <w:delText xml:space="preserve">,</w:delText>
        </w:r>
      </w:del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and over</w:delText>
        </w:r>
      </w:del>
      <w:del w:id="182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26" w:author="PR Preview" w:date="2026-01-01T00:00:00Z">
        <w:r>
          <w:delText xml:space="preserve">.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The</w:delText>
        </w:r>
      </w:del>
      <w:del w:id="1829" w:author="PR Preview" w:date="2026-01-01T00:00:00Z">
        <w:r>
          <w:delText xml:space="preserve"> </w:delText>
        </w:r>
      </w:del>
      <w:hyperlink w:anchor="def-fitted-model">
        <w:del w:id="183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8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is random because</w:delText>
        </w:r>
      </w:del>
      <w:del w:id="18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is:</w:delText>
        </w:r>
      </w:del>
    </w:p>
    <w:p>
      <w:pPr>
        <w:pStyle w:val="BodyText"/>
      </w:pPr>
      <w:ins w:id="1837" w:author="PR Preview" w:date="2026-01-01T00:00:00Z">
        <w:r>
          <w:rPr>
            <w:b/>
            <w:bCs/>
          </w:rPr>
          <w:t xml:space="preserve">Definition 30 (Distribution model family)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rPr>
            <w:b/>
            <w:bCs/>
          </w:rPr>
          <w:t xml:space="preserve">distribution model family</w:t>
        </w:r>
      </w:ins>
      <w:ins w:id="18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a set of</w:t>
        </w:r>
      </w:ins>
      <w:ins w:id="1845" w:author="PR Preview" w:date="2026-01-01T00:00:00Z">
        <w:r>
          <w:t xml:space="preserve"> </w:t>
        </w:r>
      </w:ins>
      <w:hyperlink w:anchor="def-distribution-model">
        <w:ins w:id="184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847" w:author="PR Preview" w:date="2026-01-01T00:00:00Z">
        <w:r>
          <w:t xml:space="preserve">.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The</w:t>
        </w:r>
      </w:ins>
      <w:ins w:id="1850" w:author="PR Preview" w:date="2026-01-01T00:00:00Z">
        <w:r>
          <w:t xml:space="preserve"> </w:t>
        </w:r>
      </w:ins>
      <w:hyperlink w:anchor="def-mean-function">
        <w:ins w:id="185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ins w:id="1854" w:author="PR Preview" w:date="2026-01-01T00:00:00Z">
        <w:r>
          <w:rPr>
            <w:b/>
            <w:bCs/>
          </w:rPr>
          <w:t xml:space="preserve">Example 22 (Normal distribution models with polynomial mean functions)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The normal distribution models of</w:t>
        </w:r>
      </w:ins>
      <w:ins w:id="1857" w:author="PR Preview" w:date="2026-01-01T00:00:00Z">
        <w:r>
          <w:t xml:space="preserve"> </w:t>
        </w:r>
      </w:ins>
      <w:hyperlink w:anchor="exm-distribution-model">
        <w:ins w:id="185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whose mean function</w:t>
        </w:r>
      </w:ins>
      <w:ins w:id="1861" w:author="PR Preview" w:date="2026-01-01T00:00:00Z">
        <w:r>
          <w:t xml:space="preserve"> </w:t>
        </w:r>
      </w:ins>
      <m:oMath>
        <m:r>
          <m:t>h</m:t>
        </m:r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is a polynomial of degree at most</w:t>
        </w:r>
      </w:ins>
      <w:ins w:id="1864" w:author="PR Preview" w:date="2026-01-01T00:00:00Z">
        <w:r>
          <w:t xml:space="preserve"> </w:t>
        </w:r>
      </w:ins>
      <m:oMath>
        <m:r>
          <m:t>d</m:t>
        </m:r>
      </m:oMath>
      <w:ins w:id="1865" w:author="PR Preview" w:date="2026-01-01T00:00:00Z">
        <w:r>
          <w:t xml:space="preserve">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with any variance</w:t>
        </w:r>
      </w:ins>
      <w:ins w:id="18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869" w:author="PR Preview" w:date="2026-01-01T00:00:00Z">
        <w:r>
          <w:t xml:space="preserve">,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form a</w:t>
        </w:r>
      </w:ins>
      <w:ins w:id="1872" w:author="PR Preview" w:date="2026-01-01T00:00:00Z">
        <w:r>
          <w:t xml:space="preserve"> </w:t>
        </w:r>
      </w:ins>
      <w:hyperlink w:anchor="def-distribution-model-family">
        <w:ins w:id="187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8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875" w:author="PR Preview" w:date="2026-01-01T00:00:00Z">
        <w:r>
          <w:t xml:space="preserve">.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By</w:t>
        </w:r>
      </w:ins>
      <w:ins w:id="1878" w:author="PR Preview" w:date="2026-01-01T00:00:00Z">
        <w:r>
          <w:t xml:space="preserve"> </w:t>
        </w:r>
      </w:ins>
      <w:hyperlink w:anchor="X8ba36155c06ad6e11c129dc0138d9fa11d4bc5f">
        <w:ins w:id="187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880" w:author="PR Preview" w:date="2026-01-01T00:00:00Z">
        <w:r>
          <w:t xml:space="preserve">,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the set of mean functions in</w:t>
        </w:r>
      </w:ins>
      <w:ins w:id="1883" w:author="PR Preview" w:date="2026-01-01T00:00:00Z">
        <w:r>
          <w:t xml:space="preserve"> </w:t>
        </w:r>
      </w:ins>
      <w:hyperlink w:anchor="X647826443046820f13eb4df9d12242bb4295448">
        <w:ins w:id="1884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is the set of polynomials of degree at most</w:t>
        </w:r>
      </w:ins>
      <w:ins w:id="1887" w:author="PR Preview" w:date="2026-01-01T00:00:00Z">
        <w:r>
          <w:t xml:space="preserve"> </w:t>
        </w:r>
      </w:ins>
      <m:oMath>
        <m:r>
          <m:t>d</m:t>
        </m:r>
      </m:oMath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of</w:t>
        </w:r>
      </w:ins>
      <w:ins w:id="1890" w:author="PR Preview" w:date="2026-01-01T00:00:00Z">
        <w:r>
          <w:t xml:space="preserve"> </w:t>
        </w:r>
      </w:ins>
      <w:hyperlink w:anchor="exm-model-family">
        <w:ins w:id="189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892" w:author="PR Preview" w:date="2026-01-01T00:00:00Z">
        <w:r>
          <w:t xml:space="preserve">.</w:t>
        </w:r>
      </w:ins>
    </w:p>
    <w:bookmarkEnd w:id="127"/>
    <w:bookmarkStart w:id="128" w:name="def-fitted-distribution-model"/>
    <w:p>
      <w:pPr>
        <w:pStyle w:val="BodyText"/>
      </w:pPr>
      <w:ins w:id="1893" w:author="PR Preview" w:date="2026-01-01T00:00:00Z">
        <w:r>
          <w:rPr>
            <w:b/>
            <w:bCs/>
          </w:rPr>
          <w:t xml:space="preserve">Definition 31 (Fitted distribution model)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rPr>
            <w:b/>
            <w:bCs/>
          </w:rPr>
          <w:t xml:space="preserve">fitted distribution model</w:t>
        </w:r>
      </w:ins>
      <w:ins w:id="189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is a member of a</w:t>
        </w:r>
      </w:ins>
      <w:ins w:id="1901" w:author="PR Preview" w:date="2026-01-01T00:00:00Z">
        <w:r>
          <w:t xml:space="preserve"> </w:t>
        </w:r>
      </w:ins>
      <w:hyperlink w:anchor="def-distribution-model-family">
        <w:ins w:id="190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9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that has been chosen to describe a</w:t>
        </w:r>
      </w:ins>
      <w:ins w:id="1906" w:author="PR Preview" w:date="2026-01-01T00:00:00Z">
        <w:r>
          <w:t xml:space="preserve"> </w:t>
        </w:r>
      </w:ins>
      <w:hyperlink w:anchor="def-data-set">
        <w:ins w:id="190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9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909" w:author="PR Preview" w:date="2026-01-01T00:00:00Z">
        <w:r>
          <w:t xml:space="preserve">.</w:t>
        </w:r>
      </w:ins>
    </w:p>
    <w:bookmarkEnd w:id="128"/>
    <w:bookmarkStart w:id="129" w:name="exm-fitted-distribution-model"/>
    <w:p>
      <w:pPr>
        <w:pStyle w:val="BodyText"/>
      </w:pPr>
      <w:ins w:id="1910" w:author="PR Preview" w:date="2026-01-01T00:00:00Z">
        <w:r>
          <w:rPr>
            <w:b/>
            <w:bCs/>
          </w:rPr>
          <w:t xml:space="preserve">Example 23 (A fitted normal distribution model)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Choosing both a line and a variance to describe the weights and fuel economies of the cars in the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rPr>
            <w:rStyle w:val="VerbatimChar"/>
          </w:rPr>
          <w:t xml:space="preserve">mtcars</w:t>
        </w:r>
      </w:ins>
      <w:ins w:id="1915" w:author="PR Preview" w:date="2026-01-01T00:00:00Z">
        <w:r>
          <w:t xml:space="preserve"> </w:t>
        </w:r>
      </w:ins>
      <w:hyperlink w:anchor="def-data-set">
        <w:ins w:id="191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9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gives a</w:t>
        </w:r>
      </w:ins>
      <w:ins w:id="1920" w:author="PR Preview" w:date="2026-01-01T00:00:00Z">
        <w:r>
          <w:t xml:space="preserve"> </w:t>
        </w:r>
      </w:ins>
      <w:hyperlink w:anchor="def-fitted-distribution-model">
        <w:ins w:id="1921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9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in the family of</w:t>
        </w:r>
      </w:ins>
      <w:ins w:id="1925" w:author="PR Preview" w:date="2026-01-01T00:00:00Z">
        <w:r>
          <w:t xml:space="preserve"> </w:t>
        </w:r>
      </w:ins>
      <w:hyperlink w:anchor="exm-distribution-model-family">
        <w:ins w:id="192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with polynomial degree</w:t>
        </w:r>
      </w:ins>
      <w:ins w:id="192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930" w:author="PR Preview" w:date="2026-01-01T00:00:00Z">
        <w:r>
          <w:t xml:space="preserve">.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Its mean function</w:t>
        </w:r>
      </w:ins>
      <w:ins w:id="193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is the fitted line of</w:t>
        </w:r>
      </w:ins>
      <w:ins w:id="1936" w:author="PR Preview" w:date="2026-01-01T00:00:00Z">
        <w:r>
          <w:t xml:space="preserve"> </w:t>
        </w:r>
      </w:ins>
      <w:hyperlink w:anchor="exm-fitted-model">
        <w:ins w:id="193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938" w:author="PR Preview" w:date="2026-01-01T00:00:00Z">
        <w:r>
          <w:t xml:space="preserve">.</w:t>
        </w:r>
      </w:ins>
    </w:p>
    <w:bookmarkEnd w:id="129"/>
    <w:bookmarkStart w:id="131" w:name="def-epl"/>
    <w:p>
      <w:pPr>
        <w:pStyle w:val="BodyText"/>
      </w:pPr>
      <w:ins w:id="1939" w:author="PR Preview" w:date="2026-01-01T00:00:00Z">
        <w:r>
          <w:rPr>
            <w:b/>
            <w:bCs/>
          </w:rPr>
          <w:t xml:space="preserve">Definition 32 (Expected prediction loss at a covariate value)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The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rPr>
            <w:b/>
            <w:bCs/>
          </w:rPr>
          <w:t xml:space="preserve">expected prediction loss at</w:t>
        </w:r>
      </w:ins>
      <w:ins w:id="194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of a</w:t>
        </w:r>
      </w:ins>
      <w:ins w:id="1947" w:author="PR Preview" w:date="2026-01-01T00:00:00Z">
        <w:r>
          <w:t xml:space="preserve"> </w:t>
        </w:r>
      </w:ins>
      <w:hyperlink w:anchor="def-fitting-procedure">
        <w:ins w:id="194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49" w:author="PR Preview" w:date="2026-01-01T00:00:00Z">
        <w:r>
          <w:t xml:space="preserve"> </w:t>
        </w:r>
      </w:ins>
      <m:oMath>
        <m:r>
          <m:t>g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at training-set size</w:t>
        </w:r>
      </w:ins>
      <w:ins w:id="1952" w:author="PR Preview" w:date="2026-01-01T00:00:00Z">
        <w:r>
          <w:t xml:space="preserve"> </w:t>
        </w:r>
      </w:ins>
      <m:oMath>
        <m:r>
          <m:t>n</m:t>
        </m:r>
      </m:oMath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is the expected</w:t>
        </w:r>
      </w:ins>
      <w:ins w:id="1955" w:author="PR Preview" w:date="2026-01-01T00:00:00Z">
        <w:r>
          <w:t xml:space="preserve"> </w:t>
        </w:r>
      </w:ins>
      <w:hyperlink w:anchor="def-observation-loss">
        <w:ins w:id="195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95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of the</w:t>
        </w:r>
      </w:ins>
      <w:ins w:id="1960" w:author="PR Preview" w:date="2026-01-01T00:00:00Z">
        <w:r>
          <w:t xml:space="preserve"> </w:t>
        </w:r>
      </w:ins>
      <w:hyperlink w:anchor="def-fitted-model">
        <w:ins w:id="196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9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that</w:t>
        </w:r>
      </w:ins>
      <w:ins w:id="1965" w:author="PR Preview" w:date="2026-01-01T00:00:00Z">
        <w:r>
          <w:t xml:space="preserve"> </w:t>
        </w:r>
      </w:ins>
      <m:oMath>
        <m:r>
          <m:t>g</m:t>
        </m:r>
      </m:oMath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produces from</w:t>
        </w:r>
      </w:ins>
      <w:ins w:id="19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69" w:author="PR Preview" w:date="2026-01-01T00:00:00Z">
        <w:r>
          <w:t xml:space="preserve">,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on a new outcome</w:t>
        </w:r>
      </w:ins>
      <w:ins w:id="197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with</w:t>
        </w:r>
      </w:ins>
      <w:ins w:id="19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averaged over random</w:t>
        </w:r>
      </w:ins>
      <w:ins w:id="1979" w:author="PR Preview" w:date="2026-01-01T00:00:00Z">
        <w:r>
          <w:t xml:space="preserve"> </w:t>
        </w:r>
      </w:ins>
      <w:hyperlink w:anchor="def-training-set">
        <w:ins w:id="1980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9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of</w:t>
        </w:r>
      </w:ins>
      <w:ins w:id="1984" w:author="PR Preview" w:date="2026-01-01T00:00:00Z">
        <w:r>
          <w:t xml:space="preserve"> </w:t>
        </w:r>
      </w:ins>
      <m:oMath>
        <m:r>
          <m:t>n</m:t>
        </m:r>
      </m:oMath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observations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drawn independently of</w:t>
        </w:r>
      </w:ins>
      <w:ins w:id="19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990" w:author="PR Preview" w:date="2026-01-01T00:00:00Z">
        <w:r>
          <w:t xml:space="preserve">,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and over</w:t>
        </w:r>
      </w:ins>
      <w:ins w:id="19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994" w:author="PR Preview" w:date="2026-01-01T00:00:00Z">
        <w:r>
          <w:t xml:space="preserve">.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The</w:t>
        </w:r>
      </w:ins>
      <w:ins w:id="1997" w:author="PR Preview" w:date="2026-01-01T00:00:00Z">
        <w:r>
          <w:t xml:space="preserve"> </w:t>
        </w:r>
      </w:ins>
      <w:hyperlink w:anchor="def-fitted-model">
        <w:ins w:id="199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9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is random because</w:t>
        </w:r>
      </w:ins>
      <w:ins w:id="20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is:</w:t>
        </w:r>
      </w:ins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del w:id="2005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The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rPr>
            <w:b/>
            <w:bCs/>
          </w:rPr>
          <w:delText xml:space="preserve">expected prediction error at</w:delText>
        </w:r>
      </w:del>
      <w:del w:id="201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(</w:delText>
        </w:r>
      </w:del>
      <w:del w:id="2013" w:author="PR Preview" w:date="2026-01-01T00:00:00Z">
        <w:r>
          <w:rPr>
            <w:b/>
            <w:bCs/>
          </w:rPr>
          <w:delText xml:space="preserve">EPE</w:delText>
        </w:r>
      </w:del>
      <w:del w:id="2014" w:author="PR Preview" w:date="2026-01-01T00:00:00Z">
        <w:r>
          <w:delText xml:space="preserve">; also the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2017" w:author="PR Preview" w:date="2026-01-01T00:00:00Z">
        <w:r>
          <w:delText xml:space="preserve">,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rPr>
            <w:b/>
            <w:bCs/>
          </w:rPr>
          <w:delText xml:space="preserve">ESPE</w:delText>
        </w:r>
      </w:del>
      <w:del w:id="2020" w:author="PR Preview" w:date="2026-01-01T00:00:00Z">
        <w:r>
          <w:delText xml:space="preserve">)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of a</w:delText>
        </w:r>
      </w:del>
      <w:del w:id="2023" w:author="PR Preview" w:date="2026-01-01T00:00:00Z">
        <w:r>
          <w:delText xml:space="preserve"> </w:delText>
        </w:r>
      </w:del>
      <w:hyperlink w:anchor="def-fitting-procedure">
        <w:del w:id="202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25" w:author="PR Preview" w:date="2026-01-01T00:00:00Z">
        <w:r>
          <w:delText xml:space="preserve"> </w:delText>
        </w:r>
      </w:del>
      <m:oMath>
        <m:r>
          <m:t>g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at training-set size</w:delText>
        </w:r>
      </w:del>
      <w:del w:id="2028" w:author="PR Preview" w:date="2026-01-01T00:00:00Z">
        <w:r>
          <w:delText xml:space="preserve"> </w:delText>
        </w:r>
      </w:del>
      <m:oMath>
        <m:r>
          <m:t>n</m:t>
        </m:r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is its</w:delText>
        </w:r>
      </w:del>
      <w:del w:id="2031" w:author="PR Preview" w:date="2026-01-01T00:00:00Z">
        <w:r>
          <w:delText xml:space="preserve"> </w:delText>
        </w:r>
      </w:del>
      <w:hyperlink w:anchor="def-epl">
        <w:del w:id="2032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under</w:delText>
        </w:r>
      </w:del>
      <w:del w:id="2035" w:author="PR Preview" w:date="2026-01-01T00:00:00Z">
        <w:r>
          <w:delText xml:space="preserve"> </w:delText>
        </w:r>
      </w:del>
      <w:hyperlink w:anchor="rem-squared-error-loss">
        <w:del w:id="2036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2037" w:author="PR Preview" w:date="2026-01-01T00:00:00Z">
        <w:r>
          <w:delText xml:space="preserve">,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the expected value of the squared</w:delText>
        </w:r>
      </w:del>
      <w:del w:id="2040" w:author="PR Preview" w:date="2026-01-01T00:00:00Z">
        <w:r>
          <w:delText xml:space="preserve"> </w:delText>
        </w:r>
      </w:del>
      <w:hyperlink r:id="rId58">
        <w:del w:id="204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04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of the</w:delText>
        </w:r>
      </w:del>
      <w:del w:id="2045" w:author="PR Preview" w:date="2026-01-01T00:00:00Z">
        <w:r>
          <w:delText xml:space="preserve"> </w:delText>
        </w:r>
      </w:del>
      <w:hyperlink w:anchor="def-fitted-model">
        <w:del w:id="204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0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that</w:delText>
        </w:r>
      </w:del>
      <w:del w:id="2050" w:author="PR Preview" w:date="2026-01-01T00:00:00Z">
        <w:r>
          <w:delText xml:space="preserve"> </w:delText>
        </w:r>
      </w:del>
      <m:oMath>
        <m:r>
          <m:t>g</m:t>
        </m:r>
      </m:oMath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produces from</w:delText>
        </w:r>
      </w:del>
      <w:del w:id="20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54" w:author="PR Preview" w:date="2026-01-01T00:00:00Z">
        <w:r>
          <w:delText xml:space="preserve">:</w:delText>
        </w:r>
      </w:del>
    </w:p>
    <w:p>
      <w:pPr>
        <w:pStyle w:val="BodyText"/>
      </w:pPr>
      <w:ins w:id="2055" w:author="PR Preview" w:date="2026-01-01T00:00:00Z">
        <w:r>
          <w:rPr>
            <w:b/>
            <w:bCs/>
          </w:rPr>
          <w:t xml:space="preserve">Definition 33 (Expected prediction error at a covariate value)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The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rPr>
            <w:b/>
            <w:bCs/>
          </w:rPr>
          <w:t xml:space="preserve">expected prediction error at</w:t>
        </w:r>
      </w:ins>
      <w:ins w:id="206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(</w:t>
        </w:r>
      </w:ins>
      <w:ins w:id="2063" w:author="PR Preview" w:date="2026-01-01T00:00:00Z">
        <w:r>
          <w:rPr>
            <w:b/>
            <w:bCs/>
          </w:rPr>
          <w:t xml:space="preserve">EPE</w:t>
        </w:r>
      </w:ins>
      <w:ins w:id="2064" w:author="PR Preview" w:date="2026-01-01T00:00:00Z">
        <w:r>
          <w:t xml:space="preserve">; also the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rPr>
            <w:b/>
            <w:bCs/>
          </w:rPr>
          <w:t xml:space="preserve">expected squared prediction error</w:t>
        </w:r>
      </w:ins>
      <w:ins w:id="2067" w:author="PR Preview" w:date="2026-01-01T00:00:00Z">
        <w:r>
          <w:t xml:space="preserve">,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rPr>
            <w:b/>
            <w:bCs/>
          </w:rPr>
          <w:t xml:space="preserve">ESPE</w:t>
        </w:r>
      </w:ins>
      <w:ins w:id="2070" w:author="PR Preview" w:date="2026-01-01T00:00:00Z">
        <w:r>
          <w:t xml:space="preserve">)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of a</w:t>
        </w:r>
      </w:ins>
      <w:ins w:id="2073" w:author="PR Preview" w:date="2026-01-01T00:00:00Z">
        <w:r>
          <w:t xml:space="preserve"> </w:t>
        </w:r>
      </w:ins>
      <w:hyperlink w:anchor="def-fitting-procedure">
        <w:ins w:id="207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075" w:author="PR Preview" w:date="2026-01-01T00:00:00Z">
        <w:r>
          <w:t xml:space="preserve"> </w:t>
        </w:r>
      </w:ins>
      <m:oMath>
        <m:r>
          <m:t>g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at training-set size</w:t>
        </w:r>
      </w:ins>
      <w:ins w:id="2078" w:author="PR Preview" w:date="2026-01-01T00:00:00Z">
        <w:r>
          <w:t xml:space="preserve"> </w:t>
        </w:r>
      </w:ins>
      <m:oMath>
        <m:r>
          <m:t>n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is its</w:t>
        </w:r>
      </w:ins>
      <w:ins w:id="2081" w:author="PR Preview" w:date="2026-01-01T00:00:00Z">
        <w:r>
          <w:t xml:space="preserve"> </w:t>
        </w:r>
      </w:ins>
      <w:hyperlink w:anchor="def-epl">
        <w:ins w:id="2082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under</w:t>
        </w:r>
      </w:ins>
      <w:ins w:id="2085" w:author="PR Preview" w:date="2026-01-01T00:00:00Z">
        <w:r>
          <w:t xml:space="preserve"> </w:t>
        </w:r>
      </w:ins>
      <w:hyperlink w:anchor="rem-squared-error-loss">
        <w:ins w:id="2086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2087" w:author="PR Preview" w:date="2026-01-01T00:00:00Z">
        <w:r>
          <w:t xml:space="preserve">,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the expected value of the squared</w:t>
        </w:r>
      </w:ins>
      <w:ins w:id="2090" w:author="PR Preview" w:date="2026-01-01T00:00:00Z">
        <w:r>
          <w:t xml:space="preserve"> </w:t>
        </w:r>
      </w:ins>
      <w:hyperlink r:id="rId58">
        <w:ins w:id="209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09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of the</w:t>
        </w:r>
      </w:ins>
      <w:ins w:id="2095" w:author="PR Preview" w:date="2026-01-01T00:00:00Z">
        <w:r>
          <w:t xml:space="preserve"> </w:t>
        </w:r>
      </w:ins>
      <w:hyperlink w:anchor="def-fitted-model">
        <w:ins w:id="209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0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that</w:t>
        </w:r>
      </w:ins>
      <w:ins w:id="2100" w:author="PR Preview" w:date="2026-01-01T00:00:00Z">
        <w:r>
          <w:t xml:space="preserve"> </w:t>
        </w:r>
      </w:ins>
      <m:oMath>
        <m:r>
          <m:t>g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produces from</w:t>
        </w:r>
      </w:ins>
      <w:ins w:id="21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04" w:author="PR Preview" w:date="2026-01-01T00:00:00Z">
        <w:r>
          <w:t xml:space="preserve">:</w:t>
        </w:r>
      </w:ins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del w:id="2105" w:author="PR Preview" w:date="2026-01-01T00:00:00Z">
        <w:r>
          <w:rPr>
            <w:i/>
            <w:iCs/>
          </w:rPr>
          <w:delText xml:space="preserve">Remark 11</w:delText>
        </w:r>
      </w:del>
      <w:del w:id="2106" w:author="PR Preview" w:date="2026-01-01T00:00:00Z">
        <w:r>
          <w:delText xml:space="preserve"> (Source: Expected prediction error at a covariate value). </w:delText>
        </w:r>
      </w:del>
      <w:del w:id="2107" w:author="PR Preview" w:date="2026-01-01T00:00:00Z">
        <w:r>
          <w:delText xml:space="preserve">Hastie et al. [3, Sec. 7.3]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write this quantity as</w:delText>
        </w:r>
      </w:del>
      <w:del w:id="2110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2113" w:author="PR Preview" w:date="2026-01-01T00:00:00Z">
        <w:r>
          <w:rPr>
            <w:i/>
            <w:iCs/>
          </w:rPr>
          <w:t xml:space="preserve">Remark 11</w:t>
        </w:r>
      </w:ins>
      <w:ins w:id="2114" w:author="PR Preview" w:date="2026-01-01T00:00:00Z">
        <w:r>
          <w:t xml:space="preserve"> (Source: Expected prediction error at a covariate value). </w:t>
        </w:r>
      </w:ins>
      <w:ins w:id="2115" w:author="PR Preview" w:date="2026-01-01T00:00:00Z">
        <w:r>
          <w:t xml:space="preserve">Hastie et al. [4, Sec. 7.3]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write this quantity as</w:t>
        </w:r>
      </w:ins>
      <w:ins w:id="2118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for squared-error loss.</w:t>
        </w:r>
      </w:ins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2121" w:author="PR Preview" w:date="2026-01-01T00:00:00Z">
        <w:r>
          <w:delText xml:space="preserve">The steps labeled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“definition”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apply</w:delText>
        </w:r>
      </w:del>
      <w:del w:id="2126" w:author="PR Preview" w:date="2026-01-01T00:00:00Z">
        <w:r>
          <w:delText xml:space="preserve"> </w:delText>
        </w:r>
      </w:del>
      <w:hyperlink w:anchor="eq-expected-generalization-error">
        <w:del w:id="2127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2128" w:author="PR Preview" w:date="2026-01-01T00:00:00Z">
        <w:r>
          <w:delText xml:space="preserve">,</w:delText>
        </w:r>
      </w:del>
      <w:del w:id="2129" w:author="PR Preview" w:date="2026-01-01T00:00:00Z">
        <w:r>
          <w:delText xml:space="preserve"> </w:delText>
        </w:r>
      </w:del>
      <w:hyperlink w:anchor="eq-generalization-error">
        <w:del w:id="2130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and</w:delText>
        </w:r>
      </w:del>
      <w:del w:id="2133" w:author="PR Preview" w:date="2026-01-01T00:00:00Z">
        <w:r>
          <w:delText xml:space="preserve"> </w:delText>
        </w:r>
      </w:del>
      <w:hyperlink w:anchor="eq-epl">
        <w:del w:id="2134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2135" w:author="PR Preview" w:date="2026-01-01T00:00:00Z">
        <w:r>
          <w:delText xml:space="preserve">, in that order.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Here</w:delText>
        </w:r>
      </w:del>
      <w:del w:id="213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abbreviates</w:delText>
        </w:r>
      </w:del>
      <w:del w:id="214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142" w:author="PR Preview" w:date="2026-01-01T00:00:00Z">
        <w:r>
          <w:delText xml:space="preserve">, the</w:delText>
        </w:r>
      </w:del>
      <w:del w:id="2143" w:author="PR Preview" w:date="2026-01-01T00:00:00Z">
        <w:r>
          <w:delText xml:space="preserve"> </w:delText>
        </w:r>
      </w:del>
      <w:hyperlink w:anchor="def-observation-loss">
        <w:del w:id="214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of the</w:delText>
        </w:r>
      </w:del>
      <w:del w:id="2147" w:author="PR Preview" w:date="2026-01-01T00:00:00Z">
        <w:r>
          <w:delText xml:space="preserve"> </w:delText>
        </w:r>
      </w:del>
      <w:hyperlink w:anchor="def-fitted-model">
        <w:del w:id="21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1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(</w:delText>
        </w:r>
      </w:del>
      <w:hyperlink w:anchor="eq-prediction-rule">
        <w:del w:id="2152" w:author="PR Preview" w:date="2026-01-01T00:00:00Z">
          <w:r>
            <w:rPr>
              <w:rStyle w:val="Hyperlink"/>
            </w:rPr>
            <w:delText xml:space="preserve">Equation 8</w:delText>
          </w:r>
        </w:del>
      </w:hyperlink>
      <w:del w:id="2153" w:author="PR Preview" w:date="2026-01-01T00:00:00Z">
        <w:r>
          <w:delText xml:space="preserve">)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on the new observation.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The two steps labeled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“iterated expectations”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use the</w:delText>
        </w:r>
      </w:del>
      <w:del w:id="2162" w:author="PR Preview" w:date="2026-01-01T00:00:00Z">
        <w:r>
          <w:delText xml:space="preserve"> </w:delText>
        </w:r>
      </w:del>
      <w:hyperlink r:id="rId139">
        <w:del w:id="2163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2164" w:author="PR Preview" w:date="2026-01-01T00:00:00Z">
        <w:r>
          <w:delText xml:space="preserve">,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the first conditioning on</w:delText>
        </w:r>
      </w:del>
      <w:del w:id="2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and the second on</w:delText>
        </w:r>
      </w:del>
      <w:del w:id="21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2171" w:author="PR Preview" w:date="2026-01-01T00:00:00Z">
        <w:r>
          <w:delText xml:space="preserve">.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The last line needs</w:delText>
        </w:r>
      </w:del>
      <w:del w:id="21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to be independent of</w:delText>
        </w:r>
      </w:del>
      <w:del w:id="21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178" w:author="PR Preview" w:date="2026-01-01T00:00:00Z">
        <w:r>
          <w:delText xml:space="preserve">: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then, given</w:delText>
        </w:r>
      </w:del>
      <w:del w:id="21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182" w:author="PR Preview" w:date="2026-01-01T00:00:00Z">
        <w:r>
          <w:delText xml:space="preserve">,</w:delText>
        </w:r>
      </w:del>
      <w:del w:id="21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still has its unconditional distribution,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as</w:delText>
        </w:r>
      </w:del>
      <w:del w:id="2188" w:author="PR Preview" w:date="2026-01-01T00:00:00Z">
        <w:r>
          <w:delText xml:space="preserve"> </w:delText>
        </w:r>
      </w:del>
      <w:hyperlink w:anchor="def-epl">
        <w:del w:id="218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requires.</w:delText>
        </w:r>
      </w:del>
    </w:p>
    <w:p>
      <w:pPr>
        <w:pStyle w:val="FirstParagraph"/>
      </w:pPr>
      <w:ins w:id="2192" w:author="PR Preview" w:date="2026-01-01T00:00:00Z">
        <w:r>
          <w:t xml:space="preserve">The steps labeled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“definition”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apply</w:t>
        </w:r>
      </w:ins>
      <w:ins w:id="2197" w:author="PR Preview" w:date="2026-01-01T00:00:00Z">
        <w:r>
          <w:t xml:space="preserve"> </w:t>
        </w:r>
      </w:ins>
      <w:hyperlink w:anchor="eq-expected-generalization-error">
        <w:ins w:id="2198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2199" w:author="PR Preview" w:date="2026-01-01T00:00:00Z">
        <w:r>
          <w:t xml:space="preserve">,</w:t>
        </w:r>
      </w:ins>
      <w:ins w:id="2200" w:author="PR Preview" w:date="2026-01-01T00:00:00Z">
        <w:r>
          <w:t xml:space="preserve"> </w:t>
        </w:r>
      </w:ins>
      <w:hyperlink w:anchor="eq-generalization-error">
        <w:ins w:id="2201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and</w:t>
        </w:r>
      </w:ins>
      <w:ins w:id="2204" w:author="PR Preview" w:date="2026-01-01T00:00:00Z">
        <w:r>
          <w:t xml:space="preserve"> </w:t>
        </w:r>
      </w:ins>
      <w:hyperlink w:anchor="eq-epl">
        <w:ins w:id="2205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2206" w:author="PR Preview" w:date="2026-01-01T00:00:00Z">
        <w:r>
          <w:t xml:space="preserve">, in that order.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Here</w:t>
        </w:r>
      </w:ins>
      <w:ins w:id="220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abbreviates</w:t>
        </w:r>
      </w:ins>
      <w:ins w:id="221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213" w:author="PR Preview" w:date="2026-01-01T00:00:00Z">
        <w:r>
          <w:t xml:space="preserve">, the</w:t>
        </w:r>
      </w:ins>
      <w:ins w:id="2214" w:author="PR Preview" w:date="2026-01-01T00:00:00Z">
        <w:r>
          <w:t xml:space="preserve"> </w:t>
        </w:r>
      </w:ins>
      <w:hyperlink w:anchor="def-observation-loss">
        <w:ins w:id="221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of the</w:t>
        </w:r>
      </w:ins>
      <w:ins w:id="2218" w:author="PR Preview" w:date="2026-01-01T00:00:00Z">
        <w:r>
          <w:t xml:space="preserve"> </w:t>
        </w:r>
      </w:ins>
      <w:hyperlink w:anchor="def-fitted-model">
        <w:ins w:id="221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2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(</w:t>
        </w:r>
      </w:ins>
      <w:hyperlink w:anchor="eq-prediction-rule">
        <w:ins w:id="2223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2224" w:author="PR Preview" w:date="2026-01-01T00:00:00Z">
        <w:r>
          <w:t xml:space="preserve">)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on the new observation.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The two steps labeled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“iterated expectations”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use the</w:t>
        </w:r>
      </w:ins>
      <w:ins w:id="2233" w:author="PR Preview" w:date="2026-01-01T00:00:00Z">
        <w:r>
          <w:t xml:space="preserve"> </w:t>
        </w:r>
      </w:ins>
      <w:hyperlink r:id="rId139">
        <w:ins w:id="2234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2235" w:author="PR Preview" w:date="2026-01-01T00:00:00Z">
        <w:r>
          <w:t xml:space="preserve">,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the first conditioning on</w:t>
        </w:r>
      </w:ins>
      <w:ins w:id="22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and the second on</w:t>
        </w:r>
      </w:ins>
      <w:ins w:id="2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242" w:author="PR Preview" w:date="2026-01-01T00:00:00Z">
        <w:r>
          <w:t xml:space="preserve">.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The last line needs</w:t>
        </w:r>
      </w:ins>
      <w:ins w:id="2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to be independent of</w:t>
        </w:r>
      </w:ins>
      <w:ins w:id="2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49" w:author="PR Preview" w:date="2026-01-01T00:00:00Z">
        <w:r>
          <w:t xml:space="preserve">: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then, given</w:t>
        </w:r>
      </w:ins>
      <w:ins w:id="22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253" w:author="PR Preview" w:date="2026-01-01T00:00:00Z">
        <w:r>
          <w:t xml:space="preserve">,</w:t>
        </w:r>
      </w:ins>
      <w:ins w:id="22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still has its unconditional distribution,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as</w:t>
        </w:r>
      </w:ins>
      <w:ins w:id="2259" w:author="PR Preview" w:date="2026-01-01T00:00:00Z">
        <w:r>
          <w:t xml:space="preserve"> </w:t>
        </w:r>
      </w:ins>
      <w:hyperlink w:anchor="def-epl">
        <w:ins w:id="2260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requires.</w:t>
        </w:r>
      </w:ins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del w:id="2263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Let</w:delText>
        </w:r>
      </w:del>
      <w:del w:id="2266" w:author="PR Preview" w:date="2026-01-01T00:00:00Z">
        <w:r>
          <w:delText xml:space="preserve"> </w:delText>
        </w:r>
      </w:del>
      <m:oMath>
        <m:r>
          <m:t>g</m:t>
        </m:r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be a</w:delText>
        </w:r>
      </w:del>
      <w:del w:id="2269" w:author="PR Preview" w:date="2026-01-01T00:00:00Z">
        <w:r>
          <w:delText xml:space="preserve"> </w:delText>
        </w:r>
      </w:del>
      <w:hyperlink w:anchor="def-fitting-procedure">
        <w:del w:id="227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71" w:author="PR Preview" w:date="2026-01-01T00:00:00Z">
        <w:r>
          <w:delText xml:space="preserve">,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and let</w:delText>
        </w:r>
      </w:del>
      <w:del w:id="22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be a random</w:delText>
        </w:r>
      </w:del>
      <w:del w:id="2277" w:author="PR Preview" w:date="2026-01-01T00:00:00Z">
        <w:r>
          <w:delText xml:space="preserve"> </w:delText>
        </w:r>
      </w:del>
      <w:hyperlink w:anchor="def-training-set">
        <w:del w:id="22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79" w:author="PR Preview" w:date="2026-01-01T00:00:00Z">
        <w:r>
          <w:delText xml:space="preserve">.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The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rPr>
            <w:b/>
            <w:bCs/>
          </w:rPr>
          <w:delText xml:space="preserve">expected prediction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of</w:delText>
        </w:r>
      </w:del>
      <w:del w:id="2286" w:author="PR Preview" w:date="2026-01-01T00:00:00Z">
        <w:r>
          <w:delText xml:space="preserve"> </w:delText>
        </w:r>
      </w:del>
      <m:oMath>
        <m:r>
          <m:t>g</m:t>
        </m:r>
      </m:oMath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at a covariate value</w:delText>
        </w:r>
      </w:del>
      <w:del w:id="2289" w:author="PR Preview" w:date="2026-01-01T00:00:00Z">
        <w:r>
          <w:delText xml:space="preserve"> </w:delText>
        </w:r>
      </w:del>
      <m:oMath>
        <m:r>
          <m:t>x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is the value</w:delText>
        </w:r>
      </w:del>
      <w:del w:id="22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of the</w:delText>
        </w:r>
      </w:del>
      <w:del w:id="2295" w:author="PR Preview" w:date="2026-01-01T00:00:00Z">
        <w:r>
          <w:delText xml:space="preserve"> </w:delText>
        </w:r>
      </w:del>
      <w:hyperlink w:anchor="def-fitted-model">
        <w:del w:id="229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2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at</w:delText>
        </w:r>
      </w:del>
      <w:del w:id="2300" w:author="PR Preview" w:date="2026-01-01T00:00:00Z">
        <w:r>
          <w:delText xml:space="preserve"> </w:delText>
        </w:r>
      </w:del>
      <m:oMath>
        <m:r>
          <m:t>x</m:t>
        </m:r>
      </m:oMath>
      <w:del w:id="2301" w:author="PR Preview" w:date="2026-01-01T00:00:00Z">
        <w:r>
          <w:delText xml:space="preserve">,</w:delText>
        </w:r>
      </w:del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2304" w:author="PR Preview" w:date="2026-01-01T00:00:00Z">
        <w:r>
          <w:rPr>
            <w:b/>
            <w:bCs/>
          </w:rPr>
          <w:t xml:space="preserve">Definition 34 (Expected prediction)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Let</w:t>
        </w:r>
      </w:ins>
      <w:ins w:id="2307" w:author="PR Preview" w:date="2026-01-01T00:00:00Z">
        <w:r>
          <w:t xml:space="preserve"> </w:t>
        </w:r>
      </w:ins>
      <m:oMath>
        <m:r>
          <m:t>g</m:t>
        </m:r>
      </m:oMath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be a</w:t>
        </w:r>
      </w:ins>
      <w:ins w:id="2310" w:author="PR Preview" w:date="2026-01-01T00:00:00Z">
        <w:r>
          <w:t xml:space="preserve"> </w:t>
        </w:r>
      </w:ins>
      <w:hyperlink w:anchor="def-fitting-procedure">
        <w:ins w:id="231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312" w:author="PR Preview" w:date="2026-01-01T00:00:00Z">
        <w:r>
          <w:t xml:space="preserve">,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and let</w:t>
        </w:r>
      </w:ins>
      <w:ins w:id="23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be a random</w:t>
        </w:r>
      </w:ins>
      <w:ins w:id="2318" w:author="PR Preview" w:date="2026-01-01T00:00:00Z">
        <w:r>
          <w:t xml:space="preserve"> </w:t>
        </w:r>
      </w:ins>
      <w:hyperlink w:anchor="def-training-set">
        <w:ins w:id="231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320" w:author="PR Preview" w:date="2026-01-01T00:00:00Z">
        <w:r>
          <w:t xml:space="preserve">.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The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rPr>
            <w:b/>
            <w:bCs/>
          </w:rPr>
          <w:t xml:space="preserve">expected prediction</w:t>
        </w:r>
      </w:ins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of</w:t>
        </w:r>
      </w:ins>
      <w:ins w:id="2327" w:author="PR Preview" w:date="2026-01-01T00:00:00Z">
        <w:r>
          <w:t xml:space="preserve"> </w:t>
        </w:r>
      </w:ins>
      <m:oMath>
        <m:r>
          <m:t>g</m:t>
        </m:r>
      </m:oMath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at a covariate value</w:t>
        </w:r>
      </w:ins>
      <w:ins w:id="2330" w:author="PR Preview" w:date="2026-01-01T00:00:00Z">
        <w:r>
          <w:t xml:space="preserve"> </w:t>
        </w:r>
      </w:ins>
      <m:oMath>
        <m:r>
          <m:t>x</m:t>
        </m:r>
      </m:oMath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is the value</w:t>
        </w:r>
      </w:ins>
      <w:ins w:id="23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of the</w:t>
        </w:r>
      </w:ins>
      <w:ins w:id="2336" w:author="PR Preview" w:date="2026-01-01T00:00:00Z">
        <w:r>
          <w:t xml:space="preserve"> </w:t>
        </w:r>
      </w:ins>
      <w:hyperlink w:anchor="def-fitted-model">
        <w:ins w:id="233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3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at</w:t>
        </w:r>
      </w:ins>
      <w:ins w:id="2341" w:author="PR Preview" w:date="2026-01-01T00:00:00Z">
        <w:r>
          <w:t xml:space="preserve"> </w:t>
        </w:r>
      </w:ins>
      <m:oMath>
        <m:r>
          <m:t>x</m:t>
        </m:r>
      </m:oMath>
      <w:ins w:id="2342" w:author="PR Preview" w:date="2026-01-01T00:00:00Z">
        <w:r>
          <w:t xml:space="preserve">,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del w:id="2345" w:author="PR Preview" w:date="2026-01-01T00:00:00Z">
        <w:r>
          <w:rPr>
            <w:b/>
            <w:bCs/>
          </w:rPr>
          <w:delText xml:space="preserve">Example 23 (Computing the expected prediction)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Suppose the predictions</w:delText>
        </w:r>
      </w:del>
      <w:del w:id="23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at</w:delText>
        </w:r>
      </w:del>
      <w:del w:id="2351" w:author="PR Preview" w:date="2026-01-01T00:00:00Z">
        <w:r>
          <w:delText xml:space="preserve"> </w:delText>
        </w:r>
      </w:del>
      <m:oMath>
        <m:r>
          <m:t>x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take the values</w:delText>
        </w:r>
      </w:del>
      <w:del w:id="2354" w:author="PR Preview" w:date="2026-01-01T00:00:00Z">
        <w:r>
          <w:delText xml:space="preserve"> </w:delText>
        </w:r>
      </w:del>
      <m:oMath>
        <m:r>
          <m:t>9</m:t>
        </m:r>
      </m:oMath>
      <w:del w:id="2355" w:author="PR Preview" w:date="2026-01-01T00:00:00Z">
        <w:r>
          <w:delText xml:space="preserve">,</w:delText>
        </w:r>
      </w:del>
      <w:del w:id="2356" w:author="PR Preview" w:date="2026-01-01T00:00:00Z">
        <w:r>
          <w:delText xml:space="preserve"> </w:delText>
        </w:r>
      </w:del>
      <m:oMath>
        <m:r>
          <m:t>11</m:t>
        </m:r>
      </m:oMath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and</w:delText>
        </w:r>
      </w:del>
      <w:del w:id="2359" w:author="PR Preview" w:date="2026-01-01T00:00:00Z">
        <w:r>
          <w:delText xml:space="preserve"> </w:delText>
        </w:r>
      </w:del>
      <m:oMath>
        <m:r>
          <m:t>13</m:t>
        </m:r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with equal probability.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64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Let</w:delText>
        </w:r>
      </w:del>
      <w:del w:id="2367" w:author="PR Preview" w:date="2026-01-01T00:00:00Z">
        <w:r>
          <w:delText xml:space="preserve"> </w:delText>
        </w:r>
      </w:del>
      <m:oMath>
        <m:r>
          <m:t>g</m:t>
        </m:r>
      </m:oMath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be a</w:delText>
        </w:r>
      </w:del>
      <w:del w:id="2370" w:author="PR Preview" w:date="2026-01-01T00:00:00Z">
        <w:r>
          <w:delText xml:space="preserve"> </w:delText>
        </w:r>
      </w:del>
      <w:hyperlink w:anchor="def-fitting-procedure">
        <w:del w:id="237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72" w:author="PR Preview" w:date="2026-01-01T00:00:00Z">
        <w:r>
          <w:delText xml:space="preserve">,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and let</w:delText>
        </w:r>
      </w:del>
      <w:del w:id="23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be a random</w:delText>
        </w:r>
      </w:del>
      <w:del w:id="2378" w:author="PR Preview" w:date="2026-01-01T00:00:00Z">
        <w:r>
          <w:delText xml:space="preserve"> </w:delText>
        </w:r>
      </w:del>
      <w:hyperlink w:anchor="def-training-set">
        <w:del w:id="23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380" w:author="PR Preview" w:date="2026-01-01T00:00:00Z">
        <w:r>
          <w:delText xml:space="preserve">.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At a covariate value</w:delText>
        </w:r>
      </w:del>
      <w:del w:id="2383" w:author="PR Preview" w:date="2026-01-01T00:00:00Z">
        <w:r>
          <w:delText xml:space="preserve"> </w:delText>
        </w:r>
      </w:del>
      <m:oMath>
        <m:r>
          <m:t>x</m:t>
        </m:r>
      </m:oMath>
      <w:del w:id="2384" w:author="PR Preview" w:date="2026-01-01T00:00:00Z">
        <w:r>
          <w:delText xml:space="preserve">,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the prediction</w:delText>
        </w:r>
      </w:del>
      <w:del w:id="23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is a random variable,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because it depends on the random training data.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The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rPr>
            <w:b/>
            <w:bCs/>
          </w:rPr>
          <w:delText xml:space="preserve">bias</w:delText>
        </w:r>
      </w:del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of the prediction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is the expected</w:delText>
        </w:r>
      </w:del>
      <w:del w:id="2400" w:author="PR Preview" w:date="2026-01-01T00:00:00Z">
        <w:r>
          <w:delText xml:space="preserve"> </w:delText>
        </w:r>
      </w:del>
      <w:hyperlink r:id="rId146">
        <w:del w:id="240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of the prediction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as an</w:delText>
        </w:r>
      </w:del>
      <w:del w:id="2406" w:author="PR Preview" w:date="2026-01-01T00:00:00Z">
        <w:r>
          <w:delText xml:space="preserve"> </w:delText>
        </w:r>
      </w:del>
      <w:hyperlink r:id="rId147">
        <w:del w:id="240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of the</w:delText>
        </w:r>
      </w:del>
      <w:del w:id="2410" w:author="PR Preview" w:date="2026-01-01T00:00:00Z">
        <w:r>
          <w:delText xml:space="preserve"> </w:delText>
        </w:r>
      </w:del>
      <w:hyperlink w:anchor="def-mean-function">
        <w:del w:id="241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value</w:delText>
        </w:r>
      </w:del>
      <w:del w:id="241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15" w:author="PR Preview" w:date="2026-01-01T00:00:00Z">
        <w:r>
          <w:delText xml:space="preserve">,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p>
      <w:pPr>
        <w:pStyle w:val="FirstParagraph"/>
      </w:pPr>
      <w:del w:id="2418" w:author="PR Preview" w:date="2026-01-01T00:00:00Z">
        <w:r>
          <w:rPr>
            <w:i/>
            <w:iCs/>
          </w:rPr>
          <w:delText xml:space="preserve">Remark</w:delText>
        </w:r>
      </w:del>
      <w:del w:id="2419" w:author="PR Preview" w:date="2026-01-01T00:00:00Z">
        <w:r>
          <w:delText xml:space="preserve">. </w:delText>
        </w:r>
      </w:del>
      <w:del w:id="2420" w:author="PR Preview" w:date="2026-01-01T00:00:00Z">
        <w:r>
          <w:delText xml:space="preserve">In expected prediction error decompositions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[5, Sec. 2.2.2]</w:delText>
        </w:r>
      </w:del>
      <w:del w:id="2423" w:author="PR Preview" w:date="2026-01-01T00:00:00Z">
        <w:r>
          <w:delText xml:space="preserve">,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the bias reflects the approximation error that comes from approximating a real-world relationship by a model.</w:delText>
        </w:r>
      </w:del>
    </w:p>
    <w:p>
      <w:pPr>
        <w:pStyle w:val="BodyText"/>
      </w:pPr>
      <w:del w:id="2426" w:author="PR Preview" w:date="2026-01-01T00:00:00Z">
        <w:r>
          <w:rPr>
            <w:b/>
            <w:bCs/>
          </w:rPr>
          <w:delText xml:space="preserve">Example 24 (Computing the bias of a prediction)</w:delText>
        </w:r>
      </w:del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Suppose</w:delText>
        </w:r>
      </w:del>
      <w:del w:id="242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2430" w:author="PR Preview" w:date="2026-01-01T00:00:00Z">
        <w:r>
          <w:delText xml:space="preserve">,</w:delText>
        </w:r>
      </w:del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and the predictions</w:delText>
        </w:r>
      </w:del>
      <w:del w:id="24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34" w:author="PR Preview" w:date="2026-01-01T00:00:00Z">
        <w:r>
          <w:delText xml:space="preserve">,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over repeated training sets,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average</w:delText>
        </w:r>
      </w:del>
      <w:del w:id="2439" w:author="PR Preview" w:date="2026-01-01T00:00:00Z">
        <w:r>
          <w:delText xml:space="preserve"> </w:delText>
        </w:r>
      </w:del>
      <m:oMath>
        <m:r>
          <m:t>11</m:t>
        </m:r>
      </m:oMath>
      <w:del w:id="2440" w:author="PR Preview" w:date="2026-01-01T00:00:00Z">
        <w:r>
          <w:delText xml:space="preserve">.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Then</w:delText>
        </w:r>
      </w:del>
    </w:p>
    <w:p>
      <w:pPr>
        <w:pStyle w:val="BodyText"/>
      </w:pPr>
      <w:ins w:id="2443" w:author="PR Preview" w:date="2026-01-01T00:00:00Z">
        <w:r>
          <w:rPr>
            <w:b/>
            <w:bCs/>
          </w:rPr>
          <w:t xml:space="preserve">Example 24 (Computing the expected prediction)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Suppose the predictions</w:t>
        </w:r>
      </w:ins>
      <w:ins w:id="24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at</w:t>
        </w:r>
      </w:ins>
      <w:ins w:id="2449" w:author="PR Preview" w:date="2026-01-01T00:00:00Z">
        <w:r>
          <w:t xml:space="preserve"> </w:t>
        </w:r>
      </w:ins>
      <m:oMath>
        <m:r>
          <m:t>x</m:t>
        </m:r>
      </m:oMath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take the values</w:t>
        </w:r>
      </w:ins>
      <w:ins w:id="2452" w:author="PR Preview" w:date="2026-01-01T00:00:00Z">
        <w:r>
          <w:t xml:space="preserve"> </w:t>
        </w:r>
      </w:ins>
      <m:oMath>
        <m:r>
          <m:t>9</m:t>
        </m:r>
      </m:oMath>
      <w:ins w:id="2453" w:author="PR Preview" w:date="2026-01-01T00:00:00Z">
        <w:r>
          <w:t xml:space="preserve">,</w:t>
        </w:r>
      </w:ins>
      <w:ins w:id="2454" w:author="PR Preview" w:date="2026-01-01T00:00:00Z">
        <w:r>
          <w:t xml:space="preserve"> </w:t>
        </w:r>
      </w:ins>
      <m:oMath>
        <m:r>
          <m:t>11</m:t>
        </m:r>
      </m:oMath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and</w:t>
        </w:r>
      </w:ins>
      <w:ins w:id="2457" w:author="PR Preview" w:date="2026-01-01T00:00:00Z">
        <w:r>
          <w:t xml:space="preserve"> </w:t>
        </w:r>
      </w:ins>
      <m:oMath>
        <m:r>
          <m:t>13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with equal probability.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ins w:id="2462" w:author="PR Preview" w:date="2026-01-01T00:00:00Z">
        <w:r>
          <w:rPr>
            <w:b/>
            <w:bCs/>
          </w:rPr>
          <w:t xml:space="preserve">Definition 35 (Bias of a prediction)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Let</w:t>
        </w:r>
      </w:ins>
      <w:ins w:id="2465" w:author="PR Preview" w:date="2026-01-01T00:00:00Z">
        <w:r>
          <w:t xml:space="preserve"> </w:t>
        </w:r>
      </w:ins>
      <m:oMath>
        <m:r>
          <m:t>g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be a</w:t>
        </w:r>
      </w:ins>
      <w:ins w:id="2468" w:author="PR Preview" w:date="2026-01-01T00:00:00Z">
        <w:r>
          <w:t xml:space="preserve"> </w:t>
        </w:r>
      </w:ins>
      <w:hyperlink w:anchor="def-fitting-procedure">
        <w:ins w:id="246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70" w:author="PR Preview" w:date="2026-01-01T00:00:00Z">
        <w:r>
          <w:t xml:space="preserve">,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and let</w:t>
        </w:r>
      </w:ins>
      <w:ins w:id="24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be a random</w:t>
        </w:r>
      </w:ins>
      <w:ins w:id="2476" w:author="PR Preview" w:date="2026-01-01T00:00:00Z">
        <w:r>
          <w:t xml:space="preserve"> </w:t>
        </w:r>
      </w:ins>
      <w:hyperlink w:anchor="def-training-set">
        <w:ins w:id="247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78" w:author="PR Preview" w:date="2026-01-01T00:00:00Z">
        <w:r>
          <w:t xml:space="preserve">.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At a covariate value</w:t>
        </w:r>
      </w:ins>
      <w:ins w:id="2481" w:author="PR Preview" w:date="2026-01-01T00:00:00Z">
        <w:r>
          <w:t xml:space="preserve"> </w:t>
        </w:r>
      </w:ins>
      <m:oMath>
        <m:r>
          <m:t>x</m:t>
        </m:r>
      </m:oMath>
      <w:ins w:id="2482" w:author="PR Preview" w:date="2026-01-01T00:00:00Z">
        <w:r>
          <w:t xml:space="preserve">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the prediction</w:t>
        </w:r>
      </w:ins>
      <w:ins w:id="24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is a random variable,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because it depends on the random training data.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The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rPr>
            <w:b/>
            <w:bCs/>
          </w:rPr>
          <w:t xml:space="preserve">bias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of the prediction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is the expected</w:t>
        </w:r>
      </w:ins>
      <w:ins w:id="2498" w:author="PR Preview" w:date="2026-01-01T00:00:00Z">
        <w:r>
          <w:t xml:space="preserve"> </w:t>
        </w:r>
      </w:ins>
      <w:hyperlink r:id="rId146">
        <w:ins w:id="249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of the prediction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as an</w:t>
        </w:r>
      </w:ins>
      <w:ins w:id="2504" w:author="PR Preview" w:date="2026-01-01T00:00:00Z">
        <w:r>
          <w:t xml:space="preserve"> </w:t>
        </w:r>
      </w:ins>
      <w:hyperlink r:id="rId147">
        <w:ins w:id="250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of the</w:t>
        </w:r>
      </w:ins>
      <w:ins w:id="2508" w:author="PR Preview" w:date="2026-01-01T00:00:00Z">
        <w:r>
          <w:t xml:space="preserve"> </w:t>
        </w:r>
      </w:ins>
      <w:hyperlink w:anchor="def-mean-function">
        <w:ins w:id="250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value</w:t>
        </w:r>
      </w:ins>
      <w:ins w:id="251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513" w:author="PR Preview" w:date="2026-01-01T00:00:00Z">
        <w:r>
          <w:t xml:space="preserve">,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ins w:id="2516" w:author="PR Preview" w:date="2026-01-01T00:00:00Z">
        <w:r>
          <w:rPr>
            <w:i/>
            <w:iCs/>
          </w:rPr>
          <w:t xml:space="preserve">Remark</w:t>
        </w:r>
      </w:ins>
      <w:ins w:id="2517" w:author="PR Preview" w:date="2026-01-01T00:00:00Z">
        <w:r>
          <w:t xml:space="preserve">. </w:t>
        </w:r>
      </w:ins>
      <w:ins w:id="2518" w:author="PR Preview" w:date="2026-01-01T00:00:00Z">
        <w:r>
          <w:t xml:space="preserve">In expected prediction error decompositions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[6, Sec. 2.2.2]</w:t>
        </w:r>
      </w:ins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the bias reflects the approximation error that comes from approximating a real-world relationship by a model.</w:t>
        </w:r>
      </w:ins>
    </w:p>
    <w:bookmarkStart w:id="150" w:name="exm-prediction-bias"/>
    <w:p>
      <w:pPr>
        <w:pStyle w:val="BodyText"/>
      </w:pPr>
      <w:ins w:id="2524" w:author="PR Preview" w:date="2026-01-01T00:00:00Z">
        <w:r>
          <w:rPr>
            <w:b/>
            <w:bCs/>
          </w:rPr>
          <w:t xml:space="preserve">Example 25 (Computing the bias of a prediction)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Suppose</w:t>
        </w:r>
      </w:ins>
      <w:ins w:id="252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2528" w:author="PR Preview" w:date="2026-01-01T00:00:00Z">
        <w:r>
          <w:t xml:space="preserve">,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and the predictions</w:t>
        </w:r>
      </w:ins>
      <w:ins w:id="25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532" w:author="PR Preview" w:date="2026-01-01T00:00:00Z">
        <w:r>
          <w:t xml:space="preserve">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over repeated training sets,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average</w:t>
        </w:r>
      </w:ins>
      <w:ins w:id="2537" w:author="PR Preview" w:date="2026-01-01T00:00:00Z">
        <w:r>
          <w:t xml:space="preserve"> </w:t>
        </w:r>
      </w:ins>
      <m:oMath>
        <m:r>
          <m:t>11</m:t>
        </m:r>
      </m:oMath>
      <w:ins w:id="2538" w:author="PR Preview" w:date="2026-01-01T00:00:00Z">
        <w:r>
          <w:t xml:space="preserve">.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del w:id="2541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Let</w:delText>
        </w:r>
      </w:del>
      <w:del w:id="25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be the</w:delText>
        </w:r>
      </w:del>
      <w:del w:id="2547" w:author="PR Preview" w:date="2026-01-01T00:00:00Z">
        <w:r>
          <w:delText xml:space="preserve"> </w:delText>
        </w:r>
      </w:del>
      <w:hyperlink w:anchor="def-covariate">
        <w:del w:id="254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and the outcome of one observation from a</w:delText>
        </w:r>
      </w:del>
      <w:del w:id="2551" w:author="PR Preview" w:date="2026-01-01T00:00:00Z">
        <w:r>
          <w:delText xml:space="preserve"> </w:delText>
        </w:r>
      </w:del>
      <w:hyperlink r:id="rId62">
        <w:del w:id="2552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553" w:author="PR Preview" w:date="2026-01-01T00:00:00Z">
        <w:r>
          <w:delText xml:space="preserve">,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and let</w:delText>
        </w:r>
      </w:del>
      <w:del w:id="2556" w:author="PR Preview" w:date="2026-01-01T00:00:00Z">
        <w:r>
          <w:delText xml:space="preserve"> </w:delText>
        </w:r>
      </w:del>
      <m:oMath>
        <m:r>
          <m:t>u</m:t>
        </m:r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be its</w:delText>
        </w:r>
      </w:del>
      <w:del w:id="2559" w:author="PR Preview" w:date="2026-01-01T00:00:00Z">
        <w:r>
          <w:delText xml:space="preserve"> </w:delText>
        </w:r>
      </w:del>
      <w:hyperlink w:anchor="def-noise">
        <w:del w:id="2560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561" w:author="PR Preview" w:date="2026-01-01T00:00:00Z">
        <w:r>
          <w:delText xml:space="preserve">.</w:delText>
        </w:r>
      </w:del>
    </w:p>
    <w:p>
      <w:pPr>
        <w:pStyle w:val="BodyText"/>
      </w:pPr>
      <w:ins w:id="2562" w:author="PR Preview" w:date="2026-01-01T00:00:00Z">
        <w:r>
          <w:rPr>
            <w:b/>
            <w:bCs/>
          </w:rPr>
          <w:t xml:space="preserve">Definition 36 (Irreducible error)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Let</w:t>
        </w:r>
      </w:ins>
      <w:ins w:id="256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be the</w:t>
        </w:r>
      </w:ins>
      <w:ins w:id="2568" w:author="PR Preview" w:date="2026-01-01T00:00:00Z">
        <w:r>
          <w:t xml:space="preserve"> </w:t>
        </w:r>
      </w:ins>
      <w:hyperlink w:anchor="def-covariate">
        <w:ins w:id="256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and the outcome of one observation from a</w:t>
        </w:r>
      </w:ins>
      <w:ins w:id="2572" w:author="PR Preview" w:date="2026-01-01T00:00:00Z">
        <w:r>
          <w:t xml:space="preserve"> </w:t>
        </w:r>
      </w:ins>
      <w:hyperlink r:id="rId62">
        <w:ins w:id="2573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574" w:author="PR Preview" w:date="2026-01-01T00:00:00Z">
        <w:r>
          <w:t xml:space="preserve">,</w:t>
        </w:r>
      </w:ins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and let</w:t>
        </w:r>
      </w:ins>
      <w:ins w:id="2577" w:author="PR Preview" w:date="2026-01-01T00:00:00Z">
        <w:r>
          <w:t xml:space="preserve"> </w:t>
        </w:r>
      </w:ins>
      <m:oMath>
        <m:r>
          <m:t>u</m:t>
        </m:r>
      </m:oMath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be its</w:t>
        </w:r>
      </w:ins>
      <w:ins w:id="2580" w:author="PR Preview" w:date="2026-01-01T00:00:00Z">
        <w:r>
          <w:t xml:space="preserve"> </w:t>
        </w:r>
      </w:ins>
      <w:hyperlink w:anchor="def-noise">
        <w:ins w:id="2581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582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del w:id="2583" w:author="PR Preview" w:date="2026-01-01T00:00:00Z">
        <w:r>
          <w:delText xml:space="preserve">Source: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Wikipedia contributors [9]</w:delText>
        </w:r>
      </w:del>
      <w:del w:id="2586" w:author="PR Preview" w:date="2026-01-01T00:00:00Z">
        <w:r>
          <w:delText xml:space="preserve">;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James et al. [5, Sec. 2.2.2]</w:delText>
        </w:r>
      </w:del>
      <w:del w:id="2589" w:author="PR Preview" w:date="2026-01-01T00:00:00Z">
        <w:r>
          <w:delText xml:space="preserve">.</w:delText>
        </w:r>
      </w:del>
    </w:p>
    <w:p>
      <w:pPr>
        <w:pStyle w:val="BodyText"/>
      </w:pPr>
      <w:del w:id="2590" w:author="PR Preview" w:date="2026-01-01T00:00:00Z">
        <w:r>
          <w:rPr>
            <w:b/>
            <w:bCs/>
          </w:rPr>
          <w:delText xml:space="preserve">Example 25 (The irreducible error of a normal population)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Take a</w:delText>
        </w:r>
      </w:del>
      <w:del w:id="2593" w:author="PR Preview" w:date="2026-01-01T00:00:00Z">
        <w:r>
          <w:delText xml:space="preserve"> </w:delText>
        </w:r>
      </w:del>
      <w:hyperlink r:id="rId62">
        <w:del w:id="2594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whose outcome given the</w:delText>
        </w:r>
      </w:del>
      <w:del w:id="2597" w:author="PR Preview" w:date="2026-01-01T00:00:00Z">
        <w:r>
          <w:delText xml:space="preserve"> </w:delText>
        </w:r>
      </w:del>
      <w:hyperlink w:anchor="def-covariate">
        <w:del w:id="259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value</w:delText>
        </w:r>
      </w:del>
      <w:del w:id="2601" w:author="PR Preview" w:date="2026-01-01T00:00:00Z">
        <w:r>
          <w:delText xml:space="preserve"> </w:delText>
        </w:r>
      </w:del>
      <m:oMath>
        <m:r>
          <m:t>x</m:t>
        </m:r>
      </m:oMath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has the</w:delText>
        </w:r>
      </w:del>
      <w:del w:id="2604" w:author="PR Preview" w:date="2026-01-01T00:00:00Z">
        <w:r>
          <w:delText xml:space="preserve"> </w:delText>
        </w:r>
      </w:del>
      <w:hyperlink r:id="rId111">
        <w:del w:id="2605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606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607" w:author="PR Preview" w:date="2026-01-01T00:00:00Z">
        <w:r>
          <w:delText xml:space="preserve">, where</w:delText>
        </w:r>
      </w:del>
      <w:del w:id="260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delText xml:space="preserve">and</w:delText>
        </w:r>
      </w:del>
      <w:del w:id="2611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612" w:author="PR Preview" w:date="2026-01-01T00:00:00Z">
        <w:r>
          <w:delText xml:space="preserve">.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Its</w:delText>
        </w:r>
      </w:del>
      <w:del w:id="2615" w:author="PR Preview" w:date="2026-01-01T00:00:00Z">
        <w:r>
          <w:delText xml:space="preserve"> </w:delText>
        </w:r>
      </w:del>
      <w:hyperlink w:anchor="def-noise">
        <w:del w:id="2616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617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2618" w:author="PR Preview" w:date="2026-01-01T00:00:00Z">
        <w:r>
          <w:delText xml:space="preserve">, given</w:delText>
        </w:r>
      </w:del>
      <w:del w:id="26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620" w:author="PR Preview" w:date="2026-01-01T00:00:00Z">
        <w:r>
          <w:delText xml:space="preserve">, has the normal distribution with mean</w:delText>
        </w:r>
      </w:del>
      <w:del w:id="2621" w:author="PR Preview" w:date="2026-01-01T00:00:00Z">
        <w:r>
          <w:delText xml:space="preserve"> </w:delText>
        </w:r>
      </w:del>
      <m:oMath>
        <m:r>
          <m:t>0</m:t>
        </m:r>
      </m:oMath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and</w:delText>
        </w:r>
      </w:del>
      <w:del w:id="2624" w:author="PR Preview" w:date="2026-01-01T00:00:00Z">
        <w:r>
          <w:delText xml:space="preserve"> </w:delText>
        </w:r>
      </w:del>
      <w:hyperlink r:id="rId151">
        <w:del w:id="2625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262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627" w:author="PR Preview" w:date="2026-01-01T00:00:00Z">
        <w:r>
          <w:delText xml:space="preserve">.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The</w:delText>
        </w:r>
      </w:del>
      <w:del w:id="2630" w:author="PR Preview" w:date="2026-01-01T00:00:00Z">
        <w:r>
          <w:delText xml:space="preserve"> </w:delText>
        </w:r>
      </w:del>
      <w:hyperlink w:anchor="def-irreducible-error">
        <w:del w:id="2631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at every</w:delText>
        </w:r>
      </w:del>
      <w:del w:id="2634" w:author="PR Preview" w:date="2026-01-01T00:00:00Z">
        <w:r>
          <w:delText xml:space="preserve"> </w:delText>
        </w:r>
      </w:del>
      <m:oMath>
        <m:r>
          <m:t>x</m:t>
        </m:r>
      </m:oMath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is therefore</w:delText>
        </w:r>
      </w:del>
      <w:del w:id="263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2638" w:author="PR Preview" w:date="2026-01-01T00:00:00Z">
        <w:r>
          <w:delText xml:space="preserve">.</w:delText>
        </w:r>
      </w:del>
    </w:p>
    <w:p>
      <w:pPr>
        <w:pStyle w:val="BodyText"/>
      </w:pPr>
      <w:del w:id="2639" w:author="PR Preview" w:date="2026-01-01T00:00:00Z">
        <w:r>
          <w:rPr>
            <w:i/>
            <w:iCs/>
          </w:rPr>
          <w:delText xml:space="preserve">Remark 12</w:delText>
        </w:r>
      </w:del>
      <w:del w:id="2640" w:author="PR Preview" w:date="2026-01-01T00:00:00Z">
        <w:r>
          <w:delText xml:space="preserve"> (What the irreducible error does and does not depend on). </w:delText>
        </w:r>
      </w:del>
      <w:del w:id="2641" w:author="PR Preview" w:date="2026-01-01T00:00:00Z">
        <w:r>
          <w:delText xml:space="preserve">The</w:delText>
        </w:r>
      </w:del>
      <w:del w:id="2642" w:author="PR Preview" w:date="2026-01-01T00:00:00Z">
        <w:r>
          <w:delText xml:space="preserve"> </w:delText>
        </w:r>
      </w:del>
      <w:hyperlink w:anchor="def-irreducible-error">
        <w:del w:id="2643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64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does not depend on the</w:delText>
        </w:r>
      </w:del>
      <w:del w:id="2647" w:author="PR Preview" w:date="2026-01-01T00:00:00Z">
        <w:r>
          <w:delText xml:space="preserve"> </w:delText>
        </w:r>
      </w:del>
      <w:hyperlink w:anchor="def-fitting-procedure">
        <w:del w:id="264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649" w:author="PR Preview" w:date="2026-01-01T00:00:00Z">
        <w:r>
          <w:delText xml:space="preserve"> </w:delText>
        </w:r>
      </w:del>
      <m:oMath>
        <m:r>
          <m:t>g</m:t>
        </m:r>
      </m:oMath>
      <w:del w:id="2650" w:author="PR Preview" w:date="2026-01-01T00:00:00Z">
        <w:r>
          <w:delText xml:space="preserve">,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so no choice of</w:delText>
        </w:r>
      </w:del>
      <w:del w:id="2653" w:author="PR Preview" w:date="2026-01-01T00:00:00Z">
        <w:r>
          <w:delText xml:space="preserve"> </w:delText>
        </w:r>
      </w:del>
      <w:hyperlink r:id="rId18">
        <w:del w:id="265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can remove it.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It is defined at the single</w:delText>
        </w:r>
      </w:del>
      <w:del w:id="2659" w:author="PR Preview" w:date="2026-01-01T00:00:00Z">
        <w:r>
          <w:delText xml:space="preserve"> </w:delText>
        </w:r>
      </w:del>
      <w:hyperlink w:anchor="def-covariate">
        <w:del w:id="266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value</w:delText>
        </w:r>
      </w:del>
      <w:del w:id="2663" w:author="PR Preview" w:date="2026-01-01T00:00:00Z">
        <w:r>
          <w:delText xml:space="preserve"> </w:delText>
        </w:r>
      </w:del>
      <m:oMath>
        <m:r>
          <m:t>x</m:t>
        </m:r>
      </m:oMath>
      <w:del w:id="2664" w:author="PR Preview" w:date="2026-01-01T00:00:00Z">
        <w:r>
          <w:delText xml:space="preserve">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so it may differ from one covariate value to another: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it does not assume constant</w:delText>
        </w:r>
      </w:del>
      <w:del w:id="2669" w:author="PR Preview" w:date="2026-01-01T00:00:00Z">
        <w:r>
          <w:delText xml:space="preserve"> </w:delText>
        </w:r>
      </w:del>
      <w:hyperlink w:anchor="def-noise">
        <w:del w:id="2670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671" w:author="PR Preview" w:date="2026-01-01T00:00:00Z">
        <w:r>
          <w:delText xml:space="preserve"> </w:delText>
        </w:r>
      </w:del>
      <w:hyperlink r:id="rId155">
        <w:del w:id="2672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across covariate values.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For example, in</w:delText>
        </w:r>
      </w:del>
      <w:del w:id="2677" w:author="PR Preview" w:date="2026-01-01T00:00:00Z">
        <w:r>
          <w:delText xml:space="preserve"> </w:delText>
        </w:r>
      </w:del>
      <w:hyperlink w:anchor="exm-irreducible-error">
        <w:del w:id="2678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every prediction has</w:delText>
        </w:r>
      </w:del>
      <w:del w:id="2682" w:author="PR Preview" w:date="2026-01-01T00:00:00Z">
        <w:r>
          <w:delText xml:space="preserve"> </w:delText>
        </w:r>
      </w:del>
      <w:hyperlink w:anchor="def-epe">
        <w:del w:id="2683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at least</w:delText>
        </w:r>
      </w:del>
      <w:del w:id="26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687" w:author="PR Preview" w:date="2026-01-01T00:00:00Z">
        <w:r>
          <w:delText xml:space="preserve">.</w:delText>
        </w:r>
      </w:del>
    </w:p>
    <w:p>
      <w:pPr>
        <w:pStyle w:val="FirstParagraph"/>
      </w:pPr>
      <w:ins w:id="2688" w:author="PR Preview" w:date="2026-01-01T00:00:00Z">
        <w:r>
          <w:t xml:space="preserve">Source: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Wikipedia contributors [10]</w:t>
        </w:r>
      </w:ins>
      <w:ins w:id="2691" w:author="PR Preview" w:date="2026-01-01T00:00:00Z">
        <w:r>
          <w:t xml:space="preserve">;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James et al. [6, Sec. 2.2.2]</w:t>
        </w:r>
      </w:ins>
      <w:ins w:id="2694" w:author="PR Preview" w:date="2026-01-01T00:00:00Z">
        <w:r>
          <w:t xml:space="preserve">.</w:t>
        </w:r>
      </w:ins>
    </w:p>
    <w:bookmarkEnd w:id="153"/>
    <w:bookmarkStart w:id="154" w:name="exm-irreducible-error"/>
    <w:p>
      <w:pPr>
        <w:pStyle w:val="BodyText"/>
      </w:pPr>
      <w:ins w:id="2695" w:author="PR Preview" w:date="2026-01-01T00:00:00Z">
        <w:r>
          <w:rPr>
            <w:b/>
            <w:bCs/>
          </w:rPr>
          <w:t xml:space="preserve">Example 26 (The irreducible error of a normal population)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Take a</w:t>
        </w:r>
      </w:ins>
      <w:ins w:id="2698" w:author="PR Preview" w:date="2026-01-01T00:00:00Z">
        <w:r>
          <w:t xml:space="preserve"> </w:t>
        </w:r>
      </w:ins>
      <w:hyperlink r:id="rId62">
        <w:ins w:id="2699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whose outcome given the</w:t>
        </w:r>
      </w:ins>
      <w:ins w:id="2702" w:author="PR Preview" w:date="2026-01-01T00:00:00Z">
        <w:r>
          <w:t xml:space="preserve"> </w:t>
        </w:r>
      </w:ins>
      <w:hyperlink w:anchor="def-covariate">
        <w:ins w:id="270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value</w:t>
        </w:r>
      </w:ins>
      <w:ins w:id="2706" w:author="PR Preview" w:date="2026-01-01T00:00:00Z">
        <w:r>
          <w:t xml:space="preserve"> </w:t>
        </w:r>
      </w:ins>
      <m:oMath>
        <m:r>
          <m:t>x</m:t>
        </m:r>
      </m:oMath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has the</w:t>
        </w:r>
      </w:ins>
      <w:ins w:id="2709" w:author="PR Preview" w:date="2026-01-01T00:00:00Z">
        <w:r>
          <w:t xml:space="preserve"> </w:t>
        </w:r>
      </w:ins>
      <w:hyperlink r:id="rId111">
        <w:ins w:id="2710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711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712" w:author="PR Preview" w:date="2026-01-01T00:00:00Z">
        <w:r>
          <w:t xml:space="preserve">, where</w:t>
        </w:r>
      </w:ins>
      <w:ins w:id="271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and</w:t>
        </w:r>
      </w:ins>
      <w:ins w:id="271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717" w:author="PR Preview" w:date="2026-01-01T00:00:00Z">
        <w:r>
          <w:t xml:space="preserve">.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Its</w:t>
        </w:r>
      </w:ins>
      <w:ins w:id="2720" w:author="PR Preview" w:date="2026-01-01T00:00:00Z">
        <w:r>
          <w:t xml:space="preserve"> </w:t>
        </w:r>
      </w:ins>
      <w:hyperlink w:anchor="def-noise">
        <w:ins w:id="2721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722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2723" w:author="PR Preview" w:date="2026-01-01T00:00:00Z">
        <w:r>
          <w:t xml:space="preserve">, given</w:t>
        </w:r>
      </w:ins>
      <w:ins w:id="27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725" w:author="PR Preview" w:date="2026-01-01T00:00:00Z">
        <w:r>
          <w:t xml:space="preserve">, has the normal distribution with mean</w:t>
        </w:r>
      </w:ins>
      <w:ins w:id="2726" w:author="PR Preview" w:date="2026-01-01T00:00:00Z">
        <w:r>
          <w:t xml:space="preserve"> </w:t>
        </w:r>
      </w:ins>
      <m:oMath>
        <m:r>
          <m:t>0</m:t>
        </m:r>
      </m:oMath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and</w:t>
        </w:r>
      </w:ins>
      <w:ins w:id="2729" w:author="PR Preview" w:date="2026-01-01T00:00:00Z">
        <w:r>
          <w:t xml:space="preserve"> </w:t>
        </w:r>
      </w:ins>
      <w:hyperlink r:id="rId151">
        <w:ins w:id="2730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27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32" w:author="PR Preview" w:date="2026-01-01T00:00:00Z">
        <w:r>
          <w:t xml:space="preserve">.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The</w:t>
        </w:r>
      </w:ins>
      <w:ins w:id="2735" w:author="PR Preview" w:date="2026-01-01T00:00:00Z">
        <w:r>
          <w:t xml:space="preserve"> </w:t>
        </w:r>
      </w:ins>
      <w:hyperlink w:anchor="def-irreducible-error">
        <w:ins w:id="2736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at every</w:t>
        </w:r>
      </w:ins>
      <w:ins w:id="2739" w:author="PR Preview" w:date="2026-01-01T00:00:00Z">
        <w:r>
          <w:t xml:space="preserve"> </w:t>
        </w:r>
      </w:ins>
      <m:oMath>
        <m:r>
          <m:t>x</m:t>
        </m:r>
      </m:oMath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is therefore</w:t>
        </w:r>
      </w:ins>
      <w:ins w:id="27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2743" w:author="PR Preview" w:date="2026-01-01T00:00:00Z">
        <w:r>
          <w:t xml:space="preserve">.</w:t>
        </w:r>
      </w:ins>
    </w:p>
    <w:bookmarkEnd w:id="154"/>
    <w:bookmarkStart w:id="156" w:name="rem-irreducible-error"/>
    <w:p>
      <w:pPr>
        <w:pStyle w:val="BodyText"/>
      </w:pPr>
      <w:ins w:id="2744" w:author="PR Preview" w:date="2026-01-01T00:00:00Z">
        <w:r>
          <w:rPr>
            <w:i/>
            <w:iCs/>
          </w:rPr>
          <w:t xml:space="preserve">Remark 12</w:t>
        </w:r>
      </w:ins>
      <w:ins w:id="2745" w:author="PR Preview" w:date="2026-01-01T00:00:00Z">
        <w:r>
          <w:t xml:space="preserve"> (What the irreducible error does and does not depend on). </w:t>
        </w:r>
      </w:ins>
      <w:ins w:id="2746" w:author="PR Preview" w:date="2026-01-01T00:00:00Z">
        <w:r>
          <w:t xml:space="preserve">The</w:t>
        </w:r>
      </w:ins>
      <w:ins w:id="2747" w:author="PR Preview" w:date="2026-01-01T00:00:00Z">
        <w:r>
          <w:t xml:space="preserve"> </w:t>
        </w:r>
      </w:ins>
      <w:hyperlink w:anchor="def-irreducible-error">
        <w:ins w:id="2748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74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does not depend on the</w:t>
        </w:r>
      </w:ins>
      <w:ins w:id="2752" w:author="PR Preview" w:date="2026-01-01T00:00:00Z">
        <w:r>
          <w:t xml:space="preserve"> </w:t>
        </w:r>
      </w:ins>
      <w:hyperlink w:anchor="def-fitting-procedure">
        <w:ins w:id="275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54" w:author="PR Preview" w:date="2026-01-01T00:00:00Z">
        <w:r>
          <w:t xml:space="preserve"> </w:t>
        </w:r>
      </w:ins>
      <m:oMath>
        <m:r>
          <m:t>g</m:t>
        </m:r>
      </m:oMath>
      <w:ins w:id="2755" w:author="PR Preview" w:date="2026-01-01T00:00:00Z">
        <w:r>
          <w:t xml:space="preserve">,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so no choice of</w:t>
        </w:r>
      </w:ins>
      <w:ins w:id="2758" w:author="PR Preview" w:date="2026-01-01T00:00:00Z">
        <w:r>
          <w:t xml:space="preserve"> </w:t>
        </w:r>
      </w:ins>
      <w:hyperlink r:id="rId18">
        <w:ins w:id="275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can remove it.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It is defined at the single</w:t>
        </w:r>
      </w:ins>
      <w:ins w:id="2764" w:author="PR Preview" w:date="2026-01-01T00:00:00Z">
        <w:r>
          <w:t xml:space="preserve"> </w:t>
        </w:r>
      </w:ins>
      <w:hyperlink w:anchor="def-covariate">
        <w:ins w:id="2765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value</w:t>
        </w:r>
      </w:ins>
      <w:ins w:id="2768" w:author="PR Preview" w:date="2026-01-01T00:00:00Z">
        <w:r>
          <w:t xml:space="preserve"> </w:t>
        </w:r>
      </w:ins>
      <m:oMath>
        <m:r>
          <m:t>x</m:t>
        </m:r>
      </m:oMath>
      <w:ins w:id="2769" w:author="PR Preview" w:date="2026-01-01T00:00:00Z">
        <w:r>
          <w:t xml:space="preserve">,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so it may differ from one covariate value to another: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it does not assume constant</w:t>
        </w:r>
      </w:ins>
      <w:ins w:id="2774" w:author="PR Preview" w:date="2026-01-01T00:00:00Z">
        <w:r>
          <w:t xml:space="preserve"> </w:t>
        </w:r>
      </w:ins>
      <w:hyperlink w:anchor="def-noise">
        <w:ins w:id="277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776" w:author="PR Preview" w:date="2026-01-01T00:00:00Z">
        <w:r>
          <w:t xml:space="preserve"> </w:t>
        </w:r>
      </w:ins>
      <w:hyperlink r:id="rId155">
        <w:ins w:id="277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across covariate values.</w:t>
        </w:r>
      </w:ins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For example, in</w:t>
        </w:r>
      </w:ins>
      <w:ins w:id="2782" w:author="PR Preview" w:date="2026-01-01T00:00:00Z">
        <w:r>
          <w:t xml:space="preserve"> </w:t>
        </w:r>
      </w:ins>
      <w:hyperlink w:anchor="exm-irreducible-error">
        <w:ins w:id="278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784" w:author="PR Preview" w:date="2026-01-01T00:00:00Z">
        <w:r>
          <w:t xml:space="preserve">,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every prediction has</w:t>
        </w:r>
      </w:ins>
      <w:ins w:id="2787" w:author="PR Preview" w:date="2026-01-01T00:00:00Z">
        <w:r>
          <w:t xml:space="preserve"> </w:t>
        </w:r>
      </w:ins>
      <w:hyperlink w:anchor="def-epe">
        <w:ins w:id="2788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at least</w:t>
        </w:r>
      </w:ins>
      <w:ins w:id="279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92" w:author="PR Preview" w:date="2026-01-01T00:00:00Z">
        <w:r>
          <w:t xml:space="preserve">.</w:t>
        </w:r>
      </w:ins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2793" w:author="PR Preview" w:date="2026-01-01T00:00:00Z">
        <w:r>
          <w:delText xml:space="preserve">The algebra did not use that the new pair has the same</w:delText>
        </w:r>
      </w:del>
      <w:del w:id="2794" w:author="PR Preview" w:date="2026-01-01T00:00:00Z">
        <w:r>
          <w:delText xml:space="preserve"> </w:delText>
        </w:r>
      </w:del>
      <w:hyperlink r:id="rId167">
        <w:del w:id="2795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as the training data.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Suppose the new pair came from a</w:delText>
        </w:r>
      </w:del>
      <w:del w:id="2800" w:author="PR Preview" w:date="2026-01-01T00:00:00Z">
        <w:r>
          <w:delText xml:space="preserve"> </w:delText>
        </w:r>
      </w:del>
      <w:hyperlink r:id="rId62">
        <w:del w:id="280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whose mean function differed from the training population’s.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Then</w:delText>
        </w:r>
      </w:del>
      <w:del w:id="2806" w:author="PR Preview" w:date="2026-01-01T00:00:00Z">
        <w:r>
          <w:delText xml:space="preserve"> </w:delText>
        </w:r>
      </w:del>
      <w:hyperlink w:anchor="eq-epe-after-noise">
        <w:del w:id="2807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would still hold, with the new population’s mean function and noise variance.</w:delText>
        </w:r>
      </w:del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Its</w:delText>
        </w:r>
      </w:del>
      <w:del w:id="2812" w:author="PR Preview" w:date="2026-01-01T00:00:00Z">
        <w:r>
          <w:delText xml:space="preserve"> </w:delText>
        </w:r>
      </w:del>
      <w:hyperlink r:id="rId146">
        <w:del w:id="2813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2814" w:author="PR Preview" w:date="2026-01-01T00:00:00Z">
        <w:r>
          <w:delText xml:space="preserve"> </w:delText>
        </w:r>
      </w:del>
      <w:del w:id="2815" w:author="PR Preview" w:date="2026-01-01T00:00:00Z">
        <w:r>
          <w:delText xml:space="preserve">term would include the</w:delText>
        </w:r>
      </w:del>
      <w:del w:id="2816" w:author="PR Preview" w:date="2026-01-01T00:00:00Z">
        <w:r>
          <w:delText xml:space="preserve"> </w:delText>
        </w:r>
      </w:del>
      <w:hyperlink r:id="rId168">
        <w:del w:id="281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from that difference.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So it would no longer measure how well the procedure</w:delText>
        </w:r>
      </w:del>
      <w:del w:id="2822" w:author="PR Preview" w:date="2026-01-01T00:00:00Z">
        <w:r>
          <w:delText xml:space="preserve"> </w:delText>
        </w:r>
      </w:del>
      <w:hyperlink r:id="rId103">
        <w:del w:id="2823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2826" w:author="PR Preview" w:date="2026-01-01T00:00:00Z">
        <w:r>
          <w:t xml:space="preserve">The algebra did not use that the new pair has the same</w:t>
        </w:r>
      </w:ins>
      <w:ins w:id="2827" w:author="PR Preview" w:date="2026-01-01T00:00:00Z">
        <w:r>
          <w:t xml:space="preserve"> </w:t>
        </w:r>
      </w:ins>
      <w:hyperlink r:id="rId167">
        <w:ins w:id="2828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as the training data.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Suppose the new pair came from a</w:t>
        </w:r>
      </w:ins>
      <w:ins w:id="2833" w:author="PR Preview" w:date="2026-01-01T00:00:00Z">
        <w:r>
          <w:t xml:space="preserve"> </w:t>
        </w:r>
      </w:ins>
      <w:hyperlink r:id="rId62">
        <w:ins w:id="283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whose mean function differed from the training population’s.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Then</w:t>
        </w:r>
      </w:ins>
      <w:ins w:id="2839" w:author="PR Preview" w:date="2026-01-01T00:00:00Z">
        <w:r>
          <w:t xml:space="preserve"> </w:t>
        </w:r>
      </w:ins>
      <w:hyperlink w:anchor="eq-epe-after-noise">
        <w:ins w:id="2840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would still hold, with the new population’s mean function and noise variance.</w:t>
        </w:r>
      </w:ins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Its</w:t>
        </w:r>
      </w:ins>
      <w:ins w:id="2845" w:author="PR Preview" w:date="2026-01-01T00:00:00Z">
        <w:r>
          <w:t xml:space="preserve"> </w:t>
        </w:r>
      </w:ins>
      <w:hyperlink r:id="rId146">
        <w:ins w:id="2846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term would include the</w:t>
        </w:r>
      </w:ins>
      <w:ins w:id="2849" w:author="PR Preview" w:date="2026-01-01T00:00:00Z">
        <w:r>
          <w:t xml:space="preserve"> </w:t>
        </w:r>
      </w:ins>
      <w:hyperlink r:id="rId168">
        <w:ins w:id="285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from that difference.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So it would no longer measure how well the procedure</w:t>
        </w:r>
      </w:ins>
      <w:ins w:id="2855" w:author="PR Preview" w:date="2026-01-01T00:00:00Z">
        <w:r>
          <w:t xml:space="preserve"> </w:t>
        </w:r>
      </w:ins>
      <w:hyperlink r:id="rId103">
        <w:ins w:id="2856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the training population’s mean function.</w:t>
        </w:r>
      </w:ins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del w:id="2859" w:author="PR Preview" w:date="2026-01-01T00:00:00Z">
        <w:r>
          <w:rPr>
            <w:b/>
            <w:bCs/>
          </w:rPr>
          <w:delText xml:space="preserve">Example 26 (The two pMSEs differ by the noise variance)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Take a population whose mean function is known:</w:delText>
        </w:r>
      </w:del>
      <w:del w:id="286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with</w:delText>
        </w:r>
      </w:del>
      <w:del w:id="286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866" w:author="PR Preview" w:date="2026-01-01T00:00:00Z">
        <w:r>
          <w:delText xml:space="preserve">.</w:delText>
        </w:r>
      </w:del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Let the</w:delText>
        </w:r>
      </w:del>
      <w:del w:id="2869" w:author="PR Preview" w:date="2026-01-01T00:00:00Z">
        <w:r>
          <w:delText xml:space="preserve"> </w:delText>
        </w:r>
      </w:del>
      <w:hyperlink w:anchor="def-covariate">
        <w:del w:id="287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value be</w:delText>
        </w:r>
      </w:del>
      <w:del w:id="28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874" w:author="PR Preview" w:date="2026-01-01T00:00:00Z">
        <w:r>
          <w:delText xml:space="preserve">, where the mean function value is</w:delText>
        </w:r>
      </w:del>
      <w:del w:id="287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876" w:author="PR Preview" w:date="2026-01-01T00:00:00Z">
        <w:r>
          <w:delText xml:space="preserve">,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and fit a cubic polynomial by least squares to</w:delText>
        </w:r>
      </w:del>
      <w:del w:id="28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observations.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delText xml:space="preserve">We draw</w:delText>
        </w:r>
      </w:del>
      <w:del w:id="288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training sets,</w:delText>
        </w:r>
      </w:del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each with its own new outcome at</w:delText>
        </w:r>
      </w:del>
      <w:del w:id="2889" w:author="PR Preview" w:date="2026-01-01T00:00:00Z">
        <w:r>
          <w:delText xml:space="preserve"> </w:delText>
        </w:r>
      </w:del>
      <m:oMath>
        <m:r>
          <m:t>x</m:t>
        </m:r>
      </m:oMath>
      <w:del w:id="2890" w:author="PR Preview" w:date="2026-01-01T00:00:00Z">
        <w:r>
          <w:delText xml:space="preserve">,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893" w:author="PR Preview" w:date="2026-01-01T00:00:00Z">
        <w:r>
          <w:rPr>
            <w:b/>
            <w:bCs/>
          </w:rPr>
          <w:t xml:space="preserve">Example 27 (The two pMSEs differ by the noise variance)</w:t>
        </w:r>
      </w:ins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Take a population whose mean function is known:</w:t>
        </w:r>
      </w:ins>
      <w:ins w:id="289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with</w:t>
        </w:r>
      </w:ins>
      <w:ins w:id="289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900" w:author="PR Preview" w:date="2026-01-01T00:00:00Z">
        <w:r>
          <w:t xml:space="preserve">.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Let the</w:t>
        </w:r>
      </w:ins>
      <w:ins w:id="2903" w:author="PR Preview" w:date="2026-01-01T00:00:00Z">
        <w:r>
          <w:t xml:space="preserve"> </w:t>
        </w:r>
      </w:ins>
      <w:hyperlink w:anchor="def-covariate">
        <w:ins w:id="290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value be</w:t>
        </w:r>
      </w:ins>
      <w:ins w:id="29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908" w:author="PR Preview" w:date="2026-01-01T00:00:00Z">
        <w:r>
          <w:t xml:space="preserve">, where the mean function value is</w:t>
        </w:r>
      </w:ins>
      <w:ins w:id="290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910" w:author="PR Preview" w:date="2026-01-01T00:00:00Z">
        <w:r>
          <w:t xml:space="preserve">,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and fit a cubic polynomial by least squares to</w:t>
        </w:r>
      </w:ins>
      <w:ins w:id="29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observations.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We draw</w:t>
        </w:r>
      </w:ins>
      <w:ins w:id="291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919" w:author="PR Preview" w:date="2026-01-01T00:00:00Z">
        <w:r>
          <w:t xml:space="preserve"> </w:t>
        </w:r>
      </w:ins>
      <w:ins w:id="2920" w:author="PR Preview" w:date="2026-01-01T00:00:00Z">
        <w:r>
          <w:t xml:space="preserve">training sets,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each with its own new outcome at</w:t>
        </w:r>
      </w:ins>
      <w:ins w:id="2923" w:author="PR Preview" w:date="2026-01-01T00:00:00Z">
        <w:r>
          <w:t xml:space="preserve"> </w:t>
        </w:r>
      </w:ins>
      <m:oMath>
        <m:r>
          <m:t>x</m:t>
        </m:r>
      </m:oMath>
      <w:ins w:id="2924" w:author="PR Preview" w:date="2026-01-01T00:00:00Z">
        <w:r>
          <w:t xml:space="preserve">,</w:t>
        </w:r>
      </w:ins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del w:id="2927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2928" w:author="PR Preview" w:date="2026-01-01T00:00:00Z">
        <w:r>
          <w:delText xml:space="preserve"> </w:delText>
        </w:r>
      </w:del>
      <w:hyperlink w:anchor="eq-epe-after-noise">
        <w:del w:id="2929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Exercise 8 (Separate the bias)</w:t>
        </w:r>
      </w:ins>
      <w:ins w:id="2933" w:author="PR Preview" w:date="2026-01-01T00:00:00Z">
        <w:r>
          <w:t xml:space="preserve"> </w:t>
        </w:r>
      </w:ins>
      <w:hyperlink w:anchor="eq-epe-after-noise">
        <w:ins w:id="2934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2937" w:author="PR Preview" w:date="2026-01-01T00:00:00Z">
        <w:r>
          <w:delText xml:space="preserve">Split it with the same technique as before: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add and subtract the expected prediction</w:delText>
        </w:r>
      </w:del>
      <w:del w:id="29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(</w:delText>
        </w:r>
      </w:del>
      <w:hyperlink w:anchor="eq-average-fit">
        <w:del w:id="2943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2944" w:author="PR Preview" w:date="2026-01-01T00:00:00Z">
        <w:r>
          <w:delText xml:space="preserve">),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2947" w:author="PR Preview" w:date="2026-01-01T00:00:00Z">
        <w:r>
          <w:t xml:space="preserve">Split it with the same technique as before: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add and subtract the expected prediction</w:t>
        </w:r>
      </w:ins>
      <w:ins w:id="295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(</w:t>
        </w:r>
      </w:ins>
      <w:hyperlink w:anchor="eq-average-fit">
        <w:ins w:id="2953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954" w:author="PR Preview" w:date="2026-01-01T00:00:00Z">
        <w:r>
          <w:t xml:space="preserve">),</w:t>
        </w:r>
      </w:ins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del w:id="2957" w:author="PR Preview" w:date="2026-01-01T00:00:00Z">
        <w:r>
          <w:rPr>
            <w:i/>
            <w:iCs/>
          </w:rPr>
          <w:delText xml:space="preserve">Proof</w:delText>
        </w:r>
      </w:del>
      <w:del w:id="2958" w:author="PR Preview" w:date="2026-01-01T00:00:00Z">
        <w:r>
          <w:delText xml:space="preserve">. </w:delText>
        </w:r>
      </w:del>
      <w:del w:id="2959" w:author="PR Preview" w:date="2026-01-01T00:00:00Z">
        <w:r>
          <w:delText xml:space="preserve">Every expectation below is conditional on</w:delText>
        </w:r>
      </w:del>
      <w:del w:id="29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961" w:author="PR Preview" w:date="2026-01-01T00:00:00Z">
        <w:r>
          <w:delText xml:space="preserve">, as in the exercises.</w:delText>
        </w:r>
      </w:del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By</w:delText>
        </w:r>
      </w:del>
      <w:del w:id="2964" w:author="PR Preview" w:date="2026-01-01T00:00:00Z">
        <w:r>
          <w:delText xml:space="preserve"> </w:delText>
        </w:r>
      </w:del>
      <w:hyperlink w:anchor="sol-epe-split-noise">
        <w:del w:id="2965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966" w:author="PR Preview" w:date="2026-01-01T00:00:00Z">
        <w:r>
          <w:delText xml:space="preserve">, the expected squared prediction error is the noise variance plus the pMSE of the prediction, used as an</w:delText>
        </w:r>
      </w:del>
      <w:del w:id="2967" w:author="PR Preview" w:date="2026-01-01T00:00:00Z">
        <w:r>
          <w:delText xml:space="preserve"> </w:delText>
        </w:r>
      </w:del>
      <w:hyperlink r:id="rId147">
        <w:del w:id="296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of</w:delText>
        </w:r>
      </w:del>
      <w:del w:id="297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972" w:author="PR Preview" w:date="2026-01-01T00:00:00Z">
        <w:r>
          <w:delText xml:space="preserve">.</w:delText>
        </w:r>
      </w:del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By</w:delText>
        </w:r>
      </w:del>
      <w:del w:id="2975" w:author="PR Preview" w:date="2026-01-01T00:00:00Z">
        <w:r>
          <w:delText xml:space="preserve"> </w:delText>
        </w:r>
      </w:del>
      <w:hyperlink w:anchor="sol-epe-split-bias">
        <w:del w:id="2976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977" w:author="PR Preview" w:date="2026-01-01T00:00:00Z">
        <w:r>
          <w:delText xml:space="preserve">, that pMSE is the squared bias plus the variance.</w:delText>
        </w:r>
      </w:del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delText xml:space="preserve">Substituting</w:delText>
        </w:r>
      </w:del>
      <w:del w:id="2980" w:author="PR Preview" w:date="2026-01-01T00:00:00Z">
        <w:r>
          <w:delText xml:space="preserve"> </w:delText>
        </w:r>
      </w:del>
      <w:hyperlink w:anchor="eq-epe-after-bias">
        <w:del w:id="2981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into</w:delText>
        </w:r>
      </w:del>
      <w:del w:id="2984" w:author="PR Preview" w:date="2026-01-01T00:00:00Z">
        <w:r>
          <w:delText xml:space="preserve"> </w:delText>
        </w:r>
      </w:del>
      <w:hyperlink w:anchor="eq-epe-after-noise">
        <w:del w:id="2985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298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2987" w:author="PR Preview" w:date="2026-01-01T00:00:00Z">
        <w:r>
          <w:rPr>
            <w:i/>
            <w:iCs/>
          </w:rPr>
          <w:delText xml:space="preserve">Remark 13</w:delText>
        </w:r>
      </w:del>
      <w:del w:id="2988" w:author="PR Preview" w:date="2026-01-01T00:00:00Z">
        <w:r>
          <w:delText xml:space="preserve"> (Other names, and how the expected error splits). </w:delText>
        </w:r>
      </w:del>
      <w:del w:id="2989" w:author="PR Preview" w:date="2026-01-01T00:00:00Z">
        <w:r>
          <w:delText xml:space="preserve">Hastie et al. [3, Sec. 7.2]</w:delText>
        </w:r>
      </w:del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also call</w:delText>
        </w:r>
      </w:del>
      <w:del w:id="299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993" w:author="PR Preview" w:date="2026-01-01T00:00:00Z">
        <w:r>
          <w:delText xml:space="preserve"> </w:delText>
        </w:r>
      </w:del>
      <w:del w:id="2994" w:author="PR Preview" w:date="2026-01-01T00:00:00Z">
        <w:r>
          <w:delText xml:space="preserve">the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rPr>
            <w:i/>
            <w:iCs/>
          </w:rPr>
          <w:delText xml:space="preserve">test error</w:delText>
        </w:r>
      </w:del>
      <w:del w:id="2997" w:author="PR Preview" w:date="2026-01-01T00:00:00Z">
        <w:r>
          <w:delText xml:space="preserve">,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and in sec. 7.12 the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rPr>
            <w:i/>
            <w:iCs/>
          </w:rPr>
          <w:delText xml:space="preserve">conditional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test error.</w:delText>
        </w:r>
      </w:del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It is the</w:delText>
        </w:r>
      </w:del>
      <w:del w:id="3006" w:author="PR Preview" w:date="2026-01-01T00:00:00Z">
        <w:r>
          <w:delText xml:space="preserve"> </w:delText>
        </w:r>
      </w:del>
      <w:hyperlink r:id="rId87">
        <w:del w:id="300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delText xml:space="preserve">of the prediction</w:delText>
        </w:r>
      </w:del>
      <w:del w:id="30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under the</w:delText>
        </w:r>
      </w:del>
      <w:del w:id="3013" w:author="PR Preview" w:date="2026-01-01T00:00:00Z">
        <w:r>
          <w:delText xml:space="preserve"> </w:delText>
        </w:r>
      </w:del>
      <w:hyperlink r:id="rId73">
        <w:del w:id="301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15" w:author="PR Preview" w:date="2026-01-01T00:00:00Z">
        <w:r>
          <w:delText xml:space="preserve"> </w:delText>
        </w:r>
      </w:del>
      <m:oMath>
        <m:r>
          <m:t>L</m:t>
        </m:r>
      </m:oMath>
      <w:del w:id="3016" w:author="PR Preview" w:date="2026-01-01T00:00:00Z">
        <w:r>
          <w:delText xml:space="preserve">,</w:delText>
        </w:r>
      </w:del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computed with the training set held fixed.</w:delText>
        </w:r>
      </w:del>
    </w:p>
    <w:p>
      <w:pPr>
        <w:pStyle w:val="FirstParagraph"/>
      </w:pPr>
      <w:ins w:id="3019" w:author="PR Preview" w:date="2026-01-01T00:00:00Z">
        <w:r>
          <w:rPr>
            <w:i/>
            <w:iCs/>
          </w:rPr>
          <w:t xml:space="preserve">Proof</w:t>
        </w:r>
      </w:ins>
      <w:ins w:id="3020" w:author="PR Preview" w:date="2026-01-01T00:00:00Z">
        <w:r>
          <w:t xml:space="preserve">. </w:t>
        </w:r>
      </w:ins>
      <w:ins w:id="3021" w:author="PR Preview" w:date="2026-01-01T00:00:00Z">
        <w:r>
          <w:t xml:space="preserve">Every expectation below is conditional on</w:t>
        </w:r>
      </w:ins>
      <w:ins w:id="30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023" w:author="PR Preview" w:date="2026-01-01T00:00:00Z">
        <w:r>
          <w:t xml:space="preserve">, as in the exercises.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By</w:t>
        </w:r>
      </w:ins>
      <w:ins w:id="3026" w:author="PR Preview" w:date="2026-01-01T00:00:00Z">
        <w:r>
          <w:t xml:space="preserve"> </w:t>
        </w:r>
      </w:ins>
      <w:hyperlink w:anchor="sol-epe-split-noise">
        <w:ins w:id="302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3028" w:author="PR Preview" w:date="2026-01-01T00:00:00Z">
        <w:r>
          <w:t xml:space="preserve">, the expected squared prediction error is the noise variance plus the pMSE of the prediction, used as an</w:t>
        </w:r>
      </w:ins>
      <w:ins w:id="3029" w:author="PR Preview" w:date="2026-01-01T00:00:00Z">
        <w:r>
          <w:t xml:space="preserve"> </w:t>
        </w:r>
      </w:ins>
      <w:hyperlink r:id="rId147">
        <w:ins w:id="303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of</w:t>
        </w:r>
      </w:ins>
      <w:ins w:id="303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34" w:author="PR Preview" w:date="2026-01-01T00:00:00Z">
        <w:r>
          <w:t xml:space="preserve">.</w:t>
        </w:r>
      </w:ins>
      <w:ins w:id="3035" w:author="PR Preview" w:date="2026-01-01T00:00:00Z">
        <w:r>
          <w:t xml:space="preserve"> </w:t>
        </w:r>
      </w:ins>
      <w:ins w:id="3036" w:author="PR Preview" w:date="2026-01-01T00:00:00Z">
        <w:r>
          <w:t xml:space="preserve">By</w:t>
        </w:r>
      </w:ins>
      <w:ins w:id="3037" w:author="PR Preview" w:date="2026-01-01T00:00:00Z">
        <w:r>
          <w:t xml:space="preserve"> </w:t>
        </w:r>
      </w:ins>
      <w:hyperlink w:anchor="sol-epe-split-bias">
        <w:ins w:id="303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3039" w:author="PR Preview" w:date="2026-01-01T00:00:00Z">
        <w:r>
          <w:t xml:space="preserve">, that pMSE is the squared bias plus the variance.</w:t>
        </w:r>
      </w:ins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Substituting</w:t>
        </w:r>
      </w:ins>
      <w:ins w:id="3042" w:author="PR Preview" w:date="2026-01-01T00:00:00Z">
        <w:r>
          <w:t xml:space="preserve"> </w:t>
        </w:r>
      </w:ins>
      <w:hyperlink w:anchor="eq-epe-after-bias">
        <w:ins w:id="3043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into</w:t>
        </w:r>
      </w:ins>
      <w:ins w:id="3046" w:author="PR Preview" w:date="2026-01-01T00:00:00Z">
        <w:r>
          <w:t xml:space="preserve"> </w:t>
        </w:r>
      </w:ins>
      <w:hyperlink w:anchor="eq-epe-after-noise">
        <w:ins w:id="3047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30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ins w:id="3049" w:author="PR Preview" w:date="2026-01-01T00:00:00Z">
        <w:r>
          <w:rPr>
            <w:i/>
            <w:iCs/>
          </w:rPr>
          <w:t xml:space="preserve">Remark 13</w:t>
        </w:r>
      </w:ins>
      <w:ins w:id="3050" w:author="PR Preview" w:date="2026-01-01T00:00:00Z">
        <w:r>
          <w:t xml:space="preserve"> (Other names, and how the expected error splits). </w:t>
        </w:r>
      </w:ins>
      <w:ins w:id="3051" w:author="PR Preview" w:date="2026-01-01T00:00:00Z">
        <w:r>
          <w:t xml:space="preserve">Hastie et al. [4, Sec. 7.2]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also call</w:t>
        </w:r>
      </w:ins>
      <w:ins w:id="30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the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rPr>
            <w:i/>
            <w:iCs/>
          </w:rPr>
          <w:t xml:space="preserve">test error</w:t>
        </w:r>
      </w:ins>
      <w:ins w:id="3059" w:author="PR Preview" w:date="2026-01-01T00:00:00Z">
        <w:r>
          <w:t xml:space="preserve">,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and in sec. 7.12 the</w:t>
        </w:r>
      </w:ins>
      <w:ins w:id="3062" w:author="PR Preview" w:date="2026-01-01T00:00:00Z">
        <w:r>
          <w:t xml:space="preserve"> </w:t>
        </w:r>
      </w:ins>
      <w:ins w:id="3063" w:author="PR Preview" w:date="2026-01-01T00:00:00Z">
        <w:r>
          <w:rPr>
            <w:i/>
            <w:iCs/>
          </w:rPr>
          <w:t xml:space="preserve">conditional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test error.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It is the</w:t>
        </w:r>
      </w:ins>
      <w:ins w:id="3068" w:author="PR Preview" w:date="2026-01-01T00:00:00Z">
        <w:r>
          <w:t xml:space="preserve"> </w:t>
        </w:r>
      </w:ins>
      <w:hyperlink r:id="rId87">
        <w:ins w:id="306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of the prediction</w:t>
        </w:r>
      </w:ins>
      <w:ins w:id="30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under the</w:t>
        </w:r>
      </w:ins>
      <w:ins w:id="3075" w:author="PR Preview" w:date="2026-01-01T00:00:00Z">
        <w:r>
          <w:t xml:space="preserve"> </w:t>
        </w:r>
      </w:ins>
      <w:hyperlink r:id="rId73">
        <w:ins w:id="307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77" w:author="PR Preview" w:date="2026-01-01T00:00:00Z">
        <w:r>
          <w:t xml:space="preserve"> </w:t>
        </w:r>
      </w:ins>
      <m:oMath>
        <m:r>
          <m:t>L</m:t>
        </m:r>
      </m:oMath>
      <w:ins w:id="3078" w:author="PR Preview" w:date="2026-01-01T00:00:00Z">
        <w:r>
          <w:t xml:space="preserve">,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del w:id="3081" w:author="PR Preview" w:date="2026-01-01T00:00:00Z">
        <w:r>
          <w:rPr>
            <w:b/>
            <w:bCs/>
          </w:rPr>
          <w:delText xml:space="preserve">Definition 36 (Flexibility)</w:delText>
        </w:r>
      </w:del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Let</w:delText>
        </w:r>
      </w:del>
      <w:del w:id="30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and</w:delText>
        </w:r>
      </w:del>
      <w:del w:id="30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088" w:author="PR Preview" w:date="2026-01-01T00:00:00Z">
        <w:r>
          <w:delText xml:space="preserve"> </w:delText>
        </w:r>
      </w:del>
      <w:del w:id="3089" w:author="PR Preview" w:date="2026-01-01T00:00:00Z">
        <w:r>
          <w:delText xml:space="preserve">be</w:delText>
        </w:r>
      </w:del>
      <w:del w:id="3090" w:author="PR Preview" w:date="2026-01-01T00:00:00Z">
        <w:r>
          <w:delText xml:space="preserve"> </w:delText>
        </w:r>
      </w:del>
      <w:hyperlink w:anchor="def-fitting-procedure">
        <w:del w:id="309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delText xml:space="preserve">that each choose, by least squares,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a</w:delText>
        </w:r>
      </w:del>
      <w:del w:id="3096" w:author="PR Preview" w:date="2026-01-01T00:00:00Z">
        <w:r>
          <w:delText xml:space="preserve"> </w:delText>
        </w:r>
      </w:del>
      <w:hyperlink w:anchor="def-fitted-model">
        <w:del w:id="309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098" w:author="PR Preview" w:date="2026-01-01T00:00:00Z">
        <w:r>
          <w:delText xml:space="preserve"> </w:delText>
        </w:r>
      </w:del>
      <w:del w:id="3099" w:author="PR Preview" w:date="2026-01-01T00:00:00Z">
        <w:r>
          <w:delText xml:space="preserve">from a set of candidate</w:delText>
        </w:r>
      </w:del>
      <w:del w:id="3100" w:author="PR Preview" w:date="2026-01-01T00:00:00Z">
        <w:r>
          <w:delText xml:space="preserve"> </w:delText>
        </w:r>
      </w:del>
      <w:hyperlink r:id="rId43">
        <w:del w:id="3101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3102" w:author="PR Preview" w:date="2026-01-01T00:00:00Z">
        <w:r>
          <w:delText xml:space="preserve">,</w:delText>
        </w:r>
      </w:del>
      <w:del w:id="31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and</w:delText>
        </w:r>
      </w:del>
      <w:del w:id="3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respectively.</w:delText>
        </w:r>
      </w:del>
      <w:del w:id="3109" w:author="PR Preview" w:date="2026-01-01T00:00:00Z">
        <w:r>
          <w:delText xml:space="preserve"> </w:delText>
        </w:r>
      </w:del>
      <w:del w:id="3110" w:author="PR Preview" w:date="2026-01-01T00:00:00Z">
        <w:r>
          <w:delText xml:space="preserve">The procedure</w:delText>
        </w:r>
      </w:del>
      <w:del w:id="311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112" w:author="PR Preview" w:date="2026-01-01T00:00:00Z">
        <w:r>
          <w:delText xml:space="preserve"> </w:delText>
        </w:r>
      </w:del>
      <w:del w:id="3113" w:author="PR Preview" w:date="2026-01-01T00:00:00Z">
        <w:r>
          <w:delText xml:space="preserve">is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rPr>
            <w:b/>
            <w:bCs/>
          </w:rPr>
          <w:delText xml:space="preserve">at least as flexible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as</w:delText>
        </w:r>
      </w:del>
      <w:del w:id="31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if every candidate of</w:delText>
        </w:r>
      </w:del>
      <w:del w:id="31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is also a candidate of</w:delText>
        </w:r>
      </w:del>
      <w:del w:id="31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125" w:author="PR Preview" w:date="2026-01-01T00:00:00Z">
        <w:r>
          <w:delText xml:space="preserve">:</w:delText>
        </w:r>
      </w:del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p>
      <w:pPr>
        <w:pStyle w:val="FirstParagraph"/>
      </w:pPr>
      <w:del w:id="3126" w:author="PR Preview" w:date="2026-01-01T00:00:00Z">
        <w:r>
          <w:rPr>
            <w:i/>
            <w:iCs/>
          </w:rPr>
          <w:delText xml:space="preserve">Remark 14</w:delText>
        </w:r>
      </w:del>
      <w:del w:id="3127" w:author="PR Preview" w:date="2026-01-01T00:00:00Z">
        <w:r>
          <w:delText xml:space="preserve"> (Source: Flexibility). </w:delText>
        </w:r>
      </w:del>
      <w:del w:id="3128" w:author="PR Preview" w:date="2026-01-01T00:00:00Z">
        <w:r>
          <w:delText xml:space="preserve">James et al. [5, Sec. 2.1.3]</w:delText>
        </w:r>
      </w:del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3131" w:author="PR Preview" w:date="2026-01-01T00:00:00Z">
        <w:r>
          <w:rPr>
            <w:i/>
            <w:iCs/>
          </w:rPr>
          <w:delText xml:space="preserve">Remark 15</w:delText>
        </w:r>
      </w:del>
      <w:del w:id="3132" w:author="PR Preview" w:date="2026-01-01T00:00:00Z">
        <w:r>
          <w:delText xml:space="preserve"> (Polynomial degree orders flexibility). </w:delText>
        </w:r>
      </w:del>
      <w:del w:id="3133" w:author="PR Preview" w:date="2026-01-01T00:00:00Z">
        <w:r>
          <w:delText xml:space="preserve">Least-squares polynomial fits are ordered by degree:</w:delText>
        </w:r>
      </w:del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a polynomial of degree</w:delText>
        </w:r>
      </w:del>
      <w:del w:id="3136" w:author="PR Preview" w:date="2026-01-01T00:00:00Z">
        <w:r>
          <w:delText xml:space="preserve"> </w:delText>
        </w:r>
      </w:del>
      <m:oMath>
        <m:r>
          <m:t>d</m:t>
        </m:r>
      </m:oMath>
      <w:del w:id="3137" w:author="PR Preview" w:date="2026-01-01T00:00:00Z">
        <w:r>
          <w:delText xml:space="preserve"> </w:delText>
        </w:r>
      </w:del>
      <w:del w:id="3138" w:author="PR Preview" w:date="2026-01-01T00:00:00Z">
        <w:r>
          <w:delText xml:space="preserve">is also a polynomial of degree</w:delText>
        </w:r>
      </w:del>
      <w:del w:id="313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whose coefficient of</w:delText>
        </w:r>
      </w:del>
      <w:del w:id="31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is zero,</w:delText>
        </w:r>
      </w:del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so the fit of degree</w:delText>
        </w:r>
      </w:del>
      <w:del w:id="314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148" w:author="PR Preview" w:date="2026-01-01T00:00:00Z">
        <w:r>
          <w:delText xml:space="preserve"> </w:delText>
        </w:r>
      </w:del>
      <w:del w:id="3149" w:author="PR Preview" w:date="2026-01-01T00:00:00Z">
        <w:r>
          <w:delText xml:space="preserve">is</w:delText>
        </w:r>
      </w:del>
      <w:del w:id="3150" w:author="PR Preview" w:date="2026-01-01T00:00:00Z">
        <w:r>
          <w:delText xml:space="preserve"> </w:delText>
        </w:r>
      </w:del>
      <w:hyperlink w:anchor="def-flexibility">
        <w:del w:id="315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as the fit of degree</w:delText>
        </w:r>
      </w:del>
      <w:del w:id="3154" w:author="PR Preview" w:date="2026-01-01T00:00:00Z">
        <w:r>
          <w:delText xml:space="preserve"> </w:delText>
        </w:r>
      </w:del>
      <m:oMath>
        <m:r>
          <m:t>d</m:t>
        </m:r>
      </m:oMath>
      <w:del w:id="3155" w:author="PR Preview" w:date="2026-01-01T00:00:00Z">
        <w:r>
          <w:delText xml:space="preserve">.</w:delText>
        </w:r>
      </w:del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The four fits of</w:delText>
        </w:r>
      </w:del>
      <w:del w:id="3158" w:author="PR Preview" w:date="2026-01-01T00:00:00Z">
        <w:r>
          <w:delText xml:space="preserve"> </w:delText>
        </w:r>
      </w:del>
      <w:hyperlink w:anchor="exr-overfitting">
        <w:del w:id="315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are ordered this way.</w:delText>
        </w:r>
      </w:del>
      <w:del w:id="3162" w:author="PR Preview" w:date="2026-01-01T00:00:00Z">
        <w:r>
          <w:delText xml:space="preserve"> </w:delText>
        </w:r>
      </w:del>
      <w:hyperlink w:anchor="def-flexibility">
        <w:del w:id="3163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is narrower than the informal use of the word</w:delText>
        </w:r>
      </w:del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in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James et al. [5, Sec. 2.1.3]</w:delText>
        </w:r>
      </w:del>
      <w:del w:id="3170" w:author="PR Preview" w:date="2026-01-01T00:00:00Z">
        <w:r>
          <w:delText xml:space="preserve">: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it orders only procedures whose candidate sets are nested.</w:delText>
        </w:r>
      </w:del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Other procedures can be compared by other measures,</w:delText>
        </w:r>
      </w:del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such as the effective number of parameters</w:delText>
        </w:r>
      </w:del>
      <w:del w:id="3177" w:author="PR Preview" w:date="2026-01-01T00:00:00Z">
        <w:r>
          <w:delText xml:space="preserve"> </w:delText>
        </w:r>
      </w:del>
      <w:del w:id="3178" w:author="PR Preview" w:date="2026-01-01T00:00:00Z">
        <w:r>
          <w:delText xml:space="preserve">[3, Sec. 7.6]</w:delText>
        </w:r>
      </w:del>
      <w:del w:id="3179" w:author="PR Preview" w:date="2026-01-01T00:00:00Z">
        <w:r>
          <w:delText xml:space="preserve">.</w:delText>
        </w:r>
      </w:del>
    </w:p>
    <w:p>
      <w:pPr>
        <w:pStyle w:val="BodyText"/>
      </w:pPr>
      <w:del w:id="3180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Let</w:delText>
        </w:r>
      </w:del>
      <w:del w:id="31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be</w:delText>
        </w:r>
      </w:del>
      <w:del w:id="3186" w:author="PR Preview" w:date="2026-01-01T00:00:00Z">
        <w:r>
          <w:delText xml:space="preserve"> </w:delText>
        </w:r>
      </w:del>
      <w:hyperlink w:anchor="def-fitting-procedure">
        <w:del w:id="318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188" w:author="PR Preview" w:date="2026-01-01T00:00:00Z">
        <w:r>
          <w:delText xml:space="preserve">,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each</w:delText>
        </w:r>
      </w:del>
      <w:del w:id="3191" w:author="PR Preview" w:date="2026-01-01T00:00:00Z">
        <w:r>
          <w:delText xml:space="preserve"> </w:delText>
        </w:r>
      </w:del>
      <w:hyperlink w:anchor="def-flexibility">
        <w:del w:id="319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as the one before,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and let</w:delText>
        </w:r>
      </w:del>
      <w:del w:id="31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be a random</w:delText>
        </w:r>
      </w:del>
      <w:del w:id="3200" w:author="PR Preview" w:date="2026-01-01T00:00:00Z">
        <w:r>
          <w:delText xml:space="preserve"> </w:delText>
        </w:r>
      </w:del>
      <w:hyperlink w:anchor="def-training-set">
        <w:del w:id="320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02" w:author="PR Preview" w:date="2026-01-01T00:00:00Z">
        <w:r>
          <w:delText xml:space="preserve">.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At a covariate value</w:delText>
        </w:r>
      </w:del>
      <w:del w:id="3205" w:author="PR Preview" w:date="2026-01-01T00:00:00Z">
        <w:r>
          <w:delText xml:space="preserve"> </w:delText>
        </w:r>
      </w:del>
      <m:oMath>
        <m:r>
          <m:t>x</m:t>
        </m:r>
      </m:oMath>
      <w:del w:id="3206" w:author="PR Preview" w:date="2026-01-01T00:00:00Z">
        <w:r>
          <w:delText xml:space="preserve">,</w:delText>
        </w:r>
      </w:del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with</w:delText>
        </w:r>
      </w:del>
      <w:del w:id="3209" w:author="PR Preview" w:date="2026-01-01T00:00:00Z">
        <w:r>
          <w:delText xml:space="preserve"> </w:delText>
        </w:r>
      </w:del>
      <m:oMath>
        <m:r>
          <m:t>μ</m:t>
        </m:r>
      </m:oMath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the</w:delText>
        </w:r>
      </w:del>
      <w:del w:id="3212" w:author="PR Preview" w:date="2026-01-01T00:00:00Z">
        <w:r>
          <w:delText xml:space="preserve"> </w:delText>
        </w:r>
      </w:del>
      <w:hyperlink w:anchor="def-mean-function">
        <w:del w:id="321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214" w:author="PR Preview" w:date="2026-01-01T00:00:00Z">
        <w:r>
          <w:delText xml:space="preserve">,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there is a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rPr>
            <w:b/>
            <w:bCs/>
          </w:rPr>
          <w:delText xml:space="preserve">bias–variance trade-off</w:delText>
        </w:r>
      </w:del>
      <w:del w:id="3219" w:author="PR Preview" w:date="2026-01-01T00:00:00Z">
        <w:r>
          <w:delText xml:space="preserve"> </w:delText>
        </w:r>
      </w:del>
      <w:del w:id="3220" w:author="PR Preview" w:date="2026-01-01T00:00:00Z">
        <w:r>
          <w:delText xml:space="preserve">among them</w:delText>
        </w:r>
      </w:del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when, from each procedure to the next,</w:delText>
        </w:r>
      </w:del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the squared</w:delText>
        </w:r>
      </w:del>
      <w:del w:id="3225" w:author="PR Preview" w:date="2026-01-01T00:00:00Z">
        <w:r>
          <w:delText xml:space="preserve"> </w:delText>
        </w:r>
      </w:del>
      <w:hyperlink w:anchor="def-prediction-bias">
        <w:del w:id="322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of the prediction, used as an</w:delText>
        </w:r>
      </w:del>
      <w:del w:id="3229" w:author="PR Preview" w:date="2026-01-01T00:00:00Z">
        <w:r>
          <w:delText xml:space="preserve"> </w:delText>
        </w:r>
      </w:del>
      <w:hyperlink r:id="rId147">
        <w:del w:id="3230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of</w:delText>
        </w:r>
      </w:del>
      <w:del w:id="323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234" w:author="PR Preview" w:date="2026-01-01T00:00:00Z">
        <w:r>
          <w:delText xml:space="preserve">, does not rise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and its</w:delText>
        </w:r>
      </w:del>
      <w:del w:id="3237" w:author="PR Preview" w:date="2026-01-01T00:00:00Z">
        <w:r>
          <w:delText xml:space="preserve"> </w:delText>
        </w:r>
      </w:del>
      <w:hyperlink r:id="rId155">
        <w:del w:id="323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does not fall:</w:delText>
        </w:r>
      </w:del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del w:id="3241" w:author="PR Preview" w:date="2026-01-01T00:00:00Z">
        <w:r>
          <w:delText xml:space="preserve">Source:</w:delText>
        </w:r>
      </w:del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James et al. [5, Sec. 2.2.2]</w:delText>
        </w:r>
      </w:del>
      <w:del w:id="3244" w:author="PR Preview" w:date="2026-01-01T00:00:00Z">
        <w:r>
          <w:delText xml:space="preserve">;</w:delText>
        </w:r>
      </w:del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Wikipedia contributors [9]</w:delText>
        </w:r>
      </w:del>
      <w:del w:id="3247" w:author="PR Preview" w:date="2026-01-01T00:00:00Z">
        <w:r>
          <w:delText xml:space="preserve">.</w:delText>
        </w:r>
      </w:del>
    </w:p>
    <w:p>
      <w:pPr>
        <w:pStyle w:val="BodyText"/>
      </w:pPr>
      <w:del w:id="3248" w:author="PR Preview" w:date="2026-01-01T00:00:00Z">
        <w:r>
          <w:rPr>
            <w:i/>
            <w:iCs/>
          </w:rPr>
          <w:delText xml:space="preserve">Remark 16</w:delText>
        </w:r>
      </w:del>
      <w:del w:id="3249" w:author="PR Preview" w:date="2026-01-01T00:00:00Z">
        <w:r>
          <w:delText xml:space="preserve"> (Overfitting and the trade-off). </w:delText>
        </w:r>
      </w:del>
      <w:del w:id="3250" w:author="PR Preview" w:date="2026-01-01T00:00:00Z">
        <w:r>
          <w:delText xml:space="preserve">By</w:delText>
        </w:r>
      </w:del>
      <w:del w:id="3251" w:author="PR Preview" w:date="2026-01-01T00:00:00Z">
        <w:r>
          <w:delText xml:space="preserve"> </w:delText>
        </w:r>
      </w:del>
      <w:hyperlink w:anchor="thm-epe-decomposition">
        <w:del w:id="325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253" w:author="PR Preview" w:date="2026-01-01T00:00:00Z">
        <w:r>
          <w:delText xml:space="preserve">,</w:delText>
        </w:r>
      </w:del>
      <w:del w:id="325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is the squared bias plus the variance plus</w:delText>
        </w:r>
      </w:del>
      <w:del w:id="325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58" w:author="PR Preview" w:date="2026-01-01T00:00:00Z">
        <w:r>
          <w:delText xml:space="preserve">.</w:delText>
        </w:r>
      </w:del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Under a</w:delText>
        </w:r>
      </w:del>
      <w:del w:id="3261" w:author="PR Preview" w:date="2026-01-01T00:00:00Z">
        <w:r>
          <w:delText xml:space="preserve"> </w:delText>
        </w:r>
      </w:del>
      <w:hyperlink w:anchor="def-bias-variance-tradeoff">
        <w:del w:id="3262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among</w:delText>
        </w:r>
      </w:del>
      <w:del w:id="326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266" w:author="PR Preview" w:date="2026-01-01T00:00:00Z">
        <w:r>
          <w:delText xml:space="preserve">,</w:delText>
        </w:r>
      </w:del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moving from</w:delText>
        </w:r>
      </w:del>
      <w:del w:id="32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to</w:delText>
        </w:r>
      </w:del>
      <w:del w:id="32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lowers the expected squared prediction error at</w:delText>
        </w:r>
      </w:del>
      <w:del w:id="3275" w:author="PR Preview" w:date="2026-01-01T00:00:00Z">
        <w:r>
          <w:delText xml:space="preserve"> </w:delText>
        </w:r>
      </w:del>
      <m:oMath>
        <m:r>
          <m:t>x</m:t>
        </m:r>
      </m:oMath>
      <w:del w:id="3276" w:author="PR Preview" w:date="2026-01-01T00:00:00Z">
        <w:r>
          <w:delText xml:space="preserve"> </w:delText>
        </w:r>
      </w:del>
      <w:del w:id="3277" w:author="PR Preview" w:date="2026-01-01T00:00:00Z">
        <w:r>
          <w:delText xml:space="preserve">when the squared bias falls by more than the variance rises,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and raises it otherwise.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The smallest of</w:delText>
        </w:r>
      </w:del>
      <w:del w:id="328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is often at some</w:delText>
        </w:r>
      </w:del>
      <w:del w:id="328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with</w:delText>
        </w:r>
      </w:del>
      <w:del w:id="32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[5, Sec. 2.2.2]</w:delText>
        </w:r>
      </w:del>
      <w:del w:id="3291" w:author="PR Preview" w:date="2026-01-01T00:00:00Z">
        <w:r>
          <w:delText xml:space="preserve">,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but not always: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if the mean function</w:delText>
        </w:r>
      </w:del>
      <w:del w:id="3296" w:author="PR Preview" w:date="2026-01-01T00:00:00Z">
        <w:r>
          <w:delText xml:space="preserve"> </w:delText>
        </w:r>
      </w:del>
      <m:oMath>
        <m:r>
          <m:t>μ</m:t>
        </m:r>
      </m:oMath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is among the functions that candidate</w:delText>
        </w:r>
      </w:del>
      <w:del w:id="3299" w:author="PR Preview" w:date="2026-01-01T00:00:00Z">
        <w:r>
          <w:delText xml:space="preserve"> </w:delText>
        </w:r>
      </w:del>
      <m:oMath>
        <m:r>
          <m:t>1</m:t>
        </m:r>
      </m:oMath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can fit,</w:delText>
        </w:r>
      </w:del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the squared bias of</w:delText>
        </w:r>
      </w:del>
      <w:del w:id="33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can be zero,</w:delText>
        </w:r>
      </w:del>
      <w:del w:id="3307" w:author="PR Preview" w:date="2026-01-01T00:00:00Z">
        <w:r>
          <w:delText xml:space="preserve"> </w:delText>
        </w:r>
      </w:del>
      <w:del w:id="3308" w:author="PR Preview" w:date="2026-01-01T00:00:00Z">
        <w:r>
          <w:delText xml:space="preserve">and then no more flexible</w:delText>
        </w:r>
      </w:del>
      <w:del w:id="33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has a smaller squared bias</w:delText>
        </w:r>
      </w:del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and, under the trade-off, none has a smaller variance,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so none has a smaller expected squared prediction error.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Past the candidate with the smallest expected squared prediction error,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the more flexible candidates have lowered their squared bias by less than they have raised their variance,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and their fitted models tend to</w:delText>
        </w:r>
      </w:del>
      <w:del w:id="3322" w:author="PR Preview" w:date="2026-01-01T00:00:00Z">
        <w:r>
          <w:delText xml:space="preserve"> </w:delText>
        </w:r>
      </w:del>
      <w:hyperlink w:anchor="def-overfitting">
        <w:del w:id="3323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3324" w:author="PR Preview" w:date="2026-01-01T00:00:00Z">
        <w:r>
          <w:delText xml:space="preserve">: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ins w:id="3329" w:author="PR Preview" w:date="2026-01-01T00:00:00Z">
        <w:r>
          <w:rPr>
            <w:b/>
            <w:bCs/>
          </w:rPr>
          <w:t xml:space="preserve">Definition 37 (Flexibility)</w:t>
        </w:r>
      </w:ins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Let</w:t>
        </w:r>
      </w:ins>
      <w:ins w:id="333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and</w:t>
        </w:r>
      </w:ins>
      <w:ins w:id="33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be</w:t>
        </w:r>
      </w:ins>
      <w:ins w:id="3338" w:author="PR Preview" w:date="2026-01-01T00:00:00Z">
        <w:r>
          <w:t xml:space="preserve"> </w:t>
        </w:r>
      </w:ins>
      <w:hyperlink w:anchor="def-fitting-procedure">
        <w:ins w:id="333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that each choose, by least squares,</w:t>
        </w:r>
      </w:ins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a</w:t>
        </w:r>
      </w:ins>
      <w:ins w:id="3344" w:author="PR Preview" w:date="2026-01-01T00:00:00Z">
        <w:r>
          <w:t xml:space="preserve"> </w:t>
        </w:r>
      </w:ins>
      <w:hyperlink w:anchor="def-fitted-model">
        <w:ins w:id="334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from a set of candidate</w:t>
        </w:r>
      </w:ins>
      <w:ins w:id="3348" w:author="PR Preview" w:date="2026-01-01T00:00:00Z">
        <w:r>
          <w:t xml:space="preserve"> </w:t>
        </w:r>
      </w:ins>
      <w:hyperlink r:id="rId43">
        <w:ins w:id="3349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350" w:author="PR Preview" w:date="2026-01-01T00:00:00Z">
        <w:r>
          <w:t xml:space="preserve">,</w:t>
        </w:r>
      </w:ins>
      <w:ins w:id="33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and</w:t>
        </w:r>
      </w:ins>
      <w:ins w:id="33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respectively.</w:t>
        </w:r>
      </w:ins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The procedure</w:t>
        </w:r>
      </w:ins>
      <w:ins w:id="335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360" w:author="PR Preview" w:date="2026-01-01T00:00:00Z">
        <w:r>
          <w:t xml:space="preserve"> </w:t>
        </w:r>
      </w:ins>
      <w:ins w:id="3361" w:author="PR Preview" w:date="2026-01-01T00:00:00Z">
        <w:r>
          <w:t xml:space="preserve">is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rPr>
            <w:b/>
            <w:bCs/>
          </w:rPr>
          <w:t xml:space="preserve">at least as flexible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as</w:t>
        </w:r>
      </w:ins>
      <w:ins w:id="33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if every candidate of</w:t>
        </w:r>
      </w:ins>
      <w:ins w:id="336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is also a candidate of</w:t>
        </w:r>
      </w:ins>
      <w:ins w:id="33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373" w:author="PR Preview" w:date="2026-01-01T00:00:00Z">
        <w:r>
          <w:t xml:space="preserve">:</w:t>
        </w:r>
      </w:ins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ins w:id="3374" w:author="PR Preview" w:date="2026-01-01T00:00:00Z">
        <w:r>
          <w:rPr>
            <w:i/>
            <w:iCs/>
          </w:rPr>
          <w:t xml:space="preserve">Remark 14</w:t>
        </w:r>
      </w:ins>
      <w:ins w:id="3375" w:author="PR Preview" w:date="2026-01-01T00:00:00Z">
        <w:r>
          <w:t xml:space="preserve"> (Source: Flexibility). </w:t>
        </w:r>
      </w:ins>
      <w:ins w:id="3376" w:author="PR Preview" w:date="2026-01-01T00:00:00Z">
        <w:r>
          <w:t xml:space="preserve">James et al. [6, Sec. 2.1.3]</w:t>
        </w:r>
      </w:ins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use flexibility without a formal definition.</w:t>
        </w:r>
      </w:ins>
    </w:p>
    <w:bookmarkEnd w:id="181"/>
    <w:bookmarkStart w:id="182" w:name="rem-flexibility"/>
    <w:p>
      <w:pPr>
        <w:pStyle w:val="BodyText"/>
      </w:pPr>
      <w:ins w:id="3379" w:author="PR Preview" w:date="2026-01-01T00:00:00Z">
        <w:r>
          <w:rPr>
            <w:i/>
            <w:iCs/>
          </w:rPr>
          <w:t xml:space="preserve">Remark 15</w:t>
        </w:r>
      </w:ins>
      <w:ins w:id="3380" w:author="PR Preview" w:date="2026-01-01T00:00:00Z">
        <w:r>
          <w:t xml:space="preserve"> (Polynomial degree orders flexibility). </w:t>
        </w:r>
      </w:ins>
      <w:ins w:id="3381" w:author="PR Preview" w:date="2026-01-01T00:00:00Z">
        <w:r>
          <w:t xml:space="preserve">Least-squares polynomial fits are ordered by degree: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a polynomial of degree</w:t>
        </w:r>
      </w:ins>
      <w:ins w:id="3384" w:author="PR Preview" w:date="2026-01-01T00:00:00Z">
        <w:r>
          <w:t xml:space="preserve"> </w:t>
        </w:r>
      </w:ins>
      <m:oMath>
        <m:r>
          <m:t>d</m:t>
        </m:r>
      </m:oMath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is also a polynomial of degree</w:t>
        </w:r>
      </w:ins>
      <w:ins w:id="338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whose coefficient of</w:t>
        </w:r>
      </w:ins>
      <w:ins w:id="339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is zero,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so the fit of degree</w:t>
        </w:r>
      </w:ins>
      <w:ins w:id="339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is</w:t>
        </w:r>
      </w:ins>
      <w:ins w:id="3398" w:author="PR Preview" w:date="2026-01-01T00:00:00Z">
        <w:r>
          <w:t xml:space="preserve"> </w:t>
        </w:r>
      </w:ins>
      <w:hyperlink w:anchor="def-flexibility">
        <w:ins w:id="3399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as the fit of degree</w:t>
        </w:r>
      </w:ins>
      <w:ins w:id="3402" w:author="PR Preview" w:date="2026-01-01T00:00:00Z">
        <w:r>
          <w:t xml:space="preserve"> </w:t>
        </w:r>
      </w:ins>
      <m:oMath>
        <m:r>
          <m:t>d</m:t>
        </m:r>
      </m:oMath>
      <w:ins w:id="3403" w:author="PR Preview" w:date="2026-01-01T00:00:00Z">
        <w:r>
          <w:t xml:space="preserve">.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The four fits of</w:t>
        </w:r>
      </w:ins>
      <w:ins w:id="3406" w:author="PR Preview" w:date="2026-01-01T00:00:00Z">
        <w:r>
          <w:t xml:space="preserve"> </w:t>
        </w:r>
      </w:ins>
      <w:hyperlink w:anchor="exr-overfitting">
        <w:ins w:id="340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are ordered this way.</w:t>
        </w:r>
      </w:ins>
      <w:ins w:id="3410" w:author="PR Preview" w:date="2026-01-01T00:00:00Z">
        <w:r>
          <w:t xml:space="preserve"> </w:t>
        </w:r>
      </w:ins>
      <w:hyperlink w:anchor="def-flexibility">
        <w:ins w:id="3411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is narrower than the informal use of the word</w:t>
        </w:r>
      </w:ins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in</w:t>
        </w:r>
      </w:ins>
      <w:ins w:id="3416" w:author="PR Preview" w:date="2026-01-01T00:00:00Z">
        <w:r>
          <w:t xml:space="preserve"> </w:t>
        </w:r>
      </w:ins>
      <w:ins w:id="3417" w:author="PR Preview" w:date="2026-01-01T00:00:00Z">
        <w:r>
          <w:t xml:space="preserve">James et al. [6, Sec. 2.1.3]</w:t>
        </w:r>
      </w:ins>
      <w:ins w:id="3418" w:author="PR Preview" w:date="2026-01-01T00:00:00Z">
        <w:r>
          <w:t xml:space="preserve">: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it orders only procedures whose candidate sets are nested.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Other procedures can be compared by other measures,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such as the effective number of parameters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[4, Sec. 7.6]</w:t>
        </w:r>
      </w:ins>
      <w:ins w:id="3427" w:author="PR Preview" w:date="2026-01-01T00:00:00Z">
        <w:r>
          <w:t xml:space="preserve">.</w:t>
        </w:r>
      </w:ins>
    </w:p>
    <w:bookmarkEnd w:id="182"/>
    <w:bookmarkStart w:id="184" w:name="def-bias-variance-tradeoff"/>
    <w:p>
      <w:pPr>
        <w:pStyle w:val="BodyText"/>
      </w:pPr>
      <w:ins w:id="3428" w:author="PR Preview" w:date="2026-01-01T00:00:00Z">
        <w:r>
          <w:rPr>
            <w:b/>
            <w:bCs/>
          </w:rPr>
          <w:t xml:space="preserve">Definition 38 (Bias–variance trade-off)</w:t>
        </w:r>
      </w:ins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Let</w:t>
        </w:r>
      </w:ins>
      <w:ins w:id="343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be</w:t>
        </w:r>
      </w:ins>
      <w:ins w:id="3434" w:author="PR Preview" w:date="2026-01-01T00:00:00Z">
        <w:r>
          <w:t xml:space="preserve"> </w:t>
        </w:r>
      </w:ins>
      <w:hyperlink w:anchor="def-fitting-procedure">
        <w:ins w:id="343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436" w:author="PR Preview" w:date="2026-01-01T00:00:00Z">
        <w:r>
          <w:t xml:space="preserve">,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each</w:t>
        </w:r>
      </w:ins>
      <w:ins w:id="3439" w:author="PR Preview" w:date="2026-01-01T00:00:00Z">
        <w:r>
          <w:t xml:space="preserve"> </w:t>
        </w:r>
      </w:ins>
      <w:hyperlink w:anchor="def-flexibility">
        <w:ins w:id="3440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as the one before,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and let</w:t>
        </w:r>
      </w:ins>
      <w:ins w:id="34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be a random</w:t>
        </w:r>
      </w:ins>
      <w:ins w:id="3448" w:author="PR Preview" w:date="2026-01-01T00:00:00Z">
        <w:r>
          <w:t xml:space="preserve"> </w:t>
        </w:r>
      </w:ins>
      <w:hyperlink w:anchor="def-training-set">
        <w:ins w:id="344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50" w:author="PR Preview" w:date="2026-01-01T00:00:00Z">
        <w:r>
          <w:t xml:space="preserve">.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At a covariate value</w:t>
        </w:r>
      </w:ins>
      <w:ins w:id="3453" w:author="PR Preview" w:date="2026-01-01T00:00:00Z">
        <w:r>
          <w:t xml:space="preserve"> </w:t>
        </w:r>
      </w:ins>
      <m:oMath>
        <m:r>
          <m:t>x</m:t>
        </m:r>
      </m:oMath>
      <w:ins w:id="3454" w:author="PR Preview" w:date="2026-01-01T00:00:00Z">
        <w:r>
          <w:t xml:space="preserve">,</w:t>
        </w:r>
      </w:ins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with</w:t>
        </w:r>
      </w:ins>
      <w:ins w:id="3457" w:author="PR Preview" w:date="2026-01-01T00:00:00Z">
        <w:r>
          <w:t xml:space="preserve"> </w:t>
        </w:r>
      </w:ins>
      <m:oMath>
        <m:r>
          <m:t>μ</m:t>
        </m:r>
      </m:oMath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the</w:t>
        </w:r>
      </w:ins>
      <w:ins w:id="3460" w:author="PR Preview" w:date="2026-01-01T00:00:00Z">
        <w:r>
          <w:t xml:space="preserve"> </w:t>
        </w:r>
      </w:ins>
      <w:hyperlink w:anchor="def-mean-function">
        <w:ins w:id="346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462" w:author="PR Preview" w:date="2026-01-01T00:00:00Z">
        <w:r>
          <w:t xml:space="preserve">,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there is a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rPr>
            <w:b/>
            <w:bCs/>
          </w:rPr>
          <w:t xml:space="preserve">bias–variance trade-off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among them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when, from each procedure to the next,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the squared</w:t>
        </w:r>
      </w:ins>
      <w:ins w:id="3473" w:author="PR Preview" w:date="2026-01-01T00:00:00Z">
        <w:r>
          <w:t xml:space="preserve"> </w:t>
        </w:r>
      </w:ins>
      <w:hyperlink w:anchor="def-prediction-bias">
        <w:ins w:id="347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of the prediction, used as an</w:t>
        </w:r>
      </w:ins>
      <w:ins w:id="3477" w:author="PR Preview" w:date="2026-01-01T00:00:00Z">
        <w:r>
          <w:t xml:space="preserve"> </w:t>
        </w:r>
      </w:ins>
      <w:hyperlink r:id="rId147">
        <w:ins w:id="347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of</w:t>
        </w:r>
      </w:ins>
      <w:ins w:id="348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82" w:author="PR Preview" w:date="2026-01-01T00:00:00Z">
        <w:r>
          <w:t xml:space="preserve">, does not rise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and its</w:t>
        </w:r>
      </w:ins>
      <w:ins w:id="3485" w:author="PR Preview" w:date="2026-01-01T00:00:00Z">
        <w:r>
          <w:t xml:space="preserve"> </w:t>
        </w:r>
      </w:ins>
      <w:hyperlink r:id="rId155">
        <w:ins w:id="348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does not fall:</w:t>
        </w:r>
      </w:ins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ins w:id="3489" w:author="PR Preview" w:date="2026-01-01T00:00:00Z">
        <w:r>
          <w:t xml:space="preserve">Source:</w:t>
        </w:r>
      </w:ins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James et al. [6, Sec. 2.2.2]</w:t>
        </w:r>
      </w:ins>
      <w:ins w:id="3492" w:author="PR Preview" w:date="2026-01-01T00:00:00Z">
        <w:r>
          <w:t xml:space="preserve">;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Wikipedia contributors [10]</w:t>
        </w:r>
      </w:ins>
      <w:ins w:id="3495" w:author="PR Preview" w:date="2026-01-01T00:00:00Z">
        <w:r>
          <w:t xml:space="preserve">.</w:t>
        </w:r>
      </w:ins>
    </w:p>
    <w:bookmarkEnd w:id="184"/>
    <w:bookmarkStart w:id="185" w:name="rem-overfitting-tradeoff"/>
    <w:p>
      <w:pPr>
        <w:pStyle w:val="BodyText"/>
      </w:pPr>
      <w:ins w:id="3496" w:author="PR Preview" w:date="2026-01-01T00:00:00Z">
        <w:r>
          <w:rPr>
            <w:i/>
            <w:iCs/>
          </w:rPr>
          <w:t xml:space="preserve">Remark 16</w:t>
        </w:r>
      </w:ins>
      <w:ins w:id="3497" w:author="PR Preview" w:date="2026-01-01T00:00:00Z">
        <w:r>
          <w:t xml:space="preserve"> (Overfitting and the trade-off). </w:t>
        </w:r>
      </w:ins>
      <w:ins w:id="3498" w:author="PR Preview" w:date="2026-01-01T00:00:00Z">
        <w:r>
          <w:t xml:space="preserve">By</w:t>
        </w:r>
      </w:ins>
      <w:ins w:id="3499" w:author="PR Preview" w:date="2026-01-01T00:00:00Z">
        <w:r>
          <w:t xml:space="preserve"> </w:t>
        </w:r>
      </w:ins>
      <w:hyperlink w:anchor="thm-epe-decomposition">
        <w:ins w:id="350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501" w:author="PR Preview" w:date="2026-01-01T00:00:00Z">
        <w:r>
          <w:t xml:space="preserve">,</w:t>
        </w:r>
      </w:ins>
      <w:ins w:id="350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is the squared bias plus the variance plus</w:t>
        </w:r>
      </w:ins>
      <w:ins w:id="350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06" w:author="PR Preview" w:date="2026-01-01T00:00:00Z">
        <w:r>
          <w:t xml:space="preserve">.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Under a</w:t>
        </w:r>
      </w:ins>
      <w:ins w:id="3509" w:author="PR Preview" w:date="2026-01-01T00:00:00Z">
        <w:r>
          <w:t xml:space="preserve"> </w:t>
        </w:r>
      </w:ins>
      <w:hyperlink w:anchor="def-bias-variance-tradeoff">
        <w:ins w:id="3510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among</w:t>
        </w:r>
      </w:ins>
      <w:ins w:id="35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514" w:author="PR Preview" w:date="2026-01-01T00:00:00Z">
        <w:r>
          <w:t xml:space="preserve">,</w:t>
        </w:r>
      </w:ins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moving from</w:t>
        </w:r>
      </w:ins>
      <w:ins w:id="35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to</w:t>
        </w:r>
      </w:ins>
      <w:ins w:id="352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lowers the expected squared prediction error at</w:t>
        </w:r>
      </w:ins>
      <w:ins w:id="3523" w:author="PR Preview" w:date="2026-01-01T00:00:00Z">
        <w:r>
          <w:t xml:space="preserve"> </w:t>
        </w:r>
      </w:ins>
      <m:oMath>
        <m:r>
          <m:t>x</m:t>
        </m:r>
      </m:oMath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when the squared bias falls by more than the variance rises,</w:t>
        </w:r>
      </w:ins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and raises it otherwise.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The smallest of</w:t>
        </w:r>
      </w:ins>
      <w:ins w:id="353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is often at some</w:t>
        </w:r>
      </w:ins>
      <w:ins w:id="35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with</w:t>
        </w:r>
      </w:ins>
      <w:ins w:id="35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[6, Sec. 2.2.2]</w:t>
        </w:r>
      </w:ins>
      <w:ins w:id="3539" w:author="PR Preview" w:date="2026-01-01T00:00:00Z">
        <w:r>
          <w:t xml:space="preserve">,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but not always: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if the mean function</w:t>
        </w:r>
      </w:ins>
      <w:ins w:id="3544" w:author="PR Preview" w:date="2026-01-01T00:00:00Z">
        <w:r>
          <w:t xml:space="preserve"> </w:t>
        </w:r>
      </w:ins>
      <m:oMath>
        <m:r>
          <m:t>μ</m:t>
        </m:r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is among the functions that candidate</w:t>
        </w:r>
      </w:ins>
      <w:ins w:id="3547" w:author="PR Preview" w:date="2026-01-01T00:00:00Z">
        <w:r>
          <w:t xml:space="preserve"> </w:t>
        </w:r>
      </w:ins>
      <m:oMath>
        <m:r>
          <m:t>1</m:t>
        </m:r>
      </m:oMath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can fit,</w:t>
        </w:r>
      </w:ins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the squared bias of</w:t>
        </w:r>
      </w:ins>
      <w:ins w:id="35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3553" w:author="PR Preview" w:date="2026-01-01T00:00:00Z">
        <w:r>
          <w:t xml:space="preserve"> </w:t>
        </w:r>
      </w:ins>
      <w:ins w:id="3554" w:author="PR Preview" w:date="2026-01-01T00:00:00Z">
        <w:r>
          <w:t xml:space="preserve">can be zero,</w:t>
        </w:r>
      </w:ins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and then no more flexible</w:t>
        </w:r>
      </w:ins>
      <w:ins w:id="35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has a smaller squared bias</w:t>
        </w:r>
      </w:ins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and, under the trade-off, none has a smaller variance,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so none has a smaller expected squared prediction error.</w:t>
        </w:r>
      </w:ins>
      <w:ins w:id="3564" w:author="PR Preview" w:date="2026-01-01T00:00:00Z">
        <w:r>
          <w:t xml:space="preserve"> </w:t>
        </w:r>
      </w:ins>
      <w:ins w:id="3565" w:author="PR Preview" w:date="2026-01-01T00:00:00Z">
        <w:r>
          <w:t xml:space="preserve">Past the candidate with the smallest expected squared prediction error,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the more flexible candidates have lowered their squared bias by less than they have raised their variance,</w:t>
        </w:r>
      </w:ins>
      <w:ins w:id="3568" w:author="PR Preview" w:date="2026-01-01T00:00:00Z">
        <w:r>
          <w:t xml:space="preserve"> </w:t>
        </w:r>
      </w:ins>
      <w:ins w:id="3569" w:author="PR Preview" w:date="2026-01-01T00:00:00Z">
        <w:r>
          <w:t xml:space="preserve">and their fitted models tend to</w:t>
        </w:r>
      </w:ins>
      <w:ins w:id="3570" w:author="PR Preview" w:date="2026-01-01T00:00:00Z">
        <w:r>
          <w:t xml:space="preserve"> </w:t>
        </w:r>
      </w:ins>
      <w:hyperlink w:anchor="def-overfitting">
        <w:ins w:id="3571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3572" w:author="PR Preview" w:date="2026-01-01T00:00:00Z">
        <w:r>
          <w:t xml:space="preserve">: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3575" w:author="PR Preview" w:date="2026-01-01T00:00:00Z">
        <w:r>
          <w:t xml:space="preserve"> </w:t>
        </w:r>
      </w:ins>
      <w:ins w:id="3576" w:author="PR Preview" w:date="2026-01-01T00:00:00Z">
        <w:r>
          <w:t xml:space="preserve">but predict new observations worse.</w:t>
        </w:r>
      </w:ins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del w:id="3577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A</w:delText>
        </w:r>
      </w:del>
      <w:del w:id="3580" w:author="PR Preview" w:date="2026-01-01T00:00:00Z">
        <w:r>
          <w:delText xml:space="preserve"> </w:delText>
        </w:r>
      </w:del>
      <w:hyperlink w:anchor="def-fitted-model">
        <w:del w:id="358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58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is fitted to a</w:delText>
        </w:r>
      </w:del>
      <w:del w:id="3585" w:author="PR Preview" w:date="2026-01-01T00:00:00Z">
        <w:r>
          <w:delText xml:space="preserve"> </w:delText>
        </w:r>
      </w:del>
      <w:hyperlink w:anchor="def-training-set">
        <w:del w:id="35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88" w:author="PR Preview" w:date="2026-01-01T00:00:00Z">
        <w:r>
          <w:delText xml:space="preserve">.</w:delText>
        </w:r>
      </w:del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A</w:delText>
        </w:r>
      </w:del>
      <w:del w:id="3591" w:author="PR Preview" w:date="2026-01-01T00:00:00Z">
        <w:r>
          <w:delText xml:space="preserve"> </w:delText>
        </w:r>
      </w:del>
      <w:hyperlink w:anchor="def-held-out-set">
        <w:del w:id="35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of</w:delText>
        </w:r>
      </w:del>
      <w:del w:id="3595" w:author="PR Preview" w:date="2026-01-01T00:00:00Z">
        <w:r>
          <w:delText xml:space="preserve"> </w:delText>
        </w:r>
      </w:del>
      <m:oMath>
        <m:r>
          <m:t>m</m:t>
        </m:r>
      </m:oMath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observations</w:delText>
        </w:r>
      </w:del>
      <w:del w:id="3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is drawn from the same population as the new observation</w:delText>
        </w:r>
      </w:del>
      <w:del w:id="36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of</w:delText>
        </w:r>
      </w:del>
      <w:del w:id="3604" w:author="PR Preview" w:date="2026-01-01T00:00:00Z">
        <w:r>
          <w:delText xml:space="preserve"> </w:delText>
        </w:r>
      </w:del>
      <w:hyperlink w:anchor="def-generalization-error">
        <w:del w:id="360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606" w:author="PR Preview" w:date="2026-01-01T00:00:00Z">
        <w:r>
          <w:delText xml:space="preserve">,</w:delText>
        </w:r>
      </w:del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each independently of</w:delText>
        </w:r>
      </w:del>
      <w:del w:id="36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10" w:author="PR Preview" w:date="2026-01-01T00:00:00Z">
        <w:r>
          <w:delText xml:space="preserve">.</w:delText>
        </w:r>
      </w:del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Write</w:delText>
        </w:r>
      </w:del>
      <w:del w:id="361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614" w:author="PR Preview" w:date="2026-01-01T00:00:00Z">
        <w:r>
          <w:delText xml:space="preserve"> </w:delText>
        </w:r>
      </w:del>
      <w:del w:id="3615" w:author="PR Preview" w:date="2026-01-01T00:00:00Z">
        <w:r>
          <w:delText xml:space="preserve">for the</w:delText>
        </w:r>
      </w:del>
      <w:del w:id="3616" w:author="PR Preview" w:date="2026-01-01T00:00:00Z">
        <w:r>
          <w:delText xml:space="preserve"> </w:delText>
        </w:r>
      </w:del>
      <w:hyperlink w:anchor="def-observation-loss">
        <w:del w:id="361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618" w:author="PR Preview" w:date="2026-01-01T00:00:00Z">
        <w:r>
          <w:delText xml:space="preserve"> </w:delText>
        </w:r>
      </w:del>
      <w:del w:id="3619" w:author="PR Preview" w:date="2026-01-01T00:00:00Z">
        <w:r>
          <w:delText xml:space="preserve">of</w:delText>
        </w:r>
      </w:del>
      <w:del w:id="362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on held-out observation</w:delText>
        </w:r>
      </w:del>
      <w:del w:id="3623" w:author="PR Preview" w:date="2026-01-01T00:00:00Z">
        <w:r>
          <w:delText xml:space="preserve"> </w:delText>
        </w:r>
      </w:del>
      <m:oMath>
        <m:r>
          <m:t>j</m:t>
        </m:r>
      </m:oMath>
      <w:del w:id="3624" w:author="PR Preview" w:date="2026-01-01T00:00:00Z">
        <w:r>
          <w:delText xml:space="preserve">.</w:delText>
        </w:r>
      </w:del>
    </w:p>
    <w:p>
      <w:pPr>
        <w:pStyle w:val="BodyText"/>
      </w:pPr>
      <w:ins w:id="3625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A</w:t>
        </w:r>
      </w:ins>
      <w:ins w:id="3628" w:author="PR Preview" w:date="2026-01-01T00:00:00Z">
        <w:r>
          <w:t xml:space="preserve"> </w:t>
        </w:r>
      </w:ins>
      <w:hyperlink w:anchor="def-fitted-model">
        <w:ins w:id="362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6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is fitted to a</w:t>
        </w:r>
      </w:ins>
      <w:ins w:id="3633" w:author="PR Preview" w:date="2026-01-01T00:00:00Z">
        <w:r>
          <w:t xml:space="preserve"> </w:t>
        </w:r>
      </w:ins>
      <w:hyperlink w:anchor="def-training-set">
        <w:ins w:id="36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36" w:author="PR Preview" w:date="2026-01-01T00:00:00Z">
        <w:r>
          <w:t xml:space="preserve">.</w:t>
        </w:r>
      </w:ins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A</w:t>
        </w:r>
      </w:ins>
      <w:ins w:id="3639" w:author="PR Preview" w:date="2026-01-01T00:00:00Z">
        <w:r>
          <w:t xml:space="preserve"> </w:t>
        </w:r>
      </w:ins>
      <w:hyperlink w:anchor="def-held-out-set">
        <w:ins w:id="364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of</w:t>
        </w:r>
      </w:ins>
      <w:ins w:id="3643" w:author="PR Preview" w:date="2026-01-01T00:00:00Z">
        <w:r>
          <w:t xml:space="preserve"> </w:t>
        </w:r>
      </w:ins>
      <m:oMath>
        <m:r>
          <m:t>m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observations</w:t>
        </w:r>
      </w:ins>
      <w:ins w:id="36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is drawn from the same population as the new observation</w:t>
        </w:r>
      </w:ins>
      <w:ins w:id="36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of</w:t>
        </w:r>
      </w:ins>
      <w:ins w:id="3652" w:author="PR Preview" w:date="2026-01-01T00:00:00Z">
        <w:r>
          <w:t xml:space="preserve"> </w:t>
        </w:r>
      </w:ins>
      <w:hyperlink w:anchor="def-generalization-error">
        <w:ins w:id="365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654" w:author="PR Preview" w:date="2026-01-01T00:00:00Z">
        <w:r>
          <w:t xml:space="preserve">,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each independently of</w:t>
        </w:r>
      </w:ins>
      <w:ins w:id="36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58" w:author="PR Preview" w:date="2026-01-01T00:00:00Z">
        <w:r>
          <w:t xml:space="preserve">.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Write</w:t>
        </w:r>
      </w:ins>
      <w:ins w:id="366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for the</w:t>
        </w:r>
      </w:ins>
      <w:ins w:id="3664" w:author="PR Preview" w:date="2026-01-01T00:00:00Z">
        <w:r>
          <w:t xml:space="preserve"> </w:t>
        </w:r>
      </w:ins>
      <w:hyperlink w:anchor="def-observation-loss">
        <w:ins w:id="366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of</w:t>
        </w:r>
      </w:ins>
      <w:ins w:id="36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on held-out observation</w:t>
        </w:r>
      </w:ins>
      <w:ins w:id="3671" w:author="PR Preview" w:date="2026-01-01T00:00:00Z">
        <w:r>
          <w:t xml:space="preserve"> </w:t>
        </w:r>
      </w:ins>
      <m:oMath>
        <m:r>
          <m:t>j</m:t>
        </m:r>
      </m:oMath>
      <w:ins w:id="3672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del w:id="3673" w:author="PR Preview" w:date="2026-01-01T00:00:00Z">
        <w:r>
          <w:rPr>
            <w:i/>
            <w:iCs/>
          </w:rPr>
          <w:delText xml:space="preserve">Solution 9</w:delText>
        </w:r>
      </w:del>
      <w:del w:id="3674" w:author="PR Preview" w:date="2026-01-01T00:00:00Z">
        <w:r>
          <w:delText xml:space="preserve">. </w:delText>
        </w:r>
      </w:del>
      <w:del w:id="3675" w:author="PR Preview" w:date="2026-01-01T00:00:00Z">
        <w:r>
          <w:delText xml:space="preserve">Given</w:delText>
        </w:r>
      </w:del>
      <w:del w:id="36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77" w:author="PR Preview" w:date="2026-01-01T00:00:00Z">
        <w:r>
          <w:delText xml:space="preserve">, the</w:delText>
        </w:r>
      </w:del>
      <w:del w:id="3678" w:author="PR Preview" w:date="2026-01-01T00:00:00Z">
        <w:r>
          <w:delText xml:space="preserve"> </w:delText>
        </w:r>
      </w:del>
      <w:hyperlink w:anchor="def-fitted-model">
        <w:del w:id="367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6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is fixed.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Each held-out pair has the same distribution as</w:delText>
        </w:r>
      </w:del>
      <w:del w:id="36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and is independent of</w:delText>
        </w:r>
      </w:del>
      <w:del w:id="36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89" w:author="PR Preview" w:date="2026-01-01T00:00:00Z">
        <w:r>
          <w:delText xml:space="preserve">,</w:delText>
        </w:r>
      </w:del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so each loss has conditional expectation</w:delText>
        </w:r>
      </w:del>
      <w:del w:id="369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by</w:delText>
        </w:r>
      </w:del>
      <w:del w:id="3695" w:author="PR Preview" w:date="2026-01-01T00:00:00Z">
        <w:r>
          <w:delText xml:space="preserve"> </w:delText>
        </w:r>
      </w:del>
      <w:hyperlink w:anchor="eq-generalization-error">
        <w:del w:id="3696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3697" w:author="PR Preview" w:date="2026-01-01T00:00:00Z">
        <w:r>
          <w:delText xml:space="preserve">.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Then</w:delText>
        </w:r>
      </w:del>
    </w:p>
    <w:p>
      <w:pPr>
        <w:pStyle w:val="FirstParagraph"/>
      </w:pPr>
      <w:ins w:id="3700" w:author="PR Preview" w:date="2026-01-01T00:00:00Z">
        <w:r>
          <w:rPr>
            <w:i/>
            <w:iCs/>
          </w:rPr>
          <w:t xml:space="preserve">Solution 9</w:t>
        </w:r>
      </w:ins>
      <w:ins w:id="3701" w:author="PR Preview" w:date="2026-01-01T00:00:00Z">
        <w:r>
          <w:t xml:space="preserve">. </w:t>
        </w:r>
      </w:ins>
      <w:ins w:id="3702" w:author="PR Preview" w:date="2026-01-01T00:00:00Z">
        <w:r>
          <w:t xml:space="preserve">Given</w:t>
        </w:r>
      </w:ins>
      <w:ins w:id="3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04" w:author="PR Preview" w:date="2026-01-01T00:00:00Z">
        <w:r>
          <w:t xml:space="preserve">, the</w:t>
        </w:r>
      </w:ins>
      <w:ins w:id="3705" w:author="PR Preview" w:date="2026-01-01T00:00:00Z">
        <w:r>
          <w:t xml:space="preserve"> </w:t>
        </w:r>
      </w:ins>
      <w:hyperlink w:anchor="def-fitted-model">
        <w:ins w:id="370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7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is fixed.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Each held-out pair has the same distribution as</w:t>
        </w:r>
      </w:ins>
      <w:ins w:id="37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and is independent of</w:t>
        </w:r>
      </w:ins>
      <w:ins w:id="37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16" w:author="PR Preview" w:date="2026-01-01T00:00:00Z">
        <w:r>
          <w:t xml:space="preserve">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so each loss has conditional expectation</w:t>
        </w:r>
      </w:ins>
      <w:ins w:id="37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by</w:t>
        </w:r>
      </w:ins>
      <w:ins w:id="3722" w:author="PR Preview" w:date="2026-01-01T00:00:00Z">
        <w:r>
          <w:t xml:space="preserve"> </w:t>
        </w:r>
      </w:ins>
      <w:hyperlink w:anchor="eq-generalization-error">
        <w:ins w:id="3723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3724" w:author="PR Preview" w:date="2026-01-01T00:00:00Z">
        <w:r>
          <w:t xml:space="preserve">.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del w:id="3727" w:author="PR Preview" w:date="2026-01-01T00:00:00Z">
        <w:r>
          <w:rPr>
            <w:i/>
            <w:iCs/>
          </w:rPr>
          <w:delText xml:space="preserve">Remark 18</w:delText>
        </w:r>
      </w:del>
      <w:del w:id="3728" w:author="PR Preview" w:date="2026-01-01T00:00:00Z">
        <w:r>
          <w:delText xml:space="preserve"> (Training error is optimistic). </w:delText>
        </w:r>
      </w:del>
      <w:del w:id="3729" w:author="PR Preview" w:date="2026-01-01T00:00:00Z">
        <w:r>
          <w:delText xml:space="preserve">The same argument fails for the training set.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The training pairs are not independent of</w:delText>
        </w:r>
      </w:del>
      <w:del w:id="37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33" w:author="PR Preview" w:date="2026-01-01T00:00:00Z">
        <w:r>
          <w:delText xml:space="preserve">:</w:delText>
        </w:r>
      </w:del>
      <w:del w:id="3734" w:author="PR Preview" w:date="2026-01-01T00:00:00Z">
        <w:r>
          <w:delText xml:space="preserve"> </w:delText>
        </w:r>
      </w:del>
      <w:del w:id="3735" w:author="PR Preview" w:date="2026-01-01T00:00:00Z">
        <w:r>
          <w:delText xml:space="preserve">they are</w:delText>
        </w:r>
      </w:del>
      <w:del w:id="37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37" w:author="PR Preview" w:date="2026-01-01T00:00:00Z">
        <w:r>
          <w:delText xml:space="preserve">,</w:delText>
        </w:r>
      </w:del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and</w:delText>
        </w:r>
      </w:del>
      <w:del w:id="37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was fitted to make their prediction errors small.</w:delText>
        </w:r>
      </w:del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So the argument of</w:delText>
        </w:r>
      </w:del>
      <w:del w:id="3745" w:author="PR Preview" w:date="2026-01-01T00:00:00Z">
        <w:r>
          <w:delText xml:space="preserve"> </w:delText>
        </w:r>
      </w:del>
      <w:hyperlink w:anchor="thm-held-out-unbiased">
        <w:del w:id="374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747" w:author="PR Preview" w:date="2026-01-01T00:00:00Z">
        <w:r>
          <w:delText xml:space="preserve">,</w:delText>
        </w:r>
      </w:del>
      <w:del w:id="3748" w:author="PR Preview" w:date="2026-01-01T00:00:00Z">
        <w:r>
          <w:delText xml:space="preserve"> </w:delText>
        </w:r>
      </w:del>
      <w:del w:id="3749" w:author="PR Preview" w:date="2026-01-01T00:00:00Z">
        <w:r>
          <w:delText xml:space="preserve">that each loss has conditional expectation</w:delText>
        </w:r>
      </w:del>
      <w:del w:id="37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51" w:author="PR Preview" w:date="2026-01-01T00:00:00Z">
        <w:r>
          <w:delText xml:space="preserve">,</w:delText>
        </w:r>
      </w:del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does not hold for them,</w:delText>
        </w:r>
      </w:del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and the</w:delText>
        </w:r>
      </w:del>
      <w:del w:id="3756" w:author="PR Preview" w:date="2026-01-01T00:00:00Z">
        <w:r>
          <w:delText xml:space="preserve"> </w:delText>
        </w:r>
      </w:del>
      <w:hyperlink w:anchor="def-training-mse">
        <w:del w:id="3757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758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759" w:author="PR Preview" w:date="2026-01-01T00:00:00Z">
        <w:r>
          <w:delText xml:space="preserve"> </w:delText>
        </w:r>
      </w:del>
      <w:del w:id="3760" w:author="PR Preview" w:date="2026-01-01T00:00:00Z">
        <w:r>
          <w:delText xml:space="preserve">is typically</w:delText>
        </w:r>
      </w:del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rPr>
            <w:i/>
            <w:iCs/>
          </w:rPr>
          <w:delText xml:space="preserve">smaller</w:delText>
        </w:r>
      </w:del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than</w:delText>
        </w:r>
      </w:del>
      <w:del w:id="376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[3, Sec. 7.4]</w:delText>
        </w:r>
      </w:del>
      <w:del w:id="3768" w:author="PR Preview" w:date="2026-01-01T00:00:00Z">
        <w:r>
          <w:delText xml:space="preserve">.</w:delText>
        </w:r>
      </w:del>
      <w:del w:id="3769" w:author="PR Preview" w:date="2026-01-01T00:00:00Z">
        <w:r>
          <w:delText xml:space="preserve"> </w:delText>
        </w:r>
      </w:del>
      <w:hyperlink w:anchor="exr-overfitting">
        <w:del w:id="377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shows the pattern:</w:delText>
        </w:r>
      </w:del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training sRMSE keeps falling as the degree grows,</w:delText>
        </w:r>
      </w:del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3777" w:author="PR Preview" w:date="2026-01-01T00:00:00Z">
        <w:r>
          <w:rPr>
            <w:b/>
            <w:bCs/>
          </w:rPr>
          <w:delText xml:space="preserve">Example 27 (Training error and generalization error by degree)</w:delText>
        </w:r>
      </w:del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Real data never reveal</w:delText>
        </w:r>
      </w:del>
      <w:del w:id="37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81" w:author="PR Preview" w:date="2026-01-01T00:00:00Z">
        <w:r>
          <w:delText xml:space="preserve">,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but a simulation can,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because it can draw as many new observations as we like.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Here the population is known:</w:delText>
        </w:r>
      </w:del>
      <w:del w:id="37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and</w:delText>
        </w:r>
      </w:del>
      <w:del w:id="379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792" w:author="PR Preview" w:date="2026-01-01T00:00:00Z">
        <w:r>
          <w:delText xml:space="preserve">,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with</w:delText>
        </w:r>
      </w:del>
      <w:del w:id="379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796" w:author="PR Preview" w:date="2026-01-01T00:00:00Z">
        <w:r>
          <w:delText xml:space="preserve">.</w:delText>
        </w:r>
      </w:del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We draw one training set of</w:delText>
        </w:r>
      </w:del>
      <w:del w:id="379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delText xml:space="preserve">observations,</w:delText>
        </w:r>
      </w:del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fit a polynomial in</w:delText>
        </w:r>
      </w:del>
      <w:del w:id="3804" w:author="PR Preview" w:date="2026-01-01T00:00:00Z">
        <w:r>
          <w:delText xml:space="preserve"> </w:delText>
        </w:r>
      </w:del>
      <m:oMath>
        <m:r>
          <m:t>x</m:t>
        </m:r>
      </m:oMath>
      <w:del w:id="3805" w:author="PR Preview" w:date="2026-01-01T00:00:00Z">
        <w:r>
          <w:delText xml:space="preserve"> </w:delText>
        </w:r>
      </w:del>
      <w:del w:id="3806" w:author="PR Preview" w:date="2026-01-01T00:00:00Z">
        <w:r>
          <w:delText xml:space="preserve">of each degree from 1 to 10 by least squares,</w:delText>
        </w:r>
      </w:del>
      <w:del w:id="3807" w:author="PR Preview" w:date="2026-01-01T00:00:00Z">
        <w:r>
          <w:delText xml:space="preserve"> </w:delText>
        </w:r>
      </w:del>
      <w:del w:id="3808" w:author="PR Preview" w:date="2026-01-01T00:00:00Z">
        <w:r>
          <w:delText xml:space="preserve">and score each fit on the training set</w:delText>
        </w:r>
      </w:del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and on</w:delText>
        </w:r>
      </w:del>
      <w:del w:id="3811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new observations.</w:delText>
        </w:r>
      </w:del>
      <w:del w:id="3814" w:author="PR Preview" w:date="2026-01-01T00:00:00Z">
        <w:r>
          <w:delText xml:space="preserve"> </w:delText>
        </w:r>
      </w:del>
      <w:del w:id="3815" w:author="PR Preview" w:date="2026-01-01T00:00:00Z">
        <w:r>
          <w:delText xml:space="preserve">By</w:delText>
        </w:r>
      </w:del>
      <w:del w:id="3816" w:author="PR Preview" w:date="2026-01-01T00:00:00Z">
        <w:r>
          <w:delText xml:space="preserve"> </w:delText>
        </w:r>
      </w:del>
      <w:hyperlink w:anchor="thm-held-out-unbiased">
        <w:del w:id="381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18" w:author="PR Preview" w:date="2026-01-01T00:00:00Z">
        <w:r>
          <w:delText xml:space="preserve">,</w:delText>
        </w:r>
      </w:del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the second score has expectation</w:delText>
        </w:r>
      </w:del>
      <w:del w:id="382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22" w:author="PR Preview" w:date="2026-01-01T00:00:00Z">
        <w:r>
          <w:delText xml:space="preserve"> </w:delText>
        </w:r>
      </w:del>
      <w:del w:id="3823" w:author="PR Preview" w:date="2026-01-01T00:00:00Z">
        <w:r>
          <w:delText xml:space="preserve">given the training set,</w:delText>
        </w:r>
      </w:del>
      <w:del w:id="3824" w:author="PR Preview" w:date="2026-01-01T00:00:00Z">
        <w:r>
          <w:delText xml:space="preserve"> </w:delText>
        </w:r>
      </w:del>
      <w:del w:id="3825" w:author="PR Preview" w:date="2026-01-01T00:00:00Z">
        <w:r>
          <w:delText xml:space="preserve">and with</w:delText>
        </w:r>
      </w:del>
      <w:del w:id="3826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27" w:author="PR Preview" w:date="2026-01-01T00:00:00Z">
        <w:r>
          <w:delText xml:space="preserve"> </w:delText>
        </w:r>
      </w:del>
      <w:del w:id="3828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3829" w:author="PR Preview" w:date="2026-01-01T00:00:00Z">
        <w:r>
          <w:rPr>
            <w:i/>
            <w:iCs/>
          </w:rPr>
          <w:t xml:space="preserve">Remark 18</w:t>
        </w:r>
      </w:ins>
      <w:ins w:id="3830" w:author="PR Preview" w:date="2026-01-01T00:00:00Z">
        <w:r>
          <w:t xml:space="preserve"> (Training error is optimistic). </w:t>
        </w:r>
      </w:ins>
      <w:ins w:id="3831" w:author="PR Preview" w:date="2026-01-01T00:00:00Z">
        <w:r>
          <w:t xml:space="preserve">The same argument fails for the training set.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The training pairs are not independent of</w:t>
        </w:r>
      </w:ins>
      <w:ins w:id="38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35" w:author="PR Preview" w:date="2026-01-01T00:00:00Z">
        <w:r>
          <w:t xml:space="preserve">: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they are</w:t>
        </w:r>
      </w:ins>
      <w:ins w:id="38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39" w:author="PR Preview" w:date="2026-01-01T00:00:00Z">
        <w:r>
          <w:t xml:space="preserve">,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and</w:t>
        </w:r>
      </w:ins>
      <w:ins w:id="38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was fitted to make their prediction errors small.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So the argument of</w:t>
        </w:r>
      </w:ins>
      <w:ins w:id="3847" w:author="PR Preview" w:date="2026-01-01T00:00:00Z">
        <w:r>
          <w:t xml:space="preserve"> </w:t>
        </w:r>
      </w:ins>
      <w:hyperlink w:anchor="thm-held-out-unbiased">
        <w:ins w:id="384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849" w:author="PR Preview" w:date="2026-01-01T00:00:00Z">
        <w:r>
          <w:t xml:space="preserve">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that each loss has conditional expectation</w:t>
        </w:r>
      </w:ins>
      <w:ins w:id="385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53" w:author="PR Preview" w:date="2026-01-01T00:00:00Z">
        <w:r>
          <w:t xml:space="preserve">,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does not hold for them,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and the</w:t>
        </w:r>
      </w:ins>
      <w:ins w:id="3858" w:author="PR Preview" w:date="2026-01-01T00:00:00Z">
        <w:r>
          <w:t xml:space="preserve"> </w:t>
        </w:r>
      </w:ins>
      <w:hyperlink w:anchor="def-training-mse">
        <w:ins w:id="385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86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is typically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rPr>
            <w:i/>
            <w:iCs/>
          </w:rPr>
          <w:t xml:space="preserve">smaller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than</w:t>
        </w:r>
      </w:ins>
      <w:ins w:id="386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68" w:author="PR Preview" w:date="2026-01-01T00:00:00Z">
        <w:r>
          <w:t xml:space="preserve"> </w:t>
        </w:r>
      </w:ins>
      <w:ins w:id="3869" w:author="PR Preview" w:date="2026-01-01T00:00:00Z">
        <w:r>
          <w:t xml:space="preserve">[4, Sec. 7.4]</w:t>
        </w:r>
      </w:ins>
      <w:ins w:id="3870" w:author="PR Preview" w:date="2026-01-01T00:00:00Z">
        <w:r>
          <w:t xml:space="preserve">.</w:t>
        </w:r>
      </w:ins>
      <w:ins w:id="3871" w:author="PR Preview" w:date="2026-01-01T00:00:00Z">
        <w:r>
          <w:t xml:space="preserve"> </w:t>
        </w:r>
      </w:ins>
      <w:hyperlink w:anchor="exr-overfitting">
        <w:ins w:id="387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shows the pattern:</w:t>
        </w:r>
      </w:ins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training sRMSE keeps falling as the degree grows,</w:t>
        </w:r>
      </w:ins>
      <w:ins w:id="3877" w:author="PR Preview" w:date="2026-01-01T00:00:00Z">
        <w:r>
          <w:t xml:space="preserve"> </w:t>
        </w:r>
      </w:ins>
      <w:ins w:id="3878" w:author="PR Preview" w:date="2026-01-01T00:00:00Z">
        <w:r>
          <w:t xml:space="preserve">while held-out sRMSE does not.</w:t>
        </w:r>
      </w:ins>
    </w:p>
    <w:bookmarkEnd w:id="190"/>
    <w:bookmarkStart w:id="196" w:name="exm-train-test-error-simulated"/>
    <w:p>
      <w:pPr>
        <w:pStyle w:val="BodyText"/>
      </w:pPr>
      <w:ins w:id="3879" w:author="PR Preview" w:date="2026-01-01T00:00:00Z">
        <w:r>
          <w:rPr>
            <w:b/>
            <w:bCs/>
          </w:rPr>
          <w:t xml:space="preserve">Example 28 (Training error and generalization error by degree)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Real data never reveal</w:t>
        </w:r>
      </w:ins>
      <w:ins w:id="388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83" w:author="PR Preview" w:date="2026-01-01T00:00:00Z">
        <w:r>
          <w:t xml:space="preserve">,</w:t>
        </w:r>
      </w:ins>
      <w:ins w:id="3884" w:author="PR Preview" w:date="2026-01-01T00:00:00Z">
        <w:r>
          <w:t xml:space="preserve"> </w:t>
        </w:r>
      </w:ins>
      <w:ins w:id="3885" w:author="PR Preview" w:date="2026-01-01T00:00:00Z">
        <w:r>
          <w:t xml:space="preserve">but a simulation can,</w:t>
        </w:r>
      </w:ins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because it can draw as many new observations as we like.</w:t>
        </w:r>
      </w:ins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Here the population is known:</w:t>
        </w:r>
      </w:ins>
      <w:ins w:id="38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and</w:t>
        </w:r>
      </w:ins>
      <w:ins w:id="389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894" w:author="PR Preview" w:date="2026-01-01T00:00:00Z">
        <w:r>
          <w:t xml:space="preserve">,</w:t>
        </w:r>
      </w:ins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with</w:t>
        </w:r>
      </w:ins>
      <w:ins w:id="389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898" w:author="PR Preview" w:date="2026-01-01T00:00:00Z">
        <w:r>
          <w:t xml:space="preserve">.</w:t>
        </w:r>
      </w:ins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We draw one training set of</w:t>
        </w:r>
      </w:ins>
      <w:ins w:id="39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902" w:author="PR Preview" w:date="2026-01-01T00:00:00Z">
        <w:r>
          <w:t xml:space="preserve"> </w:t>
        </w:r>
      </w:ins>
      <w:ins w:id="3903" w:author="PR Preview" w:date="2026-01-01T00:00:00Z">
        <w:r>
          <w:t xml:space="preserve">observations,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fit a polynomial in</w:t>
        </w:r>
      </w:ins>
      <w:ins w:id="3906" w:author="PR Preview" w:date="2026-01-01T00:00:00Z">
        <w:r>
          <w:t xml:space="preserve"> </w:t>
        </w:r>
      </w:ins>
      <m:oMath>
        <m:r>
          <m:t>x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of each degree from 1 to 10 by least squares,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and score each fit on the training set</w:t>
        </w:r>
      </w:ins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and on</w:t>
        </w:r>
      </w:ins>
      <w:ins w:id="391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new observations.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By</w:t>
        </w:r>
      </w:ins>
      <w:ins w:id="3918" w:author="PR Preview" w:date="2026-01-01T00:00:00Z">
        <w:r>
          <w:t xml:space="preserve"> </w:t>
        </w:r>
      </w:ins>
      <w:hyperlink w:anchor="thm-held-out-unbiased">
        <w:ins w:id="391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20" w:author="PR Preview" w:date="2026-01-01T00:00:00Z">
        <w:r>
          <w:t xml:space="preserve">,</w:t>
        </w:r>
      </w:ins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the second score has expectation</w:t>
        </w:r>
      </w:ins>
      <w:ins w:id="392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given the training set,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and with</w:t>
        </w:r>
      </w:ins>
      <w:ins w:id="392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del w:id="3931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A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936" w:author="PR Preview" w:date="2026-01-01T00:00:00Z">
        <w:r>
          <w:delText xml:space="preserve"> </w:delText>
        </w:r>
      </w:del>
      <w:del w:id="3937" w:author="PR Preview" w:date="2026-01-01T00:00:00Z">
        <w:r>
          <w:delText xml:space="preserve">divides the observations</w:delText>
        </w:r>
      </w:del>
      <w:del w:id="393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delText xml:space="preserve">of a data set</w:delText>
        </w:r>
      </w:del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into three disjoint sets of indices,</w:delText>
        </w:r>
      </w:del>
      <w:del w:id="394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44" w:author="PR Preview" w:date="2026-01-01T00:00:00Z">
        <w:r>
          <w:delText xml:space="preserve">,</w:delText>
        </w:r>
      </w:del>
      <w:del w:id="394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and</w:delText>
        </w:r>
      </w:del>
      <w:del w:id="394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949" w:author="PR Preview" w:date="2026-01-01T00:00:00Z">
        <w:r>
          <w:delText xml:space="preserve">,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and takes the observations in</w:delText>
        </w:r>
      </w:del>
      <w:del w:id="395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as the</w:delText>
        </w:r>
      </w:del>
      <w:del w:id="3955" w:author="PR Preview" w:date="2026-01-01T00:00:00Z">
        <w:r>
          <w:delText xml:space="preserve"> </w:delText>
        </w:r>
      </w:del>
      <w:hyperlink w:anchor="def-training-set">
        <w:del w:id="395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957" w:author="PR Preview" w:date="2026-01-01T00:00:00Z">
        <w:r>
          <w:delText xml:space="preserve">:</w:delText>
        </w:r>
      </w:del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del w:id="3958" w:author="PR Preview" w:date="2026-01-01T00:00:00Z">
        <w:r>
          <w:delText xml:space="preserve">Source:</w:delText>
        </w:r>
      </w:del>
      <w:del w:id="3959" w:author="PR Preview" w:date="2026-01-01T00:00:00Z">
        <w:r>
          <w:delText xml:space="preserve"> </w:delText>
        </w:r>
      </w:del>
      <w:del w:id="3960" w:author="PR Preview" w:date="2026-01-01T00:00:00Z">
        <w:r>
          <w:delText xml:space="preserve">James et al. [5, pp. 198–201]</w:delText>
        </w:r>
      </w:del>
      <w:del w:id="3961" w:author="PR Preview" w:date="2026-01-01T00:00:00Z">
        <w:r>
          <w:delText xml:space="preserve">;</w:delText>
        </w:r>
      </w:del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Wikipedia contributors [2]</w:delText>
        </w:r>
      </w:del>
      <w:del w:id="3964" w:author="PR Preview" w:date="2026-01-01T00:00:00Z">
        <w:r>
          <w:delText xml:space="preserve">.</w:delText>
        </w:r>
      </w:del>
    </w:p>
    <w:p>
      <w:pPr>
        <w:pStyle w:val="BodyText"/>
      </w:pPr>
      <w:del w:id="3965" w:author="PR Preview" w:date="2026-01-01T00:00:00Z">
        <w:r>
          <w:rPr>
            <w:b/>
            <w:bCs/>
          </w:rPr>
          <w:delText xml:space="preserve">Example 28 (Split sizes for 32 cars)</w:delText>
        </w:r>
      </w:del>
      <w:del w:id="3966" w:author="PR Preview" w:date="2026-01-01T00:00:00Z">
        <w:r>
          <w:delText xml:space="preserve"> </w:delText>
        </w:r>
      </w:del>
      <w:del w:id="3967" w:author="PR Preview" w:date="2026-01-01T00:00:00Z">
        <w:r>
          <w:delText xml:space="preserve">In</w:delText>
        </w:r>
      </w:del>
      <w:del w:id="3968" w:author="PR Preview" w:date="2026-01-01T00:00:00Z">
        <w:r>
          <w:delText xml:space="preserve"> </w:delText>
        </w:r>
      </w:del>
      <w:hyperlink w:anchor="exr-data-splits">
        <w:del w:id="3969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970" w:author="PR Preview" w:date="2026-01-01T00:00:00Z">
        <w:r>
          <w:delText xml:space="preserve">,</w:delText>
        </w:r>
      </w:del>
      <w:del w:id="3971" w:author="PR Preview" w:date="2026-01-01T00:00:00Z">
        <w:r>
          <w:delText xml:space="preserve"> </w:delText>
        </w:r>
      </w:del>
      <w:del w:id="3972" w:author="PR Preview" w:date="2026-01-01T00:00:00Z">
        <w:r>
          <w:delText xml:space="preserve">a rule of 60% / 20% / 20% on</w:delText>
        </w:r>
      </w:del>
      <w:del w:id="39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cars</w:delText>
        </w:r>
      </w:del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gives sets of 19, 6, and 7 cars,</w:delText>
        </w:r>
      </w:del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3980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3981" w:author="PR Preview" w:date="2026-01-01T00:00:00Z">
        <w:r>
          <w:delText xml:space="preserve"> </w:delText>
        </w:r>
      </w:del>
      <w:del w:id="3982" w:author="PR Preview" w:date="2026-01-01T00:00:00Z">
        <w:r>
          <w:delText xml:space="preserve">A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rPr>
            <w:b/>
            <w:bCs/>
          </w:rPr>
          <w:delText xml:space="preserve">tuning parameter</w:delText>
        </w:r>
      </w:del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of a</w:delText>
        </w:r>
      </w:del>
      <w:del w:id="3987" w:author="PR Preview" w:date="2026-01-01T00:00:00Z">
        <w:r>
          <w:delText xml:space="preserve"> </w:delText>
        </w:r>
      </w:del>
      <w:hyperlink w:anchor="def-fitting-procedure">
        <w:del w:id="398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is a setting</w:delText>
        </w:r>
      </w:del>
      <w:del w:id="3991" w:author="PR Preview" w:date="2026-01-01T00:00:00Z">
        <w:r>
          <w:delText xml:space="preserve"> </w:delText>
        </w:r>
      </w:del>
      <m:oMath>
        <m:r>
          <m:t>λ</m:t>
        </m:r>
      </m:oMath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delText xml:space="preserve">that the procedure needs</w:delText>
        </w:r>
      </w:del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but does not compute from the</w:delText>
        </w:r>
      </w:del>
      <w:del w:id="3996" w:author="PR Preview" w:date="2026-01-01T00:00:00Z">
        <w:r>
          <w:delText xml:space="preserve"> </w:delText>
        </w:r>
      </w:del>
      <w:hyperlink w:anchor="def-training-set">
        <w:del w:id="399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998" w:author="PR Preview" w:date="2026-01-01T00:00:00Z">
        <w:r>
          <w:delText xml:space="preserve">:</w:delText>
        </w:r>
      </w:del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del w:id="3999" w:author="PR Preview" w:date="2026-01-01T00:00:00Z">
        <w:r>
          <w:delText xml:space="preserve">Source: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Wikipedia contributors [10]</w:delText>
        </w:r>
      </w:del>
      <w:del w:id="4002" w:author="PR Preview" w:date="2026-01-01T00:00:00Z">
        <w:r>
          <w:delText xml:space="preserve">.</w:delText>
        </w:r>
      </w:del>
    </w:p>
    <w:p>
      <w:pPr>
        <w:pStyle w:val="BodyText"/>
      </w:pPr>
      <w:del w:id="4003" w:author="PR Preview" w:date="2026-01-01T00:00:00Z">
        <w:r>
          <w:rPr>
            <w:b/>
            <w:bCs/>
          </w:rPr>
          <w:delText xml:space="preserve">Example 29 (Polynomial degree)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In</w:delText>
        </w:r>
      </w:del>
      <w:del w:id="4006" w:author="PR Preview" w:date="2026-01-01T00:00:00Z">
        <w:r>
          <w:delText xml:space="preserve"> </w:delText>
        </w:r>
      </w:del>
      <w:hyperlink w:anchor="exr-overfitting">
        <w:del w:id="400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008" w:author="PR Preview" w:date="2026-01-01T00:00:00Z">
        <w:r>
          <w:delText xml:space="preserve">,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least squares computes the coefficients of each polynomial from the 20 training cars,</w:delText>
        </w:r>
      </w:del>
      <w:del w:id="4011" w:author="PR Preview" w:date="2026-01-01T00:00:00Z">
        <w:r>
          <w:delText xml:space="preserve"> </w:delText>
        </w:r>
      </w:del>
      <w:del w:id="4012" w:author="PR Preview" w:date="2026-01-01T00:00:00Z">
        <w:r>
          <w:delText xml:space="preserve">but the degree</w:delText>
        </w:r>
      </w:del>
      <w:del w:id="4013" w:author="PR Preview" w:date="2026-01-01T00:00:00Z">
        <w:r>
          <w:delText xml:space="preserve"> </w:delText>
        </w:r>
      </w:del>
      <m:oMath>
        <m:r>
          <m:t>d</m:t>
        </m:r>
      </m:oMath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is fixed before the fit.</w:delText>
        </w:r>
      </w:del>
      <w:del w:id="4016" w:author="PR Preview" w:date="2026-01-01T00:00:00Z">
        <w:r>
          <w:delText xml:space="preserve"> </w:delText>
        </w:r>
      </w:del>
      <w:del w:id="4017" w:author="PR Preview" w:date="2026-01-01T00:00:00Z">
        <w:r>
          <w:delText xml:space="preserve">So the degree is a</w:delText>
        </w:r>
      </w:del>
      <w:del w:id="4018" w:author="PR Preview" w:date="2026-01-01T00:00:00Z">
        <w:r>
          <w:delText xml:space="preserve"> </w:delText>
        </w:r>
      </w:del>
      <w:hyperlink w:anchor="def-tuning-parameter">
        <w:del w:id="4019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of least-squares polynomial fitting,</w:delText>
        </w:r>
      </w:del>
      <w:del w:id="4022" w:author="PR Preview" w:date="2026-01-01T00:00:00Z">
        <w:r>
          <w:delText xml:space="preserve"> </w:delText>
        </w:r>
      </w:del>
      <w:del w:id="4023" w:author="PR Preview" w:date="2026-01-01T00:00:00Z">
        <w:r>
          <w:delText xml:space="preserve">and the four fits are</w:delText>
        </w:r>
      </w:del>
      <w:del w:id="40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4025" w:author="PR Preview" w:date="2026-01-01T00:00:00Z">
        <w:r>
          <w:delText xml:space="preserve"> </w:delText>
        </w:r>
      </w:del>
      <w:del w:id="4026" w:author="PR Preview" w:date="2026-01-01T00:00:00Z">
        <w:r>
          <w:delText xml:space="preserve">with</w:delText>
        </w:r>
      </w:del>
      <w:del w:id="402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4028" w:author="PR Preview" w:date="2026-01-01T00:00:00Z">
        <w:r>
          <w:delText xml:space="preserve">.</w:delText>
        </w:r>
      </w:del>
    </w:p>
    <w:p>
      <w:pPr>
        <w:pStyle w:val="BodyText"/>
      </w:pPr>
      <w:ins w:id="4029" w:author="PR Preview" w:date="2026-01-01T00:00:00Z">
        <w:r>
          <w:rPr>
            <w:b/>
            <w:bCs/>
          </w:rPr>
          <w:t xml:space="preserve">Definition 39 (Training/validation/test split)</w:t>
        </w:r>
      </w:ins>
      <w:ins w:id="4030" w:author="PR Preview" w:date="2026-01-01T00:00:00Z">
        <w:r>
          <w:t xml:space="preserve"> </w:t>
        </w:r>
      </w:ins>
      <w:ins w:id="4031" w:author="PR Preview" w:date="2026-01-01T00:00:00Z">
        <w:r>
          <w:t xml:space="preserve">A</w:t>
        </w:r>
      </w:ins>
      <w:ins w:id="4032" w:author="PR Preview" w:date="2026-01-01T00:00:00Z">
        <w:r>
          <w:t xml:space="preserve"> </w:t>
        </w:r>
      </w:ins>
      <w:ins w:id="4033" w:author="PR Preview" w:date="2026-01-01T00:00:00Z">
        <w:r>
          <w:rPr>
            <w:b/>
            <w:bCs/>
          </w:rPr>
          <w:t xml:space="preserve">training/validation/test split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divides the observations</w:t>
        </w:r>
      </w:ins>
      <w:ins w:id="40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037" w:author="PR Preview" w:date="2026-01-01T00:00:00Z">
        <w:r>
          <w:t xml:space="preserve"> </w:t>
        </w:r>
      </w:ins>
      <w:ins w:id="4038" w:author="PR Preview" w:date="2026-01-01T00:00:00Z">
        <w:r>
          <w:t xml:space="preserve">of a data set</w:t>
        </w:r>
      </w:ins>
      <w:ins w:id="4039" w:author="PR Preview" w:date="2026-01-01T00:00:00Z">
        <w:r>
          <w:t xml:space="preserve"> </w:t>
        </w:r>
      </w:ins>
      <w:ins w:id="4040" w:author="PR Preview" w:date="2026-01-01T00:00:00Z">
        <w:r>
          <w:t xml:space="preserve">into three disjoint sets of indices,</w:t>
        </w:r>
      </w:ins>
      <w:ins w:id="404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42" w:author="PR Preview" w:date="2026-01-01T00:00:00Z">
        <w:r>
          <w:t xml:space="preserve">,</w:t>
        </w:r>
      </w:ins>
      <w:ins w:id="404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and</w:t>
        </w:r>
      </w:ins>
      <w:ins w:id="404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047" w:author="PR Preview" w:date="2026-01-01T00:00:00Z">
        <w:r>
          <w:t xml:space="preserve">,</w:t>
        </w:r>
      </w:ins>
      <w:ins w:id="4048" w:author="PR Preview" w:date="2026-01-01T00:00:00Z">
        <w:r>
          <w:t xml:space="preserve"> </w:t>
        </w:r>
      </w:ins>
      <w:ins w:id="4049" w:author="PR Preview" w:date="2026-01-01T00:00:00Z">
        <w:r>
          <w:t xml:space="preserve">and takes the observations in</w:t>
        </w:r>
      </w:ins>
      <w:ins w:id="405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as the</w:t>
        </w:r>
      </w:ins>
      <w:ins w:id="4053" w:author="PR Preview" w:date="2026-01-01T00:00:00Z">
        <w:r>
          <w:t xml:space="preserve"> </w:t>
        </w:r>
      </w:ins>
      <w:hyperlink w:anchor="def-training-set">
        <w:ins w:id="40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055" w:author="PR Preview" w:date="2026-01-01T00:00:00Z">
        <w:r>
          <w:t xml:space="preserve">:</w:t>
        </w:r>
      </w:ins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ins w:id="4056" w:author="PR Preview" w:date="2026-01-01T00:00:00Z">
        <w:r>
          <w:t xml:space="preserve">Source:</w:t>
        </w:r>
      </w:ins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James et al. [6, pp. 198–201]</w:t>
        </w:r>
      </w:ins>
      <w:ins w:id="4059" w:author="PR Preview" w:date="2026-01-01T00:00:00Z">
        <w:r>
          <w:t xml:space="preserve">;</w:t>
        </w:r>
      </w:ins>
      <w:ins w:id="4060" w:author="PR Preview" w:date="2026-01-01T00:00:00Z">
        <w:r>
          <w:t xml:space="preserve"> </w:t>
        </w:r>
      </w:ins>
      <w:ins w:id="4061" w:author="PR Preview" w:date="2026-01-01T00:00:00Z">
        <w:r>
          <w:t xml:space="preserve">Wikipedia contributors [3]</w:t>
        </w:r>
      </w:ins>
      <w:ins w:id="4062" w:author="PR Preview" w:date="2026-01-01T00:00:00Z">
        <w:r>
          <w:t xml:space="preserve">.</w:t>
        </w:r>
      </w:ins>
    </w:p>
    <w:bookmarkEnd w:id="201"/>
    <w:bookmarkStart w:id="202" w:name="exm-data-splits-sizes"/>
    <w:p>
      <w:pPr>
        <w:pStyle w:val="BodyText"/>
      </w:pPr>
      <w:ins w:id="4063" w:author="PR Preview" w:date="2026-01-01T00:00:00Z">
        <w:r>
          <w:rPr>
            <w:b/>
            <w:bCs/>
          </w:rPr>
          <w:t xml:space="preserve">Example 29 (Split sizes for 32 cars)</w:t>
        </w:r>
      </w:ins>
      <w:ins w:id="4064" w:author="PR Preview" w:date="2026-01-01T00:00:00Z">
        <w:r>
          <w:t xml:space="preserve"> </w:t>
        </w:r>
      </w:ins>
      <w:ins w:id="4065" w:author="PR Preview" w:date="2026-01-01T00:00:00Z">
        <w:r>
          <w:t xml:space="preserve">In</w:t>
        </w:r>
      </w:ins>
      <w:ins w:id="4066" w:author="PR Preview" w:date="2026-01-01T00:00:00Z">
        <w:r>
          <w:t xml:space="preserve"> </w:t>
        </w:r>
      </w:ins>
      <w:hyperlink w:anchor="exr-data-splits">
        <w:ins w:id="406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068" w:author="PR Preview" w:date="2026-01-01T00:00:00Z">
        <w:r>
          <w:t xml:space="preserve">,</w:t>
        </w:r>
      </w:ins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a rule of 60% / 20% / 20% on</w:t>
        </w:r>
      </w:ins>
      <w:ins w:id="40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cars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gives sets of 19, 6, and 7 cars,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and the 7 test cars are used only once, after the model is chosen.</w:t>
        </w:r>
      </w:ins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del w:id="4078" w:author="PR Preview" w:date="2026-01-01T00:00:00Z">
        <w:r>
          <w:rPr>
            <w:b/>
            <w:bCs/>
          </w:rPr>
          <w:delText xml:space="preserve">Example 30 (Choosing a polynomial degree)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In</w:delText>
        </w:r>
      </w:del>
      <w:del w:id="4081" w:author="PR Preview" w:date="2026-01-01T00:00:00Z">
        <w:r>
          <w:delText xml:space="preserve"> </w:delText>
        </w:r>
      </w:del>
      <w:hyperlink w:anchor="exm-tuning-parameter">
        <w:del w:id="4082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4083" w:author="PR Preview" w:date="2026-01-01T00:00:00Z">
        <w:r>
          <w:delText xml:space="preserve">,</w:delText>
        </w:r>
      </w:del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delText xml:space="preserve">the candidates are the least-squares fitted models from four polynomial model families,</w:delText>
        </w:r>
      </w:del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the families of degree</w:delText>
        </w:r>
      </w:del>
      <w:del w:id="4088" w:author="PR Preview" w:date="2026-01-01T00:00:00Z">
        <w:r>
          <w:delText xml:space="preserve"> </w:delText>
        </w:r>
      </w:del>
      <m:oMath>
        <m:r>
          <m:t>1</m:t>
        </m:r>
      </m:oMath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(</w:delText>
        </w:r>
      </w:del>
      <w:del w:id="4091" w:author="PR Preview" w:date="2026-01-01T00:00:00Z">
        <w:r>
          <w:delText xml:space="preserve">“linear”</w:delText>
        </w:r>
      </w:del>
      <w:del w:id="4092" w:author="PR Preview" w:date="2026-01-01T00:00:00Z">
        <w:r>
          <w:delText xml:space="preserve">),</w:delText>
        </w:r>
      </w:del>
      <w:del w:id="4093" w:author="PR Preview" w:date="2026-01-01T00:00:00Z">
        <w:r>
          <w:delText xml:space="preserve"> </w:delText>
        </w:r>
      </w:del>
      <m:oMath>
        <m:r>
          <m:t>2</m:t>
        </m:r>
      </m:oMath>
      <w:del w:id="4094" w:author="PR Preview" w:date="2026-01-01T00:00:00Z">
        <w:r>
          <w:delText xml:space="preserve"> </w:delText>
        </w:r>
      </w:del>
      <w:del w:id="4095" w:author="PR Preview" w:date="2026-01-01T00:00:00Z">
        <w:r>
          <w:delText xml:space="preserve">(</w:delText>
        </w:r>
      </w:del>
      <w:del w:id="4096" w:author="PR Preview" w:date="2026-01-01T00:00:00Z">
        <w:r>
          <w:delText xml:space="preserve">“quadratic”</w:delText>
        </w:r>
      </w:del>
      <w:del w:id="4097" w:author="PR Preview" w:date="2026-01-01T00:00:00Z">
        <w:r>
          <w:delText xml:space="preserve">),</w:delText>
        </w:r>
      </w:del>
      <w:del w:id="4098" w:author="PR Preview" w:date="2026-01-01T00:00:00Z">
        <w:r>
          <w:delText xml:space="preserve"> </w:delText>
        </w:r>
      </w:del>
      <m:oMath>
        <m:r>
          <m:t>3</m:t>
        </m:r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(</w:delText>
        </w:r>
      </w:del>
      <w:del w:id="4101" w:author="PR Preview" w:date="2026-01-01T00:00:00Z">
        <w:r>
          <w:delText xml:space="preserve">“cubic”</w:delText>
        </w:r>
      </w:del>
      <w:del w:id="4102" w:author="PR Preview" w:date="2026-01-01T00:00:00Z">
        <w:r>
          <w:delText xml:space="preserve">) and</w:delText>
        </w:r>
      </w:del>
      <w:del w:id="4103" w:author="PR Preview" w:date="2026-01-01T00:00:00Z">
        <w:r>
          <w:delText xml:space="preserve"> </w:delText>
        </w:r>
      </w:del>
      <m:oMath>
        <m:r>
          <m:t>4</m:t>
        </m:r>
      </m:oMath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(</w:delText>
        </w:r>
      </w:del>
      <w:del w:id="4106" w:author="PR Preview" w:date="2026-01-01T00:00:00Z">
        <w:r>
          <w:delText xml:space="preserve">“quartic”</w:delText>
        </w:r>
      </w:del>
      <w:del w:id="4107" w:author="PR Preview" w:date="2026-01-01T00:00:00Z">
        <w:r>
          <w:delText xml:space="preserve">).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Choosing among these four fitted models is model selection,</w:delText>
        </w:r>
      </w:del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ins w:id="4112" w:author="PR Preview" w:date="2026-01-01T00:00:00Z">
        <w:r>
          <w:rPr>
            <w:b/>
            <w:bCs/>
          </w:rPr>
          <w:t xml:space="preserve">Example 30 (Choosing a polynomial degree)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In</w:t>
        </w:r>
      </w:ins>
      <w:ins w:id="4115" w:author="PR Preview" w:date="2026-01-01T00:00:00Z">
        <w:r>
          <w:t xml:space="preserve"> </w:t>
        </w:r>
      </w:ins>
      <w:hyperlink w:anchor="exm-tuning-parameter">
        <w:ins w:id="4116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4117" w:author="PR Preview" w:date="2026-01-01T00:00:00Z">
        <w:r>
          <w:t xml:space="preserve">,</w:t>
        </w:r>
      </w:ins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the candidates are the least-squares fitted models from four polynomial model families,</w:t>
        </w:r>
      </w:ins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the families of degree</w:t>
        </w:r>
      </w:ins>
      <w:ins w:id="4122" w:author="PR Preview" w:date="2026-01-01T00:00:00Z">
        <w:r>
          <w:t xml:space="preserve"> </w:t>
        </w:r>
      </w:ins>
      <m:oMath>
        <m:r>
          <m:t>1</m:t>
        </m:r>
      </m:oMath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(</w:t>
        </w:r>
      </w:ins>
      <w:ins w:id="4125" w:author="PR Preview" w:date="2026-01-01T00:00:00Z">
        <w:r>
          <w:t xml:space="preserve">“linear”</w:t>
        </w:r>
      </w:ins>
      <w:ins w:id="4126" w:author="PR Preview" w:date="2026-01-01T00:00:00Z">
        <w:r>
          <w:t xml:space="preserve">),</w:t>
        </w:r>
      </w:ins>
      <w:ins w:id="4127" w:author="PR Preview" w:date="2026-01-01T00:00:00Z">
        <w:r>
          <w:t xml:space="preserve"> </w:t>
        </w:r>
      </w:ins>
      <m:oMath>
        <m:r>
          <m:t>2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(</w:t>
        </w:r>
      </w:ins>
      <w:ins w:id="4130" w:author="PR Preview" w:date="2026-01-01T00:00:00Z">
        <w:r>
          <w:t xml:space="preserve">“quadratic”</w:t>
        </w:r>
      </w:ins>
      <w:ins w:id="4131" w:author="PR Preview" w:date="2026-01-01T00:00:00Z">
        <w:r>
          <w:t xml:space="preserve">),</w:t>
        </w:r>
      </w:ins>
      <w:ins w:id="4132" w:author="PR Preview" w:date="2026-01-01T00:00:00Z">
        <w:r>
          <w:t xml:space="preserve"> </w:t>
        </w:r>
      </w:ins>
      <m:oMath>
        <m:r>
          <m:t>3</m:t>
        </m:r>
      </m:oMath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(</w:t>
        </w:r>
      </w:ins>
      <w:ins w:id="4135" w:author="PR Preview" w:date="2026-01-01T00:00:00Z">
        <w:r>
          <w:t xml:space="preserve">“cubic”</w:t>
        </w:r>
      </w:ins>
      <w:ins w:id="4136" w:author="PR Preview" w:date="2026-01-01T00:00:00Z">
        <w:r>
          <w:t xml:space="preserve">) and</w:t>
        </w:r>
      </w:ins>
      <w:ins w:id="4137" w:author="PR Preview" w:date="2026-01-01T00:00:00Z">
        <w:r>
          <w:t xml:space="preserve"> </w:t>
        </w:r>
      </w:ins>
      <m:oMath>
        <m:r>
          <m:t>4</m:t>
        </m:r>
      </m:oMath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(</w:t>
        </w:r>
      </w:ins>
      <w:ins w:id="4140" w:author="PR Preview" w:date="2026-01-01T00:00:00Z">
        <w:r>
          <w:t xml:space="preserve">“quartic”</w:t>
        </w:r>
      </w:ins>
      <w:ins w:id="4141" w:author="PR Preview" w:date="2026-01-01T00:00:00Z">
        <w:r>
          <w:t xml:space="preserve">).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Choosing among these four fitted models is model selection,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and the observations it uses are cars held out from fitting.</w:t>
        </w:r>
      </w:ins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del w:id="4146" w:author="PR Preview" w:date="2026-01-01T00:00:00Z">
        <w:r>
          <w:delText xml:space="preserve">Source:</w:delText>
        </w:r>
      </w:del>
      <w:del w:id="4147" w:author="PR Preview" w:date="2026-01-01T00:00:00Z">
        <w:r>
          <w:delText xml:space="preserve"> </w:delText>
        </w:r>
      </w:del>
      <w:del w:id="4148" w:author="PR Preview" w:date="2026-01-01T00:00:00Z">
        <w:r>
          <w:delText xml:space="preserve">Wikipedia contributors [2]</w:delText>
        </w:r>
      </w:del>
      <w:del w:id="4149" w:author="PR Preview" w:date="2026-01-01T00:00:00Z">
        <w:r>
          <w:delText xml:space="preserve">.</w:delText>
        </w:r>
      </w:del>
    </w:p>
    <w:p>
      <w:pPr>
        <w:pStyle w:val="FirstParagraph"/>
      </w:pPr>
      <w:ins w:id="4150" w:author="PR Preview" w:date="2026-01-01T00:00:00Z">
        <w:r>
          <w:t xml:space="preserve">Source:</w:t>
        </w:r>
      </w:ins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Wikipedia contributors [3]</w:t>
        </w:r>
      </w:ins>
      <w:ins w:id="4153" w:author="PR Preview" w:date="2026-01-01T00:00:00Z">
        <w:r>
          <w:t xml:space="preserve">.</w:t>
        </w:r>
      </w:ins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del w:id="4154" w:author="PR Preview" w:date="2026-01-01T00:00:00Z">
        <w:r>
          <w:delText xml:space="preserve">Source:</w:delText>
        </w:r>
      </w:del>
      <w:del w:id="4155" w:author="PR Preview" w:date="2026-01-01T00:00:00Z">
        <w:r>
          <w:delText xml:space="preserve"> </w:delText>
        </w:r>
      </w:del>
      <w:del w:id="4156" w:author="PR Preview" w:date="2026-01-01T00:00:00Z">
        <w:r>
          <w:delText xml:space="preserve">Wikipedia contributors [2]</w:delText>
        </w:r>
      </w:del>
      <w:del w:id="4157" w:author="PR Preview" w:date="2026-01-01T00:00:00Z">
        <w:r>
          <w:delText xml:space="preserve">.</w:delText>
        </w:r>
      </w:del>
    </w:p>
    <w:p>
      <w:pPr>
        <w:pStyle w:val="FirstParagraph"/>
      </w:pPr>
      <w:ins w:id="4158" w:author="PR Preview" w:date="2026-01-01T00:00:00Z">
        <w:r>
          <w:t xml:space="preserve">Source:</w:t>
        </w:r>
      </w:ins>
      <w:ins w:id="4159" w:author="PR Preview" w:date="2026-01-01T00:00:00Z">
        <w:r>
          <w:t xml:space="preserve"> </w:t>
        </w:r>
      </w:ins>
      <w:ins w:id="4160" w:author="PR Preview" w:date="2026-01-01T00:00:00Z">
        <w:r>
          <w:t xml:space="preserve">Wikipedia contributors [3]</w:t>
        </w:r>
      </w:ins>
      <w:ins w:id="4161" w:author="PR Preview" w:date="2026-01-01T00:00:00Z">
        <w:r>
          <w:t xml:space="preserve">.</w:t>
        </w:r>
      </w:ins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del w:id="4162" w:author="PR Preview" w:date="2026-01-01T00:00:00Z">
        <w:r>
          <w:rPr>
            <w:b/>
            <w:bCs/>
          </w:rPr>
          <w:delText xml:space="preserve">Example 31 (Test error rate of a low-birth-weight classifier)</w:delText>
        </w:r>
      </w:del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The</w:delText>
        </w:r>
      </w:del>
      <w:del w:id="4165" w:author="PR Preview" w:date="2026-01-01T00:00:00Z">
        <w:r>
          <w:delText xml:space="preserve"> </w:delText>
        </w:r>
      </w:del>
      <w:del w:id="4166" w:author="PR Preview" w:date="2026-01-01T00:00:00Z">
        <w:r>
          <w:rPr>
            <w:rStyle w:val="VerbatimChar"/>
          </w:rPr>
          <w:delText xml:space="preserve">birthwt</w:delText>
        </w:r>
      </w:del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data hold births at Baystate Medical Center in Springfield, Massachusetts</w:delText>
        </w:r>
      </w:del>
      <w:del w:id="4169" w:author="PR Preview" w:date="2026-01-01T00:00:00Z">
        <w:r>
          <w:delText xml:space="preserve"> </w:delText>
        </w:r>
      </w:del>
      <w:del w:id="4170" w:author="PR Preview" w:date="2026-01-01T00:00:00Z">
        <w:r>
          <w:delText xml:space="preserve">[6]</w:delText>
        </w:r>
      </w:del>
      <w:del w:id="4171" w:author="PR Preview" w:date="2026-01-01T00:00:00Z">
        <w:r>
          <w:delText xml:space="preserve">,</w:delText>
        </w:r>
      </w:del>
      <w:del w:id="4172" w:author="PR Preview" w:date="2026-01-01T00:00:00Z">
        <w:r>
          <w:delText xml:space="preserve"> </w:delText>
        </w:r>
      </w:del>
      <w:del w:id="4173" w:author="PR Preview" w:date="2026-01-01T00:00:00Z">
        <w:r>
          <w:delText xml:space="preserve">as distributed in R’s</w:delText>
        </w:r>
      </w:del>
      <w:del w:id="4174" w:author="PR Preview" w:date="2026-01-01T00:00:00Z">
        <w:r>
          <w:delText xml:space="preserve"> </w:delText>
        </w:r>
      </w:del>
      <w:del w:id="4175" w:author="PR Preview" w:date="2026-01-01T00:00:00Z">
        <w:r>
          <w:rPr>
            <w:rStyle w:val="VerbatimChar"/>
          </w:rPr>
          <w:delText xml:space="preserve">MASS</w:delText>
        </w:r>
      </w:del>
      <w:del w:id="4176" w:author="PR Preview" w:date="2026-01-01T00:00:00Z">
        <w:r>
          <w:delText xml:space="preserve"> </w:delText>
        </w:r>
      </w:del>
      <w:del w:id="4177" w:author="PR Preview" w:date="2026-01-01T00:00:00Z">
        <w:r>
          <w:delText xml:space="preserve">package</w:delText>
        </w:r>
      </w:del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[7]</w:delText>
        </w:r>
      </w:del>
      <w:del w:id="4180" w:author="PR Preview" w:date="2026-01-01T00:00:00Z">
        <w:r>
          <w:delText xml:space="preserve">.</w:delText>
        </w:r>
      </w:del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delText xml:space="preserve">The outcome</w:delText>
        </w:r>
      </w:del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rPr>
            <w:rStyle w:val="VerbatimChar"/>
          </w:rPr>
          <w:delText xml:space="preserve">low</w:delText>
        </w:r>
      </w:del>
      <w:del w:id="4185" w:author="PR Preview" w:date="2026-01-01T00:00:00Z">
        <w:r>
          <w:delText xml:space="preserve"> </w:delText>
        </w:r>
      </w:del>
      <w:del w:id="4186" w:author="PR Preview" w:date="2026-01-01T00:00:00Z">
        <w:r>
          <w:delText xml:space="preserve">is 1 for a birth weight under 2.5 kg and 0 otherwise.</w:delText>
        </w:r>
      </w:del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We fit a</w:delText>
        </w:r>
      </w:del>
      <w:del w:id="4189" w:author="PR Preview" w:date="2026-01-01T00:00:00Z">
        <w:r>
          <w:delText xml:space="preserve"> </w:delText>
        </w:r>
      </w:del>
      <w:hyperlink r:id="rId219">
        <w:del w:id="4190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of</w:delText>
        </w:r>
      </w:del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rPr>
            <w:rStyle w:val="VerbatimChar"/>
          </w:rPr>
          <w:delText xml:space="preserve">low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on the mother’s age, weight at her last menstrual period, smoking status,</w:delText>
        </w:r>
      </w:del>
      <w:del w:id="4197" w:author="PR Preview" w:date="2026-01-01T00:00:00Z">
        <w:r>
          <w:delText xml:space="preserve"> </w:delText>
        </w:r>
      </w:del>
      <w:del w:id="4198" w:author="PR Preview" w:date="2026-01-01T00:00:00Z">
        <w:r>
          <w:delText xml:space="preserve">history of hypertension, and presence of uterine irritability.</w:delText>
        </w:r>
      </w:del>
      <w:del w:id="4199" w:author="PR Preview" w:date="2026-01-01T00:00:00Z">
        <w:r>
          <w:delText xml:space="preserve"> </w:delText>
        </w:r>
      </w:del>
      <w:del w:id="4200" w:author="PR Preview" w:date="2026-01-01T00:00:00Z">
        <w:r>
          <w:delText xml:space="preserve">The</w:delText>
        </w:r>
      </w:del>
      <w:del w:id="4201" w:author="PR Preview" w:date="2026-01-01T00:00:00Z">
        <w:r>
          <w:delText xml:space="preserve"> </w:delText>
        </w:r>
      </w:del>
      <w:hyperlink w:anchor="def-fitted-model">
        <w:del w:id="420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03" w:author="PR Preview" w:date="2026-01-01T00:00:00Z">
        <w:r>
          <w:delText xml:space="preserve"> </w:delText>
        </w:r>
      </w:del>
      <w:hyperlink r:id="rId18">
        <w:del w:id="4204" w:author="PR Preview" w:date="2026-01-01T00:00:00Z">
          <w:r>
            <w:rPr>
              <w:rStyle w:val="Hyperlink"/>
            </w:rPr>
            <w:delText xml:space="preserve">predicts</w:delText>
          </w:r>
        </w:del>
      </w:hyperlink>
      <w:del w:id="4205" w:author="PR Preview" w:date="2026-01-01T00:00:00Z">
        <w:r>
          <w:delText xml:space="preserve"> </w:delText>
        </w:r>
      </w:del>
      <w:del w:id="4206" w:author="PR Preview" w:date="2026-01-01T00:00:00Z">
        <w:r>
          <w:rPr>
            <w:rStyle w:val="VerbatimChar"/>
          </w:rPr>
          <w:delText xml:space="preserve">low = 1</w:delText>
        </w:r>
      </w:del>
      <w:del w:id="4207" w:author="PR Preview" w:date="2026-01-01T00:00:00Z">
        <w:r>
          <w:delText xml:space="preserve"> </w:delText>
        </w:r>
      </w:del>
      <w:del w:id="4208" w:author="PR Preview" w:date="2026-01-01T00:00:00Z">
        <w:r>
          <w:delText xml:space="preserve">when its fitted</w:delText>
        </w:r>
      </w:del>
      <w:del w:id="4209" w:author="PR Preview" w:date="2026-01-01T00:00:00Z">
        <w:r>
          <w:delText xml:space="preserve"> </w:delText>
        </w:r>
      </w:del>
      <w:hyperlink r:id="rId71">
        <w:del w:id="421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4211" w:author="PR Preview" w:date="2026-01-01T00:00:00Z">
        <w:r>
          <w:delText xml:space="preserve"> </w:delText>
        </w:r>
      </w:del>
      <w:del w:id="4212" w:author="PR Preview" w:date="2026-01-01T00:00:00Z">
        <w:r>
          <w:delText xml:space="preserve">exceeds 0.5.</w:delText>
        </w:r>
      </w:del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We use every third row as the</w:delText>
        </w:r>
      </w:del>
      <w:del w:id="4215" w:author="PR Preview" w:date="2026-01-01T00:00:00Z">
        <w:r>
          <w:delText xml:space="preserve"> </w:delText>
        </w:r>
      </w:del>
      <w:hyperlink w:anchor="def-test-set">
        <w:del w:id="421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217" w:author="PR Preview" w:date="2026-01-01T00:00:00Z">
        <w:r>
          <w:delText xml:space="preserve"> </w:delText>
        </w:r>
      </w:del>
      <w:del w:id="4218" w:author="PR Preview" w:date="2026-01-01T00:00:00Z">
        <w:r>
          <w:delText xml:space="preserve">and fit on the remaining rows, the</w:delText>
        </w:r>
      </w:del>
      <w:del w:id="4219" w:author="PR Preview" w:date="2026-01-01T00:00:00Z">
        <w:r>
          <w:delText xml:space="preserve"> </w:delText>
        </w:r>
      </w:del>
      <w:hyperlink w:anchor="def-training-set">
        <w:del w:id="42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21" w:author="PR Preview" w:date="2026-01-01T00:00:00Z">
        <w:r>
          <w:delText xml:space="preserve">.</w:delText>
        </w:r>
      </w:del>
    </w:p>
    <w:p>
      <w:pPr>
        <w:pStyle w:val="BodyText"/>
      </w:pPr>
      <w:ins w:id="4222" w:author="PR Preview" w:date="2026-01-01T00:00:00Z">
        <w:r>
          <w:rPr>
            <w:b/>
            <w:bCs/>
          </w:rPr>
          <w:t xml:space="preserve">Example 31 (Test error rate of a low-birth-weight classifier)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The</w:t>
        </w:r>
      </w:ins>
      <w:ins w:id="4225" w:author="PR Preview" w:date="2026-01-01T00:00:00Z">
        <w:r>
          <w:t xml:space="preserve"> </w:t>
        </w:r>
      </w:ins>
      <w:ins w:id="4226" w:author="PR Preview" w:date="2026-01-01T00:00:00Z">
        <w:r>
          <w:rPr>
            <w:rStyle w:val="VerbatimChar"/>
          </w:rPr>
          <w:t xml:space="preserve">birthwt</w:t>
        </w:r>
      </w:ins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data hold births at Baystate Medical Center in Springfield, Massachusetts</w:t>
        </w:r>
      </w:ins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[7]</w:t>
        </w:r>
      </w:ins>
      <w:ins w:id="4231" w:author="PR Preview" w:date="2026-01-01T00:00:00Z">
        <w:r>
          <w:t xml:space="preserve">,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as distributed in R’s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rPr>
            <w:rStyle w:val="VerbatimChar"/>
          </w:rPr>
          <w:t xml:space="preserve">MASS</w:t>
        </w:r>
      </w:ins>
      <w:ins w:id="4236" w:author="PR Preview" w:date="2026-01-01T00:00:00Z">
        <w:r>
          <w:t xml:space="preserve"> </w:t>
        </w:r>
      </w:ins>
      <w:ins w:id="4237" w:author="PR Preview" w:date="2026-01-01T00:00:00Z">
        <w:r>
          <w:t xml:space="preserve">package</w:t>
        </w:r>
      </w:ins>
      <w:ins w:id="4238" w:author="PR Preview" w:date="2026-01-01T00:00:00Z">
        <w:r>
          <w:t xml:space="preserve"> </w:t>
        </w:r>
      </w:ins>
      <w:ins w:id="4239" w:author="PR Preview" w:date="2026-01-01T00:00:00Z">
        <w:r>
          <w:t xml:space="preserve">[8]</w:t>
        </w:r>
      </w:ins>
      <w:ins w:id="4240" w:author="PR Preview" w:date="2026-01-01T00:00:00Z">
        <w:r>
          <w:t xml:space="preserve">.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The outcome</w:t>
        </w:r>
      </w:ins>
      <w:ins w:id="4243" w:author="PR Preview" w:date="2026-01-01T00:00:00Z">
        <w:r>
          <w:t xml:space="preserve"> </w:t>
        </w:r>
      </w:ins>
      <w:ins w:id="4244" w:author="PR Preview" w:date="2026-01-01T00:00:00Z">
        <w:r>
          <w:rPr>
            <w:rStyle w:val="VerbatimChar"/>
          </w:rPr>
          <w:t xml:space="preserve">low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is 1 for a birth weight under 2.5 kg and 0 otherwise.</w:t>
        </w:r>
      </w:ins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We fit a</w:t>
        </w:r>
      </w:ins>
      <w:ins w:id="4249" w:author="PR Preview" w:date="2026-01-01T00:00:00Z">
        <w:r>
          <w:t xml:space="preserve"> </w:t>
        </w:r>
      </w:ins>
      <w:hyperlink r:id="rId219">
        <w:ins w:id="4250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of</w:t>
        </w:r>
      </w:ins>
      <w:ins w:id="4253" w:author="PR Preview" w:date="2026-01-01T00:00:00Z">
        <w:r>
          <w:t xml:space="preserve"> </w:t>
        </w:r>
      </w:ins>
      <w:ins w:id="4254" w:author="PR Preview" w:date="2026-01-01T00:00:00Z">
        <w:r>
          <w:rPr>
            <w:rStyle w:val="VerbatimChar"/>
          </w:rPr>
          <w:t xml:space="preserve">low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on the mother’s age, weight at her last menstrual period, smoking status,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history of hypertension, and presence of uterine irritability.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The</w:t>
        </w:r>
      </w:ins>
      <w:ins w:id="4261" w:author="PR Preview" w:date="2026-01-01T00:00:00Z">
        <w:r>
          <w:t xml:space="preserve"> </w:t>
        </w:r>
      </w:ins>
      <w:hyperlink w:anchor="def-fitted-model">
        <w:ins w:id="426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263" w:author="PR Preview" w:date="2026-01-01T00:00:00Z">
        <w:r>
          <w:t xml:space="preserve"> </w:t>
        </w:r>
      </w:ins>
      <w:hyperlink r:id="rId18">
        <w:ins w:id="4264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4265" w:author="PR Preview" w:date="2026-01-01T00:00:00Z">
        <w:r>
          <w:t xml:space="preserve"> </w:t>
        </w:r>
      </w:ins>
      <w:ins w:id="4266" w:author="PR Preview" w:date="2026-01-01T00:00:00Z">
        <w:r>
          <w:rPr>
            <w:rStyle w:val="VerbatimChar"/>
          </w:rPr>
          <w:t xml:space="preserve">low = 1</w:t>
        </w:r>
      </w:ins>
      <w:ins w:id="4267" w:author="PR Preview" w:date="2026-01-01T00:00:00Z">
        <w:r>
          <w:t xml:space="preserve"> </w:t>
        </w:r>
      </w:ins>
      <w:ins w:id="4268" w:author="PR Preview" w:date="2026-01-01T00:00:00Z">
        <w:r>
          <w:t xml:space="preserve">when its fitted</w:t>
        </w:r>
      </w:ins>
      <w:ins w:id="4269" w:author="PR Preview" w:date="2026-01-01T00:00:00Z">
        <w:r>
          <w:t xml:space="preserve"> </w:t>
        </w:r>
      </w:ins>
      <w:hyperlink r:id="rId71">
        <w:ins w:id="427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exceeds 0.5.</w:t>
        </w:r>
      </w:ins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We use every third row as the</w:t>
        </w:r>
      </w:ins>
      <w:ins w:id="4275" w:author="PR Preview" w:date="2026-01-01T00:00:00Z">
        <w:r>
          <w:t xml:space="preserve"> </w:t>
        </w:r>
      </w:ins>
      <w:hyperlink w:anchor="def-test-set">
        <w:ins w:id="427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and fit on the remaining rows, the</w:t>
        </w:r>
      </w:ins>
      <w:ins w:id="4279" w:author="PR Preview" w:date="2026-01-01T00:00:00Z">
        <w:r>
          <w:t xml:space="preserve"> </w:t>
        </w:r>
      </w:ins>
      <w:hyperlink w:anchor="def-training-set">
        <w:ins w:id="42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81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del w:id="4282" w:author="PR Preview" w:date="2026-01-01T00:00:00Z">
        <w:r>
          <w:delText xml:space="preserve">Hastie et al. [3, Sec. 7.2]</w:delText>
        </w:r>
      </w:del>
      <w:del w:id="4283" w:author="PR Preview" w:date="2026-01-01T00:00:00Z">
        <w:r>
          <w:delText xml:space="preserve"> </w:delText>
        </w:r>
      </w:del>
      <w:del w:id="4284" w:author="PR Preview" w:date="2026-01-01T00:00:00Z">
        <w:r>
          <w:delText xml:space="preserve">use</w:delText>
        </w:r>
      </w:del>
      <w:del w:id="4285" w:author="PR Preview" w:date="2026-01-01T00:00:00Z">
        <w:r>
          <w:delText xml:space="preserve"> </w:delText>
        </w:r>
      </w:del>
      <w:del w:id="4286" w:author="PR Preview" w:date="2026-01-01T00:00:00Z">
        <w:r>
          <w:delText xml:space="preserve">“test error”</w:delText>
        </w:r>
      </w:del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for the generalization error of the fitted model itself.</w:delText>
        </w:r>
      </w:del>
      <w:del w:id="4289" w:author="PR Preview" w:date="2026-01-01T00:00:00Z">
        <w:r>
          <w:delText xml:space="preserve"> </w:delText>
        </w:r>
      </w:del>
      <w:del w:id="4290" w:author="PR Preview" w:date="2026-01-01T00:00:00Z">
        <w:r>
          <w:delText xml:space="preserve">Here the test error is the number computed from the test set,</w:delText>
        </w:r>
      </w:del>
      <w:del w:id="4291" w:author="PR Preview" w:date="2026-01-01T00:00:00Z">
        <w:r>
          <w:delText xml:space="preserve"> </w:delText>
        </w:r>
      </w:del>
      <w:del w:id="4292" w:author="PR Preview" w:date="2026-01-01T00:00:00Z">
        <w:r>
          <w:delText xml:space="preserve">and the generalization error is what it estimates.</w:delText>
        </w:r>
      </w:del>
    </w:p>
    <w:p>
      <w:pPr>
        <w:pStyle w:val="BodyText"/>
      </w:pPr>
      <w:ins w:id="4293" w:author="PR Preview" w:date="2026-01-01T00:00:00Z">
        <w:r>
          <w:t xml:space="preserve">Hastie et al. [4, Sec. 7.2]</w:t>
        </w:r>
      </w:ins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use</w:t>
        </w:r>
      </w:ins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“test error”</w:t>
        </w:r>
      </w:ins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for the generalization error of the fitted model itself.</w:t>
        </w:r>
      </w:ins>
      <w:ins w:id="4300" w:author="PR Preview" w:date="2026-01-01T00:00:00Z">
        <w:r>
          <w:t xml:space="preserve"> </w:t>
        </w:r>
      </w:ins>
      <w:ins w:id="4301" w:author="PR Preview" w:date="2026-01-01T00:00:00Z">
        <w:r>
          <w:t xml:space="preserve">Here the test error is the number computed from the test set,</w:t>
        </w:r>
      </w:ins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and the generalization error is what it estimates.</w:t>
        </w:r>
      </w:ins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del w:id="4304" w:author="PR Preview" w:date="2026-01-01T00:00:00Z">
        <w:r>
          <w:rPr>
            <w:b/>
            <w:bCs/>
          </w:rPr>
          <w:delText xml:space="preserve">Example 32 (Numerical example)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This example (</w:delText>
        </w:r>
      </w:del>
      <w:hyperlink w:anchor="exm-train-validation-test-split">
        <w:del w:id="4307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4308" w:author="PR Preview" w:date="2026-01-01T00:00:00Z">
        <w:r>
          <w:delText xml:space="preserve">)</w:delText>
        </w:r>
      </w:del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uses R’s built-in</w:delText>
        </w:r>
      </w:del>
      <w:del w:id="4311" w:author="PR Preview" w:date="2026-01-01T00:00:00Z">
        <w:r>
          <w:delText xml:space="preserve"> </w:delText>
        </w:r>
      </w:del>
      <w:del w:id="4312" w:author="PR Preview" w:date="2026-01-01T00:00:00Z">
        <w:r>
          <w:rPr>
            <w:rStyle w:val="VerbatimChar"/>
          </w:rPr>
          <w:delText xml:space="preserve">mtcars</w:delText>
        </w:r>
      </w:del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delText xml:space="preserve">dataset</w:delText>
        </w:r>
      </w:del>
      <w:del w:id="4315" w:author="PR Preview" w:date="2026-01-01T00:00:00Z">
        <w:r>
          <w:delText xml:space="preserve"> </w:delText>
        </w:r>
      </w:del>
      <w:del w:id="431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317" w:author="PR Preview" w:date="2026-01-01T00:00:00Z">
        <w:r>
          <w:delText xml:space="preserve"> </w:delText>
        </w:r>
      </w:del>
      <w:del w:id="4318" w:author="PR Preview" w:date="2026-01-01T00:00:00Z">
        <w:r>
          <w:delText xml:space="preserve">cars)</w:delText>
        </w:r>
      </w:del>
      <w:del w:id="4319" w:author="PR Preview" w:date="2026-01-01T00:00:00Z">
        <w:r>
          <w:delText xml:space="preserve"> </w:delText>
        </w:r>
      </w:del>
      <w:del w:id="4320" w:author="PR Preview" w:date="2026-01-01T00:00:00Z">
        <w:r>
          <w:delText xml:space="preserve">to predict fuel efficiency (</w:delText>
        </w:r>
      </w:del>
      <w:del w:id="4321" w:author="PR Preview" w:date="2026-01-01T00:00:00Z">
        <w:r>
          <w:rPr>
            <w:rStyle w:val="VerbatimChar"/>
          </w:rPr>
          <w:delText xml:space="preserve">mpg</w:delText>
        </w:r>
      </w:del>
      <w:del w:id="4322" w:author="PR Preview" w:date="2026-01-01T00:00:00Z">
        <w:r>
          <w:delText xml:space="preserve">)</w:delText>
        </w:r>
      </w:del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from vehicle weight (</w:delText>
        </w:r>
      </w:del>
      <w:del w:id="4325" w:author="PR Preview" w:date="2026-01-01T00:00:00Z">
        <w:r>
          <w:rPr>
            <w:rStyle w:val="VerbatimChar"/>
          </w:rPr>
          <w:delText xml:space="preserve">wt</w:delText>
        </w:r>
      </w:del>
      <w:del w:id="4326" w:author="PR Preview" w:date="2026-01-01T00:00:00Z">
        <w:r>
          <w:delText xml:space="preserve">).</w:delText>
        </w:r>
      </w:del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It uses one random split</w:delText>
        </w:r>
      </w:del>
      <w:del w:id="4329" w:author="PR Preview" w:date="2026-01-01T00:00:00Z">
        <w:r>
          <w:delText xml:space="preserve"> </w:delText>
        </w:r>
      </w:del>
      <w:del w:id="4330" w:author="PR Preview" w:date="2026-01-01T00:00:00Z">
        <w:r>
          <w:delText xml:space="preserve">to compare linear,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quadratic,</w:delText>
        </w:r>
      </w:del>
      <w:del w:id="4333" w:author="PR Preview" w:date="2026-01-01T00:00:00Z">
        <w:r>
          <w:delText xml:space="preserve"> </w:delText>
        </w:r>
      </w:del>
      <w:del w:id="4334" w:author="PR Preview" w:date="2026-01-01T00:00:00Z">
        <w:r>
          <w:delText xml:space="preserve">cubic,</w:delText>
        </w:r>
      </w:del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and quartic models</w:delText>
        </w:r>
      </w:del>
      <w:del w:id="4337" w:author="PR Preview" w:date="2026-01-01T00:00:00Z">
        <w:r>
          <w:delText xml:space="preserve"> </w:delText>
        </w:r>
      </w:del>
      <w:del w:id="4338" w:author="PR Preview" w:date="2026-01-01T00:00:00Z">
        <w:r>
          <w:delText xml:space="preserve">(</w:delText>
        </w:r>
      </w:del>
      <w:del w:id="4339" w:author="PR Preview" w:date="2026-01-01T00:00:00Z">
        <w:r>
          <w:rPr>
            <w:rStyle w:val="VerbatimChar"/>
          </w:rPr>
          <w:delText xml:space="preserve">mpg ~ wt</w:delText>
        </w:r>
      </w:del>
      <w:del w:id="4340" w:author="PR Preview" w:date="2026-01-01T00:00:00Z">
        <w:r>
          <w:delText xml:space="preserve">,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rPr>
            <w:rStyle w:val="VerbatimChar"/>
          </w:rPr>
          <w:delText xml:space="preserve">mpg ~ wt + I(wt^2)</w:delText>
        </w:r>
      </w:del>
      <w:del w:id="4343" w:author="PR Preview" w:date="2026-01-01T00:00:00Z">
        <w:r>
          <w:delText xml:space="preserve">,</w:delText>
        </w:r>
      </w:del>
      <w:del w:id="4344" w:author="PR Preview" w:date="2026-01-01T00:00:00Z">
        <w:r>
          <w:delText xml:space="preserve"> </w:delText>
        </w:r>
      </w:del>
      <w:del w:id="4345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4346" w:author="PR Preview" w:date="2026-01-01T00:00:00Z">
        <w:r>
          <w:delText xml:space="preserve">,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and</w:delText>
        </w:r>
      </w:del>
      <w:del w:id="4349" w:author="PR Preview" w:date="2026-01-01T00:00:00Z">
        <w:r>
          <w:delText xml:space="preserve"> </w:delText>
        </w:r>
      </w:del>
      <w:del w:id="4350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4351" w:author="PR Preview" w:date="2026-01-01T00:00:00Z">
        <w:r>
          <w:delText xml:space="preserve">)</w:delText>
        </w:r>
      </w:del>
      <w:del w:id="4352" w:author="PR Preview" w:date="2026-01-01T00:00:00Z">
        <w:r>
          <w:delText xml:space="preserve"> </w:delText>
        </w:r>
      </w:del>
      <w:del w:id="4353" w:author="PR Preview" w:date="2026-01-01T00:00:00Z">
        <w:r>
          <w:delText xml:space="preserve">on a validation set,</w:delText>
        </w:r>
      </w:del>
      <w:del w:id="4354" w:author="PR Preview" w:date="2026-01-01T00:00:00Z">
        <w:r>
          <w:delText xml:space="preserve"> </w:delText>
        </w:r>
      </w:del>
      <w:del w:id="4355" w:author="PR Preview" w:date="2026-01-01T00:00:00Z">
        <w:r>
          <w:delText xml:space="preserve">then reports the chosen model’s test sRMSE</w:delText>
        </w:r>
      </w:del>
      <w:del w:id="4356" w:author="PR Preview" w:date="2026-01-01T00:00:00Z">
        <w:r>
          <w:delText xml:space="preserve"> </w:delText>
        </w:r>
      </w:del>
      <w:del w:id="4357" w:author="PR Preview" w:date="2026-01-01T00:00:00Z">
        <w:r>
          <w:delText xml:space="preserve">on untouched test data</w:delText>
        </w:r>
      </w:del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[5, p. 213]</w:delText>
        </w:r>
      </w:del>
      <w:del w:id="4360" w:author="PR Preview" w:date="2026-01-01T00:00:00Z">
        <w:r>
          <w:delText xml:space="preserve">.</w:delText>
        </w:r>
      </w:del>
    </w:p>
    <w:p>
      <w:pPr>
        <w:pStyle w:val="BodyText"/>
      </w:pPr>
      <w:ins w:id="4361" w:author="PR Preview" w:date="2026-01-01T00:00:00Z">
        <w:r>
          <w:rPr>
            <w:b/>
            <w:bCs/>
          </w:rPr>
          <w:t xml:space="preserve">Example 32 (Numerical example)</w:t>
        </w:r>
      </w:ins>
      <w:ins w:id="4362" w:author="PR Preview" w:date="2026-01-01T00:00:00Z">
        <w:r>
          <w:t xml:space="preserve"> </w:t>
        </w:r>
      </w:ins>
      <w:ins w:id="4363" w:author="PR Preview" w:date="2026-01-01T00:00:00Z">
        <w:r>
          <w:t xml:space="preserve">This example (</w:t>
        </w:r>
      </w:ins>
      <w:hyperlink w:anchor="exm-train-validation-test-split">
        <w:ins w:id="4364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4365" w:author="PR Preview" w:date="2026-01-01T00:00:00Z">
        <w:r>
          <w:t xml:space="preserve">)</w:t>
        </w:r>
      </w:ins>
      <w:ins w:id="4366" w:author="PR Preview" w:date="2026-01-01T00:00:00Z">
        <w:r>
          <w:t xml:space="preserve"> </w:t>
        </w:r>
      </w:ins>
      <w:ins w:id="4367" w:author="PR Preview" w:date="2026-01-01T00:00:00Z">
        <w:r>
          <w:t xml:space="preserve">uses R’s built-in</w:t>
        </w:r>
      </w:ins>
      <w:ins w:id="4368" w:author="PR Preview" w:date="2026-01-01T00:00:00Z">
        <w:r>
          <w:t xml:space="preserve"> </w:t>
        </w:r>
      </w:ins>
      <w:ins w:id="4369" w:author="PR Preview" w:date="2026-01-01T00:00:00Z">
        <w:r>
          <w:rPr>
            <w:rStyle w:val="VerbatimChar"/>
          </w:rPr>
          <w:t xml:space="preserve">mtcars</w:t>
        </w:r>
      </w:ins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dataset</w:t>
        </w:r>
      </w:ins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cars)</w:t>
        </w:r>
      </w:ins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to predict fuel efficiency (</w:t>
        </w:r>
      </w:ins>
      <w:ins w:id="4378" w:author="PR Preview" w:date="2026-01-01T00:00:00Z">
        <w:r>
          <w:rPr>
            <w:rStyle w:val="VerbatimChar"/>
          </w:rPr>
          <w:t xml:space="preserve">mpg</w:t>
        </w:r>
      </w:ins>
      <w:ins w:id="4379" w:author="PR Preview" w:date="2026-01-01T00:00:00Z">
        <w:r>
          <w:t xml:space="preserve">)</w:t>
        </w:r>
      </w:ins>
      <w:ins w:id="4380" w:author="PR Preview" w:date="2026-01-01T00:00:00Z">
        <w:r>
          <w:t xml:space="preserve"> </w:t>
        </w:r>
      </w:ins>
      <w:ins w:id="4381" w:author="PR Preview" w:date="2026-01-01T00:00:00Z">
        <w:r>
          <w:t xml:space="preserve">from vehicle weight (</w:t>
        </w:r>
      </w:ins>
      <w:ins w:id="4382" w:author="PR Preview" w:date="2026-01-01T00:00:00Z">
        <w:r>
          <w:rPr>
            <w:rStyle w:val="VerbatimChar"/>
          </w:rPr>
          <w:t xml:space="preserve">wt</w:t>
        </w:r>
      </w:ins>
      <w:ins w:id="4383" w:author="PR Preview" w:date="2026-01-01T00:00:00Z">
        <w:r>
          <w:t xml:space="preserve">).</w:t>
        </w:r>
      </w:ins>
      <w:ins w:id="4384" w:author="PR Preview" w:date="2026-01-01T00:00:00Z">
        <w:r>
          <w:t xml:space="preserve"> </w:t>
        </w:r>
      </w:ins>
      <w:ins w:id="4385" w:author="PR Preview" w:date="2026-01-01T00:00:00Z">
        <w:r>
          <w:t xml:space="preserve">It uses one random split</w:t>
        </w:r>
      </w:ins>
      <w:ins w:id="4386" w:author="PR Preview" w:date="2026-01-01T00:00:00Z">
        <w:r>
          <w:t xml:space="preserve"> </w:t>
        </w:r>
      </w:ins>
      <w:ins w:id="4387" w:author="PR Preview" w:date="2026-01-01T00:00:00Z">
        <w:r>
          <w:t xml:space="preserve">to compare linear,</w:t>
        </w:r>
      </w:ins>
      <w:ins w:id="4388" w:author="PR Preview" w:date="2026-01-01T00:00:00Z">
        <w:r>
          <w:t xml:space="preserve"> </w:t>
        </w:r>
      </w:ins>
      <w:ins w:id="4389" w:author="PR Preview" w:date="2026-01-01T00:00:00Z">
        <w:r>
          <w:t xml:space="preserve">quadratic,</w:t>
        </w:r>
      </w:ins>
      <w:ins w:id="4390" w:author="PR Preview" w:date="2026-01-01T00:00:00Z">
        <w:r>
          <w:t xml:space="preserve"> </w:t>
        </w:r>
      </w:ins>
      <w:ins w:id="4391" w:author="PR Preview" w:date="2026-01-01T00:00:00Z">
        <w:r>
          <w:t xml:space="preserve">cubic,</w:t>
        </w:r>
      </w:ins>
      <w:ins w:id="4392" w:author="PR Preview" w:date="2026-01-01T00:00:00Z">
        <w:r>
          <w:t xml:space="preserve"> </w:t>
        </w:r>
      </w:ins>
      <w:ins w:id="4393" w:author="PR Preview" w:date="2026-01-01T00:00:00Z">
        <w:r>
          <w:t xml:space="preserve">and quartic models</w:t>
        </w:r>
      </w:ins>
      <w:ins w:id="4394" w:author="PR Preview" w:date="2026-01-01T00:00:00Z">
        <w:r>
          <w:t xml:space="preserve"> </w:t>
        </w:r>
      </w:ins>
      <w:ins w:id="4395" w:author="PR Preview" w:date="2026-01-01T00:00:00Z">
        <w:r>
          <w:t xml:space="preserve">(</w:t>
        </w:r>
      </w:ins>
      <w:ins w:id="4396" w:author="PR Preview" w:date="2026-01-01T00:00:00Z">
        <w:r>
          <w:rPr>
            <w:rStyle w:val="VerbatimChar"/>
          </w:rPr>
          <w:t xml:space="preserve">mpg ~ wt</w:t>
        </w:r>
      </w:ins>
      <w:ins w:id="4397" w:author="PR Preview" w:date="2026-01-01T00:00:00Z">
        <w:r>
          <w:t xml:space="preserve">,</w:t>
        </w:r>
      </w:ins>
      <w:ins w:id="4398" w:author="PR Preview" w:date="2026-01-01T00:00:00Z">
        <w:r>
          <w:t xml:space="preserve"> </w:t>
        </w:r>
      </w:ins>
      <w:ins w:id="4399" w:author="PR Preview" w:date="2026-01-01T00:00:00Z">
        <w:r>
          <w:rPr>
            <w:rStyle w:val="VerbatimChar"/>
          </w:rPr>
          <w:t xml:space="preserve">mpg ~ wt + I(wt^2)</w:t>
        </w:r>
      </w:ins>
      <w:ins w:id="4400" w:author="PR Preview" w:date="2026-01-01T00:00:00Z">
        <w:r>
          <w:t xml:space="preserve">,</w:t>
        </w:r>
      </w:ins>
      <w:ins w:id="4401" w:author="PR Preview" w:date="2026-01-01T00:00:00Z">
        <w:r>
          <w:t xml:space="preserve"> </w:t>
        </w:r>
      </w:ins>
      <w:ins w:id="4402" w:author="PR Preview" w:date="2026-01-01T00:00:00Z">
        <w:r>
          <w:rPr>
            <w:rStyle w:val="VerbatimChar"/>
          </w:rPr>
          <w:t xml:space="preserve">mpg ~ wt + I(wt^2) + I(wt^3)</w:t>
        </w:r>
      </w:ins>
      <w:ins w:id="4403" w:author="PR Preview" w:date="2026-01-01T00:00:00Z">
        <w:r>
          <w:t xml:space="preserve">,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and</w:t>
        </w:r>
      </w:ins>
      <w:ins w:id="4406" w:author="PR Preview" w:date="2026-01-01T00:00:00Z">
        <w:r>
          <w:t xml:space="preserve"> </w:t>
        </w:r>
      </w:ins>
      <w:ins w:id="4407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4408" w:author="PR Preview" w:date="2026-01-01T00:00:00Z">
        <w:r>
          <w:t xml:space="preserve">)</w:t>
        </w:r>
      </w:ins>
      <w:ins w:id="4409" w:author="PR Preview" w:date="2026-01-01T00:00:00Z">
        <w:r>
          <w:t xml:space="preserve"> </w:t>
        </w:r>
      </w:ins>
      <w:ins w:id="4410" w:author="PR Preview" w:date="2026-01-01T00:00:00Z">
        <w:r>
          <w:t xml:space="preserve">on a validation set,</w:t>
        </w:r>
      </w:ins>
      <w:ins w:id="4411" w:author="PR Preview" w:date="2026-01-01T00:00:00Z">
        <w:r>
          <w:t xml:space="preserve"> </w:t>
        </w:r>
      </w:ins>
      <w:ins w:id="4412" w:author="PR Preview" w:date="2026-01-01T00:00:00Z">
        <w:r>
          <w:t xml:space="preserve">then reports the chosen model’s test sRMSE</w:t>
        </w:r>
      </w:ins>
      <w:ins w:id="4413" w:author="PR Preview" w:date="2026-01-01T00:00:00Z">
        <w:r>
          <w:t xml:space="preserve"> </w:t>
        </w:r>
      </w:ins>
      <w:ins w:id="4414" w:author="PR Preview" w:date="2026-01-01T00:00:00Z">
        <w:r>
          <w:t xml:space="preserve">on untouched test data</w:t>
        </w:r>
      </w:ins>
      <w:ins w:id="4415" w:author="PR Preview" w:date="2026-01-01T00:00:00Z">
        <w:r>
          <w:t xml:space="preserve"> </w:t>
        </w:r>
      </w:ins>
      <w:ins w:id="4416" w:author="PR Preview" w:date="2026-01-01T00:00:00Z">
        <w:r>
          <w:t xml:space="preserve">[6, p. 213]</w:t>
        </w:r>
      </w:ins>
      <w:ins w:id="441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del w:id="4418" w:author="PR Preview" w:date="2026-01-01T00:00:00Z">
        <w:r>
          <w:rPr>
            <w:i/>
            <w:iCs/>
          </w:rPr>
          <w:delText xml:space="preserve">Remark 21</w:delText>
        </w:r>
      </w:del>
      <w:del w:id="4419" w:author="PR Preview" w:date="2026-01-01T00:00:00Z">
        <w:r>
          <w:delText xml:space="preserve"> (Source: Folds). </w:delText>
        </w:r>
      </w:del>
      <w:del w:id="4420" w:author="PR Preview" w:date="2026-01-01T00:00:00Z">
        <w:r>
          <w:delText xml:space="preserve">James et al. [5, Sec. 5.1.3]</w:delText>
        </w:r>
      </w:del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and</w:delText>
        </w:r>
      </w:del>
      <w:del w:id="4423" w:author="PR Preview" w:date="2026-01-01T00:00:00Z">
        <w:r>
          <w:delText xml:space="preserve"> </w:delText>
        </w:r>
      </w:del>
      <w:del w:id="4424" w:author="PR Preview" w:date="2026-01-01T00:00:00Z">
        <w:r>
          <w:delText xml:space="preserve">Hastie et al. [3, Sec. 7.10.1]</w:delText>
        </w:r>
      </w:del>
      <w:del w:id="4425" w:author="PR Preview" w:date="2026-01-01T00:00:00Z">
        <w:r>
          <w:delText xml:space="preserve">,</w:delText>
        </w:r>
      </w:del>
      <w:del w:id="4426" w:author="PR Preview" w:date="2026-01-01T00:00:00Z">
        <w:r>
          <w:delText xml:space="preserve"> </w:delText>
        </w:r>
      </w:del>
      <w:del w:id="4427" w:author="PR Preview" w:date="2026-01-01T00:00:00Z">
        <w:r>
          <w:delText xml:space="preserve">who split the data into</w:delText>
        </w:r>
      </w:del>
      <w:del w:id="4428" w:author="PR Preview" w:date="2026-01-01T00:00:00Z">
        <w:r>
          <w:delText xml:space="preserve"> </w:delText>
        </w:r>
      </w:del>
      <m:oMath>
        <m:r>
          <m:t>k</m:t>
        </m:r>
      </m:oMath>
      <w:del w:id="4429" w:author="PR Preview" w:date="2026-01-01T00:00:00Z">
        <w:r>
          <w:delText xml:space="preserve"> </w:delText>
        </w:r>
      </w:del>
      <w:del w:id="4430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4431" w:author="PR Preview" w:date="2026-01-01T00:00:00Z">
        <w:r>
          <w:rPr>
            <w:i/>
            <w:iCs/>
          </w:rPr>
          <w:t xml:space="preserve">Remark 21</w:t>
        </w:r>
      </w:ins>
      <w:ins w:id="4432" w:author="PR Preview" w:date="2026-01-01T00:00:00Z">
        <w:r>
          <w:t xml:space="preserve"> (Source: Folds). </w:t>
        </w:r>
      </w:ins>
      <w:ins w:id="4433" w:author="PR Preview" w:date="2026-01-01T00:00:00Z">
        <w:r>
          <w:t xml:space="preserve">James et al. [6, Sec. 5.1.3]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and</w:t>
        </w:r>
      </w:ins>
      <w:ins w:id="4436" w:author="PR Preview" w:date="2026-01-01T00:00:00Z">
        <w:r>
          <w:t xml:space="preserve"> </w:t>
        </w:r>
      </w:ins>
      <w:ins w:id="4437" w:author="PR Preview" w:date="2026-01-01T00:00:00Z">
        <w:r>
          <w:t xml:space="preserve">Hastie et al. [4, Sec. 7.10.1]</w:t>
        </w:r>
      </w:ins>
      <w:ins w:id="4438" w:author="PR Preview" w:date="2026-01-01T00:00:00Z">
        <w:r>
          <w:t xml:space="preserve">,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who split the data into</w:t>
        </w:r>
      </w:ins>
      <w:ins w:id="4441" w:author="PR Preview" w:date="2026-01-01T00:00:00Z">
        <w:r>
          <w:t xml:space="preserve"> </w:t>
        </w:r>
      </w:ins>
      <m:oMath>
        <m:r>
          <m:t>k</m:t>
        </m:r>
      </m:oMath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roughly equal-sized parts.</w:t>
        </w:r>
      </w:ins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del w:id="4444" w:author="PR Preview" w:date="2026-01-01T00:00:00Z">
        <w:r>
          <w:rPr>
            <w:i/>
            <w:iCs/>
          </w:rPr>
          <w:delText xml:space="preserve">Remark 22</w:delText>
        </w:r>
      </w:del>
      <w:del w:id="4445" w:author="PR Preview" w:date="2026-01-01T00:00:00Z">
        <w:r>
          <w:delText xml:space="preserve"> (Source: Fold assignment). </w:delText>
        </w:r>
      </w:del>
      <w:del w:id="4446" w:author="PR Preview" w:date="2026-01-01T00:00:00Z">
        <w:r>
          <w:delText xml:space="preserve">The fold-assignment function</w:delText>
        </w:r>
      </w:del>
      <w:del w:id="444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448" w:author="PR Preview" w:date="2026-01-01T00:00:00Z">
        <w:r>
          <w:delText xml:space="preserve"> </w:delText>
        </w:r>
      </w:del>
      <w:del w:id="4449" w:author="PR Preview" w:date="2026-01-01T00:00:00Z">
        <w:r>
          <w:delText xml:space="preserve">follows</w:delText>
        </w:r>
      </w:del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Hastie et al. [3, Sec. 7.10.1]</w:delText>
        </w:r>
      </w:del>
      <w:del w:id="4452" w:author="PR Preview" w:date="2026-01-01T00:00:00Z">
        <w:r>
          <w:delText xml:space="preserve">.</w:delText>
        </w:r>
      </w:del>
    </w:p>
    <w:p>
      <w:pPr>
        <w:pStyle w:val="FirstParagraph"/>
      </w:pPr>
      <w:ins w:id="4453" w:author="PR Preview" w:date="2026-01-01T00:00:00Z">
        <w:r>
          <w:rPr>
            <w:i/>
            <w:iCs/>
          </w:rPr>
          <w:t xml:space="preserve">Remark 22</w:t>
        </w:r>
      </w:ins>
      <w:ins w:id="4454" w:author="PR Preview" w:date="2026-01-01T00:00:00Z">
        <w:r>
          <w:t xml:space="preserve"> (Source: Fold assignment). </w:t>
        </w:r>
      </w:ins>
      <w:ins w:id="4455" w:author="PR Preview" w:date="2026-01-01T00:00:00Z">
        <w:r>
          <w:t xml:space="preserve">The fold-assignment function</w:t>
        </w:r>
      </w:ins>
      <w:ins w:id="445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follows</w:t>
        </w:r>
      </w:ins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Hastie et al. [4, Sec. 7.10.1]</w:t>
        </w:r>
      </w:ins>
      <w:ins w:id="4461" w:author="PR Preview" w:date="2026-01-01T00:00:00Z">
        <w:r>
          <w:t xml:space="preserve">.</w:t>
        </w:r>
      </w:ins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del w:id="4462" w:author="PR Preview" w:date="2026-01-01T00:00:00Z">
        <w:r>
          <w:rPr>
            <w:i/>
            <w:iCs/>
          </w:rPr>
          <w:delText xml:space="preserve">Remark 23</w:delText>
        </w:r>
      </w:del>
      <w:del w:id="4463" w:author="PR Preview" w:date="2026-01-01T00:00:00Z">
        <w:r>
          <w:delText xml:space="preserve"> (Source: Fold-out fitted model). </w:delText>
        </w:r>
      </w:del>
      <w:del w:id="4464" w:author="PR Preview" w:date="2026-01-01T00:00:00Z">
        <w:r>
          <w:delText xml:space="preserve">Hastie et al. [3, Sec. 7.10.1]</w:delText>
        </w:r>
      </w:del>
      <w:del w:id="4465" w:author="PR Preview" w:date="2026-01-01T00:00:00Z">
        <w:r>
          <w:delText xml:space="preserve">,</w:delText>
        </w:r>
      </w:del>
      <w:del w:id="4466" w:author="PR Preview" w:date="2026-01-01T00:00:00Z">
        <w:r>
          <w:delText xml:space="preserve"> </w:delText>
        </w:r>
      </w:del>
      <w:del w:id="4467" w:author="PR Preview" w:date="2026-01-01T00:00:00Z">
        <w:r>
          <w:delText xml:space="preserve">who write the fitted function with the</w:delText>
        </w:r>
      </w:del>
      <w:del w:id="4468" w:author="PR Preview" w:date="2026-01-01T00:00:00Z">
        <w:r>
          <w:delText xml:space="preserve"> </w:delText>
        </w:r>
      </w:del>
      <m:oMath>
        <m:r>
          <m:t>k</m:t>
        </m:r>
      </m:oMath>
      <w:del w:id="4469" w:author="PR Preview" w:date="2026-01-01T00:00:00Z">
        <w:r>
          <w:delText xml:space="preserve">th part of the data removed as</w:delText>
        </w:r>
      </w:del>
      <w:del w:id="447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4471" w:author="PR Preview" w:date="2026-01-01T00:00:00Z">
        <w:r>
          <w:delText xml:space="preserve">.</w:delText>
        </w:r>
      </w:del>
    </w:p>
    <w:p>
      <w:pPr>
        <w:pStyle w:val="FirstParagraph"/>
      </w:pPr>
      <w:ins w:id="4472" w:author="PR Preview" w:date="2026-01-01T00:00:00Z">
        <w:r>
          <w:rPr>
            <w:i/>
            <w:iCs/>
          </w:rPr>
          <w:t xml:space="preserve">Remark 23</w:t>
        </w:r>
      </w:ins>
      <w:ins w:id="4473" w:author="PR Preview" w:date="2026-01-01T00:00:00Z">
        <w:r>
          <w:t xml:space="preserve"> (Source: Fold-out fitted model). </w:t>
        </w:r>
      </w:ins>
      <w:ins w:id="4474" w:author="PR Preview" w:date="2026-01-01T00:00:00Z">
        <w:r>
          <w:t xml:space="preserve">Hastie et al. [4, Sec. 7.10.1]</w:t>
        </w:r>
      </w:ins>
      <w:ins w:id="4475" w:author="PR Preview" w:date="2026-01-01T00:00:00Z">
        <w:r>
          <w:t xml:space="preserve">,</w:t>
        </w:r>
      </w:ins>
      <w:ins w:id="4476" w:author="PR Preview" w:date="2026-01-01T00:00:00Z">
        <w:r>
          <w:t xml:space="preserve"> </w:t>
        </w:r>
      </w:ins>
      <w:ins w:id="4477" w:author="PR Preview" w:date="2026-01-01T00:00:00Z">
        <w:r>
          <w:t xml:space="preserve">who write the fitted function with the</w:t>
        </w:r>
      </w:ins>
      <w:ins w:id="4478" w:author="PR Preview" w:date="2026-01-01T00:00:00Z">
        <w:r>
          <w:t xml:space="preserve"> </w:t>
        </w:r>
      </w:ins>
      <m:oMath>
        <m:r>
          <m:t>k</m:t>
        </m:r>
      </m:oMath>
      <w:ins w:id="4479" w:author="PR Preview" w:date="2026-01-01T00:00:00Z">
        <w:r>
          <w:t xml:space="preserve">th part of the data removed as</w:t>
        </w:r>
      </w:ins>
      <w:ins w:id="448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481" w:author="PR Preview" w:date="2026-01-01T00:00:00Z">
        <w:r>
          <w:t xml:space="preserve">.</w:t>
        </w:r>
      </w:ins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del w:id="4482" w:author="PR Preview" w:date="2026-01-01T00:00:00Z">
        <w:r>
          <w:rPr>
            <w:i/>
            <w:iCs/>
          </w:rPr>
          <w:delText xml:space="preserve">Remark 24</w:delText>
        </w:r>
      </w:del>
      <w:del w:id="4483" w:author="PR Preview" w:date="2026-01-01T00:00:00Z">
        <w:r>
          <w:delText xml:space="preserve"> (Cross-validation instead of a single validation set). </w:delText>
        </w:r>
      </w:del>
      <w:del w:id="4484" w:author="PR Preview" w:date="2026-01-01T00:00:00Z">
        <w:r>
          <w:delText xml:space="preserve">If data are limited,</w:delText>
        </w:r>
      </w:del>
      <w:del w:id="4485" w:author="PR Preview" w:date="2026-01-01T00:00:00Z">
        <w:r>
          <w:delText xml:space="preserve"> </w:delText>
        </w:r>
      </w:del>
      <m:oMath>
        <m:r>
          <m:t>k</m:t>
        </m:r>
      </m:oMath>
      <w:del w:id="4486" w:author="PR Preview" w:date="2026-01-01T00:00:00Z">
        <w:r>
          <w:delText xml:space="preserve">-fold cross-validation</w:delText>
        </w:r>
      </w:del>
      <w:del w:id="4487" w:author="PR Preview" w:date="2026-01-01T00:00:00Z">
        <w:r>
          <w:delText xml:space="preserve"> </w:delText>
        </w:r>
      </w:del>
      <w:del w:id="4488" w:author="PR Preview" w:date="2026-01-01T00:00:00Z">
        <w:r>
          <w:delText xml:space="preserve">can replace the single validation set of</w:delText>
        </w:r>
      </w:del>
      <w:del w:id="4489" w:author="PR Preview" w:date="2026-01-01T00:00:00Z">
        <w:r>
          <w:delText xml:space="preserve"> </w:delText>
        </w:r>
      </w:del>
      <w:hyperlink w:anchor="def-data-splits">
        <w:del w:id="4490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491" w:author="PR Preview" w:date="2026-01-01T00:00:00Z">
        <w:r>
          <w:delText xml:space="preserve"> </w:delText>
        </w:r>
      </w:del>
      <w:del w:id="4492" w:author="PR Preview" w:date="2026-01-01T00:00:00Z">
        <w:r>
          <w:delText xml:space="preserve">for more stable tuning.</w:delText>
        </w:r>
      </w:del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In</w:delText>
        </w:r>
      </w:del>
      <w:del w:id="4495" w:author="PR Preview" w:date="2026-01-01T00:00:00Z">
        <w:r>
          <w:delText xml:space="preserve"> </w:delText>
        </w:r>
      </w:del>
      <w:hyperlink w:anchor="exr-kfold">
        <w:del w:id="4496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497" w:author="PR Preview" w:date="2026-01-01T00:00:00Z">
        <w:r>
          <w:delText xml:space="preserve">,</w:delText>
        </w:r>
      </w:del>
      <w:del w:id="449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499" w:author="PR Preview" w:date="2026-01-01T00:00:00Z">
        <w:r>
          <w:delText xml:space="preserve"> </w:delText>
        </w:r>
      </w:del>
      <w:del w:id="4500" w:author="PR Preview" w:date="2026-01-01T00:00:00Z">
        <w:r>
          <w:delText xml:space="preserve">folds of 8 cars each</w:delText>
        </w:r>
      </w:del>
      <w:del w:id="4501" w:author="PR Preview" w:date="2026-01-01T00:00:00Z">
        <w:r>
          <w:delText xml:space="preserve"> </w:delText>
        </w:r>
      </w:del>
      <w:del w:id="4502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4503" w:author="PR Preview" w:date="2026-01-01T00:00:00Z">
        <w:r>
          <w:rPr>
            <w:i/>
            <w:iCs/>
          </w:rPr>
          <w:t xml:space="preserve">Remark 24</w:t>
        </w:r>
      </w:ins>
      <w:ins w:id="4504" w:author="PR Preview" w:date="2026-01-01T00:00:00Z">
        <w:r>
          <w:t xml:space="preserve"> (Cross-validation instead of a single validation set). </w:t>
        </w:r>
      </w:ins>
      <w:ins w:id="4505" w:author="PR Preview" w:date="2026-01-01T00:00:00Z">
        <w:r>
          <w:t xml:space="preserve">If data are limited,</w:t>
        </w:r>
      </w:ins>
      <w:ins w:id="4506" w:author="PR Preview" w:date="2026-01-01T00:00:00Z">
        <w:r>
          <w:t xml:space="preserve"> </w:t>
        </w:r>
      </w:ins>
      <m:oMath>
        <m:r>
          <m:t>k</m:t>
        </m:r>
      </m:oMath>
      <w:ins w:id="4507" w:author="PR Preview" w:date="2026-01-01T00:00:00Z">
        <w:r>
          <w:t xml:space="preserve">-fold cross-validation</w:t>
        </w:r>
      </w:ins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can replace the single validation set of</w:t>
        </w:r>
      </w:ins>
      <w:ins w:id="4510" w:author="PR Preview" w:date="2026-01-01T00:00:00Z">
        <w:r>
          <w:t xml:space="preserve"> </w:t>
        </w:r>
      </w:ins>
      <w:hyperlink w:anchor="def-data-splits">
        <w:ins w:id="4511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for more stable tuning.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In</w:t>
        </w:r>
      </w:ins>
      <w:ins w:id="4516" w:author="PR Preview" w:date="2026-01-01T00:00:00Z">
        <w:r>
          <w:t xml:space="preserve"> </w:t>
        </w:r>
      </w:ins>
      <w:hyperlink w:anchor="exr-kfold">
        <w:ins w:id="4517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518" w:author="PR Preview" w:date="2026-01-01T00:00:00Z">
        <w:r>
          <w:t xml:space="preserve">,</w:t>
        </w:r>
      </w:ins>
      <w:ins w:id="45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520" w:author="PR Preview" w:date="2026-01-01T00:00:00Z">
        <w:r>
          <w:t xml:space="preserve"> </w:t>
        </w:r>
      </w:ins>
      <w:ins w:id="4521" w:author="PR Preview" w:date="2026-01-01T00:00:00Z">
        <w:r>
          <w:t xml:space="preserve">folds of 8 cars each</w:t>
        </w:r>
      </w:ins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give 4 fits on 24 cars each.</w:t>
        </w:r>
      </w:ins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del w:id="4524" w:author="PR Preview" w:date="2026-01-01T00:00:00Z">
        <w:r>
          <w:rPr>
            <w:i/>
            <w:iCs/>
          </w:rPr>
          <w:delText xml:space="preserve">Remark 25</w:delText>
        </w:r>
      </w:del>
      <w:del w:id="4525" w:author="PR Preview" w:date="2026-01-01T00:00:00Z">
        <w:r>
          <w:delText xml:space="preserve"> (Source: Cross-validation estimate). </w:delText>
        </w:r>
      </w:del>
      <w:del w:id="4526" w:author="PR Preview" w:date="2026-01-01T00:00:00Z">
        <w:r>
          <w:delText xml:space="preserve">Hastie et al. [3, Sec. 7.10.1]</w:delText>
        </w:r>
      </w:del>
      <w:del w:id="4527" w:author="PR Preview" w:date="2026-01-01T00:00:00Z">
        <w:r>
          <w:delText xml:space="preserve">, for the per-observation form with the fold index</w:delText>
        </w:r>
      </w:del>
      <w:del w:id="452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529" w:author="PR Preview" w:date="2026-01-01T00:00:00Z">
        <w:r>
          <w:delText xml:space="preserve">.</w:delText>
        </w:r>
      </w:del>
    </w:p>
    <w:p>
      <w:pPr>
        <w:pStyle w:val="FirstParagraph"/>
      </w:pPr>
      <w:ins w:id="4530" w:author="PR Preview" w:date="2026-01-01T00:00:00Z">
        <w:r>
          <w:rPr>
            <w:i/>
            <w:iCs/>
          </w:rPr>
          <w:t xml:space="preserve">Remark 25</w:t>
        </w:r>
      </w:ins>
      <w:ins w:id="4531" w:author="PR Preview" w:date="2026-01-01T00:00:00Z">
        <w:r>
          <w:t xml:space="preserve"> (Source: Cross-validation estimate). </w:t>
        </w:r>
      </w:ins>
      <w:ins w:id="4532" w:author="PR Preview" w:date="2026-01-01T00:00:00Z">
        <w:r>
          <w:t xml:space="preserve">Hastie et al. [4, Sec. 7.10.1]</w:t>
        </w:r>
      </w:ins>
      <w:ins w:id="4533" w:author="PR Preview" w:date="2026-01-01T00:00:00Z">
        <w:r>
          <w:t xml:space="preserve">, for the per-observation form with the fold index</w:t>
        </w:r>
      </w:ins>
      <w:ins w:id="453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535" w:author="PR Preview" w:date="2026-01-01T00:00:00Z">
        <w:r>
          <w:t xml:space="preserve">.</w:t>
        </w:r>
      </w:ins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del w:id="4536" w:author="PR Preview" w:date="2026-01-01T00:00:00Z">
        <w:r>
          <w:rPr>
            <w:i/>
            <w:iCs/>
          </w:rPr>
          <w:delText xml:space="preserve">Remark 26</w:delText>
        </w:r>
      </w:del>
      <w:del w:id="4537" w:author="PR Preview" w:date="2026-01-01T00:00:00Z">
        <w:r>
          <w:delText xml:space="preserve"> (Source: Fold mean squared error). </w:delText>
        </w:r>
      </w:del>
      <w:del w:id="4538" w:author="PR Preview" w:date="2026-01-01T00:00:00Z">
        <w:r>
          <w:delText xml:space="preserve">James et al. [5, Sec. 5.1.3]</w:delText>
        </w:r>
      </w:del>
      <w:del w:id="4539" w:author="PR Preview" w:date="2026-01-01T00:00:00Z">
        <w:r>
          <w:delText xml:space="preserve">, who write the fold mean squared errors as</w:delText>
        </w:r>
      </w:del>
      <w:del w:id="4540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4541" w:author="PR Preview" w:date="2026-01-01T00:00:00Z">
        <w:r>
          <w:delText xml:space="preserve">.</w:delText>
        </w:r>
      </w:del>
    </w:p>
    <w:p>
      <w:pPr>
        <w:pStyle w:val="BodyText"/>
      </w:pPr>
      <w:del w:id="4542" w:author="PR Preview" w:date="2026-01-01T00:00:00Z">
        <w:r>
          <w:rPr>
            <w:i/>
            <w:iCs/>
          </w:rPr>
          <w:delText xml:space="preserve">Remark 27</w:delText>
        </w:r>
      </w:del>
      <w:del w:id="4543" w:author="PR Preview" w:date="2026-01-01T00:00:00Z">
        <w:r>
          <w:delText xml:space="preserve"> (What the cross-validation estimate estimates). </w:delText>
        </w:r>
      </w:del>
      <w:del w:id="4544" w:author="PR Preview" w:date="2026-01-01T00:00:00Z">
        <w:r>
          <w:delText xml:space="preserve">Each</w:delText>
        </w:r>
      </w:del>
      <w:del w:id="4545" w:author="PR Preview" w:date="2026-01-01T00:00:00Z">
        <w:r>
          <w:delText xml:space="preserve"> </w:delText>
        </w:r>
      </w:del>
      <w:hyperlink r:id="rId18">
        <w:del w:id="454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in</w:delText>
        </w:r>
      </w:del>
      <w:del w:id="4549" w:author="PR Preview" w:date="2026-01-01T00:00:00Z">
        <w:r>
          <w:delText xml:space="preserve"> </w:delText>
        </w:r>
      </w:del>
      <w:hyperlink w:anchor="eq-cv-estimate">
        <w:del w:id="455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comes from a</w:delText>
        </w:r>
      </w:del>
      <w:del w:id="4553" w:author="PR Preview" w:date="2026-01-01T00:00:00Z">
        <w:r>
          <w:delText xml:space="preserve"> </w:delText>
        </w:r>
      </w:del>
      <w:hyperlink w:anchor="def-fitted-model">
        <w:del w:id="455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555" w:author="PR Preview" w:date="2026-01-01T00:00:00Z">
        <w:r>
          <w:delText xml:space="preserve"> </w:delText>
        </w:r>
      </w:del>
      <w:del w:id="4556" w:author="PR Preview" w:date="2026-01-01T00:00:00Z">
        <w:r>
          <w:delText xml:space="preserve">that did not see the observation it predicts,</w:delText>
        </w:r>
      </w:del>
      <w:del w:id="4557" w:author="PR Preview" w:date="2026-01-01T00:00:00Z">
        <w:r>
          <w:delText xml:space="preserve"> </w:delText>
        </w:r>
      </w:del>
      <w:del w:id="4558" w:author="PR Preview" w:date="2026-01-01T00:00:00Z">
        <w:r>
          <w:delText xml:space="preserve">so each squared error is scored as in</w:delText>
        </w:r>
      </w:del>
      <w:del w:id="4559" w:author="PR Preview" w:date="2026-01-01T00:00:00Z">
        <w:r>
          <w:delText xml:space="preserve"> </w:delText>
        </w:r>
      </w:del>
      <w:hyperlink w:anchor="thm-held-out-unbiased">
        <w:del w:id="456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561" w:author="PR Preview" w:date="2026-01-01T00:00:00Z">
        <w:r>
          <w:delText xml:space="preserve">.</w:delText>
        </w:r>
      </w:del>
      <w:del w:id="4562" w:author="PR Preview" w:date="2026-01-01T00:00:00Z">
        <w:r>
          <w:delText xml:space="preserve"> </w:delText>
        </w:r>
      </w:del>
      <w:del w:id="4563" w:author="PR Preview" w:date="2026-01-01T00:00:00Z">
        <w:r>
          <w:delText xml:space="preserve">But the model for</w:delText>
        </w:r>
      </w:del>
      <w:del w:id="4564" w:author="PR Preview" w:date="2026-01-01T00:00:00Z">
        <w:r>
          <w:delText xml:space="preserve"> </w:delText>
        </w:r>
      </w:del>
      <w:hyperlink w:anchor="def-folds">
        <w:del w:id="456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5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was fitted to</w:delText>
        </w:r>
      </w:del>
      <w:del w:id="456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observations,</w:delText>
        </w:r>
      </w:del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delText xml:space="preserve">not</w:delText>
        </w:r>
      </w:del>
      <w:del w:id="4574" w:author="PR Preview" w:date="2026-01-01T00:00:00Z">
        <w:r>
          <w:delText xml:space="preserve"> </w:delText>
        </w:r>
      </w:del>
      <m:oMath>
        <m:r>
          <m:t>n</m:t>
        </m:r>
      </m:oMath>
      <w:del w:id="4575" w:author="PR Preview" w:date="2026-01-01T00:00:00Z">
        <w:r>
          <w:delText xml:space="preserve">,</w:delText>
        </w:r>
      </w:del>
      <w:del w:id="4576" w:author="PR Preview" w:date="2026-01-01T00:00:00Z">
        <w:r>
          <w:delText xml:space="preserve"> </w:delText>
        </w:r>
      </w:del>
      <w:del w:id="4577" w:author="PR Preview" w:date="2026-01-01T00:00:00Z">
        <w:r>
          <w:delText xml:space="preserve">and the</w:delText>
        </w:r>
      </w:del>
      <w:del w:id="4578" w:author="PR Preview" w:date="2026-01-01T00:00:00Z">
        <w:r>
          <w:delText xml:space="preserve"> </w:delText>
        </w:r>
      </w:del>
      <m:oMath>
        <m:r>
          <m:t>k</m:t>
        </m:r>
      </m:oMath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models differ from one another and from the model fitted to all</w:delText>
        </w:r>
      </w:del>
      <w:del w:id="4581" w:author="PR Preview" w:date="2026-01-01T00:00:00Z">
        <w:r>
          <w:delText xml:space="preserve"> </w:delText>
        </w:r>
      </w:del>
      <m:oMath>
        <m:r>
          <m:t>n</m:t>
        </m:r>
      </m:oMath>
      <w:del w:id="4582" w:author="PR Preview" w:date="2026-01-01T00:00:00Z">
        <w:r>
          <w:delText xml:space="preserve">.</w:delText>
        </w:r>
      </w:del>
      <w:del w:id="4583" w:author="PR Preview" w:date="2026-01-01T00:00:00Z">
        <w:r>
          <w:delText xml:space="preserve"> </w:delText>
        </w:r>
      </w:del>
      <w:del w:id="4584" w:author="PR Preview" w:date="2026-01-01T00:00:00Z">
        <w:r>
          <w:delText xml:space="preserve">So</w:delText>
        </w:r>
      </w:del>
      <w:del w:id="45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estimates the</w:delText>
        </w:r>
      </w:del>
      <w:del w:id="4588" w:author="PR Preview" w:date="2026-01-01T00:00:00Z">
        <w:r>
          <w:delText xml:space="preserve"> </w:delText>
        </w:r>
      </w:del>
      <w:hyperlink w:anchor="def-expected-generalization-error">
        <w:del w:id="458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4590" w:author="PR Preview" w:date="2026-01-01T00:00:00Z">
        <w:r>
          <w:delText xml:space="preserve"> </w:delText>
        </w:r>
      </w:del>
      <w:del w:id="4591" w:author="PR Preview" w:date="2026-01-01T00:00:00Z">
        <w:r>
          <w:delText xml:space="preserve">of the fitting</w:delText>
        </w:r>
      </w:del>
      <w:del w:id="4592" w:author="PR Preview" w:date="2026-01-01T00:00:00Z">
        <w:r>
          <w:delText xml:space="preserve"> </w:delText>
        </w:r>
      </w:del>
      <w:del w:id="4593" w:author="PR Preview" w:date="2026-01-01T00:00:00Z">
        <w:r>
          <w:rPr>
            <w:i/>
            <w:iCs/>
          </w:rPr>
          <w:delText xml:space="preserve">procedure</w:delText>
        </w:r>
      </w:del>
      <w:del w:id="4594" w:author="PR Preview" w:date="2026-01-01T00:00:00Z">
        <w:r>
          <w:delText xml:space="preserve"> </w:delText>
        </w:r>
      </w:del>
      <m:oMath>
        <m:r>
          <m:t>g</m:t>
        </m:r>
      </m:oMath>
      <w:del w:id="4595" w:author="PR Preview" w:date="2026-01-01T00:00:00Z">
        <w:r>
          <w:delText xml:space="preserve"> </w:delText>
        </w:r>
      </w:del>
      <w:del w:id="4596" w:author="PR Preview" w:date="2026-01-01T00:00:00Z">
        <w:r>
          <w:delText xml:space="preserve">at the smaller training-set sizes</w:delText>
        </w:r>
      </w:del>
      <w:del w:id="45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598" w:author="PR Preview" w:date="2026-01-01T00:00:00Z">
        <w:r>
          <w:delText xml:space="preserve">,</w:delText>
        </w:r>
      </w:del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which is</w:delText>
        </w:r>
      </w:del>
      <w:del w:id="460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4602" w:author="PR Preview" w:date="2026-01-01T00:00:00Z">
        <w:r>
          <w:delText xml:space="preserve"> </w:delText>
        </w:r>
      </w:del>
      <w:del w:id="4603" w:author="PR Preview" w:date="2026-01-01T00:00:00Z">
        <w:r>
          <w:delText xml:space="preserve">when every fold has</w:delText>
        </w:r>
      </w:del>
      <w:del w:id="46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4605" w:author="PR Preview" w:date="2026-01-01T00:00:00Z">
        <w:r>
          <w:delText xml:space="preserve"> </w:delText>
        </w:r>
      </w:del>
      <w:del w:id="4606" w:author="PR Preview" w:date="2026-01-01T00:00:00Z">
        <w:r>
          <w:delText xml:space="preserve">observations,</w:delText>
        </w:r>
      </w:del>
      <w:del w:id="4607" w:author="PR Preview" w:date="2026-01-01T00:00:00Z">
        <w:r>
          <w:delText xml:space="preserve"> </w:delText>
        </w:r>
      </w:del>
      <w:del w:id="4608" w:author="PR Preview" w:date="2026-01-01T00:00:00Z">
        <w:r>
          <w:delText xml:space="preserve">rather than</w:delText>
        </w:r>
      </w:del>
      <w:del w:id="46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610" w:author="PR Preview" w:date="2026-01-01T00:00:00Z">
        <w:r>
          <w:delText xml:space="preserve"> </w:delText>
        </w:r>
      </w:del>
      <w:del w:id="4611" w:author="PR Preview" w:date="2026-01-01T00:00:00Z">
        <w:r>
          <w:delText xml:space="preserve">for the one model fitted to all the data</w:delText>
        </w:r>
      </w:del>
      <w:del w:id="4612" w:author="PR Preview" w:date="2026-01-01T00:00:00Z">
        <w:r>
          <w:delText xml:space="preserve"> </w:delText>
        </w:r>
      </w:del>
      <w:del w:id="4613" w:author="PR Preview" w:date="2026-01-01T00:00:00Z">
        <w:r>
          <w:delText xml:space="preserve">[3, Sec. 7.12]</w:delText>
        </w:r>
      </w:del>
      <w:del w:id="4614" w:author="PR Preview" w:date="2026-01-01T00:00:00Z">
        <w:r>
          <w:delText xml:space="preserve">.</w:delText>
        </w:r>
      </w:del>
    </w:p>
    <w:p>
      <w:pPr>
        <w:pStyle w:val="BodyText"/>
      </w:pPr>
      <w:del w:id="4615" w:author="PR Preview" w:date="2026-01-01T00:00:00Z">
        <w:r>
          <w:delText xml:space="preserve">When every</w:delText>
        </w:r>
      </w:del>
      <w:del w:id="4616" w:author="PR Preview" w:date="2026-01-01T00:00:00Z">
        <w:r>
          <w:delText xml:space="preserve"> </w:delText>
        </w:r>
      </w:del>
      <w:hyperlink w:anchor="def-folds">
        <w:del w:id="461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has</w:delText>
        </w:r>
      </w:del>
      <w:del w:id="462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del w:id="4621" w:author="PR Preview" w:date="2026-01-01T00:00:00Z">
        <w:r>
          <w:delText xml:space="preserve"> </w:delText>
        </w:r>
      </w:del>
      <w:del w:id="4622" w:author="PR Preview" w:date="2026-01-01T00:00:00Z">
        <w:r>
          <w:delText xml:space="preserve">observations,</w:delText>
        </w:r>
      </w:del>
      <w:del w:id="46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is also the average of the</w:delText>
        </w:r>
      </w:del>
      <w:del w:id="4626" w:author="PR Preview" w:date="2026-01-01T00:00:00Z">
        <w:r>
          <w:delText xml:space="preserve"> </w:delText>
        </w:r>
      </w:del>
      <m:oMath>
        <m:r>
          <m:t>k</m:t>
        </m:r>
      </m:oMath>
      <w:del w:id="4627" w:author="PR Preview" w:date="2026-01-01T00:00:00Z">
        <w:r>
          <w:delText xml:space="preserve"> </w:delText>
        </w:r>
      </w:del>
      <w:hyperlink w:anchor="def-fold-mse">
        <w:del w:id="4628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62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4630" w:author="PR Preview" w:date="2026-01-01T00:00:00Z">
        <w:r>
          <w:delText xml:space="preserve">,</w:delText>
        </w:r>
      </w:del>
      <w:del w:id="4631" w:author="PR Preview" w:date="2026-01-01T00:00:00Z">
        <w:r>
          <w:delText xml:space="preserve"> </w:delText>
        </w:r>
      </w:del>
      <w:del w:id="4632" w:author="PR Preview" w:date="2026-01-01T00:00:00Z">
        <w:r>
          <w:delText xml:space="preserve">the form</w:delText>
        </w:r>
      </w:del>
      <w:del w:id="4633" w:author="PR Preview" w:date="2026-01-01T00:00:00Z">
        <w:r>
          <w:delText xml:space="preserve"> </w:delText>
        </w:r>
      </w:del>
      <w:del w:id="4634" w:author="PR Preview" w:date="2026-01-01T00:00:00Z">
        <w:r>
          <w:delText xml:space="preserve">James et al. [5, Sec. 5.1.3]</w:delText>
        </w:r>
      </w:del>
      <w:del w:id="4635" w:author="PR Preview" w:date="2026-01-01T00:00:00Z">
        <w:r>
          <w:delText xml:space="preserve"> </w:delText>
        </w:r>
      </w:del>
      <w:del w:id="4636" w:author="PR Preview" w:date="2026-01-01T00:00:00Z">
        <w:r>
          <w:delText xml:space="preserve">use.</w:delText>
        </w:r>
      </w:del>
    </w:p>
    <w:p>
      <w:pPr>
        <w:pStyle w:val="BodyText"/>
      </w:pPr>
      <w:del w:id="4637" w:author="PR Preview" w:date="2026-01-01T00:00:00Z">
        <w:r>
          <w:rPr>
            <w:i/>
            <w:iCs/>
          </w:rPr>
          <w:delText xml:space="preserve">Remark 28</w:delText>
        </w:r>
      </w:del>
      <w:del w:id="4638" w:author="PR Preview" w:date="2026-01-01T00:00:00Z">
        <w:r>
          <w:delText xml:space="preserve"> (Choosing the number of folds). </w:delText>
        </w:r>
      </w:del>
      <w:del w:id="4639" w:author="PR Preview" w:date="2026-01-01T00:00:00Z">
        <w:r>
          <w:delText xml:space="preserve">The number of folds</w:delText>
        </w:r>
      </w:del>
      <w:del w:id="4640" w:author="PR Preview" w:date="2026-01-01T00:00:00Z">
        <w:r>
          <w:delText xml:space="preserve"> </w:delText>
        </w:r>
      </w:del>
      <m:oMath>
        <m:r>
          <m:t>k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trades bias against variance</w:delText>
        </w:r>
      </w:del>
      <w:del w:id="4643" w:author="PR Preview" w:date="2026-01-01T00:00:00Z">
        <w:r>
          <w:delText xml:space="preserve"> </w:delText>
        </w:r>
      </w:del>
      <w:del w:id="4644" w:author="PR Preview" w:date="2026-01-01T00:00:00Z">
        <w:r>
          <w:delText xml:space="preserve">in the cross-validation estimate itself</w:delText>
        </w:r>
      </w:del>
      <w:del w:id="4645" w:author="PR Preview" w:date="2026-01-01T00:00:00Z">
        <w:r>
          <w:delText xml:space="preserve"> </w:delText>
        </w:r>
      </w:del>
      <w:del w:id="4646" w:author="PR Preview" w:date="2026-01-01T00:00:00Z">
        <w:r>
          <w:delText xml:space="preserve">[5, Sec. 5.1.4]</w:delText>
        </w:r>
      </w:del>
      <w:del w:id="4647" w:author="PR Preview" w:date="2026-01-01T00:00:00Z">
        <w:r>
          <w:delText xml:space="preserve">:</w:delText>
        </w:r>
      </w:del>
    </w:p>
    <w:p>
      <w:pPr>
        <w:pStyle w:val="FirstParagraph"/>
      </w:pPr>
      <w:ins w:id="4648" w:author="PR Preview" w:date="2026-01-01T00:00:00Z">
        <w:r>
          <w:rPr>
            <w:i/>
            <w:iCs/>
          </w:rPr>
          <w:t xml:space="preserve">Remark 26</w:t>
        </w:r>
      </w:ins>
      <w:ins w:id="4649" w:author="PR Preview" w:date="2026-01-01T00:00:00Z">
        <w:r>
          <w:t xml:space="preserve"> (Source: Fold mean squared error). </w:t>
        </w:r>
      </w:ins>
      <w:ins w:id="4650" w:author="PR Preview" w:date="2026-01-01T00:00:00Z">
        <w:r>
          <w:t xml:space="preserve">James et al. [6, Sec. 5.1.3]</w:t>
        </w:r>
      </w:ins>
      <w:ins w:id="4651" w:author="PR Preview" w:date="2026-01-01T00:00:00Z">
        <w:r>
          <w:t xml:space="preserve">, who write the fold mean squared errors as</w:t>
        </w:r>
      </w:ins>
      <w:ins w:id="4652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4653" w:author="PR Preview" w:date="2026-01-01T00:00:00Z">
        <w:r>
          <w:t xml:space="preserve">.</w:t>
        </w:r>
      </w:ins>
    </w:p>
    <w:bookmarkEnd w:id="274"/>
    <w:bookmarkStart w:id="275" w:name="rem-cv-estimate"/>
    <w:p>
      <w:pPr>
        <w:pStyle w:val="BodyText"/>
      </w:pPr>
      <w:ins w:id="4654" w:author="PR Preview" w:date="2026-01-01T00:00:00Z">
        <w:r>
          <w:rPr>
            <w:i/>
            <w:iCs/>
          </w:rPr>
          <w:t xml:space="preserve">Remark 27</w:t>
        </w:r>
      </w:ins>
      <w:ins w:id="4655" w:author="PR Preview" w:date="2026-01-01T00:00:00Z">
        <w:r>
          <w:t xml:space="preserve"> (What the cross-validation estimate estimates). </w:t>
        </w:r>
      </w:ins>
      <w:ins w:id="4656" w:author="PR Preview" w:date="2026-01-01T00:00:00Z">
        <w:r>
          <w:t xml:space="preserve">Each</w:t>
        </w:r>
      </w:ins>
      <w:ins w:id="4657" w:author="PR Preview" w:date="2026-01-01T00:00:00Z">
        <w:r>
          <w:t xml:space="preserve"> </w:t>
        </w:r>
      </w:ins>
      <w:hyperlink r:id="rId18">
        <w:ins w:id="465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in</w:t>
        </w:r>
      </w:ins>
      <w:ins w:id="4661" w:author="PR Preview" w:date="2026-01-01T00:00:00Z">
        <w:r>
          <w:t xml:space="preserve"> </w:t>
        </w:r>
      </w:ins>
      <w:hyperlink w:anchor="eq-cv-estimate">
        <w:ins w:id="466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comes from a</w:t>
        </w:r>
      </w:ins>
      <w:ins w:id="4665" w:author="PR Preview" w:date="2026-01-01T00:00:00Z">
        <w:r>
          <w:t xml:space="preserve"> </w:t>
        </w:r>
      </w:ins>
      <w:hyperlink w:anchor="def-fitted-model">
        <w:ins w:id="466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that did not see the observation it predicts,</w:t>
        </w:r>
      </w:ins>
      <w:ins w:id="4669" w:author="PR Preview" w:date="2026-01-01T00:00:00Z">
        <w:r>
          <w:t xml:space="preserve"> </w:t>
        </w:r>
      </w:ins>
      <w:ins w:id="4670" w:author="PR Preview" w:date="2026-01-01T00:00:00Z">
        <w:r>
          <w:t xml:space="preserve">so each squared error is scored as in</w:t>
        </w:r>
      </w:ins>
      <w:ins w:id="4671" w:author="PR Preview" w:date="2026-01-01T00:00:00Z">
        <w:r>
          <w:t xml:space="preserve"> </w:t>
        </w:r>
      </w:ins>
      <w:hyperlink w:anchor="thm-held-out-unbiased">
        <w:ins w:id="467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673" w:author="PR Preview" w:date="2026-01-01T00:00:00Z">
        <w:r>
          <w:t xml:space="preserve">.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But the model for</w:t>
        </w:r>
      </w:ins>
      <w:ins w:id="4676" w:author="PR Preview" w:date="2026-01-01T00:00:00Z">
        <w:r>
          <w:t xml:space="preserve"> </w:t>
        </w:r>
      </w:ins>
      <w:hyperlink w:anchor="def-folds">
        <w:ins w:id="467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6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was fitted to</w:t>
        </w:r>
      </w:ins>
      <w:ins w:id="46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observations,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not</w:t>
        </w:r>
      </w:ins>
      <w:ins w:id="4686" w:author="PR Preview" w:date="2026-01-01T00:00:00Z">
        <w:r>
          <w:t xml:space="preserve"> </w:t>
        </w:r>
      </w:ins>
      <m:oMath>
        <m:r>
          <m:t>n</m:t>
        </m:r>
      </m:oMath>
      <w:ins w:id="4687" w:author="PR Preview" w:date="2026-01-01T00:00:00Z">
        <w:r>
          <w:t xml:space="preserve">,</w:t>
        </w:r>
      </w:ins>
      <w:ins w:id="4688" w:author="PR Preview" w:date="2026-01-01T00:00:00Z">
        <w:r>
          <w:t xml:space="preserve"> </w:t>
        </w:r>
      </w:ins>
      <w:ins w:id="4689" w:author="PR Preview" w:date="2026-01-01T00:00:00Z">
        <w:r>
          <w:t xml:space="preserve">and the</w:t>
        </w:r>
      </w:ins>
      <w:ins w:id="4690" w:author="PR Preview" w:date="2026-01-01T00:00:00Z">
        <w:r>
          <w:t xml:space="preserve"> </w:t>
        </w:r>
      </w:ins>
      <m:oMath>
        <m:r>
          <m:t>k</m:t>
        </m:r>
      </m:oMath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models differ from one another and from the model fitted to all</w:t>
        </w:r>
      </w:ins>
      <w:ins w:id="4693" w:author="PR Preview" w:date="2026-01-01T00:00:00Z">
        <w:r>
          <w:t xml:space="preserve"> </w:t>
        </w:r>
      </w:ins>
      <m:oMath>
        <m:r>
          <m:t>n</m:t>
        </m:r>
      </m:oMath>
      <w:ins w:id="4694" w:author="PR Preview" w:date="2026-01-01T00:00:00Z">
        <w:r>
          <w:t xml:space="preserve">.</w:t>
        </w:r>
      </w:ins>
      <w:ins w:id="4695" w:author="PR Preview" w:date="2026-01-01T00:00:00Z">
        <w:r>
          <w:t xml:space="preserve"> </w:t>
        </w:r>
      </w:ins>
      <w:ins w:id="4696" w:author="PR Preview" w:date="2026-01-01T00:00:00Z">
        <w:r>
          <w:t xml:space="preserve">So</w:t>
        </w:r>
      </w:ins>
      <w:ins w:id="46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estimates the</w:t>
        </w:r>
      </w:ins>
      <w:ins w:id="4700" w:author="PR Preview" w:date="2026-01-01T00:00:00Z">
        <w:r>
          <w:t xml:space="preserve"> </w:t>
        </w:r>
      </w:ins>
      <w:hyperlink w:anchor="def-expected-generalization-error">
        <w:ins w:id="470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of the fitting</w:t>
        </w:r>
      </w:ins>
      <w:ins w:id="4704" w:author="PR Preview" w:date="2026-01-01T00:00:00Z">
        <w:r>
          <w:t xml:space="preserve"> </w:t>
        </w:r>
      </w:ins>
      <w:ins w:id="4705" w:author="PR Preview" w:date="2026-01-01T00:00:00Z">
        <w:r>
          <w:rPr>
            <w:i/>
            <w:iCs/>
          </w:rPr>
          <w:t xml:space="preserve">procedure</w:t>
        </w:r>
      </w:ins>
      <w:ins w:id="4706" w:author="PR Preview" w:date="2026-01-01T00:00:00Z">
        <w:r>
          <w:t xml:space="preserve"> </w:t>
        </w:r>
      </w:ins>
      <m:oMath>
        <m:r>
          <m:t>g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at the smaller training-set sizes</w:t>
        </w:r>
      </w:ins>
      <w:ins w:id="47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710" w:author="PR Preview" w:date="2026-01-01T00:00:00Z">
        <w:r>
          <w:t xml:space="preserve">,</w:t>
        </w:r>
      </w:ins>
      <w:ins w:id="4711" w:author="PR Preview" w:date="2026-01-01T00:00:00Z">
        <w:r>
          <w:t xml:space="preserve"> </w:t>
        </w:r>
      </w:ins>
      <w:ins w:id="4712" w:author="PR Preview" w:date="2026-01-01T00:00:00Z">
        <w:r>
          <w:t xml:space="preserve">which is</w:t>
        </w:r>
      </w:ins>
      <w:ins w:id="47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4714" w:author="PR Preview" w:date="2026-01-01T00:00:00Z">
        <w:r>
          <w:t xml:space="preserve"> </w:t>
        </w:r>
      </w:ins>
      <w:ins w:id="4715" w:author="PR Preview" w:date="2026-01-01T00:00:00Z">
        <w:r>
          <w:t xml:space="preserve">when every fold has</w:t>
        </w:r>
      </w:ins>
      <w:ins w:id="47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4717" w:author="PR Preview" w:date="2026-01-01T00:00:00Z">
        <w:r>
          <w:t xml:space="preserve"> </w:t>
        </w:r>
      </w:ins>
      <w:ins w:id="4718" w:author="PR Preview" w:date="2026-01-01T00:00:00Z">
        <w:r>
          <w:t xml:space="preserve">observations,</w:t>
        </w:r>
      </w:ins>
      <w:ins w:id="4719" w:author="PR Preview" w:date="2026-01-01T00:00:00Z">
        <w:r>
          <w:t xml:space="preserve"> </w:t>
        </w:r>
      </w:ins>
      <w:ins w:id="4720" w:author="PR Preview" w:date="2026-01-01T00:00:00Z">
        <w:r>
          <w:t xml:space="preserve">rather than</w:t>
        </w:r>
      </w:ins>
      <w:ins w:id="47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722" w:author="PR Preview" w:date="2026-01-01T00:00:00Z">
        <w:r>
          <w:t xml:space="preserve"> </w:t>
        </w:r>
      </w:ins>
      <w:ins w:id="4723" w:author="PR Preview" w:date="2026-01-01T00:00:00Z">
        <w:r>
          <w:t xml:space="preserve">for the one model fitted to all the data</w:t>
        </w:r>
      </w:ins>
      <w:ins w:id="4724" w:author="PR Preview" w:date="2026-01-01T00:00:00Z">
        <w:r>
          <w:t xml:space="preserve"> </w:t>
        </w:r>
      </w:ins>
      <w:ins w:id="4725" w:author="PR Preview" w:date="2026-01-01T00:00:00Z">
        <w:r>
          <w:t xml:space="preserve">[4, Sec. 7.12]</w:t>
        </w:r>
      </w:ins>
      <w:ins w:id="4726" w:author="PR Preview" w:date="2026-01-01T00:00:00Z">
        <w:r>
          <w:t xml:space="preserve">.</w:t>
        </w:r>
      </w:ins>
    </w:p>
    <w:p>
      <w:pPr>
        <w:pStyle w:val="BodyText"/>
      </w:pPr>
      <w:ins w:id="4727" w:author="PR Preview" w:date="2026-01-01T00:00:00Z">
        <w:r>
          <w:t xml:space="preserve">When every</w:t>
        </w:r>
      </w:ins>
      <w:ins w:id="4728" w:author="PR Preview" w:date="2026-01-01T00:00:00Z">
        <w:r>
          <w:t xml:space="preserve"> </w:t>
        </w:r>
      </w:ins>
      <w:hyperlink w:anchor="def-folds">
        <w:ins w:id="472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730" w:author="PR Preview" w:date="2026-01-01T00:00:00Z">
        <w:r>
          <w:t xml:space="preserve"> </w:t>
        </w:r>
      </w:ins>
      <w:ins w:id="4731" w:author="PR Preview" w:date="2026-01-01T00:00:00Z">
        <w:r>
          <w:t xml:space="preserve">has</w:t>
        </w:r>
      </w:ins>
      <w:ins w:id="473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ins w:id="4733" w:author="PR Preview" w:date="2026-01-01T00:00:00Z">
        <w:r>
          <w:t xml:space="preserve"> </w:t>
        </w:r>
      </w:ins>
      <w:ins w:id="4734" w:author="PR Preview" w:date="2026-01-01T00:00:00Z">
        <w:r>
          <w:t xml:space="preserve">observations,</w:t>
        </w:r>
      </w:ins>
      <w:ins w:id="47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736" w:author="PR Preview" w:date="2026-01-01T00:00:00Z">
        <w:r>
          <w:t xml:space="preserve"> </w:t>
        </w:r>
      </w:ins>
      <w:ins w:id="4737" w:author="PR Preview" w:date="2026-01-01T00:00:00Z">
        <w:r>
          <w:t xml:space="preserve">is also the average of the</w:t>
        </w:r>
      </w:ins>
      <w:ins w:id="4738" w:author="PR Preview" w:date="2026-01-01T00:00:00Z">
        <w:r>
          <w:t xml:space="preserve"> </w:t>
        </w:r>
      </w:ins>
      <m:oMath>
        <m:r>
          <m:t>k</m:t>
        </m:r>
      </m:oMath>
      <w:ins w:id="4739" w:author="PR Preview" w:date="2026-01-01T00:00:00Z">
        <w:r>
          <w:t xml:space="preserve"> </w:t>
        </w:r>
      </w:ins>
      <w:hyperlink w:anchor="def-fold-mse">
        <w:ins w:id="4740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474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4742" w:author="PR Preview" w:date="2026-01-01T00:00:00Z">
        <w:r>
          <w:t xml:space="preserve">,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the form</w:t>
        </w:r>
      </w:ins>
      <w:ins w:id="4745" w:author="PR Preview" w:date="2026-01-01T00:00:00Z">
        <w:r>
          <w:t xml:space="preserve"> </w:t>
        </w:r>
      </w:ins>
      <w:ins w:id="4746" w:author="PR Preview" w:date="2026-01-01T00:00:00Z">
        <w:r>
          <w:t xml:space="preserve">James et al. [6, Sec. 5.1.3]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use.</w:t>
        </w:r>
      </w:ins>
    </w:p>
    <w:bookmarkEnd w:id="275"/>
    <w:bookmarkStart w:id="276" w:name="rem-choosing-k"/>
    <w:p>
      <w:pPr>
        <w:pStyle w:val="BodyText"/>
      </w:pPr>
      <w:ins w:id="4749" w:author="PR Preview" w:date="2026-01-01T00:00:00Z">
        <w:r>
          <w:rPr>
            <w:i/>
            <w:iCs/>
          </w:rPr>
          <w:t xml:space="preserve">Remark 28</w:t>
        </w:r>
      </w:ins>
      <w:ins w:id="4750" w:author="PR Preview" w:date="2026-01-01T00:00:00Z">
        <w:r>
          <w:t xml:space="preserve"> (Choosing the number of folds). </w:t>
        </w:r>
      </w:ins>
      <w:ins w:id="4751" w:author="PR Preview" w:date="2026-01-01T00:00:00Z">
        <w:r>
          <w:t xml:space="preserve">The number of folds</w:t>
        </w:r>
      </w:ins>
      <w:ins w:id="4752" w:author="PR Preview" w:date="2026-01-01T00:00:00Z">
        <w:r>
          <w:t xml:space="preserve"> </w:t>
        </w:r>
      </w:ins>
      <m:oMath>
        <m:r>
          <m:t>k</m:t>
        </m:r>
      </m:oMath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trades bias against variance</w:t>
        </w:r>
      </w:ins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in the cross-validation estimate itself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[6, Sec. 5.1.4]</w:t>
        </w:r>
      </w:ins>
      <w:ins w:id="475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del w:id="4760" w:author="PR Preview" w:date="2026-01-01T00:00:00Z">
        <w:r>
          <w:rPr>
            <w:b/>
            <w:bCs/>
          </w:rPr>
          <w:delText xml:space="preserve">Example 33 (Cross-validation versus the generalization error)</w:delText>
        </w:r>
      </w:del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This example applies</w:delText>
        </w:r>
      </w:del>
      <w:del w:id="476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76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with</w:delText>
        </w:r>
      </w:del>
      <w:del w:id="476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delText xml:space="preserve">to the simulated training set of</w:delText>
        </w:r>
      </w:del>
      <w:del w:id="4770" w:author="PR Preview" w:date="2026-01-01T00:00:00Z">
        <w:r>
          <w:delText xml:space="preserve"> </w:delText>
        </w:r>
      </w:del>
      <w:hyperlink w:anchor="exm-train-test-error-simulated">
        <w:del w:id="4771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772" w:author="PR Preview" w:date="2026-01-01T00:00:00Z">
        <w:r>
          <w:delText xml:space="preserve">,</w:delText>
        </w:r>
      </w:del>
      <w:del w:id="4773" w:author="PR Preview" w:date="2026-01-01T00:00:00Z">
        <w:r>
          <w:delText xml:space="preserve"> </w:delText>
        </w:r>
      </w:del>
      <w:del w:id="4774" w:author="PR Preview" w:date="2026-01-01T00:00:00Z">
        <w:r>
          <w:delText xml:space="preserve">using only those 30 observations.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The function</w:delText>
        </w:r>
      </w:del>
      <w:del w:id="4777" w:author="PR Preview" w:date="2026-01-01T00:00:00Z">
        <w:r>
          <w:delText xml:space="preserve"> </w:delText>
        </w:r>
      </w:del>
      <w:del w:id="4778" w:author="PR Preview" w:date="2026-01-01T00:00:00Z">
        <w:r>
          <w:rPr>
            <w:rStyle w:val="VerbatimChar"/>
          </w:rPr>
          <w:delText xml:space="preserve">assign_folds()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assigns each observation to a fold at random,</w:delText>
        </w:r>
      </w:del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rPr>
            <w:rStyle w:val="VerbatimChar"/>
          </w:rPr>
          <w:delText xml:space="preserve">cv_squared_errors()</w:delText>
        </w:r>
      </w:del>
      <w:del w:id="4783" w:author="PR Preview" w:date="2026-01-01T00:00:00Z">
        <w:r>
          <w:delText xml:space="preserve"> </w:delText>
        </w:r>
      </w:del>
      <w:del w:id="4784" w:author="PR Preview" w:date="2026-01-01T00:00:00Z">
        <w:r>
          <w:delText xml:space="preserve">fits the model once per fold without that fold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and returns each observation’s squared prediction error,</w:delText>
        </w:r>
      </w:del>
      <w:del w:id="4787" w:author="PR Preview" w:date="2026-01-01T00:00:00Z">
        <w:r>
          <w:delText xml:space="preserve"> </w:delText>
        </w:r>
      </w:del>
      <w:del w:id="4788" w:author="PR Preview" w:date="2026-01-01T00:00:00Z">
        <w:r>
          <w:delText xml:space="preserve">and</w:delText>
        </w:r>
      </w:del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rPr>
            <w:rStyle w:val="VerbatimChar"/>
          </w:rPr>
          <w:delText xml:space="preserve">cv_mse()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averages them, which is</w:delText>
        </w:r>
      </w:del>
      <w:del w:id="4793" w:author="PR Preview" w:date="2026-01-01T00:00:00Z">
        <w:r>
          <w:delText xml:space="preserve"> </w:delText>
        </w:r>
      </w:del>
      <w:hyperlink w:anchor="eq-cv-estimate">
        <w:del w:id="479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4795" w:author="PR Preview" w:date="2026-01-01T00:00:00Z">
        <w:r>
          <w:delText xml:space="preserve">.</w:delText>
        </w:r>
      </w:del>
    </w:p>
    <w:p>
      <w:pPr>
        <w:pStyle w:val="BodyText"/>
      </w:pPr>
      <w:ins w:id="4796" w:author="PR Preview" w:date="2026-01-01T00:00:00Z">
        <w:r>
          <w:rPr>
            <w:b/>
            <w:bCs/>
          </w:rPr>
          <w:t xml:space="preserve">Example 33 (Cross-validation versus the generalization error)</w:t>
        </w:r>
      </w:ins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This example applies</w:t>
        </w:r>
      </w:ins>
      <w:ins w:id="479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80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with</w:t>
        </w:r>
      </w:ins>
      <w:ins w:id="48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4804" w:author="PR Preview" w:date="2026-01-01T00:00:00Z">
        <w:r>
          <w:t xml:space="preserve"> </w:t>
        </w:r>
      </w:ins>
      <w:ins w:id="4805" w:author="PR Preview" w:date="2026-01-01T00:00:00Z">
        <w:r>
          <w:t xml:space="preserve">to the simulated training set of</w:t>
        </w:r>
      </w:ins>
      <w:ins w:id="4806" w:author="PR Preview" w:date="2026-01-01T00:00:00Z">
        <w:r>
          <w:t xml:space="preserve"> </w:t>
        </w:r>
      </w:ins>
      <w:hyperlink w:anchor="exm-train-test-error-simulated">
        <w:ins w:id="480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4808" w:author="PR Preview" w:date="2026-01-01T00:00:00Z">
        <w:r>
          <w:t xml:space="preserve">,</w:t>
        </w:r>
      </w:ins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using only those 30 observations.</w:t>
        </w:r>
      </w:ins>
      <w:ins w:id="4811" w:author="PR Preview" w:date="2026-01-01T00:00:00Z">
        <w:r>
          <w:t xml:space="preserve"> </w:t>
        </w:r>
      </w:ins>
      <w:ins w:id="4812" w:author="PR Preview" w:date="2026-01-01T00:00:00Z">
        <w:r>
          <w:t xml:space="preserve">The function</w:t>
        </w:r>
      </w:ins>
      <w:ins w:id="4813" w:author="PR Preview" w:date="2026-01-01T00:00:00Z">
        <w:r>
          <w:t xml:space="preserve"> </w:t>
        </w:r>
      </w:ins>
      <w:ins w:id="4814" w:author="PR Preview" w:date="2026-01-01T00:00:00Z">
        <w:r>
          <w:rPr>
            <w:rStyle w:val="VerbatimChar"/>
          </w:rPr>
          <w:t xml:space="preserve">assign_folds()</w:t>
        </w:r>
      </w:ins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assigns each observation to a fold at random,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rPr>
            <w:rStyle w:val="VerbatimChar"/>
          </w:rPr>
          <w:t xml:space="preserve">cv_squared_errors()</w:t>
        </w:r>
      </w:ins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fits the model once per fold without that fold</w:t>
        </w:r>
      </w:ins>
      <w:ins w:id="4821" w:author="PR Preview" w:date="2026-01-01T00:00:00Z">
        <w:r>
          <w:t xml:space="preserve"> </w:t>
        </w:r>
      </w:ins>
      <w:ins w:id="4822" w:author="PR Preview" w:date="2026-01-01T00:00:00Z">
        <w:r>
          <w:t xml:space="preserve">and returns each observation’s squared prediction error,</w:t>
        </w:r>
      </w:ins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and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rPr>
            <w:rStyle w:val="VerbatimChar"/>
          </w:rPr>
          <w:t xml:space="preserve">cv_mse()</w:t>
        </w:r>
      </w:ins>
      <w:ins w:id="4827" w:author="PR Preview" w:date="2026-01-01T00:00:00Z">
        <w:r>
          <w:t xml:space="preserve"> </w:t>
        </w:r>
      </w:ins>
      <w:ins w:id="4828" w:author="PR Preview" w:date="2026-01-01T00:00:00Z">
        <w:r>
          <w:t xml:space="preserve">averages them, which is</w:t>
        </w:r>
      </w:ins>
      <w:ins w:id="4829" w:author="PR Preview" w:date="2026-01-01T00:00:00Z">
        <w:r>
          <w:t xml:space="preserve"> </w:t>
        </w:r>
      </w:ins>
      <w:hyperlink w:anchor="eq-cv-estimate">
        <w:ins w:id="4830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483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4832" w:author="PR Preview" w:date="2026-01-01T00:00:00Z">
        <w:r>
          <w:delText xml:space="preserve">The same fold assignment is used for every degree,</w:delText>
        </w:r>
      </w:del>
      <w:del w:id="4833" w:author="PR Preview" w:date="2026-01-01T00:00:00Z">
        <w:r>
          <w:delText xml:space="preserve"> </w:delText>
        </w:r>
      </w:del>
      <w:del w:id="4834" w:author="PR Preview" w:date="2026-01-01T00:00:00Z">
        <w:r>
          <w:delText xml:space="preserve">so the degrees are compared on the same splits.</w:delText>
        </w:r>
      </w:del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The table and figure report the square root of each cross-validation estimate,</w:delText>
        </w:r>
      </w:del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delText xml:space="preserve">so that it is in the same unit as the training sRMSE and generalization pRMSE of</w:delText>
        </w:r>
      </w:del>
      <w:del w:id="4839" w:author="PR Preview" w:date="2026-01-01T00:00:00Z">
        <w:r>
          <w:delText xml:space="preserve"> </w:delText>
        </w:r>
      </w:del>
      <w:hyperlink w:anchor="exm-train-test-error-simulated">
        <w:del w:id="484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4841" w:author="PR Preview" w:date="2026-01-01T00:00:00Z">
        <w:r>
          <w:delText xml:space="preserve">.</w:delText>
        </w:r>
      </w:del>
    </w:p>
    <w:p>
      <w:pPr>
        <w:pStyle w:val="FirstParagraph"/>
      </w:pPr>
      <w:ins w:id="4842" w:author="PR Preview" w:date="2026-01-01T00:00:00Z">
        <w:r>
          <w:t xml:space="preserve">The same fold assignment is used for every degree,</w:t>
        </w:r>
      </w:ins>
      <w:ins w:id="4843" w:author="PR Preview" w:date="2026-01-01T00:00:00Z">
        <w:r>
          <w:t xml:space="preserve"> </w:t>
        </w:r>
      </w:ins>
      <w:ins w:id="4844" w:author="PR Preview" w:date="2026-01-01T00:00:00Z">
        <w:r>
          <w:t xml:space="preserve">so the degrees are compared on the same splits.</w:t>
        </w:r>
      </w:ins>
      <w:ins w:id="4845" w:author="PR Preview" w:date="2026-01-01T00:00:00Z">
        <w:r>
          <w:t xml:space="preserve"> </w:t>
        </w:r>
      </w:ins>
      <w:ins w:id="4846" w:author="PR Preview" w:date="2026-01-01T00:00:00Z">
        <w:r>
          <w:t xml:space="preserve">The table and figure report the square root of each cross-validation estimate,</w:t>
        </w:r>
      </w:ins>
      <w:ins w:id="4847" w:author="PR Preview" w:date="2026-01-01T00:00:00Z">
        <w:r>
          <w:t xml:space="preserve"> </w:t>
        </w:r>
      </w:ins>
      <w:ins w:id="4848" w:author="PR Preview" w:date="2026-01-01T00:00:00Z">
        <w:r>
          <w:t xml:space="preserve">so that it is in the same unit as the training sRMSE and generalization pRMSE of</w:t>
        </w:r>
      </w:ins>
      <w:ins w:id="4849" w:author="PR Preview" w:date="2026-01-01T00:00:00Z">
        <w:r>
          <w:t xml:space="preserve"> </w:t>
        </w:r>
      </w:ins>
      <w:hyperlink w:anchor="exm-train-test-error-simulated">
        <w:ins w:id="485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485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del w:id="4852" w:author="PR Preview" w:date="2026-01-01T00:00:00Z">
        <w:r>
          <w:delText xml:space="preserve">Source:</w:delText>
        </w:r>
      </w:del>
      <w:del w:id="4853" w:author="PR Preview" w:date="2026-01-01T00:00:00Z">
        <w:r>
          <w:delText xml:space="preserve"> </w:delText>
        </w:r>
      </w:del>
      <w:del w:id="4854" w:author="PR Preview" w:date="2026-01-01T00:00:00Z">
        <w:r>
          <w:delText xml:space="preserve">James et al. [5, Sec. 5.1.2]</w:delText>
        </w:r>
      </w:del>
      <w:del w:id="4855" w:author="PR Preview" w:date="2026-01-01T00:00:00Z">
        <w:r>
          <w:delText xml:space="preserve">;</w:delText>
        </w:r>
      </w:del>
      <w:del w:id="4856" w:author="PR Preview" w:date="2026-01-01T00:00:00Z">
        <w:r>
          <w:delText xml:space="preserve"> </w:delText>
        </w:r>
      </w:del>
      <w:del w:id="4857" w:author="PR Preview" w:date="2026-01-01T00:00:00Z">
        <w:r>
          <w:delText xml:space="preserve">Wikipedia contributors [12]</w:delText>
        </w:r>
      </w:del>
      <w:del w:id="4858" w:author="PR Preview" w:date="2026-01-01T00:00:00Z">
        <w:r>
          <w:delText xml:space="preserve">.</w:delText>
        </w:r>
      </w:del>
    </w:p>
    <w:p>
      <w:pPr>
        <w:pStyle w:val="FirstParagraph"/>
      </w:pPr>
      <w:ins w:id="4859" w:author="PR Preview" w:date="2026-01-01T00:00:00Z">
        <w:r>
          <w:t xml:space="preserve">Source:</w:t>
        </w:r>
      </w:ins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James et al. [6, Sec. 5.1.2]</w:t>
        </w:r>
      </w:ins>
      <w:ins w:id="4862" w:author="PR Preview" w:date="2026-01-01T00:00:00Z">
        <w:r>
          <w:t xml:space="preserve">;</w:t>
        </w:r>
      </w:ins>
      <w:ins w:id="4863" w:author="PR Preview" w:date="2026-01-01T00:00:00Z">
        <w:r>
          <w:t xml:space="preserve"> </w:t>
        </w:r>
      </w:ins>
      <w:ins w:id="4864" w:author="PR Preview" w:date="2026-01-01T00:00:00Z">
        <w:r>
          <w:t xml:space="preserve">Wikipedia contributors [12]</w:t>
        </w:r>
      </w:ins>
      <w:ins w:id="4865" w:author="PR Preview" w:date="2026-01-01T00:00:00Z">
        <w:r>
          <w:t xml:space="preserve">.</w:t>
        </w:r>
      </w:ins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del w:id="4866" w:author="PR Preview" w:date="2026-01-01T00:00:00Z">
        <w:r>
          <w:rPr>
            <w:i/>
            <w:iCs/>
          </w:rPr>
          <w:delText xml:space="preserve">Remark 32</w:delText>
        </w:r>
      </w:del>
      <w:del w:id="4867" w:author="PR Preview" w:date="2026-01-01T00:00:00Z">
        <w:r>
          <w:delText xml:space="preserve"> (Source: Leverage). </w:delText>
        </w:r>
      </w:del>
      <w:del w:id="4868" w:author="PR Preview" w:date="2026-01-01T00:00:00Z">
        <w:r>
          <w:delText xml:space="preserve">James et al. [5, Sec. 3.3.3]</w:delText>
        </w:r>
      </w:del>
      <w:del w:id="4869" w:author="PR Preview" w:date="2026-01-01T00:00:00Z">
        <w:r>
          <w:delText xml:space="preserve">,</w:delText>
        </w:r>
      </w:del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written here with term vectors and the matrix</w:delText>
        </w:r>
      </w:del>
      <w:del w:id="4872" w:author="PR Preview" w:date="2026-01-01T00:00:00Z">
        <w:r>
          <w:delText xml:space="preserve"> </w:delText>
        </w:r>
      </w:del>
      <m:oMath>
        <m:r>
          <m:t>A</m:t>
        </m:r>
      </m:oMath>
      <w:del w:id="4873" w:author="PR Preview" w:date="2026-01-01T00:00:00Z">
        <w:r>
          <w:delText xml:space="preserve">,</w:delText>
        </w:r>
      </w:del>
      <w:del w:id="4874" w:author="PR Preview" w:date="2026-01-01T00:00:00Z">
        <w:r>
          <w:delText xml:space="preserve"> </w:delText>
        </w:r>
      </w:del>
      <w:del w:id="4875" w:author="PR Preview" w:date="2026-01-01T00:00:00Z">
        <w:r>
          <w:delText xml:space="preserve">as in</w:delText>
        </w:r>
      </w:del>
      <w:del w:id="4876" w:author="PR Preview" w:date="2026-01-01T00:00:00Z">
        <w:r>
          <w:delText xml:space="preserve"> </w:delText>
        </w:r>
      </w:del>
      <w:hyperlink r:id="rId305">
        <w:del w:id="4877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4878" w:author="PR Preview" w:date="2026-01-01T00:00:00Z">
        <w:r>
          <w:delText xml:space="preserve">.</w:delText>
        </w:r>
      </w:del>
    </w:p>
    <w:p>
      <w:pPr>
        <w:pStyle w:val="BodyText"/>
      </w:pPr>
      <w:ins w:id="4879" w:author="PR Preview" w:date="2026-01-01T00:00:00Z">
        <w:r>
          <w:rPr>
            <w:i/>
            <w:iCs/>
          </w:rPr>
          <w:t xml:space="preserve">Remark 32</w:t>
        </w:r>
      </w:ins>
      <w:ins w:id="4880" w:author="PR Preview" w:date="2026-01-01T00:00:00Z">
        <w:r>
          <w:t xml:space="preserve"> (Source: Leverage). </w:t>
        </w:r>
      </w:ins>
      <w:ins w:id="4881" w:author="PR Preview" w:date="2026-01-01T00:00:00Z">
        <w:r>
          <w:t xml:space="preserve">James et al. [6, Sec. 3.3.3]</w:t>
        </w:r>
      </w:ins>
      <w:ins w:id="4882" w:author="PR Preview" w:date="2026-01-01T00:00:00Z">
        <w:r>
          <w:t xml:space="preserve">,</w:t>
        </w:r>
      </w:ins>
      <w:ins w:id="4883" w:author="PR Preview" w:date="2026-01-01T00:00:00Z">
        <w:r>
          <w:t xml:space="preserve"> </w:t>
        </w:r>
      </w:ins>
      <w:ins w:id="4884" w:author="PR Preview" w:date="2026-01-01T00:00:00Z">
        <w:r>
          <w:t xml:space="preserve">written here with term vectors and the matrix</w:t>
        </w:r>
      </w:ins>
      <w:ins w:id="4885" w:author="PR Preview" w:date="2026-01-01T00:00:00Z">
        <w:r>
          <w:t xml:space="preserve"> </w:t>
        </w:r>
      </w:ins>
      <m:oMath>
        <m:r>
          <m:t>A</m:t>
        </m:r>
      </m:oMath>
      <w:ins w:id="4886" w:author="PR Preview" w:date="2026-01-01T00:00:00Z">
        <w:r>
          <w:t xml:space="preserve">,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as in</w:t>
        </w:r>
      </w:ins>
      <w:ins w:id="4889" w:author="PR Preview" w:date="2026-01-01T00:00:00Z">
        <w:r>
          <w:t xml:space="preserve"> </w:t>
        </w:r>
      </w:ins>
      <w:hyperlink r:id="rId305">
        <w:ins w:id="4890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4891" w:author="PR Preview" w:date="2026-01-01T00:00:00Z">
        <w:r>
          <w:t xml:space="preserve">.</w:t>
        </w:r>
      </w:ins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del w:id="4892" w:author="PR Preview" w:date="2026-01-01T00:00:00Z">
        <w:r>
          <w:rPr>
            <w:i/>
            <w:iCs/>
          </w:rPr>
          <w:delText xml:space="preserve">Remark 33</w:delText>
        </w:r>
      </w:del>
      <w:del w:id="4893" w:author="PR Preview" w:date="2026-01-01T00:00:00Z">
        <w:r>
          <w:delText xml:space="preserve"> (Source: Leave-one-out cross-validation for least squares). </w:delText>
        </w:r>
      </w:del>
      <w:del w:id="4894" w:author="PR Preview" w:date="2026-01-01T00:00:00Z">
        <w:r>
          <w:delText xml:space="preserve">James et al. [5, Sec. 5.1.2]</w:delText>
        </w:r>
      </w:del>
      <w:del w:id="4895" w:author="PR Preview" w:date="2026-01-01T00:00:00Z">
        <w:r>
          <w:delText xml:space="preserve"> </w:delText>
        </w:r>
      </w:del>
      <w:del w:id="4896" w:author="PR Preview" w:date="2026-01-01T00:00:00Z">
        <w:r>
          <w:delText xml:space="preserve">states this formula for least squares linear or polynomial regression,</w:delText>
        </w:r>
      </w:del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and</w:delText>
        </w:r>
      </w:del>
      <w:del w:id="4899" w:author="PR Preview" w:date="2026-01-01T00:00:00Z">
        <w:r>
          <w:delText xml:space="preserve"> </w:delText>
        </w:r>
      </w:del>
      <w:del w:id="4900" w:author="PR Preview" w:date="2026-01-01T00:00:00Z">
        <w:r>
          <w:delText xml:space="preserve">Hastie et al. [3, Sec. 7.10.1]</w:delText>
        </w:r>
      </w:del>
      <w:del w:id="4901" w:author="PR Preview" w:date="2026-01-01T00:00:00Z">
        <w:r>
          <w:delText xml:space="preserve"> </w:delText>
        </w:r>
      </w:del>
      <w:del w:id="4902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4903" w:author="PR Preview" w:date="2026-01-01T00:00:00Z">
        <w:r>
          <w:rPr>
            <w:i/>
            <w:iCs/>
          </w:rPr>
          <w:t xml:space="preserve">Remark 33</w:t>
        </w:r>
      </w:ins>
      <w:ins w:id="4904" w:author="PR Preview" w:date="2026-01-01T00:00:00Z">
        <w:r>
          <w:t xml:space="preserve"> (Source: Leave-one-out cross-validation for least squares). </w:t>
        </w:r>
      </w:ins>
      <w:ins w:id="4905" w:author="PR Preview" w:date="2026-01-01T00:00:00Z">
        <w:r>
          <w:t xml:space="preserve">James et al. [6, Sec. 5.1.2]</w:t>
        </w:r>
      </w:ins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states this formula for least squares linear or polynomial regression,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and</w:t>
        </w:r>
      </w:ins>
      <w:ins w:id="4910" w:author="PR Preview" w:date="2026-01-01T00:00:00Z">
        <w:r>
          <w:t xml:space="preserve"> </w:t>
        </w:r>
      </w:ins>
      <w:ins w:id="4911" w:author="PR Preview" w:date="2026-01-01T00:00:00Z">
        <w:r>
          <w:t xml:space="preserve">Hastie et al. [4, Sec. 7.10.1]</w:t>
        </w:r>
      </w:ins>
      <w:ins w:id="4912" w:author="PR Preview" w:date="2026-01-01T00:00:00Z">
        <w:r>
          <w:t xml:space="preserve"> </w:t>
        </w:r>
      </w:ins>
      <w:ins w:id="4913" w:author="PR Preview" w:date="2026-01-01T00:00:00Z">
        <w:r>
          <w:t xml:space="preserve">for many linear fitting methods.</w:t>
        </w:r>
      </w:ins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del w:id="4914" w:author="PR Preview" w:date="2026-01-01T00:00:00Z">
        <w:r>
          <w:rPr>
            <w:i/>
            <w:iCs/>
          </w:rPr>
          <w:delText xml:space="preserve">Remark 34</w:delText>
        </w:r>
      </w:del>
      <w:del w:id="4915" w:author="PR Preview" w:date="2026-01-01T00:00:00Z">
        <w:r>
          <w:delText xml:space="preserve"> (When to use leave-one-out cross-validation). </w:delText>
        </w:r>
      </w:del>
      <w:del w:id="4916" w:author="PR Preview" w:date="2026-01-01T00:00:00Z">
        <w:r>
          <w:delText xml:space="preserve">LOOCV is the</w:delText>
        </w:r>
      </w:del>
      <w:del w:id="49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delText xml:space="preserve">end of</w:delText>
        </w:r>
      </w:del>
      <w:del w:id="4920" w:author="PR Preview" w:date="2026-01-01T00:00:00Z">
        <w:r>
          <w:delText xml:space="preserve"> </w:delText>
        </w:r>
      </w:del>
      <w:hyperlink w:anchor="rem-choosing-k">
        <w:del w:id="4921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4922" w:author="PR Preview" w:date="2026-01-01T00:00:00Z">
        <w:r>
          <w:delText xml:space="preserve">.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By</w:delText>
        </w:r>
      </w:del>
      <w:del w:id="4925" w:author="PR Preview" w:date="2026-01-01T00:00:00Z">
        <w:r>
          <w:delText xml:space="preserve"> </w:delText>
        </w:r>
      </w:del>
      <w:hyperlink w:anchor="rem-cv-estimate">
        <w:del w:id="4926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4927" w:author="PR Preview" w:date="2026-01-01T00:00:00Z">
        <w:r>
          <w:delText xml:space="preserve">,</w:delText>
        </w:r>
      </w:del>
      <w:del w:id="49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929" w:author="PR Preview" w:date="2026-01-01T00:00:00Z">
        <w:r>
          <w:delText xml:space="preserve"> </w:delText>
        </w:r>
      </w:del>
      <w:del w:id="4930" w:author="PR Preview" w:date="2026-01-01T00:00:00Z">
        <w:r>
          <w:delText xml:space="preserve">estimates</w:delText>
        </w:r>
      </w:del>
      <w:del w:id="493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for the fitting procedure</w:delText>
        </w:r>
      </w:del>
      <w:del w:id="4934" w:author="PR Preview" w:date="2026-01-01T00:00:00Z">
        <w:r>
          <w:delText xml:space="preserve"> </w:delText>
        </w:r>
      </w:del>
      <m:oMath>
        <m:r>
          <m:t>g</m:t>
        </m:r>
      </m:oMath>
      <w:del w:id="4935" w:author="PR Preview" w:date="2026-01-01T00:00:00Z">
        <w:r>
          <w:delText xml:space="preserve">: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each</w:delText>
        </w:r>
      </w:del>
      <w:del w:id="4938" w:author="PR Preview" w:date="2026-01-01T00:00:00Z">
        <w:r>
          <w:delText xml:space="preserve"> </w:delText>
        </w:r>
      </w:del>
      <w:hyperlink w:anchor="def-fitted-model">
        <w:del w:id="493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940" w:author="PR Preview" w:date="2026-01-01T00:00:00Z">
        <w:r>
          <w:delText xml:space="preserve"> </w:delText>
        </w:r>
      </w:del>
      <w:del w:id="4941" w:author="PR Preview" w:date="2026-01-01T00:00:00Z">
        <w:r>
          <w:delText xml:space="preserve">is fitted to</w:delText>
        </w:r>
      </w:del>
      <w:del w:id="49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observations,</w:delText>
        </w:r>
      </w:del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so the bias of</w:delText>
        </w:r>
      </w:del>
      <w:del w:id="49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948" w:author="PR Preview" w:date="2026-01-01T00:00:00Z">
        <w:r>
          <w:delText xml:space="preserve"> </w:delText>
        </w:r>
      </w:del>
      <w:del w:id="4949" w:author="PR Preview" w:date="2026-01-01T00:00:00Z">
        <w:r>
          <w:delText xml:space="preserve">as an estimate of</w:delText>
        </w:r>
      </w:del>
      <w:del w:id="495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951" w:author="PR Preview" w:date="2026-01-01T00:00:00Z">
        <w:r>
          <w:delText xml:space="preserve"> </w:delText>
        </w:r>
      </w:del>
      <w:del w:id="4952" w:author="PR Preview" w:date="2026-01-01T00:00:00Z">
        <w:r>
          <w:delText xml:space="preserve">is the smallest of any</w:delText>
        </w:r>
      </w:del>
      <w:del w:id="4953" w:author="PR Preview" w:date="2026-01-01T00:00:00Z">
        <w:r>
          <w:delText xml:space="preserve"> </w:delText>
        </w:r>
      </w:del>
      <m:oMath>
        <m:r>
          <m:t>k</m:t>
        </m:r>
      </m:oMath>
      <w:del w:id="4954" w:author="PR Preview" w:date="2026-01-01T00:00:00Z">
        <w:r>
          <w:delText xml:space="preserve">.</w:delText>
        </w:r>
      </w:del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But the</w:delText>
        </w:r>
      </w:del>
      <w:del w:id="4957" w:author="PR Preview" w:date="2026-01-01T00:00:00Z">
        <w:r>
          <w:delText xml:space="preserve"> </w:delText>
        </w:r>
      </w:del>
      <m:oMath>
        <m:r>
          <m:t>n</m:t>
        </m:r>
      </m:oMath>
      <w:del w:id="4958" w:author="PR Preview" w:date="2026-01-01T00:00:00Z">
        <w:r>
          <w:delText xml:space="preserve"> </w:delText>
        </w:r>
      </w:del>
      <w:del w:id="4959" w:author="PR Preview" w:date="2026-01-01T00:00:00Z">
        <w:r>
          <w:delText xml:space="preserve">training sets are nearly identical,</w:delText>
        </w:r>
      </w:del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so the variance of</w:delText>
        </w:r>
      </w:del>
      <w:del w:id="49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can be larger than that of 5- or 10-fold cross-validation</w:delText>
        </w:r>
      </w:del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[5, Sec. 5.1.4]</w:delText>
        </w:r>
      </w:del>
      <w:del w:id="4967" w:author="PR Preview" w:date="2026-01-01T00:00:00Z">
        <w:r>
          <w:delText xml:space="preserve">.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For least squares fits,</w:delText>
        </w:r>
      </w:del>
      <w:del w:id="4970" w:author="PR Preview" w:date="2026-01-01T00:00:00Z">
        <w:r>
          <w:delText xml:space="preserve"> </w:delText>
        </w:r>
      </w:del>
      <w:hyperlink w:anchor="thm-loocv-shortcut">
        <w:del w:id="497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972" w:author="PR Preview" w:date="2026-01-01T00:00:00Z">
        <w:r>
          <w:delText xml:space="preserve"> </w:delText>
        </w:r>
      </w:del>
      <w:del w:id="4973" w:author="PR Preview" w:date="2026-01-01T00:00:00Z">
        <w:r>
          <w:delText xml:space="preserve">computes LOOCV from a single fit;</w:delText>
        </w:r>
      </w:del>
      <w:del w:id="4974" w:author="PR Preview" w:date="2026-01-01T00:00:00Z">
        <w:r>
          <w:delText xml:space="preserve"> </w:delText>
        </w:r>
      </w:del>
      <w:del w:id="4975" w:author="PR Preview" w:date="2026-01-01T00:00:00Z">
        <w:r>
          <w:delText xml:space="preserve">for most other fitting methods,</w:delText>
        </w:r>
      </w:del>
      <w:del w:id="4976" w:author="PR Preview" w:date="2026-01-01T00:00:00Z">
        <w:r>
          <w:delText xml:space="preserve"> </w:delText>
        </w:r>
      </w:del>
      <w:del w:id="4977" w:author="PR Preview" w:date="2026-01-01T00:00:00Z">
        <w:r>
          <w:delText xml:space="preserve">LOOCV requires</w:delText>
        </w:r>
      </w:del>
      <w:del w:id="4978" w:author="PR Preview" w:date="2026-01-01T00:00:00Z">
        <w:r>
          <w:delText xml:space="preserve"> </w:delText>
        </w:r>
      </w:del>
      <m:oMath>
        <m:r>
          <m:t>n</m:t>
        </m:r>
      </m:oMath>
      <w:del w:id="4979" w:author="PR Preview" w:date="2026-01-01T00:00:00Z">
        <w:r>
          <w:delText xml:space="preserve"> </w:delText>
        </w:r>
      </w:del>
      <w:del w:id="4980" w:author="PR Preview" w:date="2026-01-01T00:00:00Z">
        <w:r>
          <w:delText xml:space="preserve">fits.</w:delText>
        </w:r>
      </w:del>
    </w:p>
    <w:p>
      <w:pPr>
        <w:pStyle w:val="BodyText"/>
      </w:pPr>
      <w:ins w:id="4981" w:author="PR Preview" w:date="2026-01-01T00:00:00Z">
        <w:r>
          <w:rPr>
            <w:i/>
            <w:iCs/>
          </w:rPr>
          <w:t xml:space="preserve">Remark 34</w:t>
        </w:r>
      </w:ins>
      <w:ins w:id="4982" w:author="PR Preview" w:date="2026-01-01T00:00:00Z">
        <w:r>
          <w:t xml:space="preserve"> (When to use leave-one-out cross-validation). </w:t>
        </w:r>
      </w:ins>
      <w:ins w:id="4983" w:author="PR Preview" w:date="2026-01-01T00:00:00Z">
        <w:r>
          <w:t xml:space="preserve">LOOCV is the</w:t>
        </w:r>
      </w:ins>
      <w:ins w:id="498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end of</w:t>
        </w:r>
      </w:ins>
      <w:ins w:id="4987" w:author="PR Preview" w:date="2026-01-01T00:00:00Z">
        <w:r>
          <w:t xml:space="preserve"> </w:t>
        </w:r>
      </w:ins>
      <w:hyperlink w:anchor="rem-choosing-k">
        <w:ins w:id="4988" w:author="PR Preview" w:date="2026-01-01T00:00:00Z">
          <w:r>
            <w:rPr>
              <w:rStyle w:val="Hyperlink"/>
            </w:rPr>
            <w:t xml:space="preserve">Remark 28</w:t>
          </w:r>
        </w:ins>
      </w:hyperlink>
      <w:ins w:id="4989" w:author="PR Preview" w:date="2026-01-01T00:00:00Z">
        <w:r>
          <w:t xml:space="preserve">.</w:t>
        </w:r>
      </w:ins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By</w:t>
        </w:r>
      </w:ins>
      <w:ins w:id="4992" w:author="PR Preview" w:date="2026-01-01T00:00:00Z">
        <w:r>
          <w:t xml:space="preserve"> </w:t>
        </w:r>
      </w:ins>
      <w:hyperlink w:anchor="rem-cv-estimate">
        <w:ins w:id="4993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4994" w:author="PR Preview" w:date="2026-01-01T00:00:00Z">
        <w:r>
          <w:t xml:space="preserve">,</w:t>
        </w:r>
      </w:ins>
      <w:ins w:id="49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996" w:author="PR Preview" w:date="2026-01-01T00:00:00Z">
        <w:r>
          <w:t xml:space="preserve"> </w:t>
        </w:r>
      </w:ins>
      <w:ins w:id="4997" w:author="PR Preview" w:date="2026-01-01T00:00:00Z">
        <w:r>
          <w:t xml:space="preserve">estimates</w:t>
        </w:r>
      </w:ins>
      <w:ins w:id="499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for the fitting procedure</w:t>
        </w:r>
      </w:ins>
      <w:ins w:id="5001" w:author="PR Preview" w:date="2026-01-01T00:00:00Z">
        <w:r>
          <w:t xml:space="preserve"> </w:t>
        </w:r>
      </w:ins>
      <m:oMath>
        <m:r>
          <m:t>g</m:t>
        </m:r>
      </m:oMath>
      <w:ins w:id="5002" w:author="PR Preview" w:date="2026-01-01T00:00:00Z">
        <w:r>
          <w:t xml:space="preserve">: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each</w:t>
        </w:r>
      </w:ins>
      <w:ins w:id="5005" w:author="PR Preview" w:date="2026-01-01T00:00:00Z">
        <w:r>
          <w:t xml:space="preserve"> </w:t>
        </w:r>
      </w:ins>
      <w:hyperlink w:anchor="def-fitted-model">
        <w:ins w:id="500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is fitted to</w:t>
        </w:r>
      </w:ins>
      <w:ins w:id="50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5010" w:author="PR Preview" w:date="2026-01-01T00:00:00Z">
        <w:r>
          <w:t xml:space="preserve"> </w:t>
        </w:r>
      </w:ins>
      <w:ins w:id="5011" w:author="PR Preview" w:date="2026-01-01T00:00:00Z">
        <w:r>
          <w:t xml:space="preserve">observations,</w:t>
        </w:r>
      </w:ins>
      <w:ins w:id="5012" w:author="PR Preview" w:date="2026-01-01T00:00:00Z">
        <w:r>
          <w:t xml:space="preserve"> </w:t>
        </w:r>
      </w:ins>
      <w:ins w:id="5013" w:author="PR Preview" w:date="2026-01-01T00:00:00Z">
        <w:r>
          <w:t xml:space="preserve">so the bias of</w:t>
        </w:r>
      </w:ins>
      <w:ins w:id="50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as an estimate of</w:t>
        </w:r>
      </w:ins>
      <w:ins w:id="50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is the smallest of any</w:t>
        </w:r>
      </w:ins>
      <w:ins w:id="5020" w:author="PR Preview" w:date="2026-01-01T00:00:00Z">
        <w:r>
          <w:t xml:space="preserve"> </w:t>
        </w:r>
      </w:ins>
      <m:oMath>
        <m:r>
          <m:t>k</m:t>
        </m:r>
      </m:oMath>
      <w:ins w:id="5021" w:author="PR Preview" w:date="2026-01-01T00:00:00Z">
        <w:r>
          <w:t xml:space="preserve">.</w:t>
        </w:r>
      </w:ins>
      <w:ins w:id="5022" w:author="PR Preview" w:date="2026-01-01T00:00:00Z">
        <w:r>
          <w:t xml:space="preserve"> </w:t>
        </w:r>
      </w:ins>
      <w:ins w:id="5023" w:author="PR Preview" w:date="2026-01-01T00:00:00Z">
        <w:r>
          <w:t xml:space="preserve">But the</w:t>
        </w:r>
      </w:ins>
      <w:ins w:id="5024" w:author="PR Preview" w:date="2026-01-01T00:00:00Z">
        <w:r>
          <w:t xml:space="preserve"> </w:t>
        </w:r>
      </w:ins>
      <m:oMath>
        <m:r>
          <m:t>n</m:t>
        </m:r>
      </m:oMath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training sets are nearly identical,</w:t>
        </w:r>
      </w:ins>
      <w:ins w:id="5027" w:author="PR Preview" w:date="2026-01-01T00:00:00Z">
        <w:r>
          <w:t xml:space="preserve"> </w:t>
        </w:r>
      </w:ins>
      <w:ins w:id="5028" w:author="PR Preview" w:date="2026-01-01T00:00:00Z">
        <w:r>
          <w:t xml:space="preserve">so the variance of</w:t>
        </w:r>
      </w:ins>
      <w:ins w:id="50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can be larger than that of 5- or 10-fold cross-validation</w:t>
        </w:r>
      </w:ins>
      <w:ins w:id="5032" w:author="PR Preview" w:date="2026-01-01T00:00:00Z">
        <w:r>
          <w:t xml:space="preserve"> </w:t>
        </w:r>
      </w:ins>
      <w:ins w:id="5033" w:author="PR Preview" w:date="2026-01-01T00:00:00Z">
        <w:r>
          <w:t xml:space="preserve">[6, Sec. 5.1.4]</w:t>
        </w:r>
      </w:ins>
      <w:ins w:id="5034" w:author="PR Preview" w:date="2026-01-01T00:00:00Z">
        <w:r>
          <w:t xml:space="preserve">.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For least squares fits,</w:t>
        </w:r>
      </w:ins>
      <w:ins w:id="5037" w:author="PR Preview" w:date="2026-01-01T00:00:00Z">
        <w:r>
          <w:t xml:space="preserve"> </w:t>
        </w:r>
      </w:ins>
      <w:hyperlink w:anchor="thm-loocv-shortcut">
        <w:ins w:id="50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computes LOOCV from a single fit;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for most other fitting methods,</w:t>
        </w:r>
      </w:ins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LOOCV requires</w:t>
        </w:r>
      </w:ins>
      <w:ins w:id="5045" w:author="PR Preview" w:date="2026-01-01T00:00:00Z">
        <w:r>
          <w:t xml:space="preserve"> </w:t>
        </w:r>
      </w:ins>
      <m:oMath>
        <m:r>
          <m:t>n</m:t>
        </m:r>
      </m:oMath>
      <w:ins w:id="5046" w:author="PR Preview" w:date="2026-01-01T00:00:00Z">
        <w:r>
          <w:t xml:space="preserve"> </w:t>
        </w:r>
      </w:ins>
      <w:ins w:id="5047" w:author="PR Preview" w:date="2026-01-01T00:00:00Z">
        <w:r>
          <w:t xml:space="preserve">fits.</w:t>
        </w:r>
      </w:ins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del w:id="5048" w:author="PR Preview" w:date="2026-01-01T00:00:00Z">
        <w:r>
          <w:rPr>
            <w:i/>
            <w:iCs/>
          </w:rPr>
          <w:delText xml:space="preserve">Remark 35</w:delText>
        </w:r>
      </w:del>
      <w:del w:id="5049" w:author="PR Preview" w:date="2026-01-01T00:00:00Z">
        <w:r>
          <w:delText xml:space="preserve"> (Source: Nested cross-validation). </w:delText>
        </w:r>
      </w:del>
      <w:del w:id="5050" w:author="PR Preview" w:date="2026-01-01T00:00:00Z">
        <w:r>
          <w:delText xml:space="preserve">Hastie et al. [3, Sec. 7.10.2]</w:delText>
        </w:r>
      </w:del>
      <w:del w:id="5051" w:author="PR Preview" w:date="2026-01-01T00:00:00Z">
        <w:r>
          <w:delText xml:space="preserve"> </w:delText>
        </w:r>
      </w:del>
      <w:del w:id="5052" w:author="PR Preview" w:date="2026-01-01T00:00:00Z">
        <w:r>
          <w:delText xml:space="preserve">for cross-validating every step of a procedure,</w:delText>
        </w:r>
      </w:del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delText xml:space="preserve">choices included.</w:delText>
        </w:r>
      </w:del>
    </w:p>
    <w:p>
      <w:pPr>
        <w:pStyle w:val="FirstParagraph"/>
      </w:pPr>
      <w:ins w:id="5055" w:author="PR Preview" w:date="2026-01-01T00:00:00Z">
        <w:r>
          <w:rPr>
            <w:i/>
            <w:iCs/>
          </w:rPr>
          <w:t xml:space="preserve">Remark 35</w:t>
        </w:r>
      </w:ins>
      <w:ins w:id="5056" w:author="PR Preview" w:date="2026-01-01T00:00:00Z">
        <w:r>
          <w:t xml:space="preserve"> (Source: Nested cross-validation). </w:t>
        </w:r>
      </w:ins>
      <w:ins w:id="5057" w:author="PR Preview" w:date="2026-01-01T00:00:00Z">
        <w:r>
          <w:t xml:space="preserve">Hastie et al. [4, Sec. 7.10.2]</w:t>
        </w:r>
      </w:ins>
      <w:ins w:id="5058" w:author="PR Preview" w:date="2026-01-01T00:00:00Z">
        <w:r>
          <w:t xml:space="preserve"> </w:t>
        </w:r>
      </w:ins>
      <w:ins w:id="5059" w:author="PR Preview" w:date="2026-01-01T00:00:00Z">
        <w:r>
          <w:t xml:space="preserve">for cross-validating every step of a procedure,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choices included.</w:t>
        </w:r>
      </w:ins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del w:id="5062" w:author="PR Preview" w:date="2026-01-01T00:00:00Z">
        <w:r>
          <w:rPr>
            <w:i/>
            <w:iCs/>
          </w:rPr>
          <w:delText xml:space="preserve">Remark 37</w:delText>
        </w:r>
      </w:del>
      <w:del w:id="5063" w:author="PR Preview" w:date="2026-01-01T00:00:00Z">
        <w:r>
          <w:delText xml:space="preserve"> (Cross-validation replaces the validation set, not the test set). </w:delText>
        </w:r>
      </w:del>
      <w:del w:id="5064" w:author="PR Preview" w:date="2026-01-01T00:00:00Z">
        <w:r>
          <w:delText xml:space="preserve">Used to choose between models,</w:delText>
        </w:r>
      </w:del>
      <w:del w:id="5065" w:author="PR Preview" w:date="2026-01-01T00:00:00Z">
        <w:r>
          <w:delText xml:space="preserve"> </w:delText>
        </w:r>
      </w:del>
      <w:del w:id="5066" w:author="PR Preview" w:date="2026-01-01T00:00:00Z">
        <w:r>
          <w:delText xml:space="preserve">cross-validation takes the place of the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rPr>
            <w:i/>
            <w:iCs/>
          </w:rPr>
          <w:delText xml:space="preserve">validation</w:delText>
        </w:r>
      </w:del>
      <w:del w:id="5069" w:author="PR Preview" w:date="2026-01-01T00:00:00Z">
        <w:r>
          <w:delText xml:space="preserve"> </w:delText>
        </w:r>
      </w:del>
      <w:del w:id="5070" w:author="PR Preview" w:date="2026-01-01T00:00:00Z">
        <w:r>
          <w:delText xml:space="preserve">set</w:delText>
        </w:r>
      </w:del>
      <w:del w:id="5071" w:author="PR Preview" w:date="2026-01-01T00:00:00Z">
        <w:r>
          <w:delText xml:space="preserve"> </w:delText>
        </w:r>
      </w:del>
      <w:del w:id="5072" w:author="PR Preview" w:date="2026-01-01T00:00:00Z">
        <w:r>
          <w:delText xml:space="preserve">of</w:delText>
        </w:r>
      </w:del>
      <w:del w:id="5073" w:author="PR Preview" w:date="2026-01-01T00:00:00Z">
        <w:r>
          <w:delText xml:space="preserve"> </w:delText>
        </w:r>
      </w:del>
      <w:hyperlink w:anchor="def-data-splits">
        <w:del w:id="5074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5075" w:author="PR Preview" w:date="2026-01-01T00:00:00Z">
        <w:r>
          <w:delText xml:space="preserve">,</w:delText>
        </w:r>
      </w:del>
      <w:del w:id="5076" w:author="PR Preview" w:date="2026-01-01T00:00:00Z">
        <w:r>
          <w:delText xml:space="preserve"> </w:delText>
        </w:r>
      </w:del>
      <w:del w:id="5077" w:author="PR Preview" w:date="2026-01-01T00:00:00Z">
        <w:r>
          <w:delText xml:space="preserve">the one consulted again and again,</w:delText>
        </w:r>
      </w:del>
      <w:del w:id="5078" w:author="PR Preview" w:date="2026-01-01T00:00:00Z">
        <w:r>
          <w:delText xml:space="preserve"> </w:delText>
        </w:r>
      </w:del>
      <w:del w:id="5079" w:author="PR Preview" w:date="2026-01-01T00:00:00Z">
        <w:r>
          <w:delText xml:space="preserve">and not of the test set, which stays unused until the end.</w:delText>
        </w:r>
      </w:del>
      <w:del w:id="5080" w:author="PR Preview" w:date="2026-01-01T00:00:00Z">
        <w:r>
          <w:delText xml:space="preserve"> </w:delText>
        </w:r>
      </w:del>
      <w:del w:id="5081" w:author="PR Preview" w:date="2026-01-01T00:00:00Z">
        <w:r>
          <w:delText xml:space="preserve">The cross-validation estimate of the winning model is optimistic:</w:delText>
        </w:r>
      </w:del>
      <w:del w:id="5082" w:author="PR Preview" w:date="2026-01-01T00:00:00Z">
        <w:r>
          <w:delText xml:space="preserve"> </w:delText>
        </w:r>
      </w:del>
      <w:del w:id="5083" w:author="PR Preview" w:date="2026-01-01T00:00:00Z">
        <w:r>
          <w:delText xml:space="preserve">that model won partly because the particular sample and split happened to favor it,</w:delText>
        </w:r>
      </w:del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so its estimate is the smallest of several noisy estimates.</w:delText>
        </w:r>
      </w:del>
      <w:del w:id="5086" w:author="PR Preview" w:date="2026-01-01T00:00:00Z">
        <w:r>
          <w:delText xml:space="preserve"> </w:delText>
        </w:r>
      </w:del>
      <w:del w:id="5087" w:author="PR Preview" w:date="2026-01-01T00:00:00Z">
        <w:r>
          <w:delText xml:space="preserve">An honest estimate of the chosen model’s error needs data</w:delText>
        </w:r>
      </w:del>
      <w:del w:id="5088" w:author="PR Preview" w:date="2026-01-01T00:00:00Z">
        <w:r>
          <w:delText xml:space="preserve"> </w:delText>
        </w:r>
      </w:del>
      <w:del w:id="5089" w:author="PR Preview" w:date="2026-01-01T00:00:00Z">
        <w:r>
          <w:delText xml:space="preserve">that took no part in the choice</w:delText>
        </w:r>
      </w:del>
      <w:del w:id="5090" w:author="PR Preview" w:date="2026-01-01T00:00:00Z">
        <w:r>
          <w:delText xml:space="preserve"> </w:delText>
        </w:r>
      </w:del>
      <w:del w:id="5091" w:author="PR Preview" w:date="2026-01-01T00:00:00Z">
        <w:r>
          <w:delText xml:space="preserve">[3, Sec. 7.2]</w:delText>
        </w:r>
      </w:del>
      <w:del w:id="5092" w:author="PR Preview" w:date="2026-01-01T00:00:00Z">
        <w:r>
          <w:delText xml:space="preserve">,</w:delText>
        </w:r>
      </w:del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such as a</w:delText>
        </w:r>
      </w:del>
      <w:del w:id="5095" w:author="PR Preview" w:date="2026-01-01T00:00:00Z">
        <w:r>
          <w:delText xml:space="preserve"> </w:delText>
        </w:r>
      </w:del>
      <w:hyperlink w:anchor="def-test-set">
        <w:del w:id="509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5097" w:author="PR Preview" w:date="2026-01-01T00:00:00Z">
        <w:r>
          <w:delText xml:space="preserve">,</w:delText>
        </w:r>
      </w:del>
      <w:del w:id="5098" w:author="PR Preview" w:date="2026-01-01T00:00:00Z">
        <w:r>
          <w:delText xml:space="preserve"> </w:delText>
        </w:r>
      </w:del>
      <w:del w:id="5099" w:author="PR Preview" w:date="2026-01-01T00:00:00Z">
        <w:r>
          <w:delText xml:space="preserve">or the outer folds of</w:delText>
        </w:r>
      </w:del>
      <w:del w:id="5100" w:author="PR Preview" w:date="2026-01-01T00:00:00Z">
        <w:r>
          <w:delText xml:space="preserve"> </w:delText>
        </w:r>
      </w:del>
      <w:hyperlink w:anchor="def-nested-cv">
        <w:del w:id="5101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5102" w:author="PR Preview" w:date="2026-01-01T00:00:00Z">
        <w:r>
          <w:delText xml:space="preserve">.</w:delText>
        </w:r>
      </w:del>
    </w:p>
    <w:p>
      <w:pPr>
        <w:pStyle w:val="BodyText"/>
      </w:pPr>
      <w:ins w:id="5103" w:author="PR Preview" w:date="2026-01-01T00:00:00Z">
        <w:r>
          <w:rPr>
            <w:i/>
            <w:iCs/>
          </w:rPr>
          <w:t xml:space="preserve">Remark 37</w:t>
        </w:r>
      </w:ins>
      <w:ins w:id="5104" w:author="PR Preview" w:date="2026-01-01T00:00:00Z">
        <w:r>
          <w:t xml:space="preserve"> (Cross-validation replaces the validation set, not the test set). </w:t>
        </w:r>
      </w:ins>
      <w:ins w:id="5105" w:author="PR Preview" w:date="2026-01-01T00:00:00Z">
        <w:r>
          <w:t xml:space="preserve">Used to choose between models,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cross-validation takes the place of the</w:t>
        </w:r>
      </w:ins>
      <w:ins w:id="5108" w:author="PR Preview" w:date="2026-01-01T00:00:00Z">
        <w:r>
          <w:t xml:space="preserve"> </w:t>
        </w:r>
      </w:ins>
      <w:ins w:id="5109" w:author="PR Preview" w:date="2026-01-01T00:00:00Z">
        <w:r>
          <w:rPr>
            <w:i/>
            <w:iCs/>
          </w:rPr>
          <w:t xml:space="preserve">validation</w:t>
        </w:r>
      </w:ins>
      <w:ins w:id="5110" w:author="PR Preview" w:date="2026-01-01T00:00:00Z">
        <w:r>
          <w:t xml:space="preserve"> </w:t>
        </w:r>
      </w:ins>
      <w:ins w:id="5111" w:author="PR Preview" w:date="2026-01-01T00:00:00Z">
        <w:r>
          <w:t xml:space="preserve">set</w:t>
        </w:r>
      </w:ins>
      <w:ins w:id="5112" w:author="PR Preview" w:date="2026-01-01T00:00:00Z">
        <w:r>
          <w:t xml:space="preserve"> </w:t>
        </w:r>
      </w:ins>
      <w:ins w:id="5113" w:author="PR Preview" w:date="2026-01-01T00:00:00Z">
        <w:r>
          <w:t xml:space="preserve">of</w:t>
        </w:r>
      </w:ins>
      <w:ins w:id="5114" w:author="PR Preview" w:date="2026-01-01T00:00:00Z">
        <w:r>
          <w:t xml:space="preserve"> </w:t>
        </w:r>
      </w:ins>
      <w:hyperlink w:anchor="def-data-splits">
        <w:ins w:id="5115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5116" w:author="PR Preview" w:date="2026-01-01T00:00:00Z">
        <w:r>
          <w:t xml:space="preserve">,</w:t>
        </w:r>
      </w:ins>
      <w:ins w:id="5117" w:author="PR Preview" w:date="2026-01-01T00:00:00Z">
        <w:r>
          <w:t xml:space="preserve"> </w:t>
        </w:r>
      </w:ins>
      <w:ins w:id="5118" w:author="PR Preview" w:date="2026-01-01T00:00:00Z">
        <w:r>
          <w:t xml:space="preserve">the one consulted again and again,</w:t>
        </w:r>
      </w:ins>
      <w:ins w:id="5119" w:author="PR Preview" w:date="2026-01-01T00:00:00Z">
        <w:r>
          <w:t xml:space="preserve"> </w:t>
        </w:r>
      </w:ins>
      <w:ins w:id="5120" w:author="PR Preview" w:date="2026-01-01T00:00:00Z">
        <w:r>
          <w:t xml:space="preserve">and not of the test set, which stays unused until the end.</w:t>
        </w:r>
      </w:ins>
      <w:ins w:id="5121" w:author="PR Preview" w:date="2026-01-01T00:00:00Z">
        <w:r>
          <w:t xml:space="preserve"> </w:t>
        </w:r>
      </w:ins>
      <w:ins w:id="5122" w:author="PR Preview" w:date="2026-01-01T00:00:00Z">
        <w:r>
          <w:t xml:space="preserve">The cross-validation estimate of the winning model is optimistic:</w:t>
        </w:r>
      </w:ins>
      <w:ins w:id="5123" w:author="PR Preview" w:date="2026-01-01T00:00:00Z">
        <w:r>
          <w:t xml:space="preserve"> </w:t>
        </w:r>
      </w:ins>
      <w:ins w:id="5124" w:author="PR Preview" w:date="2026-01-01T00:00:00Z">
        <w:r>
          <w:t xml:space="preserve">that model won partly because the particular sample and split happened to favor it,</w:t>
        </w:r>
      </w:ins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so its estimate is the smallest of several noisy estimates.</w:t>
        </w:r>
      </w:ins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An honest estimate of the chosen model’s error needs data</w:t>
        </w:r>
      </w:ins>
      <w:ins w:id="5129" w:author="PR Preview" w:date="2026-01-01T00:00:00Z">
        <w:r>
          <w:t xml:space="preserve"> </w:t>
        </w:r>
      </w:ins>
      <w:ins w:id="5130" w:author="PR Preview" w:date="2026-01-01T00:00:00Z">
        <w:r>
          <w:t xml:space="preserve">that took no part in the choice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[4, Sec. 7.2]</w:t>
        </w:r>
      </w:ins>
      <w:ins w:id="5133" w:author="PR Preview" w:date="2026-01-01T00:00:00Z">
        <w:r>
          <w:t xml:space="preserve">,</w:t>
        </w:r>
      </w:ins>
      <w:ins w:id="5134" w:author="PR Preview" w:date="2026-01-01T00:00:00Z">
        <w:r>
          <w:t xml:space="preserve"> </w:t>
        </w:r>
      </w:ins>
      <w:ins w:id="5135" w:author="PR Preview" w:date="2026-01-01T00:00:00Z">
        <w:r>
          <w:t xml:space="preserve">such as a</w:t>
        </w:r>
      </w:ins>
      <w:ins w:id="5136" w:author="PR Preview" w:date="2026-01-01T00:00:00Z">
        <w:r>
          <w:t xml:space="preserve"> </w:t>
        </w:r>
      </w:ins>
      <w:hyperlink w:anchor="def-test-set">
        <w:ins w:id="513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5138" w:author="PR Preview" w:date="2026-01-01T00:00:00Z">
        <w:r>
          <w:t xml:space="preserve">,</w:t>
        </w:r>
      </w:ins>
      <w:ins w:id="5139" w:author="PR Preview" w:date="2026-01-01T00:00:00Z">
        <w:r>
          <w:t xml:space="preserve"> </w:t>
        </w:r>
      </w:ins>
      <w:ins w:id="5140" w:author="PR Preview" w:date="2026-01-01T00:00:00Z">
        <w:r>
          <w:t xml:space="preserve">or the outer folds of</w:t>
        </w:r>
      </w:ins>
      <w:ins w:id="5141" w:author="PR Preview" w:date="2026-01-01T00:00:00Z">
        <w:r>
          <w:t xml:space="preserve"> </w:t>
        </w:r>
      </w:ins>
      <w:hyperlink w:anchor="def-nested-cv">
        <w:ins w:id="5142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5143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del w:id="5144" w:author="PR Preview" w:date="2026-01-01T00:00:00Z">
        <w:r>
          <w:rPr>
            <w:i/>
            <w:iCs/>
          </w:rPr>
          <w:delText xml:space="preserve">Remark 38</w:delText>
        </w:r>
      </w:del>
      <w:del w:id="5145" w:author="PR Preview" w:date="2026-01-01T00:00:00Z">
        <w:r>
          <w:delText xml:space="preserve"> (Source: Fold-based standard error). </w:delText>
        </w:r>
      </w:del>
      <w:del w:id="5146" w:author="PR Preview" w:date="2026-01-01T00:00:00Z">
        <w:r>
          <w:delText xml:space="preserve">Hastie et al. [3, Sec. 7.10.1]</w:delText>
        </w:r>
      </w:del>
      <w:del w:id="5147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5148" w:author="PR Preview" w:date="2026-01-01T00:00:00Z">
        <w:r>
          <w:rPr>
            <w:i/>
            <w:iCs/>
          </w:rPr>
          <w:delText xml:space="preserve">Remark 39</w:delText>
        </w:r>
      </w:del>
      <w:del w:id="5149" w:author="PR Preview" w:date="2026-01-01T00:00:00Z">
        <w:r>
          <w:delText xml:space="preserve"> (The fold-based standard error is only a rough guide). </w:delText>
        </w:r>
      </w:del>
      <w:del w:id="5150" w:author="PR Preview" w:date="2026-01-01T00:00:00Z">
        <w:r>
          <w:delText xml:space="preserve">Hastie et al. [3, Sec. 7.10.1]</w:delText>
        </w:r>
      </w:del>
      <w:del w:id="5151" w:author="PR Preview" w:date="2026-01-01T00:00:00Z">
        <w:r>
          <w:delText xml:space="preserve"> </w:delText>
        </w:r>
      </w:del>
      <w:del w:id="5152" w:author="PR Preview" w:date="2026-01-01T00:00:00Z">
        <w:r>
          <w:delText xml:space="preserve">draw standard-error bars</w:delText>
        </w:r>
      </w:del>
      <w:del w:id="5153" w:author="PR Preview" w:date="2026-01-01T00:00:00Z">
        <w:r>
          <w:delText xml:space="preserve"> </w:delText>
        </w:r>
      </w:del>
      <w:del w:id="5154" w:author="PR Preview" w:date="2026-01-01T00:00:00Z">
        <w:r>
          <w:delText xml:space="preserve">computed from the per-fold errors as in</w:delText>
        </w:r>
      </w:del>
      <w:del w:id="5155" w:author="PR Preview" w:date="2026-01-01T00:00:00Z">
        <w:r>
          <w:delText xml:space="preserve"> </w:delText>
        </w:r>
      </w:del>
      <w:hyperlink w:anchor="eq-cv-se">
        <w:del w:id="5156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5157" w:author="PR Preview" w:date="2026-01-01T00:00:00Z">
        <w:r>
          <w:delText xml:space="preserve">.</w:delText>
        </w:r>
      </w:del>
      <w:del w:id="5158" w:author="PR Preview" w:date="2026-01-01T00:00:00Z">
        <w:r>
          <w:delText xml:space="preserve"> </w:delText>
        </w:r>
      </w:del>
      <w:del w:id="5159" w:author="PR Preview" w:date="2026-01-01T00:00:00Z">
        <w:r>
          <w:delText xml:space="preserve">That formula treats the</w:delText>
        </w:r>
      </w:del>
      <w:del w:id="5160" w:author="PR Preview" w:date="2026-01-01T00:00:00Z">
        <w:r>
          <w:delText xml:space="preserve"> </w:delText>
        </w:r>
      </w:del>
      <m:oMath>
        <m:r>
          <m:t>k</m:t>
        </m:r>
      </m:oMath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fold errors</w:delText>
        </w:r>
      </w:del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delText xml:space="preserve">as if they were independent,</w:delText>
        </w:r>
      </w:del>
      <w:del w:id="5165" w:author="PR Preview" w:date="2026-01-01T00:00:00Z">
        <w:r>
          <w:delText xml:space="preserve"> </w:delText>
        </w:r>
      </w:del>
      <w:del w:id="5166" w:author="PR Preview" w:date="2026-01-01T00:00:00Z">
        <w:r>
          <w:delText xml:space="preserve">which they are not:</w:delText>
        </w:r>
      </w:del>
      <w:del w:id="5167" w:author="PR Preview" w:date="2026-01-01T00:00:00Z">
        <w:r>
          <w:delText xml:space="preserve"> </w:delText>
        </w:r>
      </w:del>
      <w:del w:id="5168" w:author="PR Preview" w:date="2026-01-01T00:00:00Z">
        <w:r>
          <w:delText xml:space="preserve">every pair of folds shares</w:delText>
        </w:r>
      </w:del>
      <w:del w:id="51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5170" w:author="PR Preview" w:date="2026-01-01T00:00:00Z">
        <w:r>
          <w:delText xml:space="preserve"> </w:delText>
        </w:r>
      </w:del>
      <w:del w:id="5171" w:author="PR Preview" w:date="2026-01-01T00:00:00Z">
        <w:r>
          <w:delText xml:space="preserve">folds of training data.</w:delText>
        </w:r>
      </w:del>
      <w:del w:id="5172" w:author="PR Preview" w:date="2026-01-01T00:00:00Z">
        <w:r>
          <w:delText xml:space="preserve"> </w:delText>
        </w:r>
      </w:del>
      <w:del w:id="5173" w:author="PR Preview" w:date="2026-01-01T00:00:00Z">
        <w:r>
          <w:delText xml:space="preserve">So</w:delText>
        </w:r>
      </w:del>
      <w:del w:id="517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is a rough indication</w:delText>
        </w:r>
      </w:del>
      <w:del w:id="5177" w:author="PR Preview" w:date="2026-01-01T00:00:00Z">
        <w:r>
          <w:delText xml:space="preserve"> </w:delText>
        </w:r>
      </w:del>
      <w:del w:id="5178" w:author="PR Preview" w:date="2026-01-01T00:00:00Z">
        <w:r>
          <w:delText xml:space="preserve">of how much</w:delText>
        </w:r>
      </w:del>
      <w:del w:id="51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80" w:author="PR Preview" w:date="2026-01-01T00:00:00Z">
        <w:r>
          <w:delText xml:space="preserve"> </w:delText>
        </w:r>
      </w:del>
      <w:del w:id="5181" w:author="PR Preview" w:date="2026-01-01T00:00:00Z">
        <w:r>
          <w:delText xml:space="preserve">might change with a different sample,</w:delText>
        </w:r>
      </w:del>
      <w:del w:id="5182" w:author="PR Preview" w:date="2026-01-01T00:00:00Z">
        <w:r>
          <w:delText xml:space="preserve"> </w:delText>
        </w:r>
      </w:del>
      <w:del w:id="5183" w:author="PR Preview" w:date="2026-01-01T00:00:00Z">
        <w:r>
          <w:delText xml:space="preserve">not a</w:delText>
        </w:r>
      </w:del>
      <w:del w:id="5184" w:author="PR Preview" w:date="2026-01-01T00:00:00Z">
        <w:r>
          <w:delText xml:space="preserve"> </w:delText>
        </w:r>
      </w:del>
      <w:hyperlink r:id="rId330">
        <w:del w:id="5185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5186" w:author="PR Preview" w:date="2026-01-01T00:00:00Z">
        <w:r>
          <w:delText xml:space="preserve"> </w:delText>
        </w:r>
      </w:del>
      <w:del w:id="5187" w:author="PR Preview" w:date="2026-01-01T00:00:00Z">
        <w:r>
          <w:delText xml:space="preserve">of</w:delText>
        </w:r>
      </w:del>
      <w:del w:id="51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89" w:author="PR Preview" w:date="2026-01-01T00:00:00Z">
        <w:r>
          <w:delText xml:space="preserve">.</w:delText>
        </w:r>
      </w:del>
    </w:p>
    <w:p>
      <w:pPr>
        <w:pStyle w:val="FirstParagraph"/>
      </w:pPr>
      <w:ins w:id="5190" w:author="PR Preview" w:date="2026-01-01T00:00:00Z">
        <w:r>
          <w:rPr>
            <w:i/>
            <w:iCs/>
          </w:rPr>
          <w:t xml:space="preserve">Remark 38</w:t>
        </w:r>
      </w:ins>
      <w:ins w:id="5191" w:author="PR Preview" w:date="2026-01-01T00:00:00Z">
        <w:r>
          <w:t xml:space="preserve"> (Source: Fold-based standard error). </w:t>
        </w:r>
      </w:ins>
      <w:ins w:id="5192" w:author="PR Preview" w:date="2026-01-01T00:00:00Z">
        <w:r>
          <w:t xml:space="preserve">Hastie et al. [4, Sec. 7.10.1]</w:t>
        </w:r>
      </w:ins>
      <w:ins w:id="5193" w:author="PR Preview" w:date="2026-01-01T00:00:00Z">
        <w:r>
          <w:t xml:space="preserve">, who call the result a standard error.</w:t>
        </w:r>
      </w:ins>
    </w:p>
    <w:bookmarkEnd w:id="329"/>
    <w:bookmarkStart w:id="331" w:name="rem-cv-se"/>
    <w:p>
      <w:pPr>
        <w:pStyle w:val="BodyText"/>
      </w:pPr>
      <w:ins w:id="5194" w:author="PR Preview" w:date="2026-01-01T00:00:00Z">
        <w:r>
          <w:rPr>
            <w:i/>
            <w:iCs/>
          </w:rPr>
          <w:t xml:space="preserve">Remark 39</w:t>
        </w:r>
      </w:ins>
      <w:ins w:id="5195" w:author="PR Preview" w:date="2026-01-01T00:00:00Z">
        <w:r>
          <w:t xml:space="preserve"> (The fold-based standard error is only a rough guide). </w:t>
        </w:r>
      </w:ins>
      <w:ins w:id="5196" w:author="PR Preview" w:date="2026-01-01T00:00:00Z">
        <w:r>
          <w:t xml:space="preserve">Hastie et al. [4, Sec. 7.10.1]</w:t>
        </w:r>
      </w:ins>
      <w:ins w:id="5197" w:author="PR Preview" w:date="2026-01-01T00:00:00Z">
        <w:r>
          <w:t xml:space="preserve"> </w:t>
        </w:r>
      </w:ins>
      <w:ins w:id="5198" w:author="PR Preview" w:date="2026-01-01T00:00:00Z">
        <w:r>
          <w:t xml:space="preserve">draw standard-error bars</w:t>
        </w:r>
      </w:ins>
      <w:ins w:id="5199" w:author="PR Preview" w:date="2026-01-01T00:00:00Z">
        <w:r>
          <w:t xml:space="preserve"> </w:t>
        </w:r>
      </w:ins>
      <w:ins w:id="5200" w:author="PR Preview" w:date="2026-01-01T00:00:00Z">
        <w:r>
          <w:t xml:space="preserve">computed from the per-fold errors as in</w:t>
        </w:r>
      </w:ins>
      <w:ins w:id="5201" w:author="PR Preview" w:date="2026-01-01T00:00:00Z">
        <w:r>
          <w:t xml:space="preserve"> </w:t>
        </w:r>
      </w:ins>
      <w:hyperlink w:anchor="eq-cv-se">
        <w:ins w:id="5202" w:author="PR Preview" w:date="2026-01-01T00:00:00Z">
          <w:r>
            <w:rPr>
              <w:rStyle w:val="Hyperlink"/>
            </w:rPr>
            <w:t xml:space="preserve">Equation 60</w:t>
          </w:r>
        </w:ins>
      </w:hyperlink>
      <w:ins w:id="5203" w:author="PR Preview" w:date="2026-01-01T00:00:00Z">
        <w:r>
          <w:t xml:space="preserve">.</w:t>
        </w:r>
      </w:ins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That formula treats the</w:t>
        </w:r>
      </w:ins>
      <w:ins w:id="5206" w:author="PR Preview" w:date="2026-01-01T00:00:00Z">
        <w:r>
          <w:t xml:space="preserve"> </w:t>
        </w:r>
      </w:ins>
      <m:oMath>
        <m:r>
          <m:t>k</m:t>
        </m:r>
      </m:oMath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fold errors</w:t>
        </w:r>
      </w:ins>
      <w:ins w:id="5209" w:author="PR Preview" w:date="2026-01-01T00:00:00Z">
        <w:r>
          <w:t xml:space="preserve"> </w:t>
        </w:r>
      </w:ins>
      <w:ins w:id="5210" w:author="PR Preview" w:date="2026-01-01T00:00:00Z">
        <w:r>
          <w:t xml:space="preserve">as if they were independent,</w:t>
        </w:r>
      </w:ins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which they are not:</w:t>
        </w:r>
      </w:ins>
      <w:ins w:id="5213" w:author="PR Preview" w:date="2026-01-01T00:00:00Z">
        <w:r>
          <w:t xml:space="preserve"> </w:t>
        </w:r>
      </w:ins>
      <w:ins w:id="5214" w:author="PR Preview" w:date="2026-01-01T00:00:00Z">
        <w:r>
          <w:t xml:space="preserve">every pair of folds shares</w:t>
        </w:r>
      </w:ins>
      <w:ins w:id="52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216" w:author="PR Preview" w:date="2026-01-01T00:00:00Z">
        <w:r>
          <w:t xml:space="preserve"> </w:t>
        </w:r>
      </w:ins>
      <w:ins w:id="5217" w:author="PR Preview" w:date="2026-01-01T00:00:00Z">
        <w:r>
          <w:t xml:space="preserve">folds of training data.</w:t>
        </w:r>
      </w:ins>
      <w:ins w:id="5218" w:author="PR Preview" w:date="2026-01-01T00:00:00Z">
        <w:r>
          <w:t xml:space="preserve"> </w:t>
        </w:r>
      </w:ins>
      <w:ins w:id="5219" w:author="PR Preview" w:date="2026-01-01T00:00:00Z">
        <w:r>
          <w:t xml:space="preserve">So</w:t>
        </w:r>
      </w:ins>
      <w:ins w:id="52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221" w:author="PR Preview" w:date="2026-01-01T00:00:00Z">
        <w:r>
          <w:t xml:space="preserve"> </w:t>
        </w:r>
      </w:ins>
      <w:ins w:id="5222" w:author="PR Preview" w:date="2026-01-01T00:00:00Z">
        <w:r>
          <w:t xml:space="preserve">is a rough indication</w:t>
        </w:r>
      </w:ins>
      <w:ins w:id="5223" w:author="PR Preview" w:date="2026-01-01T00:00:00Z">
        <w:r>
          <w:t xml:space="preserve"> </w:t>
        </w:r>
      </w:ins>
      <w:ins w:id="5224" w:author="PR Preview" w:date="2026-01-01T00:00:00Z">
        <w:r>
          <w:t xml:space="preserve">of how much</w:t>
        </w:r>
      </w:ins>
      <w:ins w:id="52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might change with a different sample,</w:t>
        </w:r>
      </w:ins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not a</w:t>
        </w:r>
      </w:ins>
      <w:ins w:id="5230" w:author="PR Preview" w:date="2026-01-01T00:00:00Z">
        <w:r>
          <w:t xml:space="preserve"> </w:t>
        </w:r>
      </w:ins>
      <w:hyperlink r:id="rId330">
        <w:ins w:id="5231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232" w:author="PR Preview" w:date="2026-01-01T00:00:00Z">
        <w:r>
          <w:t xml:space="preserve"> </w:t>
        </w:r>
      </w:ins>
      <w:ins w:id="5233" w:author="PR Preview" w:date="2026-01-01T00:00:00Z">
        <w:r>
          <w:t xml:space="preserve">of</w:t>
        </w:r>
      </w:ins>
      <w:ins w:id="52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235" w:author="PR Preview" w:date="2026-01-01T00:00:00Z">
        <w:r>
          <w:t xml:space="preserve">.</w:t>
        </w:r>
      </w:ins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del w:id="5236" w:author="PR Preview" w:date="2026-01-01T00:00:00Z">
        <w:r>
          <w:delText xml:space="preserve">Source:</w:delText>
        </w:r>
      </w:del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[3, Sec. 7.10.1], [5, Sec. 6.1.3]</w:delText>
        </w:r>
      </w:del>
      <w:del w:id="5239" w:author="PR Preview" w:date="2026-01-01T00:00:00Z">
        <w:r>
          <w:delText xml:space="preserve">.</w:delText>
        </w:r>
      </w:del>
    </w:p>
    <w:p>
      <w:pPr>
        <w:pStyle w:val="BodyText"/>
      </w:pPr>
      <w:del w:id="5240" w:author="PR Preview" w:date="2026-01-01T00:00:00Z">
        <w:r>
          <w:rPr>
            <w:b/>
            <w:bCs/>
          </w:rPr>
          <w:delText xml:space="preserve">Example 37 (The one-standard-error rule for the simulated polynomials)</w:delText>
        </w:r>
      </w:del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This example applies 10-fold cross-validation</w:delText>
        </w:r>
      </w:del>
      <w:del w:id="5243" w:author="PR Preview" w:date="2026-01-01T00:00:00Z">
        <w:r>
          <w:delText xml:space="preserve"> </w:delText>
        </w:r>
      </w:del>
      <w:del w:id="5244" w:author="PR Preview" w:date="2026-01-01T00:00:00Z">
        <w:r>
          <w:delText xml:space="preserve">to the simulated training set of</w:delText>
        </w:r>
      </w:del>
      <w:del w:id="5245" w:author="PR Preview" w:date="2026-01-01T00:00:00Z">
        <w:r>
          <w:delText xml:space="preserve"> </w:delText>
        </w:r>
      </w:del>
      <w:hyperlink w:anchor="exm-train-test-error-simulated">
        <w:del w:id="5246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247" w:author="PR Preview" w:date="2026-01-01T00:00:00Z">
        <w:r>
          <w:delText xml:space="preserve">,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records the sMSE in each fold,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and applies</w:delText>
        </w:r>
      </w:del>
      <w:del w:id="5252" w:author="PR Preview" w:date="2026-01-01T00:00:00Z">
        <w:r>
          <w:delText xml:space="preserve"> </w:delText>
        </w:r>
      </w:del>
      <w:hyperlink w:anchor="def-one-se-rule">
        <w:del w:id="5253" w:author="PR Preview" w:date="2026-01-01T00:00:00Z">
          <w:r>
            <w:rPr>
              <w:rStyle w:val="Hyperlink"/>
            </w:rPr>
            <w:delText xml:space="preserve">Definition 66</w:delText>
          </w:r>
        </w:del>
      </w:hyperlink>
      <w:del w:id="5254" w:author="PR Preview" w:date="2026-01-01T00:00:00Z">
        <w:r>
          <w:delText xml:space="preserve"> </w:delText>
        </w:r>
      </w:del>
      <w:del w:id="5255" w:author="PR Preview" w:date="2026-01-01T00:00:00Z">
        <w:r>
          <w:delText xml:space="preserve">to the ten degrees.</w:delText>
        </w:r>
      </w:del>
    </w:p>
    <w:p>
      <w:pPr>
        <w:pStyle w:val="FirstParagraph"/>
      </w:pPr>
      <w:ins w:id="5256" w:author="PR Preview" w:date="2026-01-01T00:00:00Z">
        <w:r>
          <w:t xml:space="preserve">Source:</w:t>
        </w:r>
      </w:ins>
      <w:ins w:id="5257" w:author="PR Preview" w:date="2026-01-01T00:00:00Z">
        <w:r>
          <w:t xml:space="preserve"> </w:t>
        </w:r>
      </w:ins>
      <w:ins w:id="5258" w:author="PR Preview" w:date="2026-01-01T00:00:00Z">
        <w:r>
          <w:t xml:space="preserve">[4, Sec. 7.10.1], [6, Sec. 6.1.3]</w:t>
        </w:r>
      </w:ins>
      <w:ins w:id="5259" w:author="PR Preview" w:date="2026-01-01T00:00:00Z">
        <w:r>
          <w:t xml:space="preserve">.</w:t>
        </w:r>
      </w:ins>
    </w:p>
    <w:bookmarkEnd w:id="337"/>
    <w:bookmarkStart w:id="342" w:name="exm-one-se-rule"/>
    <w:p>
      <w:pPr>
        <w:pStyle w:val="BodyText"/>
      </w:pPr>
      <w:ins w:id="5260" w:author="PR Preview" w:date="2026-01-01T00:00:00Z">
        <w:r>
          <w:rPr>
            <w:b/>
            <w:bCs/>
          </w:rPr>
          <w:t xml:space="preserve">Example 37 (The one-standard-error rule for the simulated polynomials)</w:t>
        </w:r>
      </w:ins>
      <w:ins w:id="5261" w:author="PR Preview" w:date="2026-01-01T00:00:00Z">
        <w:r>
          <w:t xml:space="preserve"> </w:t>
        </w:r>
      </w:ins>
      <w:ins w:id="5262" w:author="PR Preview" w:date="2026-01-01T00:00:00Z">
        <w:r>
          <w:t xml:space="preserve">This example applies 10-fold cross-validation</w:t>
        </w:r>
      </w:ins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to the simulated training set of</w:t>
        </w:r>
      </w:ins>
      <w:ins w:id="5265" w:author="PR Preview" w:date="2026-01-01T00:00:00Z">
        <w:r>
          <w:t xml:space="preserve"> </w:t>
        </w:r>
      </w:ins>
      <w:hyperlink w:anchor="exm-train-test-error-simulated">
        <w:ins w:id="5266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267" w:author="PR Preview" w:date="2026-01-01T00:00:00Z">
        <w:r>
          <w:t xml:space="preserve">,</w:t>
        </w:r>
      </w:ins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records the sMSE in each fold,</w:t>
        </w:r>
      </w:ins>
      <w:ins w:id="5270" w:author="PR Preview" w:date="2026-01-01T00:00:00Z">
        <w:r>
          <w:t xml:space="preserve"> </w:t>
        </w:r>
      </w:ins>
      <w:ins w:id="5271" w:author="PR Preview" w:date="2026-01-01T00:00:00Z">
        <w:r>
          <w:t xml:space="preserve">and applies</w:t>
        </w:r>
      </w:ins>
      <w:ins w:id="5272" w:author="PR Preview" w:date="2026-01-01T00:00:00Z">
        <w:r>
          <w:t xml:space="preserve"> </w:t>
        </w:r>
      </w:ins>
      <w:hyperlink w:anchor="def-one-se-rule">
        <w:ins w:id="5273" w:author="PR Preview" w:date="2026-01-01T00:00:00Z">
          <w:r>
            <w:rPr>
              <w:rStyle w:val="Hyperlink"/>
            </w:rPr>
            <w:t xml:space="preserve">Definition 66</w:t>
          </w:r>
        </w:ins>
      </w:hyperlink>
      <w:ins w:id="5274" w:author="PR Preview" w:date="2026-01-01T00:00:00Z">
        <w:r>
          <w:t xml:space="preserve"> </w:t>
        </w:r>
      </w:ins>
      <w:ins w:id="5275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del w:id="5276" w:author="PR Preview" w:date="2026-01-01T00:00:00Z">
        <w:r>
          <w:delText xml:space="preserve">The smallest estimate is at degree 8.</w:delText>
        </w:r>
      </w:del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The lowest degree within one fold-based standard error of it</w:delText>
        </w:r>
      </w:del>
      <w:del w:id="5279" w:author="PR Preview" w:date="2026-01-01T00:00:00Z">
        <w:r>
          <w:delText xml:space="preserve"> </w:delText>
        </w:r>
      </w:del>
      <w:del w:id="5280" w:author="PR Preview" w:date="2026-01-01T00:00:00Z">
        <w:r>
          <w:delText xml:space="preserve">is degree 3,</w:delText>
        </w:r>
      </w:del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delText xml:space="preserve">which is the one-standard-error rule’s choice.</w:delText>
        </w:r>
      </w:del>
      <w:del w:id="5283" w:author="PR Preview" w:date="2026-01-01T00:00:00Z">
        <w:r>
          <w:delText xml:space="preserve"> </w:delText>
        </w:r>
      </w:del>
      <w:del w:id="5284" w:author="PR Preview" w:date="2026-01-01T00:00:00Z">
        <w:r>
          <w:delText xml:space="preserve">The rule prefers the simpler model</w:delText>
        </w:r>
      </w:del>
      <w:del w:id="5285" w:author="PR Preview" w:date="2026-01-01T00:00:00Z">
        <w:r>
          <w:delText xml:space="preserve"> </w:delText>
        </w:r>
      </w:del>
      <w:del w:id="5286" w:author="PR Preview" w:date="2026-01-01T00:00:00Z">
        <w:r>
          <w:delText xml:space="preserve">when the data cannot clearly tell it apart from the degree with the smallest estimate.</w:delText>
        </w:r>
      </w:del>
      <w:del w:id="5287" w:author="PR Preview" w:date="2026-01-01T00:00:00Z">
        <w:r>
          <w:delText xml:space="preserve"> </w:delText>
        </w:r>
      </w:del>
      <w:del w:id="5288" w:author="PR Preview" w:date="2026-01-01T00:00:00Z">
        <w:r>
          <w:delText xml:space="preserve">Because the data are simulated,</w:delText>
        </w:r>
      </w:del>
      <w:del w:id="5289" w:author="PR Preview" w:date="2026-01-01T00:00:00Z">
        <w:r>
          <w:delText xml:space="preserve"> </w:delText>
        </w:r>
      </w:del>
      <w:del w:id="5290" w:author="PR Preview" w:date="2026-01-01T00:00:00Z">
        <w:r>
          <w:delText xml:space="preserve">we can check both choices against</w:delText>
        </w:r>
      </w:del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the estimated generalization pRMSE of</w:delText>
        </w:r>
      </w:del>
      <w:del w:id="5293" w:author="PR Preview" w:date="2026-01-01T00:00:00Z">
        <w:r>
          <w:delText xml:space="preserve"> </w:delText>
        </w:r>
      </w:del>
      <w:hyperlink w:anchor="exm-train-test-error-simulated">
        <w:del w:id="5294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for each:</w:delText>
        </w:r>
      </w:del>
      <w:del w:id="5297" w:author="PR Preview" w:date="2026-01-01T00:00:00Z">
        <w:r>
          <w:delText xml:space="preserve"> </w:delText>
        </w:r>
      </w:del>
      <w:del w:id="5298" w:author="PR Preview" w:date="2026-01-01T00:00:00Z">
        <w:r>
          <w:delText xml:space="preserve">0.335 for degree 8</w:delText>
        </w:r>
      </w:del>
      <w:del w:id="5299" w:author="PR Preview" w:date="2026-01-01T00:00:00Z">
        <w:r>
          <w:delText xml:space="preserve"> </w:delText>
        </w:r>
      </w:del>
      <w:del w:id="5300" w:author="PR Preview" w:date="2026-01-01T00:00:00Z">
        <w:r>
          <w:delText xml:space="preserve">and 0.315 for degree 3.</w:delText>
        </w:r>
      </w:del>
    </w:p>
    <w:p>
      <w:pPr>
        <w:pStyle w:val="Heading2"/>
      </w:pPr>
      <w:del w:id="5301" w:author="PR Preview" w:date="2026-01-01T00:00:00Z">
        <w:r>
          <w:delText xml:space="preserve">9 Criteria that adjust the training error</w:delText>
        </w:r>
      </w:del>
    </w:p>
    <w:p>
      <w:pPr>
        <w:pStyle w:val="FirstParagraph"/>
      </w:pPr>
      <w:del w:id="5302" w:author="PR Preview" w:date="2026-01-01T00:00:00Z">
        <w:r>
          <w:rPr>
            <w:b/>
            <w:bCs/>
          </w:rPr>
          <w:delText xml:space="preserve">Definition 67 (Adjusted coefficient of determination)</w:delText>
        </w:r>
      </w:del>
      <w:del w:id="5303" w:author="PR Preview" w:date="2026-01-01T00:00:00Z">
        <w:r>
          <w:delText xml:space="preserve"> </w:delText>
        </w:r>
      </w:del>
      <w:del w:id="5304" w:author="PR Preview" w:date="2026-01-01T00:00:00Z">
        <w:r>
          <w:delText xml:space="preserve">Let a regression model with</w:delText>
        </w:r>
      </w:del>
      <w:del w:id="5305" w:author="PR Preview" w:date="2026-01-01T00:00:00Z">
        <w:r>
          <w:delText xml:space="preserve"> </w:delText>
        </w:r>
      </w:del>
      <m:oMath>
        <m:r>
          <m:t>p</m:t>
        </m:r>
      </m:oMath>
      <w:del w:id="5306" w:author="PR Preview" w:date="2026-01-01T00:00:00Z">
        <w:r>
          <w:delText xml:space="preserve"> </w:delText>
        </w:r>
      </w:del>
      <w:del w:id="5307" w:author="PR Preview" w:date="2026-01-01T00:00:00Z">
        <w:r>
          <w:delText xml:space="preserve">predictors and a constant term be fitted to</w:delText>
        </w:r>
      </w:del>
      <w:del w:id="5308" w:author="PR Preview" w:date="2026-01-01T00:00:00Z">
        <w:r>
          <w:delText xml:space="preserve"> </w:delText>
        </w:r>
      </w:del>
      <m:oMath>
        <m:r>
          <m:t>n</m:t>
        </m:r>
      </m:oMath>
      <w:del w:id="5309" w:author="PR Preview" w:date="2026-01-01T00:00:00Z">
        <w:r>
          <w:delText xml:space="preserve"> </w:delText>
        </w:r>
      </w:del>
      <w:del w:id="5310" w:author="PR Preview" w:date="2026-01-01T00:00:00Z">
        <w:r>
          <w:delText xml:space="preserve">observations, with</w:delText>
        </w:r>
      </w:del>
      <w:del w:id="53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del w:id="5312" w:author="PR Preview" w:date="2026-01-01T00:00:00Z">
        <w:r>
          <w:delText xml:space="preserve">.</w:delText>
        </w:r>
      </w:del>
      <w:del w:id="5313" w:author="PR Preview" w:date="2026-01-01T00:00:00Z">
        <w:r>
          <w:delText xml:space="preserve"> </w:delText>
        </w:r>
      </w:del>
      <w:del w:id="5314" w:author="PR Preview" w:date="2026-01-01T00:00:00Z">
        <w:r>
          <w:delText xml:space="preserve">The</w:delText>
        </w:r>
      </w:del>
      <w:del w:id="5315" w:author="PR Preview" w:date="2026-01-01T00:00:00Z">
        <w:r>
          <w:delText xml:space="preserve"> </w:delText>
        </w:r>
      </w:del>
      <w:del w:id="5316" w:author="PR Preview" w:date="2026-01-01T00:00:00Z">
        <w:r>
          <w:rPr>
            <w:b/>
            <w:bCs/>
          </w:rPr>
          <w:delText xml:space="preserve">adjusted coefficient of determination</w:delText>
        </w:r>
      </w:del>
      <w:del w:id="5317" w:author="PR Preview" w:date="2026-01-01T00:00:00Z">
        <w:r>
          <w:delText xml:space="preserve"> </w:delText>
        </w:r>
      </w:del>
      <w:del w:id="5318" w:author="PR Preview" w:date="2026-01-01T00:00:00Z">
        <w:r>
          <w:delText xml:space="preserve">of the</w:delText>
        </w:r>
      </w:del>
      <w:del w:id="5319" w:author="PR Preview" w:date="2026-01-01T00:00:00Z">
        <w:r>
          <w:delText xml:space="preserve"> </w:delText>
        </w:r>
      </w:del>
      <w:hyperlink w:anchor="def-fitted-model">
        <w:del w:id="532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321" w:author="PR Preview" w:date="2026-01-01T00:00:00Z">
        <w:r>
          <w:delText xml:space="preserve"> </w:delText>
        </w:r>
      </w:del>
      <w:del w:id="5322" w:author="PR Preview" w:date="2026-01-01T00:00:00Z">
        <w:r>
          <w:delText xml:space="preserve">is</w:delText>
        </w:r>
      </w:del>
    </w:p>
    <w:p>
      <w:pPr>
        <w:pStyle w:val="BodyText"/>
      </w:pPr>
      <w:del w:id="5323" w:author="PR Preview" w:date="2026-01-01T00:00:00Z">
        <w:r>
          <w:delText xml:space="preserve">$$
    R^2_{\text{adj}} \stackrel{\text{def}}{=}1 - \frac{\text{RSS}(\hat{\mathord{\smash[b]{\underset{\raise.3ex\hbox{$\scriptstyle\sim$}}{\theta}}\vphantom{\theta}}}) / (n- p- 1)}{\text{TSS} / (n- 1)},
    $$</w:delText>
        </w:r>
      </w:del>
    </w:p>
    <w:p>
      <w:pPr>
        <w:pStyle w:val="FirstParagraph"/>
      </w:pPr>
      <w:del w:id="5324" w:author="PR Preview" w:date="2026-01-01T00:00:00Z">
        <w:r>
          <w:delText xml:space="preserve">one minus the</w:delText>
        </w:r>
      </w:del>
      <w:del w:id="5325" w:author="PR Preview" w:date="2026-01-01T00:00:00Z">
        <w:r>
          <w:delText xml:space="preserve"> </w:delText>
        </w:r>
      </w:del>
      <w:hyperlink r:id="rId27">
        <w:del w:id="5326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327" w:author="PR Preview" w:date="2026-01-01T00:00:00Z">
        <w:r>
          <w:delText xml:space="preserve"> </w:delText>
        </w:r>
      </w:del>
      <w:del w:id="5328" w:author="PR Preview" w:date="2026-01-01T00:00:00Z">
        <w:r>
          <w:delText xml:space="preserve">per degree of freedom,</w:delText>
        </w:r>
      </w:del>
      <w:del w:id="5329" w:author="PR Preview" w:date="2026-01-01T00:00:00Z">
        <w:r>
          <w:delText xml:space="preserve"> </w:delText>
        </w:r>
      </w:del>
      <w:del w:id="5330" w:author="PR Preview" w:date="2026-01-01T00:00:00Z">
        <w:r>
          <w:delText xml:space="preserve">divided by the</w:delText>
        </w:r>
      </w:del>
      <w:del w:id="5331" w:author="PR Preview" w:date="2026-01-01T00:00:00Z">
        <w:r>
          <w:delText xml:space="preserve"> </w:delText>
        </w:r>
      </w:del>
      <w:hyperlink r:id="rId9">
        <w:del w:id="5332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5333" w:author="PR Preview" w:date="2026-01-01T00:00:00Z">
        <w:r>
          <w:delText xml:space="preserve"> </w:delText>
        </w:r>
      </w:del>
      <w:del w:id="5334" w:author="PR Preview" w:date="2026-01-01T00:00:00Z">
        <w:r>
          <w:delText xml:space="preserve">per degree of freedom.</w:delText>
        </w:r>
      </w:del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A larger value is better.</w:delText>
        </w:r>
      </w:del>
    </w:p>
    <w:p>
      <w:pPr>
        <w:pStyle w:val="BodyText"/>
      </w:pPr>
      <w:del w:id="5337" w:author="PR Preview" w:date="2026-01-01T00:00:00Z">
        <w:r>
          <w:delText xml:space="preserve">Source:</w:delText>
        </w:r>
      </w:del>
      <w:del w:id="5338" w:author="PR Preview" w:date="2026-01-01T00:00:00Z">
        <w:r>
          <w:delText xml:space="preserve"> </w:delText>
        </w:r>
      </w:del>
      <w:del w:id="5339" w:author="PR Preview" w:date="2026-01-01T00:00:00Z">
        <w:r>
          <w:delText xml:space="preserve">James et al. [5, Sec. 6.1.3]</w:delText>
        </w:r>
      </w:del>
      <w:del w:id="5340" w:author="PR Preview" w:date="2026-01-01T00:00:00Z">
        <w:r>
          <w:delText xml:space="preserve">.</w:delText>
        </w:r>
      </w:del>
    </w:p>
    <w:p>
      <w:pPr>
        <w:pStyle w:val="BodyText"/>
      </w:pPr>
      <w:del w:id="5341" w:author="PR Preview" w:date="2026-01-01T00:00:00Z">
        <w:r>
          <w:rPr>
            <w:b/>
            <w:bCs/>
          </w:rPr>
          <w:delText xml:space="preserve">Example 38 (Adjusted coefficient of determination of nested</w:delText>
        </w:r>
      </w:del>
      <w:del w:id="5342" w:author="PR Preview" w:date="2026-01-01T00:00:00Z">
        <w:r>
          <w:rPr>
            <w:b/>
            <w:bCs/>
          </w:rPr>
          <w:delText xml:space="preserve"> </w:delText>
        </w:r>
      </w:del>
      <w:del w:id="5343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344" w:author="PR Preview" w:date="2026-01-01T00:00:00Z">
        <w:r>
          <w:rPr>
            <w:b/>
            <w:bCs/>
          </w:rPr>
          <w:delText xml:space="preserve"> </w:delText>
        </w:r>
      </w:del>
      <w:del w:id="5345" w:author="PR Preview" w:date="2026-01-01T00:00:00Z">
        <w:r>
          <w:rPr>
            <w:b/>
            <w:bCs/>
          </w:rPr>
          <w:delText xml:space="preserve">models)</w:delText>
        </w:r>
      </w:del>
      <w:del w:id="5346" w:author="PR Preview" w:date="2026-01-01T00:00:00Z">
        <w:r>
          <w:delText xml:space="preserve"> </w:delText>
        </w:r>
      </w:del>
      <w:del w:id="5347" w:author="PR Preview" w:date="2026-01-01T00:00:00Z">
        <w:r>
          <w:delText xml:space="preserve">The</w:delText>
        </w:r>
      </w:del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rPr>
            <w:rStyle w:val="VerbatimChar"/>
          </w:rPr>
          <w:delText xml:space="preserve">mtcars</w:delText>
        </w:r>
      </w:del>
      <w:del w:id="5350" w:author="PR Preview" w:date="2026-01-01T00:00:00Z">
        <w:r>
          <w:delText xml:space="preserve"> </w:delText>
        </w:r>
      </w:del>
      <w:hyperlink w:anchor="def-data-set">
        <w:del w:id="535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5352" w:author="PR Preview" w:date="2026-01-01T00:00:00Z">
        <w:r>
          <w:delText xml:space="preserve"> </w:delText>
        </w:r>
      </w:del>
      <w:del w:id="5353" w:author="PR Preview" w:date="2026-01-01T00:00:00Z">
        <w:r>
          <w:delText xml:space="preserve">has the fuel economy</w:delText>
        </w:r>
      </w:del>
      <w:del w:id="5354" w:author="PR Preview" w:date="2026-01-01T00:00:00Z">
        <w:r>
          <w:delText xml:space="preserve"> </w:delText>
        </w:r>
      </w:del>
      <w:del w:id="5355" w:author="PR Preview" w:date="2026-01-01T00:00:00Z">
        <w:r>
          <w:rPr>
            <w:rStyle w:val="VerbatimChar"/>
          </w:rPr>
          <w:delText xml:space="preserve">mpg</w:delText>
        </w:r>
      </w:del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of 32 cars from the 1974</w:delText>
        </w:r>
      </w:del>
      <w:del w:id="5358" w:author="PR Preview" w:date="2026-01-01T00:00:00Z">
        <w:r>
          <w:delText xml:space="preserve"> </w:delText>
        </w:r>
      </w:del>
      <w:del w:id="5359" w:author="PR Preview" w:date="2026-01-01T00:00:00Z">
        <w:r>
          <w:rPr>
            <w:i/>
            <w:iCs/>
          </w:rPr>
          <w:delText xml:space="preserve">Motor Trend</w:delText>
        </w:r>
      </w:del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delText xml:space="preserve">magazine.</w:delText>
        </w:r>
      </w:del>
      <w:del w:id="5362" w:author="PR Preview" w:date="2026-01-01T00:00:00Z">
        <w:r>
          <w:delText xml:space="preserve"> </w:delText>
        </w:r>
      </w:del>
      <w:del w:id="5363" w:author="PR Preview" w:date="2026-01-01T00:00:00Z">
        <w:r>
          <w:delText xml:space="preserve">This example fits four</w:delText>
        </w:r>
      </w:del>
      <w:del w:id="5364" w:author="PR Preview" w:date="2026-01-01T00:00:00Z">
        <w:r>
          <w:delText xml:space="preserve"> </w:delText>
        </w:r>
      </w:del>
      <w:hyperlink r:id="rId10">
        <w:del w:id="5365" w:author="PR Preview" w:date="2026-01-01T00:00:00Z">
          <w:r>
            <w:rPr>
              <w:rStyle w:val="Hyperlink"/>
            </w:rPr>
            <w:delText xml:space="preserve">nested</w:delText>
          </w:r>
        </w:del>
      </w:hyperlink>
      <w:del w:id="5366" w:author="PR Preview" w:date="2026-01-01T00:00:00Z">
        <w:r>
          <w:delText xml:space="preserve"> </w:delText>
        </w:r>
      </w:del>
      <w:del w:id="5367" w:author="PR Preview" w:date="2026-01-01T00:00:00Z">
        <w:r>
          <w:delText xml:space="preserve">linear models of</w:delText>
        </w:r>
      </w:del>
      <w:del w:id="5368" w:author="PR Preview" w:date="2026-01-01T00:00:00Z">
        <w:r>
          <w:delText xml:space="preserve"> </w:delText>
        </w:r>
      </w:del>
      <w:del w:id="5369" w:author="PR Preview" w:date="2026-01-01T00:00:00Z">
        <w:r>
          <w:rPr>
            <w:rStyle w:val="VerbatimChar"/>
          </w:rPr>
          <w:delText xml:space="preserve">mpg</w:delText>
        </w:r>
      </w:del>
      <w:del w:id="5370" w:author="PR Preview" w:date="2026-01-01T00:00:00Z">
        <w:r>
          <w:delText xml:space="preserve">,</w:delText>
        </w:r>
      </w:del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each adding one predictor to the one before,</w:delText>
        </w:r>
      </w:del>
      <w:del w:id="5373" w:author="PR Preview" w:date="2026-01-01T00:00:00Z">
        <w:r>
          <w:delText xml:space="preserve"> </w:delText>
        </w:r>
      </w:del>
      <w:del w:id="5374" w:author="PR Preview" w:date="2026-01-01T00:00:00Z">
        <w:r>
          <w:delText xml:space="preserve">and computes</w:delText>
        </w:r>
      </w:del>
      <w:del w:id="5375" w:author="PR Preview" w:date="2026-01-01T00:00:00Z">
        <w:r>
          <w:delText xml:space="preserve"> </w:delText>
        </w:r>
      </w:del>
      <w:hyperlink w:anchor="def-adjusted-r-squared">
        <w:del w:id="5376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from its formula.</w:delText>
        </w:r>
      </w:del>
    </w:p>
    <w:p>
      <w:pPr>
        <w:pStyle w:val="SourceCode"/>
      </w:pPr>
      <w:del w:id="5379" w:author="PR Preview" w:date="2026-01-01T00:00:00Z">
        <w:r>
          <w:rPr>
            <w:rStyle w:val="NormalTok"/>
          </w:rPr>
          <w:delText xml:space="preserve">mtcars_formulas </w:delText>
        </w:r>
      </w:del>
      <w:del w:id="5380" w:author="PR Preview" w:date="2026-01-01T00:00:00Z">
        <w:r>
          <w:rPr>
            <w:rStyle w:val="OtherTok"/>
          </w:rPr>
          <w:delText xml:space="preserve">&lt;-</w:delText>
        </w:r>
      </w:del>
      <w:del w:id="5381" w:author="PR Preview" w:date="2026-01-01T00:00:00Z">
        <w:r>
          <w:rPr>
            <w:rStyle w:val="NormalTok"/>
          </w:rPr>
          <w:delText xml:space="preserve"> </w:delText>
        </w:r>
      </w:del>
      <w:del w:id="5382" w:author="PR Preview" w:date="2026-01-01T00:00:00Z">
        <w:r>
          <w:rPr>
            <w:rStyle w:val="FunctionTok"/>
          </w:rPr>
          <w:delText xml:space="preserve">list</w:delText>
        </w:r>
      </w:del>
      <w:del w:id="5383" w:author="PR Preview" w:date="2026-01-01T00:00:00Z">
        <w:r>
          <w:rPr>
            <w:rStyle w:val="NormalTok"/>
          </w:rPr>
          <w:delText xml:space="preserve">(</w:delText>
        </w:r>
      </w:del>
      <w:del w:id="5384" w:author="PR Preview" w:date="2026-01-01T00:00:00Z">
        <w:r>
          <w:br/>
        </w:r>
      </w:del>
      <w:del w:id="5385" w:author="PR Preview" w:date="2026-01-01T00:00:00Z">
        <w:r>
          <w:rPr>
            <w:rStyle w:val="NormalTok"/>
          </w:rPr>
          <w:delText xml:space="preserve">  mpg </w:delText>
        </w:r>
      </w:del>
      <w:del w:id="5386" w:author="PR Preview" w:date="2026-01-01T00:00:00Z">
        <w:r>
          <w:rPr>
            <w:rStyle w:val="SpecialCharTok"/>
          </w:rPr>
          <w:delText xml:space="preserve">~</w:delText>
        </w:r>
      </w:del>
      <w:del w:id="5387" w:author="PR Preview" w:date="2026-01-01T00:00:00Z">
        <w:r>
          <w:rPr>
            <w:rStyle w:val="NormalTok"/>
          </w:rPr>
          <w:delText xml:space="preserve"> wt,</w:delText>
        </w:r>
      </w:del>
      <w:del w:id="5388" w:author="PR Preview" w:date="2026-01-01T00:00:00Z">
        <w:r>
          <w:br/>
        </w:r>
      </w:del>
      <w:del w:id="5389" w:author="PR Preview" w:date="2026-01-01T00:00:00Z">
        <w:r>
          <w:rPr>
            <w:rStyle w:val="NormalTok"/>
          </w:rPr>
          <w:delText xml:space="preserve">  mpg </w:delText>
        </w:r>
      </w:del>
      <w:del w:id="5390" w:author="PR Preview" w:date="2026-01-01T00:00:00Z">
        <w:r>
          <w:rPr>
            <w:rStyle w:val="SpecialCharTok"/>
          </w:rPr>
          <w:delText xml:space="preserve">~</w:delText>
        </w:r>
      </w:del>
      <w:del w:id="5391" w:author="PR Preview" w:date="2026-01-01T00:00:00Z">
        <w:r>
          <w:rPr>
            <w:rStyle w:val="NormalTok"/>
          </w:rPr>
          <w:delText xml:space="preserve"> wt </w:delText>
        </w:r>
      </w:del>
      <w:del w:id="5392" w:author="PR Preview" w:date="2026-01-01T00:00:00Z">
        <w:r>
          <w:rPr>
            <w:rStyle w:val="SpecialCharTok"/>
          </w:rPr>
          <w:delText xml:space="preserve">+</w:delText>
        </w:r>
      </w:del>
      <w:del w:id="5393" w:author="PR Preview" w:date="2026-01-01T00:00:00Z">
        <w:r>
          <w:rPr>
            <w:rStyle w:val="NormalTok"/>
          </w:rPr>
          <w:delText xml:space="preserve"> hp,</w:delText>
        </w:r>
      </w:del>
      <w:del w:id="5394" w:author="PR Preview" w:date="2026-01-01T00:00:00Z">
        <w:r>
          <w:br/>
        </w:r>
      </w:del>
      <w:del w:id="5395" w:author="PR Preview" w:date="2026-01-01T00:00:00Z">
        <w:r>
          <w:rPr>
            <w:rStyle w:val="NormalTok"/>
          </w:rPr>
          <w:delText xml:space="preserve">  mpg </w:delText>
        </w:r>
      </w:del>
      <w:del w:id="5396" w:author="PR Preview" w:date="2026-01-01T00:00:00Z">
        <w:r>
          <w:rPr>
            <w:rStyle w:val="SpecialCharTok"/>
          </w:rPr>
          <w:delText xml:space="preserve">~</w:delText>
        </w:r>
      </w:del>
      <w:del w:id="5397" w:author="PR Preview" w:date="2026-01-01T00:00:00Z">
        <w:r>
          <w:rPr>
            <w:rStyle w:val="NormalTok"/>
          </w:rPr>
          <w:delText xml:space="preserve"> wt </w:delText>
        </w:r>
      </w:del>
      <w:del w:id="5398" w:author="PR Preview" w:date="2026-01-01T00:00:00Z">
        <w:r>
          <w:rPr>
            <w:rStyle w:val="SpecialCharTok"/>
          </w:rPr>
          <w:delText xml:space="preserve">+</w:delText>
        </w:r>
      </w:del>
      <w:del w:id="5399" w:author="PR Preview" w:date="2026-01-01T00:00:00Z">
        <w:r>
          <w:rPr>
            <w:rStyle w:val="NormalTok"/>
          </w:rPr>
          <w:delText xml:space="preserve"> hp </w:delText>
        </w:r>
      </w:del>
      <w:del w:id="5400" w:author="PR Preview" w:date="2026-01-01T00:00:00Z">
        <w:r>
          <w:rPr>
            <w:rStyle w:val="SpecialCharTok"/>
          </w:rPr>
          <w:delText xml:space="preserve">+</w:delText>
        </w:r>
      </w:del>
      <w:del w:id="5401" w:author="PR Preview" w:date="2026-01-01T00:00:00Z">
        <w:r>
          <w:rPr>
            <w:rStyle w:val="NormalTok"/>
          </w:rPr>
          <w:delText xml:space="preserve"> qsec,</w:delText>
        </w:r>
      </w:del>
      <w:del w:id="5402" w:author="PR Preview" w:date="2026-01-01T00:00:00Z">
        <w:r>
          <w:br/>
        </w:r>
      </w:del>
      <w:del w:id="5403" w:author="PR Preview" w:date="2026-01-01T00:00:00Z">
        <w:r>
          <w:rPr>
            <w:rStyle w:val="NormalTok"/>
          </w:rPr>
          <w:delText xml:space="preserve">  mpg </w:delText>
        </w:r>
      </w:del>
      <w:del w:id="5404" w:author="PR Preview" w:date="2026-01-01T00:00:00Z">
        <w:r>
          <w:rPr>
            <w:rStyle w:val="SpecialCharTok"/>
          </w:rPr>
          <w:delText xml:space="preserve">~</w:delText>
        </w:r>
      </w:del>
      <w:del w:id="5405" w:author="PR Preview" w:date="2026-01-01T00:00:00Z">
        <w:r>
          <w:rPr>
            <w:rStyle w:val="NormalTok"/>
          </w:rPr>
          <w:delText xml:space="preserve"> wt </w:delText>
        </w:r>
      </w:del>
      <w:del w:id="5406" w:author="PR Preview" w:date="2026-01-01T00:00:00Z">
        <w:r>
          <w:rPr>
            <w:rStyle w:val="SpecialCharTok"/>
          </w:rPr>
          <w:delText xml:space="preserve">+</w:delText>
        </w:r>
      </w:del>
      <w:del w:id="5407" w:author="PR Preview" w:date="2026-01-01T00:00:00Z">
        <w:r>
          <w:rPr>
            <w:rStyle w:val="NormalTok"/>
          </w:rPr>
          <w:delText xml:space="preserve"> hp </w:delText>
        </w:r>
      </w:del>
      <w:del w:id="5408" w:author="PR Preview" w:date="2026-01-01T00:00:00Z">
        <w:r>
          <w:rPr>
            <w:rStyle w:val="SpecialCharTok"/>
          </w:rPr>
          <w:delText xml:space="preserve">+</w:delText>
        </w:r>
      </w:del>
      <w:del w:id="5409" w:author="PR Preview" w:date="2026-01-01T00:00:00Z">
        <w:r>
          <w:rPr>
            <w:rStyle w:val="NormalTok"/>
          </w:rPr>
          <w:delText xml:space="preserve"> qsec </w:delText>
        </w:r>
      </w:del>
      <w:del w:id="5410" w:author="PR Preview" w:date="2026-01-01T00:00:00Z">
        <w:r>
          <w:rPr>
            <w:rStyle w:val="SpecialCharTok"/>
          </w:rPr>
          <w:delText xml:space="preserve">+</w:delText>
        </w:r>
      </w:del>
      <w:del w:id="5411" w:author="PR Preview" w:date="2026-01-01T00:00:00Z">
        <w:r>
          <w:rPr>
            <w:rStyle w:val="NormalTok"/>
          </w:rPr>
          <w:delText xml:space="preserve"> drat</w:delText>
        </w:r>
      </w:del>
      <w:del w:id="5412" w:author="PR Preview" w:date="2026-01-01T00:00:00Z">
        <w:r>
          <w:br/>
        </w:r>
      </w:del>
      <w:del w:id="5413" w:author="PR Preview" w:date="2026-01-01T00:00:00Z">
        <w:r>
          <w:rPr>
            <w:rStyle w:val="NormalTok"/>
          </w:rPr>
          <w:delText xml:space="preserve">)</w:delText>
        </w:r>
      </w:del>
      <w:del w:id="5414" w:author="PR Preview" w:date="2026-01-01T00:00:00Z">
        <w:r>
          <w:br/>
        </w:r>
      </w:del>
      <w:del w:id="5415" w:author="PR Preview" w:date="2026-01-01T00:00:00Z">
        <w:r>
          <w:rPr>
            <w:rStyle w:val="NormalTok"/>
          </w:rPr>
          <w:delText xml:space="preserve">mtcars_fits </w:delText>
        </w:r>
      </w:del>
      <w:del w:id="5416" w:author="PR Preview" w:date="2026-01-01T00:00:00Z">
        <w:r>
          <w:rPr>
            <w:rStyle w:val="OtherTok"/>
          </w:rPr>
          <w:delText xml:space="preserve">&lt;-</w:delText>
        </w:r>
      </w:del>
      <w:del w:id="5417" w:author="PR Preview" w:date="2026-01-01T00:00:00Z">
        <w:r>
          <w:rPr>
            <w:rStyle w:val="NormalTok"/>
          </w:rPr>
          <w:delText xml:space="preserve"> </w:delText>
        </w:r>
      </w:del>
      <w:del w:id="5418" w:author="PR Preview" w:date="2026-01-01T00:00:00Z">
        <w:r>
          <w:rPr>
            <w:rStyle w:val="FunctionTok"/>
          </w:rPr>
          <w:delText xml:space="preserve">lapply</w:delText>
        </w:r>
      </w:del>
      <w:del w:id="5419" w:author="PR Preview" w:date="2026-01-01T00:00:00Z">
        <w:r>
          <w:rPr>
            <w:rStyle w:val="NormalTok"/>
          </w:rPr>
          <w:delText xml:space="preserve">(mtcars_formulas, lm, </w:delText>
        </w:r>
      </w:del>
      <w:del w:id="5420" w:author="PR Preview" w:date="2026-01-01T00:00:00Z">
        <w:r>
          <w:rPr>
            <w:rStyle w:val="AttributeTok"/>
          </w:rPr>
          <w:delText xml:space="preserve">data =</w:delText>
        </w:r>
      </w:del>
      <w:del w:id="5421" w:author="PR Preview" w:date="2026-01-01T00:00:00Z">
        <w:r>
          <w:rPr>
            <w:rStyle w:val="NormalTok"/>
          </w:rPr>
          <w:delText xml:space="preserve"> mtcars)</w:delText>
        </w:r>
      </w:del>
      <w:del w:id="5422" w:author="PR Preview" w:date="2026-01-01T00:00:00Z">
        <w:r>
          <w:br/>
        </w:r>
      </w:del>
      <w:del w:id="5423" w:author="PR Preview" w:date="2026-01-01T00:00:00Z">
        <w:r>
          <w:rPr>
            <w:rStyle w:val="NormalTok"/>
          </w:rPr>
          <w:delText xml:space="preserve">mtcars_full_sigma2 </w:delText>
        </w:r>
      </w:del>
      <w:del w:id="5424" w:author="PR Preview" w:date="2026-01-01T00:00:00Z">
        <w:r>
          <w:rPr>
            <w:rStyle w:val="OtherTok"/>
          </w:rPr>
          <w:delText xml:space="preserve">&lt;-</w:delText>
        </w:r>
      </w:del>
      <w:del w:id="5425" w:author="PR Preview" w:date="2026-01-01T00:00:00Z">
        <w:r>
          <w:rPr>
            <w:rStyle w:val="NormalTok"/>
          </w:rPr>
          <w:delText xml:space="preserve"> </w:delText>
        </w:r>
      </w:del>
      <w:del w:id="5426" w:author="PR Preview" w:date="2026-01-01T00:00:00Z">
        <w:r>
          <w:rPr>
            <w:rStyle w:val="FunctionTok"/>
          </w:rPr>
          <w:delText xml:space="preserve">summary</w:delText>
        </w:r>
      </w:del>
      <w:del w:id="5427" w:author="PR Preview" w:date="2026-01-01T00:00:00Z">
        <w:r>
          <w:rPr>
            <w:rStyle w:val="NormalTok"/>
          </w:rPr>
          <w:delText xml:space="preserve">(mtcars_fits[[</w:delText>
        </w:r>
      </w:del>
      <w:del w:id="5428" w:author="PR Preview" w:date="2026-01-01T00:00:00Z">
        <w:r>
          <w:rPr>
            <w:rStyle w:val="DecValTok"/>
          </w:rPr>
          <w:delText xml:space="preserve">4</w:delText>
        </w:r>
      </w:del>
      <w:del w:id="5429" w:author="PR Preview" w:date="2026-01-01T00:00:00Z">
        <w:r>
          <w:rPr>
            <w:rStyle w:val="NormalTok"/>
          </w:rPr>
          <w:delText xml:space="preserve">]])</w:delText>
        </w:r>
      </w:del>
      <w:del w:id="5430" w:author="PR Preview" w:date="2026-01-01T00:00:00Z">
        <w:r>
          <w:rPr>
            <w:rStyle w:val="SpecialCharTok"/>
          </w:rPr>
          <w:delText xml:space="preserve">$</w:delText>
        </w:r>
      </w:del>
      <w:del w:id="5431" w:author="PR Preview" w:date="2026-01-01T00:00:00Z">
        <w:r>
          <w:rPr>
            <w:rStyle w:val="NormalTok"/>
          </w:rPr>
          <w:delText xml:space="preserve">sigma</w:delText>
        </w:r>
      </w:del>
      <w:del w:id="5432" w:author="PR Preview" w:date="2026-01-01T00:00:00Z">
        <w:r>
          <w:rPr>
            <w:rStyle w:val="SpecialCharTok"/>
          </w:rPr>
          <w:delText xml:space="preserve">^</w:delText>
        </w:r>
      </w:del>
      <w:del w:id="5433" w:author="PR Preview" w:date="2026-01-01T00:00:00Z">
        <w:r>
          <w:rPr>
            <w:rStyle w:val="DecValTok"/>
          </w:rPr>
          <w:delText xml:space="preserve">2</w:delText>
        </w:r>
      </w:del>
      <w:del w:id="5434" w:author="PR Preview" w:date="2026-01-01T00:00:00Z">
        <w:r>
          <w:br/>
        </w:r>
      </w:del>
      <w:del w:id="5435" w:author="PR Preview" w:date="2026-01-01T00:00:00Z">
        <w:r>
          <w:br/>
        </w:r>
      </w:del>
      <w:del w:id="5436" w:author="PR Preview" w:date="2026-01-01T00:00:00Z">
        <w:r>
          <w:rPr>
            <w:rStyle w:val="NormalTok"/>
          </w:rPr>
          <w:delText xml:space="preserve">mtcars_tss </w:delText>
        </w:r>
      </w:del>
      <w:del w:id="5437" w:author="PR Preview" w:date="2026-01-01T00:00:00Z">
        <w:r>
          <w:rPr>
            <w:rStyle w:val="OtherTok"/>
          </w:rPr>
          <w:delText xml:space="preserve">&lt;-</w:delText>
        </w:r>
      </w:del>
      <w:del w:id="5438" w:author="PR Preview" w:date="2026-01-01T00:00:00Z">
        <w:r>
          <w:rPr>
            <w:rStyle w:val="NormalTok"/>
          </w:rPr>
          <w:delText xml:space="preserve"> </w:delText>
        </w:r>
      </w:del>
      <w:del w:id="5439" w:author="PR Preview" w:date="2026-01-01T00:00:00Z">
        <w:r>
          <w:rPr>
            <w:rStyle w:val="FunctionTok"/>
          </w:rPr>
          <w:delText xml:space="preserve">sum</w:delText>
        </w:r>
      </w:del>
      <w:del w:id="5440" w:author="PR Preview" w:date="2026-01-01T00:00:00Z">
        <w:r>
          <w:rPr>
            <w:rStyle w:val="NormalTok"/>
          </w:rPr>
          <w:delText xml:space="preserve">((mtcars</w:delText>
        </w:r>
      </w:del>
      <w:del w:id="5441" w:author="PR Preview" w:date="2026-01-01T00:00:00Z">
        <w:r>
          <w:rPr>
            <w:rStyle w:val="SpecialCharTok"/>
          </w:rPr>
          <w:delText xml:space="preserve">$</w:delText>
        </w:r>
      </w:del>
      <w:del w:id="5442" w:author="PR Preview" w:date="2026-01-01T00:00:00Z">
        <w:r>
          <w:rPr>
            <w:rStyle w:val="NormalTok"/>
          </w:rPr>
          <w:delText xml:space="preserve">mpg </w:delText>
        </w:r>
      </w:del>
      <w:del w:id="5443" w:author="PR Preview" w:date="2026-01-01T00:00:00Z">
        <w:r>
          <w:rPr>
            <w:rStyle w:val="SpecialCharTok"/>
          </w:rPr>
          <w:delText xml:space="preserve">-</w:delText>
        </w:r>
      </w:del>
      <w:del w:id="5444" w:author="PR Preview" w:date="2026-01-01T00:00:00Z">
        <w:r>
          <w:rPr>
            <w:rStyle w:val="NormalTok"/>
          </w:rPr>
          <w:delText xml:space="preserve"> </w:delText>
        </w:r>
      </w:del>
      <w:del w:id="5445" w:author="PR Preview" w:date="2026-01-01T00:00:00Z">
        <w:r>
          <w:rPr>
            <w:rStyle w:val="FunctionTok"/>
          </w:rPr>
          <w:delText xml:space="preserve">mean</w:delText>
        </w:r>
      </w:del>
      <w:del w:id="5446" w:author="PR Preview" w:date="2026-01-01T00:00:00Z">
        <w:r>
          <w:rPr>
            <w:rStyle w:val="NormalTok"/>
          </w:rPr>
          <w:delText xml:space="preserve">(mtcars</w:delText>
        </w:r>
      </w:del>
      <w:del w:id="5447" w:author="PR Preview" w:date="2026-01-01T00:00:00Z">
        <w:r>
          <w:rPr>
            <w:rStyle w:val="SpecialCharTok"/>
          </w:rPr>
          <w:delText xml:space="preserve">$</w:delText>
        </w:r>
      </w:del>
      <w:del w:id="5448" w:author="PR Preview" w:date="2026-01-01T00:00:00Z">
        <w:r>
          <w:rPr>
            <w:rStyle w:val="NormalTok"/>
          </w:rPr>
          <w:delText xml:space="preserve">mpg))</w:delText>
        </w:r>
      </w:del>
      <w:del w:id="5449" w:author="PR Preview" w:date="2026-01-01T00:00:00Z">
        <w:r>
          <w:rPr>
            <w:rStyle w:val="SpecialCharTok"/>
          </w:rPr>
          <w:delText xml:space="preserve">^</w:delText>
        </w:r>
      </w:del>
      <w:del w:id="5450" w:author="PR Preview" w:date="2026-01-01T00:00:00Z">
        <w:r>
          <w:rPr>
            <w:rStyle w:val="DecValTok"/>
          </w:rPr>
          <w:delText xml:space="preserve">2</w:delText>
        </w:r>
      </w:del>
      <w:del w:id="5451" w:author="PR Preview" w:date="2026-01-01T00:00:00Z">
        <w:r>
          <w:rPr>
            <w:rStyle w:val="NormalTok"/>
          </w:rPr>
          <w:delText xml:space="preserve">)</w:delText>
        </w:r>
      </w:del>
      <w:del w:id="5452" w:author="PR Preview" w:date="2026-01-01T00:00:00Z">
        <w:r>
          <w:br/>
        </w:r>
      </w:del>
      <w:del w:id="5453" w:author="PR Preview" w:date="2026-01-01T00:00:00Z">
        <w:r>
          <w:rPr>
            <w:rStyle w:val="NormalTok"/>
          </w:rPr>
          <w:delText xml:space="preserve">mtcars_criteria </w:delText>
        </w:r>
      </w:del>
      <w:del w:id="5454" w:author="PR Preview" w:date="2026-01-01T00:00:00Z">
        <w:r>
          <w:rPr>
            <w:rStyle w:val="OtherTok"/>
          </w:rPr>
          <w:delText xml:space="preserve">&lt;-</w:delText>
        </w:r>
      </w:del>
      <w:del w:id="5455" w:author="PR Preview" w:date="2026-01-01T00:00:00Z">
        <w:r>
          <w:rPr>
            <w:rStyle w:val="NormalTok"/>
          </w:rPr>
          <w:delText xml:space="preserve"> tibble</w:delText>
        </w:r>
      </w:del>
      <w:del w:id="5456" w:author="PR Preview" w:date="2026-01-01T00:00:00Z">
        <w:r>
          <w:rPr>
            <w:rStyle w:val="SpecialCharTok"/>
          </w:rPr>
          <w:delText xml:space="preserve">::</w:delText>
        </w:r>
      </w:del>
      <w:del w:id="5457" w:author="PR Preview" w:date="2026-01-01T00:00:00Z">
        <w:r>
          <w:rPr>
            <w:rStyle w:val="FunctionTok"/>
          </w:rPr>
          <w:delText xml:space="preserve">tibble</w:delText>
        </w:r>
      </w:del>
      <w:del w:id="5458" w:author="PR Preview" w:date="2026-01-01T00:00:00Z">
        <w:r>
          <w:rPr>
            <w:rStyle w:val="NormalTok"/>
          </w:rPr>
          <w:delText xml:space="preserve">(</w:delText>
        </w:r>
      </w:del>
      <w:del w:id="5459" w:author="PR Preview" w:date="2026-01-01T00:00:00Z">
        <w:r>
          <w:br/>
        </w:r>
      </w:del>
      <w:del w:id="5460" w:author="PR Preview" w:date="2026-01-01T00:00:00Z">
        <w:r>
          <w:rPr>
            <w:rStyle w:val="NormalTok"/>
          </w:rPr>
          <w:delText xml:space="preserve">  </w:delText>
        </w:r>
      </w:del>
      <w:del w:id="5461" w:author="PR Preview" w:date="2026-01-01T00:00:00Z">
        <w:r>
          <w:rPr>
            <w:rStyle w:val="AttributeTok"/>
          </w:rPr>
          <w:delText xml:space="preserve">predictors =</w:delText>
        </w:r>
      </w:del>
      <w:del w:id="5462" w:author="PR Preview" w:date="2026-01-01T00:00:00Z">
        <w:r>
          <w:rPr>
            <w:rStyle w:val="NormalTok"/>
          </w:rPr>
          <w:delText xml:space="preserve"> </w:delText>
        </w:r>
      </w:del>
      <w:del w:id="5463" w:author="PR Preview" w:date="2026-01-01T00:00:00Z">
        <w:r>
          <w:rPr>
            <w:rStyle w:val="DecValTok"/>
          </w:rPr>
          <w:delText xml:space="preserve">1</w:delText>
        </w:r>
      </w:del>
      <w:del w:id="5464" w:author="PR Preview" w:date="2026-01-01T00:00:00Z">
        <w:r>
          <w:rPr>
            <w:rStyle w:val="SpecialCharTok"/>
          </w:rPr>
          <w:delText xml:space="preserve">:</w:delText>
        </w:r>
      </w:del>
      <w:del w:id="5465" w:author="PR Preview" w:date="2026-01-01T00:00:00Z">
        <w:r>
          <w:rPr>
            <w:rStyle w:val="DecValTok"/>
          </w:rPr>
          <w:delText xml:space="preserve">4</w:delText>
        </w:r>
      </w:del>
      <w:del w:id="5466" w:author="PR Preview" w:date="2026-01-01T00:00:00Z">
        <w:r>
          <w:rPr>
            <w:rStyle w:val="NormalTok"/>
          </w:rPr>
          <w:delText xml:space="preserve">,</w:delText>
        </w:r>
      </w:del>
      <w:del w:id="5467" w:author="PR Preview" w:date="2026-01-01T00:00:00Z">
        <w:r>
          <w:br/>
        </w:r>
      </w:del>
      <w:del w:id="5468" w:author="PR Preview" w:date="2026-01-01T00:00:00Z">
        <w:r>
          <w:rPr>
            <w:rStyle w:val="NormalTok"/>
          </w:rPr>
          <w:delText xml:space="preserve">  </w:delText>
        </w:r>
      </w:del>
      <w:del w:id="5469" w:author="PR Preview" w:date="2026-01-01T00:00:00Z">
        <w:r>
          <w:rPr>
            <w:rStyle w:val="AttributeTok"/>
          </w:rPr>
          <w:delText xml:space="preserve">r_squared =</w:delText>
        </w:r>
      </w:del>
      <w:del w:id="5470" w:author="PR Preview" w:date="2026-01-01T00:00:00Z">
        <w:r>
          <w:rPr>
            <w:rStyle w:val="NormalTok"/>
          </w:rPr>
          <w:delText xml:space="preserve"> </w:delText>
        </w:r>
      </w:del>
      <w:del w:id="5471" w:author="PR Preview" w:date="2026-01-01T00:00:00Z">
        <w:r>
          <w:rPr>
            <w:rStyle w:val="FunctionTok"/>
          </w:rPr>
          <w:delText xml:space="preserve">vapply</w:delText>
        </w:r>
      </w:del>
      <w:del w:id="5472" w:author="PR Preview" w:date="2026-01-01T00:00:00Z">
        <w:r>
          <w:rPr>
            <w:rStyle w:val="NormalTok"/>
          </w:rPr>
          <w:delText xml:space="preserve">(mtcars_fits, \(f) </w:delText>
        </w:r>
      </w:del>
      <w:del w:id="5473" w:author="PR Preview" w:date="2026-01-01T00:00:00Z">
        <w:r>
          <w:rPr>
            <w:rStyle w:val="FunctionTok"/>
          </w:rPr>
          <w:delText xml:space="preserve">summary</w:delText>
        </w:r>
      </w:del>
      <w:del w:id="5474" w:author="PR Preview" w:date="2026-01-01T00:00:00Z">
        <w:r>
          <w:rPr>
            <w:rStyle w:val="NormalTok"/>
          </w:rPr>
          <w:delText xml:space="preserve">(f)</w:delText>
        </w:r>
      </w:del>
      <w:del w:id="5475" w:author="PR Preview" w:date="2026-01-01T00:00:00Z">
        <w:r>
          <w:rPr>
            <w:rStyle w:val="SpecialCharTok"/>
          </w:rPr>
          <w:delText xml:space="preserve">$</w:delText>
        </w:r>
      </w:del>
      <w:del w:id="5476" w:author="PR Preview" w:date="2026-01-01T00:00:00Z">
        <w:r>
          <w:rPr>
            <w:rStyle w:val="NormalTok"/>
          </w:rPr>
          <w:delText xml:space="preserve">r.squared, </w:delText>
        </w:r>
      </w:del>
      <w:del w:id="5477" w:author="PR Preview" w:date="2026-01-01T00:00:00Z">
        <w:r>
          <w:rPr>
            <w:rStyle w:val="FunctionTok"/>
          </w:rPr>
          <w:delText xml:space="preserve">numeric</w:delText>
        </w:r>
      </w:del>
      <w:del w:id="5478" w:author="PR Preview" w:date="2026-01-01T00:00:00Z">
        <w:r>
          <w:rPr>
            <w:rStyle w:val="NormalTok"/>
          </w:rPr>
          <w:delText xml:space="preserve">(</w:delText>
        </w:r>
      </w:del>
      <w:del w:id="5479" w:author="PR Preview" w:date="2026-01-01T00:00:00Z">
        <w:r>
          <w:rPr>
            <w:rStyle w:val="DecValTok"/>
          </w:rPr>
          <w:delText xml:space="preserve">1</w:delText>
        </w:r>
      </w:del>
      <w:del w:id="5480" w:author="PR Preview" w:date="2026-01-01T00:00:00Z">
        <w:r>
          <w:rPr>
            <w:rStyle w:val="NormalTok"/>
          </w:rPr>
          <w:delText xml:space="preserve">)),</w:delText>
        </w:r>
      </w:del>
      <w:del w:id="5481" w:author="PR Preview" w:date="2026-01-01T00:00:00Z">
        <w:r>
          <w:br/>
        </w:r>
      </w:del>
      <w:del w:id="5482" w:author="PR Preview" w:date="2026-01-01T00:00:00Z">
        <w:r>
          <w:rPr>
            <w:rStyle w:val="NormalTok"/>
          </w:rPr>
          <w:delText xml:space="preserve">  </w:delText>
        </w:r>
      </w:del>
      <w:del w:id="5483" w:author="PR Preview" w:date="2026-01-01T00:00:00Z">
        <w:r>
          <w:rPr>
            <w:rStyle w:val="AttributeTok"/>
          </w:rPr>
          <w:delText xml:space="preserve">adj_r_squared =</w:delText>
        </w:r>
      </w:del>
      <w:del w:id="5484" w:author="PR Preview" w:date="2026-01-01T00:00:00Z">
        <w:r>
          <w:rPr>
            <w:rStyle w:val="NormalTok"/>
          </w:rPr>
          <w:delText xml:space="preserve"> </w:delText>
        </w:r>
      </w:del>
      <w:del w:id="5485" w:author="PR Preview" w:date="2026-01-01T00:00:00Z">
        <w:r>
          <w:rPr>
            <w:rStyle w:val="FunctionTok"/>
          </w:rPr>
          <w:delText xml:space="preserve">vapply</w:delText>
        </w:r>
      </w:del>
      <w:del w:id="5486" w:author="PR Preview" w:date="2026-01-01T00:00:00Z">
        <w:r>
          <w:rPr>
            <w:rStyle w:val="NormalTok"/>
          </w:rPr>
          <w:delText xml:space="preserve">(</w:delText>
        </w:r>
      </w:del>
      <w:del w:id="5487" w:author="PR Preview" w:date="2026-01-01T00:00:00Z">
        <w:r>
          <w:br/>
        </w:r>
      </w:del>
      <w:del w:id="5488" w:author="PR Preview" w:date="2026-01-01T00:00:00Z">
        <w:r>
          <w:rPr>
            <w:rStyle w:val="NormalTok"/>
          </w:rPr>
          <w:delText xml:space="preserve">    mtcars_fits,</w:delText>
        </w:r>
      </w:del>
      <w:del w:id="5489" w:author="PR Preview" w:date="2026-01-01T00:00:00Z">
        <w:r>
          <w:br/>
        </w:r>
      </w:del>
      <w:del w:id="5490" w:author="PR Preview" w:date="2026-01-01T00:00:00Z">
        <w:r>
          <w:rPr>
            <w:rStyle w:val="NormalTok"/>
          </w:rPr>
          <w:delText xml:space="preserve">    \(f) {</w:delText>
        </w:r>
      </w:del>
      <w:del w:id="5491" w:author="PR Preview" w:date="2026-01-01T00:00:00Z">
        <w:r>
          <w:br/>
        </w:r>
      </w:del>
      <w:del w:id="5492" w:author="PR Preview" w:date="2026-01-01T00:00:00Z">
        <w:r>
          <w:rPr>
            <w:rStyle w:val="NormalTok"/>
          </w:rPr>
          <w:delText xml:space="preserve">      df </w:delText>
        </w:r>
      </w:del>
      <w:del w:id="5493" w:author="PR Preview" w:date="2026-01-01T00:00:00Z">
        <w:r>
          <w:rPr>
            <w:rStyle w:val="OtherTok"/>
          </w:rPr>
          <w:delText xml:space="preserve">&lt;-</w:delText>
        </w:r>
      </w:del>
      <w:del w:id="5494" w:author="PR Preview" w:date="2026-01-01T00:00:00Z">
        <w:r>
          <w:rPr>
            <w:rStyle w:val="NormalTok"/>
          </w:rPr>
          <w:delText xml:space="preserve"> </w:delText>
        </w:r>
      </w:del>
      <w:del w:id="5495" w:author="PR Preview" w:date="2026-01-01T00:00:00Z">
        <w:r>
          <w:rPr>
            <w:rStyle w:val="FunctionTok"/>
          </w:rPr>
          <w:delText xml:space="preserve">nrow</w:delText>
        </w:r>
      </w:del>
      <w:del w:id="5496" w:author="PR Preview" w:date="2026-01-01T00:00:00Z">
        <w:r>
          <w:rPr>
            <w:rStyle w:val="NormalTok"/>
          </w:rPr>
          <w:delText xml:space="preserve">(mtcars) </w:delText>
        </w:r>
      </w:del>
      <w:del w:id="5497" w:author="PR Preview" w:date="2026-01-01T00:00:00Z">
        <w:r>
          <w:rPr>
            <w:rStyle w:val="SpecialCharTok"/>
          </w:rPr>
          <w:delText xml:space="preserve">-</w:delText>
        </w:r>
      </w:del>
      <w:del w:id="5498" w:author="PR Preview" w:date="2026-01-01T00:00:00Z">
        <w:r>
          <w:rPr>
            <w:rStyle w:val="NormalTok"/>
          </w:rPr>
          <w:delText xml:space="preserve"> </w:delText>
        </w:r>
      </w:del>
      <w:del w:id="5499" w:author="PR Preview" w:date="2026-01-01T00:00:00Z">
        <w:r>
          <w:rPr>
            <w:rStyle w:val="FunctionTok"/>
          </w:rPr>
          <w:delText xml:space="preserve">length</w:delText>
        </w:r>
      </w:del>
      <w:del w:id="5500" w:author="PR Preview" w:date="2026-01-01T00:00:00Z">
        <w:r>
          <w:rPr>
            <w:rStyle w:val="NormalTok"/>
          </w:rPr>
          <w:delText xml:space="preserve">(</w:delText>
        </w:r>
      </w:del>
      <w:del w:id="5501" w:author="PR Preview" w:date="2026-01-01T00:00:00Z">
        <w:r>
          <w:rPr>
            <w:rStyle w:val="FunctionTok"/>
          </w:rPr>
          <w:delText xml:space="preserve">coef</w:delText>
        </w:r>
      </w:del>
      <w:del w:id="5502" w:author="PR Preview" w:date="2026-01-01T00:00:00Z">
        <w:r>
          <w:rPr>
            <w:rStyle w:val="NormalTok"/>
          </w:rPr>
          <w:delText xml:space="preserve">(f))</w:delText>
        </w:r>
      </w:del>
      <w:del w:id="5503" w:author="PR Preview" w:date="2026-01-01T00:00:00Z">
        <w:r>
          <w:br/>
        </w:r>
      </w:del>
      <w:del w:id="5504" w:author="PR Preview" w:date="2026-01-01T00:00:00Z">
        <w:r>
          <w:rPr>
            <w:rStyle w:val="NormalTok"/>
          </w:rPr>
          <w:delText xml:space="preserve">      </w:delText>
        </w:r>
      </w:del>
      <w:del w:id="5505" w:author="PR Preview" w:date="2026-01-01T00:00:00Z">
        <w:r>
          <w:rPr>
            <w:rStyle w:val="DecValTok"/>
          </w:rPr>
          <w:delText xml:space="preserve">1</w:delText>
        </w:r>
      </w:del>
      <w:del w:id="5506" w:author="PR Preview" w:date="2026-01-01T00:00:00Z">
        <w:r>
          <w:rPr>
            <w:rStyle w:val="NormalTok"/>
          </w:rPr>
          <w:delText xml:space="preserve"> </w:delText>
        </w:r>
      </w:del>
      <w:del w:id="5507" w:author="PR Preview" w:date="2026-01-01T00:00:00Z">
        <w:r>
          <w:rPr>
            <w:rStyle w:val="SpecialCharTok"/>
          </w:rPr>
          <w:delText xml:space="preserve">-</w:delText>
        </w:r>
      </w:del>
      <w:del w:id="5508" w:author="PR Preview" w:date="2026-01-01T00:00:00Z">
        <w:r>
          <w:rPr>
            <w:rStyle w:val="NormalTok"/>
          </w:rPr>
          <w:delText xml:space="preserve"> (</w:delText>
        </w:r>
      </w:del>
      <w:del w:id="5509" w:author="PR Preview" w:date="2026-01-01T00:00:00Z">
        <w:r>
          <w:rPr>
            <w:rStyle w:val="FunctionTok"/>
          </w:rPr>
          <w:delText xml:space="preserve">sum</w:delText>
        </w:r>
      </w:del>
      <w:del w:id="5510" w:author="PR Preview" w:date="2026-01-01T00:00:00Z">
        <w:r>
          <w:rPr>
            <w:rStyle w:val="NormalTok"/>
          </w:rPr>
          <w:delText xml:space="preserve">(</w:delText>
        </w:r>
      </w:del>
      <w:del w:id="5511" w:author="PR Preview" w:date="2026-01-01T00:00:00Z">
        <w:r>
          <w:rPr>
            <w:rStyle w:val="FunctionTok"/>
          </w:rPr>
          <w:delText xml:space="preserve">resid</w:delText>
        </w:r>
      </w:del>
      <w:del w:id="5512" w:author="PR Preview" w:date="2026-01-01T00:00:00Z">
        <w:r>
          <w:rPr>
            <w:rStyle w:val="NormalTok"/>
          </w:rPr>
          <w:delText xml:space="preserve">(f)</w:delText>
        </w:r>
      </w:del>
      <w:del w:id="5513" w:author="PR Preview" w:date="2026-01-01T00:00:00Z">
        <w:r>
          <w:rPr>
            <w:rStyle w:val="SpecialCharTok"/>
          </w:rPr>
          <w:delText xml:space="preserve">^</w:delText>
        </w:r>
      </w:del>
      <w:del w:id="5514" w:author="PR Preview" w:date="2026-01-01T00:00:00Z">
        <w:r>
          <w:rPr>
            <w:rStyle w:val="DecValTok"/>
          </w:rPr>
          <w:delText xml:space="preserve">2</w:delText>
        </w:r>
      </w:del>
      <w:del w:id="5515" w:author="PR Preview" w:date="2026-01-01T00:00:00Z">
        <w:r>
          <w:rPr>
            <w:rStyle w:val="NormalTok"/>
          </w:rPr>
          <w:delText xml:space="preserve">) </w:delText>
        </w:r>
      </w:del>
      <w:del w:id="5516" w:author="PR Preview" w:date="2026-01-01T00:00:00Z">
        <w:r>
          <w:rPr>
            <w:rStyle w:val="SpecialCharTok"/>
          </w:rPr>
          <w:delText xml:space="preserve">/</w:delText>
        </w:r>
      </w:del>
      <w:del w:id="5517" w:author="PR Preview" w:date="2026-01-01T00:00:00Z">
        <w:r>
          <w:rPr>
            <w:rStyle w:val="NormalTok"/>
          </w:rPr>
          <w:delText xml:space="preserve"> df) </w:delText>
        </w:r>
      </w:del>
      <w:del w:id="5518" w:author="PR Preview" w:date="2026-01-01T00:00:00Z">
        <w:r>
          <w:rPr>
            <w:rStyle w:val="SpecialCharTok"/>
          </w:rPr>
          <w:delText xml:space="preserve">/</w:delText>
        </w:r>
      </w:del>
      <w:del w:id="5519" w:author="PR Preview" w:date="2026-01-01T00:00:00Z">
        <w:r>
          <w:rPr>
            <w:rStyle w:val="NormalTok"/>
          </w:rPr>
          <w:delText xml:space="preserve"> (mtcars_tss </w:delText>
        </w:r>
      </w:del>
      <w:del w:id="5520" w:author="PR Preview" w:date="2026-01-01T00:00:00Z">
        <w:r>
          <w:rPr>
            <w:rStyle w:val="SpecialCharTok"/>
          </w:rPr>
          <w:delText xml:space="preserve">/</w:delText>
        </w:r>
      </w:del>
      <w:del w:id="5521" w:author="PR Preview" w:date="2026-01-01T00:00:00Z">
        <w:r>
          <w:rPr>
            <w:rStyle w:val="NormalTok"/>
          </w:rPr>
          <w:delText xml:space="preserve"> (</w:delText>
        </w:r>
      </w:del>
      <w:del w:id="5522" w:author="PR Preview" w:date="2026-01-01T00:00:00Z">
        <w:r>
          <w:rPr>
            <w:rStyle w:val="FunctionTok"/>
          </w:rPr>
          <w:delText xml:space="preserve">nrow</w:delText>
        </w:r>
      </w:del>
      <w:del w:id="5523" w:author="PR Preview" w:date="2026-01-01T00:00:00Z">
        <w:r>
          <w:rPr>
            <w:rStyle w:val="NormalTok"/>
          </w:rPr>
          <w:delText xml:space="preserve">(mtcars) </w:delText>
        </w:r>
      </w:del>
      <w:del w:id="5524" w:author="PR Preview" w:date="2026-01-01T00:00:00Z">
        <w:r>
          <w:rPr>
            <w:rStyle w:val="SpecialCharTok"/>
          </w:rPr>
          <w:delText xml:space="preserve">-</w:delText>
        </w:r>
      </w:del>
      <w:del w:id="5525" w:author="PR Preview" w:date="2026-01-01T00:00:00Z">
        <w:r>
          <w:rPr>
            <w:rStyle w:val="NormalTok"/>
          </w:rPr>
          <w:delText xml:space="preserve"> </w:delText>
        </w:r>
      </w:del>
      <w:del w:id="5526" w:author="PR Preview" w:date="2026-01-01T00:00:00Z">
        <w:r>
          <w:rPr>
            <w:rStyle w:val="DecValTok"/>
          </w:rPr>
          <w:delText xml:space="preserve">1</w:delText>
        </w:r>
      </w:del>
      <w:del w:id="5527" w:author="PR Preview" w:date="2026-01-01T00:00:00Z">
        <w:r>
          <w:rPr>
            <w:rStyle w:val="NormalTok"/>
          </w:rPr>
          <w:delText xml:space="preserve">))</w:delText>
        </w:r>
      </w:del>
      <w:del w:id="5528" w:author="PR Preview" w:date="2026-01-01T00:00:00Z">
        <w:r>
          <w:br/>
        </w:r>
      </w:del>
      <w:del w:id="5529" w:author="PR Preview" w:date="2026-01-01T00:00:00Z">
        <w:r>
          <w:rPr>
            <w:rStyle w:val="NormalTok"/>
          </w:rPr>
          <w:delText xml:space="preserve">    },</w:delText>
        </w:r>
      </w:del>
      <w:del w:id="5530" w:author="PR Preview" w:date="2026-01-01T00:00:00Z">
        <w:r>
          <w:br/>
        </w:r>
      </w:del>
      <w:del w:id="5531" w:author="PR Preview" w:date="2026-01-01T00:00:00Z">
        <w:r>
          <w:rPr>
            <w:rStyle w:val="NormalTok"/>
          </w:rPr>
          <w:delText xml:space="preserve">    </w:delText>
        </w:r>
      </w:del>
      <w:del w:id="5532" w:author="PR Preview" w:date="2026-01-01T00:00:00Z">
        <w:r>
          <w:rPr>
            <w:rStyle w:val="FunctionTok"/>
          </w:rPr>
          <w:delText xml:space="preserve">numeric</w:delText>
        </w:r>
      </w:del>
      <w:del w:id="5533" w:author="PR Preview" w:date="2026-01-01T00:00:00Z">
        <w:r>
          <w:rPr>
            <w:rStyle w:val="NormalTok"/>
          </w:rPr>
          <w:delText xml:space="preserve">(</w:delText>
        </w:r>
      </w:del>
      <w:del w:id="5534" w:author="PR Preview" w:date="2026-01-01T00:00:00Z">
        <w:r>
          <w:rPr>
            <w:rStyle w:val="DecValTok"/>
          </w:rPr>
          <w:delText xml:space="preserve">1</w:delText>
        </w:r>
      </w:del>
      <w:del w:id="5535" w:author="PR Preview" w:date="2026-01-01T00:00:00Z">
        <w:r>
          <w:rPr>
            <w:rStyle w:val="NormalTok"/>
          </w:rPr>
          <w:delText xml:space="preserve">)</w:delText>
        </w:r>
      </w:del>
      <w:del w:id="5536" w:author="PR Preview" w:date="2026-01-01T00:00:00Z">
        <w:r>
          <w:br/>
        </w:r>
      </w:del>
      <w:del w:id="5537" w:author="PR Preview" w:date="2026-01-01T00:00:00Z">
        <w:r>
          <w:rPr>
            <w:rStyle w:val="NormalTok"/>
          </w:rPr>
          <w:delText xml:space="preserve">  )</w:delText>
        </w:r>
      </w:del>
      <w:del w:id="5538" w:author="PR Preview" w:date="2026-01-01T00:00:00Z">
        <w:r>
          <w:br/>
        </w:r>
      </w:del>
      <w:del w:id="5539" w:author="PR Preview" w:date="2026-01-01T00:00:00Z">
        <w:r>
          <w:rPr>
            <w:rStyle w:val="NormalTok"/>
          </w:rPr>
          <w:delText xml:space="preserve">)</w:delText>
        </w:r>
      </w:del>
      <w:del w:id="5540" w:author="PR Preview" w:date="2026-01-01T00:00:00Z">
        <w:r>
          <w:br/>
        </w:r>
      </w:del>
      <w:del w:id="5541" w:author="PR Preview" w:date="2026-01-01T00:00:00Z">
        <w:r>
          <w:rPr>
            <w:rStyle w:val="NormalTok"/>
          </w:rPr>
          <w:delText xml:space="preserve">mtcars_criteria</w:delText>
        </w:r>
      </w:del>
      <w:del w:id="5542" w:author="PR Preview" w:date="2026-01-01T00:00:00Z">
        <w:r>
          <w:br/>
        </w:r>
      </w:del>
      <w:del w:id="5543" w:author="PR Preview" w:date="2026-01-01T00:00:00Z">
        <w:r>
          <w:rPr>
            <w:rStyle w:val="CommentTok"/>
          </w:rPr>
          <w:delText xml:space="preserve">#&gt; # A tibble: 4 × 3</w:delText>
        </w:r>
      </w:del>
      <w:del w:id="5544" w:author="PR Preview" w:date="2026-01-01T00:00:00Z">
        <w:r>
          <w:br/>
        </w:r>
      </w:del>
      <w:del w:id="5545" w:author="PR Preview" w:date="2026-01-01T00:00:00Z">
        <w:r>
          <w:rPr>
            <w:rStyle w:val="CommentTok"/>
          </w:rPr>
          <w:delText xml:space="preserve">#&gt;   predictors r_squared adj_r_squared</w:delText>
        </w:r>
      </w:del>
      <w:del w:id="5546" w:author="PR Preview" w:date="2026-01-01T00:00:00Z">
        <w:r>
          <w:br/>
        </w:r>
      </w:del>
      <w:del w:id="5547" w:author="PR Preview" w:date="2026-01-01T00:00:00Z">
        <w:r>
          <w:rPr>
            <w:rStyle w:val="CommentTok"/>
          </w:rPr>
          <w:delText xml:space="preserve">#&gt;        &lt;int&gt;     &lt;dbl&gt;         &lt;dbl&gt;</w:delText>
        </w:r>
      </w:del>
      <w:del w:id="5548" w:author="PR Preview" w:date="2026-01-01T00:00:00Z">
        <w:r>
          <w:br/>
        </w:r>
      </w:del>
      <w:del w:id="5549" w:author="PR Preview" w:date="2026-01-01T00:00:00Z">
        <w:r>
          <w:rPr>
            <w:rStyle w:val="CommentTok"/>
          </w:rPr>
          <w:delText xml:space="preserve">#&gt; 1          1     0.753         0.745</w:delText>
        </w:r>
      </w:del>
      <w:del w:id="5550" w:author="PR Preview" w:date="2026-01-01T00:00:00Z">
        <w:r>
          <w:br/>
        </w:r>
      </w:del>
      <w:del w:id="5551" w:author="PR Preview" w:date="2026-01-01T00:00:00Z">
        <w:r>
          <w:rPr>
            <w:rStyle w:val="CommentTok"/>
          </w:rPr>
          <w:delText xml:space="preserve">#&gt; 2          2     0.827         0.815</w:delText>
        </w:r>
      </w:del>
      <w:del w:id="5552" w:author="PR Preview" w:date="2026-01-01T00:00:00Z">
        <w:r>
          <w:br/>
        </w:r>
      </w:del>
      <w:del w:id="5553" w:author="PR Preview" w:date="2026-01-01T00:00:00Z">
        <w:r>
          <w:rPr>
            <w:rStyle w:val="CommentTok"/>
          </w:rPr>
          <w:delText xml:space="preserve">#&gt; 3          3     0.835         0.817</w:delText>
        </w:r>
      </w:del>
      <w:del w:id="5554" w:author="PR Preview" w:date="2026-01-01T00:00:00Z">
        <w:r>
          <w:br/>
        </w:r>
      </w:del>
      <w:del w:id="5555" w:author="PR Preview" w:date="2026-01-01T00:00:00Z">
        <w:r>
          <w:rPr>
            <w:rStyle w:val="CommentTok"/>
          </w:rPr>
          <w:delText xml:space="preserve">#&gt; 4          4     0.845         0.822</w:delText>
        </w:r>
      </w:del>
    </w:p>
    <w:p>
      <w:pPr>
        <w:pStyle w:val="FirstParagraph"/>
      </w:pPr>
      <w:del w:id="5556" w:author="PR Preview" w:date="2026-01-01T00:00:00Z">
        <w:r>
          <w:delText xml:space="preserve">The</w:delText>
        </w:r>
      </w:del>
      <w:del w:id="5557" w:author="PR Preview" w:date="2026-01-01T00:00:00Z">
        <w:r>
          <w:delText xml:space="preserve"> </w:delText>
        </w:r>
      </w:del>
      <w:hyperlink r:id="rId11">
        <w:del w:id="5558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5559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5560" w:author="PR Preview" w:date="2026-01-01T00:00:00Z">
        <w:r>
          <w:delText xml:space="preserve"> </w:delText>
        </w:r>
      </w:del>
      <w:del w:id="5561" w:author="PR Preview" w:date="2026-01-01T00:00:00Z">
        <w:r>
          <w:delText xml:space="preserve">never falls as a predictor is added,</w:delText>
        </w:r>
      </w:del>
      <w:del w:id="5562" w:author="PR Preview" w:date="2026-01-01T00:00:00Z">
        <w:r>
          <w:delText xml:space="preserve"> </w:delText>
        </w:r>
      </w:del>
      <w:del w:id="5563" w:author="PR Preview" w:date="2026-01-01T00:00:00Z">
        <w:r>
          <w:delText xml:space="preserve">and here it rises from 0.753 to 0.845.</w:delText>
        </w:r>
      </w:del>
      <w:del w:id="5564" w:author="PR Preview" w:date="2026-01-01T00:00:00Z">
        <w:r>
          <w:delText xml:space="preserve"> </w:delText>
        </w:r>
      </w:del>
      <w:del w:id="5565" w:author="PR Preview" w:date="2026-01-01T00:00:00Z">
        <w:r>
          <w:delText xml:space="preserve">The</w:delText>
        </w:r>
      </w:del>
      <w:del w:id="5566" w:author="PR Preview" w:date="2026-01-01T00:00:00Z">
        <w:r>
          <w:delText xml:space="preserve"> </w:delText>
        </w:r>
      </w:del>
      <w:hyperlink w:anchor="def-adjusted-r-squared">
        <w:del w:id="5567" w:author="PR Preview" w:date="2026-01-01T00:00:00Z">
          <w:r>
            <w:rPr>
              <w:rStyle w:val="Hyperlink"/>
            </w:rPr>
            <w:delText xml:space="preserve">adjusted coefficient of determination</w:delText>
          </w:r>
        </w:del>
      </w:hyperlink>
      <w:del w:id="5568" w:author="PR Preview" w:date="2026-01-01T00:00:00Z">
        <w:r>
          <w:delText xml:space="preserve"> </w:delText>
        </w:r>
      </w:del>
      <w:del w:id="5569" w:author="PR Preview" w:date="2026-01-01T00:00:00Z">
        <w:r>
          <w:delText xml:space="preserve">rises more slowly,</w:delText>
        </w:r>
      </w:del>
      <w:del w:id="5570" w:author="PR Preview" w:date="2026-01-01T00:00:00Z">
        <w:r>
          <w:delText xml:space="preserve"> </w:delText>
        </w:r>
      </w:del>
      <w:del w:id="5571" w:author="PR Preview" w:date="2026-01-01T00:00:00Z">
        <w:r>
          <w:delText xml:space="preserve">from 0.745 to 0.822,</w:delText>
        </w:r>
      </w:del>
      <w:del w:id="5572" w:author="PR Preview" w:date="2026-01-01T00:00:00Z">
        <w:r>
          <w:delText xml:space="preserve"> </w:delText>
        </w:r>
      </w:del>
      <w:del w:id="5573" w:author="PR Preview" w:date="2026-01-01T00:00:00Z">
        <w:r>
          <w:delText xml:space="preserve">because each added predictor costs a degree of freedom.</w:delText>
        </w:r>
      </w:del>
      <w:del w:id="5574" w:author="PR Preview" w:date="2026-01-01T00:00:00Z">
        <w:r>
          <w:delText xml:space="preserve"> </w:delText>
        </w:r>
      </w:del>
      <w:del w:id="5575" w:author="PR Preview" w:date="2026-01-01T00:00:00Z">
        <w:r>
          <w:delText xml:space="preserve">It is largest for the model with 4 predictors.</w:delText>
        </w:r>
      </w:del>
      <w:del w:id="5576" w:author="PR Preview" w:date="2026-01-01T00:00:00Z">
        <w:r>
          <w:delText xml:space="preserve"> </w:delText>
        </w:r>
      </w:del>
      <w:del w:id="5577" w:author="PR Preview" w:date="2026-01-01T00:00:00Z">
        <w:r>
          <w:delText xml:space="preserve">Its formula matches the</w:delText>
        </w:r>
      </w:del>
      <w:del w:id="5578" w:author="PR Preview" w:date="2026-01-01T00:00:00Z">
        <w:r>
          <w:delText xml:space="preserve"> </w:delText>
        </w:r>
      </w:del>
      <w:del w:id="5579" w:author="PR Preview" w:date="2026-01-01T00:00:00Z">
        <w:r>
          <w:rPr>
            <w:rStyle w:val="VerbatimChar"/>
          </w:rPr>
          <w:delText xml:space="preserve">adj.r.squared</w:delText>
        </w:r>
      </w:del>
      <w:del w:id="5580" w:author="PR Preview" w:date="2026-01-01T00:00:00Z">
        <w:r>
          <w:delText xml:space="preserve"> </w:delText>
        </w:r>
      </w:del>
      <w:del w:id="5581" w:author="PR Preview" w:date="2026-01-01T00:00:00Z">
        <w:r>
          <w:delText xml:space="preserve">that</w:delText>
        </w:r>
      </w:del>
      <w:del w:id="5582" w:author="PR Preview" w:date="2026-01-01T00:00:00Z">
        <w:r>
          <w:delText xml:space="preserve"> </w:delText>
        </w:r>
      </w:del>
      <w:del w:id="5583" w:author="PR Preview" w:date="2026-01-01T00:00:00Z">
        <w:r>
          <w:rPr>
            <w:rStyle w:val="VerbatimChar"/>
          </w:rPr>
          <w:delText xml:space="preserve">summary()</w:delText>
        </w:r>
      </w:del>
      <w:del w:id="5584" w:author="PR Preview" w:date="2026-01-01T00:00:00Z">
        <w:r>
          <w:delText xml:space="preserve"> </w:delText>
        </w:r>
      </w:del>
      <w:del w:id="5585" w:author="PR Preview" w:date="2026-01-01T00:00:00Z">
        <w:r>
          <w:delText xml:space="preserve">reports:</w:delText>
        </w:r>
      </w:del>
      <w:del w:id="5586" w:author="PR Preview" w:date="2026-01-01T00:00:00Z">
        <w:r>
          <w:delText xml:space="preserve"> </w:delText>
        </w:r>
      </w:del>
      <w:del w:id="5587" w:author="PR Preview" w:date="2026-01-01T00:00:00Z">
        <w:r>
          <w:delText xml:space="preserve">TRUE.</w:delText>
        </w:r>
      </w:del>
    </w:p>
    <w:p>
      <w:pPr>
        <w:pStyle w:val="BodyText"/>
      </w:pPr>
      <w:del w:id="5588" w:author="PR Preview" w:date="2026-01-01T00:00:00Z">
        <w:r>
          <w:rPr>
            <w:b/>
            <w:bCs/>
          </w:rPr>
          <w:delText xml:space="preserve">Definition 68 (Mallows’</w:delText>
        </w:r>
      </w:del>
      <w:del w:id="558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5590" w:author="PR Preview" w:date="2026-01-01T00:00:00Z">
        <w:r>
          <w:rPr>
            <w:b/>
            <w:bCs/>
          </w:rPr>
          <w:delText xml:space="preserve">)</w:delText>
        </w:r>
      </w:del>
      <w:del w:id="5591" w:author="PR Preview" w:date="2026-01-01T00:00:00Z">
        <w:r>
          <w:delText xml:space="preserve"> </w:delText>
        </w:r>
      </w:del>
      <w:del w:id="5592" w:author="PR Preview" w:date="2026-01-01T00:00:00Z">
        <w:r>
          <w:delText xml:space="preserve">Let a least squares regression model with</w:delText>
        </w:r>
      </w:del>
      <w:del w:id="5593" w:author="PR Preview" w:date="2026-01-01T00:00:00Z">
        <w:r>
          <w:delText xml:space="preserve"> </w:delText>
        </w:r>
      </w:del>
      <m:oMath>
        <m:r>
          <m:t>p</m:t>
        </m:r>
      </m:oMath>
      <w:del w:id="5594" w:author="PR Preview" w:date="2026-01-01T00:00:00Z">
        <w:r>
          <w:delText xml:space="preserve"> </w:delText>
        </w:r>
      </w:del>
      <w:del w:id="5595" w:author="PR Preview" w:date="2026-01-01T00:00:00Z">
        <w:r>
          <w:delText xml:space="preserve">predictors be fitted to</w:delText>
        </w:r>
      </w:del>
      <w:del w:id="5596" w:author="PR Preview" w:date="2026-01-01T00:00:00Z">
        <w:r>
          <w:delText xml:space="preserve"> </w:delText>
        </w:r>
      </w:del>
      <m:oMath>
        <m:r>
          <m:t>n</m:t>
        </m:r>
      </m:oMath>
      <w:del w:id="5597" w:author="PR Preview" w:date="2026-01-01T00:00:00Z">
        <w:r>
          <w:delText xml:space="preserve"> </w:delText>
        </w:r>
      </w:del>
      <w:del w:id="5598" w:author="PR Preview" w:date="2026-01-01T00:00:00Z">
        <w:r>
          <w:delText xml:space="preserve">observations,</w:delText>
        </w:r>
      </w:del>
      <w:del w:id="5599" w:author="PR Preview" w:date="2026-01-01T00:00:00Z">
        <w:r>
          <w:delText xml:space="preserve"> </w:delText>
        </w:r>
      </w:del>
      <w:del w:id="5600" w:author="PR Preview" w:date="2026-01-01T00:00:00Z">
        <w:r>
          <w:delText xml:space="preserve">and let</w:delText>
        </w:r>
      </w:del>
      <w:del w:id="56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5602" w:author="PR Preview" w:date="2026-01-01T00:00:00Z">
        <w:r>
          <w:delText xml:space="preserve"> </w:delText>
        </w:r>
      </w:del>
      <w:del w:id="5603" w:author="PR Preview" w:date="2026-01-01T00:00:00Z">
        <w:r>
          <w:delText xml:space="preserve">be an</w:delText>
        </w:r>
      </w:del>
      <w:del w:id="5604" w:author="PR Preview" w:date="2026-01-01T00:00:00Z">
        <w:r>
          <w:delText xml:space="preserve"> </w:delText>
        </w:r>
      </w:del>
      <w:hyperlink r:id="rId103">
        <w:del w:id="5605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5606" w:author="PR Preview" w:date="2026-01-01T00:00:00Z">
        <w:r>
          <w:delText xml:space="preserve"> </w:delText>
        </w:r>
      </w:del>
      <w:del w:id="5607" w:author="PR Preview" w:date="2026-01-01T00:00:00Z">
        <w:r>
          <w:delText xml:space="preserve">of the</w:delText>
        </w:r>
      </w:del>
      <w:del w:id="5608" w:author="PR Preview" w:date="2026-01-01T00:00:00Z">
        <w:r>
          <w:delText xml:space="preserve"> </w:delText>
        </w:r>
      </w:del>
      <w:hyperlink w:anchor="def-noise">
        <w:del w:id="560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610" w:author="PR Preview" w:date="2026-01-01T00:00:00Z">
        <w:r>
          <w:delText xml:space="preserve"> </w:delText>
        </w:r>
      </w:del>
      <w:hyperlink r:id="rId155">
        <w:del w:id="561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61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613" w:author="PR Preview" w:date="2026-01-01T00:00:00Z">
        <w:r>
          <w:delText xml:space="preserve">,</w:delText>
        </w:r>
      </w:del>
      <w:del w:id="5614" w:author="PR Preview" w:date="2026-01-01T00:00:00Z">
        <w:r>
          <w:delText xml:space="preserve"> </w:delText>
        </w:r>
      </w:del>
      <w:del w:id="5615" w:author="PR Preview" w:date="2026-01-01T00:00:00Z">
        <w:r>
          <w:delText xml:space="preserve">usually the</w:delText>
        </w:r>
      </w:del>
      <w:del w:id="5616" w:author="PR Preview" w:date="2026-01-01T00:00:00Z">
        <w:r>
          <w:delText xml:space="preserve"> </w:delText>
        </w:r>
      </w:del>
      <w:hyperlink r:id="rId12">
        <w:del w:id="5617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5618" w:author="PR Preview" w:date="2026-01-01T00:00:00Z">
        <w:r>
          <w:delText xml:space="preserve"> </w:delText>
        </w:r>
      </w:del>
      <w:del w:id="5619" w:author="PR Preview" w:date="2026-01-01T00:00:00Z">
        <w:r>
          <w:delText xml:space="preserve">variance of the model with all the predictors under consideration.</w:delText>
        </w:r>
      </w:del>
      <w:del w:id="5620" w:author="PR Preview" w:date="2026-01-01T00:00:00Z">
        <w:r>
          <w:delText xml:space="preserve"> </w:delText>
        </w:r>
      </w:del>
      <w:del w:id="5621" w:author="PR Preview" w:date="2026-01-01T00:00:00Z">
        <w:r>
          <w:rPr>
            <w:b/>
            <w:bCs/>
          </w:rPr>
          <w:delText xml:space="preserve">Mallows’</w:delText>
        </w:r>
      </w:del>
      <w:del w:id="562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5623" w:author="PR Preview" w:date="2026-01-01T00:00:00Z">
        <w:r>
          <w:delText xml:space="preserve"> </w:delText>
        </w:r>
      </w:del>
      <w:del w:id="5624" w:author="PR Preview" w:date="2026-01-01T00:00:00Z">
        <w:r>
          <w:delText xml:space="preserve">of the</w:delText>
        </w:r>
      </w:del>
      <w:del w:id="5625" w:author="PR Preview" w:date="2026-01-01T00:00:00Z">
        <w:r>
          <w:delText xml:space="preserve"> </w:delText>
        </w:r>
      </w:del>
      <w:hyperlink w:anchor="def-fitted-model">
        <w:del w:id="562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627" w:author="PR Preview" w:date="2026-01-01T00:00:00Z">
        <w:r>
          <w:delText xml:space="preserve"> </w:delText>
        </w:r>
      </w:del>
      <w:del w:id="5628" w:author="PR Preview" w:date="2026-01-01T00:00:00Z">
        <w:r>
          <w:delText xml:space="preserve">is</w:delText>
        </w:r>
      </w:del>
    </w:p>
    <w:p>
      <w:pPr>
        <w:pStyle w:val="BodyText"/>
      </w:pPr>
      <w:del w:id="5629" w:author="PR Preview" w:date="2026-01-01T00:00:00Z">
        <w:r>
          <w:delText xml:space="preserve">$$
    C_p \stackrel{\text{def}}{=}\frac{1}{n} \mathopen{}\left(\text{RSS}(\hat{\mathord{\smash[b]{\underset{\raise.3ex\hbox{$\scriptstyle\sim$}}{\theta}}\vphantom{\theta}}}) + 2 p\hat{\sigma^2}\right)\mathclose{},
    $$</w:delText>
        </w:r>
      </w:del>
    </w:p>
    <w:p>
      <w:pPr>
        <w:pStyle w:val="FirstParagraph"/>
      </w:pPr>
      <w:del w:id="5630" w:author="PR Preview" w:date="2026-01-01T00:00:00Z">
        <w:r>
          <w:delText xml:space="preserve">the average of the</w:delText>
        </w:r>
      </w:del>
      <w:del w:id="5631" w:author="PR Preview" w:date="2026-01-01T00:00:00Z">
        <w:r>
          <w:delText xml:space="preserve"> </w:delText>
        </w:r>
      </w:del>
      <w:hyperlink r:id="rId27">
        <w:del w:id="5632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633" w:author="PR Preview" w:date="2026-01-01T00:00:00Z">
        <w:r>
          <w:delText xml:space="preserve"> </w:delText>
        </w:r>
      </w:del>
      <w:del w:id="5634" w:author="PR Preview" w:date="2026-01-01T00:00:00Z">
        <w:r>
          <w:delText xml:space="preserve">plus a penalty of</w:delText>
        </w:r>
      </w:del>
      <w:del w:id="5635" w:author="PR Preview" w:date="2026-01-01T00:00:00Z">
        <w:r>
          <w:delText xml:space="preserve"> </w:delText>
        </w:r>
      </w:del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5636" w:author="PR Preview" w:date="2026-01-01T00:00:00Z">
        <w:r>
          <w:delText xml:space="preserve"> </w:delText>
        </w:r>
      </w:del>
      <w:del w:id="5637" w:author="PR Preview" w:date="2026-01-01T00:00:00Z">
        <w:r>
          <w:delText xml:space="preserve">for each predictor.</w:delText>
        </w:r>
      </w:del>
      <w:del w:id="5638" w:author="PR Preview" w:date="2026-01-01T00:00:00Z">
        <w:r>
          <w:delText xml:space="preserve"> </w:delText>
        </w:r>
      </w:del>
      <w:del w:id="5639" w:author="PR Preview" w:date="2026-01-01T00:00:00Z">
        <w:r>
          <w:delText xml:space="preserve">A smaller value is better.</w:delText>
        </w:r>
      </w:del>
    </w:p>
    <w:p>
      <w:pPr>
        <w:pStyle w:val="BodyText"/>
      </w:pPr>
      <w:del w:id="5640" w:author="PR Preview" w:date="2026-01-01T00:00:00Z">
        <w:r>
          <w:delText xml:space="preserve">Source:</w:delText>
        </w:r>
      </w:del>
      <w:del w:id="5641" w:author="PR Preview" w:date="2026-01-01T00:00:00Z">
        <w:r>
          <w:delText xml:space="preserve"> </w:delText>
        </w:r>
      </w:del>
      <w:del w:id="5642" w:author="PR Preview" w:date="2026-01-01T00:00:00Z">
        <w:r>
          <w:delText xml:space="preserve">Mallows [15]</w:delText>
        </w:r>
      </w:del>
      <w:del w:id="5643" w:author="PR Preview" w:date="2026-01-01T00:00:00Z">
        <w:r>
          <w:delText xml:space="preserve">.</w:delText>
        </w:r>
      </w:del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This scaling is that of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James et al. [5, Sec. 6.1.3]</w:delText>
        </w:r>
      </w:del>
      <w:del w:id="5648" w:author="PR Preview" w:date="2026-01-01T00:00:00Z">
        <w:r>
          <w:delText xml:space="preserve">.</w:delText>
        </w:r>
      </w:del>
    </w:p>
    <w:p>
      <w:pPr>
        <w:pStyle w:val="BodyText"/>
      </w:pPr>
      <w:del w:id="5649" w:author="PR Preview" w:date="2026-01-01T00:00:00Z">
        <w:r>
          <w:rPr>
            <w:b/>
            <w:bCs/>
          </w:rPr>
          <w:delText xml:space="preserve">Example 39 (Mallows’</w:delText>
        </w:r>
      </w:del>
      <w:del w:id="565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5651" w:author="PR Preview" w:date="2026-01-01T00:00:00Z">
        <w:r>
          <w:rPr>
            <w:b/>
            <w:bCs/>
          </w:rPr>
          <w:delText xml:space="preserve"> </w:delText>
        </w:r>
      </w:del>
      <w:del w:id="5652" w:author="PR Preview" w:date="2026-01-01T00:00:00Z">
        <w:r>
          <w:rPr>
            <w:b/>
            <w:bCs/>
          </w:rPr>
          <w:delText xml:space="preserve">of nested</w:delText>
        </w:r>
      </w:del>
      <w:del w:id="5653" w:author="PR Preview" w:date="2026-01-01T00:00:00Z">
        <w:r>
          <w:rPr>
            <w:b/>
            <w:bCs/>
          </w:rPr>
          <w:delText xml:space="preserve"> </w:delText>
        </w:r>
      </w:del>
      <w:del w:id="565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655" w:author="PR Preview" w:date="2026-01-01T00:00:00Z">
        <w:r>
          <w:rPr>
            <w:b/>
            <w:bCs/>
          </w:rPr>
          <w:delText xml:space="preserve"> </w:delText>
        </w:r>
      </w:del>
      <w:del w:id="5656" w:author="PR Preview" w:date="2026-01-01T00:00:00Z">
        <w:r>
          <w:rPr>
            <w:b/>
            <w:bCs/>
          </w:rPr>
          <w:delText xml:space="preserve">models)</w:delText>
        </w:r>
      </w:del>
      <w:del w:id="5657" w:author="PR Preview" w:date="2026-01-01T00:00:00Z">
        <w:r>
          <w:delText xml:space="preserve"> </w:delText>
        </w:r>
      </w:del>
      <w:del w:id="5658" w:author="PR Preview" w:date="2026-01-01T00:00:00Z">
        <w:r>
          <w:delText xml:space="preserve">This example computes</w:delText>
        </w:r>
      </w:del>
      <w:del w:id="5659" w:author="PR Preview" w:date="2026-01-01T00:00:00Z">
        <w:r>
          <w:delText xml:space="preserve"> </w:delText>
        </w:r>
      </w:del>
      <w:hyperlink w:anchor="def-mallows-cp">
        <w:del w:id="5660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5661" w:author="PR Preview" w:date="2026-01-01T00:00:00Z">
        <w:r>
          <w:delText xml:space="preserve"> </w:delText>
        </w:r>
      </w:del>
      <w:del w:id="5662" w:author="PR Preview" w:date="2026-01-01T00:00:00Z">
        <w:r>
          <w:delText xml:space="preserve">for the four models of</w:delText>
        </w:r>
      </w:del>
      <w:del w:id="5663" w:author="PR Preview" w:date="2026-01-01T00:00:00Z">
        <w:r>
          <w:delText xml:space="preserve"> </w:delText>
        </w:r>
      </w:del>
      <w:hyperlink w:anchor="exm-adjusted-r-squared">
        <w:del w:id="5664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5665" w:author="PR Preview" w:date="2026-01-01T00:00:00Z">
        <w:r>
          <w:delText xml:space="preserve">.</w:delText>
        </w:r>
      </w:del>
      <w:del w:id="5666" w:author="PR Preview" w:date="2026-01-01T00:00:00Z">
        <w:r>
          <w:delText xml:space="preserve"> </w:delText>
        </w:r>
      </w:del>
      <w:del w:id="5667" w:author="PR Preview" w:date="2026-01-01T00:00:00Z">
        <w:r>
          <w:delText xml:space="preserve">The</w:delText>
        </w:r>
      </w:del>
      <w:del w:id="5668" w:author="PR Preview" w:date="2026-01-01T00:00:00Z">
        <w:r>
          <w:delText xml:space="preserve"> </w:delText>
        </w:r>
      </w:del>
      <w:hyperlink r:id="rId103">
        <w:del w:id="5669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567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5671" w:author="PR Preview" w:date="2026-01-01T00:00:00Z">
        <w:r>
          <w:delText xml:space="preserve"> </w:delText>
        </w:r>
      </w:del>
      <w:del w:id="5672" w:author="PR Preview" w:date="2026-01-01T00:00:00Z">
        <w:r>
          <w:delText xml:space="preserve">of the</w:delText>
        </w:r>
      </w:del>
      <w:del w:id="5673" w:author="PR Preview" w:date="2026-01-01T00:00:00Z">
        <w:r>
          <w:delText xml:space="preserve"> </w:delText>
        </w:r>
      </w:del>
      <w:hyperlink w:anchor="def-noise">
        <w:del w:id="5674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675" w:author="PR Preview" w:date="2026-01-01T00:00:00Z">
        <w:r>
          <w:delText xml:space="preserve"> </w:delText>
        </w:r>
      </w:del>
      <w:hyperlink r:id="rId155">
        <w:del w:id="5676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677" w:author="PR Preview" w:date="2026-01-01T00:00:00Z">
        <w:r>
          <w:delText xml:space="preserve"> </w:delText>
        </w:r>
      </w:del>
      <w:del w:id="5678" w:author="PR Preview" w:date="2026-01-01T00:00:00Z">
        <w:r>
          <w:delText xml:space="preserve">is the</w:delText>
        </w:r>
      </w:del>
      <w:del w:id="5679" w:author="PR Preview" w:date="2026-01-01T00:00:00Z">
        <w:r>
          <w:delText xml:space="preserve"> </w:delText>
        </w:r>
      </w:del>
      <w:hyperlink r:id="rId12">
        <w:del w:id="5680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5681" w:author="PR Preview" w:date="2026-01-01T00:00:00Z">
        <w:r>
          <w:delText xml:space="preserve"> </w:delText>
        </w:r>
      </w:del>
      <w:del w:id="5682" w:author="PR Preview" w:date="2026-01-01T00:00:00Z">
        <w:r>
          <w:delText xml:space="preserve">variance of the model with all four predictors,</w:delText>
        </w:r>
      </w:del>
      <w:del w:id="5683" w:author="PR Preview" w:date="2026-01-01T00:00:00Z">
        <w:r>
          <w:delText xml:space="preserve"> </w:delText>
        </w:r>
      </w:del>
      <w:del w:id="5684" w:author="PR Preview" w:date="2026-01-01T00:00:00Z">
        <w:r>
          <w:delText xml:space="preserve">6.45.</w:delText>
        </w:r>
      </w:del>
    </w:p>
    <w:p>
      <w:pPr>
        <w:pStyle w:val="SourceCode"/>
      </w:pPr>
      <w:del w:id="5685" w:author="PR Preview" w:date="2026-01-01T00:00:00Z">
        <w:r>
          <w:rPr>
            <w:rStyle w:val="NormalTok"/>
          </w:rPr>
          <w:delText xml:space="preserve">mtcars_cp </w:delText>
        </w:r>
      </w:del>
      <w:del w:id="5686" w:author="PR Preview" w:date="2026-01-01T00:00:00Z">
        <w:r>
          <w:rPr>
            <w:rStyle w:val="OtherTok"/>
          </w:rPr>
          <w:delText xml:space="preserve">&lt;-</w:delText>
        </w:r>
      </w:del>
      <w:del w:id="5687" w:author="PR Preview" w:date="2026-01-01T00:00:00Z">
        <w:r>
          <w:rPr>
            <w:rStyle w:val="NormalTok"/>
          </w:rPr>
          <w:delText xml:space="preserve"> </w:delText>
        </w:r>
      </w:del>
      <w:del w:id="5688" w:author="PR Preview" w:date="2026-01-01T00:00:00Z">
        <w:r>
          <w:rPr>
            <w:rStyle w:val="FunctionTok"/>
          </w:rPr>
          <w:delText xml:space="preserve">vapply</w:delText>
        </w:r>
      </w:del>
      <w:del w:id="5689" w:author="PR Preview" w:date="2026-01-01T00:00:00Z">
        <w:r>
          <w:rPr>
            <w:rStyle w:val="NormalTok"/>
          </w:rPr>
          <w:delText xml:space="preserve">(</w:delText>
        </w:r>
      </w:del>
      <w:del w:id="5690" w:author="PR Preview" w:date="2026-01-01T00:00:00Z">
        <w:r>
          <w:br/>
        </w:r>
      </w:del>
      <w:del w:id="5691" w:author="PR Preview" w:date="2026-01-01T00:00:00Z">
        <w:r>
          <w:rPr>
            <w:rStyle w:val="NormalTok"/>
          </w:rPr>
          <w:delText xml:space="preserve">  </w:delText>
        </w:r>
      </w:del>
      <w:del w:id="5692" w:author="PR Preview" w:date="2026-01-01T00:00:00Z">
        <w:r>
          <w:rPr>
            <w:rStyle w:val="FunctionTok"/>
          </w:rPr>
          <w:delText xml:space="preserve">seq_along</w:delText>
        </w:r>
      </w:del>
      <w:del w:id="5693" w:author="PR Preview" w:date="2026-01-01T00:00:00Z">
        <w:r>
          <w:rPr>
            <w:rStyle w:val="NormalTok"/>
          </w:rPr>
          <w:delText xml:space="preserve">(mtcars_fits),</w:delText>
        </w:r>
      </w:del>
      <w:del w:id="5694" w:author="PR Preview" w:date="2026-01-01T00:00:00Z">
        <w:r>
          <w:br/>
        </w:r>
      </w:del>
      <w:del w:id="5695" w:author="PR Preview" w:date="2026-01-01T00:00:00Z">
        <w:r>
          <w:rPr>
            <w:rStyle w:val="NormalTok"/>
          </w:rPr>
          <w:delText xml:space="preserve">  \(k) {</w:delText>
        </w:r>
      </w:del>
      <w:del w:id="5696" w:author="PR Preview" w:date="2026-01-01T00:00:00Z">
        <w:r>
          <w:br/>
        </w:r>
      </w:del>
      <w:del w:id="5697" w:author="PR Preview" w:date="2026-01-01T00:00:00Z">
        <w:r>
          <w:rPr>
            <w:rStyle w:val="NormalTok"/>
          </w:rPr>
          <w:delText xml:space="preserve">    rss </w:delText>
        </w:r>
      </w:del>
      <w:del w:id="5698" w:author="PR Preview" w:date="2026-01-01T00:00:00Z">
        <w:r>
          <w:rPr>
            <w:rStyle w:val="OtherTok"/>
          </w:rPr>
          <w:delText xml:space="preserve">&lt;-</w:delText>
        </w:r>
      </w:del>
      <w:del w:id="5699" w:author="PR Preview" w:date="2026-01-01T00:00:00Z">
        <w:r>
          <w:rPr>
            <w:rStyle w:val="NormalTok"/>
          </w:rPr>
          <w:delText xml:space="preserve"> </w:delText>
        </w:r>
      </w:del>
      <w:del w:id="5700" w:author="PR Preview" w:date="2026-01-01T00:00:00Z">
        <w:r>
          <w:rPr>
            <w:rStyle w:val="FunctionTok"/>
          </w:rPr>
          <w:delText xml:space="preserve">sum</w:delText>
        </w:r>
      </w:del>
      <w:del w:id="5701" w:author="PR Preview" w:date="2026-01-01T00:00:00Z">
        <w:r>
          <w:rPr>
            <w:rStyle w:val="NormalTok"/>
          </w:rPr>
          <w:delText xml:space="preserve">(</w:delText>
        </w:r>
      </w:del>
      <w:del w:id="5702" w:author="PR Preview" w:date="2026-01-01T00:00:00Z">
        <w:r>
          <w:rPr>
            <w:rStyle w:val="FunctionTok"/>
          </w:rPr>
          <w:delText xml:space="preserve">resid</w:delText>
        </w:r>
      </w:del>
      <w:del w:id="5703" w:author="PR Preview" w:date="2026-01-01T00:00:00Z">
        <w:r>
          <w:rPr>
            <w:rStyle w:val="NormalTok"/>
          </w:rPr>
          <w:delText xml:space="preserve">(mtcars_fits[[k]])</w:delText>
        </w:r>
      </w:del>
      <w:del w:id="5704" w:author="PR Preview" w:date="2026-01-01T00:00:00Z">
        <w:r>
          <w:rPr>
            <w:rStyle w:val="SpecialCharTok"/>
          </w:rPr>
          <w:delText xml:space="preserve">^</w:delText>
        </w:r>
      </w:del>
      <w:del w:id="5705" w:author="PR Preview" w:date="2026-01-01T00:00:00Z">
        <w:r>
          <w:rPr>
            <w:rStyle w:val="DecValTok"/>
          </w:rPr>
          <w:delText xml:space="preserve">2</w:delText>
        </w:r>
      </w:del>
      <w:del w:id="5706" w:author="PR Preview" w:date="2026-01-01T00:00:00Z">
        <w:r>
          <w:rPr>
            <w:rStyle w:val="NormalTok"/>
          </w:rPr>
          <w:delText xml:space="preserve">)</w:delText>
        </w:r>
      </w:del>
      <w:del w:id="5707" w:author="PR Preview" w:date="2026-01-01T00:00:00Z">
        <w:r>
          <w:br/>
        </w:r>
      </w:del>
      <w:del w:id="5708" w:author="PR Preview" w:date="2026-01-01T00:00:00Z">
        <w:r>
          <w:rPr>
            <w:rStyle w:val="NormalTok"/>
          </w:rPr>
          <w:delText xml:space="preserve">    (rss </w:delText>
        </w:r>
      </w:del>
      <w:del w:id="5709" w:author="PR Preview" w:date="2026-01-01T00:00:00Z">
        <w:r>
          <w:rPr>
            <w:rStyle w:val="SpecialCharTok"/>
          </w:rPr>
          <w:delText xml:space="preserve">+</w:delText>
        </w:r>
      </w:del>
      <w:del w:id="5710" w:author="PR Preview" w:date="2026-01-01T00:00:00Z">
        <w:r>
          <w:rPr>
            <w:rStyle w:val="NormalTok"/>
          </w:rPr>
          <w:delText xml:space="preserve"> </w:delText>
        </w:r>
      </w:del>
      <w:del w:id="5711" w:author="PR Preview" w:date="2026-01-01T00:00:00Z">
        <w:r>
          <w:rPr>
            <w:rStyle w:val="DecValTok"/>
          </w:rPr>
          <w:delText xml:space="preserve">2</w:delText>
        </w:r>
      </w:del>
      <w:del w:id="5712" w:author="PR Preview" w:date="2026-01-01T00:00:00Z">
        <w:r>
          <w:rPr>
            <w:rStyle w:val="NormalTok"/>
          </w:rPr>
          <w:delText xml:space="preserve"> </w:delText>
        </w:r>
      </w:del>
      <w:del w:id="5713" w:author="PR Preview" w:date="2026-01-01T00:00:00Z">
        <w:r>
          <w:rPr>
            <w:rStyle w:val="SpecialCharTok"/>
          </w:rPr>
          <w:delText xml:space="preserve">*</w:delText>
        </w:r>
      </w:del>
      <w:del w:id="5714" w:author="PR Preview" w:date="2026-01-01T00:00:00Z">
        <w:r>
          <w:rPr>
            <w:rStyle w:val="NormalTok"/>
          </w:rPr>
          <w:delText xml:space="preserve"> k </w:delText>
        </w:r>
      </w:del>
      <w:del w:id="5715" w:author="PR Preview" w:date="2026-01-01T00:00:00Z">
        <w:r>
          <w:rPr>
            <w:rStyle w:val="SpecialCharTok"/>
          </w:rPr>
          <w:delText xml:space="preserve">*</w:delText>
        </w:r>
      </w:del>
      <w:del w:id="5716" w:author="PR Preview" w:date="2026-01-01T00:00:00Z">
        <w:r>
          <w:rPr>
            <w:rStyle w:val="NormalTok"/>
          </w:rPr>
          <w:delText xml:space="preserve"> mtcars_full_sigma2) </w:delText>
        </w:r>
      </w:del>
      <w:del w:id="5717" w:author="PR Preview" w:date="2026-01-01T00:00:00Z">
        <w:r>
          <w:rPr>
            <w:rStyle w:val="SpecialCharTok"/>
          </w:rPr>
          <w:delText xml:space="preserve">/</w:delText>
        </w:r>
      </w:del>
      <w:del w:id="5718" w:author="PR Preview" w:date="2026-01-01T00:00:00Z">
        <w:r>
          <w:rPr>
            <w:rStyle w:val="NormalTok"/>
          </w:rPr>
          <w:delText xml:space="preserve"> </w:delText>
        </w:r>
      </w:del>
      <w:del w:id="5719" w:author="PR Preview" w:date="2026-01-01T00:00:00Z">
        <w:r>
          <w:rPr>
            <w:rStyle w:val="FunctionTok"/>
          </w:rPr>
          <w:delText xml:space="preserve">nrow</w:delText>
        </w:r>
      </w:del>
      <w:del w:id="5720" w:author="PR Preview" w:date="2026-01-01T00:00:00Z">
        <w:r>
          <w:rPr>
            <w:rStyle w:val="NormalTok"/>
          </w:rPr>
          <w:delText xml:space="preserve">(mtcars)</w:delText>
        </w:r>
      </w:del>
      <w:del w:id="5721" w:author="PR Preview" w:date="2026-01-01T00:00:00Z">
        <w:r>
          <w:br/>
        </w:r>
      </w:del>
      <w:del w:id="5722" w:author="PR Preview" w:date="2026-01-01T00:00:00Z">
        <w:r>
          <w:rPr>
            <w:rStyle w:val="NormalTok"/>
          </w:rPr>
          <w:delText xml:space="preserve">  },</w:delText>
        </w:r>
      </w:del>
      <w:del w:id="5723" w:author="PR Preview" w:date="2026-01-01T00:00:00Z">
        <w:r>
          <w:br/>
        </w:r>
      </w:del>
      <w:del w:id="5724" w:author="PR Preview" w:date="2026-01-01T00:00:00Z">
        <w:r>
          <w:rPr>
            <w:rStyle w:val="NormalTok"/>
          </w:rPr>
          <w:delText xml:space="preserve">  </w:delText>
        </w:r>
      </w:del>
      <w:del w:id="5725" w:author="PR Preview" w:date="2026-01-01T00:00:00Z">
        <w:r>
          <w:rPr>
            <w:rStyle w:val="FunctionTok"/>
          </w:rPr>
          <w:delText xml:space="preserve">numeric</w:delText>
        </w:r>
      </w:del>
      <w:del w:id="5726" w:author="PR Preview" w:date="2026-01-01T00:00:00Z">
        <w:r>
          <w:rPr>
            <w:rStyle w:val="NormalTok"/>
          </w:rPr>
          <w:delText xml:space="preserve">(</w:delText>
        </w:r>
      </w:del>
      <w:del w:id="5727" w:author="PR Preview" w:date="2026-01-01T00:00:00Z">
        <w:r>
          <w:rPr>
            <w:rStyle w:val="DecValTok"/>
          </w:rPr>
          <w:delText xml:space="preserve">1</w:delText>
        </w:r>
      </w:del>
      <w:del w:id="5728" w:author="PR Preview" w:date="2026-01-01T00:00:00Z">
        <w:r>
          <w:rPr>
            <w:rStyle w:val="NormalTok"/>
          </w:rPr>
          <w:delText xml:space="preserve">)</w:delText>
        </w:r>
      </w:del>
      <w:del w:id="5729" w:author="PR Preview" w:date="2026-01-01T00:00:00Z">
        <w:r>
          <w:br/>
        </w:r>
      </w:del>
      <w:del w:id="5730" w:author="PR Preview" w:date="2026-01-01T00:00:00Z">
        <w:r>
          <w:rPr>
            <w:rStyle w:val="NormalTok"/>
          </w:rPr>
          <w:delText xml:space="preserve">)</w:delText>
        </w:r>
      </w:del>
      <w:del w:id="5731" w:author="PR Preview" w:date="2026-01-01T00:00:00Z">
        <w:r>
          <w:br/>
        </w:r>
      </w:del>
      <w:del w:id="5732" w:author="PR Preview" w:date="2026-01-01T00:00:00Z">
        <w:r>
          <w:rPr>
            <w:rStyle w:val="NormalTok"/>
          </w:rPr>
          <w:delText xml:space="preserve">tibble</w:delText>
        </w:r>
      </w:del>
      <w:del w:id="5733" w:author="PR Preview" w:date="2026-01-01T00:00:00Z">
        <w:r>
          <w:rPr>
            <w:rStyle w:val="SpecialCharTok"/>
          </w:rPr>
          <w:delText xml:space="preserve">::</w:delText>
        </w:r>
      </w:del>
      <w:del w:id="5734" w:author="PR Preview" w:date="2026-01-01T00:00:00Z">
        <w:r>
          <w:rPr>
            <w:rStyle w:val="FunctionTok"/>
          </w:rPr>
          <w:delText xml:space="preserve">tibble</w:delText>
        </w:r>
      </w:del>
      <w:del w:id="5735" w:author="PR Preview" w:date="2026-01-01T00:00:00Z">
        <w:r>
          <w:rPr>
            <w:rStyle w:val="NormalTok"/>
          </w:rPr>
          <w:delText xml:space="preserve">(</w:delText>
        </w:r>
      </w:del>
      <w:del w:id="5736" w:author="PR Preview" w:date="2026-01-01T00:00:00Z">
        <w:r>
          <w:rPr>
            <w:rStyle w:val="AttributeTok"/>
          </w:rPr>
          <w:delText xml:space="preserve">predictors =</w:delText>
        </w:r>
      </w:del>
      <w:del w:id="5737" w:author="PR Preview" w:date="2026-01-01T00:00:00Z">
        <w:r>
          <w:rPr>
            <w:rStyle w:val="NormalTok"/>
          </w:rPr>
          <w:delText xml:space="preserve"> </w:delText>
        </w:r>
      </w:del>
      <w:del w:id="5738" w:author="PR Preview" w:date="2026-01-01T00:00:00Z">
        <w:r>
          <w:rPr>
            <w:rStyle w:val="DecValTok"/>
          </w:rPr>
          <w:delText xml:space="preserve">1</w:delText>
        </w:r>
      </w:del>
      <w:del w:id="5739" w:author="PR Preview" w:date="2026-01-01T00:00:00Z">
        <w:r>
          <w:rPr>
            <w:rStyle w:val="SpecialCharTok"/>
          </w:rPr>
          <w:delText xml:space="preserve">:</w:delText>
        </w:r>
      </w:del>
      <w:del w:id="5740" w:author="PR Preview" w:date="2026-01-01T00:00:00Z">
        <w:r>
          <w:rPr>
            <w:rStyle w:val="DecValTok"/>
          </w:rPr>
          <w:delText xml:space="preserve">4</w:delText>
        </w:r>
      </w:del>
      <w:del w:id="5741" w:author="PR Preview" w:date="2026-01-01T00:00:00Z">
        <w:r>
          <w:rPr>
            <w:rStyle w:val="NormalTok"/>
          </w:rPr>
          <w:delText xml:space="preserve">, </w:delText>
        </w:r>
      </w:del>
      <w:del w:id="5742" w:author="PR Preview" w:date="2026-01-01T00:00:00Z">
        <w:r>
          <w:rPr>
            <w:rStyle w:val="AttributeTok"/>
          </w:rPr>
          <w:delText xml:space="preserve">cp =</w:delText>
        </w:r>
      </w:del>
      <w:del w:id="5743" w:author="PR Preview" w:date="2026-01-01T00:00:00Z">
        <w:r>
          <w:rPr>
            <w:rStyle w:val="NormalTok"/>
          </w:rPr>
          <w:delText xml:space="preserve"> mtcars_cp)</w:delText>
        </w:r>
      </w:del>
      <w:del w:id="5744" w:author="PR Preview" w:date="2026-01-01T00:00:00Z">
        <w:r>
          <w:br/>
        </w:r>
      </w:del>
      <w:del w:id="5745" w:author="PR Preview" w:date="2026-01-01T00:00:00Z">
        <w:r>
          <w:rPr>
            <w:rStyle w:val="CommentTok"/>
          </w:rPr>
          <w:delText xml:space="preserve">#&gt; # A tibble: 4 × 2</w:delText>
        </w:r>
      </w:del>
      <w:del w:id="5746" w:author="PR Preview" w:date="2026-01-01T00:00:00Z">
        <w:r>
          <w:br/>
        </w:r>
      </w:del>
      <w:del w:id="5747" w:author="PR Preview" w:date="2026-01-01T00:00:00Z">
        <w:r>
          <w:rPr>
            <w:rStyle w:val="CommentTok"/>
          </w:rPr>
          <w:delText xml:space="preserve">#&gt;   predictors    cp</w:delText>
        </w:r>
      </w:del>
      <w:del w:id="5748" w:author="PR Preview" w:date="2026-01-01T00:00:00Z">
        <w:r>
          <w:br/>
        </w:r>
      </w:del>
      <w:del w:id="5749" w:author="PR Preview" w:date="2026-01-01T00:00:00Z">
        <w:r>
          <w:rPr>
            <w:rStyle w:val="CommentTok"/>
          </w:rPr>
          <w:delText xml:space="preserve">#&gt;        &lt;int&gt; &lt;dbl&gt;</w:delText>
        </w:r>
      </w:del>
      <w:del w:id="5750" w:author="PR Preview" w:date="2026-01-01T00:00:00Z">
        <w:r>
          <w:br/>
        </w:r>
      </w:del>
      <w:del w:id="5751" w:author="PR Preview" w:date="2026-01-01T00:00:00Z">
        <w:r>
          <w:rPr>
            <w:rStyle w:val="CommentTok"/>
          </w:rPr>
          <w:delText xml:space="preserve">#&gt; 1          1  9.10</w:delText>
        </w:r>
      </w:del>
      <w:del w:id="5752" w:author="PR Preview" w:date="2026-01-01T00:00:00Z">
        <w:r>
          <w:br/>
        </w:r>
      </w:del>
      <w:del w:id="5753" w:author="PR Preview" w:date="2026-01-01T00:00:00Z">
        <w:r>
          <w:rPr>
            <w:rStyle w:val="CommentTok"/>
          </w:rPr>
          <w:delText xml:space="preserve">#&gt; 2          2  6.90</w:delText>
        </w:r>
      </w:del>
      <w:del w:id="5754" w:author="PR Preview" w:date="2026-01-01T00:00:00Z">
        <w:r>
          <w:br/>
        </w:r>
      </w:del>
      <w:del w:id="5755" w:author="PR Preview" w:date="2026-01-01T00:00:00Z">
        <w:r>
          <w:rPr>
            <w:rStyle w:val="CommentTok"/>
          </w:rPr>
          <w:delText xml:space="preserve">#&gt; 3          3  7.02</w:delText>
        </w:r>
      </w:del>
      <w:del w:id="5756" w:author="PR Preview" w:date="2026-01-01T00:00:00Z">
        <w:r>
          <w:br/>
        </w:r>
      </w:del>
      <w:del w:id="5757" w:author="PR Preview" w:date="2026-01-01T00:00:00Z">
        <w:r>
          <w:rPr>
            <w:rStyle w:val="CommentTok"/>
          </w:rPr>
          <w:delText xml:space="preserve">#&gt; 4          4  7.05</w:delText>
        </w:r>
      </w:del>
    </w:p>
    <w:p>
      <w:pPr>
        <w:pStyle w:val="FirstParagraph"/>
      </w:pPr>
      <w:del w:id="5758" w:author="PR Preview" w:date="2026-01-01T00:00:00Z">
        <w:r>
          <w:delText xml:space="preserve">The model with 2 predictors has the smallest</w:delText>
        </w:r>
      </w:del>
      <w:del w:id="575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5760" w:author="PR Preview" w:date="2026-01-01T00:00:00Z">
        <w:r>
          <w:delText xml:space="preserve">.</w:delText>
        </w:r>
      </w:del>
    </w:p>
    <w:p>
      <w:pPr>
        <w:pStyle w:val="BodyText"/>
      </w:pPr>
      <w:del w:id="5761" w:author="PR Preview" w:date="2026-01-01T00:00:00Z">
        <w:r>
          <w:rPr>
            <w:b/>
            <w:bCs/>
          </w:rPr>
          <w:delText xml:space="preserve">Definition 69 (Akaike information criterion (AIC))</w:delText>
        </w:r>
      </w:del>
      <w:del w:id="5762" w:author="PR Preview" w:date="2026-01-01T00:00:00Z">
        <w:r>
          <w:delText xml:space="preserve"> </w:delText>
        </w:r>
      </w:del>
      <w:del w:id="5763" w:author="PR Preview" w:date="2026-01-01T00:00:00Z">
        <w:r>
          <w:delText xml:space="preserve">Let a model with</w:delText>
        </w:r>
      </w:del>
      <w:del w:id="5764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765" w:author="PR Preview" w:date="2026-01-01T00:00:00Z">
        <w:r>
          <w:delText xml:space="preserve"> </w:delText>
        </w:r>
      </w:del>
      <w:hyperlink r:id="rId103">
        <w:del w:id="5766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5767" w:author="PR Preview" w:date="2026-01-01T00:00:00Z">
        <w:r>
          <w:delText xml:space="preserve"> </w:delText>
        </w:r>
      </w:del>
      <w:del w:id="5768" w:author="PR Preview" w:date="2026-01-01T00:00:00Z">
        <w:r>
          <w:delText xml:space="preserve">parameters be fitted by</w:delText>
        </w:r>
      </w:del>
      <w:del w:id="5769" w:author="PR Preview" w:date="2026-01-01T00:00:00Z">
        <w:r>
          <w:delText xml:space="preserve"> </w:delText>
        </w:r>
      </w:del>
      <w:hyperlink r:id="rId13">
        <w:del w:id="5770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5771" w:author="PR Preview" w:date="2026-01-01T00:00:00Z">
        <w:r>
          <w:delText xml:space="preserve"> </w:delText>
        </w:r>
      </w:del>
      <w:del w:id="5772" w:author="PR Preview" w:date="2026-01-01T00:00:00Z">
        <w:r>
          <w:delText xml:space="preserve">to</w:delText>
        </w:r>
      </w:del>
      <w:del w:id="5773" w:author="PR Preview" w:date="2026-01-01T00:00:00Z">
        <w:r>
          <w:delText xml:space="preserve"> </w:delText>
        </w:r>
      </w:del>
      <m:oMath>
        <m:r>
          <m:t>n</m:t>
        </m:r>
      </m:oMath>
      <w:del w:id="5774" w:author="PR Preview" w:date="2026-01-01T00:00:00Z">
        <w:r>
          <w:delText xml:space="preserve"> </w:delText>
        </w:r>
      </w:del>
      <w:del w:id="5775" w:author="PR Preview" w:date="2026-01-01T00:00:00Z">
        <w:r>
          <w:delText xml:space="preserve">observations,</w:delText>
        </w:r>
      </w:del>
      <w:del w:id="5776" w:author="PR Preview" w:date="2026-01-01T00:00:00Z">
        <w:r>
          <w:delText xml:space="preserve"> </w:delText>
        </w:r>
      </w:del>
      <w:del w:id="5777" w:author="PR Preview" w:date="2026-01-01T00:00:00Z">
        <w:r>
          <w:delText xml:space="preserve">and let</w:delText>
        </w:r>
      </w:del>
      <w:del w:id="5778" w:author="PR Preview" w:date="2026-01-01T00:00:00Z">
        <w:r>
          <w:delText xml:space="preserve"> </w:delText>
        </w:r>
      </w:del>
      <w:del w:id="5779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5780" w:author="PR Preview" w:date="2026-01-01T00:00:00Z">
        <w:r>
          <w:delText xml:space="preserve"> </w:delText>
        </w:r>
      </w:del>
      <w:del w:id="5781" w:author="PR Preview" w:date="2026-01-01T00:00:00Z">
        <w:r>
          <w:delText xml:space="preserve">be the</w:delText>
        </w:r>
      </w:del>
      <w:del w:id="5782" w:author="PR Preview" w:date="2026-01-01T00:00:00Z">
        <w:r>
          <w:delText xml:space="preserve"> </w:delText>
        </w:r>
      </w:del>
      <w:hyperlink r:id="rId14">
        <w:del w:id="578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5784" w:author="PR Preview" w:date="2026-01-01T00:00:00Z">
        <w:r>
          <w:delText xml:space="preserve"> </w:delText>
        </w:r>
      </w:del>
      <w:del w:id="5785" w:author="PR Preview" w:date="2026-01-01T00:00:00Z">
        <w:r>
          <w:delText xml:space="preserve">at the</w:delText>
        </w:r>
      </w:del>
      <w:del w:id="5786" w:author="PR Preview" w:date="2026-01-01T00:00:00Z">
        <w:r>
          <w:delText xml:space="preserve"> </w:delText>
        </w:r>
      </w:del>
      <w:hyperlink r:id="rId13">
        <w:del w:id="5787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5788" w:author="PR Preview" w:date="2026-01-01T00:00:00Z">
        <w:r>
          <w:delText xml:space="preserve"> </w:delText>
        </w:r>
      </w:del>
      <w:del w:id="5789" w:author="PR Preview" w:date="2026-01-01T00:00:00Z">
        <w:r>
          <w:delText xml:space="preserve">$\hat{\mathord{\smash[b]{\underset{\raise.3ex\hbox{$\scriptstyle\sim$}}{\theta}}\vphantom{\theta}}}$</w:delText>
        </w:r>
      </w:del>
      <w:del w:id="5790" w:author="PR Preview" w:date="2026-01-01T00:00:00Z">
        <w:r>
          <w:delText xml:space="preserve">.</w:delText>
        </w:r>
      </w:del>
      <w:del w:id="5791" w:author="PR Preview" w:date="2026-01-01T00:00:00Z">
        <w:r>
          <w:delText xml:space="preserve"> </w:delText>
        </w:r>
      </w:del>
      <w:del w:id="5792" w:author="PR Preview" w:date="2026-01-01T00:00:00Z">
        <w:r>
          <w:delText xml:space="preserve">The</w:delText>
        </w:r>
      </w:del>
      <w:del w:id="5793" w:author="PR Preview" w:date="2026-01-01T00:00:00Z">
        <w:r>
          <w:delText xml:space="preserve"> </w:delText>
        </w:r>
      </w:del>
      <w:del w:id="5794" w:author="PR Preview" w:date="2026-01-01T00:00:00Z">
        <w:r>
          <w:rPr>
            <w:b/>
            <w:bCs/>
          </w:rPr>
          <w:delText xml:space="preserve">Akaike information criterion</w:delText>
        </w:r>
      </w:del>
      <w:del w:id="5795" w:author="PR Preview" w:date="2026-01-01T00:00:00Z">
        <w:r>
          <w:delText xml:space="preserve"> </w:delText>
        </w:r>
      </w:del>
      <w:del w:id="5796" w:author="PR Preview" w:date="2026-01-01T00:00:00Z">
        <w:r>
          <w:delText xml:space="preserve">of the model is</w:delText>
        </w:r>
      </w:del>
    </w:p>
    <w:p>
      <w:pPr>
        <w:pStyle w:val="BodyText"/>
      </w:pPr>
      <w:del w:id="5797" w:author="PR Preview" w:date="2026-01-01T00:00:00Z">
        <w:r>
          <w:delText xml:space="preserve">$$
    \text{AIC} \stackrel{\text{def}}{=}-2 {\ell\mathopen{}\left(\hat{\mathord{\smash[b]{\underset{\raise.3ex\hbox{$\scriptstyle\sim$}}{\theta}}\vphantom{\theta}}}\right)\mathclose{}} + 2 p^{*}.
    $$</w:delText>
        </w:r>
      </w:del>
    </w:p>
    <w:p>
      <w:pPr>
        <w:pStyle w:val="FirstParagraph"/>
      </w:pPr>
      <w:del w:id="5798" w:author="PR Preview" w:date="2026-01-01T00:00:00Z">
        <w:r>
          <w:delText xml:space="preserve">It is minus twice the maximized log-likelihood, plus two for each estimated parameter.</w:delText>
        </w:r>
      </w:del>
      <w:del w:id="5799" w:author="PR Preview" w:date="2026-01-01T00:00:00Z">
        <w:r>
          <w:delText xml:space="preserve"> </w:delText>
        </w:r>
      </w:del>
      <w:del w:id="5800" w:author="PR Preview" w:date="2026-01-01T00:00:00Z">
        <w:r>
          <w:delText xml:space="preserve">For a Gaussian model,</w:delText>
        </w:r>
      </w:del>
      <w:del w:id="580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802" w:author="PR Preview" w:date="2026-01-01T00:00:00Z">
        <w:r>
          <w:delText xml:space="preserve"> </w:delText>
        </w:r>
      </w:del>
      <w:del w:id="5803" w:author="PR Preview" w:date="2026-01-01T00:00:00Z">
        <w:r>
          <w:delText xml:space="preserve">includes the</w:delText>
        </w:r>
      </w:del>
      <w:del w:id="5804" w:author="PR Preview" w:date="2026-01-01T00:00:00Z">
        <w:r>
          <w:delText xml:space="preserve"> </w:delText>
        </w:r>
      </w:del>
      <w:hyperlink w:anchor="def-noise">
        <w:del w:id="5805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806" w:author="PR Preview" w:date="2026-01-01T00:00:00Z">
        <w:r>
          <w:delText xml:space="preserve"> </w:delText>
        </w:r>
      </w:del>
      <w:hyperlink r:id="rId155">
        <w:del w:id="5807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808" w:author="PR Preview" w:date="2026-01-01T00:00:00Z">
        <w:r>
          <w:delText xml:space="preserve">.</w:delText>
        </w:r>
      </w:del>
      <w:del w:id="5809" w:author="PR Preview" w:date="2026-01-01T00:00:00Z">
        <w:r>
          <w:delText xml:space="preserve"> </w:delText>
        </w:r>
      </w:del>
      <w:del w:id="5810" w:author="PR Preview" w:date="2026-01-01T00:00:00Z">
        <w:r>
          <w:delText xml:space="preserve">A smaller AIC is better.</w:delText>
        </w:r>
      </w:del>
    </w:p>
    <w:p>
      <w:pPr>
        <w:pStyle w:val="BodyText"/>
      </w:pPr>
      <w:del w:id="5811" w:author="PR Preview" w:date="2026-01-01T00:00:00Z">
        <w:r>
          <w:delText xml:space="preserve">Source:</w:delText>
        </w:r>
      </w:del>
      <w:del w:id="5812" w:author="PR Preview" w:date="2026-01-01T00:00:00Z">
        <w:r>
          <w:delText xml:space="preserve"> </w:delText>
        </w:r>
      </w:del>
      <w:del w:id="5813" w:author="PR Preview" w:date="2026-01-01T00:00:00Z">
        <w:r>
          <w:delText xml:space="preserve">Akaike [16]</w:delText>
        </w:r>
      </w:del>
      <w:del w:id="5814" w:author="PR Preview" w:date="2026-01-01T00:00:00Z">
        <w:r>
          <w:delText xml:space="preserve">.</w:delText>
        </w:r>
      </w:del>
    </w:p>
    <w:p>
      <w:pPr>
        <w:pStyle w:val="BodyText"/>
      </w:pPr>
      <w:del w:id="5815" w:author="PR Preview" w:date="2026-01-01T00:00:00Z">
        <w:r>
          <w:rPr>
            <w:b/>
            <w:bCs/>
          </w:rPr>
          <w:delText xml:space="preserve">Example 40 (AIC of nested</w:delText>
        </w:r>
      </w:del>
      <w:del w:id="5816" w:author="PR Preview" w:date="2026-01-01T00:00:00Z">
        <w:r>
          <w:rPr>
            <w:b/>
            <w:bCs/>
          </w:rPr>
          <w:delText xml:space="preserve"> </w:delText>
        </w:r>
      </w:del>
      <w:del w:id="5817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818" w:author="PR Preview" w:date="2026-01-01T00:00:00Z">
        <w:r>
          <w:rPr>
            <w:b/>
            <w:bCs/>
          </w:rPr>
          <w:delText xml:space="preserve"> </w:delText>
        </w:r>
      </w:del>
      <w:del w:id="5819" w:author="PR Preview" w:date="2026-01-01T00:00:00Z">
        <w:r>
          <w:rPr>
            <w:b/>
            <w:bCs/>
          </w:rPr>
          <w:delText xml:space="preserve">models)</w:delText>
        </w:r>
      </w:del>
      <w:del w:id="5820" w:author="PR Preview" w:date="2026-01-01T00:00:00Z">
        <w:r>
          <w:delText xml:space="preserve"> </w:delText>
        </w:r>
      </w:del>
      <w:del w:id="5821" w:author="PR Preview" w:date="2026-01-01T00:00:00Z">
        <w:r>
          <w:delText xml:space="preserve">This example computes</w:delText>
        </w:r>
      </w:del>
      <w:del w:id="5822" w:author="PR Preview" w:date="2026-01-01T00:00:00Z">
        <w:r>
          <w:delText xml:space="preserve"> </w:delText>
        </w:r>
      </w:del>
      <w:hyperlink w:anchor="def-aic">
        <w:del w:id="5823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5824" w:author="PR Preview" w:date="2026-01-01T00:00:00Z">
        <w:r>
          <w:delText xml:space="preserve"> </w:delText>
        </w:r>
      </w:del>
      <w:del w:id="5825" w:author="PR Preview" w:date="2026-01-01T00:00:00Z">
        <w:r>
          <w:delText xml:space="preserve">for the four models of</w:delText>
        </w:r>
      </w:del>
      <w:del w:id="5826" w:author="PR Preview" w:date="2026-01-01T00:00:00Z">
        <w:r>
          <w:delText xml:space="preserve"> </w:delText>
        </w:r>
      </w:del>
      <w:hyperlink w:anchor="exm-adjusted-r-squared">
        <w:del w:id="5827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5828" w:author="PR Preview" w:date="2026-01-01T00:00:00Z">
        <w:r>
          <w:delText xml:space="preserve">,</w:delText>
        </w:r>
      </w:del>
      <w:del w:id="5829" w:author="PR Preview" w:date="2026-01-01T00:00:00Z">
        <w:r>
          <w:delText xml:space="preserve"> </w:delText>
        </w:r>
      </w:del>
      <w:del w:id="5830" w:author="PR Preview" w:date="2026-01-01T00:00:00Z">
        <w:r>
          <w:delText xml:space="preserve">each fitted by</w:delText>
        </w:r>
      </w:del>
      <w:del w:id="5831" w:author="PR Preview" w:date="2026-01-01T00:00:00Z">
        <w:r>
          <w:delText xml:space="preserve"> </w:delText>
        </w:r>
      </w:del>
      <w:hyperlink r:id="rId13">
        <w:del w:id="5832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5833" w:author="PR Preview" w:date="2026-01-01T00:00:00Z">
        <w:r>
          <w:delText xml:space="preserve"> </w:delText>
        </w:r>
      </w:del>
      <w:del w:id="5834" w:author="PR Preview" w:date="2026-01-01T00:00:00Z">
        <w:r>
          <w:delText xml:space="preserve">with Gaussian</w:delText>
        </w:r>
      </w:del>
      <w:del w:id="5835" w:author="PR Preview" w:date="2026-01-01T00:00:00Z">
        <w:r>
          <w:delText xml:space="preserve"> </w:delText>
        </w:r>
      </w:del>
      <w:hyperlink w:anchor="def-noise">
        <w:del w:id="5836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837" w:author="PR Preview" w:date="2026-01-01T00:00:00Z">
        <w:r>
          <w:delText xml:space="preserve">.</w:delText>
        </w:r>
      </w:del>
      <w:del w:id="5838" w:author="PR Preview" w:date="2026-01-01T00:00:00Z">
        <w:r>
          <w:delText xml:space="preserve"> </w:delText>
        </w:r>
      </w:del>
      <w:del w:id="5839" w:author="PR Preview" w:date="2026-01-01T00:00:00Z">
        <w:r>
          <w:delText xml:space="preserve">The number of</w:delText>
        </w:r>
      </w:del>
      <w:del w:id="5840" w:author="PR Preview" w:date="2026-01-01T00:00:00Z">
        <w:r>
          <w:delText xml:space="preserve"> </w:delText>
        </w:r>
      </w:del>
      <w:hyperlink r:id="rId103">
        <w:del w:id="5841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5842" w:author="PR Preview" w:date="2026-01-01T00:00:00Z">
        <w:r>
          <w:delText xml:space="preserve"> </w:delText>
        </w:r>
      </w:del>
      <w:del w:id="5843" w:author="PR Preview" w:date="2026-01-01T00:00:00Z">
        <w:r>
          <w:delText xml:space="preserve">parameters is the number of coefficients plus one for the noise</w:delText>
        </w:r>
      </w:del>
      <w:del w:id="5844" w:author="PR Preview" w:date="2026-01-01T00:00:00Z">
        <w:r>
          <w:delText xml:space="preserve"> </w:delText>
        </w:r>
      </w:del>
      <w:hyperlink r:id="rId155">
        <w:del w:id="584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846" w:author="PR Preview" w:date="2026-01-01T00:00:00Z">
        <w:r>
          <w:delText xml:space="preserve">.</w:delText>
        </w:r>
      </w:del>
    </w:p>
    <w:p>
      <w:pPr>
        <w:pStyle w:val="SourceCode"/>
      </w:pPr>
      <w:del w:id="5847" w:author="PR Preview" w:date="2026-01-01T00:00:00Z">
        <w:r>
          <w:rPr>
            <w:rStyle w:val="NormalTok"/>
          </w:rPr>
          <w:delText xml:space="preserve">mtcars_aic </w:delText>
        </w:r>
      </w:del>
      <w:del w:id="5848" w:author="PR Preview" w:date="2026-01-01T00:00:00Z">
        <w:r>
          <w:rPr>
            <w:rStyle w:val="OtherTok"/>
          </w:rPr>
          <w:delText xml:space="preserve">&lt;-</w:delText>
        </w:r>
      </w:del>
      <w:del w:id="5849" w:author="PR Preview" w:date="2026-01-01T00:00:00Z">
        <w:r>
          <w:rPr>
            <w:rStyle w:val="NormalTok"/>
          </w:rPr>
          <w:delText xml:space="preserve"> </w:delText>
        </w:r>
      </w:del>
      <w:del w:id="5850" w:author="PR Preview" w:date="2026-01-01T00:00:00Z">
        <w:r>
          <w:rPr>
            <w:rStyle w:val="FunctionTok"/>
          </w:rPr>
          <w:delText xml:space="preserve">vapply</w:delText>
        </w:r>
      </w:del>
      <w:del w:id="5851" w:author="PR Preview" w:date="2026-01-01T00:00:00Z">
        <w:r>
          <w:rPr>
            <w:rStyle w:val="NormalTok"/>
          </w:rPr>
          <w:delText xml:space="preserve">(</w:delText>
        </w:r>
      </w:del>
      <w:del w:id="5852" w:author="PR Preview" w:date="2026-01-01T00:00:00Z">
        <w:r>
          <w:br/>
        </w:r>
      </w:del>
      <w:del w:id="5853" w:author="PR Preview" w:date="2026-01-01T00:00:00Z">
        <w:r>
          <w:rPr>
            <w:rStyle w:val="NormalTok"/>
          </w:rPr>
          <w:delText xml:space="preserve">  mtcars_fits,</w:delText>
        </w:r>
      </w:del>
      <w:del w:id="5854" w:author="PR Preview" w:date="2026-01-01T00:00:00Z">
        <w:r>
          <w:br/>
        </w:r>
      </w:del>
      <w:del w:id="5855" w:author="PR Preview" w:date="2026-01-01T00:00:00Z">
        <w:r>
          <w:rPr>
            <w:rStyle w:val="NormalTok"/>
          </w:rPr>
          <w:delText xml:space="preserve">  \(f) </w:delText>
        </w:r>
      </w:del>
      <w:del w:id="5856" w:author="PR Preview" w:date="2026-01-01T00:00:00Z">
        <w:r>
          <w:rPr>
            <w:rStyle w:val="SpecialCharTok"/>
          </w:rPr>
          <w:delText xml:space="preserve">-</w:delText>
        </w:r>
      </w:del>
      <w:del w:id="5857" w:author="PR Preview" w:date="2026-01-01T00:00:00Z">
        <w:r>
          <w:rPr>
            <w:rStyle w:val="DecValTok"/>
          </w:rPr>
          <w:delText xml:space="preserve">2</w:delText>
        </w:r>
      </w:del>
      <w:del w:id="5858" w:author="PR Preview" w:date="2026-01-01T00:00:00Z">
        <w:r>
          <w:rPr>
            <w:rStyle w:val="NormalTok"/>
          </w:rPr>
          <w:delText xml:space="preserve"> </w:delText>
        </w:r>
      </w:del>
      <w:del w:id="5859" w:author="PR Preview" w:date="2026-01-01T00:00:00Z">
        <w:r>
          <w:rPr>
            <w:rStyle w:val="SpecialCharTok"/>
          </w:rPr>
          <w:delText xml:space="preserve">*</w:delText>
        </w:r>
      </w:del>
      <w:del w:id="5860" w:author="PR Preview" w:date="2026-01-01T00:00:00Z">
        <w:r>
          <w:rPr>
            <w:rStyle w:val="NormalTok"/>
          </w:rPr>
          <w:delText xml:space="preserve"> </w:delText>
        </w:r>
      </w:del>
      <w:del w:id="5861" w:author="PR Preview" w:date="2026-01-01T00:00:00Z">
        <w:r>
          <w:rPr>
            <w:rStyle w:val="FunctionTok"/>
          </w:rPr>
          <w:delText xml:space="preserve">as.numeric</w:delText>
        </w:r>
      </w:del>
      <w:del w:id="5862" w:author="PR Preview" w:date="2026-01-01T00:00:00Z">
        <w:r>
          <w:rPr>
            <w:rStyle w:val="NormalTok"/>
          </w:rPr>
          <w:delText xml:space="preserve">(</w:delText>
        </w:r>
      </w:del>
      <w:del w:id="5863" w:author="PR Preview" w:date="2026-01-01T00:00:00Z">
        <w:r>
          <w:rPr>
            <w:rStyle w:val="FunctionTok"/>
          </w:rPr>
          <w:delText xml:space="preserve">logLik</w:delText>
        </w:r>
      </w:del>
      <w:del w:id="5864" w:author="PR Preview" w:date="2026-01-01T00:00:00Z">
        <w:r>
          <w:rPr>
            <w:rStyle w:val="NormalTok"/>
          </w:rPr>
          <w:delText xml:space="preserve">(f)) </w:delText>
        </w:r>
      </w:del>
      <w:del w:id="5865" w:author="PR Preview" w:date="2026-01-01T00:00:00Z">
        <w:r>
          <w:rPr>
            <w:rStyle w:val="SpecialCharTok"/>
          </w:rPr>
          <w:delText xml:space="preserve">+</w:delText>
        </w:r>
      </w:del>
      <w:del w:id="5866" w:author="PR Preview" w:date="2026-01-01T00:00:00Z">
        <w:r>
          <w:rPr>
            <w:rStyle w:val="NormalTok"/>
          </w:rPr>
          <w:delText xml:space="preserve"> </w:delText>
        </w:r>
      </w:del>
      <w:del w:id="5867" w:author="PR Preview" w:date="2026-01-01T00:00:00Z">
        <w:r>
          <w:rPr>
            <w:rStyle w:val="DecValTok"/>
          </w:rPr>
          <w:delText xml:space="preserve">2</w:delText>
        </w:r>
      </w:del>
      <w:del w:id="5868" w:author="PR Preview" w:date="2026-01-01T00:00:00Z">
        <w:r>
          <w:rPr>
            <w:rStyle w:val="NormalTok"/>
          </w:rPr>
          <w:delText xml:space="preserve"> </w:delText>
        </w:r>
      </w:del>
      <w:del w:id="5869" w:author="PR Preview" w:date="2026-01-01T00:00:00Z">
        <w:r>
          <w:rPr>
            <w:rStyle w:val="SpecialCharTok"/>
          </w:rPr>
          <w:delText xml:space="preserve">*</w:delText>
        </w:r>
      </w:del>
      <w:del w:id="5870" w:author="PR Preview" w:date="2026-01-01T00:00:00Z">
        <w:r>
          <w:rPr>
            <w:rStyle w:val="NormalTok"/>
          </w:rPr>
          <w:delText xml:space="preserve"> (</w:delText>
        </w:r>
      </w:del>
      <w:del w:id="5871" w:author="PR Preview" w:date="2026-01-01T00:00:00Z">
        <w:r>
          <w:rPr>
            <w:rStyle w:val="FunctionTok"/>
          </w:rPr>
          <w:delText xml:space="preserve">length</w:delText>
        </w:r>
      </w:del>
      <w:del w:id="5872" w:author="PR Preview" w:date="2026-01-01T00:00:00Z">
        <w:r>
          <w:rPr>
            <w:rStyle w:val="NormalTok"/>
          </w:rPr>
          <w:delText xml:space="preserve">(</w:delText>
        </w:r>
      </w:del>
      <w:del w:id="5873" w:author="PR Preview" w:date="2026-01-01T00:00:00Z">
        <w:r>
          <w:rPr>
            <w:rStyle w:val="FunctionTok"/>
          </w:rPr>
          <w:delText xml:space="preserve">coef</w:delText>
        </w:r>
      </w:del>
      <w:del w:id="5874" w:author="PR Preview" w:date="2026-01-01T00:00:00Z">
        <w:r>
          <w:rPr>
            <w:rStyle w:val="NormalTok"/>
          </w:rPr>
          <w:delText xml:space="preserve">(f)) </w:delText>
        </w:r>
      </w:del>
      <w:del w:id="5875" w:author="PR Preview" w:date="2026-01-01T00:00:00Z">
        <w:r>
          <w:rPr>
            <w:rStyle w:val="SpecialCharTok"/>
          </w:rPr>
          <w:delText xml:space="preserve">+</w:delText>
        </w:r>
      </w:del>
      <w:del w:id="5876" w:author="PR Preview" w:date="2026-01-01T00:00:00Z">
        <w:r>
          <w:rPr>
            <w:rStyle w:val="NormalTok"/>
          </w:rPr>
          <w:delText xml:space="preserve"> </w:delText>
        </w:r>
      </w:del>
      <w:del w:id="5877" w:author="PR Preview" w:date="2026-01-01T00:00:00Z">
        <w:r>
          <w:rPr>
            <w:rStyle w:val="DecValTok"/>
          </w:rPr>
          <w:delText xml:space="preserve">1</w:delText>
        </w:r>
      </w:del>
      <w:del w:id="5878" w:author="PR Preview" w:date="2026-01-01T00:00:00Z">
        <w:r>
          <w:rPr>
            <w:rStyle w:val="NormalTok"/>
          </w:rPr>
          <w:delText xml:space="preserve">),</w:delText>
        </w:r>
      </w:del>
      <w:del w:id="5879" w:author="PR Preview" w:date="2026-01-01T00:00:00Z">
        <w:r>
          <w:br/>
        </w:r>
      </w:del>
      <w:del w:id="5880" w:author="PR Preview" w:date="2026-01-01T00:00:00Z">
        <w:r>
          <w:rPr>
            <w:rStyle w:val="NormalTok"/>
          </w:rPr>
          <w:delText xml:space="preserve">  </w:delText>
        </w:r>
      </w:del>
      <w:del w:id="5881" w:author="PR Preview" w:date="2026-01-01T00:00:00Z">
        <w:r>
          <w:rPr>
            <w:rStyle w:val="FunctionTok"/>
          </w:rPr>
          <w:delText xml:space="preserve">numeric</w:delText>
        </w:r>
      </w:del>
      <w:del w:id="5882" w:author="PR Preview" w:date="2026-01-01T00:00:00Z">
        <w:r>
          <w:rPr>
            <w:rStyle w:val="NormalTok"/>
          </w:rPr>
          <w:delText xml:space="preserve">(</w:delText>
        </w:r>
      </w:del>
      <w:del w:id="5883" w:author="PR Preview" w:date="2026-01-01T00:00:00Z">
        <w:r>
          <w:rPr>
            <w:rStyle w:val="DecValTok"/>
          </w:rPr>
          <w:delText xml:space="preserve">1</w:delText>
        </w:r>
      </w:del>
      <w:del w:id="5884" w:author="PR Preview" w:date="2026-01-01T00:00:00Z">
        <w:r>
          <w:rPr>
            <w:rStyle w:val="NormalTok"/>
          </w:rPr>
          <w:delText xml:space="preserve">)</w:delText>
        </w:r>
      </w:del>
      <w:del w:id="5885" w:author="PR Preview" w:date="2026-01-01T00:00:00Z">
        <w:r>
          <w:br/>
        </w:r>
      </w:del>
      <w:del w:id="5886" w:author="PR Preview" w:date="2026-01-01T00:00:00Z">
        <w:r>
          <w:rPr>
            <w:rStyle w:val="NormalTok"/>
          </w:rPr>
          <w:delText xml:space="preserve">)</w:delText>
        </w:r>
      </w:del>
      <w:del w:id="5887" w:author="PR Preview" w:date="2026-01-01T00:00:00Z">
        <w:r>
          <w:br/>
        </w:r>
      </w:del>
      <w:del w:id="5888" w:author="PR Preview" w:date="2026-01-01T00:00:00Z">
        <w:r>
          <w:rPr>
            <w:rStyle w:val="NormalTok"/>
          </w:rPr>
          <w:delText xml:space="preserve">tibble</w:delText>
        </w:r>
      </w:del>
      <w:del w:id="5889" w:author="PR Preview" w:date="2026-01-01T00:00:00Z">
        <w:r>
          <w:rPr>
            <w:rStyle w:val="SpecialCharTok"/>
          </w:rPr>
          <w:delText xml:space="preserve">::</w:delText>
        </w:r>
      </w:del>
      <w:del w:id="5890" w:author="PR Preview" w:date="2026-01-01T00:00:00Z">
        <w:r>
          <w:rPr>
            <w:rStyle w:val="FunctionTok"/>
          </w:rPr>
          <w:delText xml:space="preserve">tibble</w:delText>
        </w:r>
      </w:del>
      <w:del w:id="5891" w:author="PR Preview" w:date="2026-01-01T00:00:00Z">
        <w:r>
          <w:rPr>
            <w:rStyle w:val="NormalTok"/>
          </w:rPr>
          <w:delText xml:space="preserve">(</w:delText>
        </w:r>
      </w:del>
      <w:del w:id="5892" w:author="PR Preview" w:date="2026-01-01T00:00:00Z">
        <w:r>
          <w:br/>
        </w:r>
      </w:del>
      <w:del w:id="5893" w:author="PR Preview" w:date="2026-01-01T00:00:00Z">
        <w:r>
          <w:rPr>
            <w:rStyle w:val="NormalTok"/>
          </w:rPr>
          <w:delText xml:space="preserve">  </w:delText>
        </w:r>
      </w:del>
      <w:del w:id="5894" w:author="PR Preview" w:date="2026-01-01T00:00:00Z">
        <w:r>
          <w:rPr>
            <w:rStyle w:val="AttributeTok"/>
          </w:rPr>
          <w:delText xml:space="preserve">predictors =</w:delText>
        </w:r>
      </w:del>
      <w:del w:id="5895" w:author="PR Preview" w:date="2026-01-01T00:00:00Z">
        <w:r>
          <w:rPr>
            <w:rStyle w:val="NormalTok"/>
          </w:rPr>
          <w:delText xml:space="preserve"> </w:delText>
        </w:r>
      </w:del>
      <w:del w:id="5896" w:author="PR Preview" w:date="2026-01-01T00:00:00Z">
        <w:r>
          <w:rPr>
            <w:rStyle w:val="DecValTok"/>
          </w:rPr>
          <w:delText xml:space="preserve">1</w:delText>
        </w:r>
      </w:del>
      <w:del w:id="5897" w:author="PR Preview" w:date="2026-01-01T00:00:00Z">
        <w:r>
          <w:rPr>
            <w:rStyle w:val="SpecialCharTok"/>
          </w:rPr>
          <w:delText xml:space="preserve">:</w:delText>
        </w:r>
      </w:del>
      <w:del w:id="5898" w:author="PR Preview" w:date="2026-01-01T00:00:00Z">
        <w:r>
          <w:rPr>
            <w:rStyle w:val="DecValTok"/>
          </w:rPr>
          <w:delText xml:space="preserve">4</w:delText>
        </w:r>
      </w:del>
      <w:del w:id="5899" w:author="PR Preview" w:date="2026-01-01T00:00:00Z">
        <w:r>
          <w:rPr>
            <w:rStyle w:val="NormalTok"/>
          </w:rPr>
          <w:delText xml:space="preserve">,</w:delText>
        </w:r>
      </w:del>
      <w:del w:id="5900" w:author="PR Preview" w:date="2026-01-01T00:00:00Z">
        <w:r>
          <w:br/>
        </w:r>
      </w:del>
      <w:del w:id="5901" w:author="PR Preview" w:date="2026-01-01T00:00:00Z">
        <w:r>
          <w:rPr>
            <w:rStyle w:val="NormalTok"/>
          </w:rPr>
          <w:delText xml:space="preserve">  </w:delText>
        </w:r>
      </w:del>
      <w:del w:id="5902" w:author="PR Preview" w:date="2026-01-01T00:00:00Z">
        <w:r>
          <w:rPr>
            <w:rStyle w:val="AttributeTok"/>
          </w:rPr>
          <w:delText xml:space="preserve">aic =</w:delText>
        </w:r>
      </w:del>
      <w:del w:id="5903" w:author="PR Preview" w:date="2026-01-01T00:00:00Z">
        <w:r>
          <w:rPr>
            <w:rStyle w:val="NormalTok"/>
          </w:rPr>
          <w:delText xml:space="preserve"> mtcars_aic,</w:delText>
        </w:r>
      </w:del>
      <w:del w:id="5904" w:author="PR Preview" w:date="2026-01-01T00:00:00Z">
        <w:r>
          <w:br/>
        </w:r>
      </w:del>
      <w:del w:id="5905" w:author="PR Preview" w:date="2026-01-01T00:00:00Z">
        <w:r>
          <w:rPr>
            <w:rStyle w:val="NormalTok"/>
          </w:rPr>
          <w:delText xml:space="preserve">  </w:delText>
        </w:r>
      </w:del>
      <w:del w:id="5906" w:author="PR Preview" w:date="2026-01-01T00:00:00Z">
        <w:r>
          <w:rPr>
            <w:rStyle w:val="AttributeTok"/>
          </w:rPr>
          <w:delText xml:space="preserve">r_aic =</w:delText>
        </w:r>
      </w:del>
      <w:del w:id="5907" w:author="PR Preview" w:date="2026-01-01T00:00:00Z">
        <w:r>
          <w:rPr>
            <w:rStyle w:val="NormalTok"/>
          </w:rPr>
          <w:delText xml:space="preserve"> </w:delText>
        </w:r>
      </w:del>
      <w:del w:id="5908" w:author="PR Preview" w:date="2026-01-01T00:00:00Z">
        <w:r>
          <w:rPr>
            <w:rStyle w:val="FunctionTok"/>
          </w:rPr>
          <w:delText xml:space="preserve">vapply</w:delText>
        </w:r>
      </w:del>
      <w:del w:id="5909" w:author="PR Preview" w:date="2026-01-01T00:00:00Z">
        <w:r>
          <w:rPr>
            <w:rStyle w:val="NormalTok"/>
          </w:rPr>
          <w:delText xml:space="preserve">(mtcars_fits, AIC, </w:delText>
        </w:r>
      </w:del>
      <w:del w:id="5910" w:author="PR Preview" w:date="2026-01-01T00:00:00Z">
        <w:r>
          <w:rPr>
            <w:rStyle w:val="FunctionTok"/>
          </w:rPr>
          <w:delText xml:space="preserve">numeric</w:delText>
        </w:r>
      </w:del>
      <w:del w:id="5911" w:author="PR Preview" w:date="2026-01-01T00:00:00Z">
        <w:r>
          <w:rPr>
            <w:rStyle w:val="NormalTok"/>
          </w:rPr>
          <w:delText xml:space="preserve">(</w:delText>
        </w:r>
      </w:del>
      <w:del w:id="5912" w:author="PR Preview" w:date="2026-01-01T00:00:00Z">
        <w:r>
          <w:rPr>
            <w:rStyle w:val="DecValTok"/>
          </w:rPr>
          <w:delText xml:space="preserve">1</w:delText>
        </w:r>
      </w:del>
      <w:del w:id="5913" w:author="PR Preview" w:date="2026-01-01T00:00:00Z">
        <w:r>
          <w:rPr>
            <w:rStyle w:val="NormalTok"/>
          </w:rPr>
          <w:delText xml:space="preserve">))</w:delText>
        </w:r>
      </w:del>
      <w:del w:id="5914" w:author="PR Preview" w:date="2026-01-01T00:00:00Z">
        <w:r>
          <w:br/>
        </w:r>
      </w:del>
      <w:del w:id="5915" w:author="PR Preview" w:date="2026-01-01T00:00:00Z">
        <w:r>
          <w:rPr>
            <w:rStyle w:val="NormalTok"/>
          </w:rPr>
          <w:delText xml:space="preserve">)</w:delText>
        </w:r>
      </w:del>
      <w:del w:id="5916" w:author="PR Preview" w:date="2026-01-01T00:00:00Z">
        <w:r>
          <w:br/>
        </w:r>
      </w:del>
      <w:del w:id="5917" w:author="PR Preview" w:date="2026-01-01T00:00:00Z">
        <w:r>
          <w:rPr>
            <w:rStyle w:val="CommentTok"/>
          </w:rPr>
          <w:delText xml:space="preserve">#&gt; # A tibble: 4 × 3</w:delText>
        </w:r>
      </w:del>
      <w:del w:id="5918" w:author="PR Preview" w:date="2026-01-01T00:00:00Z">
        <w:r>
          <w:br/>
        </w:r>
      </w:del>
      <w:del w:id="5919" w:author="PR Preview" w:date="2026-01-01T00:00:00Z">
        <w:r>
          <w:rPr>
            <w:rStyle w:val="CommentTok"/>
          </w:rPr>
          <w:delText xml:space="preserve">#&gt;   predictors   aic r_aic</w:delText>
        </w:r>
      </w:del>
      <w:del w:id="5920" w:author="PR Preview" w:date="2026-01-01T00:00:00Z">
        <w:r>
          <w:br/>
        </w:r>
      </w:del>
      <w:del w:id="5921" w:author="PR Preview" w:date="2026-01-01T00:00:00Z">
        <w:r>
          <w:rPr>
            <w:rStyle w:val="CommentTok"/>
          </w:rPr>
          <w:delText xml:space="preserve">#&gt;        &lt;int&gt; &lt;dbl&gt; &lt;dbl&gt;</w:delText>
        </w:r>
      </w:del>
      <w:del w:id="5922" w:author="PR Preview" w:date="2026-01-01T00:00:00Z">
        <w:r>
          <w:br/>
        </w:r>
      </w:del>
      <w:del w:id="5923" w:author="PR Preview" w:date="2026-01-01T00:00:00Z">
        <w:r>
          <w:rPr>
            <w:rStyle w:val="CommentTok"/>
          </w:rPr>
          <w:delText xml:space="preserve">#&gt; 1          1  166.  166.</w:delText>
        </w:r>
      </w:del>
      <w:del w:id="5924" w:author="PR Preview" w:date="2026-01-01T00:00:00Z">
        <w:r>
          <w:br/>
        </w:r>
      </w:del>
      <w:del w:id="5925" w:author="PR Preview" w:date="2026-01-01T00:00:00Z">
        <w:r>
          <w:rPr>
            <w:rStyle w:val="CommentTok"/>
          </w:rPr>
          <w:delText xml:space="preserve">#&gt; 2          2  157.  157.</w:delText>
        </w:r>
      </w:del>
      <w:del w:id="5926" w:author="PR Preview" w:date="2026-01-01T00:00:00Z">
        <w:r>
          <w:br/>
        </w:r>
      </w:del>
      <w:del w:id="5927" w:author="PR Preview" w:date="2026-01-01T00:00:00Z">
        <w:r>
          <w:rPr>
            <w:rStyle w:val="CommentTok"/>
          </w:rPr>
          <w:delText xml:space="preserve">#&gt; 3          3  157.  157.</w:delText>
        </w:r>
      </w:del>
      <w:del w:id="5928" w:author="PR Preview" w:date="2026-01-01T00:00:00Z">
        <w:r>
          <w:br/>
        </w:r>
      </w:del>
      <w:del w:id="5929" w:author="PR Preview" w:date="2026-01-01T00:00:00Z">
        <w:r>
          <w:rPr>
            <w:rStyle w:val="CommentTok"/>
          </w:rPr>
          <w:delText xml:space="preserve">#&gt; 4          4  157.  157.</w:delText>
        </w:r>
      </w:del>
    </w:p>
    <w:p>
      <w:pPr>
        <w:pStyle w:val="FirstParagraph"/>
      </w:pPr>
      <w:del w:id="5930" w:author="PR Preview" w:date="2026-01-01T00:00:00Z">
        <w:r>
          <w:delText xml:space="preserve">The</w:delText>
        </w:r>
      </w:del>
      <w:del w:id="5931" w:author="PR Preview" w:date="2026-01-01T00:00:00Z">
        <w:r>
          <w:delText xml:space="preserve"> </w:delText>
        </w:r>
      </w:del>
      <w:del w:id="5932" w:author="PR Preview" w:date="2026-01-01T00:00:00Z">
        <w:r>
          <w:rPr>
            <w:rStyle w:val="VerbatimChar"/>
          </w:rPr>
          <w:delText xml:space="preserve">aic</w:delText>
        </w:r>
      </w:del>
      <w:del w:id="5933" w:author="PR Preview" w:date="2026-01-01T00:00:00Z">
        <w:r>
          <w:delText xml:space="preserve"> </w:delText>
        </w:r>
      </w:del>
      <w:del w:id="5934" w:author="PR Preview" w:date="2026-01-01T00:00:00Z">
        <w:r>
          <w:delText xml:space="preserve">column matches the</w:delText>
        </w:r>
      </w:del>
      <w:del w:id="5935" w:author="PR Preview" w:date="2026-01-01T00:00:00Z">
        <w:r>
          <w:delText xml:space="preserve"> </w:delText>
        </w:r>
      </w:del>
      <w:del w:id="5936" w:author="PR Preview" w:date="2026-01-01T00:00:00Z">
        <w:r>
          <w:rPr>
            <w:rStyle w:val="VerbatimChar"/>
          </w:rPr>
          <w:delText xml:space="preserve">r_aic</w:delText>
        </w:r>
      </w:del>
      <w:del w:id="5937" w:author="PR Preview" w:date="2026-01-01T00:00:00Z">
        <w:r>
          <w:delText xml:space="preserve"> </w:delText>
        </w:r>
      </w:del>
      <w:del w:id="5938" w:author="PR Preview" w:date="2026-01-01T00:00:00Z">
        <w:r>
          <w:delText xml:space="preserve">column that</w:delText>
        </w:r>
      </w:del>
      <w:del w:id="5939" w:author="PR Preview" w:date="2026-01-01T00:00:00Z">
        <w:r>
          <w:delText xml:space="preserve"> </w:delText>
        </w:r>
      </w:del>
      <w:del w:id="5940" w:author="PR Preview" w:date="2026-01-01T00:00:00Z">
        <w:r>
          <w:rPr>
            <w:rStyle w:val="VerbatimChar"/>
          </w:rPr>
          <w:delText xml:space="preserve">AIC()</w:delText>
        </w:r>
      </w:del>
      <w:del w:id="5941" w:author="PR Preview" w:date="2026-01-01T00:00:00Z">
        <w:r>
          <w:delText xml:space="preserve"> </w:delText>
        </w:r>
      </w:del>
      <w:del w:id="5942" w:author="PR Preview" w:date="2026-01-01T00:00:00Z">
        <w:r>
          <w:delText xml:space="preserve">returns: TRUE.</w:delText>
        </w:r>
      </w:del>
      <w:del w:id="5943" w:author="PR Preview" w:date="2026-01-01T00:00:00Z">
        <w:r>
          <w:delText xml:space="preserve"> </w:delText>
        </w:r>
      </w:del>
      <w:del w:id="5944" w:author="PR Preview" w:date="2026-01-01T00:00:00Z">
        <w:r>
          <w:delText xml:space="preserve">The model with 2 predictors has the smallest AIC.</w:delText>
        </w:r>
      </w:del>
    </w:p>
    <w:p>
      <w:pPr>
        <w:pStyle w:val="BodyText"/>
      </w:pPr>
      <w:del w:id="5945" w:author="PR Preview" w:date="2026-01-01T00:00:00Z">
        <w:r>
          <w:rPr>
            <w:b/>
            <w:bCs/>
          </w:rPr>
          <w:delText xml:space="preserve">Definition 70 (Bayesian information criterion (BIC))</w:delText>
        </w:r>
      </w:del>
      <w:del w:id="5946" w:author="PR Preview" w:date="2026-01-01T00:00:00Z">
        <w:r>
          <w:delText xml:space="preserve"> </w:delText>
        </w:r>
      </w:del>
      <w:del w:id="5947" w:author="PR Preview" w:date="2026-01-01T00:00:00Z">
        <w:r>
          <w:delText xml:space="preserve">Let a model with</w:delText>
        </w:r>
      </w:del>
      <w:del w:id="594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949" w:author="PR Preview" w:date="2026-01-01T00:00:00Z">
        <w:r>
          <w:delText xml:space="preserve"> </w:delText>
        </w:r>
      </w:del>
      <w:hyperlink r:id="rId103">
        <w:del w:id="5950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5951" w:author="PR Preview" w:date="2026-01-01T00:00:00Z">
        <w:r>
          <w:delText xml:space="preserve"> </w:delText>
        </w:r>
      </w:del>
      <w:del w:id="5952" w:author="PR Preview" w:date="2026-01-01T00:00:00Z">
        <w:r>
          <w:delText xml:space="preserve">parameters be fitted by</w:delText>
        </w:r>
      </w:del>
      <w:del w:id="5953" w:author="PR Preview" w:date="2026-01-01T00:00:00Z">
        <w:r>
          <w:delText xml:space="preserve"> </w:delText>
        </w:r>
      </w:del>
      <w:hyperlink r:id="rId13">
        <w:del w:id="5954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5955" w:author="PR Preview" w:date="2026-01-01T00:00:00Z">
        <w:r>
          <w:delText xml:space="preserve"> </w:delText>
        </w:r>
      </w:del>
      <w:del w:id="5956" w:author="PR Preview" w:date="2026-01-01T00:00:00Z">
        <w:r>
          <w:delText xml:space="preserve">to</w:delText>
        </w:r>
      </w:del>
      <w:del w:id="5957" w:author="PR Preview" w:date="2026-01-01T00:00:00Z">
        <w:r>
          <w:delText xml:space="preserve"> </w:delText>
        </w:r>
      </w:del>
      <m:oMath>
        <m:r>
          <m:t>n</m:t>
        </m:r>
      </m:oMath>
      <w:del w:id="5958" w:author="PR Preview" w:date="2026-01-01T00:00:00Z">
        <w:r>
          <w:delText xml:space="preserve"> </w:delText>
        </w:r>
      </w:del>
      <w:del w:id="5959" w:author="PR Preview" w:date="2026-01-01T00:00:00Z">
        <w:r>
          <w:delText xml:space="preserve">observations,</w:delText>
        </w:r>
      </w:del>
      <w:del w:id="5960" w:author="PR Preview" w:date="2026-01-01T00:00:00Z">
        <w:r>
          <w:delText xml:space="preserve"> </w:delText>
        </w:r>
      </w:del>
      <w:del w:id="5961" w:author="PR Preview" w:date="2026-01-01T00:00:00Z">
        <w:r>
          <w:delText xml:space="preserve">and let</w:delText>
        </w:r>
      </w:del>
      <w:del w:id="5962" w:author="PR Preview" w:date="2026-01-01T00:00:00Z">
        <w:r>
          <w:delText xml:space="preserve"> </w:delText>
        </w:r>
      </w:del>
      <w:del w:id="5963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5964" w:author="PR Preview" w:date="2026-01-01T00:00:00Z">
        <w:r>
          <w:delText xml:space="preserve"> </w:delText>
        </w:r>
      </w:del>
      <w:del w:id="5965" w:author="PR Preview" w:date="2026-01-01T00:00:00Z">
        <w:r>
          <w:delText xml:space="preserve">be the</w:delText>
        </w:r>
      </w:del>
      <w:del w:id="5966" w:author="PR Preview" w:date="2026-01-01T00:00:00Z">
        <w:r>
          <w:delText xml:space="preserve"> </w:delText>
        </w:r>
      </w:del>
      <w:hyperlink r:id="rId14">
        <w:del w:id="5967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5968" w:author="PR Preview" w:date="2026-01-01T00:00:00Z">
        <w:r>
          <w:delText xml:space="preserve"> </w:delText>
        </w:r>
      </w:del>
      <w:del w:id="5969" w:author="PR Preview" w:date="2026-01-01T00:00:00Z">
        <w:r>
          <w:delText xml:space="preserve">at the</w:delText>
        </w:r>
      </w:del>
      <w:del w:id="5970" w:author="PR Preview" w:date="2026-01-01T00:00:00Z">
        <w:r>
          <w:delText xml:space="preserve"> </w:delText>
        </w:r>
      </w:del>
      <w:hyperlink r:id="rId13">
        <w:del w:id="5971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5972" w:author="PR Preview" w:date="2026-01-01T00:00:00Z">
        <w:r>
          <w:delText xml:space="preserve"> </w:delText>
        </w:r>
      </w:del>
      <w:del w:id="5973" w:author="PR Preview" w:date="2026-01-01T00:00:00Z">
        <w:r>
          <w:delText xml:space="preserve">$\hat{\mathord{\smash[b]{\underset{\raise.3ex\hbox{$\scriptstyle\sim$}}{\theta}}\vphantom{\theta}}}$</w:delText>
        </w:r>
      </w:del>
      <w:del w:id="5974" w:author="PR Preview" w:date="2026-01-01T00:00:00Z">
        <w:r>
          <w:delText xml:space="preserve">.</w:delText>
        </w:r>
      </w:del>
      <w:del w:id="5975" w:author="PR Preview" w:date="2026-01-01T00:00:00Z">
        <w:r>
          <w:delText xml:space="preserve"> </w:delText>
        </w:r>
      </w:del>
      <w:del w:id="5976" w:author="PR Preview" w:date="2026-01-01T00:00:00Z">
        <w:r>
          <w:delText xml:space="preserve">The</w:delText>
        </w:r>
      </w:del>
      <w:del w:id="5977" w:author="PR Preview" w:date="2026-01-01T00:00:00Z">
        <w:r>
          <w:delText xml:space="preserve"> </w:delText>
        </w:r>
      </w:del>
      <w:del w:id="5978" w:author="PR Preview" w:date="2026-01-01T00:00:00Z">
        <w:r>
          <w:rPr>
            <w:b/>
            <w:bCs/>
          </w:rPr>
          <w:delText xml:space="preserve">Bayesian information criterion</w:delText>
        </w:r>
      </w:del>
      <w:del w:id="5979" w:author="PR Preview" w:date="2026-01-01T00:00:00Z">
        <w:r>
          <w:delText xml:space="preserve"> </w:delText>
        </w:r>
      </w:del>
      <w:del w:id="5980" w:author="PR Preview" w:date="2026-01-01T00:00:00Z">
        <w:r>
          <w:delText xml:space="preserve">of the model is</w:delText>
        </w:r>
      </w:del>
    </w:p>
    <w:p>
      <w:pPr>
        <w:pStyle w:val="BodyText"/>
      </w:pPr>
      <w:del w:id="5981" w:author="PR Preview" w:date="2026-01-01T00:00:00Z">
        <w:r>
          <w:delTex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delText>
        </w:r>
      </w:del>
    </w:p>
    <w:p>
      <w:pPr>
        <w:pStyle w:val="FirstParagraph"/>
      </w:pPr>
      <w:del w:id="5982" w:author="PR Preview" w:date="2026-01-01T00:00:00Z">
        <w:r>
          <w:delText xml:space="preserve">It is minus twice the maximized log-likelihood, plus</w:delText>
        </w:r>
      </w:del>
      <w:del w:id="598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del w:id="5984" w:author="PR Preview" w:date="2026-01-01T00:00:00Z">
        <w:r>
          <w:delText xml:space="preserve"> </w:delText>
        </w:r>
      </w:del>
      <w:del w:id="5985" w:author="PR Preview" w:date="2026-01-01T00:00:00Z">
        <w:r>
          <w:delText xml:space="preserve">for each estimated parameter.</w:delText>
        </w:r>
      </w:del>
      <w:del w:id="5986" w:author="PR Preview" w:date="2026-01-01T00:00:00Z">
        <w:r>
          <w:delText xml:space="preserve"> </w:delText>
        </w:r>
      </w:del>
      <w:del w:id="5987" w:author="PR Preview" w:date="2026-01-01T00:00:00Z">
        <w:r>
          <w:delText xml:space="preserve">A smaller BIC is better.</w:delText>
        </w:r>
      </w:del>
    </w:p>
    <w:p>
      <w:pPr>
        <w:pStyle w:val="BodyText"/>
      </w:pPr>
      <w:del w:id="5988" w:author="PR Preview" w:date="2026-01-01T00:00:00Z">
        <w:r>
          <w:delText xml:space="preserve">Source:</w:delText>
        </w:r>
      </w:del>
      <w:del w:id="5989" w:author="PR Preview" w:date="2026-01-01T00:00:00Z">
        <w:r>
          <w:delText xml:space="preserve"> </w:delText>
        </w:r>
      </w:del>
      <w:del w:id="5990" w:author="PR Preview" w:date="2026-01-01T00:00:00Z">
        <w:r>
          <w:delText xml:space="preserve">Schwarz [17]</w:delText>
        </w:r>
      </w:del>
      <w:del w:id="5991" w:author="PR Preview" w:date="2026-01-01T00:00:00Z">
        <w:r>
          <w:delText xml:space="preserve">.</w:delText>
        </w:r>
      </w:del>
    </w:p>
    <w:p>
      <w:pPr>
        <w:pStyle w:val="BodyText"/>
      </w:pPr>
      <w:del w:id="5992" w:author="PR Preview" w:date="2026-01-01T00:00:00Z">
        <w:r>
          <w:rPr>
            <w:b/>
            <w:bCs/>
          </w:rPr>
          <w:delText xml:space="preserve">Example 41 (BIC of nested</w:delText>
        </w:r>
      </w:del>
      <w:del w:id="5993" w:author="PR Preview" w:date="2026-01-01T00:00:00Z">
        <w:r>
          <w:rPr>
            <w:b/>
            <w:bCs/>
          </w:rPr>
          <w:delText xml:space="preserve"> </w:delText>
        </w:r>
      </w:del>
      <w:del w:id="599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995" w:author="PR Preview" w:date="2026-01-01T00:00:00Z">
        <w:r>
          <w:rPr>
            <w:b/>
            <w:bCs/>
          </w:rPr>
          <w:delText xml:space="preserve"> </w:delText>
        </w:r>
      </w:del>
      <w:del w:id="5996" w:author="PR Preview" w:date="2026-01-01T00:00:00Z">
        <w:r>
          <w:rPr>
            <w:b/>
            <w:bCs/>
          </w:rPr>
          <w:delText xml:space="preserve">models)</w:delText>
        </w:r>
      </w:del>
      <w:del w:id="5997" w:author="PR Preview" w:date="2026-01-01T00:00:00Z">
        <w:r>
          <w:delText xml:space="preserve"> </w:delText>
        </w:r>
      </w:del>
      <w:del w:id="5998" w:author="PR Preview" w:date="2026-01-01T00:00:00Z">
        <w:r>
          <w:delText xml:space="preserve">This example computes</w:delText>
        </w:r>
      </w:del>
      <w:del w:id="5999" w:author="PR Preview" w:date="2026-01-01T00:00:00Z">
        <w:r>
          <w:delText xml:space="preserve"> </w:delText>
        </w:r>
      </w:del>
      <w:hyperlink w:anchor="def-bic">
        <w:del w:id="6000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6001" w:author="PR Preview" w:date="2026-01-01T00:00:00Z">
        <w:r>
          <w:delText xml:space="preserve"> </w:delText>
        </w:r>
      </w:del>
      <w:del w:id="6002" w:author="PR Preview" w:date="2026-01-01T00:00:00Z">
        <w:r>
          <w:delText xml:space="preserve">for the four models of</w:delText>
        </w:r>
      </w:del>
      <w:del w:id="6003" w:author="PR Preview" w:date="2026-01-01T00:00:00Z">
        <w:r>
          <w:delText xml:space="preserve"> </w:delText>
        </w:r>
      </w:del>
      <w:hyperlink w:anchor="exm-adjusted-r-squared">
        <w:del w:id="6004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6005" w:author="PR Preview" w:date="2026-01-01T00:00:00Z">
        <w:r>
          <w:delText xml:space="preserve">,</w:delText>
        </w:r>
      </w:del>
      <w:del w:id="6006" w:author="PR Preview" w:date="2026-01-01T00:00:00Z">
        <w:r>
          <w:delText xml:space="preserve"> </w:delText>
        </w:r>
      </w:del>
      <w:del w:id="6007" w:author="PR Preview" w:date="2026-01-01T00:00:00Z">
        <w:r>
          <w:delText xml:space="preserve">with</w:delText>
        </w:r>
      </w:del>
      <w:del w:id="600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009" w:author="PR Preview" w:date="2026-01-01T00:00:00Z">
        <w:r>
          <w:delText xml:space="preserve"> </w:delText>
        </w:r>
      </w:del>
      <w:del w:id="6010" w:author="PR Preview" w:date="2026-01-01T00:00:00Z">
        <w:r>
          <w:delText xml:space="preserve">counted as in</w:delText>
        </w:r>
      </w:del>
      <w:del w:id="6011" w:author="PR Preview" w:date="2026-01-01T00:00:00Z">
        <w:r>
          <w:delText xml:space="preserve"> </w:delText>
        </w:r>
      </w:del>
      <w:hyperlink w:anchor="exm-aic">
        <w:del w:id="6012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6013" w:author="PR Preview" w:date="2026-01-01T00:00:00Z">
        <w:r>
          <w:delText xml:space="preserve">.</w:delText>
        </w:r>
      </w:del>
    </w:p>
    <w:p>
      <w:pPr>
        <w:pStyle w:val="SourceCode"/>
      </w:pPr>
      <w:del w:id="6014" w:author="PR Preview" w:date="2026-01-01T00:00:00Z">
        <w:r>
          <w:rPr>
            <w:rStyle w:val="NormalTok"/>
          </w:rPr>
          <w:delText xml:space="preserve">mtcars_bic </w:delText>
        </w:r>
      </w:del>
      <w:del w:id="6015" w:author="PR Preview" w:date="2026-01-01T00:00:00Z">
        <w:r>
          <w:rPr>
            <w:rStyle w:val="OtherTok"/>
          </w:rPr>
          <w:delText xml:space="preserve">&lt;-</w:delText>
        </w:r>
      </w:del>
      <w:del w:id="6016" w:author="PR Preview" w:date="2026-01-01T00:00:00Z">
        <w:r>
          <w:rPr>
            <w:rStyle w:val="NormalTok"/>
          </w:rPr>
          <w:delText xml:space="preserve"> </w:delText>
        </w:r>
      </w:del>
      <w:del w:id="6017" w:author="PR Preview" w:date="2026-01-01T00:00:00Z">
        <w:r>
          <w:rPr>
            <w:rStyle w:val="FunctionTok"/>
          </w:rPr>
          <w:delText xml:space="preserve">vapply</w:delText>
        </w:r>
      </w:del>
      <w:del w:id="6018" w:author="PR Preview" w:date="2026-01-01T00:00:00Z">
        <w:r>
          <w:rPr>
            <w:rStyle w:val="NormalTok"/>
          </w:rPr>
          <w:delText xml:space="preserve">(</w:delText>
        </w:r>
      </w:del>
      <w:del w:id="6019" w:author="PR Preview" w:date="2026-01-01T00:00:00Z">
        <w:r>
          <w:br/>
        </w:r>
      </w:del>
      <w:del w:id="6020" w:author="PR Preview" w:date="2026-01-01T00:00:00Z">
        <w:r>
          <w:rPr>
            <w:rStyle w:val="NormalTok"/>
          </w:rPr>
          <w:delText xml:space="preserve">  mtcars_fits,</w:delText>
        </w:r>
      </w:del>
      <w:del w:id="6021" w:author="PR Preview" w:date="2026-01-01T00:00:00Z">
        <w:r>
          <w:br/>
        </w:r>
      </w:del>
      <w:del w:id="6022" w:author="PR Preview" w:date="2026-01-01T00:00:00Z">
        <w:r>
          <w:rPr>
            <w:rStyle w:val="NormalTok"/>
          </w:rPr>
          <w:delText xml:space="preserve">  \(f) {</w:delText>
        </w:r>
      </w:del>
      <w:del w:id="6023" w:author="PR Preview" w:date="2026-01-01T00:00:00Z">
        <w:r>
          <w:br/>
        </w:r>
      </w:del>
      <w:del w:id="6024" w:author="PR Preview" w:date="2026-01-01T00:00:00Z">
        <w:r>
          <w:rPr>
            <w:rStyle w:val="NormalTok"/>
          </w:rPr>
          <w:delText xml:space="preserve">    </w:delText>
        </w:r>
      </w:del>
      <w:del w:id="6025" w:author="PR Preview" w:date="2026-01-01T00:00:00Z">
        <w:r>
          <w:rPr>
            <w:rStyle w:val="SpecialCharTok"/>
          </w:rPr>
          <w:delText xml:space="preserve">-</w:delText>
        </w:r>
      </w:del>
      <w:del w:id="6026" w:author="PR Preview" w:date="2026-01-01T00:00:00Z">
        <w:r>
          <w:rPr>
            <w:rStyle w:val="DecValTok"/>
          </w:rPr>
          <w:delText xml:space="preserve">2</w:delText>
        </w:r>
      </w:del>
      <w:del w:id="6027" w:author="PR Preview" w:date="2026-01-01T00:00:00Z">
        <w:r>
          <w:rPr>
            <w:rStyle w:val="NormalTok"/>
          </w:rPr>
          <w:delText xml:space="preserve"> </w:delText>
        </w:r>
      </w:del>
      <w:del w:id="6028" w:author="PR Preview" w:date="2026-01-01T00:00:00Z">
        <w:r>
          <w:rPr>
            <w:rStyle w:val="SpecialCharTok"/>
          </w:rPr>
          <w:delText xml:space="preserve">*</w:delText>
        </w:r>
      </w:del>
      <w:del w:id="6029" w:author="PR Preview" w:date="2026-01-01T00:00:00Z">
        <w:r>
          <w:rPr>
            <w:rStyle w:val="NormalTok"/>
          </w:rPr>
          <w:delText xml:space="preserve"> </w:delText>
        </w:r>
      </w:del>
      <w:del w:id="6030" w:author="PR Preview" w:date="2026-01-01T00:00:00Z">
        <w:r>
          <w:rPr>
            <w:rStyle w:val="FunctionTok"/>
          </w:rPr>
          <w:delText xml:space="preserve">as.numeric</w:delText>
        </w:r>
      </w:del>
      <w:del w:id="6031" w:author="PR Preview" w:date="2026-01-01T00:00:00Z">
        <w:r>
          <w:rPr>
            <w:rStyle w:val="NormalTok"/>
          </w:rPr>
          <w:delText xml:space="preserve">(</w:delText>
        </w:r>
      </w:del>
      <w:del w:id="6032" w:author="PR Preview" w:date="2026-01-01T00:00:00Z">
        <w:r>
          <w:rPr>
            <w:rStyle w:val="FunctionTok"/>
          </w:rPr>
          <w:delText xml:space="preserve">logLik</w:delText>
        </w:r>
      </w:del>
      <w:del w:id="6033" w:author="PR Preview" w:date="2026-01-01T00:00:00Z">
        <w:r>
          <w:rPr>
            <w:rStyle w:val="NormalTok"/>
          </w:rPr>
          <w:delText xml:space="preserve">(f)) </w:delText>
        </w:r>
      </w:del>
      <w:del w:id="6034" w:author="PR Preview" w:date="2026-01-01T00:00:00Z">
        <w:r>
          <w:rPr>
            <w:rStyle w:val="SpecialCharTok"/>
          </w:rPr>
          <w:delText xml:space="preserve">+</w:delText>
        </w:r>
      </w:del>
      <w:del w:id="6035" w:author="PR Preview" w:date="2026-01-01T00:00:00Z">
        <w:r>
          <w:br/>
        </w:r>
      </w:del>
      <w:del w:id="6036" w:author="PR Preview" w:date="2026-01-01T00:00:00Z">
        <w:r>
          <w:rPr>
            <w:rStyle w:val="NormalTok"/>
          </w:rPr>
          <w:delText xml:space="preserve">      (</w:delText>
        </w:r>
      </w:del>
      <w:del w:id="6037" w:author="PR Preview" w:date="2026-01-01T00:00:00Z">
        <w:r>
          <w:rPr>
            <w:rStyle w:val="FunctionTok"/>
          </w:rPr>
          <w:delText xml:space="preserve">length</w:delText>
        </w:r>
      </w:del>
      <w:del w:id="6038" w:author="PR Preview" w:date="2026-01-01T00:00:00Z">
        <w:r>
          <w:rPr>
            <w:rStyle w:val="NormalTok"/>
          </w:rPr>
          <w:delText xml:space="preserve">(</w:delText>
        </w:r>
      </w:del>
      <w:del w:id="6039" w:author="PR Preview" w:date="2026-01-01T00:00:00Z">
        <w:r>
          <w:rPr>
            <w:rStyle w:val="FunctionTok"/>
          </w:rPr>
          <w:delText xml:space="preserve">coef</w:delText>
        </w:r>
      </w:del>
      <w:del w:id="6040" w:author="PR Preview" w:date="2026-01-01T00:00:00Z">
        <w:r>
          <w:rPr>
            <w:rStyle w:val="NormalTok"/>
          </w:rPr>
          <w:delText xml:space="preserve">(f)) </w:delText>
        </w:r>
      </w:del>
      <w:del w:id="6041" w:author="PR Preview" w:date="2026-01-01T00:00:00Z">
        <w:r>
          <w:rPr>
            <w:rStyle w:val="SpecialCharTok"/>
          </w:rPr>
          <w:delText xml:space="preserve">+</w:delText>
        </w:r>
      </w:del>
      <w:del w:id="6042" w:author="PR Preview" w:date="2026-01-01T00:00:00Z">
        <w:r>
          <w:rPr>
            <w:rStyle w:val="NormalTok"/>
          </w:rPr>
          <w:delText xml:space="preserve"> </w:delText>
        </w:r>
      </w:del>
      <w:del w:id="6043" w:author="PR Preview" w:date="2026-01-01T00:00:00Z">
        <w:r>
          <w:rPr>
            <w:rStyle w:val="DecValTok"/>
          </w:rPr>
          <w:delText xml:space="preserve">1</w:delText>
        </w:r>
      </w:del>
      <w:del w:id="6044" w:author="PR Preview" w:date="2026-01-01T00:00:00Z">
        <w:r>
          <w:rPr>
            <w:rStyle w:val="NormalTok"/>
          </w:rPr>
          <w:delText xml:space="preserve">) </w:delText>
        </w:r>
      </w:del>
      <w:del w:id="6045" w:author="PR Preview" w:date="2026-01-01T00:00:00Z">
        <w:r>
          <w:rPr>
            <w:rStyle w:val="SpecialCharTok"/>
          </w:rPr>
          <w:delText xml:space="preserve">*</w:delText>
        </w:r>
      </w:del>
      <w:del w:id="6046" w:author="PR Preview" w:date="2026-01-01T00:00:00Z">
        <w:r>
          <w:rPr>
            <w:rStyle w:val="NormalTok"/>
          </w:rPr>
          <w:delText xml:space="preserve"> </w:delText>
        </w:r>
      </w:del>
      <w:del w:id="6047" w:author="PR Preview" w:date="2026-01-01T00:00:00Z">
        <w:r>
          <w:rPr>
            <w:rStyle w:val="FunctionTok"/>
          </w:rPr>
          <w:delText xml:space="preserve">log</w:delText>
        </w:r>
      </w:del>
      <w:del w:id="6048" w:author="PR Preview" w:date="2026-01-01T00:00:00Z">
        <w:r>
          <w:rPr>
            <w:rStyle w:val="NormalTok"/>
          </w:rPr>
          <w:delText xml:space="preserve">(</w:delText>
        </w:r>
      </w:del>
      <w:del w:id="6049" w:author="PR Preview" w:date="2026-01-01T00:00:00Z">
        <w:r>
          <w:rPr>
            <w:rStyle w:val="FunctionTok"/>
          </w:rPr>
          <w:delText xml:space="preserve">nrow</w:delText>
        </w:r>
      </w:del>
      <w:del w:id="6050" w:author="PR Preview" w:date="2026-01-01T00:00:00Z">
        <w:r>
          <w:rPr>
            <w:rStyle w:val="NormalTok"/>
          </w:rPr>
          <w:delText xml:space="preserve">(mtcars))</w:delText>
        </w:r>
      </w:del>
      <w:del w:id="6051" w:author="PR Preview" w:date="2026-01-01T00:00:00Z">
        <w:r>
          <w:br/>
        </w:r>
      </w:del>
      <w:del w:id="6052" w:author="PR Preview" w:date="2026-01-01T00:00:00Z">
        <w:r>
          <w:rPr>
            <w:rStyle w:val="NormalTok"/>
          </w:rPr>
          <w:delText xml:space="preserve">  },</w:delText>
        </w:r>
      </w:del>
      <w:del w:id="6053" w:author="PR Preview" w:date="2026-01-01T00:00:00Z">
        <w:r>
          <w:br/>
        </w:r>
      </w:del>
      <w:del w:id="6054" w:author="PR Preview" w:date="2026-01-01T00:00:00Z">
        <w:r>
          <w:rPr>
            <w:rStyle w:val="NormalTok"/>
          </w:rPr>
          <w:delText xml:space="preserve">  </w:delText>
        </w:r>
      </w:del>
      <w:del w:id="6055" w:author="PR Preview" w:date="2026-01-01T00:00:00Z">
        <w:r>
          <w:rPr>
            <w:rStyle w:val="FunctionTok"/>
          </w:rPr>
          <w:delText xml:space="preserve">numeric</w:delText>
        </w:r>
      </w:del>
      <w:del w:id="6056" w:author="PR Preview" w:date="2026-01-01T00:00:00Z">
        <w:r>
          <w:rPr>
            <w:rStyle w:val="NormalTok"/>
          </w:rPr>
          <w:delText xml:space="preserve">(</w:delText>
        </w:r>
      </w:del>
      <w:del w:id="6057" w:author="PR Preview" w:date="2026-01-01T00:00:00Z">
        <w:r>
          <w:rPr>
            <w:rStyle w:val="DecValTok"/>
          </w:rPr>
          <w:delText xml:space="preserve">1</w:delText>
        </w:r>
      </w:del>
      <w:del w:id="6058" w:author="PR Preview" w:date="2026-01-01T00:00:00Z">
        <w:r>
          <w:rPr>
            <w:rStyle w:val="NormalTok"/>
          </w:rPr>
          <w:delText xml:space="preserve">)</w:delText>
        </w:r>
      </w:del>
      <w:del w:id="6059" w:author="PR Preview" w:date="2026-01-01T00:00:00Z">
        <w:r>
          <w:br/>
        </w:r>
      </w:del>
      <w:del w:id="6060" w:author="PR Preview" w:date="2026-01-01T00:00:00Z">
        <w:r>
          <w:rPr>
            <w:rStyle w:val="NormalTok"/>
          </w:rPr>
          <w:delText xml:space="preserve">)</w:delText>
        </w:r>
      </w:del>
      <w:del w:id="6061" w:author="PR Preview" w:date="2026-01-01T00:00:00Z">
        <w:r>
          <w:br/>
        </w:r>
      </w:del>
      <w:del w:id="6062" w:author="PR Preview" w:date="2026-01-01T00:00:00Z">
        <w:r>
          <w:rPr>
            <w:rStyle w:val="NormalTok"/>
          </w:rPr>
          <w:delText xml:space="preserve">tibble</w:delText>
        </w:r>
      </w:del>
      <w:del w:id="6063" w:author="PR Preview" w:date="2026-01-01T00:00:00Z">
        <w:r>
          <w:rPr>
            <w:rStyle w:val="SpecialCharTok"/>
          </w:rPr>
          <w:delText xml:space="preserve">::</w:delText>
        </w:r>
      </w:del>
      <w:del w:id="6064" w:author="PR Preview" w:date="2026-01-01T00:00:00Z">
        <w:r>
          <w:rPr>
            <w:rStyle w:val="FunctionTok"/>
          </w:rPr>
          <w:delText xml:space="preserve">tibble</w:delText>
        </w:r>
      </w:del>
      <w:del w:id="6065" w:author="PR Preview" w:date="2026-01-01T00:00:00Z">
        <w:r>
          <w:rPr>
            <w:rStyle w:val="NormalTok"/>
          </w:rPr>
          <w:delText xml:space="preserve">(</w:delText>
        </w:r>
      </w:del>
      <w:del w:id="6066" w:author="PR Preview" w:date="2026-01-01T00:00:00Z">
        <w:r>
          <w:br/>
        </w:r>
      </w:del>
      <w:del w:id="6067" w:author="PR Preview" w:date="2026-01-01T00:00:00Z">
        <w:r>
          <w:rPr>
            <w:rStyle w:val="NormalTok"/>
          </w:rPr>
          <w:delText xml:space="preserve">  </w:delText>
        </w:r>
      </w:del>
      <w:del w:id="6068" w:author="PR Preview" w:date="2026-01-01T00:00:00Z">
        <w:r>
          <w:rPr>
            <w:rStyle w:val="AttributeTok"/>
          </w:rPr>
          <w:delText xml:space="preserve">predictors =</w:delText>
        </w:r>
      </w:del>
      <w:del w:id="6069" w:author="PR Preview" w:date="2026-01-01T00:00:00Z">
        <w:r>
          <w:rPr>
            <w:rStyle w:val="NormalTok"/>
          </w:rPr>
          <w:delText xml:space="preserve"> </w:delText>
        </w:r>
      </w:del>
      <w:del w:id="6070" w:author="PR Preview" w:date="2026-01-01T00:00:00Z">
        <w:r>
          <w:rPr>
            <w:rStyle w:val="DecValTok"/>
          </w:rPr>
          <w:delText xml:space="preserve">1</w:delText>
        </w:r>
      </w:del>
      <w:del w:id="6071" w:author="PR Preview" w:date="2026-01-01T00:00:00Z">
        <w:r>
          <w:rPr>
            <w:rStyle w:val="SpecialCharTok"/>
          </w:rPr>
          <w:delText xml:space="preserve">:</w:delText>
        </w:r>
      </w:del>
      <w:del w:id="6072" w:author="PR Preview" w:date="2026-01-01T00:00:00Z">
        <w:r>
          <w:rPr>
            <w:rStyle w:val="DecValTok"/>
          </w:rPr>
          <w:delText xml:space="preserve">4</w:delText>
        </w:r>
      </w:del>
      <w:del w:id="6073" w:author="PR Preview" w:date="2026-01-01T00:00:00Z">
        <w:r>
          <w:rPr>
            <w:rStyle w:val="NormalTok"/>
          </w:rPr>
          <w:delText xml:space="preserve">,</w:delText>
        </w:r>
      </w:del>
      <w:del w:id="6074" w:author="PR Preview" w:date="2026-01-01T00:00:00Z">
        <w:r>
          <w:br/>
        </w:r>
      </w:del>
      <w:del w:id="6075" w:author="PR Preview" w:date="2026-01-01T00:00:00Z">
        <w:r>
          <w:rPr>
            <w:rStyle w:val="NormalTok"/>
          </w:rPr>
          <w:delText xml:space="preserve">  </w:delText>
        </w:r>
      </w:del>
      <w:del w:id="6076" w:author="PR Preview" w:date="2026-01-01T00:00:00Z">
        <w:r>
          <w:rPr>
            <w:rStyle w:val="AttributeTok"/>
          </w:rPr>
          <w:delText xml:space="preserve">bic =</w:delText>
        </w:r>
      </w:del>
      <w:del w:id="6077" w:author="PR Preview" w:date="2026-01-01T00:00:00Z">
        <w:r>
          <w:rPr>
            <w:rStyle w:val="NormalTok"/>
          </w:rPr>
          <w:delText xml:space="preserve"> mtcars_bic,</w:delText>
        </w:r>
      </w:del>
      <w:del w:id="6078" w:author="PR Preview" w:date="2026-01-01T00:00:00Z">
        <w:r>
          <w:br/>
        </w:r>
      </w:del>
      <w:del w:id="6079" w:author="PR Preview" w:date="2026-01-01T00:00:00Z">
        <w:r>
          <w:rPr>
            <w:rStyle w:val="NormalTok"/>
          </w:rPr>
          <w:delText xml:space="preserve">  </w:delText>
        </w:r>
      </w:del>
      <w:del w:id="6080" w:author="PR Preview" w:date="2026-01-01T00:00:00Z">
        <w:r>
          <w:rPr>
            <w:rStyle w:val="AttributeTok"/>
          </w:rPr>
          <w:delText xml:space="preserve">r_bic =</w:delText>
        </w:r>
      </w:del>
      <w:del w:id="6081" w:author="PR Preview" w:date="2026-01-01T00:00:00Z">
        <w:r>
          <w:rPr>
            <w:rStyle w:val="NormalTok"/>
          </w:rPr>
          <w:delText xml:space="preserve"> </w:delText>
        </w:r>
      </w:del>
      <w:del w:id="6082" w:author="PR Preview" w:date="2026-01-01T00:00:00Z">
        <w:r>
          <w:rPr>
            <w:rStyle w:val="FunctionTok"/>
          </w:rPr>
          <w:delText xml:space="preserve">vapply</w:delText>
        </w:r>
      </w:del>
      <w:del w:id="6083" w:author="PR Preview" w:date="2026-01-01T00:00:00Z">
        <w:r>
          <w:rPr>
            <w:rStyle w:val="NormalTok"/>
          </w:rPr>
          <w:delText xml:space="preserve">(mtcars_fits, BIC, </w:delText>
        </w:r>
      </w:del>
      <w:del w:id="6084" w:author="PR Preview" w:date="2026-01-01T00:00:00Z">
        <w:r>
          <w:rPr>
            <w:rStyle w:val="FunctionTok"/>
          </w:rPr>
          <w:delText xml:space="preserve">numeric</w:delText>
        </w:r>
      </w:del>
      <w:del w:id="6085" w:author="PR Preview" w:date="2026-01-01T00:00:00Z">
        <w:r>
          <w:rPr>
            <w:rStyle w:val="NormalTok"/>
          </w:rPr>
          <w:delText xml:space="preserve">(</w:delText>
        </w:r>
      </w:del>
      <w:del w:id="6086" w:author="PR Preview" w:date="2026-01-01T00:00:00Z">
        <w:r>
          <w:rPr>
            <w:rStyle w:val="DecValTok"/>
          </w:rPr>
          <w:delText xml:space="preserve">1</w:delText>
        </w:r>
      </w:del>
      <w:del w:id="6087" w:author="PR Preview" w:date="2026-01-01T00:00:00Z">
        <w:r>
          <w:rPr>
            <w:rStyle w:val="NormalTok"/>
          </w:rPr>
          <w:delText xml:space="preserve">))</w:delText>
        </w:r>
      </w:del>
      <w:del w:id="6088" w:author="PR Preview" w:date="2026-01-01T00:00:00Z">
        <w:r>
          <w:br/>
        </w:r>
      </w:del>
      <w:del w:id="6089" w:author="PR Preview" w:date="2026-01-01T00:00:00Z">
        <w:r>
          <w:rPr>
            <w:rStyle w:val="NormalTok"/>
          </w:rPr>
          <w:delText xml:space="preserve">)</w:delText>
        </w:r>
      </w:del>
      <w:del w:id="6090" w:author="PR Preview" w:date="2026-01-01T00:00:00Z">
        <w:r>
          <w:br/>
        </w:r>
      </w:del>
      <w:del w:id="6091" w:author="PR Preview" w:date="2026-01-01T00:00:00Z">
        <w:r>
          <w:rPr>
            <w:rStyle w:val="CommentTok"/>
          </w:rPr>
          <w:delText xml:space="preserve">#&gt; # A tibble: 4 × 3</w:delText>
        </w:r>
      </w:del>
      <w:del w:id="6092" w:author="PR Preview" w:date="2026-01-01T00:00:00Z">
        <w:r>
          <w:br/>
        </w:r>
      </w:del>
      <w:del w:id="6093" w:author="PR Preview" w:date="2026-01-01T00:00:00Z">
        <w:r>
          <w:rPr>
            <w:rStyle w:val="CommentTok"/>
          </w:rPr>
          <w:delText xml:space="preserve">#&gt;   predictors   bic r_bic</w:delText>
        </w:r>
      </w:del>
      <w:del w:id="6094" w:author="PR Preview" w:date="2026-01-01T00:00:00Z">
        <w:r>
          <w:br/>
        </w:r>
      </w:del>
      <w:del w:id="6095" w:author="PR Preview" w:date="2026-01-01T00:00:00Z">
        <w:r>
          <w:rPr>
            <w:rStyle w:val="CommentTok"/>
          </w:rPr>
          <w:delText xml:space="preserve">#&gt;        &lt;int&gt; &lt;dbl&gt; &lt;dbl&gt;</w:delText>
        </w:r>
      </w:del>
      <w:del w:id="6096" w:author="PR Preview" w:date="2026-01-01T00:00:00Z">
        <w:r>
          <w:br/>
        </w:r>
      </w:del>
      <w:del w:id="6097" w:author="PR Preview" w:date="2026-01-01T00:00:00Z">
        <w:r>
          <w:rPr>
            <w:rStyle w:val="CommentTok"/>
          </w:rPr>
          <w:delText xml:space="preserve">#&gt; 1          1  170.  170.</w:delText>
        </w:r>
      </w:del>
      <w:del w:id="6098" w:author="PR Preview" w:date="2026-01-01T00:00:00Z">
        <w:r>
          <w:br/>
        </w:r>
      </w:del>
      <w:del w:id="6099" w:author="PR Preview" w:date="2026-01-01T00:00:00Z">
        <w:r>
          <w:rPr>
            <w:rStyle w:val="CommentTok"/>
          </w:rPr>
          <w:delText xml:space="preserve">#&gt; 2          2  163.  163.</w:delText>
        </w:r>
      </w:del>
      <w:del w:id="6100" w:author="PR Preview" w:date="2026-01-01T00:00:00Z">
        <w:r>
          <w:br/>
        </w:r>
      </w:del>
      <w:del w:id="6101" w:author="PR Preview" w:date="2026-01-01T00:00:00Z">
        <w:r>
          <w:rPr>
            <w:rStyle w:val="CommentTok"/>
          </w:rPr>
          <w:delText xml:space="preserve">#&gt; 3          3  164.  164.</w:delText>
        </w:r>
      </w:del>
      <w:del w:id="6102" w:author="PR Preview" w:date="2026-01-01T00:00:00Z">
        <w:r>
          <w:br/>
        </w:r>
      </w:del>
      <w:del w:id="6103" w:author="PR Preview" w:date="2026-01-01T00:00:00Z">
        <w:r>
          <w:rPr>
            <w:rStyle w:val="CommentTok"/>
          </w:rPr>
          <w:delText xml:space="preserve">#&gt; 4          4  166.  166.</w:delText>
        </w:r>
      </w:del>
    </w:p>
    <w:p>
      <w:pPr>
        <w:pStyle w:val="FirstParagraph"/>
      </w:pPr>
      <w:del w:id="6104" w:author="PR Preview" w:date="2026-01-01T00:00:00Z">
        <w:r>
          <w:delText xml:space="preserve">The</w:delText>
        </w:r>
      </w:del>
      <w:del w:id="6105" w:author="PR Preview" w:date="2026-01-01T00:00:00Z">
        <w:r>
          <w:delText xml:space="preserve"> </w:delText>
        </w:r>
      </w:del>
      <w:del w:id="6106" w:author="PR Preview" w:date="2026-01-01T00:00:00Z">
        <w:r>
          <w:rPr>
            <w:rStyle w:val="VerbatimChar"/>
          </w:rPr>
          <w:delText xml:space="preserve">bic</w:delText>
        </w:r>
      </w:del>
      <w:del w:id="6107" w:author="PR Preview" w:date="2026-01-01T00:00:00Z">
        <w:r>
          <w:delText xml:space="preserve"> </w:delText>
        </w:r>
      </w:del>
      <w:del w:id="6108" w:author="PR Preview" w:date="2026-01-01T00:00:00Z">
        <w:r>
          <w:delText xml:space="preserve">column matches the</w:delText>
        </w:r>
      </w:del>
      <w:del w:id="6109" w:author="PR Preview" w:date="2026-01-01T00:00:00Z">
        <w:r>
          <w:delText xml:space="preserve"> </w:delText>
        </w:r>
      </w:del>
      <w:del w:id="6110" w:author="PR Preview" w:date="2026-01-01T00:00:00Z">
        <w:r>
          <w:rPr>
            <w:rStyle w:val="VerbatimChar"/>
          </w:rPr>
          <w:delText xml:space="preserve">r_bic</w:delText>
        </w:r>
      </w:del>
      <w:del w:id="6111" w:author="PR Preview" w:date="2026-01-01T00:00:00Z">
        <w:r>
          <w:delText xml:space="preserve"> </w:delText>
        </w:r>
      </w:del>
      <w:del w:id="6112" w:author="PR Preview" w:date="2026-01-01T00:00:00Z">
        <w:r>
          <w:delText xml:space="preserve">column that</w:delText>
        </w:r>
      </w:del>
      <w:del w:id="6113" w:author="PR Preview" w:date="2026-01-01T00:00:00Z">
        <w:r>
          <w:delText xml:space="preserve"> </w:delText>
        </w:r>
      </w:del>
      <w:del w:id="6114" w:author="PR Preview" w:date="2026-01-01T00:00:00Z">
        <w:r>
          <w:rPr>
            <w:rStyle w:val="VerbatimChar"/>
          </w:rPr>
          <w:delText xml:space="preserve">BIC()</w:delText>
        </w:r>
      </w:del>
      <w:del w:id="6115" w:author="PR Preview" w:date="2026-01-01T00:00:00Z">
        <w:r>
          <w:delText xml:space="preserve"> </w:delText>
        </w:r>
      </w:del>
      <w:del w:id="6116" w:author="PR Preview" w:date="2026-01-01T00:00:00Z">
        <w:r>
          <w:delText xml:space="preserve">returns: TRUE.</w:delText>
        </w:r>
      </w:del>
      <w:del w:id="6117" w:author="PR Preview" w:date="2026-01-01T00:00:00Z">
        <w:r>
          <w:delText xml:space="preserve"> </w:delText>
        </w:r>
      </w:del>
      <w:del w:id="6118" w:author="PR Preview" w:date="2026-01-01T00:00:00Z">
        <w:r>
          <w:delText xml:space="preserve">The model with 2 predictors has the smallest BIC.</w:delText>
        </w:r>
      </w:del>
      <w:del w:id="6119" w:author="PR Preview" w:date="2026-01-01T00:00:00Z">
        <w:r>
          <w:delText xml:space="preserve"> </w:delText>
        </w:r>
      </w:del>
      <w:del w:id="6120" w:author="PR Preview" w:date="2026-01-01T00:00:00Z">
        <w:r>
          <w:delText xml:space="preserve">With</w:delText>
        </w:r>
      </w:del>
      <w:del w:id="61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</m:oMath>
      <w:del w:id="6122" w:author="PR Preview" w:date="2026-01-01T00:00:00Z">
        <w:r>
          <w:delText xml:space="preserve"> </w:delText>
        </w:r>
      </w:del>
      <w:del w:id="6123" w:author="PR Preview" w:date="2026-01-01T00:00:00Z">
        <w:r>
          <w:delText xml:space="preserve">32, each parameter costs</w:delText>
        </w:r>
      </w:del>
      <w:del w:id="612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del w:id="6125" w:author="PR Preview" w:date="2026-01-01T00:00:00Z">
        <w:r>
          <w:delText xml:space="preserve"> </w:delText>
        </w:r>
      </w:del>
      <w:del w:id="6126" w:author="PR Preview" w:date="2026-01-01T00:00:00Z">
        <w:r>
          <w:delText xml:space="preserve">3.47 in BIC against 2 in AIC,</w:delText>
        </w:r>
      </w:del>
      <w:del w:id="6127" w:author="PR Preview" w:date="2026-01-01T00:00:00Z">
        <w:r>
          <w:delText xml:space="preserve"> </w:delText>
        </w:r>
      </w:del>
      <w:del w:id="6128" w:author="PR Preview" w:date="2026-01-01T00:00:00Z">
        <w:r>
          <w:delText xml:space="preserve">so BIC penalizes each added parameter more heavily than AIC does.</w:delText>
        </w:r>
      </w:del>
    </w:p>
    <w:p>
      <w:pPr>
        <w:pStyle w:val="BodyText"/>
      </w:pPr>
      <w:del w:id="6129" w:author="PR Preview" w:date="2026-01-01T00:00:00Z">
        <w:r>
          <w:rPr>
            <w:i/>
            <w:iCs/>
          </w:rPr>
          <w:delText xml:space="preserve">Remark 40</w:delText>
        </w:r>
      </w:del>
      <w:del w:id="6130" w:author="PR Preview" w:date="2026-01-01T00:00:00Z">
        <w:r>
          <w:delText xml:space="preserve"> (Criteria that adjust the training error). </w:delText>
        </w:r>
      </w:del>
      <w:hyperlink w:anchor="def-adjusted-r-squared">
        <w:del w:id="6131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6132" w:author="PR Preview" w:date="2026-01-01T00:00:00Z">
        <w:r>
          <w:delText xml:space="preserve">,</w:delText>
        </w:r>
      </w:del>
      <w:del w:id="6133" w:author="PR Preview" w:date="2026-01-01T00:00:00Z">
        <w:r>
          <w:delText xml:space="preserve"> </w:delText>
        </w:r>
      </w:del>
      <w:hyperlink w:anchor="def-mallows-cp">
        <w:del w:id="6134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6135" w:author="PR Preview" w:date="2026-01-01T00:00:00Z">
        <w:r>
          <w:delText xml:space="preserve">,</w:delText>
        </w:r>
      </w:del>
      <w:del w:id="6136" w:author="PR Preview" w:date="2026-01-01T00:00:00Z">
        <w:r>
          <w:delText xml:space="preserve"> </w:delText>
        </w:r>
      </w:del>
      <w:hyperlink w:anchor="def-aic">
        <w:del w:id="6137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6138" w:author="PR Preview" w:date="2026-01-01T00:00:00Z">
        <w:r>
          <w:delText xml:space="preserve"> </w:delText>
        </w:r>
      </w:del>
      <w:del w:id="6139" w:author="PR Preview" w:date="2026-01-01T00:00:00Z">
        <w:r>
          <w:delText xml:space="preserve">and</w:delText>
        </w:r>
      </w:del>
      <w:del w:id="6140" w:author="PR Preview" w:date="2026-01-01T00:00:00Z">
        <w:r>
          <w:delText xml:space="preserve"> </w:delText>
        </w:r>
      </w:del>
      <w:hyperlink w:anchor="def-bic">
        <w:del w:id="6141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6142" w:author="PR Preview" w:date="2026-01-01T00:00:00Z">
        <w:r>
          <w:delText xml:space="preserve"> </w:delText>
        </w:r>
      </w:del>
      <w:del w:id="6143" w:author="PR Preview" w:date="2026-01-01T00:00:00Z">
        <w:r>
          <w:delText xml:space="preserve">each correct a fit measure computed on the</w:delText>
        </w:r>
      </w:del>
      <w:del w:id="6144" w:author="PR Preview" w:date="2026-01-01T00:00:00Z">
        <w:r>
          <w:delText xml:space="preserve"> </w:delText>
        </w:r>
      </w:del>
      <w:hyperlink w:anchor="def-training-set">
        <w:del w:id="61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146" w:author="PR Preview" w:date="2026-01-01T00:00:00Z">
        <w:r>
          <w:delText xml:space="preserve"> </w:delText>
        </w:r>
      </w:del>
      <w:del w:id="6147" w:author="PR Preview" w:date="2026-01-01T00:00:00Z">
        <w:r>
          <w:delText xml:space="preserve">for the number of parameters.</w:delText>
        </w:r>
      </w:del>
      <w:del w:id="6148" w:author="PR Preview" w:date="2026-01-01T00:00:00Z">
        <w:r>
          <w:delText xml:space="preserve"> </w:delText>
        </w:r>
      </w:del>
      <w:del w:id="6149" w:author="PR Preview" w:date="2026-01-01T00:00:00Z">
        <w:r>
          <w:delText xml:space="preserve">They need no</w:delText>
        </w:r>
      </w:del>
      <w:del w:id="6150" w:author="PR Preview" w:date="2026-01-01T00:00:00Z">
        <w:r>
          <w:delText xml:space="preserve"> </w:delText>
        </w:r>
      </w:del>
      <w:hyperlink w:anchor="def-held-out-set">
        <w:del w:id="615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6152" w:author="PR Preview" w:date="2026-01-01T00:00:00Z">
        <w:r>
          <w:delText xml:space="preserve">, so they cost one fit per model, where</w:delText>
        </w:r>
      </w:del>
      <w:del w:id="6153" w:author="PR Preview" w:date="2026-01-01T00:00:00Z">
        <w:r>
          <w:delText xml:space="preserve"> </w:delText>
        </w:r>
      </w:del>
      <w:hyperlink w:anchor="def-kfold">
        <w:del w:id="6154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6155" w:author="PR Preview" w:date="2026-01-01T00:00:00Z">
        <w:r>
          <w:delText xml:space="preserve"> </w:delText>
        </w:r>
      </w:del>
      <w:del w:id="6156" w:author="PR Preview" w:date="2026-01-01T00:00:00Z">
        <w:r>
          <w:delText xml:space="preserve">costs several.</w:delText>
        </w:r>
      </w:del>
    </w:p>
    <w:p>
      <w:pPr>
        <w:pStyle w:val="BodyText"/>
      </w:pPr>
      <w:del w:id="6157" w:author="PR Preview" w:date="2026-01-01T00:00:00Z">
        <w:r>
          <w:delText xml:space="preserve">For a least squares model with Gaussian</w:delText>
        </w:r>
      </w:del>
      <w:del w:id="6158" w:author="PR Preview" w:date="2026-01-01T00:00:00Z">
        <w:r>
          <w:delText xml:space="preserve"> </w:delText>
        </w:r>
      </w:del>
      <w:hyperlink w:anchor="def-noise">
        <w:del w:id="615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160" w:author="PR Preview" w:date="2026-01-01T00:00:00Z">
        <w:r>
          <w:delText xml:space="preserve"> </w:delText>
        </w:r>
      </w:del>
      <w:del w:id="6161" w:author="PR Preview" w:date="2026-01-01T00:00:00Z">
        <w:r>
          <w:delText xml:space="preserve">of known</w:delText>
        </w:r>
      </w:del>
      <w:del w:id="6162" w:author="PR Preview" w:date="2026-01-01T00:00:00Z">
        <w:r>
          <w:delText xml:space="preserve"> </w:delText>
        </w:r>
      </w:del>
      <w:hyperlink r:id="rId155">
        <w:del w:id="616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164" w:author="PR Preview" w:date="2026-01-01T00:00:00Z">
        <w:r>
          <w:delText xml:space="preserve">,</w:delText>
        </w:r>
      </w:del>
      <w:del w:id="6165" w:author="PR Preview" w:date="2026-01-01T00:00:00Z">
        <w:r>
          <w:delText xml:space="preserve"> </w:delText>
        </w:r>
      </w:del>
      <w:del w:id="6166" w:author="PR Preview" w:date="2026-01-01T00:00:00Z">
        <w:r>
          <w:delText xml:space="preserve">$-2 {\ell\mathopen{}\left(\hat{\mathord{\smash[b]{\underset{\raise.3ex\hbox{$\scriptstyle\sim$}}{\theta}}\vphantom{\theta}}}\right)\mathclose{}}$</w:delText>
        </w:r>
      </w:del>
      <w:del w:id="6167" w:author="PR Preview" w:date="2026-01-01T00:00:00Z">
        <w:r>
          <w:delText xml:space="preserve"> </w:delText>
        </w:r>
      </w:del>
      <w:del w:id="6168" w:author="PR Preview" w:date="2026-01-01T00:00:00Z">
        <w:r>
          <w:delText xml:space="preserve">equals</w:delText>
        </w:r>
      </w:del>
      <w:del w:id="6169" w:author="PR Preview" w:date="2026-01-01T00:00:00Z">
        <w:r>
          <w:delText xml:space="preserve"> </w:delText>
        </w:r>
      </w:del>
      <w:del w:id="6170" w:author="PR Preview" w:date="2026-01-01T00:00:00Z">
        <w:r>
          <w:delText xml:space="preserve">$\text{RSS}(\hat{\mathord{\smash[b]{\underset{\raise.3ex\hbox{$\scriptstyle\sim$}}{\theta}}\vphantom{\theta}}}) / \sigma^2$</w:delText>
        </w:r>
      </w:del>
      <w:del w:id="6171" w:author="PR Preview" w:date="2026-01-01T00:00:00Z">
        <w:r>
          <w:delText xml:space="preserve"> </w:delText>
        </w:r>
      </w:del>
      <w:del w:id="6172" w:author="PR Preview" w:date="2026-01-01T00:00:00Z">
        <w:r>
          <w:delText xml:space="preserve">plus a constant that does not depend on the model.</w:delText>
        </w:r>
      </w:del>
      <w:del w:id="6173" w:author="PR Preview" w:date="2026-01-01T00:00:00Z">
        <w:r>
          <w:delText xml:space="preserve"> </w:delText>
        </w:r>
      </w:del>
      <w:del w:id="6174" w:author="PR Preview" w:date="2026-01-01T00:00:00Z">
        <w:r>
          <w:delText xml:space="preserve">AIC then equals</w:delText>
        </w:r>
      </w:del>
      <w:del w:id="6175" w:author="PR Preview" w:date="2026-01-01T00:00:00Z">
        <w:r>
          <w:delText xml:space="preserve"> </w:delText>
        </w:r>
      </w:del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6176" w:author="PR Preview" w:date="2026-01-01T00:00:00Z">
        <w:r>
          <w:delText xml:space="preserve"> </w:delText>
        </w:r>
      </w:del>
      <w:del w:id="6177" w:author="PR Preview" w:date="2026-01-01T00:00:00Z">
        <w:r>
          <w:delText xml:space="preserve">plus a constant, so the two criteria rank models the same way.</w:delText>
        </w:r>
      </w:del>
    </w:p>
    <w:p>
      <w:pPr>
        <w:pStyle w:val="BodyText"/>
      </w:pPr>
      <w:del w:id="6178" w:author="PR Preview" w:date="2026-01-01T00:00:00Z">
        <w:r>
          <w:delText xml:space="preserve">Each criterion assumes a</w:delText>
        </w:r>
      </w:del>
      <w:del w:id="6179" w:author="PR Preview" w:date="2026-01-01T00:00:00Z">
        <w:r>
          <w:delText xml:space="preserve"> </w:delText>
        </w:r>
      </w:del>
      <w:hyperlink w:anchor="def-model-family">
        <w:del w:id="6180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6181" w:author="PR Preview" w:date="2026-01-01T00:00:00Z">
        <w:r>
          <w:delText xml:space="preserve"> </w:delText>
        </w:r>
      </w:del>
      <w:del w:id="6182" w:author="PR Preview" w:date="2026-01-01T00:00:00Z">
        <w:r>
          <w:delText xml:space="preserve">whose parameter count measures its</w:delText>
        </w:r>
      </w:del>
      <w:del w:id="6183" w:author="PR Preview" w:date="2026-01-01T00:00:00Z">
        <w:r>
          <w:delText xml:space="preserve"> </w:delText>
        </w:r>
      </w:del>
      <w:hyperlink w:anchor="def-flexibility">
        <w:del w:id="6184" w:author="PR Preview" w:date="2026-01-01T00:00:00Z">
          <w:r>
            <w:rPr>
              <w:rStyle w:val="Hyperlink"/>
            </w:rPr>
            <w:delText xml:space="preserve">flexibility</w:delText>
          </w:r>
        </w:del>
      </w:hyperlink>
      <w:del w:id="6185" w:author="PR Preview" w:date="2026-01-01T00:00:00Z">
        <w:r>
          <w:delText xml:space="preserve">.</w:delText>
        </w:r>
      </w:del>
      <w:del w:id="6186" w:author="PR Preview" w:date="2026-01-01T00:00:00Z">
        <w:r>
          <w:delText xml:space="preserve"> </w:delText>
        </w:r>
      </w:del>
      <w:del w:id="6187" w:author="PR Preview" w:date="2026-01-01T00:00:00Z">
        <w:r>
          <w:delText xml:space="preserve">When the</w:delText>
        </w:r>
      </w:del>
      <w:del w:id="6188" w:author="PR Preview" w:date="2026-01-01T00:00:00Z">
        <w:r>
          <w:delText xml:space="preserve"> </w:delText>
        </w:r>
      </w:del>
      <w:hyperlink r:id="rId103">
        <w:del w:id="6189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6190" w:author="PR Preview" w:date="2026-01-01T00:00:00Z">
        <w:r>
          <w:delText xml:space="preserve"> </w:delText>
        </w:r>
      </w:del>
      <w:del w:id="6191" w:author="PR Preview" w:date="2026-01-01T00:00:00Z">
        <w:r>
          <w:delText xml:space="preserve">of the noise variance comes from the</w:delText>
        </w:r>
      </w:del>
      <w:del w:id="6192" w:author="PR Preview" w:date="2026-01-01T00:00:00Z">
        <w:r>
          <w:delText xml:space="preserve"> </w:delText>
        </w:r>
      </w:del>
      <w:hyperlink w:anchor="def-fitted-model">
        <w:del w:id="61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194" w:author="PR Preview" w:date="2026-01-01T00:00:00Z">
        <w:r>
          <w:delText xml:space="preserve"> </w:delText>
        </w:r>
      </w:del>
      <w:del w:id="6195" w:author="PR Preview" w:date="2026-01-01T00:00:00Z">
        <w:r>
          <w:delText xml:space="preserve">itself, it can reach zero, and the criteria then fail.</w:delText>
        </w:r>
      </w:del>
      <w:del w:id="6196" w:author="PR Preview" w:date="2026-01-01T00:00:00Z">
        <w:r>
          <w:delText xml:space="preserve"> </w:delText>
        </w:r>
      </w:del>
      <w:del w:id="6197" w:author="PR Preview" w:date="2026-01-01T00:00:00Z">
        <w:r>
          <w:delText xml:space="preserve">Cross-validation makes no such assumption.</w:delText>
        </w:r>
      </w:del>
    </w:p>
    <w:p>
      <w:pPr>
        <w:pStyle w:val="Heading2"/>
      </w:pPr>
      <w:del w:id="6198" w:author="PR Preview" w:date="2026-01-01T00:00:00Z">
        <w:r>
          <w:delText xml:space="preserve">10 Cross-validating the whole procedure</w:delText>
        </w:r>
      </w:del>
    </w:p>
    <w:p>
      <w:pPr>
        <w:pStyle w:val="BodyText"/>
      </w:pPr>
      <w:ins w:id="6199" w:author="PR Preview" w:date="2026-01-01T00:00:00Z">
        <w:r>
          <w:t xml:space="preserve">The smallest estimate is at degree 8.</w:t>
        </w:r>
      </w:ins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The lowest degree within one fold-based standard error of it</w:t>
        </w:r>
      </w:ins>
      <w:ins w:id="6202" w:author="PR Preview" w:date="2026-01-01T00:00:00Z">
        <w:r>
          <w:t xml:space="preserve"> </w:t>
        </w:r>
      </w:ins>
      <w:ins w:id="6203" w:author="PR Preview" w:date="2026-01-01T00:00:00Z">
        <w:r>
          <w:t xml:space="preserve">is degree 3,</w:t>
        </w:r>
      </w:ins>
      <w:ins w:id="6204" w:author="PR Preview" w:date="2026-01-01T00:00:00Z">
        <w:r>
          <w:t xml:space="preserve"> </w:t>
        </w:r>
      </w:ins>
      <w:ins w:id="6205" w:author="PR Preview" w:date="2026-01-01T00:00:00Z">
        <w:r>
          <w:t xml:space="preserve">which is the one-standard-error rule’s choice.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The rule prefers the simpler model</w:t>
        </w:r>
      </w:ins>
      <w:ins w:id="6208" w:author="PR Preview" w:date="2026-01-01T00:00:00Z">
        <w:r>
          <w:t xml:space="preserve"> </w:t>
        </w:r>
      </w:ins>
      <w:ins w:id="6209" w:author="PR Preview" w:date="2026-01-01T00:00:00Z">
        <w:r>
          <w:t xml:space="preserve">when the data cannot clearly tell it apart from the degree with the smallest estimate.</w:t>
        </w:r>
      </w:ins>
      <w:ins w:id="6210" w:author="PR Preview" w:date="2026-01-01T00:00:00Z">
        <w:r>
          <w:t xml:space="preserve"> </w:t>
        </w:r>
      </w:ins>
      <w:ins w:id="6211" w:author="PR Preview" w:date="2026-01-01T00:00:00Z">
        <w:r>
          <w:t xml:space="preserve">Because the data are simulated,</w:t>
        </w:r>
      </w:ins>
      <w:ins w:id="6212" w:author="PR Preview" w:date="2026-01-01T00:00:00Z">
        <w:r>
          <w:t xml:space="preserve"> </w:t>
        </w:r>
      </w:ins>
      <w:ins w:id="6213" w:author="PR Preview" w:date="2026-01-01T00:00:00Z">
        <w:r>
          <w:t xml:space="preserve">we can check both choices against</w:t>
        </w:r>
      </w:ins>
      <w:ins w:id="6214" w:author="PR Preview" w:date="2026-01-01T00:00:00Z">
        <w:r>
          <w:t xml:space="preserve"> </w:t>
        </w:r>
      </w:ins>
      <w:ins w:id="6215" w:author="PR Preview" w:date="2026-01-01T00:00:00Z">
        <w:r>
          <w:t xml:space="preserve">the estimated generalization pRMSE of</w:t>
        </w:r>
      </w:ins>
      <w:ins w:id="6216" w:author="PR Preview" w:date="2026-01-01T00:00:00Z">
        <w:r>
          <w:t xml:space="preserve"> </w:t>
        </w:r>
      </w:ins>
      <w:hyperlink w:anchor="exm-train-test-error-simulated">
        <w:ins w:id="621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6218" w:author="PR Preview" w:date="2026-01-01T00:00:00Z">
        <w:r>
          <w:t xml:space="preserve"> </w:t>
        </w:r>
      </w:ins>
      <w:ins w:id="6219" w:author="PR Preview" w:date="2026-01-01T00:00:00Z">
        <w:r>
          <w:t xml:space="preserve">for each:</w:t>
        </w:r>
      </w:ins>
      <w:ins w:id="6220" w:author="PR Preview" w:date="2026-01-01T00:00:00Z">
        <w:r>
          <w:t xml:space="preserve"> </w:t>
        </w:r>
      </w:ins>
      <w:ins w:id="6221" w:author="PR Preview" w:date="2026-01-01T00:00:00Z">
        <w:r>
          <w:t xml:space="preserve">0.335 for degree 8</w:t>
        </w:r>
      </w:ins>
      <w:ins w:id="6222" w:author="PR Preview" w:date="2026-01-01T00:00:00Z">
        <w:r>
          <w:t xml:space="preserve"> </w:t>
        </w:r>
      </w:ins>
      <w:ins w:id="6223" w:author="PR Preview" w:date="2026-01-01T00:00:00Z">
        <w:r>
          <w:t xml:space="preserve">and 0.315 for degree 3.</w:t>
        </w:r>
      </w:ins>
    </w:p>
    <w:bookmarkEnd w:id="342"/>
    <w:bookmarkEnd w:id="343"/>
    <w:bookmarkStart w:id="349" w:name="sec-cv-whole-procedure"/>
    <w:p>
      <w:pPr>
        <w:pStyle w:val="Heading2"/>
      </w:pPr>
      <w:ins w:id="6224" w:author="PR Preview" w:date="2026-01-01T00:00:00Z">
        <w:r>
          <w:t xml:space="preserve">9 Cross-validating the whole procedure</w:t>
        </w:r>
      </w:ins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del w:id="6225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6226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6227" w:author="PR Preview" w:date="2026-01-01T00:00:00Z">
        <w:r>
          <w:delText xml:space="preserve">)</w:delText>
        </w:r>
      </w:del>
      <w:del w:id="6228" w:author="PR Preview" w:date="2026-01-01T00:00:00Z">
        <w:r>
          <w:delText xml:space="preserve"> </w:delText>
        </w:r>
      </w:del>
      <w:del w:id="6229" w:author="PR Preview" w:date="2026-01-01T00:00:00Z">
        <w:r>
          <w:delText xml:space="preserve">of any</w:delText>
        </w:r>
      </w:del>
      <w:del w:id="6230" w:author="PR Preview" w:date="2026-01-01T00:00:00Z">
        <w:r>
          <w:delText xml:space="preserve"> </w:delText>
        </w:r>
      </w:del>
      <w:hyperlink w:anchor="def-fitted-model">
        <w:del w:id="623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232" w:author="PR Preview" w:date="2026-01-01T00:00:00Z">
        <w:r>
          <w:delText xml:space="preserve"> </w:delText>
        </w:r>
      </w:del>
      <w:del w:id="6233" w:author="PR Preview" w:date="2026-01-01T00:00:00Z">
        <w:r>
          <w:delText xml:space="preserve">for</w:delText>
        </w:r>
      </w:del>
      <w:del w:id="6234" w:author="PR Preview" w:date="2026-01-01T00:00:00Z">
        <w:r>
          <w:delText xml:space="preserve"> </w:delText>
        </w:r>
      </w:del>
      <m:oMath>
        <m:r>
          <m:t>Y</m:t>
        </m:r>
      </m:oMath>
      <w:del w:id="6235" w:author="PR Preview" w:date="2026-01-01T00:00:00Z">
        <w:r>
          <w:delText xml:space="preserve"> </w:delText>
        </w:r>
      </w:del>
      <w:del w:id="6236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6"/>
        </w:numPr>
      </w:pPr>
      <w:ins w:id="6237" w:author="PR Preview" w:date="2026-01-01T00:00:00Z">
        <w:r>
          <w:t xml:space="preserve">What is the smallest possible generalization error (</w:t>
        </w:r>
      </w:ins>
      <w:hyperlink w:anchor="eq-generalization-error">
        <w:ins w:id="623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6239" w:author="PR Preview" w:date="2026-01-01T00:00:00Z">
        <w:r>
          <w:t xml:space="preserve">)</w:t>
        </w:r>
      </w:ins>
      <w:ins w:id="6240" w:author="PR Preview" w:date="2026-01-01T00:00:00Z">
        <w:r>
          <w:t xml:space="preserve"> </w:t>
        </w:r>
      </w:ins>
      <w:ins w:id="6241" w:author="PR Preview" w:date="2026-01-01T00:00:00Z">
        <w:r>
          <w:t xml:space="preserve">of any</w:t>
        </w:r>
      </w:ins>
      <w:ins w:id="6242" w:author="PR Preview" w:date="2026-01-01T00:00:00Z">
        <w:r>
          <w:t xml:space="preserve"> </w:t>
        </w:r>
      </w:ins>
      <w:hyperlink w:anchor="def-fitted-model">
        <w:ins w:id="624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244" w:author="PR Preview" w:date="2026-01-01T00:00:00Z">
        <w:r>
          <w:t xml:space="preserve"> </w:t>
        </w:r>
      </w:ins>
      <w:ins w:id="6245" w:author="PR Preview" w:date="2026-01-01T00:00:00Z">
        <w:r>
          <w:t xml:space="preserve">for</w:t>
        </w:r>
      </w:ins>
      <w:ins w:id="6246" w:author="PR Preview" w:date="2026-01-01T00:00:00Z">
        <w:r>
          <w:t xml:space="preserve"> </w:t>
        </w:r>
      </w:ins>
      <m:oMath>
        <m:r>
          <m:t>Y</m:t>
        </m:r>
      </m:oMath>
      <w:ins w:id="6247" w:author="PR Preview" w:date="2026-01-01T00:00:00Z">
        <w:r>
          <w:t xml:space="preserve"> </w:t>
        </w:r>
      </w:ins>
      <w:ins w:id="6248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del w:id="6249" w:author="PR Preview" w:date="2026-01-01T00:00:00Z">
        <w:r>
          <w:rPr>
            <w:i/>
            <w:iCs/>
          </w:rPr>
          <w:delText xml:space="preserve">Remark 41</w:delText>
        </w:r>
      </w:del>
      <w:del w:id="6250" w:author="PR Preview" w:date="2026-01-01T00:00:00Z">
        <w:r>
          <w:delText xml:space="preserve"> (Cross-validate the whole procedure). </w:delText>
        </w:r>
      </w:del>
      <w:del w:id="6251" w:author="PR Preview" w:date="2026-01-01T00:00:00Z">
        <w:r>
          <w:delText xml:space="preserve">Every step that uses the outcome is part of fitting,</w:delText>
        </w:r>
      </w:del>
      <w:del w:id="6252" w:author="PR Preview" w:date="2026-01-01T00:00:00Z">
        <w:r>
          <w:delText xml:space="preserve"> </w:delText>
        </w:r>
      </w:del>
      <w:del w:id="6253" w:author="PR Preview" w:date="2026-01-01T00:00:00Z">
        <w:r>
          <w:delText xml:space="preserve">and must be repeated inside each fold</w:delText>
        </w:r>
      </w:del>
      <w:del w:id="6254" w:author="PR Preview" w:date="2026-01-01T00:00:00Z">
        <w:r>
          <w:delText xml:space="preserve"> </w:delText>
        </w:r>
      </w:del>
      <w:del w:id="6255" w:author="PR Preview" w:date="2026-01-01T00:00:00Z">
        <w:r>
          <w:delText xml:space="preserve">using only that fold’s training observations</w:delText>
        </w:r>
      </w:del>
      <w:del w:id="6256" w:author="PR Preview" w:date="2026-01-01T00:00:00Z">
        <w:r>
          <w:delText xml:space="preserve"> </w:delText>
        </w:r>
      </w:del>
      <w:del w:id="6257" w:author="PR Preview" w:date="2026-01-01T00:00:00Z">
        <w:r>
          <w:delText xml:space="preserve">[3, Sec. 7.10.2]</w:delText>
        </w:r>
      </w:del>
      <w:del w:id="6258" w:author="PR Preview" w:date="2026-01-01T00:00:00Z">
        <w:r>
          <w:delText xml:space="preserve">.</w:delText>
        </w:r>
      </w:del>
      <w:del w:id="6259" w:author="PR Preview" w:date="2026-01-01T00:00:00Z">
        <w:r>
          <w:delText xml:space="preserve"> </w:delText>
        </w:r>
      </w:del>
      <w:del w:id="6260" w:author="PR Preview" w:date="2026-01-01T00:00:00Z">
        <w:r>
          <w:delText xml:space="preserve">Such steps include:</w:delText>
        </w:r>
      </w:del>
    </w:p>
    <w:p>
      <w:pPr>
        <w:pStyle w:val="BodyText"/>
      </w:pPr>
      <w:ins w:id="6261" w:author="PR Preview" w:date="2026-01-01T00:00:00Z">
        <w:r>
          <w:rPr>
            <w:i/>
            <w:iCs/>
          </w:rPr>
          <w:t xml:space="preserve">Remark 40</w:t>
        </w:r>
      </w:ins>
      <w:ins w:id="6262" w:author="PR Preview" w:date="2026-01-01T00:00:00Z">
        <w:r>
          <w:t xml:space="preserve"> (Cross-validate the whole procedure). </w:t>
        </w:r>
      </w:ins>
      <w:ins w:id="6263" w:author="PR Preview" w:date="2026-01-01T00:00:00Z">
        <w:r>
          <w:t xml:space="preserve">Every step that uses the outcome is part of fitting,</w:t>
        </w:r>
      </w:ins>
      <w:ins w:id="6264" w:author="PR Preview" w:date="2026-01-01T00:00:00Z">
        <w:r>
          <w:t xml:space="preserve"> </w:t>
        </w:r>
      </w:ins>
      <w:ins w:id="6265" w:author="PR Preview" w:date="2026-01-01T00:00:00Z">
        <w:r>
          <w:t xml:space="preserve">and must be repeated inside each fold</w:t>
        </w:r>
      </w:ins>
      <w:ins w:id="6266" w:author="PR Preview" w:date="2026-01-01T00:00:00Z">
        <w:r>
          <w:t xml:space="preserve"> </w:t>
        </w:r>
      </w:ins>
      <w:ins w:id="6267" w:author="PR Preview" w:date="2026-01-01T00:00:00Z">
        <w:r>
          <w:t xml:space="preserve">using only that fold’s training observations</w:t>
        </w:r>
      </w:ins>
      <w:ins w:id="6268" w:author="PR Preview" w:date="2026-01-01T00:00:00Z">
        <w:r>
          <w:t xml:space="preserve"> </w:t>
        </w:r>
      </w:ins>
      <w:ins w:id="6269" w:author="PR Preview" w:date="2026-01-01T00:00:00Z">
        <w:r>
          <w:t xml:space="preserve">[4, Sec. 7.10.2]</w:t>
        </w:r>
      </w:ins>
      <w:ins w:id="6270" w:author="PR Preview" w:date="2026-01-01T00:00:00Z">
        <w:r>
          <w:t xml:space="preserve">.</w:t>
        </w:r>
      </w:ins>
      <w:ins w:id="6271" w:author="PR Preview" w:date="2026-01-01T00:00:00Z">
        <w:r>
          <w:t xml:space="preserve"> </w:t>
        </w:r>
      </w:ins>
      <w:ins w:id="6272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del w:id="6273" w:author="PR Preview" w:date="2026-01-01T00:00:00Z">
        <w:r>
          <w:delText xml:space="preserve">Hastie et al. [3, Sec. 7.10.2]</w:delText>
        </w:r>
      </w:del>
      <w:del w:id="6274" w:author="PR Preview" w:date="2026-01-01T00:00:00Z">
        <w:r>
          <w:delText xml:space="preserve"> </w:delText>
        </w:r>
      </w:del>
      <w:del w:id="6275" w:author="PR Preview" w:date="2026-01-01T00:00:00Z">
        <w:r>
          <w:delText xml:space="preserve">note that steps using only the predictors,</w:delText>
        </w:r>
      </w:del>
      <w:del w:id="6276" w:author="PR Preview" w:date="2026-01-01T00:00:00Z">
        <w:r>
          <w:delText xml:space="preserve"> </w:delText>
        </w:r>
      </w:del>
      <w:del w:id="6277" w:author="PR Preview" w:date="2026-01-01T00:00:00Z">
        <w:r>
          <w:delText xml:space="preserve">such as dropping predictors with almost no variation,</w:delText>
        </w:r>
      </w:del>
      <w:del w:id="6278" w:author="PR Preview" w:date="2026-01-01T00:00:00Z">
        <w:r>
          <w:delText xml:space="preserve"> </w:delText>
        </w:r>
      </w:del>
      <w:del w:id="6279" w:author="PR Preview" w:date="2026-01-01T00:00:00Z">
        <w:r>
          <w:delText xml:space="preserve">can be done once on all the data before the folds are formed.</w:delText>
        </w:r>
      </w:del>
      <w:del w:id="6280" w:author="PR Preview" w:date="2026-01-01T00:00:00Z">
        <w:r>
          <w:delText xml:space="preserve"> </w:delText>
        </w:r>
      </w:del>
      <w:del w:id="6281" w:author="PR Preview" w:date="2026-01-01T00:00:00Z">
        <w:r>
          <w:delText xml:space="preserve">Repeating such a step inside each fold is never wrong, though,</w:delText>
        </w:r>
      </w:del>
      <w:del w:id="6282" w:author="PR Preview" w:date="2026-01-01T00:00:00Z">
        <w:r>
          <w:delText xml:space="preserve"> </w:delText>
        </w:r>
      </w:del>
      <w:del w:id="6283" w:author="PR Preview" w:date="2026-01-01T00:00:00Z">
        <w:r>
          <w:delText xml:space="preserve">and it scores each held-out fold the way new data would be scored.</w:delText>
        </w:r>
      </w:del>
      <w:del w:id="6284" w:author="PR Preview" w:date="2026-01-01T00:00:00Z">
        <w:r>
          <w:delText xml:space="preserve"> </w:delText>
        </w:r>
      </w:del>
      <w:del w:id="6285" w:author="PR Preview" w:date="2026-01-01T00:00:00Z">
        <w:r>
          <w:delText xml:space="preserve">Examples are estimating the mean and standard deviation used for</w:delText>
        </w:r>
      </w:del>
      <w:del w:id="6286" w:author="PR Preview" w:date="2026-01-01T00:00:00Z">
        <w:r>
          <w:delText xml:space="preserve"> </w:delText>
        </w:r>
      </w:del>
      <w:hyperlink r:id="rId35">
        <w:del w:id="6287" w:author="PR Preview" w:date="2026-01-01T00:00:00Z">
          <w:r>
            <w:rPr>
              <w:rStyle w:val="Hyperlink"/>
            </w:rPr>
            <w:delText xml:space="preserve">standardization</w:delText>
          </w:r>
        </w:del>
      </w:hyperlink>
      <w:del w:id="6288" w:author="PR Preview" w:date="2026-01-01T00:00:00Z">
        <w:r>
          <w:delText xml:space="preserve">,</w:delText>
        </w:r>
      </w:del>
      <w:del w:id="6289" w:author="PR Preview" w:date="2026-01-01T00:00:00Z">
        <w:r>
          <w:delText xml:space="preserve"> </w:delText>
        </w:r>
      </w:del>
      <w:del w:id="6290" w:author="PR Preview" w:date="2026-01-01T00:00:00Z">
        <w:r>
          <w:delText xml:space="preserve">and the values used to fill in missing predictor values,</w:delText>
        </w:r>
      </w:del>
      <w:del w:id="6291" w:author="PR Preview" w:date="2026-01-01T00:00:00Z">
        <w:r>
          <w:delText xml:space="preserve"> </w:delText>
        </w:r>
      </w:del>
      <w:del w:id="6292" w:author="PR Preview" w:date="2026-01-01T00:00:00Z">
        <w:r>
          <w:delText xml:space="preserve">when they are computed without the outcome.</w:delText>
        </w:r>
      </w:del>
    </w:p>
    <w:p>
      <w:pPr>
        <w:pStyle w:val="Heading2"/>
      </w:pPr>
      <w:del w:id="6293" w:author="PR Preview" w:date="2026-01-01T00:00:00Z">
        <w:r>
          <w:delText xml:space="preserve">11 Further reading</w:delText>
        </w:r>
      </w:del>
    </w:p>
    <w:p>
      <w:pPr>
        <w:pStyle w:val="FirstParagraph"/>
      </w:pPr>
      <w:ins w:id="6294" w:author="PR Preview" w:date="2026-01-01T00:00:00Z">
        <w:r>
          <w:t xml:space="preserve">Hastie et al. [4, Sec. 7.10.2]</w:t>
        </w:r>
      </w:ins>
      <w:ins w:id="6295" w:author="PR Preview" w:date="2026-01-01T00:00:00Z">
        <w:r>
          <w:t xml:space="preserve"> </w:t>
        </w:r>
      </w:ins>
      <w:ins w:id="6296" w:author="PR Preview" w:date="2026-01-01T00:00:00Z">
        <w:r>
          <w:t xml:space="preserve">note that steps using only the predictors,</w:t>
        </w:r>
      </w:ins>
      <w:ins w:id="6297" w:author="PR Preview" w:date="2026-01-01T00:00:00Z">
        <w:r>
          <w:t xml:space="preserve"> </w:t>
        </w:r>
      </w:ins>
      <w:ins w:id="6298" w:author="PR Preview" w:date="2026-01-01T00:00:00Z">
        <w:r>
          <w:t xml:space="preserve">such as dropping predictors with almost no variation,</w:t>
        </w:r>
      </w:ins>
      <w:ins w:id="6299" w:author="PR Preview" w:date="2026-01-01T00:00:00Z">
        <w:r>
          <w:t xml:space="preserve"> </w:t>
        </w:r>
      </w:ins>
      <w:ins w:id="6300" w:author="PR Preview" w:date="2026-01-01T00:00:00Z">
        <w:r>
          <w:t xml:space="preserve">can be done once on all the data before the folds are formed.</w:t>
        </w:r>
      </w:ins>
      <w:ins w:id="6301" w:author="PR Preview" w:date="2026-01-01T00:00:00Z">
        <w:r>
          <w:t xml:space="preserve"> </w:t>
        </w:r>
      </w:ins>
      <w:ins w:id="6302" w:author="PR Preview" w:date="2026-01-01T00:00:00Z">
        <w:r>
          <w:t xml:space="preserve">Repeating such a step inside each fold is never wrong, though,</w:t>
        </w:r>
      </w:ins>
      <w:ins w:id="6303" w:author="PR Preview" w:date="2026-01-01T00:00:00Z">
        <w:r>
          <w:t xml:space="preserve"> </w:t>
        </w:r>
      </w:ins>
      <w:ins w:id="6304" w:author="PR Preview" w:date="2026-01-01T00:00:00Z">
        <w:r>
          <w:t xml:space="preserve">and it scores each held-out fold the way new data would be scored.</w:t>
        </w:r>
      </w:ins>
      <w:ins w:id="6305" w:author="PR Preview" w:date="2026-01-01T00:00:00Z">
        <w:r>
          <w:t xml:space="preserve"> </w:t>
        </w:r>
      </w:ins>
      <w:ins w:id="6306" w:author="PR Preview" w:date="2026-01-01T00:00:00Z">
        <w:r>
          <w:t xml:space="preserve">Examples are estimating the mean and standard deviation used for</w:t>
        </w:r>
      </w:ins>
      <w:ins w:id="6307" w:author="PR Preview" w:date="2026-01-01T00:00:00Z">
        <w:r>
          <w:t xml:space="preserve"> </w:t>
        </w:r>
      </w:ins>
      <w:hyperlink r:id="rId35">
        <w:ins w:id="6308" w:author="PR Preview" w:date="2026-01-01T00:00:00Z">
          <w:r>
            <w:rPr>
              <w:rStyle w:val="Hyperlink"/>
            </w:rPr>
            <w:t xml:space="preserve">standardization</w:t>
          </w:r>
        </w:ins>
      </w:hyperlink>
      <w:ins w:id="6309" w:author="PR Preview" w:date="2026-01-01T00:00:00Z">
        <w:r>
          <w:t xml:space="preserve">,</w:t>
        </w:r>
      </w:ins>
      <w:ins w:id="6310" w:author="PR Preview" w:date="2026-01-01T00:00:00Z">
        <w:r>
          <w:t xml:space="preserve"> </w:t>
        </w:r>
      </w:ins>
      <w:ins w:id="6311" w:author="PR Preview" w:date="2026-01-01T00:00:00Z">
        <w:r>
          <w:t xml:space="preserve">and the values used to fill in missing predictor values,</w:t>
        </w:r>
      </w:ins>
      <w:ins w:id="6312" w:author="PR Preview" w:date="2026-01-01T00:00:00Z">
        <w:r>
          <w:t xml:space="preserve"> </w:t>
        </w:r>
      </w:ins>
      <w:ins w:id="6313" w:author="PR Preview" w:date="2026-01-01T00:00:00Z">
        <w:r>
          <w:t xml:space="preserve">when they are computed without the outcome.</w:t>
        </w:r>
      </w:ins>
    </w:p>
    <w:bookmarkEnd w:id="348"/>
    <w:bookmarkEnd w:id="349"/>
    <w:bookmarkStart w:id="350" w:name="further-reading"/>
    <w:p>
      <w:pPr>
        <w:pStyle w:val="Heading2"/>
      </w:pPr>
      <w:ins w:id="6314" w:author="PR Preview" w:date="2026-01-01T00:00:00Z">
        <w:r>
          <w:t xml:space="preserve">10 Further reading</w:t>
        </w:r>
      </w:ins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f37f146c051effb839e1c8a6474af7649839077"/>
    <w:p>
      <w:pPr>
        <w:pStyle w:val="Bibliography"/>
      </w:pPr>
      <w:del w:id="6315" w:author="PR Preview" w:date="2026-01-01T00:00:00Z">
        <w:r>
          <w:delText xml:space="preserve">[2]</w:delText>
        </w:r>
      </w:del>
      <w:del w:id="6316" w:author="PR Preview" w:date="2026-01-01T00:00:00Z">
        <w:r>
          <w:delText xml:space="preserve"> </w:delText>
        </w:r>
      </w:del>
      <w:del w:id="6317" w:author="PR Preview" w:date="2026-01-01T00:00:00Z">
        <w:r>
          <w:delText xml:space="preserve">	</w:delText>
        </w:r>
      </w:del>
      <w:del w:id="6318" w:author="PR Preview" w:date="2026-01-01T00:00:00Z">
        <w:r>
          <w:delText xml:space="preserve">Wikipedia contributors,</w:delText>
        </w:r>
      </w:del>
      <w:del w:id="6319" w:author="PR Preview" w:date="2026-01-01T00:00:00Z">
        <w:r>
          <w:delText xml:space="preserve"> </w:delText>
        </w:r>
      </w:del>
      <w:del w:id="6320" w:author="PR Preview" w:date="2026-01-01T00:00:00Z">
        <w:r>
          <w:delText xml:space="preserve">“Training, validation, and test data sets —</w:delText>
        </w:r>
      </w:del>
      <w:del w:id="6321" w:author="PR Preview" w:date="2026-01-01T00:00:00Z">
        <w:r>
          <w:delText xml:space="preserve"> </w:delText>
        </w:r>
      </w:del>
      <w:del w:id="6322" w:author="PR Preview" w:date="2026-01-01T00:00:00Z">
        <w:r>
          <w:delText xml:space="preserve">Wikipedia</w:delText>
        </w:r>
      </w:del>
      <w:del w:id="6323" w:author="PR Preview" w:date="2026-01-01T00:00:00Z">
        <w:r>
          <w:delText xml:space="preserve">,</w:delText>
        </w:r>
      </w:del>
      <w:del w:id="6324" w:author="PR Preview" w:date="2026-01-01T00:00:00Z">
        <w:r>
          <w:delText xml:space="preserve"> </w:delText>
        </w:r>
      </w:del>
      <w:del w:id="6325" w:author="PR Preview" w:date="2026-01-01T00:00:00Z">
        <w:r>
          <w:delText xml:space="preserve">the free encyclopedia.”</w:delText>
        </w:r>
      </w:del>
      <w:del w:id="6326" w:author="PR Preview" w:date="2026-01-01T00:00:00Z">
        <w:r>
          <w:delText xml:space="preserve"> </w:delText>
        </w:r>
      </w:del>
      <w:del w:id="6327" w:author="PR Preview" w:date="2026-01-01T00:00:00Z">
        <w:r>
          <w:delText xml:space="preserve">2026. Available:</w:delText>
        </w:r>
      </w:del>
      <w:del w:id="6328" w:author="PR Preview" w:date="2026-01-01T00:00:00Z">
        <w:r>
          <w:delText xml:space="preserve"> </w:delText>
        </w:r>
      </w:del>
      <w:hyperlink r:id="rId355">
        <w:del w:id="6329" w:author="PR Preview" w:date="2026-01-01T00:00:00Z">
          <w:r>
            <w:rPr>
              <w:rStyle w:val="Hyperlink"/>
            </w:rPr>
            <w:delText xml:space="preserve">https://en.wikipedia.org/wiki/Training,_validation,_and_test_data_sets</w:delText>
          </w:r>
        </w:del>
      </w:hyperlink>
    </w:p>
    <w:p>
      <w:pPr>
        <w:pStyle w:val="Bibliography"/>
      </w:pPr>
      <w:del w:id="6330" w:author="PR Preview" w:date="2026-01-01T00:00:00Z">
        <w:r>
          <w:delText xml:space="preserve">[3]</w:delText>
        </w:r>
      </w:del>
      <w:del w:id="6331" w:author="PR Preview" w:date="2026-01-01T00:00:00Z">
        <w:r>
          <w:delText xml:space="preserve"> </w:delText>
        </w:r>
      </w:del>
      <w:del w:id="6332" w:author="PR Preview" w:date="2026-01-01T00:00:00Z">
        <w:r>
          <w:delText xml:space="preserve">	</w:delText>
        </w:r>
      </w:del>
      <w:del w:id="6333" w:author="PR Preview" w:date="2026-01-01T00:00:00Z">
        <w:r>
          <w:delText xml:space="preserve">T. Hastie, R. Tibshirani, and J. Friedman,</w:delText>
        </w:r>
      </w:del>
      <w:del w:id="6334" w:author="PR Preview" w:date="2026-01-01T00:00:00Z">
        <w:r>
          <w:delText xml:space="preserve"> </w:delText>
        </w:r>
      </w:del>
      <w:del w:id="6335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6336" w:author="PR Preview" w:date="2026-01-01T00:00:00Z">
        <w:r>
          <w:delText xml:space="preserve">, 2nd ed. Springer, 2009. doi:</w:delText>
        </w:r>
      </w:del>
      <w:del w:id="6337" w:author="PR Preview" w:date="2026-01-01T00:00:00Z">
        <w:r>
          <w:delText xml:space="preserve"> </w:delText>
        </w:r>
      </w:del>
      <w:hyperlink r:id="rId357">
        <w:del w:id="6338" w:author="PR Preview" w:date="2026-01-01T00:00:00Z">
          <w:r>
            <w:rPr>
              <w:rStyle w:val="Hyperlink"/>
            </w:rPr>
            <w:delText xml:space="preserve">10.1007/978-0-387-84858-7</w:delText>
          </w:r>
        </w:del>
      </w:hyperlink>
      <w:del w:id="6339" w:author="PR Preview" w:date="2026-01-01T00:00:00Z">
        <w:r>
          <w:delText xml:space="preserve">.</w:delText>
        </w:r>
      </w:del>
    </w:p>
    <w:p>
      <w:pPr>
        <w:pStyle w:val="Bibliography"/>
      </w:pPr>
      <w:del w:id="6340" w:author="PR Preview" w:date="2026-01-01T00:00:00Z">
        <w:r>
          <w:delText xml:space="preserve">[4]</w:delText>
        </w:r>
      </w:del>
      <w:del w:id="6341" w:author="PR Preview" w:date="2026-01-01T00:00:00Z">
        <w:r>
          <w:delText xml:space="preserve"> </w:delText>
        </w:r>
      </w:del>
      <w:del w:id="6342" w:author="PR Preview" w:date="2026-01-01T00:00:00Z">
        <w:r>
          <w:delText xml:space="preserve">	</w:delText>
        </w:r>
      </w:del>
      <w:del w:id="6343" w:author="PR Preview" w:date="2026-01-01T00:00:00Z">
        <w:r>
          <w:delText xml:space="preserve">Wikipedia contributors,</w:delText>
        </w:r>
      </w:del>
      <w:del w:id="6344" w:author="PR Preview" w:date="2026-01-01T00:00:00Z">
        <w:r>
          <w:delText xml:space="preserve"> </w:delText>
        </w:r>
      </w:del>
      <w:del w:id="6345" w:author="PR Preview" w:date="2026-01-01T00:00:00Z">
        <w:r>
          <w:delText xml:space="preserve">“Generalization error —</w:delText>
        </w:r>
      </w:del>
      <w:del w:id="6346" w:author="PR Preview" w:date="2026-01-01T00:00:00Z">
        <w:r>
          <w:delText xml:space="preserve"> </w:delText>
        </w:r>
      </w:del>
      <w:del w:id="6347" w:author="PR Preview" w:date="2026-01-01T00:00:00Z">
        <w:r>
          <w:delText xml:space="preserve">Wikipedia</w:delText>
        </w:r>
      </w:del>
      <w:del w:id="6348" w:author="PR Preview" w:date="2026-01-01T00:00:00Z">
        <w:r>
          <w:delText xml:space="preserve">,</w:delText>
        </w:r>
      </w:del>
      <w:del w:id="6349" w:author="PR Preview" w:date="2026-01-01T00:00:00Z">
        <w:r>
          <w:delText xml:space="preserve"> </w:delText>
        </w:r>
      </w:del>
      <w:del w:id="6350" w:author="PR Preview" w:date="2026-01-01T00:00:00Z">
        <w:r>
          <w:delText xml:space="preserve">the free encyclopedia.”</w:delText>
        </w:r>
      </w:del>
      <w:del w:id="6351" w:author="PR Preview" w:date="2026-01-01T00:00:00Z">
        <w:r>
          <w:delText xml:space="preserve"> </w:delText>
        </w:r>
      </w:del>
      <w:del w:id="6352" w:author="PR Preview" w:date="2026-01-01T00:00:00Z">
        <w:r>
          <w:delText xml:space="preserve">2026. Available:</w:delText>
        </w:r>
      </w:del>
      <w:del w:id="6353" w:author="PR Preview" w:date="2026-01-01T00:00:00Z">
        <w:r>
          <w:delText xml:space="preserve"> </w:delText>
        </w:r>
      </w:del>
      <w:hyperlink r:id="rId359">
        <w:del w:id="6354" w:author="PR Preview" w:date="2026-01-01T00:00:00Z">
          <w:r>
            <w:rPr>
              <w:rStyle w:val="Hyperlink"/>
            </w:rPr>
            <w:delText xml:space="preserve">https://en.wikipedia.org/wiki/Generalization_error</w:delText>
          </w:r>
        </w:del>
      </w:hyperlink>
    </w:p>
    <w:p>
      <w:pPr>
        <w:pStyle w:val="Bibliography"/>
      </w:pPr>
      <w:del w:id="6355" w:author="PR Preview" w:date="2026-01-01T00:00:00Z">
        <w:r>
          <w:delText xml:space="preserve">[5]</w:delText>
        </w:r>
      </w:del>
      <w:del w:id="6356" w:author="PR Preview" w:date="2026-01-01T00:00:00Z">
        <w:r>
          <w:delText xml:space="preserve"> </w:delText>
        </w:r>
      </w:del>
      <w:del w:id="6357" w:author="PR Preview" w:date="2026-01-01T00:00:00Z">
        <w:r>
          <w:delText xml:space="preserve">	</w:delText>
        </w:r>
      </w:del>
      <w:del w:id="6358" w:author="PR Preview" w:date="2026-01-01T00:00:00Z">
        <w:r>
          <w:delText xml:space="preserve">G. James, D. Witten, T. Hastie, and R. Tibshirani,</w:delText>
        </w:r>
      </w:del>
      <w:del w:id="6359" w:author="PR Preview" w:date="2026-01-01T00:00:00Z">
        <w:r>
          <w:delText xml:space="preserve"> </w:delText>
        </w:r>
      </w:del>
      <w:del w:id="6360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6361" w:author="PR Preview" w:date="2026-01-01T00:00:00Z">
        <w:r>
          <w:rPr>
            <w:i/>
            <w:iCs/>
          </w:rPr>
          <w:delText xml:space="preserve"> </w:delText>
        </w:r>
      </w:del>
      <w:del w:id="6362" w:author="PR Preview" w:date="2026-01-01T00:00:00Z">
        <w:r>
          <w:rPr>
            <w:i/>
            <w:iCs/>
          </w:rPr>
          <w:delText xml:space="preserve">R</w:delText>
        </w:r>
      </w:del>
      <w:del w:id="6363" w:author="PR Preview" w:date="2026-01-01T00:00:00Z">
        <w:r>
          <w:delText xml:space="preserve">, 2nd ed. Springer, 2021. doi:</w:delText>
        </w:r>
      </w:del>
      <w:del w:id="6364" w:author="PR Preview" w:date="2026-01-01T00:00:00Z">
        <w:r>
          <w:delText xml:space="preserve"> </w:delText>
        </w:r>
      </w:del>
      <w:hyperlink r:id="rId361">
        <w:del w:id="6365" w:author="PR Preview" w:date="2026-01-01T00:00:00Z">
          <w:r>
            <w:rPr>
              <w:rStyle w:val="Hyperlink"/>
            </w:rPr>
            <w:delText xml:space="preserve">10.1007/978-1-0716-1418-1</w:delText>
          </w:r>
        </w:del>
      </w:hyperlink>
      <w:del w:id="6366" w:author="PR Preview" w:date="2026-01-01T00:00:00Z">
        <w:r>
          <w:delText xml:space="preserve">.</w:delText>
        </w:r>
      </w:del>
    </w:p>
    <w:p>
      <w:pPr>
        <w:pStyle w:val="Bibliography"/>
      </w:pPr>
      <w:del w:id="6367" w:author="PR Preview" w:date="2026-01-01T00:00:00Z">
        <w:r>
          <w:delText xml:space="preserve">[6]</w:delText>
        </w:r>
      </w:del>
      <w:del w:id="6368" w:author="PR Preview" w:date="2026-01-01T00:00:00Z">
        <w:r>
          <w:delText xml:space="preserve"> </w:delText>
        </w:r>
      </w:del>
      <w:del w:id="6369" w:author="PR Preview" w:date="2026-01-01T00:00:00Z">
        <w:r>
          <w:delText xml:space="preserve">	</w:delText>
        </w:r>
      </w:del>
      <w:del w:id="6370" w:author="PR Preview" w:date="2026-01-01T00:00:00Z">
        <w:r>
          <w:delText xml:space="preserve">D. W. Hosmer and S. Lemeshow,</w:delText>
        </w:r>
      </w:del>
      <w:del w:id="6371" w:author="PR Preview" w:date="2026-01-01T00:00:00Z">
        <w:r>
          <w:delText xml:space="preserve"> </w:delText>
        </w:r>
      </w:del>
      <w:del w:id="6372" w:author="PR Preview" w:date="2026-01-01T00:00:00Z">
        <w:r>
          <w:rPr>
            <w:i/>
            <w:iCs/>
          </w:rPr>
          <w:delText xml:space="preserve">Applied logistic regression</w:delText>
        </w:r>
      </w:del>
      <w:del w:id="6373" w:author="PR Preview" w:date="2026-01-01T00:00:00Z">
        <w:r>
          <w:delText xml:space="preserve">. New York: Wiley, 1989.</w:delText>
        </w:r>
      </w:del>
    </w:p>
    <w:p>
      <w:pPr>
        <w:pStyle w:val="Bibliography"/>
      </w:pPr>
      <w:del w:id="6374" w:author="PR Preview" w:date="2026-01-01T00:00:00Z">
        <w:r>
          <w:delText xml:space="preserve">[7]</w:delText>
        </w:r>
      </w:del>
      <w:del w:id="6375" w:author="PR Preview" w:date="2026-01-01T00:00:00Z">
        <w:r>
          <w:delText xml:space="preserve"> </w:delText>
        </w:r>
      </w:del>
      <w:del w:id="6376" w:author="PR Preview" w:date="2026-01-01T00:00:00Z">
        <w:r>
          <w:delText xml:space="preserve">	</w:delText>
        </w:r>
      </w:del>
      <w:del w:id="6377" w:author="PR Preview" w:date="2026-01-01T00:00:00Z">
        <w:r>
          <w:delText xml:space="preserve">W. N. Venables and B. D. Ripley,</w:delText>
        </w:r>
      </w:del>
      <w:del w:id="6378" w:author="PR Preview" w:date="2026-01-01T00:00:00Z">
        <w:r>
          <w:delText xml:space="preserve"> </w:delText>
        </w:r>
      </w:del>
      <w:del w:id="6379" w:author="PR Preview" w:date="2026-01-01T00:00:00Z">
        <w:r>
          <w:rPr>
            <w:i/>
            <w:iCs/>
          </w:rPr>
          <w:delText xml:space="preserve">Modern applied statistics with</w:delText>
        </w:r>
      </w:del>
      <w:del w:id="6380" w:author="PR Preview" w:date="2026-01-01T00:00:00Z">
        <w:r>
          <w:rPr>
            <w:i/>
            <w:iCs/>
          </w:rPr>
          <w:delText xml:space="preserve"> </w:delText>
        </w:r>
      </w:del>
      <w:del w:id="6381" w:author="PR Preview" w:date="2026-01-01T00:00:00Z">
        <w:r>
          <w:rPr>
            <w:i/>
            <w:iCs/>
          </w:rPr>
          <w:delText xml:space="preserve">S</w:delText>
        </w:r>
      </w:del>
      <w:del w:id="6382" w:author="PR Preview" w:date="2026-01-01T00:00:00Z">
        <w:r>
          <w:delText xml:space="preserve">, 4th ed. New York: Springer, 2002. doi:</w:delText>
        </w:r>
      </w:del>
      <w:del w:id="6383" w:author="PR Preview" w:date="2026-01-01T00:00:00Z">
        <w:r>
          <w:delText xml:space="preserve"> </w:delText>
        </w:r>
      </w:del>
      <w:hyperlink r:id="rId364">
        <w:del w:id="6384" w:author="PR Preview" w:date="2026-01-01T00:00:00Z">
          <w:r>
            <w:rPr>
              <w:rStyle w:val="Hyperlink"/>
            </w:rPr>
            <w:delText xml:space="preserve">10.1007/978-0-387-21706-2</w:delText>
          </w:r>
        </w:del>
      </w:hyperlink>
      <w:del w:id="6385" w:author="PR Preview" w:date="2026-01-01T00:00:00Z">
        <w:r>
          <w:delText xml:space="preserve">.</w:delText>
        </w:r>
      </w:del>
    </w:p>
    <w:p>
      <w:pPr>
        <w:pStyle w:val="Bibliography"/>
      </w:pPr>
      <w:del w:id="6386" w:author="PR Preview" w:date="2026-01-01T00:00:00Z">
        <w:r>
          <w:delText xml:space="preserve">[8]</w:delText>
        </w:r>
      </w:del>
      <w:del w:id="6387" w:author="PR Preview" w:date="2026-01-01T00:00:00Z">
        <w:r>
          <w:delText xml:space="preserve"> </w:delText>
        </w:r>
      </w:del>
      <w:del w:id="6388" w:author="PR Preview" w:date="2026-01-01T00:00:00Z">
        <w:r>
          <w:delText xml:space="preserve">	</w:delText>
        </w:r>
      </w:del>
      <w:del w:id="6389" w:author="PR Preview" w:date="2026-01-01T00:00:00Z">
        <w:r>
          <w:delText xml:space="preserve">Wikipedia contributors,</w:delText>
        </w:r>
      </w:del>
      <w:del w:id="6390" w:author="PR Preview" w:date="2026-01-01T00:00:00Z">
        <w:r>
          <w:delText xml:space="preserve"> </w:delText>
        </w:r>
      </w:del>
      <w:del w:id="6391" w:author="PR Preview" w:date="2026-01-01T00:00:00Z">
        <w:r>
          <w:delText xml:space="preserve">“Overfitting —</w:delText>
        </w:r>
      </w:del>
      <w:del w:id="6392" w:author="PR Preview" w:date="2026-01-01T00:00:00Z">
        <w:r>
          <w:delText xml:space="preserve"> </w:delText>
        </w:r>
      </w:del>
      <w:del w:id="6393" w:author="PR Preview" w:date="2026-01-01T00:00:00Z">
        <w:r>
          <w:delText xml:space="preserve">Wikipedia</w:delText>
        </w:r>
      </w:del>
      <w:del w:id="6394" w:author="PR Preview" w:date="2026-01-01T00:00:00Z">
        <w:r>
          <w:delText xml:space="preserve">,</w:delText>
        </w:r>
      </w:del>
      <w:del w:id="6395" w:author="PR Preview" w:date="2026-01-01T00:00:00Z">
        <w:r>
          <w:delText xml:space="preserve"> </w:delText>
        </w:r>
      </w:del>
      <w:del w:id="6396" w:author="PR Preview" w:date="2026-01-01T00:00:00Z">
        <w:r>
          <w:delText xml:space="preserve">the free encyclopedia.”</w:delText>
        </w:r>
      </w:del>
      <w:del w:id="6397" w:author="PR Preview" w:date="2026-01-01T00:00:00Z">
        <w:r>
          <w:delText xml:space="preserve"> </w:delText>
        </w:r>
      </w:del>
      <w:del w:id="6398" w:author="PR Preview" w:date="2026-01-01T00:00:00Z">
        <w:r>
          <w:delText xml:space="preserve">2026. Available:</w:delText>
        </w:r>
      </w:del>
      <w:del w:id="6399" w:author="PR Preview" w:date="2026-01-01T00:00:00Z">
        <w:r>
          <w:delText xml:space="preserve"> </w:delText>
        </w:r>
      </w:del>
      <w:hyperlink r:id="rId366">
        <w:del w:id="6400" w:author="PR Preview" w:date="2026-01-01T00:00:00Z">
          <w:r>
            <w:rPr>
              <w:rStyle w:val="Hyperlink"/>
            </w:rPr>
            <w:delText xml:space="preserve">https://en.wikipedia.org/wiki/Overfitting</w:delText>
          </w:r>
        </w:del>
      </w:hyperlink>
    </w:p>
    <w:p>
      <w:pPr>
        <w:pStyle w:val="Bibliography"/>
      </w:pPr>
      <w:del w:id="6401" w:author="PR Preview" w:date="2026-01-01T00:00:00Z">
        <w:r>
          <w:delText xml:space="preserve">[9]</w:delText>
        </w:r>
      </w:del>
      <w:del w:id="6402" w:author="PR Preview" w:date="2026-01-01T00:00:00Z">
        <w:r>
          <w:delText xml:space="preserve"> </w:delText>
        </w:r>
      </w:del>
      <w:del w:id="6403" w:author="PR Preview" w:date="2026-01-01T00:00:00Z">
        <w:r>
          <w:delText xml:space="preserve">	</w:delText>
        </w:r>
      </w:del>
      <w:del w:id="6404" w:author="PR Preview" w:date="2026-01-01T00:00:00Z">
        <w:r>
          <w:delText xml:space="preserve">Wikipedia contributors,</w:delText>
        </w:r>
      </w:del>
      <w:del w:id="6405" w:author="PR Preview" w:date="2026-01-01T00:00:00Z">
        <w:r>
          <w:delText xml:space="preserve"> </w:delText>
        </w:r>
      </w:del>
      <w:del w:id="6406" w:author="PR Preview" w:date="2026-01-01T00:00:00Z">
        <w:r>
          <w:delText xml:space="preserve">“Bias–variance tradeoff —</w:delText>
        </w:r>
      </w:del>
      <w:del w:id="6407" w:author="PR Preview" w:date="2026-01-01T00:00:00Z">
        <w:r>
          <w:delText xml:space="preserve"> </w:delText>
        </w:r>
      </w:del>
      <w:del w:id="6408" w:author="PR Preview" w:date="2026-01-01T00:00:00Z">
        <w:r>
          <w:delText xml:space="preserve">Wikipedia</w:delText>
        </w:r>
      </w:del>
      <w:del w:id="6409" w:author="PR Preview" w:date="2026-01-01T00:00:00Z">
        <w:r>
          <w:delText xml:space="preserve">,</w:delText>
        </w:r>
      </w:del>
      <w:del w:id="6410" w:author="PR Preview" w:date="2026-01-01T00:00:00Z">
        <w:r>
          <w:delText xml:space="preserve"> </w:delText>
        </w:r>
      </w:del>
      <w:del w:id="6411" w:author="PR Preview" w:date="2026-01-01T00:00:00Z">
        <w:r>
          <w:delText xml:space="preserve">the free encyclopedia.”</w:delText>
        </w:r>
      </w:del>
      <w:del w:id="6412" w:author="PR Preview" w:date="2026-01-01T00:00:00Z">
        <w:r>
          <w:delText xml:space="preserve"> </w:delText>
        </w:r>
      </w:del>
      <w:del w:id="6413" w:author="PR Preview" w:date="2026-01-01T00:00:00Z">
        <w:r>
          <w:delText xml:space="preserve">2026. Available:</w:delText>
        </w:r>
      </w:del>
      <w:del w:id="6414" w:author="PR Preview" w:date="2026-01-01T00:00:00Z">
        <w:r>
          <w:delText xml:space="preserve"> </w:delText>
        </w:r>
      </w:del>
      <w:hyperlink r:id="rId368">
        <w:del w:id="6415" w:author="PR Preview" w:date="2026-01-01T00:00:00Z">
          <w:r>
            <w:rPr>
              <w:rStyle w:val="Hyperlink"/>
            </w:rPr>
            <w:delText xml:space="preserve">https://en.wikipedia.org/wiki/Bias%E2%80%93variance_tradeoff</w:delText>
          </w:r>
        </w:del>
      </w:hyperlink>
    </w:p>
    <w:p>
      <w:pPr>
        <w:pStyle w:val="Bibliography"/>
      </w:pPr>
      <w:del w:id="6416" w:author="PR Preview" w:date="2026-01-01T00:00:00Z">
        <w:r>
          <w:delText xml:space="preserve">[10]</w:delText>
        </w:r>
      </w:del>
      <w:del w:id="6417" w:author="PR Preview" w:date="2026-01-01T00:00:00Z">
        <w:r>
          <w:delText xml:space="preserve"> </w:delText>
        </w:r>
      </w:del>
      <w:del w:id="6418" w:author="PR Preview" w:date="2026-01-01T00:00:00Z">
        <w:r>
          <w:delText xml:space="preserve">	</w:delText>
        </w:r>
      </w:del>
      <w:del w:id="6419" w:author="PR Preview" w:date="2026-01-01T00:00:00Z">
        <w:r>
          <w:delText xml:space="preserve">Wikipedia contributors,</w:delText>
        </w:r>
      </w:del>
      <w:del w:id="6420" w:author="PR Preview" w:date="2026-01-01T00:00:00Z">
        <w:r>
          <w:delText xml:space="preserve"> </w:delText>
        </w:r>
      </w:del>
      <w:del w:id="6421" w:author="PR Preview" w:date="2026-01-01T00:00:00Z">
        <w:r>
          <w:delText xml:space="preserve">“Hyperparameter (machine learning) —</w:delText>
        </w:r>
      </w:del>
      <w:del w:id="6422" w:author="PR Preview" w:date="2026-01-01T00:00:00Z">
        <w:r>
          <w:delText xml:space="preserve"> </w:delText>
        </w:r>
      </w:del>
      <w:del w:id="6423" w:author="PR Preview" w:date="2026-01-01T00:00:00Z">
        <w:r>
          <w:delText xml:space="preserve">Wikipedia</w:delText>
        </w:r>
      </w:del>
      <w:del w:id="6424" w:author="PR Preview" w:date="2026-01-01T00:00:00Z">
        <w:r>
          <w:delText xml:space="preserve">,</w:delText>
        </w:r>
      </w:del>
      <w:del w:id="6425" w:author="PR Preview" w:date="2026-01-01T00:00:00Z">
        <w:r>
          <w:delText xml:space="preserve"> </w:delText>
        </w:r>
      </w:del>
      <w:del w:id="6426" w:author="PR Preview" w:date="2026-01-01T00:00:00Z">
        <w:r>
          <w:delText xml:space="preserve">the free encyclopedia.”</w:delText>
        </w:r>
      </w:del>
      <w:del w:id="6427" w:author="PR Preview" w:date="2026-01-01T00:00:00Z">
        <w:r>
          <w:delText xml:space="preserve"> </w:delText>
        </w:r>
      </w:del>
      <w:del w:id="6428" w:author="PR Preview" w:date="2026-01-01T00:00:00Z">
        <w:r>
          <w:delText xml:space="preserve">2026. Available:</w:delText>
        </w:r>
      </w:del>
      <w:del w:id="6429" w:author="PR Preview" w:date="2026-01-01T00:00:00Z">
        <w:r>
          <w:delText xml:space="preserve"> </w:delText>
        </w:r>
      </w:del>
      <w:hyperlink r:id="rId353">
        <w:del w:id="6430" w:author="PR Preview" w:date="2026-01-01T00:00:00Z">
          <w:r>
            <w:rPr>
              <w:rStyle w:val="Hyperlink"/>
            </w:rPr>
            <w:delText xml:space="preserve">https://en.wikipedia.org/wiki/Hyperparameter_%28machine_learning%29</w:delText>
          </w:r>
        </w:del>
      </w:hyperlink>
    </w:p>
    <w:p>
      <w:pPr>
        <w:pStyle w:val="Bibliography"/>
      </w:pPr>
      <w:ins w:id="6431" w:author="PR Preview" w:date="2026-01-01T00:00:00Z">
        <w:r>
          <w:t xml:space="preserve">[2]</w:t>
        </w:r>
      </w:ins>
      <w:ins w:id="6432" w:author="PR Preview" w:date="2026-01-01T00:00:00Z">
        <w:r>
          <w:t xml:space="preserve"> </w:t>
        </w:r>
      </w:ins>
      <w:ins w:id="6433" w:author="PR Preview" w:date="2026-01-01T00:00:00Z">
        <w:r>
          <w:t xml:space="preserve">	</w:t>
        </w:r>
      </w:ins>
      <w:ins w:id="6434" w:author="PR Preview" w:date="2026-01-01T00:00:00Z">
        <w:r>
          <w:t xml:space="preserve">Wikipedia contributors,</w:t>
        </w:r>
      </w:ins>
      <w:ins w:id="6435" w:author="PR Preview" w:date="2026-01-01T00:00:00Z">
        <w:r>
          <w:t xml:space="preserve"> </w:t>
        </w:r>
      </w:ins>
      <w:ins w:id="6436" w:author="PR Preview" w:date="2026-01-01T00:00:00Z">
        <w:r>
          <w:t xml:space="preserve">“Hyperparameter (machine learning) —</w:t>
        </w:r>
      </w:ins>
      <w:ins w:id="6437" w:author="PR Preview" w:date="2026-01-01T00:00:00Z">
        <w:r>
          <w:t xml:space="preserve"> </w:t>
        </w:r>
      </w:ins>
      <w:ins w:id="6438" w:author="PR Preview" w:date="2026-01-01T00:00:00Z">
        <w:r>
          <w:t xml:space="preserve">Wikipedia</w:t>
        </w:r>
      </w:ins>
      <w:ins w:id="6439" w:author="PR Preview" w:date="2026-01-01T00:00:00Z">
        <w:r>
          <w:t xml:space="preserve">,</w:t>
        </w:r>
      </w:ins>
      <w:ins w:id="6440" w:author="PR Preview" w:date="2026-01-01T00:00:00Z">
        <w:r>
          <w:t xml:space="preserve"> </w:t>
        </w:r>
      </w:ins>
      <w:ins w:id="6441" w:author="PR Preview" w:date="2026-01-01T00:00:00Z">
        <w:r>
          <w:t xml:space="preserve">the free encyclopedia.”</w:t>
        </w:r>
      </w:ins>
      <w:ins w:id="6442" w:author="PR Preview" w:date="2026-01-01T00:00:00Z">
        <w:r>
          <w:t xml:space="preserve"> </w:t>
        </w:r>
      </w:ins>
      <w:ins w:id="6443" w:author="PR Preview" w:date="2026-01-01T00:00:00Z">
        <w:r>
          <w:t xml:space="preserve">2026. Available:</w:t>
        </w:r>
      </w:ins>
      <w:ins w:id="6444" w:author="PR Preview" w:date="2026-01-01T00:00:00Z">
        <w:r>
          <w:t xml:space="preserve"> </w:t>
        </w:r>
      </w:ins>
      <w:hyperlink r:id="rId353">
        <w:ins w:id="6445" w:author="PR Preview" w:date="2026-01-01T00:00:00Z">
          <w:r>
            <w:rPr>
              <w:rStyle w:val="Hyperlink"/>
            </w:rPr>
            <w:t xml:space="preserve">https://en.wikipedia.org/wiki/Hyperparameter_%28machine_learning%29</w:t>
          </w:r>
        </w:ins>
      </w:hyperlink>
    </w:p>
    <w:bookmarkEnd w:id="354"/>
    <w:bookmarkStart w:id="356" w:name="X872eeefb896459ed139f713ed99a788fac27b0f"/>
    <w:p>
      <w:pPr>
        <w:pStyle w:val="Bibliography"/>
      </w:pPr>
      <w:ins w:id="6446" w:author="PR Preview" w:date="2026-01-01T00:00:00Z">
        <w:r>
          <w:t xml:space="preserve">[3]</w:t>
        </w:r>
      </w:ins>
      <w:ins w:id="6447" w:author="PR Preview" w:date="2026-01-01T00:00:00Z">
        <w:r>
          <w:t xml:space="preserve"> </w:t>
        </w:r>
      </w:ins>
      <w:ins w:id="6448" w:author="PR Preview" w:date="2026-01-01T00:00:00Z">
        <w:r>
          <w:t xml:space="preserve">	</w:t>
        </w:r>
      </w:ins>
      <w:ins w:id="6449" w:author="PR Preview" w:date="2026-01-01T00:00:00Z">
        <w:r>
          <w:t xml:space="preserve">Wikipedia contributors,</w:t>
        </w:r>
      </w:ins>
      <w:ins w:id="6450" w:author="PR Preview" w:date="2026-01-01T00:00:00Z">
        <w:r>
          <w:t xml:space="preserve"> </w:t>
        </w:r>
      </w:ins>
      <w:ins w:id="6451" w:author="PR Preview" w:date="2026-01-01T00:00:00Z">
        <w:r>
          <w:t xml:space="preserve">“Training, validation, and test data sets —</w:t>
        </w:r>
      </w:ins>
      <w:ins w:id="6452" w:author="PR Preview" w:date="2026-01-01T00:00:00Z">
        <w:r>
          <w:t xml:space="preserve"> </w:t>
        </w:r>
      </w:ins>
      <w:ins w:id="6453" w:author="PR Preview" w:date="2026-01-01T00:00:00Z">
        <w:r>
          <w:t xml:space="preserve">Wikipedia</w:t>
        </w:r>
      </w:ins>
      <w:ins w:id="6454" w:author="PR Preview" w:date="2026-01-01T00:00:00Z">
        <w:r>
          <w:t xml:space="preserve">,</w:t>
        </w:r>
      </w:ins>
      <w:ins w:id="6455" w:author="PR Preview" w:date="2026-01-01T00:00:00Z">
        <w:r>
          <w:t xml:space="preserve"> </w:t>
        </w:r>
      </w:ins>
      <w:ins w:id="6456" w:author="PR Preview" w:date="2026-01-01T00:00:00Z">
        <w:r>
          <w:t xml:space="preserve">the free encyclopedia.”</w:t>
        </w:r>
      </w:ins>
      <w:ins w:id="6457" w:author="PR Preview" w:date="2026-01-01T00:00:00Z">
        <w:r>
          <w:t xml:space="preserve"> </w:t>
        </w:r>
      </w:ins>
      <w:ins w:id="6458" w:author="PR Preview" w:date="2026-01-01T00:00:00Z">
        <w:r>
          <w:t xml:space="preserve">2026. Available:</w:t>
        </w:r>
      </w:ins>
      <w:ins w:id="6459" w:author="PR Preview" w:date="2026-01-01T00:00:00Z">
        <w:r>
          <w:t xml:space="preserve"> </w:t>
        </w:r>
      </w:ins>
      <w:hyperlink r:id="rId355">
        <w:ins w:id="6460" w:author="PR Preview" w:date="2026-01-01T00:00:00Z">
          <w:r>
            <w:rPr>
              <w:rStyle w:val="Hyperlink"/>
            </w:rPr>
            <w:t xml:space="preserve">https://en.wikipedia.org/wiki/Training,_validation,_and_test_data_sets</w:t>
          </w:r>
        </w:ins>
      </w:hyperlink>
    </w:p>
    <w:bookmarkEnd w:id="356"/>
    <w:bookmarkStart w:id="358" w:name="ref-hastie2009elements"/>
    <w:p>
      <w:pPr>
        <w:pStyle w:val="Bibliography"/>
      </w:pPr>
      <w:ins w:id="6461" w:author="PR Preview" w:date="2026-01-01T00:00:00Z">
        <w:r>
          <w:t xml:space="preserve">[4]</w:t>
        </w:r>
      </w:ins>
      <w:ins w:id="6462" w:author="PR Preview" w:date="2026-01-01T00:00:00Z">
        <w:r>
          <w:t xml:space="preserve"> </w:t>
        </w:r>
      </w:ins>
      <w:ins w:id="6463" w:author="PR Preview" w:date="2026-01-01T00:00:00Z">
        <w:r>
          <w:t xml:space="preserve">	</w:t>
        </w:r>
      </w:ins>
      <w:ins w:id="6464" w:author="PR Preview" w:date="2026-01-01T00:00:00Z">
        <w:r>
          <w:t xml:space="preserve">T. Hastie, R. Tibshirani, and J. Friedman,</w:t>
        </w:r>
      </w:ins>
      <w:ins w:id="6465" w:author="PR Preview" w:date="2026-01-01T00:00:00Z">
        <w:r>
          <w:t xml:space="preserve"> </w:t>
        </w:r>
      </w:ins>
      <w:ins w:id="6466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6467" w:author="PR Preview" w:date="2026-01-01T00:00:00Z">
        <w:r>
          <w:t xml:space="preserve">, 2nd ed. Springer, 2009. doi:</w:t>
        </w:r>
      </w:ins>
      <w:ins w:id="6468" w:author="PR Preview" w:date="2026-01-01T00:00:00Z">
        <w:r>
          <w:t xml:space="preserve"> </w:t>
        </w:r>
      </w:ins>
      <w:hyperlink r:id="rId357">
        <w:ins w:id="6469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6470" w:author="PR Preview" w:date="2026-01-01T00:00:00Z">
        <w:r>
          <w:t xml:space="preserve">.</w:t>
        </w:r>
      </w:ins>
    </w:p>
    <w:bookmarkEnd w:id="358"/>
    <w:bookmarkStart w:id="360" w:name="ref-wikipedia_generalization_error"/>
    <w:p>
      <w:pPr>
        <w:pStyle w:val="Bibliography"/>
      </w:pPr>
      <w:ins w:id="6471" w:author="PR Preview" w:date="2026-01-01T00:00:00Z">
        <w:r>
          <w:t xml:space="preserve">[5]</w:t>
        </w:r>
      </w:ins>
      <w:ins w:id="6472" w:author="PR Preview" w:date="2026-01-01T00:00:00Z">
        <w:r>
          <w:t xml:space="preserve"> </w:t>
        </w:r>
      </w:ins>
      <w:ins w:id="6473" w:author="PR Preview" w:date="2026-01-01T00:00:00Z">
        <w:r>
          <w:t xml:space="preserve">	</w:t>
        </w:r>
      </w:ins>
      <w:ins w:id="6474" w:author="PR Preview" w:date="2026-01-01T00:00:00Z">
        <w:r>
          <w:t xml:space="preserve">Wikipedia contributors,</w:t>
        </w:r>
      </w:ins>
      <w:ins w:id="6475" w:author="PR Preview" w:date="2026-01-01T00:00:00Z">
        <w:r>
          <w:t xml:space="preserve"> </w:t>
        </w:r>
      </w:ins>
      <w:ins w:id="6476" w:author="PR Preview" w:date="2026-01-01T00:00:00Z">
        <w:r>
          <w:t xml:space="preserve">“Generalization error —</w:t>
        </w:r>
      </w:ins>
      <w:ins w:id="6477" w:author="PR Preview" w:date="2026-01-01T00:00:00Z">
        <w:r>
          <w:t xml:space="preserve"> </w:t>
        </w:r>
      </w:ins>
      <w:ins w:id="6478" w:author="PR Preview" w:date="2026-01-01T00:00:00Z">
        <w:r>
          <w:t xml:space="preserve">Wikipedia</w:t>
        </w:r>
      </w:ins>
      <w:ins w:id="6479" w:author="PR Preview" w:date="2026-01-01T00:00:00Z">
        <w:r>
          <w:t xml:space="preserve">,</w:t>
        </w:r>
      </w:ins>
      <w:ins w:id="6480" w:author="PR Preview" w:date="2026-01-01T00:00:00Z">
        <w:r>
          <w:t xml:space="preserve"> </w:t>
        </w:r>
      </w:ins>
      <w:ins w:id="6481" w:author="PR Preview" w:date="2026-01-01T00:00:00Z">
        <w:r>
          <w:t xml:space="preserve">the free encyclopedia.”</w:t>
        </w:r>
      </w:ins>
      <w:ins w:id="6482" w:author="PR Preview" w:date="2026-01-01T00:00:00Z">
        <w:r>
          <w:t xml:space="preserve"> </w:t>
        </w:r>
      </w:ins>
      <w:ins w:id="6483" w:author="PR Preview" w:date="2026-01-01T00:00:00Z">
        <w:r>
          <w:t xml:space="preserve">2026. Available:</w:t>
        </w:r>
      </w:ins>
      <w:ins w:id="6484" w:author="PR Preview" w:date="2026-01-01T00:00:00Z">
        <w:r>
          <w:t xml:space="preserve"> </w:t>
        </w:r>
      </w:ins>
      <w:hyperlink r:id="rId359">
        <w:ins w:id="6485" w:author="PR Preview" w:date="2026-01-01T00:00:00Z">
          <w:r>
            <w:rPr>
              <w:rStyle w:val="Hyperlink"/>
            </w:rPr>
            <w:t xml:space="preserve">https://en.wikipedia.org/wiki/Generalization_error</w:t>
          </w:r>
        </w:ins>
      </w:hyperlink>
    </w:p>
    <w:bookmarkEnd w:id="360"/>
    <w:bookmarkStart w:id="362" w:name="ref-james2021islr2e"/>
    <w:p>
      <w:pPr>
        <w:pStyle w:val="Bibliography"/>
      </w:pPr>
      <w:ins w:id="6486" w:author="PR Preview" w:date="2026-01-01T00:00:00Z">
        <w:r>
          <w:t xml:space="preserve">[6]</w:t>
        </w:r>
      </w:ins>
      <w:ins w:id="6487" w:author="PR Preview" w:date="2026-01-01T00:00:00Z">
        <w:r>
          <w:t xml:space="preserve"> </w:t>
        </w:r>
      </w:ins>
      <w:ins w:id="6488" w:author="PR Preview" w:date="2026-01-01T00:00:00Z">
        <w:r>
          <w:t xml:space="preserve">	</w:t>
        </w:r>
      </w:ins>
      <w:ins w:id="6489" w:author="PR Preview" w:date="2026-01-01T00:00:00Z">
        <w:r>
          <w:t xml:space="preserve">G. James, D. Witten, T. Hastie, and R. Tibshirani,</w:t>
        </w:r>
      </w:ins>
      <w:ins w:id="6490" w:author="PR Preview" w:date="2026-01-01T00:00:00Z">
        <w:r>
          <w:t xml:space="preserve"> </w:t>
        </w:r>
      </w:ins>
      <w:ins w:id="6491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6492" w:author="PR Preview" w:date="2026-01-01T00:00:00Z">
        <w:r>
          <w:rPr>
            <w:i/>
            <w:iCs/>
          </w:rPr>
          <w:t xml:space="preserve"> </w:t>
        </w:r>
      </w:ins>
      <w:ins w:id="6493" w:author="PR Preview" w:date="2026-01-01T00:00:00Z">
        <w:r>
          <w:rPr>
            <w:i/>
            <w:iCs/>
          </w:rPr>
          <w:t xml:space="preserve">R</w:t>
        </w:r>
      </w:ins>
      <w:ins w:id="6494" w:author="PR Preview" w:date="2026-01-01T00:00:00Z">
        <w:r>
          <w:t xml:space="preserve">, 2nd ed. Springer, 2021. doi:</w:t>
        </w:r>
      </w:ins>
      <w:ins w:id="6495" w:author="PR Preview" w:date="2026-01-01T00:00:00Z">
        <w:r>
          <w:t xml:space="preserve"> </w:t>
        </w:r>
      </w:ins>
      <w:hyperlink r:id="rId361">
        <w:ins w:id="6496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6497" w:author="PR Preview" w:date="2026-01-01T00:00:00Z">
        <w:r>
          <w:t xml:space="preserve">.</w:t>
        </w:r>
      </w:ins>
    </w:p>
    <w:bookmarkEnd w:id="362"/>
    <w:bookmarkStart w:id="363" w:name="ref-hosmer1989applied"/>
    <w:p>
      <w:pPr>
        <w:pStyle w:val="Bibliography"/>
      </w:pPr>
      <w:ins w:id="6498" w:author="PR Preview" w:date="2026-01-01T00:00:00Z">
        <w:r>
          <w:t xml:space="preserve">[7]</w:t>
        </w:r>
      </w:ins>
      <w:ins w:id="6499" w:author="PR Preview" w:date="2026-01-01T00:00:00Z">
        <w:r>
          <w:t xml:space="preserve"> </w:t>
        </w:r>
      </w:ins>
      <w:ins w:id="6500" w:author="PR Preview" w:date="2026-01-01T00:00:00Z">
        <w:r>
          <w:t xml:space="preserve">	</w:t>
        </w:r>
      </w:ins>
      <w:ins w:id="6501" w:author="PR Preview" w:date="2026-01-01T00:00:00Z">
        <w:r>
          <w:t xml:space="preserve">D. W. Hosmer and S. Lemeshow,</w:t>
        </w:r>
      </w:ins>
      <w:ins w:id="6502" w:author="PR Preview" w:date="2026-01-01T00:00:00Z">
        <w:r>
          <w:t xml:space="preserve"> </w:t>
        </w:r>
      </w:ins>
      <w:ins w:id="6503" w:author="PR Preview" w:date="2026-01-01T00:00:00Z">
        <w:r>
          <w:rPr>
            <w:i/>
            <w:iCs/>
          </w:rPr>
          <w:t xml:space="preserve">Applied logistic regression</w:t>
        </w:r>
      </w:ins>
      <w:ins w:id="6504" w:author="PR Preview" w:date="2026-01-01T00:00:00Z">
        <w:r>
          <w:t xml:space="preserve">. New York: Wiley, 1989.</w:t>
        </w:r>
      </w:ins>
    </w:p>
    <w:bookmarkEnd w:id="363"/>
    <w:bookmarkStart w:id="365" w:name="ref-venables2002modern"/>
    <w:p>
      <w:pPr>
        <w:pStyle w:val="Bibliography"/>
      </w:pPr>
      <w:ins w:id="6505" w:author="PR Preview" w:date="2026-01-01T00:00:00Z">
        <w:r>
          <w:t xml:space="preserve">[8]</w:t>
        </w:r>
      </w:ins>
      <w:ins w:id="6506" w:author="PR Preview" w:date="2026-01-01T00:00:00Z">
        <w:r>
          <w:t xml:space="preserve"> </w:t>
        </w:r>
      </w:ins>
      <w:ins w:id="6507" w:author="PR Preview" w:date="2026-01-01T00:00:00Z">
        <w:r>
          <w:t xml:space="preserve">	</w:t>
        </w:r>
      </w:ins>
      <w:ins w:id="6508" w:author="PR Preview" w:date="2026-01-01T00:00:00Z">
        <w:r>
          <w:t xml:space="preserve">W. N. Venables and B. D. Ripley,</w:t>
        </w:r>
      </w:ins>
      <w:ins w:id="6509" w:author="PR Preview" w:date="2026-01-01T00:00:00Z">
        <w:r>
          <w:t xml:space="preserve"> </w:t>
        </w:r>
      </w:ins>
      <w:ins w:id="6510" w:author="PR Preview" w:date="2026-01-01T00:00:00Z">
        <w:r>
          <w:rPr>
            <w:i/>
            <w:iCs/>
          </w:rPr>
          <w:t xml:space="preserve">Modern applied statistics with</w:t>
        </w:r>
      </w:ins>
      <w:ins w:id="6511" w:author="PR Preview" w:date="2026-01-01T00:00:00Z">
        <w:r>
          <w:rPr>
            <w:i/>
            <w:iCs/>
          </w:rPr>
          <w:t xml:space="preserve"> </w:t>
        </w:r>
      </w:ins>
      <w:ins w:id="6512" w:author="PR Preview" w:date="2026-01-01T00:00:00Z">
        <w:r>
          <w:rPr>
            <w:i/>
            <w:iCs/>
          </w:rPr>
          <w:t xml:space="preserve">S</w:t>
        </w:r>
      </w:ins>
      <w:ins w:id="6513" w:author="PR Preview" w:date="2026-01-01T00:00:00Z">
        <w:r>
          <w:t xml:space="preserve">, 4th ed. New York: Springer, 2002. doi:</w:t>
        </w:r>
      </w:ins>
      <w:ins w:id="6514" w:author="PR Preview" w:date="2026-01-01T00:00:00Z">
        <w:r>
          <w:t xml:space="preserve"> </w:t>
        </w:r>
      </w:ins>
      <w:hyperlink r:id="rId364">
        <w:ins w:id="6515" w:author="PR Preview" w:date="2026-01-01T00:00:00Z">
          <w:r>
            <w:rPr>
              <w:rStyle w:val="Hyperlink"/>
            </w:rPr>
            <w:t xml:space="preserve">10.1007/978-0-387-21706-2</w:t>
          </w:r>
        </w:ins>
      </w:hyperlink>
      <w:ins w:id="6516" w:author="PR Preview" w:date="2026-01-01T00:00:00Z">
        <w:r>
          <w:t xml:space="preserve">.</w:t>
        </w:r>
      </w:ins>
    </w:p>
    <w:bookmarkEnd w:id="365"/>
    <w:bookmarkStart w:id="367" w:name="ref-wikipedia_overfitting"/>
    <w:p>
      <w:pPr>
        <w:pStyle w:val="Bibliography"/>
      </w:pPr>
      <w:ins w:id="6517" w:author="PR Preview" w:date="2026-01-01T00:00:00Z">
        <w:r>
          <w:t xml:space="preserve">[9]</w:t>
        </w:r>
      </w:ins>
      <w:ins w:id="6518" w:author="PR Preview" w:date="2026-01-01T00:00:00Z">
        <w:r>
          <w:t xml:space="preserve"> </w:t>
        </w:r>
      </w:ins>
      <w:ins w:id="6519" w:author="PR Preview" w:date="2026-01-01T00:00:00Z">
        <w:r>
          <w:t xml:space="preserve">	</w:t>
        </w:r>
      </w:ins>
      <w:ins w:id="6520" w:author="PR Preview" w:date="2026-01-01T00:00:00Z">
        <w:r>
          <w:t xml:space="preserve">Wikipedia contributors,</w:t>
        </w:r>
      </w:ins>
      <w:ins w:id="6521" w:author="PR Preview" w:date="2026-01-01T00:00:00Z">
        <w:r>
          <w:t xml:space="preserve"> </w:t>
        </w:r>
      </w:ins>
      <w:ins w:id="6522" w:author="PR Preview" w:date="2026-01-01T00:00:00Z">
        <w:r>
          <w:t xml:space="preserve">“Overfitting —</w:t>
        </w:r>
      </w:ins>
      <w:ins w:id="6523" w:author="PR Preview" w:date="2026-01-01T00:00:00Z">
        <w:r>
          <w:t xml:space="preserve"> </w:t>
        </w:r>
      </w:ins>
      <w:ins w:id="6524" w:author="PR Preview" w:date="2026-01-01T00:00:00Z">
        <w:r>
          <w:t xml:space="preserve">Wikipedia</w:t>
        </w:r>
      </w:ins>
      <w:ins w:id="6525" w:author="PR Preview" w:date="2026-01-01T00:00:00Z">
        <w:r>
          <w:t xml:space="preserve">,</w:t>
        </w:r>
      </w:ins>
      <w:ins w:id="6526" w:author="PR Preview" w:date="2026-01-01T00:00:00Z">
        <w:r>
          <w:t xml:space="preserve"> </w:t>
        </w:r>
      </w:ins>
      <w:ins w:id="6527" w:author="PR Preview" w:date="2026-01-01T00:00:00Z">
        <w:r>
          <w:t xml:space="preserve">the free encyclopedia.”</w:t>
        </w:r>
      </w:ins>
      <w:ins w:id="6528" w:author="PR Preview" w:date="2026-01-01T00:00:00Z">
        <w:r>
          <w:t xml:space="preserve"> </w:t>
        </w:r>
      </w:ins>
      <w:ins w:id="6529" w:author="PR Preview" w:date="2026-01-01T00:00:00Z">
        <w:r>
          <w:t xml:space="preserve">2026. Available:</w:t>
        </w:r>
      </w:ins>
      <w:ins w:id="6530" w:author="PR Preview" w:date="2026-01-01T00:00:00Z">
        <w:r>
          <w:t xml:space="preserve"> </w:t>
        </w:r>
      </w:ins>
      <w:hyperlink r:id="rId366">
        <w:ins w:id="6531" w:author="PR Preview" w:date="2026-01-01T00:00:00Z">
          <w:r>
            <w:rPr>
              <w:rStyle w:val="Hyperlink"/>
            </w:rPr>
            <w:t xml:space="preserve">https://en.wikipedia.org/wiki/Overfitting</w:t>
          </w:r>
        </w:ins>
      </w:hyperlink>
    </w:p>
    <w:bookmarkEnd w:id="367"/>
    <w:bookmarkStart w:id="369" w:name="ref-wikipedia_bias_variance_tradeoff"/>
    <w:p>
      <w:pPr>
        <w:pStyle w:val="Bibliography"/>
      </w:pPr>
      <w:ins w:id="6532" w:author="PR Preview" w:date="2026-01-01T00:00:00Z">
        <w:r>
          <w:t xml:space="preserve">[10]</w:t>
        </w:r>
      </w:ins>
      <w:ins w:id="6533" w:author="PR Preview" w:date="2026-01-01T00:00:00Z">
        <w:r>
          <w:t xml:space="preserve"> </w:t>
        </w:r>
      </w:ins>
      <w:ins w:id="6534" w:author="PR Preview" w:date="2026-01-01T00:00:00Z">
        <w:r>
          <w:t xml:space="preserve">	</w:t>
        </w:r>
      </w:ins>
      <w:ins w:id="6535" w:author="PR Preview" w:date="2026-01-01T00:00:00Z">
        <w:r>
          <w:t xml:space="preserve">Wikipedia contributors,</w:t>
        </w:r>
      </w:ins>
      <w:ins w:id="6536" w:author="PR Preview" w:date="2026-01-01T00:00:00Z">
        <w:r>
          <w:t xml:space="preserve"> </w:t>
        </w:r>
      </w:ins>
      <w:ins w:id="6537" w:author="PR Preview" w:date="2026-01-01T00:00:00Z">
        <w:r>
          <w:t xml:space="preserve">“Bias–variance tradeoff —</w:t>
        </w:r>
      </w:ins>
      <w:ins w:id="6538" w:author="PR Preview" w:date="2026-01-01T00:00:00Z">
        <w:r>
          <w:t xml:space="preserve"> </w:t>
        </w:r>
      </w:ins>
      <w:ins w:id="6539" w:author="PR Preview" w:date="2026-01-01T00:00:00Z">
        <w:r>
          <w:t xml:space="preserve">Wikipedia</w:t>
        </w:r>
      </w:ins>
      <w:ins w:id="6540" w:author="PR Preview" w:date="2026-01-01T00:00:00Z">
        <w:r>
          <w:t xml:space="preserve">,</w:t>
        </w:r>
      </w:ins>
      <w:ins w:id="6541" w:author="PR Preview" w:date="2026-01-01T00:00:00Z">
        <w:r>
          <w:t xml:space="preserve"> </w:t>
        </w:r>
      </w:ins>
      <w:ins w:id="6542" w:author="PR Preview" w:date="2026-01-01T00:00:00Z">
        <w:r>
          <w:t xml:space="preserve">the free encyclopedia.”</w:t>
        </w:r>
      </w:ins>
      <w:ins w:id="6543" w:author="PR Preview" w:date="2026-01-01T00:00:00Z">
        <w:r>
          <w:t xml:space="preserve"> </w:t>
        </w:r>
      </w:ins>
      <w:ins w:id="6544" w:author="PR Preview" w:date="2026-01-01T00:00:00Z">
        <w:r>
          <w:t xml:space="preserve">2026. Available:</w:t>
        </w:r>
      </w:ins>
      <w:ins w:id="6545" w:author="PR Preview" w:date="2026-01-01T00:00:00Z">
        <w:r>
          <w:t xml:space="preserve"> </w:t>
        </w:r>
      </w:ins>
      <w:hyperlink r:id="rId368">
        <w:ins w:id="6546" w:author="PR Preview" w:date="2026-01-01T00:00:00Z">
          <w:r>
            <w:rPr>
              <w:rStyle w:val="Hyperlink"/>
            </w:rPr>
            <w:t xml:space="preserve">https://en.wikipedia.org/wiki/Bias%E2%80%93variance_tradeoff</w:t>
          </w:r>
        </w:ins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p>
      <w:pPr>
        <w:pStyle w:val="Bibliography"/>
      </w:pPr>
      <w:del w:id="6547" w:author="PR Preview" w:date="2026-01-01T00:00:00Z">
        <w:r>
          <w:delText xml:space="preserve">[15]</w:delText>
        </w:r>
      </w:del>
      <w:del w:id="6548" w:author="PR Preview" w:date="2026-01-01T00:00:00Z">
        <w:r>
          <w:delText xml:space="preserve"> </w:delText>
        </w:r>
      </w:del>
      <w:del w:id="6549" w:author="PR Preview" w:date="2026-01-01T00:00:00Z">
        <w:r>
          <w:delText xml:space="preserve">	</w:delText>
        </w:r>
      </w:del>
      <w:del w:id="6550" w:author="PR Preview" w:date="2026-01-01T00:00:00Z">
        <w:r>
          <w:delText xml:space="preserve">C. L. Mallows,</w:delText>
        </w:r>
      </w:del>
      <w:del w:id="6551" w:author="PR Preview" w:date="2026-01-01T00:00:00Z">
        <w:r>
          <w:delText xml:space="preserve"> </w:delText>
        </w:r>
      </w:del>
      <w:del w:id="6552" w:author="PR Preview" w:date="2026-01-01T00:00:00Z">
        <w:r>
          <w:delText xml:space="preserve">“Some comments on</w:delText>
        </w:r>
      </w:del>
      <w:del w:id="655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554" w:author="PR Preview" w:date="2026-01-01T00:00:00Z">
        <w:r>
          <w:delText xml:space="preserve">,”</w:delText>
        </w:r>
      </w:del>
      <w:del w:id="6555" w:author="PR Preview" w:date="2026-01-01T00:00:00Z">
        <w:r>
          <w:delText xml:space="preserve"> </w:delText>
        </w:r>
      </w:del>
      <w:del w:id="6556" w:author="PR Preview" w:date="2026-01-01T00:00:00Z">
        <w:r>
          <w:rPr>
            <w:i/>
            <w:iCs/>
          </w:rPr>
          <w:delText xml:space="preserve">Technometrics</w:delText>
        </w:r>
      </w:del>
      <w:del w:id="6557" w:author="PR Preview" w:date="2026-01-01T00:00:00Z">
        <w:r>
          <w:delText xml:space="preserve">, vol. 15, no. 4, pp. 661–675, 1973, doi:</w:delText>
        </w:r>
      </w:del>
      <w:del w:id="6558" w:author="PR Preview" w:date="2026-01-01T00:00:00Z">
        <w:r>
          <w:delText xml:space="preserve"> </w:delText>
        </w:r>
      </w:del>
      <w:hyperlink r:id="rId15">
        <w:del w:id="6559" w:author="PR Preview" w:date="2026-01-01T00:00:00Z">
          <w:r>
            <w:rPr>
              <w:rStyle w:val="Hyperlink"/>
            </w:rPr>
            <w:delText xml:space="preserve">10.1080/00401706.1973.10489103</w:delText>
          </w:r>
        </w:del>
      </w:hyperlink>
      <w:del w:id="6560" w:author="PR Preview" w:date="2026-01-01T00:00:00Z">
        <w:r>
          <w:delText xml:space="preserve">.</w:delText>
        </w:r>
      </w:del>
    </w:p>
    <w:p>
      <w:pPr>
        <w:pStyle w:val="Bibliography"/>
      </w:pPr>
      <w:del w:id="6561" w:author="PR Preview" w:date="2026-01-01T00:00:00Z">
        <w:r>
          <w:delText xml:space="preserve">[16]</w:delText>
        </w:r>
      </w:del>
      <w:del w:id="6562" w:author="PR Preview" w:date="2026-01-01T00:00:00Z">
        <w:r>
          <w:delText xml:space="preserve"> </w:delText>
        </w:r>
      </w:del>
      <w:del w:id="6563" w:author="PR Preview" w:date="2026-01-01T00:00:00Z">
        <w:r>
          <w:delText xml:space="preserve">	</w:delText>
        </w:r>
      </w:del>
      <w:del w:id="6564" w:author="PR Preview" w:date="2026-01-01T00:00:00Z">
        <w:r>
          <w:delText xml:space="preserve">H. Akaike,</w:delText>
        </w:r>
      </w:del>
      <w:del w:id="6565" w:author="PR Preview" w:date="2026-01-01T00:00:00Z">
        <w:r>
          <w:delText xml:space="preserve"> </w:delText>
        </w:r>
      </w:del>
      <w:del w:id="6566" w:author="PR Preview" w:date="2026-01-01T00:00:00Z">
        <w:r>
          <w:delText xml:space="preserve">“A new look at the statistical model identification,”</w:delText>
        </w:r>
      </w:del>
      <w:del w:id="6567" w:author="PR Preview" w:date="2026-01-01T00:00:00Z">
        <w:r>
          <w:delText xml:space="preserve"> </w:delText>
        </w:r>
      </w:del>
      <w:del w:id="6568" w:author="PR Preview" w:date="2026-01-01T00:00:00Z">
        <w:r>
          <w:rPr>
            <w:i/>
            <w:iCs/>
          </w:rPr>
          <w:delText xml:space="preserve">IEEE Transactions on Automatic Control</w:delText>
        </w:r>
      </w:del>
      <w:del w:id="6569" w:author="PR Preview" w:date="2026-01-01T00:00:00Z">
        <w:r>
          <w:delText xml:space="preserve">, vol. 19, no. 6, pp. 716–723, 1974, doi:</w:delText>
        </w:r>
      </w:del>
      <w:del w:id="6570" w:author="PR Preview" w:date="2026-01-01T00:00:00Z">
        <w:r>
          <w:delText xml:space="preserve"> </w:delText>
        </w:r>
      </w:del>
      <w:hyperlink r:id="rId16">
        <w:del w:id="6571" w:author="PR Preview" w:date="2026-01-01T00:00:00Z">
          <w:r>
            <w:rPr>
              <w:rStyle w:val="Hyperlink"/>
            </w:rPr>
            <w:delText xml:space="preserve">10.1109/TAC.1974.1100705</w:delText>
          </w:r>
        </w:del>
      </w:hyperlink>
      <w:del w:id="6572" w:author="PR Preview" w:date="2026-01-01T00:00:00Z">
        <w:r>
          <w:delText xml:space="preserve">.</w:delText>
        </w:r>
      </w:del>
    </w:p>
    <w:p>
      <w:pPr>
        <w:pStyle w:val="Bibliography"/>
      </w:pPr>
      <w:del w:id="6573" w:author="PR Preview" w:date="2026-01-01T00:00:00Z">
        <w:r>
          <w:delText xml:space="preserve">[17]</w:delText>
        </w:r>
      </w:del>
      <w:del w:id="6574" w:author="PR Preview" w:date="2026-01-01T00:00:00Z">
        <w:r>
          <w:delText xml:space="preserve"> </w:delText>
        </w:r>
      </w:del>
      <w:del w:id="6575" w:author="PR Preview" w:date="2026-01-01T00:00:00Z">
        <w:r>
          <w:delText xml:space="preserve">	</w:delText>
        </w:r>
      </w:del>
      <w:del w:id="6576" w:author="PR Preview" w:date="2026-01-01T00:00:00Z">
        <w:r>
          <w:delText xml:space="preserve">G. Schwarz,</w:delText>
        </w:r>
      </w:del>
      <w:del w:id="6577" w:author="PR Preview" w:date="2026-01-01T00:00:00Z">
        <w:r>
          <w:delText xml:space="preserve"> </w:delText>
        </w:r>
      </w:del>
      <w:del w:id="6578" w:author="PR Preview" w:date="2026-01-01T00:00:00Z">
        <w:r>
          <w:delText xml:space="preserve">“Estimating the dimension of a model,”</w:delText>
        </w:r>
      </w:del>
      <w:del w:id="6579" w:author="PR Preview" w:date="2026-01-01T00:00:00Z">
        <w:r>
          <w:delText xml:space="preserve"> </w:delText>
        </w:r>
      </w:del>
      <w:del w:id="6580" w:author="PR Preview" w:date="2026-01-01T00:00:00Z">
        <w:r>
          <w:rPr>
            <w:i/>
            <w:iCs/>
          </w:rPr>
          <w:delText xml:space="preserve">The Annals of Statistics</w:delText>
        </w:r>
      </w:del>
      <w:del w:id="6581" w:author="PR Preview" w:date="2026-01-01T00:00:00Z">
        <w:r>
          <w:delText xml:space="preserve">, vol. 6, no. 2, pp. 461–464, 1978, doi:</w:delText>
        </w:r>
      </w:del>
      <w:del w:id="6582" w:author="PR Preview" w:date="2026-01-01T00:00:00Z">
        <w:r>
          <w:delText xml:space="preserve"> </w:delText>
        </w:r>
      </w:del>
      <w:hyperlink r:id="rId17">
        <w:del w:id="6583" w:author="PR Preview" w:date="2026-01-01T00:00:00Z">
          <w:r>
            <w:rPr>
              <w:rStyle w:val="Hyperlink"/>
            </w:rPr>
            <w:delText xml:space="preserve">10.1214/aos/1176344136</w:delText>
          </w:r>
        </w:del>
      </w:hyperlink>
      <w:del w:id="6584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91" Type="http://schemas.openxmlformats.org/officeDocument/2006/relationships/image" Target="media/rId191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90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4" Type="http://schemas.openxmlformats.org/officeDocument/2006/relationships/hyperlink" Target="https://doi.org/10.1007/978-0-387-21706-2" TargetMode="External"/><Relationship Id="rId357" Type="http://schemas.openxmlformats.org/officeDocument/2006/relationships/hyperlink" Target="https://doi.org/10.1007/978-0-387-84858-7" TargetMode="External"/><Relationship Id="rId361" Type="http://schemas.openxmlformats.org/officeDocument/2006/relationships/hyperlink" Target="https://doi.org/10.1007/978-1-0716-1418-1" TargetMode="External"/><Relationship Id="rId368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9" Type="http://schemas.openxmlformats.org/officeDocument/2006/relationships/hyperlink" Target="https://en.wikipedia.org/wiki/Generalization_error" TargetMode="External"/><Relationship Id="rId353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6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5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9" Type="http://schemas.openxmlformats.org/officeDocument/2006/relationships/hyperlink" Target="correlation-regression.qmd#def-tss" TargetMode="External"/><Relationship Id="rId10" Type="http://schemas.openxmlformats.org/officeDocument/2006/relationships/hyperlink" Target="correlation-regression.qmd#def-nested-regression-models" TargetMode="External"/><Relationship Id="rId11" Type="http://schemas.openxmlformats.org/officeDocument/2006/relationships/hyperlink" Target="correlation-regression.qmd#def-r-squared" TargetMode="External"/><Relationship Id="rId12" Type="http://schemas.openxmlformats.org/officeDocument/2006/relationships/hyperlink" Target="prediction.qmd#def-residual" TargetMode="External"/><Relationship Id="rId13" Type="http://schemas.openxmlformats.org/officeDocument/2006/relationships/hyperlink" Target="intro-MLEs.qmd#def-mle" TargetMode="External"/><Relationship Id="rId14" Type="http://schemas.openxmlformats.org/officeDocument/2006/relationships/hyperlink" Target="intro-MLEs.qmd#def-loglik" TargetMode="External"/><Relationship Id="rId15" Type="http://schemas.openxmlformats.org/officeDocument/2006/relationships/hyperlink" Target="https://doi.org/10.1080/00401706.1973.10489103" TargetMode="External"/><Relationship Id="rId16" Type="http://schemas.openxmlformats.org/officeDocument/2006/relationships/hyperlink" Target="https://doi.org/10.1109/TAC.1974.1100705" TargetMode="External"/><Relationship Id="rId17" Type="http://schemas.openxmlformats.org/officeDocument/2006/relationships/hyperlink" Target="https://doi.org/10.1214/aos/1176344136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8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46" Type="http://schemas.openxmlformats.org/officeDocument/2006/relationships/hyperlink" Target="estimation.qmd#def-estimation-error" TargetMode="External"/><Relationship Id="rId147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195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67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4" Type="http://schemas.openxmlformats.org/officeDocument/2006/relationships/hyperlink" Target="https://doi.org/10.1007/978-0-387-21706-2" TargetMode="External"/><Relationship Id="rId357" Type="http://schemas.openxmlformats.org/officeDocument/2006/relationships/hyperlink" Target="https://doi.org/10.1007/978-0-387-84858-7" TargetMode="External"/><Relationship Id="rId361" Type="http://schemas.openxmlformats.org/officeDocument/2006/relationships/hyperlink" Target="https://doi.org/10.1007/978-1-0716-1418-1" TargetMode="External"/><Relationship Id="rId368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9" Type="http://schemas.openxmlformats.org/officeDocument/2006/relationships/hyperlink" Target="https://en.wikipedia.org/wiki/Generalization_error" TargetMode="External"/><Relationship Id="rId353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6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5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64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51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55" Type="http://schemas.openxmlformats.org/officeDocument/2006/relationships/hyperlink" Target="https://morrison-lab.github.io/pds/variance-covariance.html#def-variance" TargetMode="External"/><Relationship Id="rId165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2026-10-19T20:43:06Z</dcterms:created>
  <dcterms:modified xsi:type="dcterms:W3CDTF">2026-10-19T20:43:06Z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