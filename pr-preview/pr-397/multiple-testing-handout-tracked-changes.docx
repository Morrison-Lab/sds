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Multiple Testing</w:t>
      </w:r>
    </w:p>
    <w:p>
      <w:pPr>
        <w:pStyle w:val="Date"/>
      </w:pPr>
      <w:del w:id="1" w:author="PR Preview" w:date="2026-01-01T00:00:00Z">
        <w:r>
          <w:delText xml:space="preserve">Last modified: 2026-10-19 13:28:02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2026-10-19 13:26:49 (PDT)</w:t>
        </w:r>
      </w:ins>
    </w:p>
    <w:p>
      <w:pPr>
        <w:pStyle w:val="FirstParagraph"/>
      </w:pPr>
      <w:r>
        <w:t xml:space="preserve">A</w:t>
      </w:r>
      <w:r>
        <w:t xml:space="preserve"> </w:t>
      </w:r>
      <w:hyperlink r:id="rId9">
        <w:r>
          <w:rPr>
            <w:rStyle w:val="Hyperlink"/>
          </w:rPr>
          <w:t xml:space="preserve">p-value</w:t>
        </w:r>
      </w:hyperlink>
      <w:r>
        <w:t xml:space="preserve"> </w:t>
      </w:r>
      <w:r>
        <w:t xml:space="preserve">answers a question about one hypothesis.</w:t>
      </w:r>
      <w:r>
        <w:t xml:space="preserve"> </w:t>
      </w:r>
      <w:r>
        <w:t xml:space="preserve">Many studies ask the question many times:</w:t>
      </w:r>
      <w:r>
        <w:t xml:space="preserve"> </w:t>
      </w:r>
      <w:r>
        <w:t xml:space="preserve">a gene expression study tests every gene for a difference between two tumor types,</w:t>
      </w:r>
      <w:r>
        <w:t xml:space="preserve"> </w:t>
      </w:r>
      <w:r>
        <w:t xml:space="preserve">and a screening study tests every candidate drug.</w:t>
      </w:r>
      <w:r>
        <w:t xml:space="preserve"> </w:t>
      </w:r>
      <w:r>
        <w:t xml:space="preserve">Each test that uses the usual</w:t>
      </w:r>
      <w:r>
        <w:t xml:space="preserve"> </w:t>
      </w:r>
      <w:hyperlink r:id="rId10">
        <w:r>
          <w:rPr>
            <w:rStyle w:val="Hyperlink"/>
          </w:rPr>
          <w:t xml:space="preserve">significance level</w:t>
        </w:r>
      </w:hyperlink>
      <w:r>
        <w:t xml:space="preserve"> </w:t>
      </w:r>
      <w:r>
        <w:t xml:space="preserve">has a small chance of flagging a null hypothesis that is true,</w:t>
      </w:r>
      <w:r>
        <w:t xml:space="preserve"> </w:t>
      </w:r>
      <w:r>
        <w:t xml:space="preserve">and those chances add up over thousands of tests</w:t>
      </w:r>
      <w:r>
        <w:t xml:space="preserve"> </w:t>
      </w:r>
      <w:r>
        <w:t xml:space="preserve">[1]</w:t>
      </w:r>
      <w:r>
        <w:t xml:space="preserve">.</w:t>
      </w:r>
    </w:p>
    <w:p>
      <w:pPr>
        <w:pStyle w:val="BodyText"/>
      </w:pPr>
      <w:r>
        <w:t xml:space="preserve">This page does three things:</w:t>
      </w:r>
    </w:p>
    <w:p>
      <w:pPr>
        <w:pStyle w:val="Compact"/>
        <w:numPr>
          <w:ilvl w:val="0"/>
          <w:numId w:val="1001"/>
        </w:numPr>
      </w:pPr>
      <w:r>
        <w:t xml:space="preserve">shows how fast false positives accumulate;</w:t>
      </w:r>
    </w:p>
    <w:p>
      <w:pPr>
        <w:pStyle w:val="Compact"/>
        <w:numPr>
          <w:ilvl w:val="0"/>
          <w:numId w:val="1001"/>
        </w:numPr>
      </w:pPr>
      <w:r>
        <w:t xml:space="preserve">defines two error rates for a whole family of tests,</w:t>
      </w:r>
      <w:r>
        <w:t xml:space="preserve"> </w:t>
      </w:r>
      <w:r>
        <w:t xml:space="preserve">the family-wise error rate and the false discovery rate;</w:t>
      </w:r>
    </w:p>
    <w:p>
      <w:pPr>
        <w:pStyle w:val="Compact"/>
        <w:numPr>
          <w:ilvl w:val="0"/>
          <w:numId w:val="1001"/>
        </w:numPr>
      </w:pPr>
      <w:r>
        <w:t xml:space="preserve">presents the standard procedures that control them:</w:t>
      </w:r>
      <w:r>
        <w:t xml:space="preserve"> </w:t>
      </w:r>
      <w:r>
        <w:t xml:space="preserve">the Bonferroni correction, Holm’s step-down procedure</w:t>
      </w:r>
      <w:r>
        <w:t xml:space="preserve"> </w:t>
      </w:r>
      <w:r>
        <w:t xml:space="preserve">[2]</w:t>
      </w:r>
      <w:r>
        <w:t xml:space="preserve"> </w:t>
      </w:r>
      <w:r>
        <w:t xml:space="preserve">and the Benjamini–Hochberg procedure</w:t>
      </w:r>
      <w:r>
        <w:t xml:space="preserve"> </w:t>
      </w:r>
      <w:r>
        <w:t xml:space="preserve">[3]</w:t>
      </w:r>
      <w:r>
        <w:t xml:space="preserve">,</w:t>
      </w:r>
      <w:r>
        <w:t xml:space="preserve"> </w:t>
      </w:r>
      <w:r>
        <w:t xml:space="preserve">with the adjusted p-values that report their results.</w:t>
      </w:r>
    </w:p>
    <w:p>
      <w:pPr>
        <w:pStyle w:val="FirstParagraph"/>
      </w:pPr>
      <w:r>
        <w:t xml:space="preserve">The next page,</w:t>
      </w:r>
      <w:r>
        <w:t xml:space="preserve"> </w:t>
      </w:r>
      <w:hyperlink r:id="rId11">
        <w:r>
          <w:rPr>
            <w:rStyle w:val="Hyperlink"/>
          </w:rPr>
          <w:t xml:space="preserve">permutation tests</w:t>
        </w:r>
      </w:hyperlink>
      <w:r>
        <w:t xml:space="preserve">,</w:t>
      </w:r>
      <w:r>
        <w:t xml:space="preserve"> </w:t>
      </w:r>
      <w:r>
        <w:t xml:space="preserve">shows how to compute a p-value without a distributional model.</w:t>
      </w:r>
      <w:r>
        <w:t xml:space="preserve"> </w:t>
      </w:r>
      <w:r>
        <w:t xml:space="preserve">These notes follow chapter 13 of</w:t>
      </w:r>
      <w:r>
        <w:t xml:space="preserve"> </w:t>
      </w:r>
      <w:r>
        <w:t xml:space="preserve">James et al. [4]</w:t>
      </w:r>
      <w:r>
        <w:t xml:space="preserve">.</w:t>
      </w:r>
    </w:p>
    <w:bookmarkStart w:id="14" w:name="sec-khan-data"/>
    <w:p>
      <w:pPr>
        <w:pStyle w:val="Heading2"/>
      </w:pPr>
      <w:r>
        <w:t xml:space="preserve">1 The Khan gene expression data</w:t>
      </w:r>
    </w:p>
    <w:p>
      <w:pPr>
        <w:pStyle w:val="FirstParagraph"/>
      </w:pPr>
      <w:r>
        <w:t xml:space="preserve">The examples on this page use gene expression data from</w:t>
      </w:r>
      <w:r>
        <w:t xml:space="preserve"> </w:t>
      </w:r>
      <w:r>
        <w:t xml:space="preserve">Khan et al. [5]</w:t>
      </w:r>
      <w:r>
        <w:t xml:space="preserve">,</w:t>
      </w:r>
      <w:r>
        <w:t xml:space="preserve"> </w:t>
      </w:r>
      <w:r>
        <w:t xml:space="preserve">who measured 2308 genes in tissue samples from children with small round blue cell tumors.</w:t>
      </w:r>
      <w:r>
        <w:t xml:space="preserve"> </w:t>
      </w:r>
      <w:r>
        <w:t xml:space="preserve">The samples fall into four tumor classes, numbered 1 to 4 in the data.</w:t>
      </w:r>
      <w:r>
        <w:t xml:space="preserve"> </w:t>
      </w:r>
      <w:r>
        <w:t xml:space="preserve">This site keeps a copy of the 63 training samples at</w:t>
      </w:r>
      <w:r>
        <w:t xml:space="preserve"> </w:t>
      </w:r>
      <w:hyperlink r:id="rId12">
        <w:r>
          <w:rPr>
            <w:rStyle w:val="VerbatimChar"/>
          </w:rPr>
          <w:t xml:space="preserve">data/khan.csv</w:t>
        </w:r>
      </w:hyperlink>
      <w:r>
        <w:t xml:space="preserve">,</w:t>
      </w:r>
      <w:r>
        <w:t xml:space="preserve"> </w:t>
      </w:r>
      <w:r>
        <w:t xml:space="preserve">taken from the</w:t>
      </w:r>
      <w:r>
        <w:t xml:space="preserve"> </w:t>
      </w:r>
      <w:r>
        <w:rPr>
          <w:rStyle w:val="VerbatimChar"/>
        </w:rPr>
        <w:t xml:space="preserve">Khan</w:t>
      </w:r>
      <w:r>
        <w:t xml:space="preserve"> </w:t>
      </w:r>
      <w:r>
        <w:t xml:space="preserve">data of the R package</w:t>
      </w:r>
      <w:r>
        <w:t xml:space="preserve"> </w:t>
      </w:r>
      <w:hyperlink r:id="rId13">
        <w:r>
          <w:rPr>
            <w:rStyle w:val="VerbatimChar"/>
          </w:rPr>
          <w:t xml:space="preserve">ISLR2</w:t>
        </w:r>
      </w:hyperlink>
      <w:r>
        <w:t xml:space="preserve"> </w:t>
      </w:r>
      <w:r>
        <w:t xml:space="preserve">[4]</w:t>
      </w:r>
      <w:r>
        <w:t xml:space="preserve">:</w:t>
      </w:r>
      <w:r>
        <w:t xml:space="preserve"> </w:t>
      </w:r>
      <w:r>
        <w:t xml:space="preserve">the column</w:t>
      </w:r>
      <w:r>
        <w:t xml:space="preserve"> </w:t>
      </w:r>
      <w:r>
        <w:rPr>
          <w:rStyle w:val="VerbatimChar"/>
        </w:rPr>
        <w:t xml:space="preserve">tumor_class</w:t>
      </w:r>
      <w:r>
        <w:t xml:space="preserve"> </w:t>
      </w:r>
      <w:r>
        <w:t xml:space="preserve">holds the class,</w:t>
      </w:r>
      <w:r>
        <w:t xml:space="preserve"> </w:t>
      </w:r>
      <w:r>
        <w:t xml:space="preserve">and the columns</w:t>
      </w:r>
      <w:r>
        <w:t xml:space="preserve"> </w:t>
      </w:r>
      <w:r>
        <w:rPr>
          <w:rStyle w:val="VerbatimChar"/>
        </w:rPr>
        <w:t xml:space="preserve">gene_1</w:t>
      </w:r>
      <w:r>
        <w:t xml:space="preserve"> </w:t>
      </w:r>
      <w:r>
        <w:t xml:space="preserve">to</w:t>
      </w:r>
      <w:r>
        <w:t xml:space="preserve"> </w:t>
      </w:r>
      <w:r>
        <w:rPr>
          <w:rStyle w:val="VerbatimChar"/>
        </w:rPr>
        <w:t xml:space="preserve">gene_2308</w:t>
      </w:r>
      <w:r>
        <w:t xml:space="preserve"> </w:t>
      </w:r>
      <w:r>
        <w:t xml:space="preserve">hold the expression values.</w:t>
      </w:r>
      <w:r>
        <w:t xml:space="preserve"> </w:t>
      </w:r>
      <w:r>
        <w:t xml:space="preserve">The examples compare classes 2 and 4.</w:t>
      </w:r>
    </w:p>
    <w:p>
      <w:pPr>
        <w:pStyle w:val="SourceCode"/>
      </w:pPr>
      <w:r>
        <w:rPr>
          <w:rStyle w:val="NormalTok"/>
        </w:rPr>
        <w:t xml:space="preserve">khan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read.csv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"data/khan.csv"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khan_pair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khan[khan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tumor_class </w:t>
      </w:r>
      <w:r>
        <w:rPr>
          <w:rStyle w:val="SpecialCharTok"/>
        </w:rPr>
        <w:t xml:space="preserve">%in%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4</w:t>
      </w:r>
      <w:r>
        <w:rPr>
          <w:rStyle w:val="NormalTok"/>
        </w:rPr>
        <w:t xml:space="preserve">), ]</w:t>
      </w:r>
      <w:r>
        <w:br/>
      </w:r>
      <w:r>
        <w:rPr>
          <w:rStyle w:val="FunctionTok"/>
        </w:rPr>
        <w:t xml:space="preserve">table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tumor_class =</w:t>
      </w:r>
      <w:r>
        <w:rPr>
          <w:rStyle w:val="NormalTok"/>
        </w:rPr>
        <w:t xml:space="preserve"> khan_pair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tumor_class)</w:t>
      </w:r>
      <w:r>
        <w:br/>
      </w:r>
      <w:r>
        <w:rPr>
          <w:rStyle w:val="CommentTok"/>
        </w:rPr>
        <w:t xml:space="preserve">#&gt; tumor_class</w:t>
      </w:r>
      <w:r>
        <w:br/>
      </w:r>
      <w:r>
        <w:rPr>
          <w:rStyle w:val="CommentTok"/>
        </w:rPr>
        <w:t xml:space="preserve">#&gt;  2  4 </w:t>
      </w:r>
      <w:r>
        <w:br/>
      </w:r>
      <w:r>
        <w:rPr>
          <w:rStyle w:val="CommentTok"/>
        </w:rPr>
        <w:t xml:space="preserve">#&gt; 23 20</w:t>
      </w:r>
    </w:p>
    <w:bookmarkEnd w:id="14"/>
    <w:bookmarkStart w:id="28" w:name="sec-multiplicity"/>
    <w:p>
      <w:pPr>
        <w:pStyle w:val="Heading2"/>
      </w:pPr>
      <w:r>
        <w:t xml:space="preserve">2 The multiplicity problem</w:t>
      </w:r>
    </w:p>
    <w:bookmarkStart w:id="20" w:name="sec-false-positive-chance"/>
    <w:p>
      <w:pPr>
        <w:pStyle w:val="Heading3"/>
      </w:pPr>
      <w:r>
        <w:t xml:space="preserve">2.1 The chance of a false positive</w:t>
      </w:r>
    </w:p>
    <w:bookmarkStart w:id="15" w:name="exr-no-rejection-prob"/>
    <w:p>
      <w:pPr>
        <w:pStyle w:val="FirstParagraph"/>
      </w:pPr>
      <w:r>
        <w:rPr>
          <w:b/>
          <w:bCs/>
        </w:rPr>
        <w:t xml:space="preserve">Exercise 1 (Probability that no test rejects)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m</m:t>
            </m:r>
          </m:sub>
        </m:sSub>
      </m:oMath>
      <w:r>
        <w:t xml:space="preserve"> </w:t>
      </w:r>
      <w:r>
        <w:t xml:space="preserve">be independent events,</w:t>
      </w:r>
      <w:r>
        <w:t xml:space="preserve"> </w:t>
      </w:r>
      <w:r>
        <w:t xml:space="preserve">where</w:t>
      </w:r>
      <w:r>
        <w:t xml:space="preserve"> </w:t>
      </w:r>
      <m:oMath>
        <m:sSub>
          <m:e>
            <m:r>
              <m:t>A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is the event that the</w:t>
      </w:r>
      <w:r>
        <w:t xml:space="preserve"> </w:t>
      </w:r>
      <m:oMath>
        <m:r>
          <m:t>j</m:t>
        </m:r>
      </m:oMath>
      <w:r>
        <w:t xml:space="preserve">th of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tests rejects its true null hypothesis,</w:t>
      </w:r>
      <w:r>
        <w:t xml:space="preserve"> </w:t>
      </w:r>
      <w:r>
        <w:t xml:space="preserve">and each has probability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sSub>
          <m:e>
            <m:r>
              <m:t>A</m:t>
            </m:r>
          </m:e>
          <m:sub>
            <m:r>
              <m:t>j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r>
          <m:t>α</m:t>
        </m:r>
      </m:oMath>
      <w:r>
        <w:t xml:space="preserve"> </w:t>
      </w:r>
      <w:r>
        <w:t xml:space="preserve">(see</w:t>
      </w:r>
      <w:r>
        <w:t xml:space="preserve"> </w:t>
      </w:r>
      <w:hyperlink r:id="rId10">
        <w:r>
          <w:rPr>
            <w:rStyle w:val="Hyperlink"/>
          </w:rPr>
          <w:t xml:space="preserve">significance level</w:t>
        </w:r>
      </w:hyperlink>
      <w:r>
        <w:t xml:space="preserve">).</w:t>
      </w:r>
      <w:r>
        <w:t xml:space="preserve"> </w:t>
      </w:r>
      <w:r>
        <w:t xml:space="preserve">Find the probability that none of the tests rejects.</w:t>
      </w:r>
    </w:p>
    <w:bookmarkEnd w:id="15"/>
    <w:bookmarkStart w:id="16" w:name="sol-no-rejection-prob"/>
    <w:p>
      <w:pPr>
        <w:pStyle w:val="BodyText"/>
      </w:pPr>
      <w:r>
        <w:rPr>
          <w:i/>
          <w:iCs/>
        </w:rPr>
        <w:t xml:space="preserve">Solution 1</w:t>
      </w:r>
      <w:r>
        <w:t xml:space="preserve">. </w:t>
      </w:r>
      <w:r>
        <w:t xml:space="preserve">No test rejects exactly when every event</w:t>
      </w:r>
      <w:r>
        <w:t xml:space="preserve"> </w:t>
      </w:r>
      <m:oMath>
        <m:sSub>
          <m:e>
            <m:r>
              <m:t>A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fails to occur.</w:t>
      </w:r>
      <w:r>
        <w:t xml:space="preserve"> </w:t>
      </w:r>
      <w:r>
        <w:t xml:space="preserve">Write</w:t>
      </w:r>
      <w:r>
        <w:t xml:space="preserve"> </w:t>
      </w:r>
      <m:oMath>
        <m:sSubSup>
          <m:e>
            <m:r>
              <m:t>A</m:t>
            </m:r>
          </m:e>
          <m:sub>
            <m:r>
              <m:t>j</m:t>
            </m:r>
          </m:sub>
          <m:sup>
            <m:r>
              <m:t>c</m:t>
            </m:r>
          </m:sup>
        </m:sSubSup>
      </m:oMath>
      <w:r>
        <w:t xml:space="preserve"> </w:t>
      </w:r>
      <w:r>
        <w:t xml:space="preserve">for the complement of</w:t>
      </w:r>
      <w:r>
        <w:t xml:space="preserve"> </w:t>
      </w:r>
      <m:oMath>
        <m:sSub>
          <m:e>
            <m:r>
              <m:t>A</m:t>
            </m:r>
          </m:e>
          <m:sub>
            <m:r>
              <m:t>j</m:t>
            </m:r>
          </m:sub>
        </m:sSub>
      </m:oMath>
      <w:r>
        <w:t xml:space="preserve">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nor/>
                      <m:sty m:val="p"/>
                    </m:rPr>
                    <m:t>no test rejects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Sup>
                    <m:e>
                      <m:r>
                        <m:t>A</m:t>
                      </m:r>
                    </m:e>
                    <m:sub>
                      <m:r>
                        <m:t>1</m:t>
                      </m:r>
                    </m:sub>
                    <m:sup>
                      <m:r>
                        <m:t>c</m:t>
                      </m:r>
                    </m:sup>
                  </m:sSubSup>
                  <m:r>
                    <m:rPr>
                      <m:sty m:val="p"/>
                    </m:rPr>
                    <m:t>∩</m:t>
                  </m:r>
                  <m:sSubSup>
                    <m:e>
                      <m:r>
                        <m:t>A</m:t>
                      </m:r>
                    </m:e>
                    <m:sub>
                      <m:r>
                        <m:t>2</m:t>
                      </m:r>
                    </m:sub>
                    <m:sup>
                      <m:r>
                        <m:t>c</m:t>
                      </m:r>
                    </m:sup>
                  </m:sSubSup>
                  <m:r>
                    <m:rPr>
                      <m:sty m:val="p"/>
                    </m:rPr>
                    <m:t>∩</m:t>
                  </m:r>
                  <m:r>
                    <m:rPr>
                      <m:sty m:val="p"/>
                    </m:rPr>
                    <m:t>⋯</m:t>
                  </m:r>
                  <m:r>
                    <m:rPr>
                      <m:sty m:val="p"/>
                    </m:rPr>
                    <m:t>∩</m:t>
                  </m:r>
                  <m:sSubSup>
                    <m:e>
                      <m:r>
                        <m:t>A</m:t>
                      </m:r>
                    </m:e>
                    <m:sub>
                      <m:r>
                        <m:t>m</m:t>
                      </m:r>
                    </m:sub>
                    <m:sup>
                      <m:r>
                        <m:t>c</m:t>
                      </m:r>
                    </m:sup>
                  </m:sSub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(no test rejects means every </m:t>
              </m:r>
              <m:sSub>
                <m:e>
                  <m:r>
                    <m:t>A</m:t>
                  </m:r>
                </m:e>
                <m:sub>
                  <m:r>
                    <m:t>j</m:t>
                  </m:r>
                </m:sub>
              </m:sSub>
              <m:r>
                <m:rPr>
                  <m:nor/>
                  <m:sty m:val="p"/>
                </m:rPr>
                <m:t> fails)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sSubSup>
                <m:e>
                  <m:r>
                    <m:t>A</m:t>
                  </m:r>
                </m:e>
                <m:sub>
                  <m:r>
                    <m:t>1</m:t>
                  </m:r>
                </m:sub>
                <m:sup>
                  <m:r>
                    <m:t>c</m:t>
                  </m:r>
                </m:sup>
              </m:sSub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sSubSup>
                <m:e>
                  <m:r>
                    <m:t>A</m:t>
                  </m:r>
                </m:e>
                <m:sub>
                  <m:r>
                    <m:t>2</m:t>
                  </m:r>
                </m:sub>
                <m:sup>
                  <m:r>
                    <m:t>c</m:t>
                  </m:r>
                </m:sup>
              </m:sSub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⋯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sSubSup>
                <m:e>
                  <m:r>
                    <m:t>A</m:t>
                  </m:r>
                </m:e>
                <m:sub>
                  <m:r>
                    <m:t>m</m:t>
                  </m:r>
                </m:sub>
                <m:sup>
                  <m:r>
                    <m:t>c</m:t>
                  </m:r>
                </m:sup>
              </m:sSubSup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events are independent, so their complements are)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A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A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⋯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A</m:t>
                      </m:r>
                    </m:e>
                    <m:sub>
                      <m:r>
                        <m:t>m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(complement rule, applied to each factor)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α</m:t>
                  </m:r>
                </m:e>
              </m:d>
              <m:r>
                <m:t>​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α</m:t>
                  </m:r>
                </m:e>
              </m:d>
              <m:r>
                <m:t>​</m:t>
              </m:r>
              <m:r>
                <m:rPr>
                  <m:sty m:val="p"/>
                </m:rPr>
                <m:t>⋯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α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(each 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sSub>
                <m:e>
                  <m:r>
                    <m:t>A</m:t>
                  </m:r>
                </m:e>
                <m:sub>
                  <m:r>
                    <m:t>j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α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α</m:t>
                  </m:r>
                </m:e>
              </m:d>
              <m:sSup>
                <m:e>
                  <m:r>
                    <m:t>​</m:t>
                  </m:r>
                </m:e>
                <m:sup>
                  <m:r>
                    <m:t>m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product of </m:t>
              </m:r>
              <m:r>
                <m:t>m</m:t>
              </m:r>
              <m:r>
                <m:rPr>
                  <m:nor/>
                  <m:sty m:val="p"/>
                </m:rPr>
                <m:t> equal factors)</m:t>
              </m:r>
            </m:e>
          </m:eqArr>
        </m:oMath>
      </m:oMathPara>
    </w:p>
    <w:bookmarkEnd w:id="16"/>
    <w:bookmarkStart w:id="17" w:name="lem-no-rejection-prob"/>
    <w:p>
      <w:pPr>
        <w:pStyle w:val="FirstParagraph"/>
      </w:pPr>
      <w:r>
        <w:rPr>
          <w:b/>
          <w:bCs/>
        </w:rPr>
        <w:t xml:space="preserve">Lemma 1 (Probability that no test rejects)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m</m:t>
            </m:r>
          </m:sub>
        </m:sSub>
      </m:oMath>
      <w:r>
        <w:t xml:space="preserve"> </w:t>
      </w:r>
      <w:r>
        <w:t xml:space="preserve">be independent events,</w:t>
      </w:r>
      <w:r>
        <w:t xml:space="preserve"> </w:t>
      </w:r>
      <w:r>
        <w:t xml:space="preserve">where</w:t>
      </w:r>
      <w:r>
        <w:t xml:space="preserve"> </w:t>
      </w:r>
      <m:oMath>
        <m:sSub>
          <m:e>
            <m:r>
              <m:t>A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is the event that the</w:t>
      </w:r>
      <w:r>
        <w:t xml:space="preserve"> </w:t>
      </w:r>
      <m:oMath>
        <m:r>
          <m:t>j</m:t>
        </m:r>
      </m:oMath>
      <w:r>
        <w:t xml:space="preserve">th of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tests rejects its true null hypothesis,</w:t>
      </w:r>
      <w:r>
        <w:t xml:space="preserve"> </w:t>
      </w:r>
      <w:r>
        <w:t xml:space="preserve">and each has probability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sSub>
          <m:e>
            <m:r>
              <m:t>A</m:t>
            </m:r>
          </m:e>
          <m:sub>
            <m:r>
              <m:t>j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r>
          <m:t>α</m:t>
        </m:r>
      </m:oMath>
      <w:r>
        <w:t xml:space="preserve"> </w:t>
      </w:r>
      <w:r>
        <w:t xml:space="preserve">(see</w:t>
      </w:r>
      <w:r>
        <w:t xml:space="preserve"> </w:t>
      </w:r>
      <w:hyperlink r:id="rId10">
        <w:r>
          <w:rPr>
            <w:rStyle w:val="Hyperlink"/>
          </w:rPr>
          <w:t xml:space="preserve">significance level</w:t>
        </w:r>
      </w:hyperlink>
      <w:r>
        <w:t xml:space="preserve">).</w:t>
      </w:r>
      <w:r>
        <w:t xml:space="preserve"> </w:t>
      </w:r>
      <w:r>
        <w:t xml:space="preserve">Then the probability that none of the tests rejects is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rPr>
                  <m:nor/>
                  <m:sty m:val="p"/>
                </m:rPr>
                <m:t>no test rejects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1</m:t>
              </m:r>
              <m:r>
                <m:rPr>
                  <m:sty m:val="p"/>
                </m:rPr>
                <m:t>−</m:t>
              </m:r>
              <m:r>
                <m:t>α</m:t>
              </m:r>
            </m:e>
          </m:d>
          <m:sSup>
            <m:e>
              <m:r>
                <m:t>​</m:t>
              </m:r>
            </m:e>
            <m:sup>
              <m:r>
                <m:t>m</m:t>
              </m:r>
            </m:sup>
          </m:sSup>
          <m:r>
            <m:rPr>
              <m:sty m:val="p"/>
            </m:rPr>
            <m:t>.</m:t>
          </m:r>
        </m:oMath>
      </m:oMathPara>
    </w:p>
    <w:bookmarkEnd w:id="17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no-rejection-prob">
        <w:r>
          <w:rPr>
            <w:rStyle w:val="Hyperlink"/>
          </w:rPr>
          <w:t xml:space="preserve">Exercise 1</w:t>
        </w:r>
      </w:hyperlink>
      <w:r>
        <w:t xml:space="preserve">, worked in</w:t>
      </w:r>
      <w:r>
        <w:t xml:space="preserve"> </w:t>
      </w:r>
      <w:hyperlink w:anchor="sol-no-rejection-prob">
        <w:r>
          <w:rPr>
            <w:rStyle w:val="Hyperlink"/>
          </w:rPr>
          <w:t xml:space="preserve">Solution 1</w:t>
        </w:r>
      </w:hyperlink>
      <w:r>
        <w:t xml:space="preserve">.</w:t>
      </w:r>
    </w:p>
    <w:bookmarkStart w:id="18" w:name="thm-false-positive-prob"/>
    <w:p>
      <w:pPr>
        <w:pStyle w:val="BodyText"/>
      </w:pPr>
      <w:r>
        <w:rPr>
          <w:b/>
          <w:bCs/>
        </w:rPr>
        <w:t xml:space="preserve">Theorem 1 (Probability of at least one false positive)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m</m:t>
            </m:r>
          </m:sub>
        </m:sSub>
      </m:oMath>
      <w:r>
        <w:t xml:space="preserve"> </w:t>
      </w:r>
      <w:r>
        <w:t xml:space="preserve">be independent events,</w:t>
      </w:r>
      <w:r>
        <w:t xml:space="preserve"> </w:t>
      </w:r>
      <w:r>
        <w:t xml:space="preserve">where</w:t>
      </w:r>
      <w:r>
        <w:t xml:space="preserve"> </w:t>
      </w:r>
      <m:oMath>
        <m:sSub>
          <m:e>
            <m:r>
              <m:t>A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is the event that the</w:t>
      </w:r>
      <w:r>
        <w:t xml:space="preserve"> </w:t>
      </w:r>
      <m:oMath>
        <m:r>
          <m:t>j</m:t>
        </m:r>
      </m:oMath>
      <w:r>
        <w:t xml:space="preserve">th of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tests rejects its true null hypothesis,</w:t>
      </w:r>
      <w:r>
        <w:t xml:space="preserve"> </w:t>
      </w:r>
      <w:r>
        <w:t xml:space="preserve">and each has probability</w:t>
      </w:r>
      <w:r>
        <w:t xml:space="preserve"> </w:t>
      </w:r>
      <m:oMath>
        <m:r>
          <m:t>α</m:t>
        </m:r>
      </m:oMath>
      <w:r>
        <w:t xml:space="preserve">.</w:t>
      </w:r>
      <w:r>
        <w:t xml:space="preserve"> </w:t>
      </w:r>
      <w:r>
        <w:t xml:space="preserve">Then the probability that at least one test rejects is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∪</m:t>
              </m:r>
              <m:sSub>
                <m:e>
                  <m:r>
                    <m:t>A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∪</m:t>
              </m:r>
              <m:r>
                <m:rPr>
                  <m:sty m:val="p"/>
                </m:rPr>
                <m:t>⋯</m:t>
              </m:r>
              <m:r>
                <m:rPr>
                  <m:sty m:val="p"/>
                </m:rPr>
                <m:t>∪</m:t>
              </m:r>
              <m:sSub>
                <m:e>
                  <m:r>
                    <m:t>A</m:t>
                  </m:r>
                </m:e>
                <m:sub>
                  <m:r>
                    <m:t>m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−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1</m:t>
              </m:r>
              <m:r>
                <m:rPr>
                  <m:sty m:val="p"/>
                </m:rPr>
                <m:t>−</m:t>
              </m:r>
              <m:r>
                <m:t>α</m:t>
              </m:r>
            </m:e>
          </m:d>
          <m:sSup>
            <m:e>
              <m:r>
                <m:t>​</m:t>
              </m:r>
            </m:e>
            <m:sup>
              <m:r>
                <m:t>m</m:t>
              </m:r>
            </m:sup>
          </m:sSup>
          <m:r>
            <m:rPr>
              <m:sty m:val="p"/>
            </m:rPr>
            <m:t>.</m:t>
          </m:r>
        </m:oMath>
      </m:oMathPara>
    </w:p>
    <w:bookmarkEnd w:id="18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The last line below is</w:t>
      </w:r>
      <w:r>
        <w:t xml:space="preserve"> </w:t>
      </w:r>
      <w:hyperlink w:anchor="lem-no-rejection-prob">
        <w:r>
          <w:rPr>
            <w:rStyle w:val="Hyperlink"/>
          </w:rPr>
          <w:t xml:space="preserve">Lemma 1</w:t>
        </w:r>
      </w:hyperlink>
      <w:r>
        <w:t xml:space="preserve">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∪</m:t>
                  </m:r>
                  <m:r>
                    <m:rPr>
                      <m:sty m:val="p"/>
                    </m:rPr>
                    <m:t>⋯</m:t>
                  </m:r>
                  <m:r>
                    <m:rPr>
                      <m:sty m:val="p"/>
                    </m:rPr>
                    <m:t>∪</m:t>
                  </m:r>
                  <m:sSub>
                    <m:e>
                      <m:r>
                        <m:t>A</m:t>
                      </m:r>
                    </m:e>
                    <m:sub>
                      <m:r>
                        <m:t>m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r>
                            <m:t>A</m:t>
                          </m:r>
                        </m:e>
                        <m:sub>
                          <m:r>
                            <m:t>1</m:t>
                          </m:r>
                        </m:sub>
                      </m:sSub>
                      <m:r>
                        <m:rPr>
                          <m:sty m:val="p"/>
                        </m:rPr>
                        <m:t>∪</m:t>
                      </m:r>
                      <m:r>
                        <m:rPr>
                          <m:sty m:val="p"/>
                        </m:rPr>
                        <m:t>⋯</m:t>
                      </m:r>
                      <m:r>
                        <m:rPr>
                          <m:sty m:val="p"/>
                        </m:rPr>
                        <m:t>∪</m:t>
                      </m:r>
                      <m:sSub>
                        <m:e>
                          <m:r>
                            <m:t>A</m:t>
                          </m:r>
                        </m:e>
                        <m:sub>
                          <m:r>
                            <m:t>m</m:t>
                          </m:r>
                        </m:sub>
                      </m:sSub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t>c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(complement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Sup>
                    <m:e>
                      <m:r>
                        <m:t>A</m:t>
                      </m:r>
                    </m:e>
                    <m:sub>
                      <m:r>
                        <m:t>1</m:t>
                      </m:r>
                    </m:sub>
                    <m:sup>
                      <m:r>
                        <m:t>c</m:t>
                      </m:r>
                    </m:sup>
                  </m:sSubSup>
                  <m:r>
                    <m:rPr>
                      <m:sty m:val="p"/>
                    </m:rPr>
                    <m:t>∩</m:t>
                  </m:r>
                  <m:r>
                    <m:rPr>
                      <m:sty m:val="p"/>
                    </m:rPr>
                    <m:t>⋯</m:t>
                  </m:r>
                  <m:r>
                    <m:rPr>
                      <m:sty m:val="p"/>
                    </m:rPr>
                    <m:t>∩</m:t>
                  </m:r>
                  <m:sSubSup>
                    <m:e>
                      <m:r>
                        <m:t>A</m:t>
                      </m:r>
                    </m:e>
                    <m:sub>
                      <m:r>
                        <m:t>m</m:t>
                      </m:r>
                    </m:sub>
                    <m:sup>
                      <m:r>
                        <m:t>c</m:t>
                      </m:r>
                    </m:sup>
                  </m:sSub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 Morgan’s law)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α</m:t>
                  </m:r>
                </m:e>
              </m:d>
              <m:sSup>
                <m:e>
                  <m:r>
                    <m:t>​</m:t>
                  </m:r>
                </m:e>
                <m:sup>
                  <m:r>
                    <m:t>m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(probability that no test rejects)</m:t>
              </m:r>
            </m:e>
          </m:eqArr>
        </m:oMath>
      </m:oMathPara>
    </w:p>
    <w:bookmarkStart w:id="19" w:name="exm-false-positive-prob"/>
    <w:p>
      <w:pPr>
        <w:pStyle w:val="FirstParagraph"/>
      </w:pPr>
      <w:r>
        <w:rPr>
          <w:b/>
          <w:bCs/>
        </w:rPr>
        <w:t xml:space="preserve">Example 1 (False positives accumulate with the number of tests)</w:t>
      </w:r>
      <w:r>
        <w:t xml:space="preserve"> </w:t>
      </w:r>
      <w:r>
        <w:t xml:space="preserve">With</w:t>
      </w:r>
      <w:r>
        <w:t xml:space="preserve"> </w:t>
      </w:r>
      <m:oMath>
        <m:r>
          <m:t>α</m:t>
        </m:r>
        <m:r>
          <m:rPr>
            <m:sty m:val="p"/>
          </m:rPr>
          <m:t>=</m:t>
        </m:r>
        <m:r>
          <m:t>0.05</m:t>
        </m:r>
      </m:oMath>
      <w:r>
        <w:t xml:space="preserve">,</w:t>
      </w:r>
      <w:r>
        <w:t xml:space="preserve"> </w:t>
      </w:r>
      <w:hyperlink w:anchor="thm-false-positive-prob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gives the chance of at least one false positive</w:t>
      </w:r>
      <w:r>
        <w:t xml:space="preserve"> </w:t>
      </w:r>
      <w:r>
        <w:t xml:space="preserve">among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independent tests of true null hypotheses:</w:t>
      </w:r>
    </w:p>
    <w:p>
      <w:pPr>
        <w:pStyle w:val="SourceCode"/>
      </w:pPr>
      <w:r>
        <w:rPr>
          <w:rStyle w:val="NormalTok"/>
        </w:rPr>
        <w:t xml:space="preserve">alpha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0.05</w:t>
      </w:r>
      <w:r>
        <w:br/>
      </w:r>
      <w:r>
        <w:rPr>
          <w:rStyle w:val="NormalTok"/>
        </w:rPr>
        <w:t xml:space="preserve">m_values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5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14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100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2308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m =</w:t>
      </w:r>
      <w:r>
        <w:rPr>
          <w:rStyle w:val="NormalTok"/>
        </w:rPr>
        <w:t xml:space="preserve"> m_values,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prob_at_least_one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alpha)</w:t>
      </w:r>
      <w:r>
        <w:rPr>
          <w:rStyle w:val="SpecialCharTok"/>
        </w:rPr>
        <w:t xml:space="preserve">^</w:t>
      </w:r>
      <w:r>
        <w:rPr>
          <w:rStyle w:val="NormalTok"/>
        </w:rPr>
        <w:t xml:space="preserve">m_values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knitr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kable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digits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col.names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"Tests m"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"Pr(at least one false positive)"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)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  <w:jc w:val="right"/>
            </w:pPr>
            <w:r>
              <w:t xml:space="preserve">Tests m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Pr(at least one false positive)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0.0500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0.2262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14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0.5123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20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0.6415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100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0.9941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2308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1.0000</w:t>
            </w:r>
          </w:p>
        </w:tc>
      </w:tr>
    </w:tbl>
    <w:p>
      <w:pPr>
        <w:pStyle w:val="BodyText"/>
      </w:pPr>
      <w:r>
        <w:t xml:space="preserve">The chance first passes one half at 14 tests.</w:t>
      </w:r>
      <w:r>
        <w:t xml:space="preserve"> </w:t>
      </w:r>
      <w:r>
        <w:t xml:space="preserve">With 2308 tests, the number of genes in the Khan data,</w:t>
      </w:r>
      <w:r>
        <w:t xml:space="preserve"> </w:t>
      </w:r>
      <w:r>
        <w:t xml:space="preserve">the chance of no false positive at all is 3.9e-52,</w:t>
      </w:r>
      <w:r>
        <w:t xml:space="preserve"> </w:t>
      </w:r>
      <w:r>
        <w:t xml:space="preserve">so a false positive is a near certainty.</w:t>
      </w:r>
    </w:p>
    <w:bookmarkEnd w:id="19"/>
    <w:bookmarkEnd w:id="20"/>
    <w:bookmarkStart w:id="27" w:name="sec-khan-tests"/>
    <w:p>
      <w:pPr>
        <w:pStyle w:val="Heading3"/>
      </w:pPr>
      <w:r>
        <w:t xml:space="preserve">2.2 Testing every gene</w:t>
      </w:r>
    </w:p>
    <w:bookmarkStart w:id="26" w:name="exm-khan-pvalues"/>
    <w:p>
      <w:pPr>
        <w:pStyle w:val="FirstParagraph"/>
      </w:pPr>
      <w:r>
        <w:rPr>
          <w:b/>
          <w:bCs/>
        </w:rPr>
        <w:t xml:space="preserve">Example 2 (Testing every gene in the Khan data)</w:t>
      </w:r>
      <w:r>
        <w:t xml:space="preserve"> </w:t>
      </w:r>
      <w:r>
        <w:t xml:space="preserve">For each of the 2308 genes,</w:t>
      </w:r>
      <w:r>
        <w:t xml:space="preserve"> </w:t>
      </w:r>
      <w:hyperlink r:id="rId21">
        <w:r>
          <w:rPr>
            <w:rStyle w:val="Hyperlink"/>
          </w:rPr>
          <w:t xml:space="preserve">Welch’s two-sample t-test</w:t>
        </w:r>
      </w:hyperlink>
      <w:r>
        <w:t xml:space="preserve"> </w:t>
      </w:r>
      <w:r>
        <w:t xml:space="preserve">compares mean expression between tumor classes 2 and 4:</w:t>
      </w:r>
    </w:p>
    <w:p>
      <w:pPr>
        <w:pStyle w:val="SourceCode"/>
      </w:pPr>
      <w:r>
        <w:rPr>
          <w:rStyle w:val="NormalTok"/>
        </w:rPr>
        <w:t xml:space="preserve">gene_names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setdiff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names</w:t>
      </w:r>
      <w:r>
        <w:rPr>
          <w:rStyle w:val="NormalTok"/>
        </w:rPr>
        <w:t xml:space="preserve">(khan_pair), </w:t>
      </w:r>
      <w:r>
        <w:rPr>
          <w:rStyle w:val="StringTok"/>
        </w:rPr>
        <w:t xml:space="preserve">"tumor_class"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khan_p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vapply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khan_pair[gene_names],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(x) </w:t>
      </w:r>
      <w:r>
        <w:rPr>
          <w:rStyle w:val="FunctionTok"/>
        </w:rPr>
        <w:t xml:space="preserve">t.test</w:t>
      </w:r>
      <w:r>
        <w:rPr>
          <w:rStyle w:val="NormalTok"/>
        </w:rPr>
        <w:t xml:space="preserve">(x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khan_pair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tumor_class)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p.value,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numeric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m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(khan_p)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tests =</w:t>
      </w:r>
      <w:r>
        <w:rPr>
          <w:rStyle w:val="NormalTok"/>
        </w:rPr>
        <w:t xml:space="preserve"> m,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p_at_most_0.05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(khan_p </w:t>
      </w:r>
      <w:r>
        <w:rPr>
          <w:rStyle w:val="SpecialCharTok"/>
        </w:rPr>
        <w:t xml:space="preserve">&lt;=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0.05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expected_if_all_null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0.05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m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           tests       p_at_most_0.05 expected_if_all_null </w:t>
      </w:r>
      <w:r>
        <w:br/>
      </w:r>
      <w:r>
        <w:rPr>
          <w:rStyle w:val="CommentTok"/>
        </w:rPr>
        <w:t xml:space="preserve">#&gt;               2308.0                528.0                115.4</w:t>
      </w:r>
    </w:p>
    <w:p>
      <w:pPr>
        <w:pStyle w:val="FirstParagraph"/>
      </w:pPr>
      <w:r>
        <w:t xml:space="preserve">528 of the 2308 genes have a p-value of at most 0.05.</w:t>
      </w:r>
      <w:r>
        <w:t xml:space="preserve"> </w:t>
      </w:r>
      <w:r>
        <w:t xml:space="preserve">If every null hypothesis were true,</w:t>
      </w:r>
      <w:r>
        <w:t xml:space="preserve"> </w:t>
      </w:r>
      <w:r>
        <w:t xml:space="preserve">the p-values would be uniform 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and about 115.4 genes would fall below 0.05 by chance alone.</w:t>
      </w:r>
      <w:r>
        <w:t xml:space="preserve"> </w:t>
      </w:r>
      <w:hyperlink w:anchor="fig-khan-p-hist">
        <w:r>
          <w:rPr>
            <w:rStyle w:val="Hyperlink"/>
          </w:rPr>
          <w:t xml:space="preserve">Figure 1</w:t>
        </w:r>
      </w:hyperlink>
      <w:r>
        <w:t xml:space="preserve"> </w:t>
      </w:r>
      <w:r>
        <w:t xml:space="preserve">shows the p-values:</w:t>
      </w:r>
      <w:r>
        <w:t xml:space="preserve"> </w:t>
      </w:r>
      <w:r>
        <w:t xml:space="preserve">the spike at the left is the signal,</w:t>
      </w:r>
      <w:r>
        <w:t xml:space="preserve"> </w:t>
      </w:r>
      <w:r>
        <w:t xml:space="preserve">and the roughly flat remainder looks like p-values from true null hypotheses.</w:t>
      </w:r>
      <w:r>
        <w:t xml:space="preserve"> </w:t>
      </w:r>
      <w:r>
        <w:t xml:space="preserve">The data alone do not say which of the 528 genes are the false positives.</w:t>
      </w:r>
    </w:p>
    <w:p>
      <w:pPr>
        <w:pStyle w:val="SourceCode"/>
      </w:pPr>
      <w:r>
        <w:rPr>
          <w:rStyle w:val="FunctionTok"/>
        </w:rPr>
        <w:t xml:space="preserve">ggplot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p =</w:t>
      </w:r>
      <w:r>
        <w:rPr>
          <w:rStyle w:val="NormalTok"/>
        </w:rPr>
        <w:t xml:space="preserve"> khan_p), </w:t>
      </w:r>
      <w:r>
        <w:rPr>
          <w:rStyle w:val="FunctionTok"/>
        </w:rPr>
        <w:t xml:space="preserve">aes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p))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geom_histogram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binwidth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0.05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boundary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fill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"grey60"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color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"white"</w:t>
      </w:r>
      <w:r>
        <w:br/>
      </w:r>
      <w:r>
        <w:rPr>
          <w:rStyle w:val="NormalTok"/>
        </w:rPr>
        <w:t xml:space="preserve">  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labs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"p-value"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"Number of genes"</w:t>
      </w:r>
      <w:r>
        <w:rPr>
          <w:rStyle w:val="NormalTok"/>
        </w:rPr>
        <w:t xml:space="preserve">)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5" w:name="fig-khan-p-hist"/>
          <w:p>
            <w:pPr>
              <w:pStyle w:val="Compact"/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23" name="Picture"/>
                  <a:graphic>
                    <a:graphicData uri="http://schemas.openxmlformats.org/drawingml/2006/picture">
                      <pic:pic>
                        <pic:nvPicPr>
                          <pic:cNvPr descr="multiple-testing_files/figure-docx/fig-khan-p-hist-1.png" id="24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1: Histogram of the 2308 Welch t-test p-values comparing tumor classes 2 and 4 in the Khan data.</w:t>
            </w:r>
          </w:p>
          <w:bookmarkEnd w:id="25"/>
        </w:tc>
      </w:tr>
    </w:tbl>
    <w:bookmarkEnd w:id="26"/>
    <w:bookmarkEnd w:id="27"/>
    <w:bookmarkEnd w:id="28"/>
    <w:bookmarkStart w:id="52" w:name="sec-error-rates"/>
    <w:p>
      <w:pPr>
        <w:pStyle w:val="Heading2"/>
      </w:pPr>
      <w:r>
        <w:t xml:space="preserve">3 Error rates for a family of tests</w:t>
      </w:r>
    </w:p>
    <w:bookmarkStart w:id="33" w:name="sec-rejection-counts"/>
    <w:p>
      <w:pPr>
        <w:pStyle w:val="Heading3"/>
      </w:pPr>
      <w:r>
        <w:t xml:space="preserve">3.1 Counting errors</w:t>
      </w:r>
    </w:p>
    <w:bookmarkStart w:id="30" w:name="def-rejection-counts"/>
    <w:p>
      <w:pPr>
        <w:pStyle w:val="FirstParagraph"/>
      </w:pPr>
      <w:r>
        <w:rPr>
          <w:b/>
          <w:bCs/>
        </w:rPr>
        <w:t xml:space="preserve">Definition 1 (Outcome counts of a family of tests)</w:t>
      </w:r>
      <w:r>
        <w:t xml:space="preserve"> </w:t>
      </w:r>
      <w:r>
        <w:t xml:space="preserve">Suppose a procedure tests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null hypotheses,</w:t>
      </w:r>
      <w:r>
        <w:t xml:space="preserve"> </w:t>
      </w:r>
      <m:oMath>
        <m:sSub>
          <m:e>
            <m:r>
              <m:t>m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of which are true.</w:t>
      </w:r>
      <w:r>
        <w:t xml:space="preserve"> </w:t>
      </w:r>
      <w:r>
        <w:t xml:space="preserve">Count the outcomes as in</w:t>
      </w:r>
      <w:r>
        <w:t xml:space="preserve"> </w:t>
      </w:r>
      <w:hyperlink w:anchor="tbl-rejection-counts">
        <w:r>
          <w:rPr>
            <w:rStyle w:val="Hyperlink"/>
          </w:rPr>
          <w:t xml:space="preserve">Table 1</w:t>
        </w:r>
      </w:hyperlink>
      <w:r>
        <w:t xml:space="preserve">:</w:t>
      </w:r>
      <w:r>
        <w:t xml:space="preserve"> </w:t>
      </w:r>
      <m:oMath>
        <m:r>
          <m:t>V</m:t>
        </m:r>
      </m:oMath>
      <w:r>
        <w:t xml:space="preserve"> </w:t>
      </w:r>
      <w:r>
        <w:t xml:space="preserve">true null hypotheses rejected (false positives),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false null hypotheses rejected (true positives),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true null hypotheses not rejected,</w:t>
      </w:r>
      <w:r>
        <w:t xml:space="preserve"> </w:t>
      </w:r>
      <w:r>
        <w:t xml:space="preserve">and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false null hypotheses not rejected.</w:t>
      </w:r>
      <w:r>
        <w:t xml:space="preserve"> </w:t>
      </w:r>
      <w:r>
        <w:t xml:space="preserve">The total number of</w:t>
      </w:r>
      <w:r>
        <w:t xml:space="preserve"> </w:t>
      </w:r>
      <w:r>
        <w:rPr>
          <w:b/>
          <w:bCs/>
        </w:rPr>
        <w:t xml:space="preserve">rejections</w:t>
      </w:r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r>
            <m:t>R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V</m:t>
          </m:r>
          <m:r>
            <m:rPr>
              <m:sty m:val="p"/>
            </m:rPr>
            <m:t>+</m:t>
          </m:r>
          <m:r>
            <m:t>S</m:t>
          </m:r>
          <m:r>
            <m:rPr>
              <m:sty m:val="p"/>
            </m:rPr>
            <m:t>.</m:t>
          </m:r>
        </m:oMath>
      </m:oMathPara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9" w:name="tbl-rejection-counts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1: Outcomes of</w:t>
            </w:r>
            <w:r>
              <w:t xml:space="preserve"> </w:t>
            </w:r>
            <m:oMath>
              <m:r>
                <m:t>m</m:t>
              </m:r>
            </m:oMath>
            <w:r>
              <w:t xml:space="preserve"> </w:t>
            </w:r>
            <w:r>
              <w:t xml:space="preserve">tests, of which</w:t>
            </w:r>
            <w:r>
              <w:t xml:space="preserve"> </w:t>
            </w:r>
            <m:oMath>
              <m:sSub>
                <m:e>
                  <m:r>
                    <m:t>m</m:t>
                  </m:r>
                </m:e>
                <m:sub>
                  <m:r>
                    <m:t>0</m:t>
                  </m:r>
                </m:sub>
              </m:sSub>
            </m:oMath>
            <w:r>
              <w:t xml:space="preserve"> </w:t>
            </w:r>
            <w:r>
              <w:t xml:space="preserve">have a true null hypothesis.</w:t>
            </w:r>
          </w:p>
          <w:tbl>
            <w:tblPr>
              <w:tblStyle w:val="Table"/>
              <w:tblW w:type="auto" w:w="0"/>
              <w:tblLook w:firstRow="1" w:lastRow="0" w:firstColumn="0" w:lastColumn="0" w:noHBand="0" w:noVBand="0" w:val="0020"/>
            </w:tblPr>
            <w:tblGrid>
              <w:gridCol w:w="1980"/>
              <w:gridCol w:w="1980"/>
              <w:gridCol w:w="1980"/>
              <w:gridCol w:w="1980"/>
            </w:tblGrid>
            <w:tr>
              <w:trPr>
                <w:tblHeader w:val="on"/>
              </w:trPr>
              <w:tc>
                <w:tcPr/>
                <w:p>
                  <w:pPr>
                    <w:pStyle w:val="Compact"/>
                  </w:pPr>
                </w:p>
              </w:tc>
              <w:tc>
                <w:tcPr/>
                <w:p>
                  <w:pPr>
                    <w:pStyle w:val="Compact"/>
                    <w:jc w:val="center"/>
                    <w:jc w:val="center"/>
                  </w:pPr>
                  <w:r>
                    <w:t xml:space="preserve">Not rejected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  <w:jc w:val="center"/>
                  </w:pPr>
                  <w:r>
                    <w:t xml:space="preserve">Rejected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  <w:jc w:val="center"/>
                  </w:pPr>
                  <w:r>
                    <w:t xml:space="preserve">Total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Null hypothesis true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  <w:jc w:val="center"/>
                  </w:pPr>
                  <m:oMath>
                    <m:r>
                      <m:t>U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  <w:jc w:val="center"/>
                  </w:pPr>
                  <m:oMath>
                    <m:r>
                      <m:t>V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  <w:jc w:val="center"/>
                  </w:pPr>
                  <m:oMath>
                    <m:sSub>
                      <m:e>
                        <m:r>
                          <m:t>m</m:t>
                        </m:r>
                      </m:e>
                      <m:sub>
                        <m:r>
                          <m:t>0</m:t>
                        </m:r>
                      </m:sub>
                    </m:sSub>
                  </m:oMath>
                  <w:r>
                    <w:t xml:space="preserve">​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Null hypothesis false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  <w:jc w:val="center"/>
                  </w:pPr>
                  <m:oMath>
                    <m:r>
                      <m:t>T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  <w:jc w:val="center"/>
                  </w:pPr>
                  <m:oMath>
                    <m:r>
                      <m:t>S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  <w:jc w:val="center"/>
                  </w:pPr>
                  <m:oMath>
                    <m:r>
                      <m:t>m</m:t>
                    </m:r>
                    <m:r>
                      <m:rPr>
                        <m:sty m:val="p"/>
                      </m:rPr>
                      <m:t>−</m:t>
                    </m:r>
                    <m:sSub>
                      <m:e>
                        <m:r>
                          <m:t>m</m:t>
                        </m:r>
                      </m:e>
                      <m:sub>
                        <m:r>
                          <m:t>0</m:t>
                        </m:r>
                      </m:sub>
                    </m:sSub>
                  </m:oMath>
                  <w:r>
                    <w:t xml:space="preserve">​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Total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  <w:jc w:val="center"/>
                  </w:pPr>
                  <m:oMath>
                    <m:r>
                      <m:t>m</m:t>
                    </m:r>
                    <m:r>
                      <m:rPr>
                        <m:sty m:val="p"/>
                      </m:rPr>
                      <m:t>−</m:t>
                    </m:r>
                    <m:r>
                      <m:t>R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  <w:jc w:val="center"/>
                  </w:pPr>
                  <m:oMath>
                    <m:r>
                      <m:t>R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  <w:jc w:val="center"/>
                  </w:pPr>
                  <m:oMath>
                    <m:r>
                      <m:t>m</m:t>
                    </m:r>
                  </m:oMath>
                  <w:r>
                    <w:t xml:space="preserve">​</w:t>
                  </w:r>
                </w:p>
              </w:tc>
            </w:tr>
          </w:tbl>
          <w:bookmarkEnd w:id="29"/>
          <w:p/>
        </w:tc>
      </w:tr>
    </w:tbl>
    <w:bookmarkEnd w:id="30"/>
    <w:bookmarkStart w:id="31" w:name="exm-rejection-counts"/>
    <w:p>
      <w:pPr>
        <w:pStyle w:val="BodyText"/>
      </w:pPr>
      <w:r>
        <w:rPr>
          <w:b/>
          <w:bCs/>
        </w:rPr>
        <w:t xml:space="preserve">Example 3 (Outcome counts in a simulated family of 1000 tests)</w:t>
      </w:r>
      <w:r>
        <w:t xml:space="preserve"> </w:t>
      </w:r>
      <w:r>
        <w:t xml:space="preserve">With real data the truth is unknown, so</w:t>
      </w:r>
      <w:r>
        <w:t xml:space="preserve"> </w:t>
      </w:r>
      <m:oMath>
        <m:r>
          <m:t>V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cannot be counted.</w:t>
      </w:r>
      <w:r>
        <w:t xml:space="preserve"> </w:t>
      </w:r>
      <w:r>
        <w:t xml:space="preserve">A simulation knows the truth.</w:t>
      </w:r>
      <w:r>
        <w:t xml:space="preserve"> </w:t>
      </w:r>
      <w:r>
        <w:t xml:space="preserve">Simulate</w:t>
      </w:r>
      <w:r>
        <w:t xml:space="preserve"> </w:t>
      </w:r>
      <m:oMath>
        <m:r>
          <m:t>m</m:t>
        </m:r>
        <m:r>
          <m:rPr>
            <m:sty m:val="p"/>
          </m:rPr>
          <m:t>=</m:t>
        </m:r>
        <m:r>
          <m:t>1000</m:t>
        </m:r>
      </m:oMath>
      <w:r>
        <w:t xml:space="preserve"> </w:t>
      </w:r>
      <w:r>
        <w:t xml:space="preserve">z-tests,</w:t>
      </w:r>
      <w:r>
        <w:t xml:space="preserve"> </w:t>
      </w:r>
      <w:r>
        <w:t xml:space="preserve">of which</w:t>
      </w:r>
      <w:r>
        <w:t xml:space="preserve"> </w:t>
      </w:r>
      <m:oMath>
        <m:sSub>
          <m:e>
            <m:r>
              <m:t>m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900</m:t>
        </m:r>
      </m:oMath>
      <w:r>
        <w:t xml:space="preserve"> </w:t>
      </w:r>
      <w:r>
        <w:t xml:space="preserve">have a true null hypothesis</w:t>
      </w:r>
      <w:r>
        <w:t xml:space="preserve"> </w:t>
      </w:r>
      <w:r>
        <w:t xml:space="preserve">(a standard Gaussian statistic</w:t>
      </w:r>
      <w:r>
        <w:t xml:space="preserve"> </w:t>
      </w:r>
      <m:oMath>
        <m:sSub>
          <m:e>
            <m:r>
              <m:t>Z</m:t>
            </m:r>
          </m:e>
          <m:sub>
            <m:r>
              <m:t>j</m:t>
            </m:r>
          </m:sub>
        </m:sSub>
      </m:oMath>
      <w:r>
        <w:t xml:space="preserve">)</w:t>
      </w:r>
      <w:r>
        <w:t xml:space="preserve"> </w:t>
      </w:r>
      <w:r>
        <w:t xml:space="preserve">and 100 have a false one</w:t>
      </w:r>
      <w:r>
        <w:t xml:space="preserve"> </w:t>
      </w:r>
      <w:r>
        <w:t xml:space="preserve">(a Gaussian statistic with mean 3 and variance 1).</w:t>
      </w:r>
      <w:r>
        <w:t xml:space="preserve"> </w:t>
      </w:r>
      <w:r>
        <w:t xml:space="preserve">Each p-value is</w:t>
      </w:r>
      <w:r>
        <w:t xml:space="preserve"> </w:t>
      </w:r>
      <m:oMath>
        <m:r>
          <m:t>2</m:t>
        </m:r>
        <m:r>
          <m:rPr>
            <m:sty m:val="p"/>
          </m:rPr>
          <m:t>Φ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sSub>
              <m:e>
                <m:r>
                  <m:t>z</m:t>
                </m:r>
              </m:e>
              <m:sub>
                <m:r>
                  <m:t>j</m:t>
                </m:r>
              </m:sub>
            </m:sSub>
          </m:e>
        </m:d>
        <m:r>
          <m:t>​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Rejecting every null hypothesis with</w:t>
      </w:r>
      <w:r>
        <w:t xml:space="preserve"> </w:t>
      </w:r>
      <m:oMath>
        <m:sSub>
          <m:e>
            <m:r>
              <m:t>p</m:t>
            </m:r>
          </m:e>
          <m:sub>
            <m:r>
              <m:t>j</m:t>
            </m:r>
          </m:sub>
        </m:sSub>
        <m:r>
          <m:rPr>
            <m:sty m:val="p"/>
          </m:rPr>
          <m:t>≤</m:t>
        </m:r>
        <m:r>
          <m:t>0.05</m:t>
        </m:r>
      </m:oMath>
      <w:r>
        <w:t xml:space="preserve"> </w:t>
      </w:r>
      <w:r>
        <w:t xml:space="preserve">gives the counts of</w:t>
      </w:r>
      <w:r>
        <w:t xml:space="preserve"> </w:t>
      </w:r>
      <w:hyperlink w:anchor="def-rejection-counts">
        <w:r>
          <w:rPr>
            <w:rStyle w:val="Hyperlink"/>
          </w:rPr>
          <w:t xml:space="preserve">Definition 1</w:t>
        </w:r>
      </w:hyperlink>
      <w:r>
        <w:t xml:space="preserve">:</w:t>
      </w:r>
    </w:p>
    <w:p>
      <w:pPr>
        <w:pStyle w:val="SourceCode"/>
      </w:pPr>
      <w:r>
        <w:rPr>
          <w:rStyle w:val="NormalTok"/>
        </w:rPr>
        <w:t xml:space="preserve">simulate_tests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m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m0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900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shift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 {</w:t>
      </w:r>
      <w:r>
        <w:br/>
      </w:r>
      <w:r>
        <w:rPr>
          <w:rStyle w:val="NormalTok"/>
        </w:rPr>
        <w:t xml:space="preserve">  is_null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rep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,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),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(m0, m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m0))</w:t>
      </w:r>
      <w:r>
        <w:br/>
      </w:r>
      <w:r>
        <w:rPr>
          <w:rStyle w:val="NormalTok"/>
        </w:rPr>
        <w:t xml:space="preserve">  z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rnorm</w:t>
      </w:r>
      <w:r>
        <w:rPr>
          <w:rStyle w:val="NormalTok"/>
        </w:rPr>
        <w:t xml:space="preserve">(m, 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ifelse</w:t>
      </w:r>
      <w:r>
        <w:rPr>
          <w:rStyle w:val="NormalTok"/>
        </w:rPr>
        <w:t xml:space="preserve">(is_null,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shift))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p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pnorm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(z)), </w:t>
      </w:r>
      <w:r>
        <w:rPr>
          <w:rStyle w:val="AttributeTok"/>
        </w:rPr>
        <w:t xml:space="preserve">is_null =</w:t>
      </w:r>
      <w:r>
        <w:rPr>
          <w:rStyle w:val="NormalTok"/>
        </w:rPr>
        <w:t xml:space="preserve"> is_null)</w:t>
      </w:r>
      <w:r>
        <w:br/>
      </w:r>
      <w:r>
        <w:rPr>
          <w:rStyle w:val="NormalTok"/>
        </w:rPr>
        <w:t xml:space="preserve">}</w:t>
      </w:r>
      <w:r>
        <w:br/>
      </w:r>
      <w:r>
        <w:rPr>
          <w:rStyle w:val="NormalTok"/>
        </w:rPr>
        <w:t xml:space="preserve">count_outcomes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(reject, is_null) {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U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!</w:t>
      </w:r>
      <w:r>
        <w:rPr>
          <w:rStyle w:val="NormalTok"/>
        </w:rPr>
        <w:t xml:space="preserve">reject </w:t>
      </w:r>
      <w:r>
        <w:rPr>
          <w:rStyle w:val="SpecialCharTok"/>
        </w:rPr>
        <w:t xml:space="preserve">&amp;</w:t>
      </w:r>
      <w:r>
        <w:rPr>
          <w:rStyle w:val="NormalTok"/>
        </w:rPr>
        <w:t xml:space="preserve"> is_null), </w:t>
      </w:r>
      <w:r>
        <w:rPr>
          <w:rStyle w:val="AttributeTok"/>
        </w:rPr>
        <w:t xml:space="preserve">V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(reject </w:t>
      </w:r>
      <w:r>
        <w:rPr>
          <w:rStyle w:val="SpecialCharTok"/>
        </w:rPr>
        <w:t xml:space="preserve">&amp;</w:t>
      </w:r>
      <w:r>
        <w:rPr>
          <w:rStyle w:val="NormalTok"/>
        </w:rPr>
        <w:t xml:space="preserve"> is_null),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T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!</w:t>
      </w:r>
      <w:r>
        <w:rPr>
          <w:rStyle w:val="NormalTok"/>
        </w:rPr>
        <w:t xml:space="preserve">reject </w:t>
      </w:r>
      <w:r>
        <w:rPr>
          <w:rStyle w:val="SpecialCharTok"/>
        </w:rPr>
        <w:t xml:space="preserve">&amp;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!</w:t>
      </w:r>
      <w:r>
        <w:rPr>
          <w:rStyle w:val="NormalTok"/>
        </w:rPr>
        <w:t xml:space="preserve">is_null), </w:t>
      </w:r>
      <w:r>
        <w:rPr>
          <w:rStyle w:val="AttributeTok"/>
        </w:rPr>
        <w:t xml:space="preserve">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(reject </w:t>
      </w:r>
      <w:r>
        <w:rPr>
          <w:rStyle w:val="SpecialCharTok"/>
        </w:rPr>
        <w:t xml:space="preserve">&amp;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!</w:t>
      </w:r>
      <w:r>
        <w:rPr>
          <w:rStyle w:val="NormalTok"/>
        </w:rPr>
        <w:t xml:space="preserve">is_null)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571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sim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simulate_tests</w:t>
      </w:r>
      <w:r>
        <w:rPr>
          <w:rStyle w:val="NormalTok"/>
        </w:rPr>
        <w:t xml:space="preserve">()</w:t>
      </w:r>
      <w:r>
        <w:br/>
      </w:r>
      <w:r>
        <w:rPr>
          <w:rStyle w:val="NormalTok"/>
        </w:rPr>
        <w:t xml:space="preserve">counts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count_outcomes</w:t>
      </w:r>
      <w:r>
        <w:rPr>
          <w:rStyle w:val="NormalTok"/>
        </w:rPr>
        <w:t xml:space="preserve">(sim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 </w:t>
      </w:r>
      <w:r>
        <w:rPr>
          <w:rStyle w:val="SpecialCharTok"/>
        </w:rPr>
        <w:t xml:space="preserve">&lt;=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0.05</w:t>
      </w:r>
      <w:r>
        <w:rPr>
          <w:rStyle w:val="NormalTok"/>
        </w:rPr>
        <w:t xml:space="preserve">, sim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is_null)</w:t>
      </w:r>
      <w:r>
        <w:br/>
      </w:r>
      <w:r>
        <w:rPr>
          <w:rStyle w:val="FunctionTok"/>
        </w:rPr>
        <w:t xml:space="preserve">matrix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counts[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"U"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"V"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"T"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"S"</w:t>
      </w:r>
      <w:r>
        <w:rPr>
          <w:rStyle w:val="NormalTok"/>
        </w:rPr>
        <w:t xml:space="preserve">)],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nrow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byrow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dimnames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"Null true"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"Null false"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"Not rejected"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"Rejected"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as.table</w:t>
      </w:r>
      <w:r>
        <w:rPr>
          <w:rStyle w:val="NormalTok"/>
        </w:rPr>
        <w:t xml:space="preserve">()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addmargins</w:t>
      </w:r>
      <w:r>
        <w:rPr>
          <w:rStyle w:val="NormalTok"/>
        </w:rPr>
        <w:t xml:space="preserve">()</w:t>
      </w:r>
      <w:r>
        <w:br/>
      </w:r>
      <w:r>
        <w:rPr>
          <w:rStyle w:val="CommentTok"/>
        </w:rPr>
        <w:t xml:space="preserve">#&gt;            Not rejected Rejected  Sum</w:t>
      </w:r>
      <w:r>
        <w:br/>
      </w:r>
      <w:r>
        <w:rPr>
          <w:rStyle w:val="CommentTok"/>
        </w:rPr>
        <w:t xml:space="preserve">#&gt; Null true           852       48  900</w:t>
      </w:r>
      <w:r>
        <w:br/>
      </w:r>
      <w:r>
        <w:rPr>
          <w:rStyle w:val="CommentTok"/>
        </w:rPr>
        <w:t xml:space="preserve">#&gt; Null false           11       89  100</w:t>
      </w:r>
      <w:r>
        <w:br/>
      </w:r>
      <w:r>
        <w:rPr>
          <w:rStyle w:val="CommentTok"/>
        </w:rPr>
        <w:t xml:space="preserve">#&gt; Sum                 863      137 1000</w:t>
      </w:r>
    </w:p>
    <w:p>
      <w:pPr>
        <w:pStyle w:val="FirstParagraph"/>
      </w:pPr>
      <w:r>
        <w:t xml:space="preserve">The procedure made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</m:oMath>
      <w:r>
        <w:t xml:space="preserve"> </w:t>
      </w:r>
      <w:r>
        <w:t xml:space="preserve">137 rejections,</w:t>
      </w:r>
      <w:r>
        <w:t xml:space="preserve"> </w:t>
      </w:r>
      <w:r>
        <w:t xml:space="preserve">of which</w:t>
      </w:r>
      <w:r>
        <w:t xml:space="preserve"> </w:t>
      </w:r>
      <m:oMath>
        <m:r>
          <m:t>V</m:t>
        </m:r>
        <m:r>
          <m:rPr>
            <m:sty m:val="p"/>
          </m:rPr>
          <m:t>=</m:t>
        </m:r>
      </m:oMath>
      <w:r>
        <w:t xml:space="preserve"> </w:t>
      </w:r>
      <w:r>
        <w:t xml:space="preserve">48 were false positives.</w:t>
      </w:r>
    </w:p>
    <w:bookmarkEnd w:id="31"/>
    <w:bookmarkStart w:id="32" w:name="rem-counts-unobserved"/>
    <w:p>
      <w:pPr>
        <w:pStyle w:val="BodyText"/>
      </w:pPr>
      <w:r>
        <w:rPr>
          <w:i/>
          <w:iCs/>
        </w:rPr>
        <w:t xml:space="preserve">Remark 1</w:t>
      </w:r>
      <w:r>
        <w:t xml:space="preserve"> (Only the number of rejections is observed). </w:t>
      </w:r>
      <m:oMath>
        <m:r>
          <m:t>V</m:t>
        </m:r>
      </m:oMath>
      <w:r>
        <w:t xml:space="preserve">,</w:t>
      </w:r>
      <w:r>
        <w:t xml:space="preserve"> </w:t>
      </w:r>
      <m:oMath>
        <m:r>
          <m:t>S</m:t>
        </m:r>
      </m:oMath>
      <w:r>
        <w:t xml:space="preserve">,</w:t>
      </w:r>
      <w:r>
        <w:t xml:space="preserve"> </w:t>
      </w:r>
      <m:oMath>
        <m:r>
          <m:t>U</m:t>
        </m:r>
      </m:oMath>
      <w:r>
        <w:t xml:space="preserve">,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are random,</w:t>
      </w:r>
      <w:r>
        <w:t xml:space="preserve"> </w:t>
      </w:r>
      <w:r>
        <w:t xml:space="preserve">because they depend on the data.</w:t>
      </w:r>
      <w:r>
        <w:t xml:space="preserve"> </w:t>
      </w:r>
      <w:r>
        <w:t xml:space="preserve">In practice only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are observed;</w:t>
      </w:r>
      <w:r>
        <w:t xml:space="preserve"> </w:t>
      </w:r>
      <m:oMath>
        <m:sSub>
          <m:e>
            <m:r>
              <m:t>m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and the split of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into</w:t>
      </w:r>
      <w:r>
        <w:t xml:space="preserve"> </w:t>
      </w:r>
      <m:oMath>
        <m:r>
          <m:t>V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are not.</w:t>
      </w:r>
      <w:r>
        <w:t xml:space="preserve"> </w:t>
      </w:r>
      <w:r>
        <w:t xml:space="preserve">Error rates are therefore defined as properties of a procedure over repeated data sets,</w:t>
      </w:r>
      <w:r>
        <w:t xml:space="preserve"> </w:t>
      </w:r>
      <w:r>
        <w:t xml:space="preserve">not of the particular list of rejections that one data set produces.</w:t>
      </w:r>
    </w:p>
    <w:bookmarkEnd w:id="32"/>
    <w:bookmarkEnd w:id="33"/>
    <w:bookmarkStart w:id="38" w:name="sec-fwer"/>
    <w:p>
      <w:pPr>
        <w:pStyle w:val="Heading3"/>
      </w:pPr>
      <w:r>
        <w:t xml:space="preserve">3.2 The family-wise error rate</w:t>
      </w:r>
    </w:p>
    <w:bookmarkStart w:id="35" w:name="def-fwer"/>
    <w:p>
      <w:pPr>
        <w:pStyle w:val="FirstParagraph"/>
      </w:pPr>
      <w:r>
        <w:rPr>
          <w:b/>
          <w:bCs/>
        </w:rPr>
        <w:t xml:space="preserve">Definition 2 (Family-wise error rate)</w:t>
      </w:r>
      <w:r>
        <w:t xml:space="preserve"> </w:t>
      </w:r>
      <w:r>
        <w:t xml:space="preserve">For a family of tests with</w:t>
      </w:r>
      <w:r>
        <w:t xml:space="preserve"> </w:t>
      </w:r>
      <m:oMath>
        <m:r>
          <m:t>V</m:t>
        </m:r>
      </m:oMath>
      <w:r>
        <w:t xml:space="preserve"> </w:t>
      </w:r>
      <w:r>
        <w:t xml:space="preserve">false positives (</w:t>
      </w:r>
      <w:hyperlink w:anchor="def-rejection-counts">
        <w:r>
          <w:rPr>
            <w:rStyle w:val="Hyperlink"/>
          </w:rPr>
          <w:t xml:space="preserve">Definition 1</w:t>
        </w:r>
      </w:hyperlink>
      <w:r>
        <w:t xml:space="preserve">),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family-wise error rate</w:t>
      </w:r>
      <w:r>
        <w:t xml:space="preserve"> </w:t>
      </w:r>
      <w:r>
        <w:t xml:space="preserve">(FWER) is the</w:t>
      </w:r>
      <w:r>
        <w:t xml:space="preserve"> </w:t>
      </w:r>
      <w:hyperlink r:id="rId34">
        <w:r>
          <w:rPr>
            <w:rStyle w:val="Hyperlink"/>
          </w:rPr>
          <w:t xml:space="preserve">probability</w:t>
        </w:r>
      </w:hyperlink>
      <w:r>
        <w:t xml:space="preserve"> </w:t>
      </w:r>
      <w:r>
        <w:t xml:space="preserve">of at least one false positive: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nor/>
              <m:sty m:val="p"/>
            </m:rPr>
            <m:t>FWER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Pr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V</m:t>
              </m:r>
              <m:r>
                <m:rPr>
                  <m:sty m:val="p"/>
                </m:rPr>
                <m:t>≥</m:t>
              </m:r>
              <m:r>
                <m:t>1</m:t>
              </m:r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[6]</w:t>
      </w:r>
      <w:r>
        <w:t xml:space="preserve">.</w:t>
      </w:r>
    </w:p>
    <w:bookmarkEnd w:id="35"/>
    <w:bookmarkStart w:id="36" w:name="def-fwer-control"/>
    <w:p>
      <w:pPr>
        <w:pStyle w:val="BodyText"/>
      </w:pPr>
      <w:r>
        <w:rPr>
          <w:b/>
          <w:bCs/>
        </w:rPr>
        <w:t xml:space="preserve">Definition 3 (Controlling the family-wise error rate)</w:t>
      </w:r>
      <w:r>
        <w:t xml:space="preserve"> </w:t>
      </w:r>
      <w:r>
        <w:t xml:space="preserve">A procedure</w:t>
      </w:r>
      <w:r>
        <w:t xml:space="preserve"> </w:t>
      </w:r>
      <w:r>
        <w:rPr>
          <w:b/>
          <w:bCs/>
        </w:rPr>
        <w:t xml:space="preserve">controls the FWER at level</w:t>
      </w:r>
      <w:r>
        <w:rPr>
          <w:b/>
          <w:bCs/>
        </w:rPr>
        <w:t xml:space="preserve"> </w:t>
      </w:r>
      <m:oMath>
        <m:r>
          <m:t>α</m:t>
        </m:r>
      </m:oMath>
      <w:r>
        <w:t xml:space="preserve"> </w:t>
      </w:r>
      <w:r>
        <w:t xml:space="preserve">if</w:t>
      </w:r>
      <w:r>
        <w:t xml:space="preserve"> </w:t>
      </w:r>
      <m:oMath>
        <m:r>
          <m:rPr>
            <m:nor/>
            <m:sty m:val="p"/>
          </m:rPr>
          <m:t>FWER</m:t>
        </m:r>
        <m:r>
          <m:rPr>
            <m:sty m:val="p"/>
          </m:rPr>
          <m:t>≤</m:t>
        </m:r>
        <m:r>
          <m:t>α</m:t>
        </m:r>
      </m:oMath>
      <w:r>
        <w:t xml:space="preserve"> </w:t>
      </w:r>
      <w:r>
        <w:t xml:space="preserve">for every possible set of true null hypotheses.</w:t>
      </w:r>
    </w:p>
    <w:bookmarkEnd w:id="36"/>
    <w:bookmarkStart w:id="37" w:name="exm-fwer"/>
    <w:p>
      <w:pPr>
        <w:pStyle w:val="BodyText"/>
      </w:pPr>
      <w:r>
        <w:rPr>
          <w:b/>
          <w:bCs/>
        </w:rPr>
        <w:t xml:space="preserve">Example 4 (FWER of unadjusted testing in the simulated family)</w:t>
      </w:r>
      <w:r>
        <w:t xml:space="preserve"> </w:t>
      </w:r>
      <w:r>
        <w:t xml:space="preserve">Repeat the simulation of</w:t>
      </w:r>
      <w:r>
        <w:t xml:space="preserve"> </w:t>
      </w:r>
      <w:hyperlink w:anchor="exm-rejection-counts">
        <w:r>
          <w:rPr>
            <w:rStyle w:val="Hyperlink"/>
          </w:rPr>
          <w:t xml:space="preserve">Example 3</w:t>
        </w:r>
      </w:hyperlink>
      <w:r>
        <w:t xml:space="preserve"> </w:t>
      </w:r>
      <w:r>
        <w:t xml:space="preserve">2000 times,</w:t>
      </w:r>
      <w:r>
        <w:t xml:space="preserve"> </w:t>
      </w:r>
      <w:r>
        <w:t xml:space="preserve">rejecting every null hypothesis with</w:t>
      </w:r>
      <w:r>
        <w:t xml:space="preserve"> </w:t>
      </w:r>
      <m:oMath>
        <m:sSub>
          <m:e>
            <m:r>
              <m:t>p</m:t>
            </m:r>
          </m:e>
          <m:sub>
            <m:r>
              <m:t>j</m:t>
            </m:r>
          </m:sub>
        </m:sSub>
        <m:r>
          <m:rPr>
            <m:sty m:val="p"/>
          </m:rPr>
          <m:t>≤</m:t>
        </m:r>
        <m:r>
          <m:t>0.05</m:t>
        </m:r>
      </m:oMath>
      <w:r>
        <w:t xml:space="preserve"> </w:t>
      </w:r>
      <w:r>
        <w:t xml:space="preserve">each time,</w:t>
      </w:r>
      <w:r>
        <w:t xml:space="preserve"> </w:t>
      </w:r>
      <w:r>
        <w:t xml:space="preserve">and record the fraction of repetitions with at least one false positive:</w:t>
      </w:r>
    </w:p>
    <w:p>
      <w:pPr>
        <w:pStyle w:val="SourceCode"/>
      </w:pPr>
      <w:r>
        <w:rPr>
          <w:rStyle w:val="NormalTok"/>
        </w:rPr>
        <w:t xml:space="preserve">run_simulation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(reject_fn, </w:t>
      </w:r>
      <w:r>
        <w:rPr>
          <w:rStyle w:val="AttributeTok"/>
        </w:rPr>
        <w:t xml:space="preserve">reps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2000</w:t>
      </w:r>
      <w:r>
        <w:rPr>
          <w:rStyle w:val="NormalTok"/>
        </w:rPr>
        <w:t xml:space="preserve">) {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replicate</w:t>
      </w:r>
      <w:r>
        <w:rPr>
          <w:rStyle w:val="NormalTok"/>
        </w:rPr>
        <w:t xml:space="preserve">(reps, {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nolint next: object_usage_linter.</w:t>
      </w:r>
      <w:r>
        <w:br/>
      </w:r>
      <w:r>
        <w:rPr>
          <w:rStyle w:val="NormalTok"/>
        </w:rPr>
        <w:t xml:space="preserve">    sim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simulate_tests</w:t>
      </w:r>
      <w:r>
        <w:rPr>
          <w:rStyle w:val="NormalTok"/>
        </w:rPr>
        <w:t xml:space="preserve">()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nolint next: object_usage_linter.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count_outcomes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reject_fn</w:t>
      </w:r>
      <w:r>
        <w:rPr>
          <w:rStyle w:val="NormalTok"/>
        </w:rPr>
        <w:t xml:space="preserve">(sim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p), sim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is_null)</w:t>
      </w:r>
      <w:r>
        <w:br/>
      </w:r>
      <w:r>
        <w:rPr>
          <w:rStyle w:val="NormalTok"/>
        </w:rPr>
        <w:t xml:space="preserve">  })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572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sim_counts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()</w:t>
      </w:r>
      <w:r>
        <w:br/>
      </w:r>
      <w:r>
        <w:rPr>
          <w:rStyle w:val="NormalTok"/>
        </w:rPr>
        <w:t xml:space="preserve">sim_counts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unadjusted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run_simulation</w:t>
      </w:r>
      <w:r>
        <w:rPr>
          <w:rStyle w:val="NormalTok"/>
        </w:rPr>
        <w:t xml:space="preserve">(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(p) p </w:t>
      </w:r>
      <w:r>
        <w:rPr>
          <w:rStyle w:val="SpecialCharTok"/>
        </w:rPr>
        <w:t xml:space="preserve">&lt;=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0.05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fwer_unadjusted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(sim_counts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unadjusted[</w:t>
      </w:r>
      <w:r>
        <w:rPr>
          <w:rStyle w:val="StringTok"/>
        </w:rPr>
        <w:t xml:space="preserve">"V"</w:t>
      </w:r>
      <w:r>
        <w:rPr>
          <w:rStyle w:val="NormalTok"/>
        </w:rPr>
        <w:t xml:space="preserve">, ] </w:t>
      </w:r>
      <w:r>
        <w:rPr>
          <w:rStyle w:val="SpecialCharTok"/>
        </w:rPr>
        <w:t xml:space="preserve">&gt;=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fwer_unadjusted</w:t>
      </w:r>
      <w:r>
        <w:br/>
      </w:r>
      <w:r>
        <w:rPr>
          <w:rStyle w:val="CommentTok"/>
        </w:rPr>
        <w:t xml:space="preserve">#&gt; [1] 1</w:t>
      </w:r>
    </w:p>
    <w:p>
      <w:pPr>
        <w:pStyle w:val="FirstParagraph"/>
      </w:pPr>
      <w:r>
        <w:t xml:space="preserve">The estimated FWER is 1:</w:t>
      </w:r>
      <w:r>
        <w:t xml:space="preserve"> </w:t>
      </w:r>
      <w:r>
        <w:t xml:space="preserve">with 900 true null hypotheses,</w:t>
      </w:r>
      <w:r>
        <w:t xml:space="preserve"> </w:t>
      </w:r>
      <w:r>
        <w:t xml:space="preserve">almost every repetition produces a false positive,</w:t>
      </w:r>
      <w:r>
        <w:t xml:space="preserve"> </w:t>
      </w:r>
      <w:r>
        <w:t xml:space="preserve">as</w:t>
      </w:r>
      <w:r>
        <w:t xml:space="preserve"> </w:t>
      </w:r>
      <w:hyperlink w:anchor="thm-false-positive-prob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predicts for tests that are independent.</w:t>
      </w:r>
    </w:p>
    <w:bookmarkEnd w:id="37"/>
    <w:bookmarkEnd w:id="38"/>
    <w:bookmarkStart w:id="45" w:name="sec-fdr"/>
    <w:p>
      <w:pPr>
        <w:pStyle w:val="Heading3"/>
      </w:pPr>
      <w:r>
        <w:t xml:space="preserve">3.3 The false discovery rate</w:t>
      </w:r>
    </w:p>
    <w:bookmarkStart w:id="39" w:name="def-fdp"/>
    <w:p>
      <w:pPr>
        <w:pStyle w:val="FirstParagraph"/>
      </w:pPr>
      <w:r>
        <w:rPr>
          <w:b/>
          <w:bCs/>
        </w:rPr>
        <w:t xml:space="preserve">Definition 4 (False discovery proportion)</w:t>
      </w:r>
      <w:r>
        <w:t xml:space="preserve"> </w:t>
      </w:r>
      <w:r>
        <w:t xml:space="preserve">For a family of tests with</w:t>
      </w:r>
      <w:r>
        <w:t xml:space="preserve"> </w:t>
      </w:r>
      <m:oMath>
        <m:r>
          <m:t>V</m:t>
        </m:r>
      </m:oMath>
      <w:r>
        <w:t xml:space="preserve"> </w:t>
      </w:r>
      <w:r>
        <w:t xml:space="preserve">false positives among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rejections (</w:t>
      </w:r>
      <w:hyperlink w:anchor="def-rejection-counts">
        <w:r>
          <w:rPr>
            <w:rStyle w:val="Hyperlink"/>
          </w:rPr>
          <w:t xml:space="preserve">Definition 1</w:t>
        </w:r>
      </w:hyperlink>
      <w:r>
        <w:t xml:space="preserve">),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false discovery proportion</w:t>
      </w:r>
      <w:r>
        <w:t xml:space="preserve"> </w:t>
      </w:r>
      <w:r>
        <w:t xml:space="preserve">(FDP) is the fraction of rejections that are false positives,</w:t>
      </w:r>
      <w:r>
        <w:t xml:space="preserve"> </w:t>
      </w:r>
      <w:r>
        <w:t xml:space="preserve">counted as 0 when there are no rejections: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nor/>
              <m:sty m:val="p"/>
            </m:rPr>
            <m:t>FDP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V</m:t>
              </m:r>
            </m:num>
            <m:den>
              <m:r>
                <m:rPr>
                  <m:sty m:val="p"/>
                </m:rPr>
                <m:t>max</m:t>
              </m:r>
              <m:r>
                <m:rPr>
                  <m:sty m:val="p"/>
                </m:rPr>
                <m:t>(</m:t>
              </m:r>
              <m:r>
                <m:t>R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)</m:t>
              </m:r>
            </m:den>
          </m:f>
          <m:r>
            <m:rPr>
              <m:sty m:val="p"/>
            </m:rPr>
            <m:t>.</m:t>
          </m:r>
        </m:oMath>
      </m:oMathPara>
    </w:p>
    <w:bookmarkEnd w:id="39"/>
    <w:bookmarkStart w:id="40" w:name="def-fdr"/>
    <w:p>
      <w:pPr>
        <w:pStyle w:val="FirstParagraph"/>
      </w:pPr>
      <w:r>
        <w:rPr>
          <w:b/>
          <w:bCs/>
        </w:rPr>
        <w:t xml:space="preserve">Definition 5 (False discovery rate)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false discovery rate</w:t>
      </w:r>
      <w:r>
        <w:t xml:space="preserve"> </w:t>
      </w:r>
      <w:r>
        <w:t xml:space="preserve">(FDR) is the expected value of the</w:t>
      </w:r>
      <w:r>
        <w:t xml:space="preserve"> </w:t>
      </w:r>
      <w:hyperlink w:anchor="def-fdp">
        <w:r>
          <w:rPr>
            <w:rStyle w:val="Hyperlink"/>
          </w:rPr>
          <w:t xml:space="preserve">false discovery proportion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nor/>
              <m:sty m:val="p"/>
            </m:rPr>
            <m:t>FDR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rPr>
                  <m:nor/>
                  <m:sty m:val="p"/>
                </m:rPr>
                <m:t>FDP</m:t>
              </m:r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[7]</w:t>
      </w:r>
      <w:r>
        <w:t xml:space="preserve">.</w:t>
      </w:r>
    </w:p>
    <w:bookmarkEnd w:id="40"/>
    <w:bookmarkStart w:id="41" w:name="rem-source-fdr"/>
    <w:p>
      <w:pPr>
        <w:pStyle w:val="BodyText"/>
      </w:pPr>
      <w:r>
        <w:rPr>
          <w:i/>
          <w:iCs/>
        </w:rPr>
        <w:t xml:space="preserve">Remark 2</w:t>
      </w:r>
      <w:r>
        <w:t xml:space="preserve"> (Source: False discovery rate). </w:t>
      </w:r>
      <w:r>
        <w:t xml:space="preserve">The false discovery rate was introduced by Benjamini and Hochberg</w:t>
      </w:r>
      <w:r>
        <w:t xml:space="preserve"> </w:t>
      </w:r>
      <w:r>
        <w:t xml:space="preserve">[3]</w:t>
      </w:r>
      <w:r>
        <w:t xml:space="preserve">;</w:t>
      </w:r>
      <w:r>
        <w:t xml:space="preserve"> </w:t>
      </w:r>
      <w:r>
        <w:t xml:space="preserve">the notation</w:t>
      </w:r>
      <w:r>
        <w:t xml:space="preserve"> </w:t>
      </w:r>
      <m:oMath>
        <m:r>
          <m:t>V</m:t>
        </m:r>
      </m:oMath>
      <w:r>
        <w:t xml:space="preserve">,</w:t>
      </w:r>
      <w:r>
        <w:t xml:space="preserve"> </w:t>
      </w:r>
      <m:oMath>
        <m:r>
          <m:t>S</m:t>
        </m:r>
      </m:oMath>
      <w:r>
        <w:t xml:space="preserve">,</w:t>
      </w:r>
      <w:r>
        <w:t xml:space="preserve"> </w:t>
      </w:r>
      <m:oMath>
        <m:r>
          <m:t>U</m:t>
        </m:r>
      </m:oMath>
      <w:r>
        <w:t xml:space="preserve">,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follows</w:t>
      </w:r>
      <w:r>
        <w:t xml:space="preserve"> </w:t>
      </w:r>
      <w:r>
        <w:t xml:space="preserve">James et al. [4, Ch. 13]</w:t>
      </w:r>
      <w:r>
        <w:t xml:space="preserve">.</w:t>
      </w:r>
    </w:p>
    <w:bookmarkEnd w:id="41"/>
    <w:bookmarkStart w:id="42" w:name="def-fdr-control"/>
    <w:p>
      <w:pPr>
        <w:pStyle w:val="BodyText"/>
      </w:pPr>
      <w:r>
        <w:rPr>
          <w:b/>
          <w:bCs/>
        </w:rPr>
        <w:t xml:space="preserve">Definition 6 (Controlling the false discovery rate)</w:t>
      </w:r>
      <w:r>
        <w:t xml:space="preserve"> </w:t>
      </w:r>
      <w:r>
        <w:t xml:space="preserve">A procedure</w:t>
      </w:r>
      <w:r>
        <w:t xml:space="preserve"> </w:t>
      </w:r>
      <w:r>
        <w:rPr>
          <w:b/>
          <w:bCs/>
        </w:rPr>
        <w:t xml:space="preserve">controls the FDR at level</w:t>
      </w:r>
      <w:r>
        <w:rPr>
          <w:b/>
          <w:bCs/>
        </w:rPr>
        <w:t xml:space="preserve"> </w:t>
      </w:r>
      <m:oMath>
        <m:r>
          <m:t>q</m:t>
        </m:r>
      </m:oMath>
      <w:r>
        <w:t xml:space="preserve"> </w:t>
      </w:r>
      <w:r>
        <w:t xml:space="preserve">if</w:t>
      </w:r>
      <w:r>
        <w:t xml:space="preserve"> </w:t>
      </w:r>
      <m:oMath>
        <m:r>
          <m:rPr>
            <m:nor/>
            <m:sty m:val="p"/>
          </m:rPr>
          <m:t>FDR</m:t>
        </m:r>
        <m:r>
          <m:rPr>
            <m:sty m:val="p"/>
          </m:rPr>
          <m:t>≤</m:t>
        </m:r>
        <m:r>
          <m:t>q</m:t>
        </m:r>
      </m:oMath>
      <w:r>
        <w:t xml:space="preserve"> </w:t>
      </w:r>
      <w:r>
        <w:t xml:space="preserve">for every possible set of true null hypotheses.</w:t>
      </w:r>
    </w:p>
    <w:bookmarkEnd w:id="42"/>
    <w:bookmarkStart w:id="43" w:name="exm-fdr"/>
    <w:p>
      <w:pPr>
        <w:pStyle w:val="BodyText"/>
      </w:pPr>
      <w:r>
        <w:rPr>
          <w:b/>
          <w:bCs/>
        </w:rPr>
        <w:t xml:space="preserve">Example 5 (FDR of unadjusted testing in the simulated family)</w:t>
      </w:r>
      <w:r>
        <w:t xml:space="preserve"> </w:t>
      </w:r>
      <w:r>
        <w:t xml:space="preserve">In the 2000 repetitions of</w:t>
      </w:r>
      <w:r>
        <w:t xml:space="preserve"> </w:t>
      </w:r>
      <w:hyperlink w:anchor="exm-fwer">
        <w:r>
          <w:rPr>
            <w:rStyle w:val="Hyperlink"/>
          </w:rPr>
          <w:t xml:space="preserve">Example 4</w:t>
        </w:r>
      </w:hyperlink>
      <w:r>
        <w:t xml:space="preserve">,</w:t>
      </w:r>
      <w:r>
        <w:t xml:space="preserve"> </w:t>
      </w:r>
      <w:r>
        <w:t xml:space="preserve">average the false discovery proportion of each repetition to estimate the FDR.</w:t>
      </w:r>
      <w:r>
        <w:t xml:space="preserve"> </w:t>
      </w:r>
      <w:r>
        <w:t xml:space="preserve">The</w:t>
      </w:r>
      <w:r>
        <w:t xml:space="preserve"> </w:t>
      </w:r>
      <w:r>
        <w:rPr>
          <w:i/>
          <w:iCs/>
        </w:rPr>
        <w:t xml:space="preserve">power</w:t>
      </w:r>
      <w:r>
        <w:t xml:space="preserve"> </w:t>
      </w:r>
      <w:r>
        <w:t xml:space="preserve">of a procedure is the expected fraction of the 100 false null hypotheses it rejects,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S</m:t>
            </m:r>
          </m:e>
        </m:d>
        <m:r>
          <m:t>​</m:t>
        </m:r>
        <m:r>
          <m:rPr>
            <m:sty m:val="p"/>
          </m:rPr>
          <m:t>/</m:t>
        </m:r>
        <m:sSub>
          <m:e>
            <m:r>
              <m:t>m</m:t>
            </m:r>
          </m:e>
          <m:sub>
            <m:r>
              <m:t>1</m:t>
            </m:r>
          </m:sub>
        </m:sSub>
      </m:oMath>
      <w:r>
        <w:t xml:space="preserve">:</w:t>
      </w:r>
    </w:p>
    <w:p>
      <w:pPr>
        <w:pStyle w:val="SourceCode"/>
      </w:pPr>
      <w:r>
        <w:rPr>
          <w:rStyle w:val="NormalTok"/>
        </w:rPr>
        <w:t xml:space="preserve">summarize_counts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(counts, </w:t>
      </w:r>
      <w:r>
        <w:rPr>
          <w:rStyle w:val="AttributeTok"/>
        </w:rPr>
        <w:t xml:space="preserve">m1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</w:t>
      </w:r>
      <w:r>
        <w:rPr>
          <w:rStyle w:val="NormalTok"/>
        </w:rPr>
        <w:t xml:space="preserve">) {</w:t>
      </w:r>
      <w:r>
        <w:br/>
      </w:r>
      <w:r>
        <w:rPr>
          <w:rStyle w:val="NormalTok"/>
        </w:rPr>
        <w:t xml:space="preserve">  rejections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colSums</w:t>
      </w:r>
      <w:r>
        <w:rPr>
          <w:rStyle w:val="NormalTok"/>
        </w:rPr>
        <w:t xml:space="preserve">(counts[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"V"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"S"</w:t>
      </w:r>
      <w:r>
        <w:rPr>
          <w:rStyle w:val="NormalTok"/>
        </w:rPr>
        <w:t xml:space="preserve">), ])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FWER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(counts[</w:t>
      </w:r>
      <w:r>
        <w:rPr>
          <w:rStyle w:val="StringTok"/>
        </w:rPr>
        <w:t xml:space="preserve">"V"</w:t>
      </w:r>
      <w:r>
        <w:rPr>
          <w:rStyle w:val="NormalTok"/>
        </w:rPr>
        <w:t xml:space="preserve">, ] </w:t>
      </w:r>
      <w:r>
        <w:rPr>
          <w:rStyle w:val="SpecialCharTok"/>
        </w:rPr>
        <w:t xml:space="preserve">&gt;=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FDR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(counts[</w:t>
      </w:r>
      <w:r>
        <w:rPr>
          <w:rStyle w:val="StringTok"/>
        </w:rPr>
        <w:t xml:space="preserve">"V"</w:t>
      </w:r>
      <w:r>
        <w:rPr>
          <w:rStyle w:val="NormalTok"/>
        </w:rPr>
        <w:t xml:space="preserve">, ]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pmax</w:t>
      </w:r>
      <w:r>
        <w:rPr>
          <w:rStyle w:val="NormalTok"/>
        </w:rPr>
        <w:t xml:space="preserve">(rejections,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power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(counts[</w:t>
      </w:r>
      <w:r>
        <w:rPr>
          <w:rStyle w:val="StringTok"/>
        </w:rPr>
        <w:t xml:space="preserve">"S"</w:t>
      </w:r>
      <w:r>
        <w:rPr>
          <w:rStyle w:val="NormalTok"/>
        </w:rPr>
        <w:t xml:space="preserve">, ])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m1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}</w:t>
      </w:r>
      <w:r>
        <w:br/>
      </w:r>
      <w:r>
        <w:rPr>
          <w:rStyle w:val="FunctionTok"/>
        </w:rPr>
        <w:t xml:space="preserve">summarize_counts</w:t>
      </w:r>
      <w:r>
        <w:rPr>
          <w:rStyle w:val="NormalTok"/>
        </w:rPr>
        <w:t xml:space="preserve">(sim_counts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unadjusted)</w:t>
      </w:r>
      <w:r>
        <w:br/>
      </w:r>
      <w:r>
        <w:rPr>
          <w:rStyle w:val="CommentTok"/>
        </w:rPr>
        <w:t xml:space="preserve">#&gt;     FWER      FDR    power </w:t>
      </w:r>
      <w:r>
        <w:br/>
      </w:r>
      <w:r>
        <w:rPr>
          <w:rStyle w:val="CommentTok"/>
        </w:rPr>
        <w:t xml:space="preserve">#&gt; 1.000000 0.344950 0.850725</w:t>
      </w:r>
    </w:p>
    <w:p>
      <w:pPr>
        <w:pStyle w:val="FirstParagraph"/>
      </w:pPr>
      <w:r>
        <w:t xml:space="preserve">About 34% of the rejections are false positives on average,</w:t>
      </w:r>
      <w:r>
        <w:t xml:space="preserve"> </w:t>
      </w:r>
      <w:r>
        <w:t xml:space="preserve">even though each individual test has only a 5% false positive rate.</w:t>
      </w:r>
      <w:r>
        <w:t xml:space="preserve"> </w:t>
      </w:r>
      <w:r>
        <w:t xml:space="preserve">A 5% rate on 900 true null hypotheses gives about 45 false positives,</w:t>
      </w:r>
      <w:r>
        <w:t xml:space="preserve"> </w:t>
      </w:r>
      <w:r>
        <w:t xml:space="preserve">which is large next to the average of 85 true positives.</w:t>
      </w:r>
    </w:p>
    <w:bookmarkEnd w:id="43"/>
    <w:bookmarkStart w:id="44" w:name="rem-fdr-fwer"/>
    <w:p>
      <w:pPr>
        <w:pStyle w:val="BodyText"/>
      </w:pPr>
      <w:r>
        <w:rPr>
          <w:i/>
          <w:iCs/>
        </w:rPr>
        <w:t xml:space="preserve">Remark 3</w:t>
      </w:r>
      <w:r>
        <w:t xml:space="preserve"> (The FDR is never larger than the FWER). </w:t>
      </w:r>
      <w:r>
        <w:t xml:space="preserve">If</w:t>
      </w:r>
      <w:r>
        <w:t xml:space="preserve"> </w:t>
      </w:r>
      <m:oMath>
        <m:r>
          <m:t>V</m:t>
        </m:r>
        <m:r>
          <m:rPr>
            <m:sty m:val="p"/>
          </m:rPr>
          <m:t>≥</m:t>
        </m:r>
        <m:r>
          <m:t>1</m:t>
        </m:r>
      </m:oMath>
      <w:r>
        <w:t xml:space="preserve"> </w:t>
      </w:r>
      <w:r>
        <w:t xml:space="preserve">then</w:t>
      </w:r>
      <w:r>
        <w:t xml:space="preserve"> </w:t>
      </w:r>
      <m:oMath>
        <m:r>
          <m:t>V</m:t>
        </m:r>
        <m:r>
          <m:rPr>
            <m:sty m:val="p"/>
          </m:rPr>
          <m:t>/</m:t>
        </m:r>
        <m:r>
          <m:rPr>
            <m:sty m:val="p"/>
          </m:rPr>
          <m:t>max</m:t>
        </m:r>
        <m:r>
          <m:rPr>
            <m:sty m:val="p"/>
          </m:rPr>
          <m:t>(</m:t>
        </m:r>
        <m:r>
          <m:t>R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≤</m:t>
        </m:r>
        <m:r>
          <m:t>1</m:t>
        </m:r>
      </m:oMath>
      <w:r>
        <w:t xml:space="preserve"> </w:t>
      </w:r>
      <w:r>
        <w:t xml:space="preserve">because</w:t>
      </w:r>
      <w:r>
        <w:t xml:space="preserve"> </w:t>
      </w:r>
      <m:oMath>
        <m:r>
          <m:t>V</m:t>
        </m:r>
        <m:r>
          <m:rPr>
            <m:sty m:val="p"/>
          </m:rPr>
          <m:t>≤</m:t>
        </m:r>
        <m:r>
          <m:t>R</m:t>
        </m:r>
      </m:oMath>
      <w:r>
        <w:t xml:space="preserve">,</w:t>
      </w:r>
      <w:r>
        <w:t xml:space="preserve"> </w:t>
      </w:r>
      <w:r>
        <w:t xml:space="preserve">and if</w:t>
      </w:r>
      <w:r>
        <w:t xml:space="preserve"> </w:t>
      </w:r>
      <m:oMath>
        <m:r>
          <m:t>V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then</w:t>
      </w:r>
      <w:r>
        <w:t xml:space="preserve"> </w:t>
      </w:r>
      <m:oMath>
        <m:r>
          <m:t>V</m:t>
        </m:r>
        <m:r>
          <m:rPr>
            <m:sty m:val="p"/>
          </m:rPr>
          <m:t>/</m:t>
        </m:r>
        <m:r>
          <m:rPr>
            <m:sty m:val="p"/>
          </m:rPr>
          <m:t>max</m:t>
        </m:r>
        <m:r>
          <m:rPr>
            <m:sty m:val="p"/>
          </m:rPr>
          <m:t>(</m:t>
        </m:r>
        <m:r>
          <m:t>R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nor/>
            <m:sty m:val="p"/>
          </m:rPr>
          <m:t>FDP</m:t>
        </m:r>
        <m:r>
          <m:rPr>
            <m:sty m:val="p"/>
          </m:rPr>
          <m:t>≤</m:t>
        </m:r>
        <m:sSub>
          <m:e>
            <m:r>
              <m:rPr>
                <m:scr m:val="double-struck"/>
                <m:sty m:val="p"/>
              </m:rPr>
              <m:t>1</m:t>
            </m:r>
          </m:e>
          <m:sub>
            <m:r>
              <m:t>V</m:t>
            </m:r>
            <m:r>
              <m:rPr>
                <m:sty m:val="p"/>
              </m:rPr>
              <m:t>≥</m:t>
            </m:r>
            <m:r>
              <m:t>1</m:t>
            </m:r>
          </m:sub>
        </m:sSub>
      </m:oMath>
      <w:r>
        <w:t xml:space="preserve">,</w:t>
      </w:r>
      <w:r>
        <w:t xml:space="preserve"> </w:t>
      </w:r>
      <w:r>
        <w:t xml:space="preserve">and taking expectations gives</w:t>
      </w:r>
      <w:r>
        <w:t xml:space="preserve"> </w:t>
      </w:r>
      <m:oMath>
        <m:r>
          <m:rPr>
            <m:nor/>
            <m:sty m:val="p"/>
          </m:rPr>
          <m:t>FDR</m:t>
        </m:r>
        <m:r>
          <m:rPr>
            <m:sty m:val="p"/>
          </m:rPr>
          <m:t>≤</m:t>
        </m:r>
        <m:r>
          <m:rPr>
            <m:nor/>
            <m:sty m:val="p"/>
          </m:rPr>
          <m:t>FWER</m:t>
        </m:r>
      </m:oMath>
      <w:r>
        <w:t xml:space="preserve">.</w:t>
      </w:r>
      <w:r>
        <w:t xml:space="preserve"> </w:t>
      </w:r>
      <w:r>
        <w:t xml:space="preserve">A procedure that controls the FWER at level</w:t>
      </w:r>
      <w:r>
        <w:t xml:space="preserve"> </w:t>
      </w:r>
      <m:oMath>
        <m:r>
          <m:t>α</m:t>
        </m:r>
      </m:oMath>
      <w:r>
        <w:t xml:space="preserve"> </w:t>
      </w:r>
      <w:r>
        <w:t xml:space="preserve">therefore controls the FDR at level</w:t>
      </w:r>
      <w:r>
        <w:t xml:space="preserve"> </w:t>
      </w:r>
      <m:oMath>
        <m:r>
          <m:t>α</m:t>
        </m:r>
      </m:oMath>
      <w:r>
        <w:t xml:space="preserve"> </w:t>
      </w:r>
      <w:r>
        <w:t xml:space="preserve">too,</w:t>
      </w:r>
      <w:r>
        <w:t xml:space="preserve"> </w:t>
      </w:r>
      <w:r>
        <w:t xml:space="preserve">but the FDR can be controlled with many more rejections,</w:t>
      </w:r>
      <w:r>
        <w:t xml:space="preserve"> </w:t>
      </w:r>
      <w:r>
        <w:t xml:space="preserve">which is why it suits exploratory screens such as the Khan genes,</w:t>
      </w:r>
      <w:r>
        <w:t xml:space="preserve"> </w:t>
      </w:r>
      <w:r>
        <w:t xml:space="preserve">where a few false positives are an acceptable price for more discoveries.</w:t>
      </w:r>
    </w:p>
    <w:bookmarkEnd w:id="44"/>
    <w:bookmarkEnd w:id="45"/>
    <w:bookmarkStart w:id="51" w:name="sec-valid-p-values"/>
    <w:p>
      <w:pPr>
        <w:pStyle w:val="Heading3"/>
      </w:pPr>
      <w:r>
        <w:t xml:space="preserve">3.4 Valid p-values</w:t>
      </w:r>
    </w:p>
    <w:bookmarkStart w:id="46" w:name="def-valid-p-value"/>
    <w:p>
      <w:pPr>
        <w:pStyle w:val="FirstParagraph"/>
      </w:pPr>
      <w:r>
        <w:rPr>
          <w:b/>
          <w:bCs/>
        </w:rPr>
        <w:t xml:space="preserve">Definition 7 (Valid p-value)</w:t>
      </w:r>
      <w:r>
        <w:t xml:space="preserve"> </w:t>
      </w:r>
      <w:r>
        <w:t xml:space="preserve">A</w:t>
      </w:r>
      <w:r>
        <w:t xml:space="preserve"> </w:t>
      </w:r>
      <w:hyperlink r:id="rId9">
        <w:r>
          <w:rPr>
            <w:rStyle w:val="Hyperlink"/>
          </w:rPr>
          <w:t xml:space="preserve">p-value</w:t>
        </w:r>
      </w:hyperlink>
      <w:r>
        <w:t xml:space="preserve"> </w:t>
      </w:r>
      <m:oMath>
        <m:r>
          <m:t>p</m:t>
        </m:r>
      </m:oMath>
      <w:r>
        <w:t xml:space="preserve"> </w:t>
      </w:r>
      <w:r>
        <w:t xml:space="preserve">for a null hypothesis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valid</w:t>
      </w:r>
      <w:r>
        <w:t xml:space="preserve"> </w:t>
      </w:r>
      <w:r>
        <w:t xml:space="preserve">if,</w:t>
      </w:r>
      <w:r>
        <w:t xml:space="preserve"> </w:t>
      </w:r>
      <w:r>
        <w:t xml:space="preserve">when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is true, it is stochastically no smaller than a uniform random variable: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r>
                <m:rPr>
                  <m:sty m:val="p"/>
                </m:rPr>
                <m:t>Pr</m:t>
              </m:r>
            </m:e>
            <m:lim>
              <m:sSub>
                <m:e>
                  <m:r>
                    <m:t>H</m:t>
                  </m:r>
                </m:e>
                <m:sub>
                  <m:r>
                    <m:t>0</m:t>
                  </m:r>
                </m:sub>
              </m:sSub>
            </m:lim>
          </m:limLow>
          <m:r>
            <m:rPr>
              <m:sty m:val="p"/>
            </m:rPr>
            <m:t>(</m:t>
          </m:r>
          <m:r>
            <m:t>p</m:t>
          </m:r>
          <m:r>
            <m:rPr>
              <m:sty m:val="p"/>
            </m:rPr>
            <m:t>≤</m:t>
          </m:r>
          <m:r>
            <m:t>u</m:t>
          </m:r>
          <m:r>
            <m:rPr>
              <m:sty m:val="p"/>
            </m:rPr>
            <m:t>)</m:t>
          </m:r>
          <m:r>
            <m:rPr>
              <m:sty m:val="p"/>
            </m:rPr>
            <m:t>≤</m:t>
          </m:r>
          <m:r>
            <m:t>u</m:t>
          </m:r>
          <m:r>
            <m:t> </m:t>
          </m:r>
          <m:r>
            <m:rPr>
              <m:nor/>
              <m:sty m:val="p"/>
            </m:rPr>
            <m:t>for every </m:t>
          </m:r>
          <m:r>
            <m:t>u</m:t>
          </m:r>
          <m:r>
            <m:rPr>
              <m:sty m:val="p"/>
            </m:rPr>
            <m:t>∈</m:t>
          </m:r>
          <m:r>
            <m:rPr>
              <m:sty m:val="p"/>
            </m:rPr>
            <m:t>[</m:t>
          </m:r>
          <m:r>
            <m:t>0</m:t>
          </m:r>
          <m:r>
            <m:rPr>
              <m:sty m:val="p"/>
            </m:rPr>
            <m:t>,</m:t>
          </m:r>
          <m:r>
            <m:t>1</m:t>
          </m:r>
          <m:r>
            <m:rPr>
              <m:sty m:val="p"/>
            </m:rPr>
            <m:t>]</m:t>
          </m:r>
          <m:r>
            <m:rPr>
              <m:sty m:val="p"/>
            </m:rPr>
            <m:t>.</m:t>
          </m:r>
        </m:oMath>
      </m:oMathPara>
    </w:p>
    <w:bookmarkEnd w:id="46"/>
    <w:bookmarkStart w:id="47" w:name="rem-valid-p-value-uniform"/>
    <w:p>
      <w:pPr>
        <w:pStyle w:val="FirstParagraph"/>
      </w:pPr>
      <w:r>
        <w:rPr>
          <w:i/>
          <w:iCs/>
        </w:rPr>
        <w:t xml:space="preserve">Remark 4</w:t>
      </w:r>
      <w:r>
        <w:t xml:space="preserve"> (Uniform p-values). </w:t>
      </w:r>
      <w:r>
        <w:t xml:space="preserve">If the inequality in the definition of a valid p-value is an equality,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is uniform 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under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.</w:t>
      </w:r>
    </w:p>
    <w:bookmarkEnd w:id="47"/>
    <w:bookmarkStart w:id="48" w:name="exm-valid-p-value"/>
    <w:p>
      <w:pPr>
        <w:pStyle w:val="BodyText"/>
      </w:pPr>
      <w:r>
        <w:rPr>
          <w:b/>
          <w:bCs/>
        </w:rPr>
        <w:t xml:space="preserve">Example 6 (The two-sided z-test p-value is valid)</w:t>
      </w:r>
      <w:r>
        <w:t xml:space="preserve"> </w:t>
      </w:r>
      <w:r>
        <w:t xml:space="preserve">For a standard Gaussian statistic</w:t>
      </w:r>
      <w:r>
        <w:t xml:space="preserve"> </w:t>
      </w:r>
      <m:oMath>
        <m:r>
          <m:t>Z</m:t>
        </m:r>
      </m:oMath>
      <w:r>
        <w:t xml:space="preserve">, the p-value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Φ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Z</m:t>
            </m:r>
          </m:e>
        </m:d>
        <m:r>
          <m:t>​</m:t>
        </m:r>
        <m:r>
          <m:rPr>
            <m:sty m:val="p"/>
          </m:rPr>
          <m:t>)</m:t>
        </m:r>
      </m:oMath>
      <w:r>
        <w:t xml:space="preserve"> </w:t>
      </w:r>
      <w:r>
        <w:t xml:space="preserve">is the probability that a standard Gaussian variable is at least as extreme as</w:t>
      </w:r>
      <w:r>
        <w:t xml:space="preserve"> </w:t>
      </w:r>
      <m:oMath>
        <m:r>
          <m:t>Z</m:t>
        </m:r>
      </m:oMath>
      <w:r>
        <w:t xml:space="preserve">.</w:t>
      </w:r>
      <w:r>
        <w:t xml:space="preserve"> </w:t>
      </w:r>
      <w:r>
        <w:t xml:space="preserve">Because</w:t>
      </w:r>
      <w:r>
        <w:t xml:space="preserve"> </w:t>
      </w:r>
      <m:oMath>
        <m:r>
          <m:t>Z</m:t>
        </m:r>
      </m:oMath>
      <w:r>
        <w:t xml:space="preserve"> </w:t>
      </w:r>
      <w:r>
        <w:t xml:space="preserve">has a continuous distribution, this p-value is uniform 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p</m:t>
        </m:r>
        <m:r>
          <m:rPr>
            <m:sty m:val="p"/>
          </m:rPr>
          <m:t>≤</m:t>
        </m:r>
        <m:r>
          <m:t>u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u</m:t>
        </m:r>
      </m:oMath>
      <w:r>
        <w:t xml:space="preserve"> </w:t>
      </w:r>
      <w:r>
        <w:t xml:space="preserve">exactly.</w:t>
      </w:r>
      <w:r>
        <w:t xml:space="preserve"> </w:t>
      </w:r>
      <w:r>
        <w:t xml:space="preserve">Simulating</w:t>
      </w:r>
      <w:r>
        <w:t xml:space="preserve"> </w:t>
      </w:r>
      <m:oMath>
        <m:sSup>
          <m:e>
            <m:r>
              <m:t>10</m:t>
            </m:r>
          </m:e>
          <m:sup>
            <m:r>
              <m:t>5</m:t>
            </m:r>
          </m:sup>
        </m:sSup>
      </m:oMath>
      <w:r>
        <w:t xml:space="preserve"> </w:t>
      </w:r>
      <w:r>
        <w:t xml:space="preserve">true null hypotheses checks this:</w:t>
      </w:r>
    </w:p>
    <w:p>
      <w:pPr>
        <w:pStyle w:val="SourceCode"/>
      </w:pP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573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p_null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pnorm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rnorm</w:t>
      </w:r>
      <w:r>
        <w:rPr>
          <w:rStyle w:val="NormalTok"/>
        </w:rPr>
        <w:t xml:space="preserve">(</w:t>
      </w:r>
      <w:r>
        <w:rPr>
          <w:rStyle w:val="FloatTok"/>
        </w:rPr>
        <w:t xml:space="preserve">1e5</w:t>
      </w:r>
      <w:r>
        <w:rPr>
          <w:rStyle w:val="NormalTok"/>
        </w:rPr>
        <w:t xml:space="preserve">)))</w:t>
      </w:r>
      <w:r>
        <w:br/>
      </w:r>
      <w:r>
        <w:rPr>
          <w:rStyle w:val="NormalTok"/>
        </w:rPr>
        <w:t xml:space="preserve">u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0.01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0.05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0.1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0.5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u =</w:t>
      </w:r>
      <w:r>
        <w:rPr>
          <w:rStyle w:val="NormalTok"/>
        </w:rPr>
        <w:t xml:space="preserve"> u, </w:t>
      </w:r>
      <w:r>
        <w:rPr>
          <w:rStyle w:val="AttributeTok"/>
        </w:rPr>
        <w:t xml:space="preserve">fraction_at_most_u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sapply</w:t>
      </w:r>
      <w:r>
        <w:rPr>
          <w:rStyle w:val="NormalTok"/>
        </w:rPr>
        <w:t xml:space="preserve">(u,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(x)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(p_null </w:t>
      </w:r>
      <w:r>
        <w:rPr>
          <w:rStyle w:val="SpecialCharTok"/>
        </w:rPr>
        <w:t xml:space="preserve">&lt;=</w:t>
      </w:r>
      <w:r>
        <w:rPr>
          <w:rStyle w:val="NormalTok"/>
        </w:rPr>
        <w:t xml:space="preserve"> x)))</w:t>
      </w:r>
      <w:r>
        <w:br/>
      </w:r>
      <w:r>
        <w:rPr>
          <w:rStyle w:val="CommentTok"/>
        </w:rPr>
        <w:t xml:space="preserve">#&gt; # A tibble: 4 × 2</w:t>
      </w:r>
      <w:r>
        <w:br/>
      </w:r>
      <w:r>
        <w:rPr>
          <w:rStyle w:val="CommentTok"/>
        </w:rPr>
        <w:t xml:space="preserve">#&gt;       u fraction_at_most_u</w:t>
      </w:r>
      <w:r>
        <w:br/>
      </w:r>
      <w:r>
        <w:rPr>
          <w:rStyle w:val="CommentTok"/>
        </w:rPr>
        <w:t xml:space="preserve">#&gt;   &lt;dbl&gt;              &lt;dbl&gt;</w:t>
      </w:r>
      <w:r>
        <w:br/>
      </w:r>
      <w:r>
        <w:rPr>
          <w:rStyle w:val="CommentTok"/>
        </w:rPr>
        <w:t xml:space="preserve">#&gt; 1  0.01            0.00962</w:t>
      </w:r>
      <w:r>
        <w:br/>
      </w:r>
      <w:r>
        <w:rPr>
          <w:rStyle w:val="CommentTok"/>
        </w:rPr>
        <w:t xml:space="preserve">#&gt; 2  0.05            0.0494 </w:t>
      </w:r>
      <w:r>
        <w:br/>
      </w:r>
      <w:r>
        <w:rPr>
          <w:rStyle w:val="CommentTok"/>
        </w:rPr>
        <w:t xml:space="preserve">#&gt; 3  0.1             0.0981 </w:t>
      </w:r>
      <w:r>
        <w:br/>
      </w:r>
      <w:r>
        <w:rPr>
          <w:rStyle w:val="CommentTok"/>
        </w:rPr>
        <w:t xml:space="preserve">#&gt; 4  0.5             0.502</w:t>
      </w:r>
    </w:p>
    <w:p>
      <w:pPr>
        <w:pStyle w:val="FirstParagraph"/>
      </w:pPr>
      <w:r>
        <w:t xml:space="preserve">Each fraction is close to its</w:t>
      </w:r>
      <w:r>
        <w:t xml:space="preserve"> </w:t>
      </w:r>
      <m:oMath>
        <m:r>
          <m:t>u</m:t>
        </m:r>
      </m:oMath>
      <w:r>
        <w:t xml:space="preserve">.</w:t>
      </w:r>
    </w:p>
    <w:bookmarkEnd w:id="48"/>
    <w:bookmarkStart w:id="50" w:name="rem-valid-p-value-discrete"/>
    <w:p>
      <w:pPr>
        <w:pStyle w:val="BodyText"/>
      </w:pPr>
      <w:r>
        <w:rPr>
          <w:i/>
          <w:iCs/>
        </w:rPr>
        <w:t xml:space="preserve">Remark 5</w:t>
      </w:r>
      <w:r>
        <w:t xml:space="preserve"> (Discrete statistics give conservative p-values). </w:t>
      </w:r>
      <w:r>
        <w:t xml:space="preserve">When the test statistic is discrete, as in</w:t>
      </w:r>
      <w:r>
        <w:t xml:space="preserve"> </w:t>
      </w:r>
      <w:hyperlink r:id="rId49">
        <w:r>
          <w:rPr>
            <w:rStyle w:val="Hyperlink"/>
          </w:rPr>
          <w:t xml:space="preserve">Fisher’s exact test</w:t>
        </w:r>
      </w:hyperlink>
      <w:r>
        <w:t xml:space="preserve">,</w:t>
      </w:r>
      <w:r>
        <w:t xml:space="preserve"> </w:t>
      </w:r>
      <w:r>
        <w:t xml:space="preserve">a p-value can satisfy</w:t>
      </w:r>
      <w:r>
        <w:t xml:space="preserve"> </w:t>
      </w:r>
      <m:oMath>
        <m:sSub>
          <m:e>
            <m:r>
              <m:rPr>
                <m:sty m:val="p"/>
              </m:rPr>
              <m:t>Pr</m:t>
            </m:r>
          </m:e>
          <m:sub>
            <m:sSub>
              <m:e>
                <m:r>
                  <m:t>H</m:t>
                </m:r>
              </m:e>
              <m:sub>
                <m:r>
                  <m:t>0</m:t>
                </m:r>
              </m:sub>
            </m:sSub>
          </m:sub>
        </m:sSub>
        <m:r>
          <m:rPr>
            <m:sty m:val="p"/>
          </m:rPr>
          <m:t>(</m:t>
        </m:r>
        <m:r>
          <m:t>p</m:t>
        </m:r>
        <m:r>
          <m:rPr>
            <m:sty m:val="p"/>
          </m:rPr>
          <m:t>≤</m:t>
        </m:r>
        <m:r>
          <m:t>u</m:t>
        </m:r>
        <m:r>
          <m:rPr>
            <m:sty m:val="p"/>
          </m:rPr>
          <m:t>)</m:t>
        </m:r>
        <m:r>
          <m:rPr>
            <m:sty m:val="p"/>
          </m:rPr>
          <m:t>&lt;</m:t>
        </m:r>
        <m:r>
          <m:t>u</m:t>
        </m:r>
      </m:oMath>
      <w:r>
        <w:t xml:space="preserve"> </w:t>
      </w:r>
      <w:r>
        <w:t xml:space="preserve">for some</w:t>
      </w:r>
      <w:r>
        <w:t xml:space="preserve"> </w:t>
      </w:r>
      <m:oMath>
        <m:r>
          <m:t>u</m:t>
        </m:r>
      </m:oMath>
      <w:r>
        <w:t xml:space="preserve">.</w:t>
      </w:r>
      <w:r>
        <w:t xml:space="preserve"> </w:t>
      </w:r>
      <w:r>
        <w:t xml:space="preserve">It is still valid, but conservative:</w:t>
      </w:r>
      <w:r>
        <w:t xml:space="preserve"> </w:t>
      </w:r>
      <w:r>
        <w:t xml:space="preserve">it rejects a true null hypothesis less often than its nominal level.</w:t>
      </w:r>
    </w:p>
    <w:bookmarkEnd w:id="50"/>
    <w:bookmarkEnd w:id="51"/>
    <w:bookmarkEnd w:id="52"/>
    <w:bookmarkStart w:id="75" w:name="sec-fwer-control"/>
    <w:p>
      <w:pPr>
        <w:pStyle w:val="Heading2"/>
      </w:pPr>
      <w:r>
        <w:t xml:space="preserve">4 Controlling the family-wise error rate</w:t>
      </w:r>
    </w:p>
    <w:bookmarkStart w:id="65" w:name="sec-bonferroni"/>
    <w:p>
      <w:pPr>
        <w:pStyle w:val="Heading3"/>
      </w:pPr>
      <w:r>
        <w:t xml:space="preserve">4.1 The Bonferroni correction</w:t>
      </w:r>
    </w:p>
    <w:bookmarkStart w:id="53" w:name="def-bonferroni"/>
    <w:p>
      <w:pPr>
        <w:pStyle w:val="FirstParagraph"/>
      </w:pPr>
      <w:r>
        <w:rPr>
          <w:b/>
          <w:bCs/>
        </w:rPr>
        <w:t xml:space="preserve">Definition 8 (Bonferroni correction)</w:t>
      </w:r>
      <w:r>
        <w:t xml:space="preserve"> </w:t>
      </w:r>
      <w:r>
        <w:t xml:space="preserve">Given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null hypotheses</w:t>
      </w:r>
      <w:r>
        <w:t xml:space="preserve"> </w:t>
      </w:r>
      <m:oMath>
        <m:sSub>
          <m:e>
            <m:r>
              <m:t>H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H</m:t>
            </m:r>
          </m:e>
          <m:sub>
            <m:r>
              <m:t>m</m:t>
            </m:r>
          </m:sub>
        </m:sSub>
      </m:oMath>
      <w:r>
        <w:t xml:space="preserve"> </w:t>
      </w:r>
      <w:r>
        <w:t xml:space="preserve">with p-values</w:t>
      </w:r>
      <w:r>
        <w:t xml:space="preserve"> </w:t>
      </w:r>
      <m:oMath>
        <m:sSub>
          <m:e>
            <m:r>
              <m:t>p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p</m:t>
            </m:r>
          </m:e>
          <m:sub>
            <m:r>
              <m:t>m</m:t>
            </m:r>
          </m:sub>
        </m:sSub>
      </m:oMath>
      <w:r>
        <w:t xml:space="preserve"> </w:t>
      </w:r>
      <w:r>
        <w:t xml:space="preserve">and a level</w:t>
      </w:r>
      <w:r>
        <w:t xml:space="preserve"> </w:t>
      </w:r>
      <m:oMath>
        <m:r>
          <m:t>α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Bonferroni correction</w:t>
      </w:r>
      <w:r>
        <w:t xml:space="preserve"> </w:t>
      </w:r>
      <w:r>
        <w:t xml:space="preserve">rejects</w:t>
      </w:r>
      <w:r>
        <w:t xml:space="preserve"> </w:t>
      </w:r>
      <m:oMath>
        <m:sSub>
          <m:e>
            <m:r>
              <m:t>H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when its p-value is at most</w:t>
      </w:r>
      <w:r>
        <w:t xml:space="preserve"> </w:t>
      </w:r>
      <m:oMath>
        <m:r>
          <m:t>α</m:t>
        </m:r>
        <m:r>
          <m:rPr>
            <m:sty m:val="p"/>
          </m:rPr>
          <m:t>/</m:t>
        </m:r>
        <m:r>
          <m:t>m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nor/>
              <m:sty m:val="p"/>
            </m:rPr>
            <m:t>reject </m:t>
          </m:r>
          <m:sSub>
            <m:e>
              <m:r>
                <m:t>H</m:t>
              </m:r>
            </m:e>
            <m:sub>
              <m:r>
                <m:t>j</m:t>
              </m:r>
            </m:sub>
          </m:sSub>
          <m:r>
            <m:rPr>
              <m:sty m:val="p"/>
            </m:rPr>
            <m:t>⇔</m:t>
          </m:r>
          <m:sSub>
            <m:e>
              <m:r>
                <m:t>p</m:t>
              </m:r>
            </m:e>
            <m:sub>
              <m:r>
                <m:t>j</m:t>
              </m:r>
            </m:sub>
          </m:sSub>
          <m:r>
            <m:rPr>
              <m:sty m:val="p"/>
            </m:rPr>
            <m:t>≤</m:t>
          </m:r>
          <m:f>
            <m:fPr>
              <m:type m:val="bar"/>
            </m:fPr>
            <m:num>
              <m:r>
                <m:t>α</m:t>
              </m:r>
            </m:num>
            <m:den>
              <m:r>
                <m:t>m</m:t>
              </m:r>
            </m:den>
          </m:f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James et al. [4, Ch. 13]</w:t>
      </w:r>
      <w:r>
        <w:t xml:space="preserve">;</w:t>
      </w:r>
      <w:r>
        <w:t xml:space="preserve"> </w:t>
      </w:r>
      <w:r>
        <w:t xml:space="preserve">Wikipedia contributors [8]</w:t>
      </w:r>
      <w:r>
        <w:t xml:space="preserve">.</w:t>
      </w:r>
    </w:p>
    <w:bookmarkEnd w:id="53"/>
    <w:bookmarkStart w:id="54" w:name="exm-bonferroni"/>
    <w:p>
      <w:pPr>
        <w:pStyle w:val="BodyText"/>
      </w:pPr>
      <w:r>
        <w:rPr>
          <w:b/>
          <w:bCs/>
        </w:rPr>
        <w:t xml:space="preserve">Example 7 (Bonferroni correction for the Khan genes)</w:t>
      </w:r>
      <w:r>
        <w:t xml:space="preserve"> </w:t>
      </w:r>
      <w:r>
        <w:t xml:space="preserve">R functions for this page’s procedures take the vector of p-values and a level, and return a logical vector.</w:t>
      </w:r>
      <w:r>
        <w:t xml:space="preserve"> </w:t>
      </w:r>
      <w:r>
        <w:t xml:space="preserve">For the Bonferroni correction with</w:t>
      </w:r>
      <w:r>
        <w:t xml:space="preserve"> </w:t>
      </w:r>
      <m:oMath>
        <m:r>
          <m:t>α</m:t>
        </m:r>
        <m:r>
          <m:rPr>
            <m:sty m:val="p"/>
          </m:rPr>
          <m:t>=</m:t>
        </m:r>
        <m:r>
          <m:t>0.05</m:t>
        </m:r>
      </m:oMath>
      <w:r>
        <w:t xml:space="preserve">:</w:t>
      </w:r>
    </w:p>
    <w:p>
      <w:pPr>
        <w:pStyle w:val="SourceCode"/>
      </w:pPr>
      <w:r>
        <w:rPr>
          <w:rStyle w:val="NormalTok"/>
        </w:rPr>
        <w:t xml:space="preserve">bonferroni_reject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(p, alpha) p </w:t>
      </w:r>
      <w:r>
        <w:rPr>
          <w:rStyle w:val="SpecialCharTok"/>
        </w:rPr>
        <w:t xml:space="preserve">&lt;=</w:t>
      </w:r>
      <w:r>
        <w:rPr>
          <w:rStyle w:val="NormalTok"/>
        </w:rPr>
        <w:t xml:space="preserve"> alpha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(p)</w:t>
      </w:r>
      <w:r>
        <w:br/>
      </w:r>
      <w:r>
        <w:br/>
      </w:r>
      <w:r>
        <w:rPr>
          <w:rStyle w:val="NormalTok"/>
        </w:rPr>
        <w:t xml:space="preserve">alpha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0.05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threshold =</w:t>
      </w:r>
      <w:r>
        <w:rPr>
          <w:rStyle w:val="NormalTok"/>
        </w:rPr>
        <w:t xml:space="preserve"> alpha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m,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rejections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bonferroni_reject</w:t>
      </w:r>
      <w:r>
        <w:rPr>
          <w:rStyle w:val="NormalTok"/>
        </w:rPr>
        <w:t xml:space="preserve">(khan_p, alpha))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threshold  rejections </w:t>
      </w:r>
      <w:r>
        <w:br/>
      </w:r>
      <w:r>
        <w:rPr>
          <w:rStyle w:val="CommentTok"/>
        </w:rPr>
        <w:t xml:space="preserve">#&gt; 2.16638e-05 6.20000e+01</w:t>
      </w:r>
    </w:p>
    <w:p>
      <w:pPr>
        <w:pStyle w:val="FirstParagraph"/>
      </w:pPr>
      <w:r>
        <w:t xml:space="preserve">With</w:t>
      </w:r>
      <w:r>
        <w:t xml:space="preserve"> </w:t>
      </w:r>
      <m:oMath>
        <m:r>
          <m:t>m</m:t>
        </m:r>
        <m:r>
          <m:rPr>
            <m:sty m:val="p"/>
          </m:rPr>
          <m:t>=</m:t>
        </m:r>
      </m:oMath>
      <w:r>
        <w:t xml:space="preserve"> </w:t>
      </w:r>
      <w:r>
        <w:t xml:space="preserve">2308 tests the threshold is 2.17e-05,</w:t>
      </w:r>
      <w:r>
        <w:t xml:space="preserve"> </w:t>
      </w:r>
      <w:r>
        <w:t xml:space="preserve">and the correction rejects 62 genes</w:t>
      </w:r>
      <w:r>
        <w:t xml:space="preserve"> </w:t>
      </w:r>
      <w:r>
        <w:t xml:space="preserve">out of the 528 with an unadjusted p-value of at most 0.05.</w:t>
      </w:r>
      <w:r>
        <w:t xml:space="preserve"> </w:t>
      </w:r>
      <w:r>
        <w:t xml:space="preserve">The same functions applied to the first ten genes of the data set show the arithmetic:</w:t>
      </w:r>
      <w:r>
        <w:t xml:space="preserve"> </w:t>
      </w:r>
      <w:r>
        <w:t xml:space="preserve">with</w:t>
      </w:r>
      <w:r>
        <w:t xml:space="preserve"> </w:t>
      </w:r>
      <m:oMath>
        <m:r>
          <m:t>m</m:t>
        </m:r>
        <m:r>
          <m:rPr>
            <m:sty m:val="p"/>
          </m:rPr>
          <m:t>=</m:t>
        </m:r>
        <m:r>
          <m:t>10</m:t>
        </m:r>
      </m:oMath>
      <w:r>
        <w:t xml:space="preserve"> </w:t>
      </w:r>
      <w:r>
        <w:t xml:space="preserve">the threshold is</w:t>
      </w:r>
      <w:r>
        <w:t xml:space="preserve"> </w:t>
      </w:r>
      <m:oMath>
        <m:r>
          <m:t>0.05</m:t>
        </m:r>
        <m:r>
          <m:rPr>
            <m:sty m:val="p"/>
          </m:rPr>
          <m:t>/</m:t>
        </m:r>
        <m:r>
          <m:t>10</m:t>
        </m:r>
        <m:r>
          <m:rPr>
            <m:sty m:val="p"/>
          </m:rPr>
          <m:t>=</m:t>
        </m:r>
        <m:r>
          <m:t>0.005</m:t>
        </m:r>
      </m:oMath>
      <w:r>
        <w:t xml:space="preserve">.</w:t>
      </w:r>
    </w:p>
    <w:p>
      <w:pPr>
        <w:pStyle w:val="SourceCode"/>
      </w:pPr>
      <w:r>
        <w:rPr>
          <w:rStyle w:val="NormalTok"/>
        </w:rPr>
        <w:t xml:space="preserve">fmt_p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(p) </w:t>
      </w:r>
      <w:r>
        <w:rPr>
          <w:rStyle w:val="FunctionTok"/>
        </w:rPr>
        <w:t xml:space="preserve">vapply</w:t>
      </w:r>
      <w:r>
        <w:rPr>
          <w:rStyle w:val="NormalTok"/>
        </w:rPr>
        <w:t xml:space="preserve">(p, format, </w:t>
      </w:r>
      <w:r>
        <w:rPr>
          <w:rStyle w:val="FunctionTok"/>
        </w:rPr>
        <w:t xml:space="preserve">character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 </w:t>
      </w:r>
      <w:r>
        <w:rPr>
          <w:rStyle w:val="AttributeTok"/>
        </w:rPr>
        <w:t xml:space="preserve">digits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ten_genes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khan_p[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]</w:t>
      </w:r>
      <w:r>
        <w:br/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gene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names</w:t>
      </w:r>
      <w:r>
        <w:rPr>
          <w:rStyle w:val="NormalTok"/>
        </w:rPr>
        <w:t xml:space="preserve">(ten_genes),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p_value =</w:t>
      </w:r>
      <w:r>
        <w:rPr>
          <w:rStyle w:val="NormalTok"/>
        </w:rPr>
        <w:t xml:space="preserve"> ten_genes,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threshold =</w:t>
      </w:r>
      <w:r>
        <w:rPr>
          <w:rStyle w:val="NormalTok"/>
        </w:rPr>
        <w:t xml:space="preserve"> alpha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(ten_genes),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reject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bonferroni_reject</w:t>
      </w:r>
      <w:r>
        <w:rPr>
          <w:rStyle w:val="NormalTok"/>
        </w:rPr>
        <w:t xml:space="preserve">(ten_genes, alpha),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row.names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NULL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arrange</w:t>
      </w:r>
      <w:r>
        <w:rPr>
          <w:rStyle w:val="NormalTok"/>
        </w:rPr>
        <w:t xml:space="preserve">(p_value)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p_value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fmt_p</w:t>
      </w:r>
      <w:r>
        <w:rPr>
          <w:rStyle w:val="NormalTok"/>
        </w:rPr>
        <w:t xml:space="preserve">(p_value))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knitr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kable</w:t>
      </w:r>
      <w:r>
        <w:rPr>
          <w:rStyle w:val="NormalTok"/>
        </w:rPr>
        <w:t xml:space="preserve">()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gene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p_value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threshold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reject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3.78e-06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TRUE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0.000642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TRUE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0.078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FALSE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0.197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FALSE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gene_10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0.28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FALSE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0.353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FALSE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0.711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FALSE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0.72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FALSE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0.773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FALSE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0.944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FALSE</w:t>
            </w:r>
          </w:p>
        </w:tc>
      </w:tr>
    </w:tbl>
    <w:bookmarkEnd w:id="54"/>
    <w:bookmarkStart w:id="55" w:name="exr-union-bound"/>
    <w:p>
      <w:pPr>
        <w:pStyle w:val="BodyText"/>
      </w:pPr>
      <w:r>
        <w:rPr>
          <w:b/>
          <w:bCs/>
        </w:rPr>
        <w:t xml:space="preserve">Exercise 2 (Indicator of a union)</w:t>
      </w:r>
      <w:r>
        <w:t xml:space="preserve"> </w:t>
      </w:r>
      <w:r>
        <w:t xml:space="preserve">For events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k</m:t>
            </m:r>
          </m:sub>
        </m:sSub>
      </m:oMath>
      <w:r>
        <w:t xml:space="preserve">, let</w:t>
      </w:r>
      <w:r>
        <w:t xml:space="preserve"> </w:t>
      </w:r>
      <m:oMath>
        <m:sSub>
          <m:e>
            <m:r>
              <m:rPr>
                <m:scr m:val="double-struck"/>
                <m:sty m:val="p"/>
              </m:rPr>
              <m:t>1</m:t>
            </m:r>
          </m:e>
          <m:sub>
            <m:r>
              <m:t>A</m:t>
            </m:r>
          </m:sub>
        </m:sSub>
      </m:oMath>
      <w:r>
        <w:t xml:space="preserve"> </w:t>
      </w:r>
      <w:r>
        <w:t xml:space="preserve">be the indicator of the event</w:t>
      </w:r>
      <w:r>
        <w:t xml:space="preserve"> </w:t>
      </w:r>
      <m:oMath>
        <m:r>
          <m:t>A</m:t>
        </m:r>
      </m:oMath>
      <w:r>
        <w:t xml:space="preserve">:</w:t>
      </w:r>
      <w:r>
        <w:t xml:space="preserve"> </w:t>
      </w:r>
      <w:r>
        <w:t xml:space="preserve">it equals 1 if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occurs and 0 if it does not.</w:t>
      </w:r>
      <w:r>
        <w:t xml:space="preserve"> </w:t>
      </w:r>
      <w:r>
        <w:t xml:space="preserve">Show that, for every outcome,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rPr>
                  <m:scr m:val="double-struck"/>
                  <m:sty m:val="p"/>
                </m:rPr>
                <m:t>1</m:t>
              </m:r>
            </m:e>
            <m:sub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∪</m:t>
              </m:r>
              <m:r>
                <m:rPr>
                  <m:sty m:val="p"/>
                </m:rPr>
                <m:t>⋯</m:t>
              </m:r>
              <m:r>
                <m:rPr>
                  <m:sty m:val="p"/>
                </m:rPr>
                <m:t>∪</m:t>
              </m:r>
              <m:sSub>
                <m:e>
                  <m:r>
                    <m:t>A</m:t>
                  </m:r>
                </m:e>
                <m:sub>
                  <m:r>
                    <m:t>k</m:t>
                  </m:r>
                </m:sub>
              </m:sSub>
            </m:sub>
          </m:sSub>
          <m:r>
            <m:rPr>
              <m:sty m:val="p"/>
            </m:rPr>
            <m:t>≤</m:t>
          </m:r>
          <m:sSub>
            <m:e>
              <m:r>
                <m:rPr>
                  <m:scr m:val="double-struck"/>
                  <m:sty m:val="p"/>
                </m:rPr>
                <m:t>1</m:t>
              </m:r>
            </m:e>
            <m:sub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</m:sub>
          </m:sSub>
          <m:r>
            <m:rPr>
              <m:sty m:val="p"/>
            </m:rPr>
            <m:t>+</m:t>
          </m:r>
          <m:r>
            <m:rPr>
              <m:sty m:val="p"/>
            </m:rPr>
            <m:t>⋯</m:t>
          </m:r>
          <m:r>
            <m:rPr>
              <m:sty m:val="p"/>
            </m:rPr>
            <m:t>+</m:t>
          </m:r>
          <m:sSub>
            <m:e>
              <m:r>
                <m:rPr>
                  <m:scr m:val="double-struck"/>
                  <m:sty m:val="p"/>
                </m:rPr>
                <m:t>1</m:t>
              </m:r>
            </m:e>
            <m:sub>
              <m:sSub>
                <m:e>
                  <m:r>
                    <m:t>A</m:t>
                  </m:r>
                </m:e>
                <m:sub>
                  <m:r>
                    <m:t>k</m:t>
                  </m:r>
                </m:sub>
              </m:sSub>
            </m:sub>
          </m:sSub>
          <m:r>
            <m:rPr>
              <m:sty m:val="p"/>
            </m:rPr>
            <m:t>.</m:t>
          </m:r>
        </m:oMath>
      </m:oMathPara>
    </w:p>
    <w:bookmarkEnd w:id="55"/>
    <w:bookmarkStart w:id="56" w:name="sol-union-bound"/>
    <w:p>
      <w:pPr>
        <w:pStyle w:val="FirstParagraph"/>
      </w:pPr>
      <w:r>
        <w:rPr>
          <w:i/>
          <w:iCs/>
        </w:rPr>
        <w:t xml:space="preserve">Solution 2</w:t>
      </w:r>
      <w:r>
        <w:t xml:space="preserve">. </w:t>
      </w:r>
      <w:r>
        <w:t xml:space="preserve">Take an outcome and consider two cases.</w:t>
      </w:r>
    </w:p>
    <w:p>
      <w:pPr>
        <w:pStyle w:val="Compact"/>
        <w:numPr>
          <w:ilvl w:val="0"/>
          <w:numId w:val="1002"/>
        </w:numPr>
      </w:pPr>
      <w:r>
        <w:t xml:space="preserve">If none of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occurs,</w:t>
      </w:r>
      <w:r>
        <w:t xml:space="preserve"> </w:t>
      </w:r>
      <w:r>
        <w:t xml:space="preserve">then the union does not occur,</w:t>
      </w:r>
      <w:r>
        <w:t xml:space="preserve"> </w:t>
      </w:r>
      <w:r>
        <w:t xml:space="preserve">so the left side is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and the right side is</w:t>
      </w:r>
      <w:r>
        <w:t xml:space="preserve"> </w:t>
      </w:r>
      <m:oMath>
        <m:r>
          <m:t>0</m:t>
        </m:r>
        <m:r>
          <m:rPr>
            <m:sty m:val="p"/>
          </m:rPr>
          <m:t>+</m:t>
        </m:r>
        <m:r>
          <m:rPr>
            <m:sty m:val="p"/>
          </m:rPr>
          <m:t>⋯</m:t>
        </m:r>
        <m:r>
          <m:rPr>
            <m:sty m:val="p"/>
          </m:rPr>
          <m:t>+</m:t>
        </m:r>
        <m:r>
          <m:t>0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The inequality holds with equality.</w:t>
      </w:r>
    </w:p>
    <w:p>
      <w:pPr>
        <w:pStyle w:val="Compact"/>
        <w:numPr>
          <w:ilvl w:val="0"/>
          <w:numId w:val="1002"/>
        </w:numPr>
      </w:pPr>
      <w:r>
        <w:t xml:space="preserve">If at least one</w:t>
      </w:r>
      <w:r>
        <w:t xml:space="preserve"> </w:t>
      </w:r>
      <m:oMath>
        <m:sSub>
          <m:e>
            <m:r>
              <m:t>A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occurs,</w:t>
      </w:r>
      <w:r>
        <w:t xml:space="preserve"> </w:t>
      </w:r>
      <w:r>
        <w:t xml:space="preserve">then the union occurs, so the left side is</w:t>
      </w:r>
      <w:r>
        <w:t xml:space="preserve"> </w:t>
      </w:r>
      <m:oMath>
        <m:r>
          <m:t>1</m:t>
        </m:r>
      </m:oMath>
      <w:r>
        <w:t xml:space="preserve">.</w:t>
      </w:r>
      <w:r>
        <w:t xml:space="preserve"> </w:t>
      </w:r>
      <w:r>
        <w:t xml:space="preserve">The right side is a sum of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terms, each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w:r>
        <w:t xml:space="preserve">and at least one of them is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w:r>
        <w:t xml:space="preserve">so the right side is at least</w:t>
      </w:r>
      <w:r>
        <w:t xml:space="preserve"> </w:t>
      </w:r>
      <m:oMath>
        <m:r>
          <m:t>1</m:t>
        </m:r>
      </m:oMath>
      <w:r>
        <w:t xml:space="preserve">.</w:t>
      </w:r>
      <w:r>
        <w:t xml:space="preserve"> </w:t>
      </w:r>
      <w:r>
        <w:t xml:space="preserve">The inequality holds.</w:t>
      </w:r>
    </w:p>
    <w:bookmarkEnd w:id="56"/>
    <w:bookmarkStart w:id="57" w:name="lem-indicator-union"/>
    <w:p>
      <w:pPr>
        <w:pStyle w:val="FirstParagraph"/>
      </w:pPr>
      <w:r>
        <w:rPr>
          <w:b/>
          <w:bCs/>
        </w:rPr>
        <w:t xml:space="preserve">Lemma 2 (The indicator of a union is at most the sum of the indicators)</w:t>
      </w:r>
      <w:r>
        <w:t xml:space="preserve"> </w:t>
      </w:r>
      <w:r>
        <w:t xml:space="preserve">For events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k</m:t>
            </m:r>
          </m:sub>
        </m:sSub>
      </m:oMath>
      <w:r>
        <w:t xml:space="preserve">, let</w:t>
      </w:r>
      <w:r>
        <w:t xml:space="preserve"> </w:t>
      </w:r>
      <m:oMath>
        <m:sSub>
          <m:e>
            <m:r>
              <m:rPr>
                <m:scr m:val="double-struck"/>
                <m:sty m:val="p"/>
              </m:rPr>
              <m:t>1</m:t>
            </m:r>
          </m:e>
          <m:sub>
            <m:r>
              <m:t>A</m:t>
            </m:r>
          </m:sub>
        </m:sSub>
      </m:oMath>
      <w:r>
        <w:t xml:space="preserve"> </w:t>
      </w:r>
      <w:r>
        <w:t xml:space="preserve">be the indicator of the event</w:t>
      </w:r>
      <w:r>
        <w:t xml:space="preserve"> </w:t>
      </w:r>
      <m:oMath>
        <m:r>
          <m:t>A</m:t>
        </m:r>
      </m:oMath>
      <w:r>
        <w:t xml:space="preserve">:</w:t>
      </w:r>
      <w:r>
        <w:t xml:space="preserve"> </w:t>
      </w:r>
      <w:r>
        <w:t xml:space="preserve">it equals 1 if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occurs and 0 if it does not.</w:t>
      </w:r>
      <w:r>
        <w:t xml:space="preserve"> </w:t>
      </w:r>
      <w:r>
        <w:t xml:space="preserve">Then, for every outcome,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rPr>
                  <m:scr m:val="double-struck"/>
                  <m:sty m:val="p"/>
                </m:rPr>
                <m:t>1</m:t>
              </m:r>
            </m:e>
            <m:sub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∪</m:t>
              </m:r>
              <m:r>
                <m:rPr>
                  <m:sty m:val="p"/>
                </m:rPr>
                <m:t>⋯</m:t>
              </m:r>
              <m:r>
                <m:rPr>
                  <m:sty m:val="p"/>
                </m:rPr>
                <m:t>∪</m:t>
              </m:r>
              <m:sSub>
                <m:e>
                  <m:r>
                    <m:t>A</m:t>
                  </m:r>
                </m:e>
                <m:sub>
                  <m:r>
                    <m:t>k</m:t>
                  </m:r>
                </m:sub>
              </m:sSub>
            </m:sub>
          </m:sSub>
          <m:r>
            <m:rPr>
              <m:sty m:val="p"/>
            </m:rPr>
            <m:t>≤</m:t>
          </m:r>
          <m:sSub>
            <m:e>
              <m:r>
                <m:rPr>
                  <m:scr m:val="double-struck"/>
                  <m:sty m:val="p"/>
                </m:rPr>
                <m:t>1</m:t>
              </m:r>
            </m:e>
            <m:sub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</m:sub>
          </m:sSub>
          <m:r>
            <m:rPr>
              <m:sty m:val="p"/>
            </m:rPr>
            <m:t>+</m:t>
          </m:r>
          <m:r>
            <m:rPr>
              <m:sty m:val="p"/>
            </m:rPr>
            <m:t>⋯</m:t>
          </m:r>
          <m:r>
            <m:rPr>
              <m:sty m:val="p"/>
            </m:rPr>
            <m:t>+</m:t>
          </m:r>
          <m:sSub>
            <m:e>
              <m:r>
                <m:rPr>
                  <m:scr m:val="double-struck"/>
                  <m:sty m:val="p"/>
                </m:rPr>
                <m:t>1</m:t>
              </m:r>
            </m:e>
            <m:sub>
              <m:sSub>
                <m:e>
                  <m:r>
                    <m:t>A</m:t>
                  </m:r>
                </m:e>
                <m:sub>
                  <m:r>
                    <m:t>k</m:t>
                  </m:r>
                </m:sub>
              </m:sSub>
            </m:sub>
          </m:sSub>
          <m:r>
            <m:rPr>
              <m:sty m:val="p"/>
            </m:rPr>
            <m:t>.</m:t>
          </m:r>
        </m:oMath>
      </m:oMathPara>
    </w:p>
    <w:bookmarkEnd w:id="57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union-bound">
        <w:r>
          <w:rPr>
            <w:rStyle w:val="Hyperlink"/>
          </w:rPr>
          <w:t xml:space="preserve">Exercise 2</w:t>
        </w:r>
      </w:hyperlink>
      <w:r>
        <w:t xml:space="preserve">, worked in</w:t>
      </w:r>
      <w:r>
        <w:t xml:space="preserve"> </w:t>
      </w:r>
      <w:hyperlink w:anchor="sol-union-bound">
        <w:r>
          <w:rPr>
            <w:rStyle w:val="Hyperlink"/>
          </w:rPr>
          <w:t xml:space="preserve">Solution 2</w:t>
        </w:r>
      </w:hyperlink>
      <w:r>
        <w:t xml:space="preserve">.</w:t>
      </w:r>
    </w:p>
    <w:bookmarkStart w:id="58" w:name="thm-union-bound"/>
    <w:p>
      <w:pPr>
        <w:pStyle w:val="BodyText"/>
      </w:pPr>
      <w:r>
        <w:rPr>
          <w:b/>
          <w:bCs/>
        </w:rPr>
        <w:t xml:space="preserve">Theorem 2 (Union bound)</w:t>
      </w:r>
      <w:r>
        <w:t xml:space="preserve"> </w:t>
      </w:r>
      <w:r>
        <w:t xml:space="preserve">For any events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k</m:t>
            </m:r>
          </m:sub>
        </m:sSub>
      </m:oMath>
      <w:r>
        <w:t xml:space="preserve">, the</w:t>
      </w:r>
      <w:r>
        <w:t xml:space="preserve"> </w:t>
      </w:r>
      <w:hyperlink r:id="rId34">
        <w:r>
          <w:rPr>
            <w:rStyle w:val="Hyperlink"/>
          </w:rPr>
          <w:t xml:space="preserve">probability</w:t>
        </w:r>
      </w:hyperlink>
      <w:r>
        <w:t xml:space="preserve"> </w:t>
      </w:r>
      <w:r>
        <w:t xml:space="preserve">of their union is at most the sum of their probabilities:</w:t>
      </w:r>
      <w:r>
        <w:t xml:space="preserve"> 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∪</m:t>
              </m:r>
              <m:r>
                <m:rPr>
                  <m:sty m:val="p"/>
                </m:rPr>
                <m:t>⋯</m:t>
              </m:r>
              <m:r>
                <m:rPr>
                  <m:sty m:val="p"/>
                </m:rPr>
                <m:t>∪</m:t>
              </m:r>
              <m:sSub>
                <m:e>
                  <m:r>
                    <m:t>A</m:t>
                  </m:r>
                </m:e>
                <m:sub>
                  <m:r>
                    <m:t>k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≤</m:t>
          </m:r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sSub>
            <m:e>
              <m:r>
                <m:t>A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rPr>
              <m:sty m:val="p"/>
            </m:rPr>
            <m:t>⋯</m:t>
          </m:r>
          <m:r>
            <m:rPr>
              <m:sty m:val="p"/>
            </m:rPr>
            <m:t>+</m:t>
          </m:r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sSub>
            <m:e>
              <m:r>
                <m:t>A</m:t>
              </m:r>
            </m:e>
            <m:sub>
              <m:r>
                <m:t>k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[9]</w:t>
      </w:r>
      <w:r>
        <w:t xml:space="preserve">.</w:t>
      </w:r>
    </w:p>
    <w:bookmarkEnd w:id="58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The inequality in the second line is</w:t>
      </w:r>
      <w:r>
        <w:t xml:space="preserve"> </w:t>
      </w:r>
      <w:hyperlink w:anchor="lem-indicator-union">
        <w:r>
          <w:rPr>
            <w:rStyle w:val="Hyperlink"/>
          </w:rPr>
          <w:t xml:space="preserve">Lemma 2</w:t>
        </w:r>
      </w:hyperlink>
      <w:r>
        <w:t xml:space="preserve">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∪</m:t>
                  </m:r>
                  <m:r>
                    <m:rPr>
                      <m:sty m:val="p"/>
                    </m:rPr>
                    <m:t>⋯</m:t>
                  </m:r>
                  <m:r>
                    <m:rPr>
                      <m:sty m:val="p"/>
                    </m:rPr>
                    <m:t>∪</m:t>
                  </m:r>
                  <m:sSub>
                    <m:e>
                      <m:r>
                        <m:t>A</m:t>
                      </m:r>
                    </m:e>
                    <m:sub>
                      <m:r>
                        <m:t>k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rPr>
                          <m:scr m:val="double-struck"/>
                          <m:sty m:val="p"/>
                        </m:rPr>
                        <m:t>1</m:t>
                      </m:r>
                    </m:e>
                    <m:sub>
                      <m:sSub>
                        <m:e>
                          <m:r>
                            <m:t>A</m:t>
                          </m:r>
                        </m:e>
                        <m:sub>
                          <m:r>
                            <m:t>1</m:t>
                          </m:r>
                        </m:sub>
                      </m:sSub>
                      <m:r>
                        <m:rPr>
                          <m:sty m:val="p"/>
                        </m:rPr>
                        <m:t>∪</m:t>
                      </m:r>
                      <m:r>
                        <m:rPr>
                          <m:sty m:val="p"/>
                        </m:rPr>
                        <m:t>⋯</m:t>
                      </m:r>
                      <m:r>
                        <m:rPr>
                          <m:sty m:val="p"/>
                        </m:rPr>
                        <m:t>∪</m:t>
                      </m:r>
                      <m:sSub>
                        <m:e>
                          <m:r>
                            <m:t>A</m:t>
                          </m:r>
                        </m:e>
                        <m:sub>
                          <m:r>
                            <m:t>k</m:t>
                          </m:r>
                        </m:sub>
                      </m:sSub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expected value of an indicator is the probability of its event)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rPr>
                          <m:scr m:val="double-struck"/>
                          <m:sty m:val="p"/>
                        </m:rPr>
                        <m:t>1</m:t>
                      </m:r>
                    </m:e>
                    <m:sub>
                      <m:sSub>
                        <m:e>
                          <m:r>
                            <m:t>A</m:t>
                          </m:r>
                        </m:e>
                        <m:sub>
                          <m:r>
                            <m:t>1</m:t>
                          </m:r>
                        </m:sub>
                      </m:sSub>
                    </m:sub>
                  </m:sSub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⋯</m:t>
                  </m:r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rPr>
                          <m:scr m:val="double-struck"/>
                          <m:sty m:val="p"/>
                        </m:rPr>
                        <m:t>1</m:t>
                      </m:r>
                    </m:e>
                    <m:sub>
                      <m:sSub>
                        <m:e>
                          <m:r>
                            <m:t>A</m:t>
                          </m:r>
                        </m:e>
                        <m:sub>
                          <m:r>
                            <m:t>k</m:t>
                          </m:r>
                        </m:sub>
                      </m:sSub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(indicator inequality, and expectation preserves inequalities)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rPr>
                          <m:scr m:val="double-struck"/>
                          <m:sty m:val="p"/>
                        </m:rPr>
                        <m:t>1</m:t>
                      </m:r>
                    </m:e>
                    <m:sub>
                      <m:sSub>
                        <m:e>
                          <m:r>
                            <m:t>A</m:t>
                          </m:r>
                        </m:e>
                        <m:sub>
                          <m:r>
                            <m:t>1</m:t>
                          </m:r>
                        </m:sub>
                      </m:sSub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⋯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rPr>
                          <m:scr m:val="double-struck"/>
                          <m:sty m:val="p"/>
                        </m:rPr>
                        <m:t>1</m:t>
                      </m:r>
                    </m:e>
                    <m:sub>
                      <m:sSub>
                        <m:e>
                          <m:r>
                            <m:t>A</m:t>
                          </m:r>
                        </m:e>
                        <m:sub>
                          <m:r>
                            <m:t>k</m:t>
                          </m:r>
                        </m:sub>
                      </m:sSub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(expectation of a sum is the sum of expectations)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⋯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sSub>
                <m:e>
                  <m:r>
                    <m:t>A</m:t>
                  </m:r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expected value of an indicator is the probability of its event)</m:t>
              </m:r>
            </m:e>
          </m:eqArr>
        </m:oMath>
      </m:oMathPara>
    </w:p>
    <w:bookmarkStart w:id="59" w:name="exm-union-bound"/>
    <w:p>
      <w:pPr>
        <w:pStyle w:val="FirstParagraph"/>
      </w:pPr>
      <w:r>
        <w:rPr>
          <w:b/>
          <w:bCs/>
        </w:rPr>
        <w:t xml:space="preserve">Example 8 (The union bound for tests of true null hypotheses)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A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be the event that the</w:t>
      </w:r>
      <w:r>
        <w:t xml:space="preserve"> </w:t>
      </w:r>
      <m:oMath>
        <m:r>
          <m:t>j</m:t>
        </m:r>
      </m:oMath>
      <w:r>
        <w:t xml:space="preserve">th of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tests of true null hypotheses, each at level</w:t>
      </w:r>
      <w:r>
        <w:t xml:space="preserve"> </w:t>
      </w:r>
      <m:oMath>
        <m:r>
          <m:t>α</m:t>
        </m:r>
        <m:r>
          <m:rPr>
            <m:sty m:val="p"/>
          </m:rPr>
          <m:t>=</m:t>
        </m:r>
        <m:r>
          <m:t>0.05</m:t>
        </m:r>
      </m:oMath>
      <w:r>
        <w:t xml:space="preserve">, rejects.</w:t>
      </w:r>
      <w:r>
        <w:t xml:space="preserve"> </w:t>
      </w:r>
      <w:r>
        <w:t xml:space="preserve">The union bound gives</w:t>
      </w:r>
      <w:r>
        <w:t xml:space="preserve"> </w:t>
      </w:r>
      <m:oMath>
        <m:r>
          <m:rPr>
            <m:sty m:val="p"/>
          </m:rPr>
          <m:t>Pr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A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∪</m:t>
            </m:r>
            <m:r>
              <m:rPr>
                <m:sty m:val="p"/>
              </m:rPr>
              <m:t>⋯</m:t>
            </m:r>
            <m:r>
              <m:rPr>
                <m:sty m:val="p"/>
              </m:rPr>
              <m:t>∪</m:t>
            </m:r>
            <m:sSub>
              <m:e>
                <m:r>
                  <m:t>A</m:t>
                </m:r>
              </m:e>
              <m:sub>
                <m:r>
                  <m:t>m</m:t>
                </m:r>
              </m:sub>
            </m:sSub>
          </m:e>
        </m:d>
        <m:r>
          <m:t>​</m:t>
        </m:r>
        <m:r>
          <m:rPr>
            <m:sty m:val="p"/>
          </m:rPr>
          <m:t>≤</m:t>
        </m:r>
        <m:r>
          <m:t>m</m:t>
        </m:r>
        <m:r>
          <m:rPr>
            <m:sty m:val="p"/>
          </m:rPr>
          <m:t>×</m:t>
        </m:r>
        <m:r>
          <m:t>0.05</m:t>
        </m:r>
      </m:oMath>
      <w:r>
        <w:t xml:space="preserve">,</w:t>
      </w:r>
      <w:r>
        <w:t xml:space="preserve"> </w:t>
      </w:r>
      <w:r>
        <w:t xml:space="preserve">which for</w:t>
      </w:r>
      <w:r>
        <w:t xml:space="preserve"> </w:t>
      </w:r>
      <m:oMath>
        <m:r>
          <m:t>m</m:t>
        </m:r>
        <m:r>
          <m:rPr>
            <m:sty m:val="p"/>
          </m:rPr>
          <m:t>=</m:t>
        </m:r>
        <m:r>
          <m:t>10</m:t>
        </m:r>
      </m:oMath>
      <w:r>
        <w:t xml:space="preserve"> </w:t>
      </w:r>
      <w:r>
        <w:t xml:space="preserve">is 0.5.</w:t>
      </w:r>
      <w:r>
        <w:t xml:space="preserve"> </w:t>
      </w:r>
      <w:r>
        <w:t xml:space="preserve">The exact probability for independent tests is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sSup>
          <m:e>
            <m:r>
              <m:t>0.95</m:t>
            </m:r>
          </m:e>
          <m:sup>
            <m:r>
              <m:t>10</m:t>
            </m:r>
          </m:sup>
        </m:sSup>
        <m:r>
          <m:rPr>
            <m:sty m:val="p"/>
          </m:rPr>
          <m:t>=</m:t>
        </m:r>
      </m:oMath>
      <w:r>
        <w:t xml:space="preserve"> </w:t>
      </w:r>
      <w:r>
        <w:t xml:space="preserve">0.401</w:t>
      </w:r>
      <w:r>
        <w:t xml:space="preserve"> </w:t>
      </w:r>
      <w:r>
        <w:t xml:space="preserve">(</w:t>
      </w:r>
      <w:hyperlink w:anchor="thm-false-positive-prob">
        <w:r>
          <w:rPr>
            <w:rStyle w:val="Hyperlink"/>
          </w:rPr>
          <w:t xml:space="preserve">Theorem 1</w:t>
        </w:r>
      </w:hyperlink>
      <w:r>
        <w:t xml:space="preserve">),</w:t>
      </w:r>
      <w:r>
        <w:t xml:space="preserve"> </w:t>
      </w:r>
      <w:r>
        <w:t xml:space="preserve">so the bound is not tight, but it needs no independence.</w:t>
      </w:r>
      <w:r>
        <w:t xml:space="preserve"> </w:t>
      </w:r>
      <w:r>
        <w:t xml:space="preserve">For large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the bound exceeds 1 and says nothing.</w:t>
      </w:r>
    </w:p>
    <w:bookmarkEnd w:id="59"/>
    <w:bookmarkStart w:id="60" w:name="exr-bonferroni-fwer"/>
    <w:p>
      <w:pPr>
        <w:pStyle w:val="BodyText"/>
      </w:pPr>
      <w:r>
        <w:rPr>
          <w:b/>
          <w:bCs/>
        </w:rPr>
        <w:t xml:space="preserve">Exercise 3 (Probability of a false positive under the Bonferroni correction)</w:t>
      </w:r>
      <w:r>
        <w:t xml:space="preserve"> </w:t>
      </w:r>
      <w:r>
        <w:t xml:space="preserve">Let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null hypotheses have valid p-values (</w:t>
      </w:r>
      <w:hyperlink w:anchor="def-valid-p-value">
        <w:r>
          <w:rPr>
            <w:rStyle w:val="Hyperlink"/>
          </w:rPr>
          <w:t xml:space="preserve">Definition 7</w:t>
        </w:r>
      </w:hyperlink>
      <w:r>
        <w:t xml:space="preserve">),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I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be the set of</w:t>
      </w:r>
      <w:r>
        <w:t xml:space="preserve"> </w:t>
      </w:r>
      <m:oMath>
        <m:sSub>
          <m:e>
            <m:r>
              <m:t>m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indices of the true null hypotheses,</w:t>
      </w:r>
      <w:r>
        <w:t xml:space="preserve"> </w:t>
      </w:r>
      <w:r>
        <w:t xml:space="preserve">and let</w:t>
      </w:r>
      <w:r>
        <w:t xml:space="preserve"> </w:t>
      </w:r>
      <m:oMath>
        <m:r>
          <m:t>V</m:t>
        </m:r>
      </m:oMath>
      <w:r>
        <w:t xml:space="preserve"> </w:t>
      </w:r>
      <w:r>
        <w:t xml:space="preserve">be the number of true null hypotheses that the</w:t>
      </w:r>
      <w:r>
        <w:t xml:space="preserve"> </w:t>
      </w:r>
      <w:hyperlink w:anchor="def-bonferroni">
        <w:r>
          <w:rPr>
            <w:rStyle w:val="Hyperlink"/>
          </w:rPr>
          <w:t xml:space="preserve">Bonferroni correction</w:t>
        </w:r>
      </w:hyperlink>
      <w:r>
        <w:t xml:space="preserve"> </w:t>
      </w:r>
      <w:r>
        <w:t xml:space="preserve">at level</w:t>
      </w:r>
      <w:r>
        <w:t xml:space="preserve"> </w:t>
      </w:r>
      <m:oMath>
        <m:r>
          <m:t>α</m:t>
        </m:r>
      </m:oMath>
      <w:r>
        <w:t xml:space="preserve"> </w:t>
      </w:r>
      <w:r>
        <w:t xml:space="preserve">rejects.</w:t>
      </w:r>
      <w:r>
        <w:t xml:space="preserve"> </w:t>
      </w:r>
      <w:r>
        <w:t xml:space="preserve">Show that</w:t>
      </w:r>
      <w:r>
        <w:t xml:space="preserve"> </w:t>
      </w:r>
      <m:oMath>
        <m:r>
          <m:rPr>
            <m:sty m:val="p"/>
          </m:rPr>
          <m:t>Pr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V</m:t>
            </m:r>
            <m:r>
              <m:rPr>
                <m:sty m:val="p"/>
              </m:rPr>
              <m:t>≥</m:t>
            </m:r>
            <m:r>
              <m:t>1</m:t>
            </m:r>
          </m:e>
        </m:d>
        <m:r>
          <m:t>​</m:t>
        </m:r>
        <m:r>
          <m:rPr>
            <m:sty m:val="p"/>
          </m:rPr>
          <m:t>≤</m:t>
        </m:r>
        <m:sSub>
          <m:e>
            <m:r>
              <m:t>m</m:t>
            </m:r>
          </m:e>
          <m:sub>
            <m:r>
              <m:t>0</m:t>
            </m:r>
          </m:sub>
        </m:sSub>
        <m:r>
          <m:t>α</m:t>
        </m:r>
        <m:r>
          <m:rPr>
            <m:sty m:val="p"/>
          </m:rPr>
          <m:t>/</m:t>
        </m:r>
        <m:r>
          <m:t>m</m:t>
        </m:r>
      </m:oMath>
      <w:r>
        <w:t xml:space="preserve">.</w:t>
      </w:r>
    </w:p>
    <w:bookmarkEnd w:id="60"/>
    <w:bookmarkStart w:id="61" w:name="sol-bonferroni-fwer"/>
    <w:p>
      <w:pPr>
        <w:pStyle w:val="BodyText"/>
      </w:pPr>
      <w:r>
        <w:rPr>
          <w:i/>
          <w:iCs/>
        </w:rPr>
        <w:t xml:space="preserve">Solution 3</w:t>
      </w:r>
      <w:r>
        <w:t xml:space="preserve">. </w:t>
      </w:r>
      <w:r>
        <w:t xml:space="preserve">The steps use the Bonferroni rule (</w:t>
      </w:r>
      <w:hyperlink w:anchor="def-bonferroni">
        <w:r>
          <w:rPr>
            <w:rStyle w:val="Hyperlink"/>
          </w:rPr>
          <w:t xml:space="preserve">Definition 8</w:t>
        </w:r>
      </w:hyperlink>
      <w:r>
        <w:t xml:space="preserve">),</w:t>
      </w:r>
      <w:r>
        <w:t xml:space="preserve"> </w:t>
      </w:r>
      <w:r>
        <w:t xml:space="preserve">the union bound (</w:t>
      </w:r>
      <w:hyperlink w:anchor="thm-union-bound">
        <w:r>
          <w:rPr>
            <w:rStyle w:val="Hyperlink"/>
          </w:rPr>
          <w:t xml:space="preserve">Theorem 2</w:t>
        </w:r>
      </w:hyperlink>
      <w:r>
        <w:t xml:space="preserve">)</w:t>
      </w:r>
      <w:r>
        <w:t xml:space="preserve"> </w:t>
      </w:r>
      <w:r>
        <w:t xml:space="preserve">and the validity of each p-value (</w:t>
      </w:r>
      <w:hyperlink w:anchor="def-valid-p-value">
        <w:r>
          <w:rPr>
            <w:rStyle w:val="Hyperlink"/>
          </w:rPr>
          <w:t xml:space="preserve">Definition 7</w:t>
        </w:r>
      </w:hyperlink>
      <w:r>
        <w:t xml:space="preserve">).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V</m:t>
                  </m:r>
                  <m:r>
                    <m:rPr>
                      <m:sty m:val="p"/>
                    </m:rPr>
                    <m:t>≥</m:t>
                  </m:r>
                  <m:r>
                    <m:t>1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limLow>
                    <m:e>
                      <m:r>
                        <m:rPr>
                          <m:sty m:val="p"/>
                        </m:rPr>
                        <m:t>⋃</m:t>
                      </m:r>
                    </m:e>
                    <m:lim>
                      <m:r>
                        <m:t>j</m:t>
                      </m:r>
                      <m:r>
                        <m:rPr>
                          <m:sty m:val="p"/>
                        </m:rPr>
                        <m:t>∈</m:t>
                      </m:r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I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</m:lim>
                  </m:limLow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b>
                        <m:e>
                          <m:r>
                            <m:t>H</m:t>
                          </m:r>
                        </m:e>
                        <m:sub>
                          <m:r>
                            <m:t>j</m:t>
                          </m:r>
                        </m:sub>
                      </m:sSub>
                      <m:r>
                        <m:rPr>
                          <m:nor/>
                          <m:sty m:val="p"/>
                        </m:rPr>
                        <m:t> is rejected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V</m:t>
              </m:r>
              <m:r>
                <m:rPr>
                  <m:sty m:val="p"/>
                </m:rPr>
                <m:t>≥</m:t>
              </m:r>
              <m:r>
                <m:t>1</m:t>
              </m:r>
              <m:r>
                <m:rPr>
                  <m:nor/>
                  <m:sty m:val="p"/>
                </m:rPr>
                <m:t> means some true null hypothesis is rejected)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limLow>
                    <m:e>
                      <m:r>
                        <m:rPr>
                          <m:sty m:val="p"/>
                        </m:rPr>
                        <m:t>⋃</m:t>
                      </m:r>
                    </m:e>
                    <m:lim>
                      <m:r>
                        <m:t>j</m:t>
                      </m:r>
                      <m:r>
                        <m:rPr>
                          <m:sty m:val="p"/>
                        </m:rPr>
                        <m:t>∈</m:t>
                      </m:r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I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</m:lim>
                  </m:limLow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b>
                        <m:e>
                          <m:r>
                            <m:t>p</m:t>
                          </m:r>
                        </m:e>
                        <m:sub>
                          <m:r>
                            <m:t>j</m:t>
                          </m:r>
                        </m:sub>
                      </m:sSub>
                      <m:r>
                        <m:rPr>
                          <m:sty m:val="p"/>
                        </m:rPr>
                        <m:t>≤</m:t>
                      </m:r>
                      <m:r>
                        <m:t>α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t>m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Bonferroni rule)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∈</m:t>
                  </m:r>
                  <m:sSub>
                    <m:e>
                      <m:r>
                        <m:rPr>
                          <m:scr m:val="script"/>
                          <m:sty m:val="p"/>
                        </m:rPr>
                        <m:t>I</m:t>
                      </m:r>
                    </m:e>
                    <m:sub>
                      <m:r>
                        <m:t>0</m:t>
                      </m:r>
                    </m:sub>
                  </m:sSub>
                </m:sub>
                <m:sup>
                  <m:r>
                    <m:t>​</m:t>
                  </m:r>
                </m:sup>
                <m:e>
                  <m:r>
                    <m:rPr>
                      <m:sty m:val="p"/>
                    </m:rPr>
                    <m:t>Pr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r>
                            <m:t>p</m:t>
                          </m:r>
                        </m:e>
                        <m:sub>
                          <m:r>
                            <m:t>j</m:t>
                          </m:r>
                        </m:sub>
                      </m:sSub>
                      <m:r>
                        <m:rPr>
                          <m:sty m:val="p"/>
                        </m:rPr>
                        <m:t>≤</m:t>
                      </m:r>
                      <m:r>
                        <m:t>α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t>m</m:t>
                      </m:r>
                    </m:e>
                  </m:d>
                  <m:r>
                    <m:t>​</m:t>
                  </m:r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(union bound)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∈</m:t>
                  </m:r>
                  <m:sSub>
                    <m:e>
                      <m:r>
                        <m:rPr>
                          <m:scr m:val="script"/>
                          <m:sty m:val="p"/>
                        </m:rPr>
                        <m:t>I</m:t>
                      </m:r>
                    </m:e>
                    <m:sub>
                      <m:r>
                        <m:t>0</m:t>
                      </m:r>
                    </m:sub>
                  </m:sSub>
                </m:sub>
                <m:sup>
                  <m:r>
                    <m:t>​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t>α</m:t>
                      </m:r>
                    </m:num>
                    <m:den>
                      <m:r>
                        <m:t>m</m:t>
                      </m:r>
                    </m:den>
                  </m:f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(each </m:t>
              </m:r>
              <m:sSub>
                <m:e>
                  <m:r>
                    <m:t>p</m:t>
                  </m:r>
                </m:e>
                <m:sub>
                  <m:r>
                    <m:t>j</m:t>
                  </m:r>
                </m:sub>
              </m:sSub>
              <m:r>
                <m:rPr>
                  <m:nor/>
                  <m:sty m:val="p"/>
                </m:rPr>
                <m:t> is valid, with </m:t>
              </m:r>
              <m:r>
                <m:t>u</m:t>
              </m:r>
              <m:r>
                <m:rPr>
                  <m:sty m:val="p"/>
                </m:rPr>
                <m:t>=</m:t>
              </m:r>
              <m:r>
                <m:t>α</m:t>
              </m:r>
              <m:r>
                <m:rPr>
                  <m:sty m:val="p"/>
                </m:rPr>
                <m:t>/</m:t>
              </m:r>
              <m:r>
                <m:t>m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m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α</m:t>
                  </m:r>
                </m:num>
                <m:den>
                  <m:r>
                    <m:t>m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sum of </m:t>
              </m:r>
              <m:sSub>
                <m:e>
                  <m:r>
                    <m:t>m</m:t>
                  </m:r>
                </m:e>
                <m:sub>
                  <m:r>
                    <m:t>0</m:t>
                  </m:r>
                </m:sub>
              </m:sSub>
              <m:r>
                <m:rPr>
                  <m:nor/>
                  <m:sty m:val="p"/>
                </m:rPr>
                <m:t> equal terms)</m:t>
              </m:r>
            </m:e>
          </m:eqArr>
        </m:oMath>
      </m:oMathPara>
    </w:p>
    <w:bookmarkEnd w:id="61"/>
    <w:bookmarkStart w:id="62" w:name="lem-bonferroni-false-positive-prob"/>
    <w:p>
      <w:pPr>
        <w:pStyle w:val="FirstParagraph"/>
      </w:pPr>
      <w:r>
        <w:rPr>
          <w:b/>
          <w:bCs/>
        </w:rPr>
        <w:t xml:space="preserve">Lemma 3 (Probability of a false positive under the Bonferroni correction)</w:t>
      </w:r>
      <w:r>
        <w:t xml:space="preserve"> </w:t>
      </w:r>
      <w:r>
        <w:t xml:space="preserve">Let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null hypotheses have valid p-values (</w:t>
      </w:r>
      <w:hyperlink w:anchor="def-valid-p-value">
        <w:r>
          <w:rPr>
            <w:rStyle w:val="Hyperlink"/>
          </w:rPr>
          <w:t xml:space="preserve">Definition 7</w:t>
        </w:r>
      </w:hyperlink>
      <w:r>
        <w:t xml:space="preserve">),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I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be the set of</w:t>
      </w:r>
      <w:r>
        <w:t xml:space="preserve"> </w:t>
      </w:r>
      <m:oMath>
        <m:sSub>
          <m:e>
            <m:r>
              <m:t>m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indices of the true null hypotheses,</w:t>
      </w:r>
      <w:r>
        <w:t xml:space="preserve"> </w:t>
      </w:r>
      <w:r>
        <w:t xml:space="preserve">and let</w:t>
      </w:r>
      <w:r>
        <w:t xml:space="preserve"> </w:t>
      </w:r>
      <m:oMath>
        <m:r>
          <m:t>V</m:t>
        </m:r>
      </m:oMath>
      <w:r>
        <w:t xml:space="preserve"> </w:t>
      </w:r>
      <w:r>
        <w:t xml:space="preserve">be the number of true null hypotheses that the</w:t>
      </w:r>
      <w:r>
        <w:t xml:space="preserve"> </w:t>
      </w:r>
      <w:hyperlink w:anchor="def-bonferroni">
        <w:r>
          <w:rPr>
            <w:rStyle w:val="Hyperlink"/>
          </w:rPr>
          <w:t xml:space="preserve">Bonferroni correction</w:t>
        </w:r>
      </w:hyperlink>
      <w:r>
        <w:t xml:space="preserve"> </w:t>
      </w:r>
      <w:r>
        <w:t xml:space="preserve">at level</w:t>
      </w:r>
      <w:r>
        <w:t xml:space="preserve"> </w:t>
      </w:r>
      <m:oMath>
        <m:r>
          <m:t>α</m:t>
        </m:r>
      </m:oMath>
      <w:r>
        <w:t xml:space="preserve"> </w:t>
      </w:r>
      <w:r>
        <w:t xml:space="preserve">rejects.</w:t>
      </w:r>
      <w:r>
        <w:t xml:space="preserve"> </w:t>
      </w:r>
      <w:r>
        <w:t xml:space="preserve">Then the probability that at least one true null hypothesis is rejected is at most</w:t>
      </w:r>
      <w:r>
        <w:t xml:space="preserve"> </w:t>
      </w:r>
      <m:oMath>
        <m:sSub>
          <m:e>
            <m:r>
              <m:t>m</m:t>
            </m:r>
          </m:e>
          <m:sub>
            <m:r>
              <m:t>0</m:t>
            </m:r>
          </m:sub>
        </m:sSub>
        <m:r>
          <m:t>α</m:t>
        </m:r>
        <m:r>
          <m:rPr>
            <m:sty m:val="p"/>
          </m:rPr>
          <m:t>/</m:t>
        </m:r>
        <m:r>
          <m:t>m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V</m:t>
              </m:r>
              <m:r>
                <m:rPr>
                  <m:sty m:val="p"/>
                </m:rPr>
                <m:t>≥</m:t>
              </m:r>
              <m:r>
                <m:t>1</m:t>
              </m:r>
            </m:e>
          </m:d>
          <m:r>
            <m:t>​</m:t>
          </m:r>
          <m:r>
            <m:rPr>
              <m:sty m:val="p"/>
            </m:rPr>
            <m:t>≤</m:t>
          </m:r>
          <m:f>
            <m:fPr>
              <m:type m:val="bar"/>
            </m:fPr>
            <m:num>
              <m:sSub>
                <m:e>
                  <m:r>
                    <m:t>m</m:t>
                  </m:r>
                </m:e>
                <m:sub>
                  <m:r>
                    <m:t>0</m:t>
                  </m:r>
                </m:sub>
              </m:sSub>
              <m:r>
                <m:t>α</m:t>
              </m:r>
            </m:num>
            <m:den>
              <m:r>
                <m:t>m</m:t>
              </m:r>
            </m:den>
          </m:f>
          <m:r>
            <m:rPr>
              <m:sty m:val="p"/>
            </m:rPr>
            <m:t>.</m:t>
          </m:r>
        </m:oMath>
      </m:oMathPara>
    </w:p>
    <w:bookmarkEnd w:id="62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bonferroni-fwer">
        <w:r>
          <w:rPr>
            <w:rStyle w:val="Hyperlink"/>
          </w:rPr>
          <w:t xml:space="preserve">Exercise 3</w:t>
        </w:r>
      </w:hyperlink>
      <w:r>
        <w:t xml:space="preserve">, worked in</w:t>
      </w:r>
      <w:r>
        <w:t xml:space="preserve"> </w:t>
      </w:r>
      <w:hyperlink w:anchor="sol-bonferroni-fwer">
        <w:r>
          <w:rPr>
            <w:rStyle w:val="Hyperlink"/>
          </w:rPr>
          <w:t xml:space="preserve">Solution 3</w:t>
        </w:r>
      </w:hyperlink>
      <w:r>
        <w:t xml:space="preserve">.</w:t>
      </w:r>
      <w:r>
        <w:t xml:space="preserve"> </w:t>
      </w:r>
      <w:r>
        <w:t xml:space="preserve">It uses the union bound (</w:t>
      </w:r>
      <w:hyperlink w:anchor="thm-union-bound">
        <w:r>
          <w:rPr>
            <w:rStyle w:val="Hyperlink"/>
          </w:rPr>
          <w:t xml:space="preserve">Theorem 2</w:t>
        </w:r>
      </w:hyperlink>
      <w:r>
        <w:t xml:space="preserve">).</w:t>
      </w:r>
    </w:p>
    <w:bookmarkStart w:id="63" w:name="thm-bonferroni-fwer"/>
    <w:p>
      <w:pPr>
        <w:pStyle w:val="BodyText"/>
      </w:pPr>
      <w:r>
        <w:rPr>
          <w:b/>
          <w:bCs/>
        </w:rPr>
        <w:t xml:space="preserve">Theorem 3 (The Bonferroni correction controls the FWER)</w:t>
      </w:r>
      <w:r>
        <w:t xml:space="preserve"> </w:t>
      </w:r>
      <w:r>
        <w:t xml:space="preserve">If all p-values of true null hypotheses are valid (</w:t>
      </w:r>
      <w:hyperlink w:anchor="def-valid-p-value">
        <w:r>
          <w:rPr>
            <w:rStyle w:val="Hyperlink"/>
          </w:rPr>
          <w:t xml:space="preserve">Definition 7</w:t>
        </w:r>
      </w:hyperlink>
      <w:r>
        <w:t xml:space="preserve">),</w:t>
      </w:r>
      <w:r>
        <w:t xml:space="preserve"> </w:t>
      </w:r>
      <w:r>
        <w:t xml:space="preserve">the</w:t>
      </w:r>
      <w:r>
        <w:t xml:space="preserve"> </w:t>
      </w:r>
      <w:hyperlink w:anchor="def-bonferroni">
        <w:r>
          <w:rPr>
            <w:rStyle w:val="Hyperlink"/>
          </w:rPr>
          <w:t xml:space="preserve">Bonferroni correction</w:t>
        </w:r>
      </w:hyperlink>
      <w:r>
        <w:t xml:space="preserve"> </w:t>
      </w:r>
      <w:r>
        <w:t xml:space="preserve">at level</w:t>
      </w:r>
      <w:r>
        <w:t xml:space="preserve"> </w:t>
      </w:r>
      <m:oMath>
        <m:r>
          <m:t>α</m:t>
        </m:r>
      </m:oMath>
      <w:r>
        <w:t xml:space="preserve"> </w:t>
      </w:r>
      <w:r>
        <w:t xml:space="preserve">satisfies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nor/>
              <m:sty m:val="p"/>
            </m:rPr>
            <m:t>FWER</m:t>
          </m:r>
          <m:r>
            <m:rPr>
              <m:sty m:val="p"/>
            </m:rPr>
            <m:t>≤</m:t>
          </m:r>
          <m:f>
            <m:fPr>
              <m:type m:val="bar"/>
            </m:fPr>
            <m:num>
              <m:sSub>
                <m:e>
                  <m:r>
                    <m:t>m</m:t>
                  </m:r>
                </m:e>
                <m:sub>
                  <m:r>
                    <m:t>0</m:t>
                  </m:r>
                </m:sub>
              </m:sSub>
            </m:num>
            <m:den>
              <m:r>
                <m:t>m</m:t>
              </m:r>
            </m:den>
          </m:f>
          <m:r>
            <m:t>α</m:t>
          </m:r>
          <m:r>
            <m:rPr>
              <m:sty m:val="p"/>
            </m:rPr>
            <m:t>≤</m:t>
          </m:r>
          <m:r>
            <m:t>α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whatever the dependence between the p-values.</w:t>
      </w:r>
    </w:p>
    <w:bookmarkEnd w:id="63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The first line below is</w:t>
      </w:r>
      <w:r>
        <w:t xml:space="preserve"> </w:t>
      </w:r>
      <w:hyperlink w:anchor="def-fwer">
        <w:r>
          <w:rPr>
            <w:rStyle w:val="Hyperlink"/>
          </w:rPr>
          <w:t xml:space="preserve">Definition 2</w:t>
        </w:r>
      </w:hyperlink>
      <w:r>
        <w:t xml:space="preserve">, and the second is</w:t>
      </w:r>
      <w:r>
        <w:t xml:space="preserve"> </w:t>
      </w:r>
      <w:hyperlink w:anchor="lem-bonferroni-false-positive-prob">
        <w:r>
          <w:rPr>
            <w:rStyle w:val="Hyperlink"/>
          </w:rPr>
          <w:t xml:space="preserve">Lemma 3</w:t>
        </w:r>
      </w:hyperlink>
      <w:r>
        <w:t xml:space="preserve">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nor/>
                  <m:sty m:val="p"/>
                </m:rPr>
                <m:t>FWER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V</m:t>
                  </m:r>
                  <m:r>
                    <m:rPr>
                      <m:sty m:val="p"/>
                    </m:rPr>
                    <m:t>≥</m:t>
                  </m:r>
                  <m:r>
                    <m:t>1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FWER)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f>
                <m:fPr>
                  <m:type m:val="bar"/>
                </m:fPr>
                <m:num>
                  <m:sSub>
                    <m:e>
                      <m:r>
                        <m:t>m</m:t>
                      </m:r>
                    </m:e>
                    <m:sub>
                      <m:r>
                        <m:t>0</m:t>
                      </m:r>
                    </m:sub>
                  </m:sSub>
                </m:num>
                <m:den>
                  <m:r>
                    <m:t>m</m:t>
                  </m:r>
                </m:den>
              </m:f>
              <m:r>
                <m:t>α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(bound from the exercise)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r>
                <m:t>α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r>
                    <m:t>m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≤</m:t>
              </m:r>
              <m:r>
                <m:t>m</m:t>
              </m:r>
              <m:r>
                <m:rPr>
                  <m:nor/>
                  <m:sty m:val="p"/>
                </m:rPr>
                <m:t>, so </m:t>
              </m:r>
              <m:sSub>
                <m:e>
                  <m:r>
                    <m:t>m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/</m:t>
              </m:r>
              <m:r>
                <m:t>m</m:t>
              </m:r>
              <m:r>
                <m:rPr>
                  <m:sty m:val="p"/>
                </m:rPr>
                <m:t>≤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 proof uses only the union bound and the validity of each p-value,</w:t>
      </w:r>
      <w:r>
        <w:t xml:space="preserve"> </w:t>
      </w:r>
      <w:r>
        <w:t xml:space="preserve">so it needs no assumption about how the p-values depend on each other.</w:t>
      </w:r>
    </w:p>
    <w:bookmarkStart w:id="64" w:name="exm-bonferroni-fwer"/>
    <w:p>
      <w:pPr>
        <w:pStyle w:val="BodyText"/>
      </w:pPr>
      <w:r>
        <w:rPr>
          <w:b/>
          <w:bCs/>
        </w:rPr>
        <w:t xml:space="preserve">Example 9 (FWER of the Bonferroni correction in the simulated family)</w:t>
      </w:r>
      <w:r>
        <w:t xml:space="preserve"> </w:t>
      </w:r>
      <w:r>
        <w:t xml:space="preserve">In the simulated family of</w:t>
      </w:r>
      <w:r>
        <w:t xml:space="preserve"> </w:t>
      </w:r>
      <w:hyperlink w:anchor="exm-rejection-counts">
        <w:r>
          <w:rPr>
            <w:rStyle w:val="Hyperlink"/>
          </w:rPr>
          <w:t xml:space="preserve">Example 3</w:t>
        </w:r>
      </w:hyperlink>
      <w:r>
        <w:t xml:space="preserve">,</w:t>
      </w:r>
      <w:r>
        <w:t xml:space="preserve"> </w:t>
      </w:r>
      <m:oMath>
        <m:sSub>
          <m:e>
            <m:r>
              <m:t>m</m:t>
            </m:r>
          </m:e>
          <m:sub>
            <m:r>
              <m:t>0</m:t>
            </m:r>
          </m:sub>
        </m:sSub>
        <m:r>
          <m:rPr>
            <m:sty m:val="p"/>
          </m:rPr>
          <m:t>/</m:t>
        </m:r>
        <m:r>
          <m:t>m</m:t>
        </m:r>
        <m:r>
          <m:rPr>
            <m:sty m:val="p"/>
          </m:rPr>
          <m:t>=</m:t>
        </m:r>
        <m:r>
          <m:t>0.9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w:hyperlink w:anchor="thm-bonferroni-fwer">
        <w:r>
          <w:rPr>
            <w:rStyle w:val="Hyperlink"/>
          </w:rPr>
          <w:t xml:space="preserve">Theorem 3</w:t>
        </w:r>
      </w:hyperlink>
      <w:r>
        <w:t xml:space="preserve"> </w:t>
      </w:r>
      <w:r>
        <w:t xml:space="preserve">bounds the FWER by</w:t>
      </w:r>
      <w:r>
        <w:t xml:space="preserve"> </w:t>
      </w:r>
      <m:oMath>
        <m:r>
          <m:t>0.9</m:t>
        </m:r>
        <m:r>
          <m:rPr>
            <m:sty m:val="p"/>
          </m:rPr>
          <m:t>×</m:t>
        </m:r>
        <m:r>
          <m:t>0.05</m:t>
        </m:r>
        <m:r>
          <m:rPr>
            <m:sty m:val="p"/>
          </m:rPr>
          <m:t>=</m:t>
        </m:r>
      </m:oMath>
      <w:r>
        <w:t xml:space="preserve"> </w:t>
      </w:r>
      <w:r>
        <w:t xml:space="preserve">0.045.</w:t>
      </w:r>
      <w:r>
        <w:t xml:space="preserve"> </w:t>
      </w:r>
      <w:r>
        <w:t xml:space="preserve">Repeating the simulation 2000 times with the Bonferroni correction:</w:t>
      </w:r>
    </w:p>
    <w:p>
      <w:pPr>
        <w:pStyle w:val="SourceCode"/>
      </w:pP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574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sim_counts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bonferroni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run_simulation</w:t>
      </w:r>
      <w:r>
        <w:rPr>
          <w:rStyle w:val="NormalTok"/>
        </w:rPr>
        <w:t xml:space="preserve">(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(p) </w:t>
      </w:r>
      <w:r>
        <w:rPr>
          <w:rStyle w:val="FunctionTok"/>
        </w:rPr>
        <w:t xml:space="preserve">bonferroni_reject</w:t>
      </w:r>
      <w:r>
        <w:rPr>
          <w:rStyle w:val="NormalTok"/>
        </w:rPr>
        <w:t xml:space="preserve">(p, </w:t>
      </w:r>
      <w:r>
        <w:rPr>
          <w:rStyle w:val="FloatTok"/>
        </w:rPr>
        <w:t xml:space="preserve">0.05</w:t>
      </w:r>
      <w:r>
        <w:rPr>
          <w:rStyle w:val="NormalTok"/>
        </w:rPr>
        <w:t xml:space="preserve">))</w:t>
      </w:r>
      <w:r>
        <w:br/>
      </w:r>
      <w:r>
        <w:rPr>
          <w:rStyle w:val="FunctionTok"/>
        </w:rPr>
        <w:t xml:space="preserve">summarize_counts</w:t>
      </w:r>
      <w:r>
        <w:rPr>
          <w:rStyle w:val="NormalTok"/>
        </w:rPr>
        <w:t xml:space="preserve">(sim_counts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bonferroni)</w:t>
      </w:r>
      <w:r>
        <w:br/>
      </w:r>
      <w:r>
        <w:rPr>
          <w:rStyle w:val="CommentTok"/>
        </w:rPr>
        <w:t xml:space="preserve">#&gt;       FWER        FDR      power </w:t>
      </w:r>
      <w:r>
        <w:br/>
      </w:r>
      <w:r>
        <w:rPr>
          <w:rStyle w:val="CommentTok"/>
        </w:rPr>
        <w:t xml:space="preserve">#&gt; 0.04300000 0.00307787 0.14551000</w:t>
      </w:r>
    </w:p>
    <w:p>
      <w:pPr>
        <w:pStyle w:val="FirstParagraph"/>
      </w:pPr>
      <w:r>
        <w:t xml:space="preserve">The estimated FWER, 0.043,</w:t>
      </w:r>
      <w:r>
        <w:t xml:space="preserve"> </w:t>
      </w:r>
      <w:r>
        <w:t xml:space="preserve">is below the bound, up to simulation error.</w:t>
      </w:r>
      <w:r>
        <w:t xml:space="preserve"> </w:t>
      </w:r>
      <w:r>
        <w:t xml:space="preserve">The Bonferroni correction loses power in exchange:</w:t>
      </w:r>
      <w:r>
        <w:t xml:space="preserve"> </w:t>
      </w:r>
      <w:r>
        <w:t xml:space="preserve">it finds 15% of the 100 false null hypotheses,</w:t>
      </w:r>
      <w:r>
        <w:t xml:space="preserve"> </w:t>
      </w:r>
      <w:r>
        <w:t xml:space="preserve">against 85% for unadjusted testing.</w:t>
      </w:r>
    </w:p>
    <w:bookmarkEnd w:id="64"/>
    <w:bookmarkEnd w:id="65"/>
    <w:bookmarkStart w:id="74" w:name="sec-holm"/>
    <w:p>
      <w:pPr>
        <w:pStyle w:val="Heading3"/>
      </w:pPr>
      <w:r>
        <w:t xml:space="preserve">4.2 Holm’s step-down procedure</w:t>
      </w:r>
    </w:p>
    <w:bookmarkStart w:id="66" w:name="def-holm-cutoff"/>
    <w:p>
      <w:pPr>
        <w:pStyle w:val="FirstParagraph"/>
      </w:pPr>
      <w:r>
        <w:rPr>
          <w:b/>
          <w:bCs/>
        </w:rPr>
        <w:t xml:space="preserve">Definition 9 (Holm cutoff rank)</w:t>
      </w:r>
      <w:r>
        <w:t xml:space="preserve"> </w:t>
      </w:r>
      <w:r>
        <w:t xml:space="preserve">Given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null hypotheses with p-values and a level</w:t>
      </w:r>
      <w:r>
        <w:t xml:space="preserve"> </w:t>
      </w:r>
      <m:oMath>
        <m:r>
          <m:t>α</m:t>
        </m:r>
      </m:oMath>
      <w:r>
        <w:t xml:space="preserve">,</w:t>
      </w:r>
      <w:r>
        <w:t xml:space="preserve"> </w:t>
      </w:r>
      <w:r>
        <w:t xml:space="preserve">order the p-values from smallest to largest,</w:t>
      </w:r>
      <w:r>
        <w:t xml:space="preserve"> </w:t>
      </w:r>
      <m:oMath>
        <m:sSub>
          <m:e>
            <m:r>
              <m:t>p</m:t>
            </m:r>
          </m:e>
          <m:sub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b>
        </m:sSub>
        <m:r>
          <m:rPr>
            <m:sty m:val="p"/>
          </m:rPr>
          <m:t>≤</m:t>
        </m:r>
        <m:sSub>
          <m:e>
            <m:r>
              <m:t>p</m:t>
            </m:r>
          </m:e>
          <m:sub>
            <m:r>
              <m:rPr>
                <m:sty m:val="p"/>
              </m:rPr>
              <m:t>(</m:t>
            </m:r>
            <m:r>
              <m:t>2</m:t>
            </m:r>
            <m:r>
              <m:rPr>
                <m:sty m:val="p"/>
              </m:rPr>
              <m:t>)</m:t>
            </m:r>
          </m:sub>
        </m:sSub>
        <m:r>
          <m:rPr>
            <m:sty m:val="p"/>
          </m:rPr>
          <m:t>≤</m:t>
        </m:r>
        <m:r>
          <m:rPr>
            <m:sty m:val="p"/>
          </m:rPr>
          <m:t>⋯</m:t>
        </m:r>
        <m:r>
          <m:rPr>
            <m:sty m:val="p"/>
          </m:rPr>
          <m:t>≤</m:t>
        </m:r>
        <m:sSub>
          <m:e>
            <m:r>
              <m:t>p</m:t>
            </m:r>
          </m:e>
          <m:sub>
            <m:r>
              <m:rPr>
                <m:sty m:val="p"/>
              </m:rPr>
              <m:t>(</m:t>
            </m:r>
            <m:r>
              <m:t>m</m:t>
            </m:r>
            <m:r>
              <m:rPr>
                <m:sty m:val="p"/>
              </m:rPr>
              <m:t>)</m:t>
            </m:r>
          </m:sub>
        </m:sSub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r>
              <m:t>H</m:t>
            </m:r>
          </m:e>
          <m:sub>
            <m:r>
              <m:rPr>
                <m:sty m:val="p"/>
              </m:rPr>
              <m:t>(</m:t>
            </m:r>
            <m:r>
              <m:t>k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be the null hypothesis with p-value</w:t>
      </w:r>
      <w:r>
        <w:t xml:space="preserve"> </w:t>
      </w:r>
      <m:oMath>
        <m:sSub>
          <m:e>
            <m:r>
              <m:t>p</m:t>
            </m:r>
          </m:e>
          <m:sub>
            <m:r>
              <m:rPr>
                <m:sty m:val="p"/>
              </m:rPr>
              <m:t>(</m:t>
            </m:r>
            <m:r>
              <m:t>k</m:t>
            </m:r>
            <m:r>
              <m:rPr>
                <m:sty m:val="p"/>
              </m:rPr>
              <m:t>)</m:t>
            </m:r>
          </m:sub>
        </m:sSub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Holm cutoff rank</w:t>
      </w:r>
      <w:r>
        <w:t xml:space="preserve"> </w:t>
      </w:r>
      <m:oMath>
        <m:sSup>
          <m:e>
            <m:r>
              <m:t>k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is the first rank at which the p-value exceeds its threshold</w:t>
      </w:r>
      <w:r>
        <w:t xml:space="preserve"> </w:t>
      </w:r>
      <m:oMath>
        <m:r>
          <m:t>α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t>m</m:t>
        </m:r>
        <m:r>
          <m:rPr>
            <m:sty m:val="p"/>
          </m:rPr>
          <m:t>−</m:t>
        </m:r>
        <m:r>
          <m:t>k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sSup>
          <m:e>
            <m:r>
              <m:t>k</m:t>
            </m:r>
          </m:e>
          <m:sup>
            <m:r>
              <m:rPr>
                <m:sty m:val="p"/>
              </m:rPr>
              <m:t>*</m:t>
            </m:r>
          </m:sup>
        </m:sSup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m</m:t>
        </m:r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if there is no such rank: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k</m:t>
              </m:r>
            </m:e>
            <m:sup>
              <m:r>
                <m:rPr>
                  <m:sty m:val="p"/>
                </m:rPr>
                <m:t>*</m:t>
              </m:r>
            </m:sup>
          </m:sSup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min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k</m:t>
              </m:r>
              <m:r>
                <m:rPr>
                  <m:sty m:val="p"/>
                </m:rPr>
                <m:t>:</m:t>
              </m:r>
              <m:sSub>
                <m:e>
                  <m:r>
                    <m:t>p</m:t>
                  </m:r>
                </m:e>
                <m:sub>
                  <m:r>
                    <m:rPr>
                      <m:sty m:val="p"/>
                    </m:rPr>
                    <m:t>(</m:t>
                  </m:r>
                  <m:r>
                    <m:t>k</m:t>
                  </m:r>
                  <m:r>
                    <m:rPr>
                      <m:sty m:val="p"/>
                    </m:rPr>
                    <m:t>)</m:t>
                  </m:r>
                </m:sub>
              </m:sSub>
              <m:r>
                <m:rPr>
                  <m:sty m:val="p"/>
                </m:rPr>
                <m:t>&gt;</m:t>
              </m:r>
              <m:f>
                <m:fPr>
                  <m:type m:val="bar"/>
                </m:fPr>
                <m:num>
                  <m:r>
                    <m:t>α</m:t>
                  </m:r>
                </m:num>
                <m:den>
                  <m:r>
                    <m:t>m</m:t>
                  </m:r>
                  <m:r>
                    <m:rPr>
                      <m:sty m:val="p"/>
                    </m:rPr>
                    <m:t>−</m:t>
                  </m:r>
                  <m:r>
                    <m:t>k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den>
              </m:f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Source: Holm</w:t>
      </w:r>
      <w:r>
        <w:t xml:space="preserve"> </w:t>
      </w:r>
      <w:r>
        <w:t xml:space="preserve">[2]</w:t>
      </w:r>
      <w:r>
        <w:t xml:space="preserve">.</w:t>
      </w:r>
    </w:p>
    <w:bookmarkEnd w:id="66"/>
    <w:bookmarkStart w:id="67" w:name="def-holm"/>
    <w:p>
      <w:pPr>
        <w:pStyle w:val="BodyText"/>
      </w:pPr>
      <w:r>
        <w:rPr>
          <w:b/>
          <w:bCs/>
        </w:rPr>
        <w:t xml:space="preserve">Definition 10 (Holm’s step-down procedure)</w:t>
      </w:r>
      <w:r>
        <w:t xml:space="preserve"> </w:t>
      </w:r>
      <w:r>
        <w:t xml:space="preserve">Given the cutoff rank</w:t>
      </w:r>
      <w:r>
        <w:t xml:space="preserve"> </w:t>
      </w:r>
      <m:oMath>
        <m:sSup>
          <m:e>
            <m:r>
              <m:t>k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of</w:t>
      </w:r>
      <w:r>
        <w:t xml:space="preserve"> </w:t>
      </w:r>
      <w:hyperlink w:anchor="def-holm-cutoff">
        <w:r>
          <w:rPr>
            <w:rStyle w:val="Hyperlink"/>
          </w:rPr>
          <w:t xml:space="preserve">Definition 9</w:t>
        </w:r>
      </w:hyperlink>
      <w:r>
        <w:t xml:space="preserve">,</w:t>
      </w:r>
      <w:r>
        <w:t xml:space="preserve"> </w:t>
      </w:r>
      <w:r>
        <w:rPr>
          <w:b/>
          <w:bCs/>
        </w:rPr>
        <w:t xml:space="preserve">Holm’s procedure</w:t>
      </w:r>
      <w:r>
        <w:t xml:space="preserve"> </w:t>
      </w:r>
      <w:r>
        <w:t xml:space="preserve">rejects</w:t>
      </w:r>
      <w:r>
        <w:t xml:space="preserve"> </w:t>
      </w:r>
      <m:oMath>
        <m:sSub>
          <m:e>
            <m:r>
              <m:t>H</m:t>
            </m:r>
          </m:e>
          <m:sub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H</m:t>
            </m:r>
          </m:e>
          <m:sub>
            <m:r>
              <m:rPr>
                <m:sty m:val="p"/>
              </m:rPr>
              <m:t>(</m:t>
            </m:r>
            <m:sSup>
              <m:e>
                <m:r>
                  <m:t>k</m:t>
                </m:r>
              </m:e>
              <m:sup>
                <m:r>
                  <m:rPr>
                    <m:sty m:val="p"/>
                  </m:rPr>
                  <m:t>*</m:t>
                </m:r>
              </m:sup>
            </m:sSup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and no others.</w:t>
      </w:r>
    </w:p>
    <w:p>
      <w:pPr>
        <w:pStyle w:val="BodyText"/>
      </w:pPr>
      <w:r>
        <w:t xml:space="preserve">Source: Holm</w:t>
      </w:r>
      <w:r>
        <w:t xml:space="preserve"> </w:t>
      </w:r>
      <w:r>
        <w:t xml:space="preserve">[2]</w:t>
      </w:r>
      <w:r>
        <w:t xml:space="preserve">;</w:t>
      </w:r>
      <w:r>
        <w:t xml:space="preserve"> </w:t>
      </w:r>
      <w:r>
        <w:t xml:space="preserve">Wikipedia contributors [10]</w:t>
      </w:r>
      <w:r>
        <w:t xml:space="preserve">.</w:t>
      </w:r>
    </w:p>
    <w:bookmarkEnd w:id="67"/>
    <w:bookmarkStart w:id="68" w:name="exm-holm"/>
    <w:p>
      <w:pPr>
        <w:pStyle w:val="BodyText"/>
      </w:pPr>
      <w:r>
        <w:rPr>
          <w:b/>
          <w:bCs/>
        </w:rPr>
        <w:t xml:space="preserve">Example 10 (Holm’s procedure for the Khan genes)</w:t>
      </w:r>
      <w:r>
        <w:t xml:space="preserve"> </w:t>
      </w:r>
      <w:r>
        <w:t xml:space="preserve">A step-down procedure starts at the smallest p-value and stops at the first one that exceeds its threshold:</w:t>
      </w:r>
    </w:p>
    <w:p>
      <w:pPr>
        <w:pStyle w:val="SourceCode"/>
      </w:pPr>
      <w:r>
        <w:rPr>
          <w:rStyle w:val="NormalTok"/>
        </w:rPr>
        <w:t xml:space="preserve">holm_reject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(p, alpha) {</w:t>
      </w:r>
      <w:r>
        <w:br/>
      </w:r>
      <w:r>
        <w:rPr>
          <w:rStyle w:val="NormalTok"/>
        </w:rPr>
        <w:t xml:space="preserve">  m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(p)</w:t>
      </w:r>
      <w:r>
        <w:br/>
      </w:r>
      <w:r>
        <w:rPr>
          <w:rStyle w:val="NormalTok"/>
        </w:rPr>
        <w:t xml:space="preserve">  ord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order</w:t>
      </w:r>
      <w:r>
        <w:rPr>
          <w:rStyle w:val="NormalTok"/>
        </w:rPr>
        <w:t xml:space="preserve">(p)</w:t>
      </w:r>
      <w:r>
        <w:br/>
      </w:r>
      <w:r>
        <w:rPr>
          <w:rStyle w:val="NormalTok"/>
        </w:rPr>
        <w:t xml:space="preserve">  below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p[ord] </w:t>
      </w:r>
      <w:r>
        <w:rPr>
          <w:rStyle w:val="SpecialCharTok"/>
        </w:rPr>
        <w:t xml:space="preserve">&lt;=</w:t>
      </w:r>
      <w:r>
        <w:rPr>
          <w:rStyle w:val="NormalTok"/>
        </w:rPr>
        <w:t xml:space="preserve"> alpha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(m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seq_len</w:t>
      </w:r>
      <w:r>
        <w:rPr>
          <w:rStyle w:val="NormalTok"/>
        </w:rPr>
        <w:t xml:space="preserve">(m)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n_reject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</w:t>
      </w:r>
      <w:r>
        <w:rPr>
          <w:rStyle w:val="FunctionTok"/>
        </w:rPr>
        <w:t xml:space="preserve">all</w:t>
      </w:r>
      <w:r>
        <w:rPr>
          <w:rStyle w:val="NormalTok"/>
        </w:rPr>
        <w:t xml:space="preserve">(below)) m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which.min</w:t>
      </w:r>
      <w:r>
        <w:rPr>
          <w:rStyle w:val="NormalTok"/>
        </w:rPr>
        <w:t xml:space="preserve">(below)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br/>
      </w:r>
      <w:r>
        <w:rPr>
          <w:rStyle w:val="NormalTok"/>
        </w:rPr>
        <w:t xml:space="preserve">  reject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rep</w:t>
      </w:r>
      <w:r>
        <w:rPr>
          <w:rStyle w:val="NormalTok"/>
        </w:rPr>
        <w:t xml:space="preserve">(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, m)</w:t>
      </w:r>
      <w:r>
        <w:br/>
      </w:r>
      <w:r>
        <w:rPr>
          <w:rStyle w:val="NormalTok"/>
        </w:rPr>
        <w:t xml:space="preserve">  reject[ord[</w:t>
      </w:r>
      <w:r>
        <w:rPr>
          <w:rStyle w:val="FunctionTok"/>
        </w:rPr>
        <w:t xml:space="preserve">seq_len</w:t>
      </w:r>
      <w:r>
        <w:rPr>
          <w:rStyle w:val="NormalTok"/>
        </w:rPr>
        <w:t xml:space="preserve">(n_reject)]]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br/>
      </w:r>
      <w:r>
        <w:rPr>
          <w:rStyle w:val="NormalTok"/>
        </w:rPr>
        <w:t xml:space="preserve">  reject</w:t>
      </w:r>
      <w:r>
        <w:br/>
      </w:r>
      <w:r>
        <w:rPr>
          <w:rStyle w:val="NormalTok"/>
        </w:rPr>
        <w:t xml:space="preserve">}</w:t>
      </w:r>
    </w:p>
    <w:p>
      <w:pPr>
        <w:pStyle w:val="FirstParagraph"/>
      </w:pPr>
      <w:r>
        <w:t xml:space="preserve">For the first ten genes at</w:t>
      </w:r>
      <w:r>
        <w:t xml:space="preserve"> </w:t>
      </w:r>
      <m:oMath>
        <m:r>
          <m:t>α</m:t>
        </m:r>
        <m:r>
          <m:rPr>
            <m:sty m:val="p"/>
          </m:rPr>
          <m:t>=</m:t>
        </m:r>
        <m:r>
          <m:t>0.05</m:t>
        </m:r>
      </m:oMath>
      <w:r>
        <w:t xml:space="preserve">,</w:t>
      </w:r>
      <w:r>
        <w:t xml:space="preserve"> </w:t>
      </w:r>
      <w:r>
        <w:t xml:space="preserve">the thresholds</w:t>
      </w:r>
      <w:r>
        <w:t xml:space="preserve"> </w:t>
      </w:r>
      <m:oMath>
        <m:r>
          <m:t>0.05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t>10</m:t>
        </m:r>
        <m:r>
          <m:rPr>
            <m:sty m:val="p"/>
          </m:rPr>
          <m:t>−</m:t>
        </m:r>
        <m:r>
          <m:t>k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rise from</w:t>
      </w:r>
      <w:r>
        <w:t xml:space="preserve"> </w:t>
      </w:r>
      <m:oMath>
        <m:r>
          <m:t>0.005</m:t>
        </m:r>
      </m:oMath>
      <w:r>
        <w:t xml:space="preserve"> </w:t>
      </w:r>
      <w:r>
        <w:t xml:space="preserve">for the smallest p-value to</w:t>
      </w:r>
      <w:r>
        <w:t xml:space="preserve"> </w:t>
      </w:r>
      <m:oMath>
        <m:r>
          <m:t>0.05</m:t>
        </m:r>
      </m:oMath>
      <w:r>
        <w:t xml:space="preserve"> </w:t>
      </w:r>
      <w:r>
        <w:t xml:space="preserve">for the largest:</w:t>
      </w:r>
    </w:p>
    <w:p>
      <w:pPr>
        <w:pStyle w:val="SourceCode"/>
      </w:pPr>
      <w:r>
        <w:rPr>
          <w:rStyle w:val="NormalTok"/>
        </w:rPr>
        <w:t xml:space="preserve">holm_ten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gene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names</w:t>
      </w:r>
      <w:r>
        <w:rPr>
          <w:rStyle w:val="NormalTok"/>
        </w:rPr>
        <w:t xml:space="preserve">(ten_genes),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p_value =</w:t>
      </w:r>
      <w:r>
        <w:rPr>
          <w:rStyle w:val="NormalTok"/>
        </w:rPr>
        <w:t xml:space="preserve"> ten_genes,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row.names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NULL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arrange</w:t>
      </w:r>
      <w:r>
        <w:rPr>
          <w:rStyle w:val="NormalTok"/>
        </w:rPr>
        <w:t xml:space="preserve">(p_value)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rank =</w:t>
      </w:r>
      <w:r>
        <w:rPr>
          <w:rStyle w:val="NormalTok"/>
        </w:rPr>
        <w:t xml:space="preserve">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row_number</w:t>
      </w:r>
      <w:r>
        <w:rPr>
          <w:rStyle w:val="NormalTok"/>
        </w:rPr>
        <w:t xml:space="preserve">(),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threshold =</w:t>
      </w:r>
      <w:r>
        <w:rPr>
          <w:rStyle w:val="NormalTok"/>
        </w:rPr>
        <w:t xml:space="preserve"> alpha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(ten_genes)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rank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exceeds =</w:t>
      </w:r>
      <w:r>
        <w:rPr>
          <w:rStyle w:val="NormalTok"/>
        </w:rPr>
        <w:t xml:space="preserve"> p_value </w:t>
      </w:r>
      <w:r>
        <w:rPr>
          <w:rStyle w:val="SpecialCharTok"/>
        </w:rPr>
        <w:t xml:space="preserve">&gt;</w:t>
      </w:r>
      <w:r>
        <w:rPr>
          <w:rStyle w:val="NormalTok"/>
        </w:rPr>
        <w:t xml:space="preserve"> threshold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holm_ten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p_value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fmt_p</w:t>
      </w:r>
      <w:r>
        <w:rPr>
          <w:rStyle w:val="NormalTok"/>
        </w:rPr>
        <w:t xml:space="preserve">(p_value))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knitr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kable</w:t>
      </w:r>
      <w:r>
        <w:rPr>
          <w:rStyle w:val="NormalTok"/>
        </w:rPr>
        <w:t xml:space="preserve">()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gene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p_value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rank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threshold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exceeds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3.78e-06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0.005000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FALSE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0.000642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0.005556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FALSE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0.078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0.006250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TRUE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0.197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0.007143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TRUE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gene_10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0.28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0.008333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TRUE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0.353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0.010000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TRUE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0.711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0.012500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TRUE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0.72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0.016667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TRUE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0.773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0.025000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TRUE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0.944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0.050000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TRUE</w:t>
            </w:r>
          </w:p>
        </w:tc>
      </w:tr>
    </w:tbl>
    <w:p>
      <w:pPr>
        <w:pStyle w:val="BodyText"/>
      </w:pPr>
      <w:r>
        <w:t xml:space="preserve">The first p-value that exceeds its threshold is at rank</w:t>
      </w:r>
      <w:r>
        <w:t xml:space="preserve"> </w:t>
      </w:r>
      <m:oMath>
        <m:sSup>
          <m:e>
            <m:r>
              <m:t>k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=</m:t>
        </m:r>
      </m:oMath>
      <w:r>
        <w:t xml:space="preserve"> </w:t>
      </w:r>
      <w:r>
        <w:t xml:space="preserve">3,</w:t>
      </w:r>
      <w:r>
        <w:t xml:space="preserve"> </w:t>
      </w:r>
      <w:r>
        <w:t xml:space="preserve">so Holm’s procedure rejects the 2 genes ranked before it.</w:t>
      </w:r>
    </w:p>
    <w:p>
      <w:pPr>
        <w:pStyle w:val="BodyText"/>
      </w:pPr>
      <w:r>
        <w:t xml:space="preserve">Holm’s procedure always rejects every hypothesis that the Bonferroni correction rejects,</w:t>
      </w:r>
      <w:r>
        <w:t xml:space="preserve"> </w:t>
      </w:r>
      <w:r>
        <w:t xml:space="preserve">because its first threshold is</w:t>
      </w:r>
      <w:r>
        <w:t xml:space="preserve"> </w:t>
      </w:r>
      <m:oMath>
        <m:r>
          <m:t>α</m:t>
        </m:r>
        <m:r>
          <m:rPr>
            <m:sty m:val="p"/>
          </m:rPr>
          <m:t>/</m:t>
        </m:r>
        <m:r>
          <m:t>m</m:t>
        </m:r>
      </m:oMath>
      <w:r>
        <w:t xml:space="preserve"> </w:t>
      </w:r>
      <w:r>
        <w:t xml:space="preserve">and its later thresholds are larger.</w:t>
      </w:r>
      <w:r>
        <w:t xml:space="preserve"> </w:t>
      </w:r>
      <w:r>
        <w:t xml:space="preserve">On all 2308 genes the two procedures reject almost the same genes:</w:t>
      </w:r>
    </w:p>
    <w:p>
      <w:pPr>
        <w:pStyle w:val="SourceCode"/>
      </w:pPr>
      <w:r>
        <w:rPr>
          <w:rStyle w:val="NormalTok"/>
        </w:rPr>
        <w:t xml:space="preserve">holm_comparison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sapply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0.05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0.01</w:t>
      </w:r>
      <w:r>
        <w:rPr>
          <w:rStyle w:val="NormalTok"/>
        </w:rPr>
        <w:t xml:space="preserve">),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(a) {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alpha =</w:t>
      </w:r>
      <w:r>
        <w:rPr>
          <w:rStyle w:val="NormalTok"/>
        </w:rPr>
        <w:t xml:space="preserve"> a,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bonferroni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bonferroni_reject</w:t>
      </w:r>
      <w:r>
        <w:rPr>
          <w:rStyle w:val="NormalTok"/>
        </w:rPr>
        <w:t xml:space="preserve">(khan_p, a)),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holm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holm_reject</w:t>
      </w:r>
      <w:r>
        <w:rPr>
          <w:rStyle w:val="NormalTok"/>
        </w:rPr>
        <w:t xml:space="preserve">(khan_p, a))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})</w:t>
      </w:r>
      <w:r>
        <w:br/>
      </w:r>
      <w:r>
        <w:rPr>
          <w:rStyle w:val="NormalTok"/>
        </w:rPr>
        <w:t xml:space="preserve">holm_comparison</w:t>
      </w:r>
      <w:r>
        <w:br/>
      </w:r>
      <w:r>
        <w:rPr>
          <w:rStyle w:val="CommentTok"/>
        </w:rPr>
        <w:t xml:space="preserve">#&gt;             [,1]  [,2]</w:t>
      </w:r>
      <w:r>
        <w:br/>
      </w:r>
      <w:r>
        <w:rPr>
          <w:rStyle w:val="CommentTok"/>
        </w:rPr>
        <w:t xml:space="preserve">#&gt; alpha       0.05  0.01</w:t>
      </w:r>
      <w:r>
        <w:br/>
      </w:r>
      <w:r>
        <w:rPr>
          <w:rStyle w:val="CommentTok"/>
        </w:rPr>
        <w:t xml:space="preserve">#&gt; bonferroni 62.00 43.00</w:t>
      </w:r>
      <w:r>
        <w:br/>
      </w:r>
      <w:r>
        <w:rPr>
          <w:rStyle w:val="CommentTok"/>
        </w:rPr>
        <w:t xml:space="preserve">#&gt; holm       62.00 44.00</w:t>
      </w:r>
    </w:p>
    <w:p>
      <w:pPr>
        <w:pStyle w:val="FirstParagraph"/>
      </w:pPr>
      <w:r>
        <w:t xml:space="preserve">At</w:t>
      </w:r>
      <w:r>
        <w:t xml:space="preserve"> </w:t>
      </w:r>
      <m:oMath>
        <m:r>
          <m:t>α</m:t>
        </m:r>
        <m:r>
          <m:rPr>
            <m:sty m:val="p"/>
          </m:rPr>
          <m:t>=</m:t>
        </m:r>
        <m:r>
          <m:t>0.01</m:t>
        </m:r>
      </m:oMath>
      <w:r>
        <w:t xml:space="preserve"> </w:t>
      </w:r>
      <w:r>
        <w:t xml:space="preserve">Holm’s procedure rejects 44 genes</w:t>
      </w:r>
      <w:r>
        <w:t xml:space="preserve"> </w:t>
      </w:r>
      <w:r>
        <w:t xml:space="preserve">and the Bonferroni correction 43;</w:t>
      </w:r>
      <w:r>
        <w:t xml:space="preserve"> </w:t>
      </w:r>
      <w:r>
        <w:t xml:space="preserve">at</w:t>
      </w:r>
      <w:r>
        <w:t xml:space="preserve"> </w:t>
      </w:r>
      <m:oMath>
        <m:r>
          <m:t>α</m:t>
        </m:r>
        <m:r>
          <m:rPr>
            <m:sty m:val="p"/>
          </m:rPr>
          <m:t>=</m:t>
        </m:r>
        <m:r>
          <m:t>0.05</m:t>
        </m:r>
      </m:oMath>
      <w:r>
        <w:t xml:space="preserve"> </w:t>
      </w:r>
      <w:r>
        <w:t xml:space="preserve">they reject 62 and 62.</w:t>
      </w:r>
    </w:p>
    <w:bookmarkEnd w:id="68"/>
    <w:bookmarkStart w:id="69" w:name="exr-holm-threshold"/>
    <w:p>
      <w:pPr>
        <w:pStyle w:val="BodyText"/>
      </w:pPr>
      <w:r>
        <w:rPr>
          <w:b/>
          <w:bCs/>
        </w:rPr>
        <w:t xml:space="preserve">Exercise 4 (A rejected true null hypothesis has a small p-value under Holm’s procedure)</w:t>
      </w:r>
      <w:r>
        <w:t xml:space="preserve"> </w:t>
      </w:r>
      <w:r>
        <w:t xml:space="preserve">Let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null hypotheses have p-values, and let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I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be the set of</w:t>
      </w:r>
      <w:r>
        <w:t xml:space="preserve"> </w:t>
      </w:r>
      <m:oMath>
        <m:sSub>
          <m:e>
            <m:r>
              <m:t>m</m:t>
            </m:r>
          </m:e>
          <m:sub>
            <m:r>
              <m:t>0</m:t>
            </m:r>
          </m:sub>
        </m:sSub>
        <m:r>
          <m:rPr>
            <m:sty m:val="p"/>
          </m:rPr>
          <m:t>≥</m:t>
        </m:r>
        <m:r>
          <m:t>1</m:t>
        </m:r>
      </m:oMath>
      <w:r>
        <w:t xml:space="preserve"> </w:t>
      </w:r>
      <w:r>
        <w:t xml:space="preserve">indices of the true null hypotheses.</w:t>
      </w:r>
      <w:r>
        <w:t xml:space="preserve"> </w:t>
      </w:r>
      <w:r>
        <w:t xml:space="preserve">Show that if</w:t>
      </w:r>
      <w:r>
        <w:t xml:space="preserve"> </w:t>
      </w:r>
      <w:hyperlink w:anchor="def-holm">
        <w:r>
          <w:rPr>
            <w:rStyle w:val="Hyperlink"/>
          </w:rPr>
          <w:t xml:space="preserve">Holm’s procedure</w:t>
        </w:r>
      </w:hyperlink>
      <w:r>
        <w:t xml:space="preserve"> </w:t>
      </w:r>
      <w:r>
        <w:t xml:space="preserve">at level</w:t>
      </w:r>
      <w:r>
        <w:t xml:space="preserve"> </w:t>
      </w:r>
      <m:oMath>
        <m:r>
          <m:t>α</m:t>
        </m:r>
      </m:oMath>
      <w:r>
        <w:t xml:space="preserve"> </w:t>
      </w:r>
      <w:r>
        <w:t xml:space="preserve">rejects at least one true null hypothesis,</w:t>
      </w:r>
      <w:r>
        <w:t xml:space="preserve"> </w:t>
      </w:r>
      <w:r>
        <w:t xml:space="preserve">then the smallest p-value among the true null hypotheses is at most</w:t>
      </w:r>
      <w:r>
        <w:t xml:space="preserve"> </w:t>
      </w:r>
      <m:oMath>
        <m:r>
          <m:t>α</m:t>
        </m:r>
        <m:r>
          <m:rPr>
            <m:sty m:val="p"/>
          </m:rPr>
          <m:t>/</m:t>
        </m:r>
        <m:sSub>
          <m:e>
            <m:r>
              <m:t>m</m:t>
            </m:r>
          </m:e>
          <m:sub>
            <m:r>
              <m:t>0</m:t>
            </m:r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r>
                <m:rPr>
                  <m:sty m:val="p"/>
                </m:rPr>
                <m:t>min</m:t>
              </m:r>
            </m:e>
            <m:lim>
              <m:r>
                <m:t>j</m:t>
              </m:r>
              <m:r>
                <m:rPr>
                  <m:sty m:val="p"/>
                </m:rPr>
                <m:t>∈</m:t>
              </m:r>
              <m:sSub>
                <m:e>
                  <m:r>
                    <m:rPr>
                      <m:scr m:val="script"/>
                      <m:sty m:val="p"/>
                    </m:rPr>
                    <m:t>I</m:t>
                  </m:r>
                </m:e>
                <m:sub>
                  <m:r>
                    <m:t>0</m:t>
                  </m:r>
                </m:sub>
              </m:sSub>
            </m:lim>
          </m:limLow>
          <m:sSub>
            <m:e>
              <m:r>
                <m:t>p</m:t>
              </m:r>
            </m:e>
            <m:sub>
              <m:r>
                <m:t>j</m:t>
              </m:r>
            </m:sub>
          </m:sSub>
          <m:r>
            <m:rPr>
              <m:sty m:val="p"/>
            </m:rPr>
            <m:t>≤</m:t>
          </m:r>
          <m:f>
            <m:fPr>
              <m:type m:val="bar"/>
            </m:fPr>
            <m:num>
              <m:r>
                <m:t>α</m:t>
              </m:r>
            </m:num>
            <m:den>
              <m:sSub>
                <m:e>
                  <m:r>
                    <m:t>m</m:t>
                  </m:r>
                </m:e>
                <m:sub>
                  <m:r>
                    <m:t>0</m:t>
                  </m:r>
                </m:sub>
              </m:sSub>
            </m:den>
          </m:f>
          <m:r>
            <m:rPr>
              <m:sty m:val="p"/>
            </m:rPr>
            <m:t>.</m:t>
          </m:r>
        </m:oMath>
      </m:oMathPara>
    </w:p>
    <w:bookmarkEnd w:id="69"/>
    <w:bookmarkStart w:id="70" w:name="sol-holm-threshold"/>
    <w:p>
      <w:pPr>
        <w:pStyle w:val="FirstParagraph"/>
      </w:pPr>
      <w:r>
        <w:rPr>
          <w:i/>
          <w:iCs/>
        </w:rPr>
        <w:t xml:space="preserve">Solution 4</w:t>
      </w:r>
      <w:r>
        <w:t xml:space="preserve">. </w:t>
      </w:r>
      <w:r>
        <w:t xml:space="preserve">Order the p-values as in</w:t>
      </w:r>
      <w:r>
        <w:t xml:space="preserve"> </w:t>
      </w:r>
      <w:hyperlink w:anchor="def-holm-cutoff">
        <w:r>
          <w:rPr>
            <w:rStyle w:val="Hyperlink"/>
          </w:rPr>
          <w:t xml:space="preserve">Definition 9</w:t>
        </w:r>
      </w:hyperlink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be the smallest rank held by a true null hypothesis,</w:t>
      </w:r>
      <w:r>
        <w:t xml:space="preserve"> </w:t>
      </w:r>
      <w:r>
        <w:t xml:space="preserve">so that</w:t>
      </w:r>
      <w:r>
        <w:t xml:space="preserve"> </w:t>
      </w:r>
      <m:oMath>
        <m:sSub>
          <m:e>
            <m:r>
              <m:t>p</m:t>
            </m:r>
          </m:e>
          <m:sub>
            <m:r>
              <m:rPr>
                <m:sty m:val="p"/>
              </m:rPr>
              <m:t>(</m:t>
            </m:r>
            <m:r>
              <m:t>r</m:t>
            </m:r>
            <m:r>
              <m:rPr>
                <m:sty m:val="p"/>
              </m:rPr>
              <m:t>)</m:t>
            </m:r>
          </m:sub>
        </m:sSub>
        <m:r>
          <m:rPr>
            <m:sty m:val="p"/>
          </m:rPr>
          <m:t>=</m:t>
        </m:r>
        <m:sSub>
          <m:e>
            <m:r>
              <m:rPr>
                <m:sty m:val="p"/>
              </m:rPr>
              <m:t>min</m:t>
            </m:r>
          </m:e>
          <m:sub>
            <m:r>
              <m:t>j</m:t>
            </m:r>
            <m:r>
              <m:rPr>
                <m:sty m:val="p"/>
              </m:rPr>
              <m:t>∈</m:t>
            </m:r>
            <m:sSub>
              <m:e>
                <m:r>
                  <m:rPr>
                    <m:scr m:val="script"/>
                    <m:sty m:val="p"/>
                  </m:rPr>
                  <m:t>I</m:t>
                </m:r>
              </m:e>
              <m:sub>
                <m:r>
                  <m:t>0</m:t>
                </m:r>
              </m:sub>
            </m:sSub>
          </m:sub>
        </m:sSub>
        <m:sSub>
          <m:e>
            <m:r>
              <m:t>p</m:t>
            </m:r>
          </m:e>
          <m:sub>
            <m:r>
              <m:t>j</m:t>
            </m:r>
          </m:sub>
        </m:sSub>
      </m:oMath>
      <w:r>
        <w:t xml:space="preserve">.</w:t>
      </w:r>
    </w:p>
    <w:p>
      <w:pPr>
        <w:numPr>
          <w:ilvl w:val="0"/>
          <w:numId w:val="1003"/>
        </w:numPr>
      </w:pPr>
      <w:r>
        <w:t xml:space="preserve">Every hypothesis ranked before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is false,</w:t>
      </w:r>
      <w:r>
        <w:t xml:space="preserve"> </w:t>
      </w:r>
      <w:r>
        <w:t xml:space="preserve">and there are</w:t>
      </w:r>
      <w:r>
        <w:t xml:space="preserve"> </w:t>
      </w:r>
      <m:oMath>
        <m:r>
          <m:t>m</m:t>
        </m:r>
        <m:r>
          <m:rPr>
            <m:sty m:val="p"/>
          </m:rPr>
          <m:t>−</m:t>
        </m:r>
        <m:sSub>
          <m:e>
            <m:r>
              <m:t>m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false null hypotheses, so</w:t>
      </w:r>
    </w:p>
    <w:p>
      <w:pPr>
        <w:pStyle w:val="BodyText"/>
      </w:pPr>
      <m:oMathPara>
        <m:oMathParaPr>
          <m:jc m:val="center"/>
        </m:oMathParaPr>
        <m:oMath>
          <m:r>
            <m:t>r</m:t>
          </m:r>
          <m:r>
            <m:rPr>
              <m:sty m:val="p"/>
            </m:rPr>
            <m:t>−</m:t>
          </m:r>
          <m:r>
            <m:t>1</m:t>
          </m:r>
          <m:r>
            <m:rPr>
              <m:sty m:val="p"/>
            </m:rPr>
            <m:t>≤</m:t>
          </m:r>
          <m:r>
            <m:t>m</m:t>
          </m:r>
          <m:r>
            <m:rPr>
              <m:sty m:val="p"/>
            </m:rPr>
            <m:t>−</m:t>
          </m:r>
          <m:sSub>
            <m:e>
              <m:r>
                <m:t>m</m:t>
              </m:r>
            </m:e>
            <m:sub>
              <m:r>
                <m:t>0</m:t>
              </m:r>
            </m:sub>
          </m:sSub>
          <m:r>
            <m:rPr>
              <m:sty m:val="p"/>
            </m:rPr>
            <m:t>.</m:t>
          </m:r>
        </m:oMath>
      </m:oMathPara>
    </w:p>
    <w:p>
      <w:pPr>
        <w:numPr>
          <w:ilvl w:val="0"/>
          <w:numId w:val="1003"/>
        </w:numPr>
      </w:pPr>
      <w:r>
        <w:t xml:space="preserve">Adding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r</m:t>
        </m:r>
        <m:r>
          <m:rPr>
            <m:sty m:val="p"/>
          </m:rPr>
          <m:t>+</m:t>
        </m:r>
        <m:sSub>
          <m:e>
            <m:r>
              <m:t>m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to both sides of the inequality in step 1 gives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m</m:t>
              </m:r>
            </m:e>
            <m:sub>
              <m:r>
                <m:t>0</m:t>
              </m:r>
            </m:sub>
          </m:sSub>
          <m:r>
            <m:rPr>
              <m:sty m:val="p"/>
            </m:rPr>
            <m:t>≤</m:t>
          </m:r>
          <m:r>
            <m:t>m</m:t>
          </m:r>
          <m:r>
            <m:rPr>
              <m:sty m:val="p"/>
            </m:rPr>
            <m:t>−</m:t>
          </m:r>
          <m:r>
            <m:t>r</m:t>
          </m:r>
          <m:r>
            <m:rPr>
              <m:sty m:val="p"/>
            </m:rPr>
            <m:t>+</m:t>
          </m:r>
          <m:r>
            <m:t>1</m:t>
          </m:r>
          <m:r>
            <m:rPr>
              <m:sty m:val="p"/>
            </m:rPr>
            <m:t>.</m:t>
          </m:r>
        </m:oMath>
      </m:oMathPara>
    </w:p>
    <w:p>
      <w:pPr>
        <w:numPr>
          <w:ilvl w:val="0"/>
          <w:numId w:val="1003"/>
        </w:numPr>
      </w:pPr>
      <w:r>
        <w:t xml:space="preserve">Holm’s procedure rejects hypotheses in rank order,</w:t>
      </w:r>
      <w:r>
        <w:t xml:space="preserve"> </w:t>
      </w:r>
      <m:oMath>
        <m:sSub>
          <m:e>
            <m:r>
              <m:t>H</m:t>
            </m:r>
          </m:e>
          <m:sub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H</m:t>
            </m:r>
          </m:e>
          <m:sub>
            <m:r>
              <m:rPr>
                <m:sty m:val="p"/>
              </m:rPr>
              <m:t>(</m:t>
            </m:r>
            <m:sSup>
              <m:e>
                <m:r>
                  <m:t>k</m:t>
                </m:r>
              </m:e>
              <m:sup>
                <m:r>
                  <m:rPr>
                    <m:sty m:val="p"/>
                  </m:rPr>
                  <m:t>*</m:t>
                </m:r>
              </m:sup>
            </m:sSup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)</m:t>
            </m:r>
          </m:sub>
        </m:sSub>
      </m:oMath>
      <w:r>
        <w:t xml:space="preserve">.</w:t>
      </w:r>
      <w:r>
        <w:t xml:space="preserve"> </w:t>
      </w:r>
      <w:r>
        <w:t xml:space="preserve">A true null hypothesis has rank at least</w:t>
      </w:r>
      <w:r>
        <w:t xml:space="preserve"> </w:t>
      </w:r>
      <m:oMath>
        <m:r>
          <m:t>r</m:t>
        </m:r>
      </m:oMath>
      <w:r>
        <w:t xml:space="preserve">,</w:t>
      </w:r>
      <w:r>
        <w:t xml:space="preserve"> </w:t>
      </w:r>
      <w:r>
        <w:t xml:space="preserve">so rejecting one means</w:t>
      </w:r>
      <w:r>
        <w:t xml:space="preserve"> </w:t>
      </w:r>
      <m:oMath>
        <m:sSup>
          <m:e>
            <m:r>
              <m:t>k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−</m:t>
        </m:r>
        <m:r>
          <m:t>1</m:t>
        </m:r>
        <m:r>
          <m:rPr>
            <m:sty m:val="p"/>
          </m:rPr>
          <m:t>≥</m:t>
        </m:r>
        <m:r>
          <m:t>r</m:t>
        </m:r>
      </m:oMath>
      <w:r>
        <w:t xml:space="preserve">, that is</w:t>
      </w:r>
      <w:r>
        <w:t xml:space="preserve"> </w:t>
      </w:r>
      <m:oMath>
        <m:sSup>
          <m:e>
            <m:r>
              <m:t>k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&gt;</m:t>
        </m:r>
        <m:r>
          <m:t>r</m:t>
        </m:r>
      </m:oMath>
      <w:r>
        <w:t xml:space="preserve">.</w:t>
      </w:r>
      <w:r>
        <w:t xml:space="preserve"> </w:t>
      </w:r>
      <w:r>
        <w:t xml:space="preserve">Rank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is therefore before the first failure, and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p</m:t>
              </m:r>
            </m:e>
            <m:sub>
              <m:r>
                <m:rPr>
                  <m:sty m:val="p"/>
                </m:rPr>
                <m:t>(</m:t>
              </m:r>
              <m:r>
                <m:t>r</m:t>
              </m:r>
              <m:r>
                <m:rPr>
                  <m:sty m:val="p"/>
                </m:rPr>
                <m:t>)</m:t>
              </m:r>
            </m:sub>
          </m:sSub>
          <m:r>
            <m:rPr>
              <m:sty m:val="p"/>
            </m:rPr>
            <m:t>≤</m:t>
          </m:r>
          <m:f>
            <m:fPr>
              <m:type m:val="bar"/>
            </m:fPr>
            <m:num>
              <m:r>
                <m:t>α</m:t>
              </m:r>
            </m:num>
            <m:den>
              <m:r>
                <m:t>m</m:t>
              </m:r>
              <m:r>
                <m:rPr>
                  <m:sty m:val="p"/>
                </m:rPr>
                <m:t>−</m:t>
              </m:r>
              <m:r>
                <m:t>r</m:t>
              </m:r>
              <m:r>
                <m:rPr>
                  <m:sty m:val="p"/>
                </m:rPr>
                <m:t>+</m:t>
              </m:r>
              <m:r>
                <m:t>1</m:t>
              </m:r>
            </m:den>
          </m:f>
          <m:r>
            <m:rPr>
              <m:sty m:val="p"/>
            </m:rPr>
            <m:t>.</m:t>
          </m:r>
        </m:oMath>
      </m:oMathPara>
    </w:p>
    <w:p>
      <w:pPr>
        <w:numPr>
          <w:ilvl w:val="0"/>
          <w:numId w:val="1003"/>
        </w:numPr>
      </w:pPr>
      <w:r>
        <w:t xml:space="preserve">Step 2 gives</w:t>
      </w:r>
      <w:r>
        <w:t xml:space="preserve"> </w:t>
      </w:r>
      <m:oMath>
        <m:r>
          <m:t>m</m:t>
        </m:r>
        <m:r>
          <m:rPr>
            <m:sty m:val="p"/>
          </m:rPr>
          <m:t>−</m:t>
        </m:r>
        <m:r>
          <m:t>r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≥</m:t>
        </m:r>
        <m:sSub>
          <m:e>
            <m:r>
              <m:t>m</m:t>
            </m:r>
          </m:e>
          <m:sub>
            <m:r>
              <m:t>0</m:t>
            </m:r>
          </m:sub>
        </m:sSub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t>α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t>m</m:t>
        </m:r>
        <m:r>
          <m:rPr>
            <m:sty m:val="p"/>
          </m:rPr>
          <m:t>−</m:t>
        </m:r>
        <m:r>
          <m:t>r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≤</m:t>
        </m:r>
        <m:r>
          <m:t>α</m:t>
        </m:r>
        <m:r>
          <m:rPr>
            <m:sty m:val="p"/>
          </m:rPr>
          <m:t>/</m:t>
        </m:r>
        <m:sSub>
          <m:e>
            <m:r>
              <m:t>m</m:t>
            </m:r>
          </m:e>
          <m:sub>
            <m:r>
              <m:t>0</m:t>
            </m:r>
          </m:sub>
        </m:sSub>
      </m:oMath>
      <w:r>
        <w:t xml:space="preserve">.</w:t>
      </w:r>
      <w:r>
        <w:t xml:space="preserve"> </w:t>
      </w:r>
      <w:r>
        <w:t xml:space="preserve">Combining this with step 3,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p</m:t>
              </m:r>
            </m:e>
            <m:sub>
              <m:r>
                <m:rPr>
                  <m:sty m:val="p"/>
                </m:rPr>
                <m:t>(</m:t>
              </m:r>
              <m:r>
                <m:t>r</m:t>
              </m:r>
              <m:r>
                <m:rPr>
                  <m:sty m:val="p"/>
                </m:rPr>
                <m:t>)</m:t>
              </m:r>
            </m:sub>
          </m:sSub>
          <m:r>
            <m:rPr>
              <m:sty m:val="p"/>
            </m:rPr>
            <m:t>≤</m:t>
          </m:r>
          <m:f>
            <m:fPr>
              <m:type m:val="bar"/>
            </m:fPr>
            <m:num>
              <m:r>
                <m:t>α</m:t>
              </m:r>
            </m:num>
            <m:den>
              <m:sSub>
                <m:e>
                  <m:r>
                    <m:t>m</m:t>
                  </m:r>
                </m:e>
                <m:sub>
                  <m:r>
                    <m:t>0</m:t>
                  </m:r>
                </m:sub>
              </m:sSub>
            </m:den>
          </m:f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Since</w:t>
      </w:r>
      <w:r>
        <w:t xml:space="preserve"> </w:t>
      </w:r>
      <m:oMath>
        <m:sSub>
          <m:e>
            <m:r>
              <m:t>p</m:t>
            </m:r>
          </m:e>
          <m:sub>
            <m:r>
              <m:rPr>
                <m:sty m:val="p"/>
              </m:rPr>
              <m:t>(</m:t>
            </m:r>
            <m:r>
              <m:t>r</m:t>
            </m:r>
            <m:r>
              <m:rPr>
                <m:sty m:val="p"/>
              </m:rPr>
              <m:t>)</m:t>
            </m:r>
          </m:sub>
        </m:sSub>
        <m:r>
          <m:rPr>
            <m:sty m:val="p"/>
          </m:rPr>
          <m:t>=</m:t>
        </m:r>
        <m:sSub>
          <m:e>
            <m:r>
              <m:rPr>
                <m:sty m:val="p"/>
              </m:rPr>
              <m:t>min</m:t>
            </m:r>
          </m:e>
          <m:sub>
            <m:r>
              <m:t>j</m:t>
            </m:r>
            <m:r>
              <m:rPr>
                <m:sty m:val="p"/>
              </m:rPr>
              <m:t>∈</m:t>
            </m:r>
            <m:sSub>
              <m:e>
                <m:r>
                  <m:rPr>
                    <m:scr m:val="script"/>
                    <m:sty m:val="p"/>
                  </m:rPr>
                  <m:t>I</m:t>
                </m:r>
              </m:e>
              <m:sub>
                <m:r>
                  <m:t>0</m:t>
                </m:r>
              </m:sub>
            </m:sSub>
          </m:sub>
        </m:sSub>
        <m:sSub>
          <m:e>
            <m:r>
              <m:t>p</m:t>
            </m:r>
          </m:e>
          <m:sub>
            <m:r>
              <m:t>j</m:t>
            </m:r>
          </m:sub>
        </m:sSub>
      </m:oMath>
      <w:r>
        <w:t xml:space="preserve">, the claim follows.</w:t>
      </w:r>
    </w:p>
    <w:bookmarkEnd w:id="70"/>
    <w:bookmarkStart w:id="71" w:name="lem-holm-threshold"/>
    <w:p>
      <w:pPr>
        <w:pStyle w:val="BodyText"/>
      </w:pPr>
      <w:r>
        <w:rPr>
          <w:b/>
          <w:bCs/>
        </w:rPr>
        <w:t xml:space="preserve">Lemma 4 (A rejected true null hypothesis has a small p-value under Holm’s procedure)</w:t>
      </w:r>
      <w:r>
        <w:t xml:space="preserve"> </w:t>
      </w:r>
      <w:r>
        <w:t xml:space="preserve">Let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null hypotheses have p-values, and let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I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be the set of</w:t>
      </w:r>
      <w:r>
        <w:t xml:space="preserve"> </w:t>
      </w:r>
      <m:oMath>
        <m:sSub>
          <m:e>
            <m:r>
              <m:t>m</m:t>
            </m:r>
          </m:e>
          <m:sub>
            <m:r>
              <m:t>0</m:t>
            </m:r>
          </m:sub>
        </m:sSub>
        <m:r>
          <m:rPr>
            <m:sty m:val="p"/>
          </m:rPr>
          <m:t>≥</m:t>
        </m:r>
        <m:r>
          <m:t>1</m:t>
        </m:r>
      </m:oMath>
      <w:r>
        <w:t xml:space="preserve"> </w:t>
      </w:r>
      <w:r>
        <w:t xml:space="preserve">indices of the true null hypotheses.</w:t>
      </w:r>
      <w:r>
        <w:t xml:space="preserve"> </w:t>
      </w:r>
      <w:r>
        <w:t xml:space="preserve">If</w:t>
      </w:r>
      <w:r>
        <w:t xml:space="preserve"> </w:t>
      </w:r>
      <w:hyperlink w:anchor="def-holm">
        <w:r>
          <w:rPr>
            <w:rStyle w:val="Hyperlink"/>
          </w:rPr>
          <w:t xml:space="preserve">Holm’s procedure</w:t>
        </w:r>
      </w:hyperlink>
      <w:r>
        <w:t xml:space="preserve"> </w:t>
      </w:r>
      <w:r>
        <w:t xml:space="preserve">at level</w:t>
      </w:r>
      <w:r>
        <w:t xml:space="preserve"> </w:t>
      </w:r>
      <m:oMath>
        <m:r>
          <m:t>α</m:t>
        </m:r>
      </m:oMath>
      <w:r>
        <w:t xml:space="preserve"> </w:t>
      </w:r>
      <w:r>
        <w:t xml:space="preserve">rejects at least one true null hypothesis,</w:t>
      </w:r>
      <w:r>
        <w:t xml:space="preserve"> </w:t>
      </w:r>
      <w:r>
        <w:t xml:space="preserve">then the smallest p-value among the true null hypotheses is at most</w:t>
      </w:r>
      <w:r>
        <w:t xml:space="preserve"> </w:t>
      </w:r>
      <m:oMath>
        <m:r>
          <m:t>α</m:t>
        </m:r>
        <m:r>
          <m:rPr>
            <m:sty m:val="p"/>
          </m:rPr>
          <m:t>/</m:t>
        </m:r>
        <m:sSub>
          <m:e>
            <m:r>
              <m:t>m</m:t>
            </m:r>
          </m:e>
          <m:sub>
            <m:r>
              <m:t>0</m:t>
            </m:r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r>
                <m:rPr>
                  <m:sty m:val="p"/>
                </m:rPr>
                <m:t>min</m:t>
              </m:r>
            </m:e>
            <m:lim>
              <m:r>
                <m:t>j</m:t>
              </m:r>
              <m:r>
                <m:rPr>
                  <m:sty m:val="p"/>
                </m:rPr>
                <m:t>∈</m:t>
              </m:r>
              <m:sSub>
                <m:e>
                  <m:r>
                    <m:rPr>
                      <m:scr m:val="script"/>
                      <m:sty m:val="p"/>
                    </m:rPr>
                    <m:t>I</m:t>
                  </m:r>
                </m:e>
                <m:sub>
                  <m:r>
                    <m:t>0</m:t>
                  </m:r>
                </m:sub>
              </m:sSub>
            </m:lim>
          </m:limLow>
          <m:sSub>
            <m:e>
              <m:r>
                <m:t>p</m:t>
              </m:r>
            </m:e>
            <m:sub>
              <m:r>
                <m:t>j</m:t>
              </m:r>
            </m:sub>
          </m:sSub>
          <m:r>
            <m:rPr>
              <m:sty m:val="p"/>
            </m:rPr>
            <m:t>≤</m:t>
          </m:r>
          <m:f>
            <m:fPr>
              <m:type m:val="bar"/>
            </m:fPr>
            <m:num>
              <m:r>
                <m:t>α</m:t>
              </m:r>
            </m:num>
            <m:den>
              <m:sSub>
                <m:e>
                  <m:r>
                    <m:t>m</m:t>
                  </m:r>
                </m:e>
                <m:sub>
                  <m:r>
                    <m:t>0</m:t>
                  </m:r>
                </m:sub>
              </m:sSub>
            </m:den>
          </m:f>
          <m:r>
            <m:rPr>
              <m:sty m:val="p"/>
            </m:rPr>
            <m:t>.</m:t>
          </m:r>
        </m:oMath>
      </m:oMathPara>
    </w:p>
    <w:bookmarkEnd w:id="71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holm-threshold">
        <w:r>
          <w:rPr>
            <w:rStyle w:val="Hyperlink"/>
          </w:rPr>
          <w:t xml:space="preserve">Exercise 4</w:t>
        </w:r>
      </w:hyperlink>
      <w:r>
        <w:t xml:space="preserve">, worked in</w:t>
      </w:r>
      <w:r>
        <w:t xml:space="preserve"> </w:t>
      </w:r>
      <w:hyperlink w:anchor="sol-holm-threshold">
        <w:r>
          <w:rPr>
            <w:rStyle w:val="Hyperlink"/>
          </w:rPr>
          <w:t xml:space="preserve">Solution 4</w:t>
        </w:r>
      </w:hyperlink>
      <w:r>
        <w:t xml:space="preserve">.</w:t>
      </w:r>
    </w:p>
    <w:bookmarkStart w:id="72" w:name="thm-holm-fwer"/>
    <w:p>
      <w:pPr>
        <w:pStyle w:val="BodyText"/>
      </w:pPr>
      <w:r>
        <w:rPr>
          <w:b/>
          <w:bCs/>
        </w:rPr>
        <w:t xml:space="preserve">Theorem 4 (Holm’s procedure controls the FWER)</w:t>
      </w:r>
      <w:r>
        <w:t xml:space="preserve"> </w:t>
      </w:r>
      <w:r>
        <w:t xml:space="preserve">If all p-values of true null hypotheses are valid (</w:t>
      </w:r>
      <w:hyperlink w:anchor="def-valid-p-value">
        <w:r>
          <w:rPr>
            <w:rStyle w:val="Hyperlink"/>
          </w:rPr>
          <w:t xml:space="preserve">Definition 7</w:t>
        </w:r>
      </w:hyperlink>
      <w:r>
        <w:t xml:space="preserve">),</w:t>
      </w:r>
      <w:r>
        <w:t xml:space="preserve"> </w:t>
      </w:r>
      <w:hyperlink w:anchor="def-holm">
        <w:r>
          <w:rPr>
            <w:rStyle w:val="Hyperlink"/>
          </w:rPr>
          <w:t xml:space="preserve">Holm’s procedure</w:t>
        </w:r>
      </w:hyperlink>
      <w:r>
        <w:t xml:space="preserve"> </w:t>
      </w:r>
      <w:r>
        <w:t xml:space="preserve">at level</w:t>
      </w:r>
      <w:r>
        <w:t xml:space="preserve"> </w:t>
      </w:r>
      <m:oMath>
        <m:r>
          <m:t>α</m:t>
        </m:r>
      </m:oMath>
      <w:r>
        <w:t xml:space="preserve"> </w:t>
      </w:r>
      <w:r>
        <w:t xml:space="preserve">satisfies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nor/>
              <m:sty m:val="p"/>
            </m:rPr>
            <m:t>FWER</m:t>
          </m:r>
          <m:r>
            <m:rPr>
              <m:sty m:val="p"/>
            </m:rPr>
            <m:t>≤</m:t>
          </m:r>
          <m:r>
            <m:t>α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whatever the dependence between the p-values.</w:t>
      </w:r>
    </w:p>
    <w:bookmarkEnd w:id="72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If</w:t>
      </w:r>
      <w:r>
        <w:t xml:space="preserve"> </w:t>
      </w:r>
      <m:oMath>
        <m:sSub>
          <m:e>
            <m:r>
              <m:t>m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there is no true null hypothesis to reject, so</w:t>
      </w:r>
      <w:r>
        <w:t xml:space="preserve"> </w:t>
      </w:r>
      <m:oMath>
        <m:r>
          <m:t>V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nor/>
            <m:sty m:val="p"/>
          </m:rPr>
          <m:t>FWER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If</w:t>
      </w:r>
      <w:r>
        <w:t xml:space="preserve"> </w:t>
      </w:r>
      <m:oMath>
        <m:sSub>
          <m:e>
            <m:r>
              <m:t>m</m:t>
            </m:r>
          </m:e>
          <m:sub>
            <m:r>
              <m:t>0</m:t>
            </m:r>
          </m:sub>
        </m:sSub>
        <m:r>
          <m:rPr>
            <m:sty m:val="p"/>
          </m:rPr>
          <m:t>≥</m:t>
        </m:r>
        <m:r>
          <m:t>1</m:t>
        </m:r>
      </m:oMath>
      <w:r>
        <w:t xml:space="preserve">, the event</w:t>
      </w:r>
      <w:r>
        <w:t xml:space="preserve"> </w:t>
      </w:r>
      <m:oMath>
        <m:r>
          <m:t>V</m:t>
        </m:r>
        <m:r>
          <m:rPr>
            <m:sty m:val="p"/>
          </m:rPr>
          <m:t>≥</m:t>
        </m:r>
        <m:r>
          <m:t>1</m:t>
        </m:r>
      </m:oMath>
      <w:r>
        <w:t xml:space="preserve"> </w:t>
      </w:r>
      <w:r>
        <w:t xml:space="preserve">means Holm’s procedure rejects a true null hypothesis,</w:t>
      </w:r>
      <w:r>
        <w:t xml:space="preserve"> </w:t>
      </w:r>
      <w:r>
        <w:t xml:space="preserve">so by</w:t>
      </w:r>
      <w:r>
        <w:t xml:space="preserve"> </w:t>
      </w:r>
      <w:hyperlink w:anchor="lem-holm-threshold">
        <w:r>
          <w:rPr>
            <w:rStyle w:val="Hyperlink"/>
          </w:rPr>
          <w:t xml:space="preserve">Lemma 4</w:t>
        </w:r>
      </w:hyperlink>
      <w:r>
        <w:t xml:space="preserve"> </w:t>
      </w:r>
      <w:r>
        <w:t xml:space="preserve">it is contained in the event</w:t>
      </w:r>
      <w:r>
        <w:t xml:space="preserve"> </w:t>
      </w:r>
      <m:oMath>
        <m:sSub>
          <m:e>
            <m:r>
              <m:rPr>
                <m:sty m:val="p"/>
              </m:rPr>
              <m:t>min</m:t>
            </m:r>
          </m:e>
          <m:sub>
            <m:r>
              <m:t>j</m:t>
            </m:r>
            <m:r>
              <m:rPr>
                <m:sty m:val="p"/>
              </m:rPr>
              <m:t>∈</m:t>
            </m:r>
            <m:sSub>
              <m:e>
                <m:r>
                  <m:rPr>
                    <m:scr m:val="script"/>
                    <m:sty m:val="p"/>
                  </m:rPr>
                  <m:t>I</m:t>
                </m:r>
              </m:e>
              <m:sub>
                <m:r>
                  <m:t>0</m:t>
                </m:r>
              </m:sub>
            </m:sSub>
          </m:sub>
        </m:sSub>
        <m:sSub>
          <m:e>
            <m:r>
              <m:t>p</m:t>
            </m:r>
          </m:e>
          <m:sub>
            <m:r>
              <m:t>j</m:t>
            </m:r>
          </m:sub>
        </m:sSub>
        <m:r>
          <m:rPr>
            <m:sty m:val="p"/>
          </m:rPr>
          <m:t>≤</m:t>
        </m:r>
        <m:r>
          <m:t>α</m:t>
        </m:r>
        <m:r>
          <m:rPr>
            <m:sty m:val="p"/>
          </m:rPr>
          <m:t>/</m:t>
        </m:r>
        <m:sSub>
          <m:e>
            <m:r>
              <m:t>m</m:t>
            </m:r>
          </m:e>
          <m:sub>
            <m:r>
              <m:t>0</m:t>
            </m:r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nor/>
                  <m:sty m:val="p"/>
                </m:rPr>
                <m:t>FWER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V</m:t>
                  </m:r>
                  <m:r>
                    <m:rPr>
                      <m:sty m:val="p"/>
                    </m:rPr>
                    <m:t>≥</m:t>
                  </m:r>
                  <m:r>
                    <m:t>1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FWER)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limLow>
                    <m:e>
                      <m:r>
                        <m:rPr>
                          <m:sty m:val="p"/>
                        </m:rPr>
                        <m:t>min</m:t>
                      </m:r>
                    </m:e>
                    <m:lim>
                      <m:r>
                        <m:t>j</m:t>
                      </m:r>
                      <m:r>
                        <m:rPr>
                          <m:sty m:val="p"/>
                        </m:rPr>
                        <m:t>∈</m:t>
                      </m:r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I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</m:lim>
                  </m:limLow>
                  <m:sSub>
                    <m:e>
                      <m:r>
                        <m:t>p</m:t>
                      </m:r>
                    </m:e>
                    <m:sub>
                      <m:r>
                        <m:t>j</m:t>
                      </m:r>
                    </m:sub>
                  </m:sSub>
                  <m:r>
                    <m:rPr>
                      <m:sty m:val="p"/>
                    </m:rPr>
                    <m:t>≤</m:t>
                  </m:r>
                  <m:f>
                    <m:fPr>
                      <m:type m:val="bar"/>
                    </m:fPr>
                    <m:num>
                      <m:r>
                        <m:t>α</m:t>
                      </m:r>
                    </m:num>
                    <m:den>
                      <m:sSub>
                        <m:e>
                          <m:r>
                            <m:t>m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event </m:t>
              </m:r>
              <m:r>
                <m:t>V</m:t>
              </m:r>
              <m:r>
                <m:rPr>
                  <m:sty m:val="p"/>
                </m:rPr>
                <m:t>≥</m:t>
              </m:r>
              <m:r>
                <m:t>1</m:t>
              </m:r>
              <m:r>
                <m:rPr>
                  <m:nor/>
                  <m:sty m:val="p"/>
                </m:rPr>
                <m:t> lies inside this event)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limLow>
                    <m:e>
                      <m:r>
                        <m:rPr>
                          <m:sty m:val="p"/>
                        </m:rPr>
                        <m:t>⋃</m:t>
                      </m:r>
                    </m:e>
                    <m:lim>
                      <m:r>
                        <m:t>j</m:t>
                      </m:r>
                      <m:r>
                        <m:rPr>
                          <m:sty m:val="p"/>
                        </m:rPr>
                        <m:t>∈</m:t>
                      </m:r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I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</m:lim>
                  </m:limLow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b>
                        <m:e>
                          <m:r>
                            <m:t>p</m:t>
                          </m:r>
                        </m:e>
                        <m:sub>
                          <m:r>
                            <m:t>j</m:t>
                          </m:r>
                        </m:sub>
                      </m:sSub>
                      <m:r>
                        <m:rPr>
                          <m:sty m:val="p"/>
                        </m:rPr>
                        <m:t>≤</m:t>
                      </m:r>
                      <m:f>
                        <m:fPr>
                          <m:type m:val="bar"/>
                        </m:fPr>
                        <m:num>
                          <m:r>
                            <m:t>α</m:t>
                          </m:r>
                        </m:num>
                        <m:den>
                          <m:sSub>
                            <m:e>
                              <m:r>
                                <m:t>m</m:t>
                              </m:r>
                            </m:e>
                            <m:sub>
                              <m:r>
                                <m:t>0</m:t>
                              </m:r>
                            </m:sub>
                          </m:sSub>
                        </m:den>
                      </m:f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minimum is at most a bound exactly when some term is)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∈</m:t>
                  </m:r>
                  <m:sSub>
                    <m:e>
                      <m:r>
                        <m:rPr>
                          <m:scr m:val="script"/>
                          <m:sty m:val="p"/>
                        </m:rPr>
                        <m:t>I</m:t>
                      </m:r>
                    </m:e>
                    <m:sub>
                      <m:r>
                        <m:t>0</m:t>
                      </m:r>
                    </m:sub>
                  </m:sSub>
                </m:sub>
                <m:sup>
                  <m:r>
                    <m:t>​</m:t>
                  </m:r>
                </m:sup>
                <m:e>
                  <m:r>
                    <m:rPr>
                      <m:sty m:val="p"/>
                    </m:rPr>
                    <m:t>Pr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r>
                            <m:t>p</m:t>
                          </m:r>
                        </m:e>
                        <m:sub>
                          <m:r>
                            <m:t>j</m:t>
                          </m:r>
                        </m:sub>
                      </m:sSub>
                      <m:r>
                        <m:rPr>
                          <m:sty m:val="p"/>
                        </m:rPr>
                        <m:t>≤</m:t>
                      </m:r>
                      <m:f>
                        <m:fPr>
                          <m:type m:val="bar"/>
                        </m:fPr>
                        <m:num>
                          <m:r>
                            <m:t>α</m:t>
                          </m:r>
                        </m:num>
                        <m:den>
                          <m:sSub>
                            <m:e>
                              <m:r>
                                <m:t>m</m:t>
                              </m:r>
                            </m:e>
                            <m:sub>
                              <m:r>
                                <m:t>0</m:t>
                              </m:r>
                            </m:sub>
                          </m:sSub>
                        </m:den>
                      </m:f>
                    </m:e>
                  </m:d>
                  <m:r>
                    <m:t>​</m:t>
                  </m:r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(union bound)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∈</m:t>
                  </m:r>
                  <m:sSub>
                    <m:e>
                      <m:r>
                        <m:rPr>
                          <m:scr m:val="script"/>
                          <m:sty m:val="p"/>
                        </m:rPr>
                        <m:t>I</m:t>
                      </m:r>
                    </m:e>
                    <m:sub>
                      <m:r>
                        <m:t>0</m:t>
                      </m:r>
                    </m:sub>
                  </m:sSub>
                </m:sub>
                <m:sup>
                  <m:r>
                    <m:t>​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t>α</m:t>
                      </m:r>
                    </m:num>
                    <m:den>
                      <m:sSub>
                        <m:e>
                          <m:r>
                            <m:t>m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</m:den>
                  </m:f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(each </m:t>
              </m:r>
              <m:sSub>
                <m:e>
                  <m:r>
                    <m:t>p</m:t>
                  </m:r>
                </m:e>
                <m:sub>
                  <m:r>
                    <m:t>j</m:t>
                  </m:r>
                </m:sub>
              </m:sSub>
              <m:r>
                <m:rPr>
                  <m:nor/>
                  <m:sty m:val="p"/>
                </m:rPr>
                <m:t> is valid, with </m:t>
              </m:r>
              <m:r>
                <m:t>u</m:t>
              </m:r>
              <m:r>
                <m:rPr>
                  <m:sty m:val="p"/>
                </m:rPr>
                <m:t>=</m:t>
              </m:r>
              <m:r>
                <m:t>α</m:t>
              </m:r>
              <m:r>
                <m:rPr>
                  <m:sty m:val="p"/>
                </m:rPr>
                <m:t>/</m:t>
              </m:r>
              <m:sSub>
                <m:e>
                  <m:r>
                    <m:t>m</m:t>
                  </m:r>
                </m:e>
                <m:sub>
                  <m:r>
                    <m:t>0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m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α</m:t>
                  </m:r>
                </m:num>
                <m:den>
                  <m:sSub>
                    <m:e>
                      <m:r>
                        <m:t>m</m:t>
                      </m:r>
                    </m:e>
                    <m:sub>
                      <m:r>
                        <m:t>0</m:t>
                      </m:r>
                    </m:sub>
                  </m:sSub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sum of </m:t>
              </m:r>
              <m:sSub>
                <m:e>
                  <m:r>
                    <m:t>m</m:t>
                  </m:r>
                </m:e>
                <m:sub>
                  <m:r>
                    <m:t>0</m:t>
                  </m:r>
                </m:sub>
              </m:sSub>
              <m:r>
                <m:rPr>
                  <m:nor/>
                  <m:sty m:val="p"/>
                </m:rPr>
                <m:t> equal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α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r>
                    <m:t>m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b>
                    <m:e>
                      <m:r>
                        <m:t>m</m:t>
                      </m:r>
                    </m:e>
                    <m:sub>
                      <m:r>
                        <m:t>0</m:t>
                      </m:r>
                    </m:sub>
                  </m:sSub>
                </m:den>
              </m:f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 union bound is</w:t>
      </w:r>
      <w:r>
        <w:t xml:space="preserve"> </w:t>
      </w:r>
      <w:hyperlink w:anchor="thm-union-bound">
        <w:r>
          <w:rPr>
            <w:rStyle w:val="Hyperlink"/>
          </w:rPr>
          <w:t xml:space="preserve">Theorem 2</w:t>
        </w:r>
      </w:hyperlink>
      <w:r>
        <w:t xml:space="preserve"> </w:t>
      </w:r>
      <w:r>
        <w:t xml:space="preserve">and validity is</w:t>
      </w:r>
      <w:r>
        <w:t xml:space="preserve"> </w:t>
      </w:r>
      <w:hyperlink w:anchor="def-valid-p-value">
        <w:r>
          <w:rPr>
            <w:rStyle w:val="Hyperlink"/>
          </w:rPr>
          <w:t xml:space="preserve">Definition 7</w:t>
        </w:r>
      </w:hyperlink>
      <w:r>
        <w:t xml:space="preserve">.</w:t>
      </w:r>
      <w:r>
        <w:t xml:space="preserve"> </w:t>
      </w:r>
      <w:r>
        <w:t xml:space="preserve">As for the Bonferroni correction, no assumption about dependence is needed.</w:t>
      </w:r>
    </w:p>
    <w:bookmarkStart w:id="73" w:name="exm-holm-fwer"/>
    <w:p>
      <w:pPr>
        <w:pStyle w:val="BodyText"/>
      </w:pPr>
      <w:r>
        <w:rPr>
          <w:b/>
          <w:bCs/>
        </w:rPr>
        <w:t xml:space="preserve">Example 11 (FWER of Holm’s procedure in the simulated family)</w:t>
      </w:r>
      <w:r>
        <w:t xml:space="preserve"> </w:t>
      </w:r>
      <w:r>
        <w:t xml:space="preserve">Repeating the simulation of</w:t>
      </w:r>
      <w:r>
        <w:t xml:space="preserve"> </w:t>
      </w:r>
      <w:hyperlink w:anchor="exm-rejection-counts">
        <w:r>
          <w:rPr>
            <w:rStyle w:val="Hyperlink"/>
          </w:rPr>
          <w:t xml:space="preserve">Example 3</w:t>
        </w:r>
      </w:hyperlink>
      <w:r>
        <w:t xml:space="preserve"> </w:t>
      </w:r>
      <w:r>
        <w:t xml:space="preserve">2000 times with Holm’s procedure:</w:t>
      </w:r>
    </w:p>
    <w:p>
      <w:pPr>
        <w:pStyle w:val="SourceCode"/>
      </w:pP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575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sim_counts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holm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run_simulation</w:t>
      </w:r>
      <w:r>
        <w:rPr>
          <w:rStyle w:val="NormalTok"/>
        </w:rPr>
        <w:t xml:space="preserve">(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(p) </w:t>
      </w:r>
      <w:r>
        <w:rPr>
          <w:rStyle w:val="FunctionTok"/>
        </w:rPr>
        <w:t xml:space="preserve">holm_reject</w:t>
      </w:r>
      <w:r>
        <w:rPr>
          <w:rStyle w:val="NormalTok"/>
        </w:rPr>
        <w:t xml:space="preserve">(p, </w:t>
      </w:r>
      <w:r>
        <w:rPr>
          <w:rStyle w:val="FloatTok"/>
        </w:rPr>
        <w:t xml:space="preserve">0.05</w:t>
      </w:r>
      <w:r>
        <w:rPr>
          <w:rStyle w:val="NormalTok"/>
        </w:rPr>
        <w:t xml:space="preserve">))</w:t>
      </w:r>
      <w:r>
        <w:br/>
      </w:r>
      <w:r>
        <w:rPr>
          <w:rStyle w:val="FunctionTok"/>
        </w:rPr>
        <w:t xml:space="preserve">summarize_counts</w:t>
      </w:r>
      <w:r>
        <w:rPr>
          <w:rStyle w:val="NormalTok"/>
        </w:rPr>
        <w:t xml:space="preserve">(sim_counts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holm)</w:t>
      </w:r>
      <w:r>
        <w:br/>
      </w:r>
      <w:r>
        <w:rPr>
          <w:rStyle w:val="CommentTok"/>
        </w:rPr>
        <w:t xml:space="preserve">#&gt;       FWER        FDR      power </w:t>
      </w:r>
      <w:r>
        <w:br/>
      </w:r>
      <w:r>
        <w:rPr>
          <w:rStyle w:val="CommentTok"/>
        </w:rPr>
        <w:t xml:space="preserve">#&gt; 0.04050000 0.00269911 0.14648500</w:t>
      </w:r>
    </w:p>
    <w:p>
      <w:pPr>
        <w:pStyle w:val="FirstParagraph"/>
      </w:pPr>
      <w:r>
        <w:t xml:space="preserve">The estimated FWER, 0.04,</w:t>
      </w:r>
      <w:r>
        <w:t xml:space="preserve"> </w:t>
      </w:r>
      <w:r>
        <w:t xml:space="preserve">is below</w:t>
      </w:r>
      <w:r>
        <w:t xml:space="preserve"> </w:t>
      </w:r>
      <m:oMath>
        <m:r>
          <m:t>α</m:t>
        </m:r>
        <m:r>
          <m:rPr>
            <m:sty m:val="p"/>
          </m:rPr>
          <m:t>=</m:t>
        </m:r>
        <m:r>
          <m:t>0.05</m:t>
        </m:r>
      </m:oMath>
      <w:r>
        <w:t xml:space="preserve">, up to simulation error.</w:t>
      </w:r>
      <w:r>
        <w:t xml:space="preserve"> </w:t>
      </w:r>
      <w:r>
        <w:t xml:space="preserve">Holm’s power is 0.146,</w:t>
      </w:r>
      <w:r>
        <w:t xml:space="preserve"> </w:t>
      </w:r>
      <w:r>
        <w:t xml:space="preserve">against 0.146 for the Bonferroni correction:</w:t>
      </w:r>
      <w:r>
        <w:t xml:space="preserve"> </w:t>
      </w:r>
      <w:r>
        <w:t xml:space="preserve">Holm’s procedure can only reject more, but here the extra rejections are rare.</w:t>
      </w:r>
    </w:p>
    <w:bookmarkEnd w:id="73"/>
    <w:p>
      <w:pPr>
        <w:pStyle w:val="Compact"/>
        <w:numPr>
          <w:ilvl w:val="0"/>
          <w:numId w:val="1004"/>
        </w:numPr>
      </w:pPr>
      <w:r>
        <w:t xml:space="preserve">Casella and Berger [11, Sec. 11.2.5], pp. 534–535</w:t>
      </w:r>
      <w:r>
        <w:t xml:space="preserve"> </w:t>
      </w:r>
      <w:r>
        <w:t xml:space="preserve">covers simultaneous estimation of contrasts.</w:t>
      </w:r>
    </w:p>
    <w:p>
      <w:pPr>
        <w:pStyle w:val="Compact"/>
        <w:numPr>
          <w:ilvl w:val="0"/>
          <w:numId w:val="1004"/>
        </w:numPr>
      </w:pPr>
      <w:r>
        <w:t xml:space="preserve">Rice [12, Sec. 12.2.2], pp. 485–487</w:t>
      </w:r>
      <w:r>
        <w:t xml:space="preserve"> </w:t>
      </w:r>
      <w:r>
        <w:t xml:space="preserve">covers multiple comparisons.</w:t>
      </w:r>
    </w:p>
    <w:bookmarkEnd w:id="74"/>
    <w:bookmarkEnd w:id="75"/>
    <w:bookmarkStart w:id="85" w:name="sec-fdr-control"/>
    <w:p>
      <w:pPr>
        <w:pStyle w:val="Heading2"/>
      </w:pPr>
      <w:r>
        <w:t xml:space="preserve">5 Controlling the false discovery rate</w:t>
      </w:r>
    </w:p>
    <w:bookmarkStart w:id="84" w:name="sec-bh"/>
    <w:p>
      <w:pPr>
        <w:pStyle w:val="Heading3"/>
      </w:pPr>
      <w:r>
        <w:t xml:space="preserve">5.1 The Benjamini–Hochberg procedure</w:t>
      </w:r>
    </w:p>
    <w:bookmarkStart w:id="76" w:name="def-bh-cutoff"/>
    <w:p>
      <w:pPr>
        <w:pStyle w:val="FirstParagraph"/>
      </w:pPr>
      <w:r>
        <w:rPr>
          <w:b/>
          <w:bCs/>
        </w:rPr>
        <w:t xml:space="preserve">Definition 11 (Benjamini–Hochberg cutoff rank)</w:t>
      </w:r>
      <w:r>
        <w:t xml:space="preserve"> </w:t>
      </w:r>
      <w:r>
        <w:t xml:space="preserve">Given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null hypotheses with ordered p-values</w:t>
      </w:r>
      <w:r>
        <w:t xml:space="preserve"> </w:t>
      </w:r>
      <m:oMath>
        <m:sSub>
          <m:e>
            <m:r>
              <m:t>p</m:t>
            </m:r>
          </m:e>
          <m:sub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b>
        </m:sSub>
        <m:r>
          <m:rPr>
            <m:sty m:val="p"/>
          </m:rPr>
          <m:t>≤</m:t>
        </m:r>
        <m:r>
          <m:rPr>
            <m:sty m:val="p"/>
          </m:rPr>
          <m:t>⋯</m:t>
        </m:r>
        <m:r>
          <m:rPr>
            <m:sty m:val="p"/>
          </m:rPr>
          <m:t>≤</m:t>
        </m:r>
        <m:sSub>
          <m:e>
            <m:r>
              <m:t>p</m:t>
            </m:r>
          </m:e>
          <m:sub>
            <m:r>
              <m:rPr>
                <m:sty m:val="p"/>
              </m:rPr>
              <m:t>(</m:t>
            </m:r>
            <m:r>
              <m:t>m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(as in</w:t>
      </w:r>
      <w:r>
        <w:t xml:space="preserve"> </w:t>
      </w:r>
      <w:hyperlink w:anchor="def-holm-cutoff">
        <w:r>
          <w:rPr>
            <w:rStyle w:val="Hyperlink"/>
          </w:rPr>
          <w:t xml:space="preserve">Definition 9</w:t>
        </w:r>
      </w:hyperlink>
      <w:r>
        <w:t xml:space="preserve">) and a level</w:t>
      </w:r>
      <w:r>
        <w:t xml:space="preserve"> </w:t>
      </w:r>
      <m:oMath>
        <m:r>
          <m:t>q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Benjamini–Hochberg cutoff rank</w:t>
      </w:r>
      <w:r>
        <w:t xml:space="preserve"> </w:t>
      </w:r>
      <m:oMath>
        <m:acc>
          <m:accPr>
            <m:chr m:val="̂"/>
          </m:accPr>
          <m:e>
            <m:r>
              <m:t>k</m:t>
            </m:r>
          </m:e>
        </m:acc>
      </m:oMath>
      <w:r>
        <w:t xml:space="preserve"> </w:t>
      </w:r>
      <w:r>
        <w:t xml:space="preserve">is the largest rank whose p-value is at most</w:t>
      </w:r>
      <w:r>
        <w:t xml:space="preserve"> </w:t>
      </w:r>
      <m:oMath>
        <m:r>
          <m:t>k</m:t>
        </m:r>
        <m:r>
          <m:t>q</m:t>
        </m:r>
        <m:r>
          <m:rPr>
            <m:sty m:val="p"/>
          </m:rPr>
          <m:t>/</m:t>
        </m:r>
        <m:r>
          <m:t>m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acc>
          <m:accPr>
            <m:chr m:val="̂"/>
          </m:accPr>
          <m:e>
            <m:r>
              <m:t>k</m:t>
            </m:r>
          </m:e>
        </m:acc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0</m:t>
        </m:r>
      </m:oMath>
      <w:r>
        <w:t xml:space="preserve"> </w:t>
      </w:r>
      <w:r>
        <w:t xml:space="preserve">if there is no such rank: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̂"/>
            </m:accPr>
            <m:e>
              <m:r>
                <m:t>k</m:t>
              </m:r>
            </m:e>
          </m:acc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max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k</m:t>
              </m:r>
              <m:r>
                <m:rPr>
                  <m:sty m:val="p"/>
                </m:rPr>
                <m:t>:</m:t>
              </m:r>
              <m:sSub>
                <m:e>
                  <m:r>
                    <m:t>p</m:t>
                  </m:r>
                </m:e>
                <m:sub>
                  <m:r>
                    <m:rPr>
                      <m:sty m:val="p"/>
                    </m:rPr>
                    <m:t>(</m:t>
                  </m:r>
                  <m:r>
                    <m:t>k</m:t>
                  </m:r>
                  <m:r>
                    <m:rPr>
                      <m:sty m:val="p"/>
                    </m:rPr>
                    <m:t>)</m:t>
                  </m:r>
                </m:sub>
              </m:sSub>
              <m:r>
                <m:rPr>
                  <m:sty m:val="p"/>
                </m:rPr>
                <m:t>≤</m:t>
              </m:r>
              <m:f>
                <m:fPr>
                  <m:type m:val="bar"/>
                </m:fPr>
                <m:num>
                  <m:r>
                    <m:t>k</m:t>
                  </m:r>
                  <m:r>
                    <m:t>q</m:t>
                  </m:r>
                </m:num>
                <m:den>
                  <m:r>
                    <m:t>m</m:t>
                  </m:r>
                </m:den>
              </m:f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Source: Benjamini and Hochberg</w:t>
      </w:r>
      <w:r>
        <w:t xml:space="preserve"> </w:t>
      </w:r>
      <w:r>
        <w:t xml:space="preserve">[3]</w:t>
      </w:r>
      <w:r>
        <w:t xml:space="preserve">.</w:t>
      </w:r>
    </w:p>
    <w:bookmarkEnd w:id="76"/>
    <w:bookmarkStart w:id="77" w:name="def-bh"/>
    <w:p>
      <w:pPr>
        <w:pStyle w:val="BodyText"/>
      </w:pPr>
      <w:r>
        <w:rPr>
          <w:b/>
          <w:bCs/>
        </w:rPr>
        <w:t xml:space="preserve">Definition 12 (Benjamini–Hochberg procedure)</w:t>
      </w:r>
      <w:r>
        <w:t xml:space="preserve"> </w:t>
      </w:r>
      <w:r>
        <w:t xml:space="preserve">Given the cutoff rank</w:t>
      </w:r>
      <w:r>
        <w:t xml:space="preserve"> </w:t>
      </w:r>
      <m:oMath>
        <m:acc>
          <m:accPr>
            <m:chr m:val="̂"/>
          </m:accPr>
          <m:e>
            <m:r>
              <m:t>k</m:t>
            </m:r>
          </m:e>
        </m:acc>
      </m:oMath>
      <w:r>
        <w:t xml:space="preserve"> </w:t>
      </w:r>
      <w:r>
        <w:t xml:space="preserve">of</w:t>
      </w:r>
      <w:r>
        <w:t xml:space="preserve"> </w:t>
      </w:r>
      <w:hyperlink w:anchor="def-bh-cutoff">
        <w:r>
          <w:rPr>
            <w:rStyle w:val="Hyperlink"/>
          </w:rPr>
          <w:t xml:space="preserve">Definition 11</w:t>
        </w:r>
      </w:hyperlink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Benjamini–Hochberg procedure</w:t>
      </w:r>
      <w:r>
        <w:t xml:space="preserve"> </w:t>
      </w:r>
      <w:r>
        <w:t xml:space="preserve">(BH) rejects</w:t>
      </w:r>
      <w:r>
        <w:t xml:space="preserve"> </w:t>
      </w:r>
      <m:oMath>
        <m:sSub>
          <m:e>
            <m:r>
              <m:t>H</m:t>
            </m:r>
          </m:e>
          <m:sub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H</m:t>
            </m:r>
          </m:e>
          <m:sub>
            <m:r>
              <m:rPr>
                <m:sty m:val="p"/>
              </m:rPr>
              <m:t>(</m:t>
            </m:r>
            <m:acc>
              <m:accPr>
                <m:chr m:val="̂"/>
              </m:accPr>
              <m:e>
                <m:r>
                  <m:t>k</m:t>
                </m:r>
              </m:e>
            </m:acc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and no others.</w:t>
      </w:r>
    </w:p>
    <w:p>
      <w:pPr>
        <w:pStyle w:val="BodyText"/>
      </w:pPr>
      <w:r>
        <w:t xml:space="preserve">Source: Benjamini and Hochberg</w:t>
      </w:r>
      <w:r>
        <w:t xml:space="preserve"> </w:t>
      </w:r>
      <w:r>
        <w:t xml:space="preserve">[3]</w:t>
      </w:r>
      <w:r>
        <w:t xml:space="preserve">;</w:t>
      </w:r>
      <w:r>
        <w:t xml:space="preserve"> </w:t>
      </w:r>
      <w:r>
        <w:t xml:space="preserve">Wikipedia contributors [7]</w:t>
      </w:r>
      <w:r>
        <w:t xml:space="preserve">.</w:t>
      </w:r>
    </w:p>
    <w:bookmarkEnd w:id="77"/>
    <w:bookmarkStart w:id="78" w:name="rem-bh-step-up"/>
    <w:p>
      <w:pPr>
        <w:pStyle w:val="BodyText"/>
      </w:pPr>
      <w:r>
        <w:rPr>
          <w:i/>
          <w:iCs/>
        </w:rPr>
        <w:t xml:space="preserve">Remark 6</w:t>
      </w:r>
      <w:r>
        <w:t xml:space="preserve"> (BH is a step-up procedure). </w:t>
      </w:r>
      <w:r>
        <w:t xml:space="preserve">Holm’s procedure starts at the smallest p-value and stops at the first failure.</w:t>
      </w:r>
      <w:r>
        <w:t xml:space="preserve"> </w:t>
      </w:r>
      <w:r>
        <w:t xml:space="preserve">BH starts at the largest p-value and works down until one passes its threshold</w:t>
      </w:r>
      <w:r>
        <w:t xml:space="preserve"> </w:t>
      </w:r>
      <m:oMath>
        <m:r>
          <m:t>k</m:t>
        </m:r>
        <m:r>
          <m:t>q</m:t>
        </m:r>
        <m:r>
          <m:rPr>
            <m:sty m:val="p"/>
          </m:rPr>
          <m:t>/</m:t>
        </m:r>
        <m:r>
          <m:t>m</m:t>
        </m:r>
      </m:oMath>
      <w:r>
        <w:t xml:space="preserve">.</w:t>
      </w:r>
      <w:r>
        <w:t xml:space="preserve"> </w:t>
      </w:r>
      <w:r>
        <w:t xml:space="preserve">Every hypothesis ranked at or below</w:t>
      </w:r>
      <w:r>
        <w:t xml:space="preserve"> </w:t>
      </w:r>
      <m:oMath>
        <m:acc>
          <m:accPr>
            <m:chr m:val="̂"/>
          </m:accPr>
          <m:e>
            <m:r>
              <m:t>k</m:t>
            </m:r>
          </m:e>
        </m:acc>
      </m:oMath>
      <w:r>
        <w:t xml:space="preserve"> </w:t>
      </w:r>
      <w:r>
        <w:t xml:space="preserve">is rejected,</w:t>
      </w:r>
      <w:r>
        <w:t xml:space="preserve"> </w:t>
      </w:r>
      <w:r>
        <w:t xml:space="preserve">including those with p-values above their own thresholds.</w:t>
      </w:r>
      <w:r>
        <w:t xml:space="preserve"> </w:t>
      </w:r>
      <w:r>
        <w:t xml:space="preserve">The thresholds</w:t>
      </w:r>
      <w:r>
        <w:t xml:space="preserve"> </w:t>
      </w:r>
      <m:oMath>
        <m:r>
          <m:t>k</m:t>
        </m:r>
        <m:r>
          <m:t>q</m:t>
        </m:r>
        <m:r>
          <m:rPr>
            <m:sty m:val="p"/>
          </m:rPr>
          <m:t>/</m:t>
        </m:r>
        <m:r>
          <m:t>m</m:t>
        </m:r>
      </m:oMath>
      <w:r>
        <w:t xml:space="preserve"> </w:t>
      </w:r>
      <w:r>
        <w:t xml:space="preserve">grow with the rank</w:t>
      </w:r>
      <w:r>
        <w:t xml:space="preserve"> </w:t>
      </w:r>
      <m:oMath>
        <m:r>
          <m:t>k</m:t>
        </m:r>
      </m:oMath>
      <w:r>
        <w:t xml:space="preserve">,</w:t>
      </w:r>
      <w:r>
        <w:t xml:space="preserve"> </w:t>
      </w:r>
      <w:r>
        <w:t xml:space="preserve">and the smallest,</w:t>
      </w:r>
      <w:r>
        <w:t xml:space="preserve"> </w:t>
      </w:r>
      <m:oMath>
        <m:r>
          <m:t>q</m:t>
        </m:r>
        <m:r>
          <m:rPr>
            <m:sty m:val="p"/>
          </m:rPr>
          <m:t>/</m:t>
        </m:r>
        <m:r>
          <m:t>m</m:t>
        </m:r>
      </m:oMath>
      <w:r>
        <w:t xml:space="preserve">, equals the Bonferroni threshold,</w:t>
      </w:r>
      <w:r>
        <w:t xml:space="preserve"> </w:t>
      </w:r>
      <w:r>
        <w:t xml:space="preserve">so BH rejects every hypothesis that the Bonferroni correction rejects at level</w:t>
      </w:r>
      <w:r>
        <w:t xml:space="preserve"> </w:t>
      </w:r>
      <m:oMath>
        <m:r>
          <m:t>α</m:t>
        </m:r>
        <m:r>
          <m:rPr>
            <m:sty m:val="p"/>
          </m:rPr>
          <m:t>=</m:t>
        </m:r>
        <m:r>
          <m:t>q</m:t>
        </m:r>
      </m:oMath>
      <w:r>
        <w:t xml:space="preserve">.</w:t>
      </w:r>
    </w:p>
    <w:bookmarkEnd w:id="78"/>
    <w:bookmarkStart w:id="79" w:name="exm-bh"/>
    <w:p>
      <w:pPr>
        <w:pStyle w:val="BodyText"/>
      </w:pPr>
      <w:r>
        <w:rPr>
          <w:b/>
          <w:bCs/>
        </w:rPr>
        <w:t xml:space="preserve">Example 12 (The BH procedure for the Khan genes)</w:t>
      </w:r>
      <w:r>
        <w:t xml:space="preserve"> </w:t>
      </w:r>
      <w:r>
        <w:t xml:space="preserve"> </w:t>
      </w:r>
    </w:p>
    <w:p>
      <w:pPr>
        <w:pStyle w:val="SourceCode"/>
      </w:pPr>
      <w:r>
        <w:rPr>
          <w:rStyle w:val="NormalTok"/>
        </w:rPr>
        <w:t xml:space="preserve">bh_reject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(p, q) {</w:t>
      </w:r>
      <w:r>
        <w:br/>
      </w:r>
      <w:r>
        <w:rPr>
          <w:rStyle w:val="NormalTok"/>
        </w:rPr>
        <w:t xml:space="preserve">  m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(p)</w:t>
      </w:r>
      <w:r>
        <w:br/>
      </w:r>
      <w:r>
        <w:rPr>
          <w:rStyle w:val="NormalTok"/>
        </w:rPr>
        <w:t xml:space="preserve">  ord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order</w:t>
      </w:r>
      <w:r>
        <w:rPr>
          <w:rStyle w:val="NormalTok"/>
        </w:rPr>
        <w:t xml:space="preserve">(p)</w:t>
      </w:r>
      <w:r>
        <w:br/>
      </w:r>
      <w:r>
        <w:rPr>
          <w:rStyle w:val="NormalTok"/>
        </w:rPr>
        <w:t xml:space="preserve">  passes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which</w:t>
      </w:r>
      <w:r>
        <w:rPr>
          <w:rStyle w:val="NormalTok"/>
        </w:rPr>
        <w:t xml:space="preserve">(p[ord] </w:t>
      </w:r>
      <w:r>
        <w:rPr>
          <w:rStyle w:val="SpecialCharTok"/>
        </w:rPr>
        <w:t xml:space="preserve">&lt;=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seq_len</w:t>
      </w:r>
      <w:r>
        <w:rPr>
          <w:rStyle w:val="NormalTok"/>
        </w:rPr>
        <w:t xml:space="preserve">(m)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q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m)</w:t>
      </w:r>
      <w:r>
        <w:br/>
      </w:r>
      <w:r>
        <w:rPr>
          <w:rStyle w:val="NormalTok"/>
        </w:rPr>
        <w:t xml:space="preserve">  k_hat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(passes) </w:t>
      </w:r>
      <w:r>
        <w:rPr>
          <w:rStyle w:val="SpecialCharTok"/>
        </w:rPr>
        <w:t xml:space="preserve">&gt;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 </w:t>
      </w:r>
      <w:r>
        <w:rPr>
          <w:rStyle w:val="FunctionTok"/>
        </w:rPr>
        <w:t xml:space="preserve">max</w:t>
      </w:r>
      <w:r>
        <w:rPr>
          <w:rStyle w:val="NormalTok"/>
        </w:rPr>
        <w:t xml:space="preserve">(passes)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br/>
      </w:r>
      <w:r>
        <w:rPr>
          <w:rStyle w:val="NormalTok"/>
        </w:rPr>
        <w:t xml:space="preserve">  reject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rep</w:t>
      </w:r>
      <w:r>
        <w:rPr>
          <w:rStyle w:val="NormalTok"/>
        </w:rPr>
        <w:t xml:space="preserve">(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, m)</w:t>
      </w:r>
      <w:r>
        <w:br/>
      </w:r>
      <w:r>
        <w:rPr>
          <w:rStyle w:val="NormalTok"/>
        </w:rPr>
        <w:t xml:space="preserve">  reject[ord[</w:t>
      </w:r>
      <w:r>
        <w:rPr>
          <w:rStyle w:val="FunctionTok"/>
        </w:rPr>
        <w:t xml:space="preserve">seq_len</w:t>
      </w:r>
      <w:r>
        <w:rPr>
          <w:rStyle w:val="NormalTok"/>
        </w:rPr>
        <w:t xml:space="preserve">(k_hat)]]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br/>
      </w:r>
      <w:r>
        <w:rPr>
          <w:rStyle w:val="NormalTok"/>
        </w:rPr>
        <w:t xml:space="preserve">  reject</w:t>
      </w:r>
      <w:r>
        <w:br/>
      </w:r>
      <w:r>
        <w:rPr>
          <w:rStyle w:val="NormalTok"/>
        </w:rPr>
        <w:t xml:space="preserve">}</w:t>
      </w:r>
    </w:p>
    <w:p>
      <w:pPr>
        <w:pStyle w:val="FirstParagraph"/>
      </w:pPr>
      <w:r>
        <w:t xml:space="preserve">For the first ten genes at</w:t>
      </w:r>
      <w:r>
        <w:t xml:space="preserve"> </w:t>
      </w:r>
      <m:oMath>
        <m:r>
          <m:t>q</m:t>
        </m:r>
        <m:r>
          <m:rPr>
            <m:sty m:val="p"/>
          </m:rPr>
          <m:t>=</m:t>
        </m:r>
        <m:r>
          <m:t>0.05</m:t>
        </m:r>
      </m:oMath>
      <w:r>
        <w:t xml:space="preserve"> </w:t>
      </w:r>
      <w:r>
        <w:t xml:space="preserve">the thresholds</w:t>
      </w:r>
      <w:r>
        <w:t xml:space="preserve"> </w:t>
      </w:r>
      <m:oMath>
        <m:r>
          <m:t>k</m:t>
        </m:r>
        <m:r>
          <m:rPr>
            <m:sty m:val="p"/>
          </m:rPr>
          <m:t>×</m:t>
        </m:r>
        <m:r>
          <m:t>0.05</m:t>
        </m:r>
        <m:r>
          <m:rPr>
            <m:sty m:val="p"/>
          </m:rPr>
          <m:t>/</m:t>
        </m:r>
        <m:r>
          <m:t>10</m:t>
        </m:r>
      </m:oMath>
      <w:r>
        <w:t xml:space="preserve"> </w:t>
      </w:r>
      <w:r>
        <w:t xml:space="preserve">rise from</w:t>
      </w:r>
      <w:r>
        <w:t xml:space="preserve"> </w:t>
      </w:r>
      <m:oMath>
        <m:r>
          <m:t>0.005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0.05</m:t>
        </m:r>
      </m:oMath>
      <w:r>
        <w:t xml:space="preserve">:</w:t>
      </w:r>
    </w:p>
    <w:p>
      <w:pPr>
        <w:pStyle w:val="SourceCode"/>
      </w:pPr>
      <w:r>
        <w:rPr>
          <w:rStyle w:val="NormalTok"/>
        </w:rPr>
        <w:t xml:space="preserve">bh_ten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gene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names</w:t>
      </w:r>
      <w:r>
        <w:rPr>
          <w:rStyle w:val="NormalTok"/>
        </w:rPr>
        <w:t xml:space="preserve">(ten_genes),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p_value =</w:t>
      </w:r>
      <w:r>
        <w:rPr>
          <w:rStyle w:val="NormalTok"/>
        </w:rPr>
        <w:t xml:space="preserve"> ten_genes,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row.names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NULL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arrange</w:t>
      </w:r>
      <w:r>
        <w:rPr>
          <w:rStyle w:val="NormalTok"/>
        </w:rPr>
        <w:t xml:space="preserve">(p_value)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rank =</w:t>
      </w:r>
      <w:r>
        <w:rPr>
          <w:rStyle w:val="NormalTok"/>
        </w:rPr>
        <w:t xml:space="preserve">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row_number</w:t>
      </w:r>
      <w:r>
        <w:rPr>
          <w:rStyle w:val="NormalTok"/>
        </w:rPr>
        <w:t xml:space="preserve">(),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threshold =</w:t>
      </w:r>
      <w:r>
        <w:rPr>
          <w:rStyle w:val="NormalTok"/>
        </w:rPr>
        <w:t xml:space="preserve"> rank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alpha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(ten_genes),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passes =</w:t>
      </w:r>
      <w:r>
        <w:rPr>
          <w:rStyle w:val="NormalTok"/>
        </w:rPr>
        <w:t xml:space="preserve"> p_value </w:t>
      </w:r>
      <w:r>
        <w:rPr>
          <w:rStyle w:val="SpecialCharTok"/>
        </w:rPr>
        <w:t xml:space="preserve">&lt;=</w:t>
      </w:r>
      <w:r>
        <w:rPr>
          <w:rStyle w:val="NormalTok"/>
        </w:rPr>
        <w:t xml:space="preserve"> threshold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bh_ten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p_value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fmt_p</w:t>
      </w:r>
      <w:r>
        <w:rPr>
          <w:rStyle w:val="NormalTok"/>
        </w:rPr>
        <w:t xml:space="preserve">(p_value))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knitr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kable</w:t>
      </w:r>
      <w:r>
        <w:rPr>
          <w:rStyle w:val="NormalTok"/>
        </w:rPr>
        <w:t xml:space="preserve">()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gene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p_value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rank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threshold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passes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3.78e-06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TRUE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0.000642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0.010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TRUE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0.078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0.015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FALSE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0.197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0.020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FALSE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gene_10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0.28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0.025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FALSE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0.353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0.030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FALSE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0.711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0.035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FALSE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0.72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0.040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FALSE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0.773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0.045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FALSE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0.944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0.050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FALSE</w:t>
            </w:r>
          </w:p>
        </w:tc>
      </w:tr>
    </w:tbl>
    <w:p>
      <w:pPr>
        <w:pStyle w:val="BodyText"/>
      </w:pPr>
      <w:r>
        <w:t xml:space="preserve">The largest rank that passes is</w:t>
      </w:r>
      <w:r>
        <w:t xml:space="preserve"> </w:t>
      </w:r>
      <m:oMath>
        <m:acc>
          <m:accPr>
            <m:chr m:val="̂"/>
          </m:accPr>
          <m:e>
            <m:r>
              <m:t>k</m:t>
            </m:r>
          </m:e>
        </m:acc>
        <m:r>
          <m:rPr>
            <m:sty m:val="p"/>
          </m:rPr>
          <m:t>=</m:t>
        </m:r>
      </m:oMath>
      <w:r>
        <w:t xml:space="preserve"> </w:t>
      </w:r>
      <w:r>
        <w:t xml:space="preserve">2,</w:t>
      </w:r>
      <w:r>
        <w:t xml:space="preserve"> </w:t>
      </w:r>
      <w:r>
        <w:t xml:space="preserve">so BH rejects the 2 genes with the smallest p-values.</w:t>
      </w:r>
      <w:r>
        <w:t xml:space="preserve"> </w:t>
      </w:r>
      <w:r>
        <w:t xml:space="preserve">On all 2308 genes at</w:t>
      </w:r>
      <w:r>
        <w:t xml:space="preserve"> </w:t>
      </w:r>
      <m:oMath>
        <m:r>
          <m:t>q</m:t>
        </m:r>
        <m:r>
          <m:rPr>
            <m:sty m:val="p"/>
          </m:rPr>
          <m:t>=</m:t>
        </m:r>
        <m:r>
          <m:t>0.05</m:t>
        </m:r>
      </m:oMath>
      <w:r>
        <w:t xml:space="preserve">, BH rejects far more genes than the Bonferroni correction:</w:t>
      </w:r>
    </w:p>
    <w:p>
      <w:pPr>
        <w:pStyle w:val="SourceCode"/>
      </w:pP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unadjusted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(khan_p </w:t>
      </w:r>
      <w:r>
        <w:rPr>
          <w:rStyle w:val="SpecialCharTok"/>
        </w:rPr>
        <w:t xml:space="preserve">&lt;=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0.05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bonferroni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bonferroni_reject</w:t>
      </w:r>
      <w:r>
        <w:rPr>
          <w:rStyle w:val="NormalTok"/>
        </w:rPr>
        <w:t xml:space="preserve">(khan_p, </w:t>
      </w:r>
      <w:r>
        <w:rPr>
          <w:rStyle w:val="FloatTok"/>
        </w:rPr>
        <w:t xml:space="preserve">0.05</w:t>
      </w:r>
      <w:r>
        <w:rPr>
          <w:rStyle w:val="NormalTok"/>
        </w:rPr>
        <w:t xml:space="preserve">)),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holm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holm_reject</w:t>
      </w:r>
      <w:r>
        <w:rPr>
          <w:rStyle w:val="NormalTok"/>
        </w:rPr>
        <w:t xml:space="preserve">(khan_p, </w:t>
      </w:r>
      <w:r>
        <w:rPr>
          <w:rStyle w:val="FloatTok"/>
        </w:rPr>
        <w:t xml:space="preserve">0.05</w:t>
      </w:r>
      <w:r>
        <w:rPr>
          <w:rStyle w:val="NormalTok"/>
        </w:rPr>
        <w:t xml:space="preserve">)),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bh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bh_reject</w:t>
      </w:r>
      <w:r>
        <w:rPr>
          <w:rStyle w:val="NormalTok"/>
        </w:rPr>
        <w:t xml:space="preserve">(khan_p, </w:t>
      </w:r>
      <w:r>
        <w:rPr>
          <w:rStyle w:val="FloatTok"/>
        </w:rPr>
        <w:t xml:space="preserve">0.05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unadjusted bonferroni       holm         bh </w:t>
      </w:r>
      <w:r>
        <w:br/>
      </w:r>
      <w:r>
        <w:rPr>
          <w:rStyle w:val="CommentTok"/>
        </w:rPr>
        <w:t xml:space="preserve">#&gt;        528         62         62        250</w:t>
      </w:r>
    </w:p>
    <w:p>
      <w:pPr>
        <w:pStyle w:val="FirstParagraph"/>
      </w:pPr>
      <w:r>
        <w:t xml:space="preserve">A guarantee that</w:t>
      </w:r>
      <w:r>
        <w:t xml:space="preserve"> </w:t>
      </w:r>
      <m:oMath>
        <m:r>
          <m:rPr>
            <m:nor/>
            <m:sty m:val="p"/>
          </m:rPr>
          <m:t>FDR</m:t>
        </m:r>
        <m:r>
          <m:rPr>
            <m:sty m:val="p"/>
          </m:rPr>
          <m:t>≤</m:t>
        </m:r>
        <m:r>
          <m:t>0.05</m:t>
        </m:r>
      </m:oMath>
      <w:r>
        <w:t xml:space="preserve"> </w:t>
      </w:r>
      <w:r>
        <w:t xml:space="preserve">is a statement about the average false discovery proportion over repeated data sets,</w:t>
      </w:r>
      <w:r>
        <w:t xml:space="preserve"> </w:t>
      </w:r>
      <w:r>
        <w:t xml:space="preserve">not about this particular list of 250 genes.</w:t>
      </w:r>
    </w:p>
    <w:bookmarkEnd w:id="79"/>
    <w:bookmarkStart w:id="80" w:name="thm-bh-fdr"/>
    <w:p>
      <w:pPr>
        <w:pStyle w:val="BodyText"/>
      </w:pPr>
      <w:r>
        <w:rPr>
          <w:b/>
          <w:bCs/>
        </w:rPr>
        <w:t xml:space="preserve">Theorem 5 (The BH procedure controls the FDR under independence)</w:t>
      </w:r>
      <w:r>
        <w:t xml:space="preserve"> </w:t>
      </w:r>
      <w:r>
        <w:t xml:space="preserve">Suppose the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p-values are independent and each true null hypothesis has a p-value that is uniform 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.</w:t>
      </w:r>
      <w:r>
        <w:t xml:space="preserve"> </w:t>
      </w:r>
      <w:r>
        <w:t xml:space="preserve">Then the</w:t>
      </w:r>
      <w:r>
        <w:t xml:space="preserve"> </w:t>
      </w:r>
      <w:hyperlink w:anchor="def-bh">
        <w:r>
          <w:rPr>
            <w:rStyle w:val="Hyperlink"/>
          </w:rPr>
          <w:t xml:space="preserve">BH procedure</w:t>
        </w:r>
      </w:hyperlink>
      <w:r>
        <w:t xml:space="preserve"> </w:t>
      </w:r>
      <w:r>
        <w:t xml:space="preserve">at level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satisfies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nor/>
              <m:sty m:val="p"/>
            </m:rPr>
            <m:t>FDR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sSub>
                <m:e>
                  <m:r>
                    <m:t>m</m:t>
                  </m:r>
                </m:e>
                <m:sub>
                  <m:r>
                    <m:t>0</m:t>
                  </m:r>
                </m:sub>
              </m:sSub>
            </m:num>
            <m:den>
              <m:r>
                <m:t>m</m:t>
              </m:r>
            </m:den>
          </m:f>
          <m:r>
            <m:t>q</m:t>
          </m:r>
          <m:r>
            <m:rPr>
              <m:sty m:val="p"/>
            </m:rPr>
            <m:t>≤</m:t>
          </m:r>
          <m:r>
            <m:t>q</m:t>
          </m:r>
          <m:r>
            <m:rPr>
              <m:sty m:val="p"/>
            </m:rPr>
            <m:t>.</m:t>
          </m:r>
        </m:oMath>
      </m:oMathPara>
    </w:p>
    <w:bookmarkEnd w:id="80"/>
    <w:bookmarkStart w:id="81" w:name="rem-source-bh-fdr"/>
    <w:p>
      <w:pPr>
        <w:pStyle w:val="FirstParagraph"/>
      </w:pPr>
      <w:r>
        <w:rPr>
          <w:i/>
          <w:iCs/>
        </w:rPr>
        <w:t xml:space="preserve">Remark 7</w:t>
      </w:r>
      <w:r>
        <w:t xml:space="preserve"> (Source: The BH procedure controls the FDR under independence). </w:t>
      </w:r>
      <w:r>
        <w:t xml:space="preserve">Benjamini and Hochberg</w:t>
      </w:r>
      <w:r>
        <w:t xml:space="preserve"> </w:t>
      </w:r>
      <w:r>
        <w:t xml:space="preserve">[3]</w:t>
      </w:r>
      <w:r>
        <w:t xml:space="preserve">,</w:t>
      </w:r>
      <w:r>
        <w:t xml:space="preserve"> </w:t>
      </w:r>
      <w:r>
        <w:t xml:space="preserve">which proves the result for any configuration of false null hypotheses.</w:t>
      </w:r>
      <w:r>
        <w:t xml:space="preserve"> </w:t>
      </w:r>
      <w:r>
        <w:t xml:space="preserve">The proof is omitted here.</w:t>
      </w:r>
    </w:p>
    <w:bookmarkEnd w:id="81"/>
    <w:bookmarkStart w:id="82" w:name="exm-bh-fdr"/>
    <w:p>
      <w:pPr>
        <w:pStyle w:val="BodyText"/>
      </w:pPr>
      <w:r>
        <w:rPr>
          <w:b/>
          <w:bCs/>
        </w:rPr>
        <w:t xml:space="preserve">Example 13 (FDR of the BH procedure in the simulated family)</w:t>
      </w:r>
      <w:r>
        <w:t xml:space="preserve"> </w:t>
      </w:r>
      <w:r>
        <w:t xml:space="preserve">In the simulated family of</w:t>
      </w:r>
      <w:r>
        <w:t xml:space="preserve"> </w:t>
      </w:r>
      <w:hyperlink w:anchor="exm-rejection-counts">
        <w:r>
          <w:rPr>
            <w:rStyle w:val="Hyperlink"/>
          </w:rPr>
          <w:t xml:space="preserve">Example 3</w:t>
        </w:r>
      </w:hyperlink>
      <w:r>
        <w:t xml:space="preserve"> </w:t>
      </w:r>
      <w:r>
        <w:t xml:space="preserve">the p-values are independent and</w:t>
      </w:r>
      <w:r>
        <w:t xml:space="preserve"> </w:t>
      </w:r>
      <m:oMath>
        <m:sSub>
          <m:e>
            <m:r>
              <m:t>m</m:t>
            </m:r>
          </m:e>
          <m:sub>
            <m:r>
              <m:t>0</m:t>
            </m:r>
          </m:sub>
        </m:sSub>
        <m:r>
          <m:rPr>
            <m:sty m:val="p"/>
          </m:rPr>
          <m:t>/</m:t>
        </m:r>
        <m:r>
          <m:t>m</m:t>
        </m:r>
        <m:r>
          <m:rPr>
            <m:sty m:val="p"/>
          </m:rPr>
          <m:t>=</m:t>
        </m:r>
        <m:r>
          <m:t>0.9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w:hyperlink w:anchor="thm-bh-fdr">
        <w:r>
          <w:rPr>
            <w:rStyle w:val="Hyperlink"/>
          </w:rPr>
          <w:t xml:space="preserve">Theorem 5</w:t>
        </w:r>
      </w:hyperlink>
      <w:r>
        <w:t xml:space="preserve"> </w:t>
      </w:r>
      <w:r>
        <w:t xml:space="preserve">gives</w:t>
      </w:r>
      <w:r>
        <w:t xml:space="preserve"> </w:t>
      </w:r>
      <m:oMath>
        <m:r>
          <m:rPr>
            <m:nor/>
            <m:sty m:val="p"/>
          </m:rPr>
          <m:t>FDR</m:t>
        </m:r>
        <m:r>
          <m:rPr>
            <m:sty m:val="p"/>
          </m:rPr>
          <m:t>=</m:t>
        </m:r>
        <m:r>
          <m:t>0.9</m:t>
        </m:r>
        <m:r>
          <m:rPr>
            <m:sty m:val="p"/>
          </m:rPr>
          <m:t>×</m:t>
        </m:r>
        <m:r>
          <m:t>0.05</m:t>
        </m:r>
        <m:r>
          <m:rPr>
            <m:sty m:val="p"/>
          </m:rPr>
          <m:t>=</m:t>
        </m:r>
      </m:oMath>
      <w:r>
        <w:t xml:space="preserve"> </w:t>
      </w:r>
      <w:r>
        <w:t xml:space="preserve">0.045 at</w:t>
      </w:r>
      <w:r>
        <w:t xml:space="preserve"> </w:t>
      </w:r>
      <m:oMath>
        <m:r>
          <m:t>q</m:t>
        </m:r>
        <m:r>
          <m:rPr>
            <m:sty m:val="p"/>
          </m:rPr>
          <m:t>=</m:t>
        </m:r>
        <m:r>
          <m:t>0.05</m:t>
        </m:r>
      </m:oMath>
      <w:r>
        <w:t xml:space="preserve">.</w:t>
      </w:r>
      <w:r>
        <w:t xml:space="preserve"> </w:t>
      </w:r>
      <w:r>
        <w:t xml:space="preserve">Repeating the simulation 2000 times with BH:</w:t>
      </w:r>
    </w:p>
    <w:p>
      <w:pPr>
        <w:pStyle w:val="SourceCode"/>
      </w:pP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576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sim_counts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bh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run_simulation</w:t>
      </w:r>
      <w:r>
        <w:rPr>
          <w:rStyle w:val="NormalTok"/>
        </w:rPr>
        <w:t xml:space="preserve">(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(p) </w:t>
      </w:r>
      <w:r>
        <w:rPr>
          <w:rStyle w:val="FunctionTok"/>
        </w:rPr>
        <w:t xml:space="preserve">bh_reject</w:t>
      </w:r>
      <w:r>
        <w:rPr>
          <w:rStyle w:val="NormalTok"/>
        </w:rPr>
        <w:t xml:space="preserve">(p, </w:t>
      </w:r>
      <w:r>
        <w:rPr>
          <w:rStyle w:val="FloatTok"/>
        </w:rPr>
        <w:t xml:space="preserve">0.05</w:t>
      </w:r>
      <w:r>
        <w:rPr>
          <w:rStyle w:val="NormalTok"/>
        </w:rPr>
        <w:t xml:space="preserve">))</w:t>
      </w:r>
      <w:r>
        <w:br/>
      </w:r>
      <w:r>
        <w:rPr>
          <w:rStyle w:val="FunctionTok"/>
        </w:rPr>
        <w:t xml:space="preserve">summarize_counts</w:t>
      </w:r>
      <w:r>
        <w:rPr>
          <w:rStyle w:val="NormalTok"/>
        </w:rPr>
        <w:t xml:space="preserve">(sim_counts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bh)</w:t>
      </w:r>
      <w:r>
        <w:br/>
      </w:r>
      <w:r>
        <w:rPr>
          <w:rStyle w:val="CommentTok"/>
        </w:rPr>
        <w:t xml:space="preserve">#&gt;      FWER       FDR     power </w:t>
      </w:r>
      <w:r>
        <w:br/>
      </w:r>
      <w:r>
        <w:rPr>
          <w:rStyle w:val="CommentTok"/>
        </w:rPr>
        <w:t xml:space="preserve">#&gt; 0.8840000 0.0448999 0.4954050</w:t>
      </w:r>
    </w:p>
    <w:p>
      <w:pPr>
        <w:pStyle w:val="FirstParagraph"/>
      </w:pPr>
      <w:r>
        <w:t xml:space="preserve">The estimated FDR, 0.045,</w:t>
      </w:r>
      <w:r>
        <w:t xml:space="preserve"> </w:t>
      </w:r>
      <w:r>
        <w:t xml:space="preserve">is close to the theoretical value 0.045.</w:t>
      </w:r>
      <w:r>
        <w:t xml:space="preserve"> </w:t>
      </w:r>
      <w:r>
        <w:t xml:space="preserve">BH also finds 50% of the false null hypotheses,</w:t>
      </w:r>
      <w:r>
        <w:t xml:space="preserve"> </w:t>
      </w:r>
      <w:r>
        <w:t xml:space="preserve">more than Holm’s procedure,</w:t>
      </w:r>
      <w:r>
        <w:t xml:space="preserve"> </w:t>
      </w:r>
      <w:r>
        <w:t xml:space="preserve">and in exchange it makes at least one false positive in</w:t>
      </w:r>
      <w:r>
        <w:t xml:space="preserve"> </w:t>
      </w:r>
      <w:r>
        <w:t xml:space="preserve">88% of the repetitions.</w:t>
      </w:r>
    </w:p>
    <w:bookmarkEnd w:id="82"/>
    <w:bookmarkStart w:id="83" w:name="rem-bh-dependence"/>
    <w:p>
      <w:pPr>
        <w:pStyle w:val="BodyText"/>
      </w:pPr>
      <w:r>
        <w:rPr>
          <w:i/>
          <w:iCs/>
        </w:rPr>
        <w:t xml:space="preserve">Remark 8</w:t>
      </w:r>
      <w:r>
        <w:t xml:space="preserve"> (BH under dependence). </w:t>
      </w:r>
      <w:r>
        <w:t xml:space="preserve">Gene expression levels are usually correlated,</w:t>
      </w:r>
      <w:r>
        <w:t xml:space="preserve"> </w:t>
      </w:r>
      <w:r>
        <w:t xml:space="preserve">and</w:t>
      </w:r>
      <w:r>
        <w:t xml:space="preserve"> </w:t>
      </w:r>
      <w:hyperlink w:anchor="thm-bh-fdr">
        <w:r>
          <w:rPr>
            <w:rStyle w:val="Hyperlink"/>
          </w:rPr>
          <w:t xml:space="preserve">Theorem 5</w:t>
        </w:r>
      </w:hyperlink>
      <w:r>
        <w:t xml:space="preserve"> </w:t>
      </w:r>
      <w:r>
        <w:t xml:space="preserve">assumes independence.</w:t>
      </w:r>
      <w:r>
        <w:t xml:space="preserve"> </w:t>
      </w:r>
      <w:r>
        <w:t xml:space="preserve">Benjamini and Yekutieli [13]</w:t>
      </w:r>
      <w:r>
        <w:t xml:space="preserve"> </w:t>
      </w:r>
      <w:r>
        <w:t xml:space="preserve">proved that BH still controls the FDR at level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under a form of positive dependence among the p-values,</w:t>
      </w:r>
      <w:r>
        <w:t xml:space="preserve"> </w:t>
      </w:r>
      <w:r>
        <w:t xml:space="preserve">and that the procedure run at level</w:t>
      </w:r>
      <w:r>
        <w:t xml:space="preserve"> </w:t>
      </w:r>
      <m:oMath>
        <m:r>
          <m:t>q</m:t>
        </m:r>
        <m:r>
          <m:rPr>
            <m:sty m:val="p"/>
          </m:rPr>
          <m:t>/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k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m</m:t>
            </m:r>
          </m:sup>
          <m:e>
            <m:r>
              <m:rPr>
                <m:sty m:val="p"/>
              </m:rPr>
              <m:t>(</m:t>
            </m:r>
          </m:e>
        </m:nary>
        <m:r>
          <m:t>1</m:t>
        </m:r>
        <m:r>
          <m:rPr>
            <m:sty m:val="p"/>
          </m:rPr>
          <m:t>/</m:t>
        </m:r>
        <m:r>
          <m:t>k</m:t>
        </m:r>
        <m:r>
          <m:rPr>
            <m:sty m:val="p"/>
          </m:rPr>
          <m:t>)</m:t>
        </m:r>
      </m:oMath>
      <w:r>
        <w:t xml:space="preserve"> </w:t>
      </w:r>
      <w:r>
        <w:t xml:space="preserve">controls it under any dependence.</w:t>
      </w:r>
      <w:r>
        <w:t xml:space="preserve"> </w:t>
      </w:r>
      <w:r>
        <w:t xml:space="preserve">James et al. [4, Ch. 13]</w:t>
      </w:r>
      <w:r>
        <w:t xml:space="preserve"> </w:t>
      </w:r>
      <w:r>
        <w:t xml:space="preserve">and</w:t>
      </w:r>
      <w:r>
        <w:t xml:space="preserve"> </w:t>
      </w:r>
      <w:r>
        <w:t xml:space="preserve">Efron and Hastie [14, Ch. 15]</w:t>
      </w:r>
      <w:r>
        <w:t xml:space="preserve"> </w:t>
      </w:r>
      <w:r>
        <w:t xml:space="preserve">discuss the procedure in practice.</w:t>
      </w:r>
    </w:p>
    <w:bookmarkEnd w:id="83"/>
    <w:bookmarkEnd w:id="84"/>
    <w:bookmarkEnd w:id="85"/>
    <w:bookmarkStart w:id="90" w:name="sec-adjusted-p-values"/>
    <w:p>
      <w:pPr>
        <w:pStyle w:val="Heading2"/>
      </w:pPr>
      <w:r>
        <w:t xml:space="preserve">6 Adjusted p-values and q-values</w:t>
      </w:r>
    </w:p>
    <w:bookmarkStart w:id="86" w:name="def-adjusted-p-value"/>
    <w:p>
      <w:pPr>
        <w:pStyle w:val="FirstParagraph"/>
      </w:pPr>
      <w:r>
        <w:rPr>
          <w:b/>
          <w:bCs/>
        </w:rPr>
        <w:t xml:space="preserve">Definition 13 (Adjusted p-value)</w:t>
      </w:r>
      <w:r>
        <w:t xml:space="preserve"> </w:t>
      </w:r>
      <w:r>
        <w:t xml:space="preserve">For a multiple testing procedure that takes a level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(</w:t>
      </w:r>
      <m:oMath>
        <m:r>
          <m:t>α</m:t>
        </m:r>
      </m:oMath>
      <w:r>
        <w:t xml:space="preserve"> </w:t>
      </w:r>
      <w:r>
        <w:t xml:space="preserve">for an FWER procedure,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for an FDR procedure),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adjusted p-value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p</m:t>
                </m:r>
              </m:e>
            </m:acc>
          </m:e>
          <m:sub>
            <m:r>
              <m:t>j</m:t>
            </m:r>
          </m:sub>
        </m:sSub>
      </m:oMath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t>H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is the smallest level at which the procedure rejects</w:t>
      </w:r>
      <w:r>
        <w:t xml:space="preserve"> </w:t>
      </w:r>
      <m:oMath>
        <m:sSub>
          <m:e>
            <m:r>
              <m:t>H</m:t>
            </m:r>
          </m:e>
          <m:sub>
            <m:r>
              <m:t>j</m:t>
            </m:r>
          </m:sub>
        </m:sSub>
      </m:oMath>
      <w:r>
        <w:t xml:space="preserve">,</w:t>
      </w:r>
      <w:r>
        <w:t xml:space="preserve"> </w:t>
      </w:r>
      <w:r>
        <w:t xml:space="preserve">or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if there is none: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acc>
                <m:accPr>
                  <m:chr m:val="̃"/>
                </m:accPr>
                <m:e>
                  <m:r>
                    <m:t>p</m:t>
                  </m:r>
                </m:e>
              </m:acc>
            </m:e>
            <m:sub>
              <m:r>
                <m:t>j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min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c</m:t>
              </m:r>
              <m:r>
                <m:rPr>
                  <m:sty m:val="p"/>
                </m:rPr>
                <m:t>∈</m:t>
              </m:r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:</m:t>
              </m:r>
              <m:r>
                <m:rPr>
                  <m:nor/>
                  <m:sty m:val="p"/>
                </m:rPr>
                <m:t>the procedure at level </m:t>
              </m:r>
              <m:r>
                <m:t>c</m:t>
              </m:r>
              <m:r>
                <m:rPr>
                  <m:nor/>
                  <m:sty m:val="p"/>
                </m:rPr>
                <m:t> rejects </m:t>
              </m:r>
              <m:sSub>
                <m:e>
                  <m:r>
                    <m:t>H</m:t>
                  </m:r>
                </m:e>
                <m:sub>
                  <m:r>
                    <m:t>j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bookmarkEnd w:id="86"/>
    <w:bookmarkStart w:id="87" w:name="rem-adjusted-p-value-levels"/>
    <w:p>
      <w:pPr>
        <w:pStyle w:val="FirstParagraph"/>
      </w:pPr>
      <w:r>
        <w:rPr>
          <w:i/>
          <w:iCs/>
        </w:rPr>
        <w:t xml:space="preserve">Remark 9</w:t>
      </w:r>
      <w:r>
        <w:t xml:space="preserve"> (Applying any level to adjusted p-values). </w:t>
      </w:r>
      <w:r>
        <w:t xml:space="preserve">If the rejection set only grows as the level grows, as it does for the procedures on this page,</w:t>
      </w:r>
      <w:r>
        <w:t xml:space="preserve"> </w:t>
      </w:r>
      <w:r>
        <w:t xml:space="preserve">the procedure at level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rejects exactly the hypotheses with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p</m:t>
                </m:r>
              </m:e>
            </m:acc>
          </m:e>
          <m:sub>
            <m:r>
              <m:t>j</m:t>
            </m:r>
          </m:sub>
        </m:sSub>
        <m:r>
          <m:rPr>
            <m:sty m:val="p"/>
          </m:rPr>
          <m:t>≤</m:t>
        </m:r>
        <m:r>
          <m:t>c</m:t>
        </m:r>
      </m:oMath>
      <w:r>
        <w:t xml:space="preserve">,</w:t>
      </w:r>
      <w:r>
        <w:t xml:space="preserve"> </w:t>
      </w:r>
      <w:r>
        <w:t xml:space="preserve">so a reader can apply any level to a list of adjusted p-values without redoing the procedure.</w:t>
      </w:r>
    </w:p>
    <w:bookmarkEnd w:id="87"/>
    <w:bookmarkStart w:id="88" w:name="exm-adjusted-p-value"/>
    <w:p>
      <w:pPr>
        <w:pStyle w:val="BodyText"/>
      </w:pPr>
      <w:r>
        <w:rPr>
          <w:b/>
          <w:bCs/>
        </w:rPr>
        <w:t xml:space="preserve">Example 14 (Adjusted p-values for the Khan genes)</w:t>
      </w:r>
      <w:r>
        <w:t xml:space="preserve"> </w:t>
      </w:r>
      <w:r>
        <w:t xml:space="preserve">For the Bonferroni correction,</w:t>
      </w:r>
      <w:r>
        <w:t xml:space="preserve"> </w:t>
      </w:r>
      <m:oMath>
        <m:sSub>
          <m:e>
            <m:r>
              <m:t>H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is rejected at level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exactly when</w:t>
      </w:r>
      <w:r>
        <w:t xml:space="preserve"> </w:t>
      </w:r>
      <m:oMath>
        <m:r>
          <m:t>m</m:t>
        </m:r>
        <m:sSub>
          <m:e>
            <m:r>
              <m:t>p</m:t>
            </m:r>
          </m:e>
          <m:sub>
            <m:r>
              <m:t>j</m:t>
            </m:r>
          </m:sub>
        </m:sSub>
        <m:r>
          <m:rPr>
            <m:sty m:val="p"/>
          </m:rPr>
          <m:t>≤</m:t>
        </m:r>
        <m:r>
          <m:t>c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p</m:t>
                </m:r>
              </m:e>
            </m:acc>
          </m:e>
          <m:sub>
            <m:r>
              <m:t>j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min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m</m:t>
            </m:r>
            <m:sSub>
              <m:e>
                <m:r>
                  <m:t>p</m:t>
                </m:r>
              </m:e>
              <m:sub>
                <m:r>
                  <m:t>j</m:t>
                </m:r>
              </m:sub>
            </m:sSub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For Holm’s procedure and BH the adjusted p-values are</w:t>
      </w:r>
    </w:p>
    <w:p>
      <w:pPr>
        <w:pStyle w:val="BodyText"/>
      </w:pPr>
      <m:oMathPara>
        <m:oMathParaPr>
          <m:jc m:val="center"/>
        </m:oMathParaPr>
        <m:oMath>
          <m:sSubSup>
            <m:e>
              <m:acc>
                <m:accPr>
                  <m:chr m:val="̃"/>
                </m:accPr>
                <m:e>
                  <m:r>
                    <m:t>p</m:t>
                  </m:r>
                </m:e>
              </m:acc>
            </m:e>
            <m:sub>
              <m:r>
                <m:rPr>
                  <m:sty m:val="p"/>
                </m:rPr>
                <m:t>(</m:t>
              </m:r>
              <m:r>
                <m:t>i</m:t>
              </m:r>
              <m:r>
                <m:rPr>
                  <m:sty m:val="p"/>
                </m:rPr>
                <m:t>)</m:t>
              </m:r>
            </m:sub>
            <m:sup>
              <m:r>
                <m:rPr>
                  <m:nor/>
                  <m:sty m:val="p"/>
                </m:rPr>
                <m:t>Holm</m:t>
              </m:r>
            </m:sup>
          </m:sSubSup>
          <m:r>
            <m:rPr>
              <m:sty m:val="p"/>
            </m:rPr>
            <m:t>=</m:t>
          </m:r>
          <m:limLow>
            <m:e>
              <m:r>
                <m:rPr>
                  <m:sty m:val="p"/>
                </m:rPr>
                <m:t>max</m:t>
              </m:r>
            </m:e>
            <m:lim>
              <m:r>
                <m:t>k</m:t>
              </m:r>
              <m:r>
                <m:rPr>
                  <m:sty m:val="p"/>
                </m:rPr>
                <m:t>≤</m:t>
              </m:r>
              <m:r>
                <m:t>i</m:t>
              </m:r>
            </m:lim>
          </m:limLow>
          <m:r>
            <m:rPr>
              <m:sty m:val="p"/>
            </m:rPr>
            <m:t>min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1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(</m:t>
              </m:r>
              <m:r>
                <m:t>m</m:t>
              </m:r>
              <m:r>
                <m:rPr>
                  <m:sty m:val="p"/>
                </m:rPr>
                <m:t>−</m:t>
              </m:r>
              <m:r>
                <m:t>k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 </m:t>
              </m:r>
              <m:sSub>
                <m:e>
                  <m:r>
                    <m:t>p</m:t>
                  </m:r>
                </m:e>
                <m:sub>
                  <m:r>
                    <m:rPr>
                      <m:sty m:val="p"/>
                    </m:rPr>
                    <m:t>(</m:t>
                  </m:r>
                  <m:r>
                    <m:t>k</m:t>
                  </m:r>
                  <m:r>
                    <m:rPr>
                      <m:sty m:val="p"/>
                    </m:rPr>
                    <m:t>)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,</m:t>
          </m:r>
          <m:r>
            <m:t>  </m:t>
          </m:r>
          <m:sSubSup>
            <m:e>
              <m:acc>
                <m:accPr>
                  <m:chr m:val="̃"/>
                </m:accPr>
                <m:e>
                  <m:r>
                    <m:t>p</m:t>
                  </m:r>
                </m:e>
              </m:acc>
            </m:e>
            <m:sub>
              <m:r>
                <m:rPr>
                  <m:sty m:val="p"/>
                </m:rPr>
                <m:t>(</m:t>
              </m:r>
              <m:r>
                <m:t>i</m:t>
              </m:r>
              <m:r>
                <m:rPr>
                  <m:sty m:val="p"/>
                </m:rPr>
                <m:t>)</m:t>
              </m:r>
            </m:sub>
            <m:sup>
              <m:r>
                <m:rPr>
                  <m:nor/>
                  <m:sty m:val="p"/>
                </m:rPr>
                <m:t>BH</m:t>
              </m:r>
            </m:sup>
          </m:sSubSup>
          <m:r>
            <m:rPr>
              <m:sty m:val="p"/>
            </m:rPr>
            <m:t>=</m:t>
          </m:r>
          <m:limLow>
            <m:e>
              <m:r>
                <m:rPr>
                  <m:sty m:val="p"/>
                </m:rPr>
                <m:t>min</m:t>
              </m:r>
            </m:e>
            <m:lim>
              <m:r>
                <m:t>k</m:t>
              </m:r>
              <m:r>
                <m:rPr>
                  <m:sty m:val="p"/>
                </m:rPr>
                <m:t>≥</m:t>
              </m:r>
              <m:r>
                <m:t>i</m:t>
              </m:r>
            </m:lim>
          </m:limLow>
          <m:r>
            <m:rPr>
              <m:sty m:val="p"/>
            </m:rPr>
            <m:t>min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1</m:t>
              </m:r>
              <m:r>
                <m:rPr>
                  <m:sty m:val="p"/>
                </m:rPr>
                <m:t>,</m:t>
              </m:r>
              <m:f>
                <m:fPr>
                  <m:type m:val="bar"/>
                </m:fPr>
                <m:num>
                  <m:r>
                    <m:t>m</m:t>
                  </m:r>
                  <m:r>
                    <m:t> </m:t>
                  </m:r>
                  <m:sSub>
                    <m:e>
                      <m:r>
                        <m:t>p</m:t>
                      </m:r>
                    </m:e>
                    <m:sub>
                      <m:r>
                        <m:rPr>
                          <m:sty m:val="p"/>
                        </m:rPr>
                        <m:t>(</m:t>
                      </m:r>
                      <m:r>
                        <m:t>k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</m:sSub>
                </m:num>
                <m:den>
                  <m:r>
                    <m:t>k</m:t>
                  </m:r>
                </m:den>
              </m:f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R computes all three with</w:t>
      </w:r>
      <w:r>
        <w:t xml:space="preserve"> </w:t>
      </w:r>
      <w:r>
        <w:rPr>
          <w:rStyle w:val="VerbatimChar"/>
        </w:rPr>
        <w:t xml:space="preserve">p.adjust()</w:t>
      </w:r>
      <w:r>
        <w:t xml:space="preserve">.</w:t>
      </w:r>
      <w:r>
        <w:t xml:space="preserve"> </w:t>
      </w:r>
      <w:r>
        <w:t xml:space="preserve">For the first ten genes:</w:t>
      </w:r>
    </w:p>
    <w:p>
      <w:pPr>
        <w:pStyle w:val="SourceCode"/>
      </w:pP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gene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names</w:t>
      </w:r>
      <w:r>
        <w:rPr>
          <w:rStyle w:val="NormalTok"/>
        </w:rPr>
        <w:t xml:space="preserve">(ten_genes),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p_value =</w:t>
      </w:r>
      <w:r>
        <w:rPr>
          <w:rStyle w:val="NormalTok"/>
        </w:rPr>
        <w:t xml:space="preserve"> ten_genes,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bonferroni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p.adjust</w:t>
      </w:r>
      <w:r>
        <w:rPr>
          <w:rStyle w:val="NormalTok"/>
        </w:rPr>
        <w:t xml:space="preserve">(ten_genes, </w:t>
      </w:r>
      <w:r>
        <w:rPr>
          <w:rStyle w:val="AttributeTok"/>
        </w:rPr>
        <w:t xml:space="preserve">method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"bonferroni"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holm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p.adjust</w:t>
      </w:r>
      <w:r>
        <w:rPr>
          <w:rStyle w:val="NormalTok"/>
        </w:rPr>
        <w:t xml:space="preserve">(ten_genes, </w:t>
      </w:r>
      <w:r>
        <w:rPr>
          <w:rStyle w:val="AttributeTok"/>
        </w:rPr>
        <w:t xml:space="preserve">method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"holm"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bh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p.adjust</w:t>
      </w:r>
      <w:r>
        <w:rPr>
          <w:rStyle w:val="NormalTok"/>
        </w:rPr>
        <w:t xml:space="preserve">(ten_genes, </w:t>
      </w:r>
      <w:r>
        <w:rPr>
          <w:rStyle w:val="AttributeTok"/>
        </w:rPr>
        <w:t xml:space="preserve">method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"BH"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row.names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NULL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arrange</w:t>
      </w:r>
      <w:r>
        <w:rPr>
          <w:rStyle w:val="NormalTok"/>
        </w:rPr>
        <w:t xml:space="preserve">(p_value)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across</w:t>
      </w:r>
      <w:r>
        <w:rPr>
          <w:rStyle w:val="NormalTok"/>
        </w:rPr>
        <w:t xml:space="preserve">(p_value</w:t>
      </w:r>
      <w:r>
        <w:rPr>
          <w:rStyle w:val="SpecialCharTok"/>
        </w:rPr>
        <w:t xml:space="preserve">:</w:t>
      </w:r>
      <w:r>
        <w:rPr>
          <w:rStyle w:val="NormalTok"/>
        </w:rPr>
        <w:t xml:space="preserve">bh, fmt_p))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knitr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kable</w:t>
      </w:r>
      <w:r>
        <w:rPr>
          <w:rStyle w:val="NormalTok"/>
        </w:rPr>
        <w:t xml:space="preserve">()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gene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p_value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bonferroni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holm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bh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3.78e-06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3.78e-05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3.78e-05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3.78e-05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0.000642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0.00642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0.00578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0.00321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0.078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0.78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0.624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0.26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0.197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0.493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gene_10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0.28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0.56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0.353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0.589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0.711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0.859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0.72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0.859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0.773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0.859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0.944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0.944</w:t>
            </w:r>
          </w:p>
        </w:tc>
      </w:tr>
    </w:tbl>
    <w:p>
      <w:pPr>
        <w:pStyle w:val="BodyText"/>
      </w:pPr>
      <w:r>
        <w:t xml:space="preserve">Rejecting the hypotheses whose adjusted p-value is at most the level</w:t>
      </w:r>
      <w:r>
        <w:t xml:space="preserve"> </w:t>
      </w:r>
      <w:r>
        <w:t xml:space="preserve">reproduces the rejection sets of the functions defined above, on all 2308 genes:</w:t>
      </w:r>
    </w:p>
    <w:p>
      <w:pPr>
        <w:pStyle w:val="SourceCode"/>
      </w:pPr>
      <w:r>
        <w:rPr>
          <w:rStyle w:val="NormalTok"/>
        </w:rPr>
        <w:t xml:space="preserve">levels_to_check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0.01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0.05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0.1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sapply</w:t>
      </w:r>
      <w:r>
        <w:rPr>
          <w:rStyle w:val="NormalTok"/>
        </w:rPr>
        <w:t xml:space="preserve">(levels_to_check,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(a) {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bonferroni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all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(</w:t>
      </w:r>
      <w:r>
        <w:rPr>
          <w:rStyle w:val="FunctionTok"/>
        </w:rPr>
        <w:t xml:space="preserve">p.adjust</w:t>
      </w:r>
      <w:r>
        <w:rPr>
          <w:rStyle w:val="NormalTok"/>
        </w:rPr>
        <w:t xml:space="preserve">(khan_p, </w:t>
      </w:r>
      <w:r>
        <w:rPr>
          <w:rStyle w:val="StringTok"/>
        </w:rPr>
        <w:t xml:space="preserve">"bonferroni"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&lt;=</w:t>
      </w:r>
      <w:r>
        <w:rPr>
          <w:rStyle w:val="NormalTok"/>
        </w:rPr>
        <w:t xml:space="preserve"> a)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bonferroni_reject</w:t>
      </w:r>
      <w:r>
        <w:rPr>
          <w:rStyle w:val="NormalTok"/>
        </w:rPr>
        <w:t xml:space="preserve">(khan_p, a)</w:t>
      </w:r>
      <w:r>
        <w:br/>
      </w:r>
      <w:r>
        <w:rPr>
          <w:rStyle w:val="NormalTok"/>
        </w:rPr>
        <w:t xml:space="preserve">    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holm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all</w:t>
      </w:r>
      <w:r>
        <w:rPr>
          <w:rStyle w:val="NormalTok"/>
        </w:rPr>
        <w:t xml:space="preserve">((</w:t>
      </w:r>
      <w:r>
        <w:rPr>
          <w:rStyle w:val="FunctionTok"/>
        </w:rPr>
        <w:t xml:space="preserve">p.adjust</w:t>
      </w:r>
      <w:r>
        <w:rPr>
          <w:rStyle w:val="NormalTok"/>
        </w:rPr>
        <w:t xml:space="preserve">(khan_p, </w:t>
      </w:r>
      <w:r>
        <w:rPr>
          <w:rStyle w:val="StringTok"/>
        </w:rPr>
        <w:t xml:space="preserve">"holm"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&lt;=</w:t>
      </w:r>
      <w:r>
        <w:rPr>
          <w:rStyle w:val="NormalTok"/>
        </w:rPr>
        <w:t xml:space="preserve"> a)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holm_reject</w:t>
      </w:r>
      <w:r>
        <w:rPr>
          <w:rStyle w:val="NormalTok"/>
        </w:rPr>
        <w:t xml:space="preserve">(khan_p, a)),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bh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all</w:t>
      </w:r>
      <w:r>
        <w:rPr>
          <w:rStyle w:val="NormalTok"/>
        </w:rPr>
        <w:t xml:space="preserve">((</w:t>
      </w:r>
      <w:r>
        <w:rPr>
          <w:rStyle w:val="FunctionTok"/>
        </w:rPr>
        <w:t xml:space="preserve">p.adjust</w:t>
      </w:r>
      <w:r>
        <w:rPr>
          <w:rStyle w:val="NormalTok"/>
        </w:rPr>
        <w:t xml:space="preserve">(khan_p, </w:t>
      </w:r>
      <w:r>
        <w:rPr>
          <w:rStyle w:val="StringTok"/>
        </w:rPr>
        <w:t xml:space="preserve">"BH"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&lt;=</w:t>
      </w:r>
      <w:r>
        <w:rPr>
          <w:rStyle w:val="NormalTok"/>
        </w:rPr>
        <w:t xml:space="preserve"> a)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bh_reject</w:t>
      </w:r>
      <w:r>
        <w:rPr>
          <w:rStyle w:val="NormalTok"/>
        </w:rPr>
        <w:t xml:space="preserve">(khan_p, a))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})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`</w:t>
      </w:r>
      <w:r>
        <w:rPr>
          <w:rStyle w:val="AttributeTok"/>
        </w:rPr>
        <w:t xml:space="preserve">colnames&lt;-</w:t>
      </w:r>
      <w:r>
        <w:rPr>
          <w:rStyle w:val="StringTok"/>
        </w:rPr>
        <w:t xml:space="preserve">`</w:t>
      </w:r>
      <w:r>
        <w:rPr>
          <w:rStyle w:val="NormalTok"/>
        </w:rPr>
        <w:t xml:space="preserve">(levels_to_check)</w:t>
      </w:r>
      <w:r>
        <w:br/>
      </w:r>
      <w:r>
        <w:rPr>
          <w:rStyle w:val="CommentTok"/>
        </w:rPr>
        <w:t xml:space="preserve">#&gt;            0.01 0.05  0.1</w:t>
      </w:r>
      <w:r>
        <w:br/>
      </w:r>
      <w:r>
        <w:rPr>
          <w:rStyle w:val="CommentTok"/>
        </w:rPr>
        <w:t xml:space="preserve">#&gt; bonferroni TRUE TRUE TRUE</w:t>
      </w:r>
      <w:r>
        <w:br/>
      </w:r>
      <w:r>
        <w:rPr>
          <w:rStyle w:val="CommentTok"/>
        </w:rPr>
        <w:t xml:space="preserve">#&gt; holm       TRUE TRUE TRUE</w:t>
      </w:r>
      <w:r>
        <w:br/>
      </w:r>
      <w:r>
        <w:rPr>
          <w:rStyle w:val="CommentTok"/>
        </w:rPr>
        <w:t xml:space="preserve">#&gt; bh         TRUE TRUE TRUE</w:t>
      </w:r>
    </w:p>
    <w:p>
      <w:pPr>
        <w:pStyle w:val="FirstParagraph"/>
      </w:pPr>
      <w:r>
        <w:t xml:space="preserve">The check confirms that the formulas and functions agree on these data at these levels;</w:t>
      </w:r>
      <w:r>
        <w:t xml:space="preserve"> </w:t>
      </w:r>
      <w:r>
        <w:t xml:space="preserve">it is not a proof that they agree for every data set.</w:t>
      </w:r>
    </w:p>
    <w:bookmarkEnd w:id="88"/>
    <w:bookmarkStart w:id="89" w:name="rem-q-value"/>
    <w:p>
      <w:pPr>
        <w:pStyle w:val="BodyText"/>
      </w:pPr>
      <w:r>
        <w:rPr>
          <w:i/>
          <w:iCs/>
        </w:rPr>
        <w:t xml:space="preserve">Remark 10</w:t>
      </w:r>
      <w:r>
        <w:t xml:space="preserve"> (q-values). </w:t>
      </w:r>
      <w:r>
        <w:t xml:space="preserve">The BH adjusted p-value of a hypothesis is the smallest FDR level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at which BH rejects it.</w:t>
      </w:r>
      <w:r>
        <w:t xml:space="preserve"> </w:t>
      </w:r>
      <w:r>
        <w:t xml:space="preserve">Some authors call this a</w:t>
      </w:r>
      <w:r>
        <w:t xml:space="preserve"> </w:t>
      </w:r>
      <w:r>
        <w:rPr>
          <w:i/>
          <w:iCs/>
        </w:rPr>
        <w:t xml:space="preserve">q-value</w:t>
      </w:r>
      <w:r>
        <w:t xml:space="preserve">.</w:t>
      </w:r>
      <w:r>
        <w:t xml:space="preserve"> </w:t>
      </w:r>
      <w:r>
        <w:t xml:space="preserve">Storey [15]</w:t>
      </w:r>
      <w:r>
        <w:t xml:space="preserve"> </w:t>
      </w:r>
      <w:r>
        <w:t xml:space="preserve">defines the q-value with the same meaning,</w:t>
      </w:r>
      <w:r>
        <w:t xml:space="preserve"> </w:t>
      </w:r>
      <w:r>
        <w:t xml:space="preserve">but estimates the fraction</w:t>
      </w:r>
      <w:r>
        <w:t xml:space="preserve"> </w:t>
      </w:r>
      <m:oMath>
        <m:sSub>
          <m:e>
            <m:r>
              <m:t>m</m:t>
            </m:r>
          </m:e>
          <m:sub>
            <m:r>
              <m:t>0</m:t>
            </m:r>
          </m:sub>
        </m:sSub>
        <m:r>
          <m:rPr>
            <m:sty m:val="p"/>
          </m:rPr>
          <m:t>/</m:t>
        </m:r>
        <m:r>
          <m:t>m</m:t>
        </m:r>
      </m:oMath>
      <w:r>
        <w:t xml:space="preserve"> </w:t>
      </w:r>
      <w:r>
        <w:t xml:space="preserve">of true null hypotheses from the p-values</w:t>
      </w:r>
      <w:r>
        <w:t xml:space="preserve"> </w:t>
      </w:r>
      <w:r>
        <w:t xml:space="preserve">and multiplies by the estimate,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π</m:t>
                </m:r>
              </m:e>
            </m:acc>
          </m:e>
          <m:sub>
            <m:r>
              <m:t>0</m:t>
            </m:r>
          </m:sub>
        </m:sSub>
      </m:oMath>
      <w:r>
        <w:t xml:space="preserve">, which is usually below 1.</w:t>
      </w:r>
      <w:r>
        <w:t xml:space="preserve"> </w:t>
      </w:r>
      <w:r>
        <w:t xml:space="preserve">BH is the case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π</m:t>
                </m:r>
              </m:e>
            </m:acc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, so Storey’s q-values are smaller, and reject more, when many null hypotheses are false.</w:t>
      </w:r>
    </w:p>
    <w:bookmarkEnd w:id="89"/>
    <w:bookmarkEnd w:id="90"/>
    <w:bookmarkStart w:id="93" w:name="sec-procedure-comparison"/>
    <w:p>
      <w:pPr>
        <w:pStyle w:val="Heading2"/>
      </w:pPr>
      <w:r>
        <w:t xml:space="preserve">7 Comparing the procedures</w:t>
      </w:r>
    </w:p>
    <w:bookmarkStart w:id="91" w:name="exm-procedure-comparison"/>
    <w:p>
      <w:pPr>
        <w:pStyle w:val="FirstParagraph"/>
      </w:pPr>
      <w:r>
        <w:rPr>
          <w:b/>
          <w:bCs/>
        </w:rPr>
        <w:t xml:space="preserve">Example 15 (Comparing the procedures in the simulated family)</w:t>
      </w:r>
      <w:r>
        <w:t xml:space="preserve"> </w:t>
      </w:r>
      <w:r>
        <w:t xml:space="preserve">Each procedure was run on the same simulated family of</w:t>
      </w:r>
      <w:r>
        <w:t xml:space="preserve"> </w:t>
      </w:r>
      <w:hyperlink w:anchor="exm-rejection-counts">
        <w:r>
          <w:rPr>
            <w:rStyle w:val="Hyperlink"/>
          </w:rPr>
          <w:t xml:space="preserve">Example 3</w:t>
        </w:r>
      </w:hyperlink>
      <w:r>
        <w:t xml:space="preserve"> </w:t>
      </w:r>
      <w:r>
        <w:t xml:space="preserve">in 2000 repetitions.</w:t>
      </w:r>
      <w:r>
        <w:t xml:space="preserve"> </w:t>
      </w:r>
      <w:r>
        <w:t xml:space="preserve">The table collects the estimated FWER, FDR and power:</w:t>
      </w:r>
    </w:p>
    <w:p>
      <w:pPr>
        <w:pStyle w:val="SourceCode"/>
      </w:pPr>
      <w:r>
        <w:rPr>
          <w:rStyle w:val="NormalTok"/>
        </w:rPr>
        <w:t xml:space="preserve">comparison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sapply</w:t>
      </w:r>
      <w:r>
        <w:rPr>
          <w:rStyle w:val="NormalTok"/>
        </w:rPr>
        <w:t xml:space="preserve">(sim_counts, summarize_counts))</w:t>
      </w:r>
      <w:r>
        <w:br/>
      </w:r>
      <w:r>
        <w:rPr>
          <w:rStyle w:val="FunctionTok"/>
        </w:rPr>
        <w:t xml:space="preserve">rownames</w:t>
      </w:r>
      <w:r>
        <w:rPr>
          <w:rStyle w:val="NormalTok"/>
        </w:rPr>
        <w:t xml:space="preserve">(comparison)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"Unadjusted"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"Bonferroni"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"Holm"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"Benjamini-Hochberg"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knitr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kable</w:t>
      </w:r>
      <w:r>
        <w:rPr>
          <w:rStyle w:val="NormalTok"/>
        </w:rPr>
        <w:t xml:space="preserve">(comparison, </w:t>
      </w:r>
      <w:r>
        <w:rPr>
          <w:rStyle w:val="AttributeTok"/>
        </w:rPr>
        <w:t xml:space="preserve">digits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right"/>
            </w:pPr>
            <w:r>
              <w:t xml:space="preserve">FWER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FDR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power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Unadjusted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1.000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0.345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0.851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Bonferroni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0.043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0.146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Holm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0.040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0.146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Benjamini-Hochberg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0.884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0.045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0.495</w:t>
            </w:r>
          </w:p>
        </w:tc>
      </w:tr>
    </w:tbl>
    <w:p>
      <w:pPr>
        <w:pStyle w:val="BodyText"/>
      </w:pPr>
      <w:r>
        <w:t xml:space="preserve">Unadjusted testing has the highest power and no error control.</w:t>
      </w:r>
      <w:r>
        <w:t xml:space="preserve"> </w:t>
      </w:r>
      <w:r>
        <w:t xml:space="preserve">The two FWER procedures keep the FWER below 0.05 and give up most of the power;</w:t>
      </w:r>
      <w:r>
        <w:t xml:space="preserve"> </w:t>
      </w:r>
      <w:r>
        <w:t xml:space="preserve">Holm’s procedure never rejects fewer hypotheses than the Bonferroni correction.</w:t>
      </w:r>
      <w:r>
        <w:t xml:space="preserve"> </w:t>
      </w:r>
      <w:r>
        <w:t xml:space="preserve">In this simulation BH has the highest power among the procedures that control an error rate,</w:t>
      </w:r>
      <w:r>
        <w:t xml:space="preserve"> </w:t>
      </w:r>
      <w:r>
        <w:t xml:space="preserve">because it only promises to control the FDR.</w:t>
      </w:r>
      <w:r>
        <w:t xml:space="preserve"> </w:t>
      </w:r>
      <w:r>
        <w:t xml:space="preserve">Its FWER is far above 0.05, which BH does not promise to control.</w:t>
      </w:r>
    </w:p>
    <w:bookmarkEnd w:id="91"/>
    <w:bookmarkStart w:id="92" w:name="rem-choosing-error-rate"/>
    <w:p>
      <w:pPr>
        <w:pStyle w:val="BodyText"/>
      </w:pPr>
      <w:r>
        <w:rPr>
          <w:i/>
          <w:iCs/>
        </w:rPr>
        <w:t xml:space="preserve">Remark 11</w:t>
      </w:r>
      <w:r>
        <w:t xml:space="preserve"> (Choosing an error rate). </w:t>
      </w:r>
      <w:r>
        <w:t xml:space="preserve">Control the FWER when a single false positive is costly,</w:t>
      </w:r>
      <w:r>
        <w:t xml:space="preserve"> </w:t>
      </w:r>
      <w:r>
        <w:t xml:space="preserve">as in a confirmatory trial that tests a handful of outcomes.</w:t>
      </w:r>
      <w:r>
        <w:t xml:space="preserve"> </w:t>
      </w:r>
      <w:r>
        <w:t xml:space="preserve">Control the FDR when the rejections are leads to follow up,</w:t>
      </w:r>
      <w:r>
        <w:t xml:space="preserve"> </w:t>
      </w:r>
      <w:r>
        <w:t xml:space="preserve">as in a screen of thousands of genes,</w:t>
      </w:r>
      <w:r>
        <w:t xml:space="preserve"> </w:t>
      </w:r>
      <w:r>
        <w:t xml:space="preserve">where a small fraction of false leads is acceptable.</w:t>
      </w:r>
      <w:r>
        <w:t xml:space="preserve"> </w:t>
      </w:r>
      <w:r>
        <w:t xml:space="preserve">The choice should be made before looking at the data.</w:t>
      </w:r>
    </w:p>
    <w:bookmarkEnd w:id="92"/>
    <w:bookmarkEnd w:id="93"/>
    <w:bookmarkStart w:id="96" w:name="sec-multiple-testing-reading"/>
    <w:p>
      <w:pPr>
        <w:pStyle w:val="Heading2"/>
      </w:pPr>
      <w:r>
        <w:t xml:space="preserve">8 Further reading</w:t>
      </w:r>
    </w:p>
    <w:p>
      <w:pPr>
        <w:pStyle w:val="Compact"/>
        <w:numPr>
          <w:ilvl w:val="0"/>
          <w:numId w:val="1005"/>
        </w:numPr>
      </w:pPr>
      <w:r>
        <w:t xml:space="preserve">Chapter 13 of</w:t>
      </w:r>
      <w:r>
        <w:t xml:space="preserve"> </w:t>
      </w:r>
      <w:r>
        <w:t xml:space="preserve">James et al. [4]</w:t>
      </w:r>
      <w:r>
        <w:t xml:space="preserve"> </w:t>
      </w:r>
      <w:r>
        <w:t xml:space="preserve">covers the same procedures, with labs.</w:t>
      </w:r>
    </w:p>
    <w:p>
      <w:pPr>
        <w:pStyle w:val="Compact"/>
        <w:numPr>
          <w:ilvl w:val="0"/>
          <w:numId w:val="1005"/>
        </w:numPr>
      </w:pPr>
      <w:r>
        <w:t xml:space="preserve">Chapter 15 of</w:t>
      </w:r>
      <w:r>
        <w:t xml:space="preserve"> </w:t>
      </w:r>
      <w:r>
        <w:t xml:space="preserve">Efron and Hastie [14]</w:t>
      </w:r>
      <w:r>
        <w:t xml:space="preserve"> </w:t>
      </w:r>
      <w:r>
        <w:t xml:space="preserve">treats large-scale testing and the false discovery rate.</w:t>
      </w:r>
    </w:p>
    <w:p>
      <w:pPr>
        <w:pStyle w:val="Compact"/>
        <w:numPr>
          <w:ilvl w:val="0"/>
          <w:numId w:val="1005"/>
        </w:numPr>
      </w:pPr>
      <w:r>
        <w:t xml:space="preserve">Andrew Lin’s</w:t>
      </w:r>
      <w:r>
        <w:t xml:space="preserve"> </w:t>
      </w:r>
      <w:hyperlink r:id="rId94">
        <w:r>
          <w:rPr>
            <w:rStyle w:val="Hyperlink"/>
          </w:rPr>
          <w:t xml:space="preserve">notes on Stanford STATS 300C</w:t>
        </w:r>
      </w:hyperlink>
      <w:r>
        <w:t xml:space="preserve"> </w:t>
      </w:r>
      <w:r>
        <w:t xml:space="preserve">(Emmanuel Candès, Spring 2025) are student-written and cover global testing, the false discovery rate, e-values and conformal inference.</w:t>
      </w:r>
    </w:p>
    <w:p>
      <w:pPr>
        <w:pStyle w:val="Compact"/>
        <w:numPr>
          <w:ilvl w:val="0"/>
          <w:numId w:val="1005"/>
        </w:numPr>
      </w:pPr>
      <w:r>
        <w:t xml:space="preserve">Will Fithian’s</w:t>
      </w:r>
      <w:r>
        <w:t xml:space="preserve"> </w:t>
      </w:r>
      <w:hyperlink r:id="rId95">
        <w:r>
          <w:rPr>
            <w:rStyle w:val="Hyperlink"/>
          </w:rPr>
          <w:t xml:space="preserve">Stat 212A,</w:t>
        </w:r>
        <w:r>
          <w:rPr>
            <w:rStyle w:val="Hyperlink"/>
          </w:rPr>
          <w:t xml:space="preserve"> </w:t>
        </w:r>
        <w:r>
          <w:rPr>
            <w:rStyle w:val="Hyperlink"/>
            <w:i/>
            <w:iCs/>
          </w:rPr>
          <w:t xml:space="preserve">Topics in Selective Inference</w:t>
        </w:r>
      </w:hyperlink>
      <w:r>
        <w:t xml:space="preserve"> </w:t>
      </w:r>
      <w:r>
        <w:t xml:space="preserve">(UC Berkeley, Fall 2015) has a syllabus, references and homework with solutions on inference after selection, including multiple testing.</w:t>
      </w:r>
    </w:p>
    <w:p>
      <w:pPr>
        <w:pStyle w:val="Compact"/>
        <w:numPr>
          <w:ilvl w:val="0"/>
          <w:numId w:val="1005"/>
        </w:numPr>
      </w:pPr>
      <w:r>
        <w:t xml:space="preserve">The</w:t>
      </w:r>
      <w:r>
        <w:t xml:space="preserve"> </w:t>
      </w:r>
      <w:hyperlink r:id="rId11">
        <w:r>
          <w:rPr>
            <w:rStyle w:val="Hyperlink"/>
          </w:rPr>
          <w:t xml:space="preserve">permutation tests</w:t>
        </w:r>
      </w:hyperlink>
      <w:r>
        <w:t xml:space="preserve"> </w:t>
      </w:r>
      <w:r>
        <w:t xml:space="preserve">page computes valid p-values by relabeling the data,</w:t>
      </w:r>
      <w:r>
        <w:t xml:space="preserve"> </w:t>
      </w:r>
      <w:r>
        <w:t xml:space="preserve">without a distributional model for the test statistic.</w:t>
      </w:r>
    </w:p>
    <w:bookmarkEnd w:id="96"/>
    <w:bookmarkStart w:id="126" w:name="references"/>
    <w:p>
      <w:pPr>
        <w:pStyle w:val="Heading2"/>
      </w:pPr>
      <w:r>
        <w:t xml:space="preserve">References</w:t>
      </w:r>
    </w:p>
    <w:bookmarkStart w:id="125" w:name="refs"/>
    <w:bookmarkStart w:id="98" w:name="X4c2229fbc763f35824b6512c3d029bed86ed837"/>
    <w:p>
      <w:pPr>
        <w:pStyle w:val="Bibliography"/>
      </w:pPr>
      <w:r>
        <w:t xml:space="preserve">[1]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“Multiple comparisons problem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97">
        <w:r>
          <w:rPr>
            <w:rStyle w:val="Hyperlink"/>
          </w:rPr>
          <w:t xml:space="preserve">https://en.wikipedia.org/wiki/Multiple_comparisons_problem</w:t>
        </w:r>
      </w:hyperlink>
    </w:p>
    <w:bookmarkEnd w:id="98"/>
    <w:bookmarkStart w:id="99" w:name="ref-holm1979simple"/>
    <w:p>
      <w:pPr>
        <w:pStyle w:val="Bibliography"/>
      </w:pPr>
      <w:r>
        <w:t xml:space="preserve">[2]</w:t>
      </w:r>
      <w:r>
        <w:t xml:space="preserve"> </w:t>
      </w:r>
      <w:r>
        <w:t xml:space="preserve">	</w:t>
      </w:r>
      <w:r>
        <w:t xml:space="preserve">S. Holm,</w:t>
      </w:r>
      <w:r>
        <w:t xml:space="preserve"> </w:t>
      </w:r>
      <w:r>
        <w:t xml:space="preserve">“A simple sequentially rejective multiple test procedure,”</w:t>
      </w:r>
      <w:r>
        <w:t xml:space="preserve"> </w:t>
      </w:r>
      <w:r>
        <w:rPr>
          <w:i/>
          <w:iCs/>
        </w:rPr>
        <w:t xml:space="preserve">Scandinavian Journal of Statistics</w:t>
      </w:r>
      <w:r>
        <w:t xml:space="preserve">, vol. 6, no. 2, pp. 65–70, 1979.</w:t>
      </w:r>
    </w:p>
    <w:bookmarkEnd w:id="99"/>
    <w:bookmarkStart w:id="101" w:name="ref-benjamini1995controlling"/>
    <w:p>
      <w:pPr>
        <w:pStyle w:val="Bibliography"/>
      </w:pPr>
      <w:r>
        <w:t xml:space="preserve">[3]</w:t>
      </w:r>
      <w:r>
        <w:t xml:space="preserve"> </w:t>
      </w:r>
      <w:r>
        <w:t xml:space="preserve">	</w:t>
      </w:r>
      <w:r>
        <w:t xml:space="preserve">Y. Benjamini and Y. Hochberg,</w:t>
      </w:r>
      <w:r>
        <w:t xml:space="preserve"> </w:t>
      </w:r>
      <w:r>
        <w:t xml:space="preserve">“Controlling the false discovery rate: A practical and powerful approach to multiple testing,”</w:t>
      </w:r>
      <w:r>
        <w:t xml:space="preserve"> </w:t>
      </w:r>
      <w:r>
        <w:rPr>
          <w:i/>
          <w:iCs/>
        </w:rPr>
        <w:t xml:space="preserve">Journal of the Royal Statistical Society: Series B (Methodological)</w:t>
      </w:r>
      <w:r>
        <w:t xml:space="preserve">, vol. 57, no. 1, pp. 289–300, 1995, doi:</w:t>
      </w:r>
      <w:r>
        <w:t xml:space="preserve"> </w:t>
      </w:r>
      <w:hyperlink r:id="rId100">
        <w:r>
          <w:rPr>
            <w:rStyle w:val="Hyperlink"/>
          </w:rPr>
          <w:t xml:space="preserve">10.1111/j.2517-6161.1995.tb02031.x</w:t>
        </w:r>
      </w:hyperlink>
      <w:r>
        <w:t xml:space="preserve">.</w:t>
      </w:r>
    </w:p>
    <w:bookmarkEnd w:id="101"/>
    <w:bookmarkStart w:id="103" w:name="ref-james2021islr2e"/>
    <w:p>
      <w:pPr>
        <w:pStyle w:val="Bibliography"/>
      </w:pPr>
      <w:r>
        <w:t xml:space="preserve">[4]</w:t>
      </w:r>
      <w:r>
        <w:t xml:space="preserve"> </w:t>
      </w:r>
      <w:r>
        <w:t xml:space="preserve">	</w:t>
      </w:r>
      <w:r>
        <w:t xml:space="preserve">G. James, D. Witten, T. Hastie, and R. Tibshirani,</w:t>
      </w:r>
      <w:r>
        <w:t xml:space="preserve"> </w:t>
      </w:r>
      <w:r>
        <w:rPr>
          <w:i/>
          <w:iCs/>
        </w:rPr>
        <w:t xml:space="preserve">An introduction to statistical learning: With applications in</w:t>
      </w:r>
      <w:r>
        <w:rPr>
          <w:i/>
          <w:iCs/>
        </w:rPr>
        <w:t xml:space="preserve"> </w:t>
      </w:r>
      <w:r>
        <w:rPr>
          <w:i/>
          <w:iCs/>
        </w:rPr>
        <w:t xml:space="preserve">R</w:t>
      </w:r>
      <w:r>
        <w:t xml:space="preserve">, 2nd ed. Springer, 2021. doi:</w:t>
      </w:r>
      <w:r>
        <w:t xml:space="preserve"> </w:t>
      </w:r>
      <w:hyperlink r:id="rId102">
        <w:r>
          <w:rPr>
            <w:rStyle w:val="Hyperlink"/>
          </w:rPr>
          <w:t xml:space="preserve">10.1007/978-1-0716-1418-1</w:t>
        </w:r>
      </w:hyperlink>
      <w:r>
        <w:t xml:space="preserve">.</w:t>
      </w:r>
    </w:p>
    <w:bookmarkEnd w:id="103"/>
    <w:bookmarkStart w:id="105" w:name="ref-khan2001classification"/>
    <w:p>
      <w:pPr>
        <w:pStyle w:val="Bibliography"/>
      </w:pPr>
      <w:r>
        <w:t xml:space="preserve">[5]</w:t>
      </w:r>
      <w:r>
        <w:t xml:space="preserve"> </w:t>
      </w:r>
      <w:r>
        <w:t xml:space="preserve">	</w:t>
      </w:r>
      <w:r>
        <w:t xml:space="preserve">J. Khan</w:t>
      </w:r>
      <w:r>
        <w:t xml:space="preserve"> </w:t>
      </w:r>
      <w:r>
        <w:rPr>
          <w:i/>
          <w:iCs/>
        </w:rPr>
        <w:t xml:space="preserve">et al.</w:t>
      </w:r>
      <w:r>
        <w:t xml:space="preserve">,</w:t>
      </w:r>
      <w:r>
        <w:t xml:space="preserve"> </w:t>
      </w:r>
      <w:r>
        <w:t xml:space="preserve">“Classification and diagnostic prediction of cancers using gene expression profiling and artificial neural networks,”</w:t>
      </w:r>
      <w:r>
        <w:t xml:space="preserve"> </w:t>
      </w:r>
      <w:r>
        <w:rPr>
          <w:i/>
          <w:iCs/>
        </w:rPr>
        <w:t xml:space="preserve">Nature Medicine</w:t>
      </w:r>
      <w:r>
        <w:t xml:space="preserve">, vol. 7, no. 6, pp. 673–679, 2001, doi:</w:t>
      </w:r>
      <w:r>
        <w:t xml:space="preserve"> </w:t>
      </w:r>
      <w:hyperlink r:id="rId104">
        <w:r>
          <w:rPr>
            <w:rStyle w:val="Hyperlink"/>
          </w:rPr>
          <w:t xml:space="preserve">10.1038/89044</w:t>
        </w:r>
      </w:hyperlink>
      <w:r>
        <w:t xml:space="preserve">.</w:t>
      </w:r>
    </w:p>
    <w:bookmarkEnd w:id="105"/>
    <w:bookmarkStart w:id="107" w:name="ref-wikipedia_family_wise_error_rate"/>
    <w:p>
      <w:pPr>
        <w:pStyle w:val="Bibliography"/>
      </w:pPr>
      <w:r>
        <w:t xml:space="preserve">[6]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“Family-wise error rate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06">
        <w:r>
          <w:rPr>
            <w:rStyle w:val="Hyperlink"/>
          </w:rPr>
          <w:t xml:space="preserve">https://en.wikipedia.org/wiki/Family-wise_error_rate</w:t>
        </w:r>
      </w:hyperlink>
    </w:p>
    <w:bookmarkEnd w:id="107"/>
    <w:bookmarkStart w:id="109" w:name="ref-wikipedia_false_discovery_rate"/>
    <w:p>
      <w:pPr>
        <w:pStyle w:val="Bibliography"/>
      </w:pPr>
      <w:r>
        <w:t xml:space="preserve">[7]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“False discovery rate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08">
        <w:r>
          <w:rPr>
            <w:rStyle w:val="Hyperlink"/>
          </w:rPr>
          <w:t xml:space="preserve">https://en.wikipedia.org/wiki/False_discovery_rate</w:t>
        </w:r>
      </w:hyperlink>
    </w:p>
    <w:bookmarkEnd w:id="109"/>
    <w:bookmarkStart w:id="111" w:name="ref-wikipedia_bonferroni_correction"/>
    <w:p>
      <w:pPr>
        <w:pStyle w:val="Bibliography"/>
      </w:pPr>
      <w:r>
        <w:t xml:space="preserve">[8]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“Bonferroni correction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10">
        <w:r>
          <w:rPr>
            <w:rStyle w:val="Hyperlink"/>
          </w:rPr>
          <w:t xml:space="preserve">https://en.wikipedia.org/wiki/Bonferroni_correction</w:t>
        </w:r>
      </w:hyperlink>
    </w:p>
    <w:bookmarkEnd w:id="111"/>
    <w:bookmarkStart w:id="113" w:name="ref-wikipedia_booles_inequality"/>
    <w:p>
      <w:pPr>
        <w:pStyle w:val="Bibliography"/>
      </w:pPr>
      <w:r>
        <w:t xml:space="preserve">[9]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“Boole’s inequality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12">
        <w:r>
          <w:rPr>
            <w:rStyle w:val="Hyperlink"/>
          </w:rPr>
          <w:t xml:space="preserve">https://en.wikipedia.org/wiki/Boole%27s_inequality</w:t>
        </w:r>
      </w:hyperlink>
    </w:p>
    <w:bookmarkEnd w:id="113"/>
    <w:bookmarkStart w:id="115" w:name="ref-wikipedia_holm_bonferroni_method"/>
    <w:p>
      <w:pPr>
        <w:pStyle w:val="Bibliography"/>
      </w:pPr>
      <w:r>
        <w:t xml:space="preserve">[10]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“Holm–bonferroni method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14">
        <w:r>
          <w:rPr>
            <w:rStyle w:val="Hyperlink"/>
          </w:rPr>
          <w:t xml:space="preserve">https://en.wikipedia.org/wiki/Holm%E2%80%93Bonferroni_method</w:t>
        </w:r>
      </w:hyperlink>
    </w:p>
    <w:bookmarkEnd w:id="115"/>
    <w:bookmarkStart w:id="117" w:name="ref-CaseBerg01"/>
    <w:p>
      <w:pPr>
        <w:pStyle w:val="Bibliography"/>
      </w:pPr>
      <w:r>
        <w:t xml:space="preserve">[11]</w:t>
      </w:r>
      <w:r>
        <w:t xml:space="preserve"> </w:t>
      </w:r>
      <w:r>
        <w:t xml:space="preserve">	</w:t>
      </w:r>
      <w:r>
        <w:t xml:space="preserve">G. Casella and R. Berger,</w:t>
      </w:r>
      <w:r>
        <w:t xml:space="preserve"> </w:t>
      </w:r>
      <w:r>
        <w:rPr>
          <w:i/>
          <w:iCs/>
        </w:rPr>
        <w:t xml:space="preserve">Statistical inference</w:t>
      </w:r>
      <w:r>
        <w:t xml:space="preserve">, 2nd ed. Cengage Learning, 2002. Available:</w:t>
      </w:r>
      <w:r>
        <w:t xml:space="preserve"> </w:t>
      </w:r>
      <w:hyperlink r:id="rId116">
        <w:r>
          <w:rPr>
            <w:rStyle w:val="Hyperlink"/>
          </w:rPr>
          <w:t xml:space="preserve">https://www.cengage.com/c/statistical-inference-2e-casella-berger/9780534243128/</w:t>
        </w:r>
      </w:hyperlink>
    </w:p>
    <w:bookmarkEnd w:id="117"/>
    <w:bookmarkStart w:id="118" w:name="ref-rice2007mathematical"/>
    <w:p>
      <w:pPr>
        <w:pStyle w:val="Bibliography"/>
      </w:pPr>
      <w:r>
        <w:t xml:space="preserve">[12]</w:t>
      </w:r>
      <w:r>
        <w:t xml:space="preserve"> </w:t>
      </w:r>
      <w:r>
        <w:t xml:space="preserve">	</w:t>
      </w:r>
      <w:r>
        <w:t xml:space="preserve">J. A. Rice,</w:t>
      </w:r>
      <w:r>
        <w:t xml:space="preserve"> </w:t>
      </w:r>
      <w:r>
        <w:rPr>
          <w:i/>
          <w:iCs/>
        </w:rPr>
        <w:t xml:space="preserve">Mathematical statistics and data analysis</w:t>
      </w:r>
      <w:r>
        <w:t xml:space="preserve">, 3rd ed. Belmont, CA: Cengage Learning, 2007.</w:t>
      </w:r>
    </w:p>
    <w:bookmarkEnd w:id="118"/>
    <w:bookmarkStart w:id="120" w:name="ref-benjamini2001control"/>
    <w:p>
      <w:pPr>
        <w:pStyle w:val="Bibliography"/>
      </w:pPr>
      <w:r>
        <w:t xml:space="preserve">[13]</w:t>
      </w:r>
      <w:r>
        <w:t xml:space="preserve"> </w:t>
      </w:r>
      <w:r>
        <w:t xml:space="preserve">	</w:t>
      </w:r>
      <w:r>
        <w:t xml:space="preserve">Y. Benjamini and D. Yekutieli,</w:t>
      </w:r>
      <w:r>
        <w:t xml:space="preserve"> </w:t>
      </w:r>
      <w:r>
        <w:t xml:space="preserve">“The control of the false discovery rate in multiple testing under dependency,”</w:t>
      </w:r>
      <w:r>
        <w:t xml:space="preserve"> </w:t>
      </w:r>
      <w:r>
        <w:rPr>
          <w:i/>
          <w:iCs/>
        </w:rPr>
        <w:t xml:space="preserve">The Annals of Statistics</w:t>
      </w:r>
      <w:r>
        <w:t xml:space="preserve">, vol. 29, no. 4, 2001, doi:</w:t>
      </w:r>
      <w:r>
        <w:t xml:space="preserve"> </w:t>
      </w:r>
      <w:hyperlink r:id="rId119">
        <w:r>
          <w:rPr>
            <w:rStyle w:val="Hyperlink"/>
          </w:rPr>
          <w:t xml:space="preserve">10.1214/aos/1013699998</w:t>
        </w:r>
      </w:hyperlink>
      <w:r>
        <w:t xml:space="preserve">.</w:t>
      </w:r>
    </w:p>
    <w:bookmarkEnd w:id="120"/>
    <w:bookmarkStart w:id="122" w:name="ref-efron2016computer"/>
    <w:p>
      <w:pPr>
        <w:pStyle w:val="Bibliography"/>
      </w:pPr>
      <w:r>
        <w:t xml:space="preserve">[14]</w:t>
      </w:r>
      <w:r>
        <w:t xml:space="preserve"> </w:t>
      </w:r>
      <w:r>
        <w:t xml:space="preserve">	</w:t>
      </w:r>
      <w:r>
        <w:t xml:space="preserve">B. Efron and T. Hastie,</w:t>
      </w:r>
      <w:r>
        <w:t xml:space="preserve"> </w:t>
      </w:r>
      <w:r>
        <w:rPr>
          <w:i/>
          <w:iCs/>
        </w:rPr>
        <w:t xml:space="preserve">Computer age statistical inference: Algorithms, evidence, and data science</w:t>
      </w:r>
      <w:r>
        <w:t xml:space="preserve">. Cambridge University Press, 2016. doi:</w:t>
      </w:r>
      <w:r>
        <w:t xml:space="preserve"> </w:t>
      </w:r>
      <w:hyperlink r:id="rId121">
        <w:r>
          <w:rPr>
            <w:rStyle w:val="Hyperlink"/>
          </w:rPr>
          <w:t xml:space="preserve">10.1017/CBO9781316576533</w:t>
        </w:r>
      </w:hyperlink>
      <w:r>
        <w:t xml:space="preserve">.</w:t>
      </w:r>
    </w:p>
    <w:bookmarkEnd w:id="122"/>
    <w:bookmarkStart w:id="124" w:name="ref-storey2002direct"/>
    <w:p>
      <w:pPr>
        <w:pStyle w:val="Bibliography"/>
      </w:pPr>
      <w:r>
        <w:t xml:space="preserve">[15]</w:t>
      </w:r>
      <w:r>
        <w:t xml:space="preserve"> </w:t>
      </w:r>
      <w:r>
        <w:t xml:space="preserve">	</w:t>
      </w:r>
      <w:r>
        <w:t xml:space="preserve">J. D. Storey,</w:t>
      </w:r>
      <w:r>
        <w:t xml:space="preserve"> </w:t>
      </w:r>
      <w:r>
        <w:t xml:space="preserve">“A direct approach to false discovery rates,”</w:t>
      </w:r>
      <w:r>
        <w:t xml:space="preserve"> </w:t>
      </w:r>
      <w:r>
        <w:rPr>
          <w:i/>
          <w:iCs/>
        </w:rPr>
        <w:t xml:space="preserve">Journal of the Royal Statistical Society: Series B (Statistical Methodology)</w:t>
      </w:r>
      <w:r>
        <w:t xml:space="preserve">, vol. 64, no. 3, pp. 479–498, 2002, doi:</w:t>
      </w:r>
      <w:r>
        <w:t xml:space="preserve"> </w:t>
      </w:r>
      <w:hyperlink r:id="rId123">
        <w:r>
          <w:rPr>
            <w:rStyle w:val="Hyperlink"/>
          </w:rPr>
          <w:t xml:space="preserve">10.1111/1467-9868.00346</w:t>
        </w:r>
      </w:hyperlink>
      <w:r>
        <w:t xml:space="preserve">.</w:t>
      </w:r>
    </w:p>
    <w:bookmarkEnd w:id="124"/>
    <w:bookmarkEnd w:id="125"/>
    <w:bookmarkEnd w:id="126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4">
    <w:abstractNumId w:val="991"/>
  </w:num>
  <w:num w:numId="1005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22" Type="http://schemas.openxmlformats.org/officeDocument/2006/relationships/image" Target="media/rId22.png"/><Relationship Id="rId21" Type="http://schemas.openxmlformats.org/officeDocument/2006/relationships/hyperlink" Target="basic-statistical-methods.qmd#def-two-sample-t-test" TargetMode="External"/><Relationship Id="rId49" Type="http://schemas.openxmlformats.org/officeDocument/2006/relationships/hyperlink" Target="categorical-tests.qmd#def-fishers-exact" TargetMode="External"/><Relationship Id="rId12" Type="http://schemas.openxmlformats.org/officeDocument/2006/relationships/hyperlink" Target="data/khan.csv" TargetMode="External"/><Relationship Id="rId13" Type="http://schemas.openxmlformats.org/officeDocument/2006/relationships/hyperlink" Target="https://cran.r-project.org/package=ISLR2" TargetMode="External"/><Relationship Id="rId102" Type="http://schemas.openxmlformats.org/officeDocument/2006/relationships/hyperlink" Target="https://doi.org/10.1007/978-1-0716-1418-1" TargetMode="External"/><Relationship Id="rId121" Type="http://schemas.openxmlformats.org/officeDocument/2006/relationships/hyperlink" Target="https://doi.org/10.1017/CBO9781316576533" TargetMode="External"/><Relationship Id="rId104" Type="http://schemas.openxmlformats.org/officeDocument/2006/relationships/hyperlink" Target="https://doi.org/10.1038/89044" TargetMode="External"/><Relationship Id="rId123" Type="http://schemas.openxmlformats.org/officeDocument/2006/relationships/hyperlink" Target="https://doi.org/10.1111/1467-9868.00346" TargetMode="External"/><Relationship Id="rId100" Type="http://schemas.openxmlformats.org/officeDocument/2006/relationships/hyperlink" Target="https://doi.org/10.1111/j.2517-6161.1995.tb02031.x" TargetMode="External"/><Relationship Id="rId119" Type="http://schemas.openxmlformats.org/officeDocument/2006/relationships/hyperlink" Target="https://doi.org/10.1214/aos/1013699998" TargetMode="External"/><Relationship Id="rId110" Type="http://schemas.openxmlformats.org/officeDocument/2006/relationships/hyperlink" Target="https://en.wikipedia.org/wiki/Bonferroni_correction" TargetMode="External"/><Relationship Id="rId112" Type="http://schemas.openxmlformats.org/officeDocument/2006/relationships/hyperlink" Target="https://en.wikipedia.org/wiki/Boole%27s_inequality" TargetMode="External"/><Relationship Id="rId108" Type="http://schemas.openxmlformats.org/officeDocument/2006/relationships/hyperlink" Target="https://en.wikipedia.org/wiki/False_discovery_rate" TargetMode="External"/><Relationship Id="rId106" Type="http://schemas.openxmlformats.org/officeDocument/2006/relationships/hyperlink" Target="https://en.wikipedia.org/wiki/Family-wise_error_rate" TargetMode="External"/><Relationship Id="rId114" Type="http://schemas.openxmlformats.org/officeDocument/2006/relationships/hyperlink" Target="https://en.wikipedia.org/wiki/Holm%E2%80%93Bonferroni_method" TargetMode="External"/><Relationship Id="rId97" Type="http://schemas.openxmlformats.org/officeDocument/2006/relationships/hyperlink" Target="https://en.wikipedia.org/wiki/Multiple_comparisons_problem" TargetMode="External"/><Relationship Id="rId34" Type="http://schemas.openxmlformats.org/officeDocument/2006/relationships/hyperlink" Target="https://morrison-lab.github.io/pds/probability-basics.html#def-probability" TargetMode="External"/><Relationship Id="rId94" Type="http://schemas.openxmlformats.org/officeDocument/2006/relationships/hyperlink" Target="https://web.stanford.edu/~lindrew/stats300C.pdf" TargetMode="External"/><Relationship Id="rId116" Type="http://schemas.openxmlformats.org/officeDocument/2006/relationships/hyperlink" Target="https://www.cengage.com/c/statistical-inference-2e-casella-berger/9780534243128/" TargetMode="External"/><Relationship Id="rId95" Type="http://schemas.openxmlformats.org/officeDocument/2006/relationships/hyperlink" Target="https://www.stat.berkeley.edu/~wfithian/courses/stat212a/" TargetMode="External"/><Relationship Id="rId9" Type="http://schemas.openxmlformats.org/officeDocument/2006/relationships/hyperlink" Target="inference.qmd#def-p-value" TargetMode="External"/><Relationship Id="rId10" Type="http://schemas.openxmlformats.org/officeDocument/2006/relationships/hyperlink" Target="inference.qmd#def-significance-level" TargetMode="External"/><Relationship Id="rId11" Type="http://schemas.openxmlformats.org/officeDocument/2006/relationships/hyperlink" Target="permutation-tests.qmd" TargetMode="External"/></Relationships>
</file>

<file path=word/_rels/footnotes.xml.rels><?xml version='1.0' encoding='UTF-8' standalone='yes'?>
<Relationships xmlns="http://schemas.openxmlformats.org/package/2006/relationships"><Relationship Id="rId21" Type="http://schemas.openxmlformats.org/officeDocument/2006/relationships/hyperlink" Target="basic-statistical-methods.qmd#def-two-sample-t-test" TargetMode="External"/><Relationship Id="rId49" Type="http://schemas.openxmlformats.org/officeDocument/2006/relationships/hyperlink" Target="categorical-tests.qmd#def-fishers-exact" TargetMode="External"/><Relationship Id="rId12" Type="http://schemas.openxmlformats.org/officeDocument/2006/relationships/hyperlink" Target="data/khan.csv" TargetMode="External"/><Relationship Id="rId13" Type="http://schemas.openxmlformats.org/officeDocument/2006/relationships/hyperlink" Target="https://cran.r-project.org/package=ISLR2" TargetMode="External"/><Relationship Id="rId102" Type="http://schemas.openxmlformats.org/officeDocument/2006/relationships/hyperlink" Target="https://doi.org/10.1007/978-1-0716-1418-1" TargetMode="External"/><Relationship Id="rId121" Type="http://schemas.openxmlformats.org/officeDocument/2006/relationships/hyperlink" Target="https://doi.org/10.1017/CBO9781316576533" TargetMode="External"/><Relationship Id="rId104" Type="http://schemas.openxmlformats.org/officeDocument/2006/relationships/hyperlink" Target="https://doi.org/10.1038/89044" TargetMode="External"/><Relationship Id="rId123" Type="http://schemas.openxmlformats.org/officeDocument/2006/relationships/hyperlink" Target="https://doi.org/10.1111/1467-9868.00346" TargetMode="External"/><Relationship Id="rId100" Type="http://schemas.openxmlformats.org/officeDocument/2006/relationships/hyperlink" Target="https://doi.org/10.1111/j.2517-6161.1995.tb02031.x" TargetMode="External"/><Relationship Id="rId119" Type="http://schemas.openxmlformats.org/officeDocument/2006/relationships/hyperlink" Target="https://doi.org/10.1214/aos/1013699998" TargetMode="External"/><Relationship Id="rId110" Type="http://schemas.openxmlformats.org/officeDocument/2006/relationships/hyperlink" Target="https://en.wikipedia.org/wiki/Bonferroni_correction" TargetMode="External"/><Relationship Id="rId112" Type="http://schemas.openxmlformats.org/officeDocument/2006/relationships/hyperlink" Target="https://en.wikipedia.org/wiki/Boole%27s_inequality" TargetMode="External"/><Relationship Id="rId108" Type="http://schemas.openxmlformats.org/officeDocument/2006/relationships/hyperlink" Target="https://en.wikipedia.org/wiki/False_discovery_rate" TargetMode="External"/><Relationship Id="rId106" Type="http://schemas.openxmlformats.org/officeDocument/2006/relationships/hyperlink" Target="https://en.wikipedia.org/wiki/Family-wise_error_rate" TargetMode="External"/><Relationship Id="rId114" Type="http://schemas.openxmlformats.org/officeDocument/2006/relationships/hyperlink" Target="https://en.wikipedia.org/wiki/Holm%E2%80%93Bonferroni_method" TargetMode="External"/><Relationship Id="rId97" Type="http://schemas.openxmlformats.org/officeDocument/2006/relationships/hyperlink" Target="https://en.wikipedia.org/wiki/Multiple_comparisons_problem" TargetMode="External"/><Relationship Id="rId34" Type="http://schemas.openxmlformats.org/officeDocument/2006/relationships/hyperlink" Target="https://morrison-lab.github.io/pds/probability-basics.html#def-probability" TargetMode="External"/><Relationship Id="rId94" Type="http://schemas.openxmlformats.org/officeDocument/2006/relationships/hyperlink" Target="https://web.stanford.edu/~lindrew/stats300C.pdf" TargetMode="External"/><Relationship Id="rId116" Type="http://schemas.openxmlformats.org/officeDocument/2006/relationships/hyperlink" Target="https://www.cengage.com/c/statistical-inference-2e-casella-berger/9780534243128/" TargetMode="External"/><Relationship Id="rId95" Type="http://schemas.openxmlformats.org/officeDocument/2006/relationships/hyperlink" Target="https://www.stat.berkeley.edu/~wfithian/courses/stat212a/" TargetMode="External"/><Relationship Id="rId9" Type="http://schemas.openxmlformats.org/officeDocument/2006/relationships/hyperlink" Target="inference.qmd#def-p-value" TargetMode="External"/><Relationship Id="rId10" Type="http://schemas.openxmlformats.org/officeDocument/2006/relationships/hyperlink" Target="inference.qmd#def-significance-level" TargetMode="External"/><Relationship Id="rId11" Type="http://schemas.openxmlformats.org/officeDocument/2006/relationships/hyperlink" Target="permutation-tests.qmd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Multiple Testing</dc:title>
  <dc:creator/>
  <cp:keywords/>
  <dcterms:created xsi:type="dcterms:W3CDTF">2026-10-19T20:43:41Z</dcterms:created>
  <dcterms:modified xsi:type="dcterms:W3CDTF">2026-10-19T20:43:41Z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sl">
    <vt:lpwstr>latex-macros/citations/numeric-author.csl</vt:lpwstr>
  </property>
  <property fmtid="{D5CDD505-2E9C-101B-9397-08002B2CF9AE}" pid="6" name="custom-callout">
    <vt:lpwstr/>
  </property>
  <property fmtid="{D5CDD505-2E9C-101B-9397-08002B2CF9AE}" pid="7" name="date">
    <vt:lpwstr>Last modified: 2026-10-19 13:26:49 (PDT)</vt:lpwstr>
  </property>
  <property fmtid="{D5CDD505-2E9C-101B-9397-08002B2CF9AE}" pid="8" name="date-format">
    <vt:lpwstr>[Last modified:] YYYY-MM-DD HH:mm:ss (z)</vt:lpwstr>
  </property>
  <property fmtid="{D5CDD505-2E9C-101B-9397-08002B2CF9AE}" pid="9" name="editor">
    <vt:lpwstr/>
  </property>
  <property fmtid="{D5CDD505-2E9C-101B-9397-08002B2CF9AE}" pid="10" name="editor_options">
    <vt:lpwstr/>
  </property>
  <property fmtid="{D5CDD505-2E9C-101B-9397-08002B2CF9AE}" pid="11" name="header-includes">
    <vt:lpwstr/>
  </property>
  <property fmtid="{D5CDD505-2E9C-101B-9397-08002B2CF9AE}" pid="12" name="include-after">
    <vt:lpwstr/>
  </property>
  <property fmtid="{D5CDD505-2E9C-101B-9397-08002B2CF9AE}" pid="13" name="include-before">
    <vt:lpwstr/>
  </property>
  <property fmtid="{D5CDD505-2E9C-101B-9397-08002B2CF9AE}" pid="14" name="knitr">
    <vt:lpwstr/>
  </property>
  <property fmtid="{D5CDD505-2E9C-101B-9397-08002B2CF9AE}" pid="15" name="labels">
    <vt:lpwstr/>
  </property>
  <property fmtid="{D5CDD505-2E9C-101B-9397-08002B2CF9AE}" pid="16" name="number-depth">
    <vt:lpwstr>4</vt:lpwstr>
  </property>
  <property fmtid="{D5CDD505-2E9C-101B-9397-08002B2CF9AE}" pid="17" name="resources">
    <vt:lpwstr/>
  </property>
  <property fmtid="{D5CDD505-2E9C-101B-9397-08002B2CF9AE}" pid="18" name="toc-title">
    <vt:lpwstr>Table of contents</vt:lpwstr>
  </property>
</Properties>
</file>