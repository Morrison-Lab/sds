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del w:id="3" w:author="PR Preview" w:date="2026-01-01T00:00:00Z">
        <w:r>
          <w:delTex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delText>
        </w:r>
      </w:del>
      <w:bookmarkEnd w:id="15"/>
    </w:p>
    <w:p>
      <w:pPr>
        <w:pStyle w:val="BodyText"/>
      </w:pPr>
      <w:bookmarkStart w:id="15" w:name="eq-deviance"/>
      <w:ins w:id="4" w:author="PR Preview" w:date="2026-01-01T00:00:00Z">
        <w:r>
  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  </w:r>
      </w:ins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del w:id="5" w:author="PR Preview" w:date="2026-01-01T00:00:00Z">
        <w:r>
          <w:delText xml:space="preserve">$$
    D_{\mathrm{sat}}= 2 \mathopen{}\left(\ell_{\mathrm{sat}}- {\ell\mathopen{}\left(\hat{\mathord{\smash[b]{\underset{\raise.3ex\hbox{$\scriptstyle\sim$}}{\beta}}\vphantom{\beta}}}\right)\mathclose{}}\right)\mathclose{}.
     \qquad(5)$$</w:delText>
        </w:r>
      </w:del>
      <w:bookmarkEnd w:id="46"/>
    </w:p>
    <w:p>
      <w:pPr>
        <w:pStyle w:val="BodyText"/>
      </w:pPr>
      <w:bookmarkStart w:id="46" w:name="eq-saturated-deviance"/>
      <w:ins w:id="6" w:author="PR Preview" w:date="2026-01-01T00:00:00Z">
        <w:r>
  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  </w:r>
      </w:ins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del w:id="7" w:author="PR Preview" w:date="2026-01-01T00:00:00Z">
        <w:r>
          <w:rPr>
            <w:i/>
            <w:iCs/>
          </w:rPr>
          <w:delText xml:space="preserve">Proof</w:delText>
        </w:r>
      </w:del>
      <w:del w:id="8" w:author="PR Preview" w:date="2026-01-01T00:00:00Z">
        <w:r>
          <w:delText xml:space="preserve">. </w:delText>
        </w:r>
      </w:del>
      <w:hyperlink w:anchor="def-deviance">
        <w:del w:id="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gives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$D= -2 {\ell\mathopen{}\left(\hat{\mathord{\smash[b]{\underset{\raise.3ex\hbox{$\scriptstyle\sim$}}{\beta}}\vphantom{\beta}}}\right)\mathclose{}}$</w:delText>
        </w:r>
      </w:del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Distributing the</w:delText>
        </w:r>
      </w:del>
      <w:del w:id="17" w:author="PR Preview" w:date="2026-01-01T00:00:00Z">
        <w:r>
          <w:delText xml:space="preserve"> </w:delText>
        </w:r>
      </w:del>
      <m:oMath>
        <m:r>
          <m:t>2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in</w:delText>
        </w:r>
      </w:del>
      <w:del w:id="20" w:author="PR Preview" w:date="2026-01-01T00:00:00Z">
        <w:r>
          <w:delText xml:space="preserve"> </w:delText>
        </w:r>
      </w:del>
      <w:hyperlink w:anchor="eq-saturated-deviance">
        <w:del w:id="21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gives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$D_{\mathrm{sat}}= 2 \ell_{\mathrm{sat}}- 2 {\ell\mathopen{}\left(\hat{\mathord{\smash[b]{\underset{\raise.3ex\hbox{$\scriptstyle\sim$}}{\beta}}\vphantom{\beta}}}\right)\mathclose{}}$</w:delText>
        </w:r>
      </w:del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Substituting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$D= -2 {\ell\mathopen{}\left(\hat{\mathord{\smash[b]{\underset{\raise.3ex\hbox{$\scriptstyle\sim$}}{\beta}}\vphantom{\beta}}}\right)\mathclose{}}$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into this expression gives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Subtracting</w:delText>
        </w:r>
      </w:del>
      <w:del w:id="37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from both sides gives the claim.</w:delText>
        </w:r>
      </w:del>
    </w:p>
    <w:p>
      <w:pPr>
        <w:pStyle w:val="FirstParagraph"/>
      </w:pPr>
      <w:ins w:id="40" w:author="PR Preview" w:date="2026-01-01T00:00:00Z">
        <w:r>
          <w:rPr>
            <w:i/>
            <w:iCs/>
          </w:rPr>
          <w:t xml:space="preserve">Proof</w:t>
        </w:r>
      </w:ins>
      <w:ins w:id="41" w:author="PR Preview" w:date="2026-01-01T00:00:00Z">
        <w:r>
          <w:t xml:space="preserve">. </w:t>
        </w:r>
      </w:ins>
      <w:hyperlink w:anchor="def-deviance">
        <w:ins w:id="4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gives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$\operatorname{dev}= -2 {\ell\mathopen{}\left(\hat{\mathord{\smash[b]{\underset{\raise.3ex\hbox{$\scriptstyle\sim$}}{\beta}}\vphantom{\beta}}}\right)\mathclose{}}$</w:t>
        </w:r>
      </w:ins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Distributing the</w:t>
        </w:r>
      </w:ins>
      <w:ins w:id="50" w:author="PR Preview" w:date="2026-01-01T00:00:00Z">
        <w:r>
          <w:t xml:space="preserve"> </w:t>
        </w:r>
      </w:ins>
      <m:oMath>
        <m:r>
          <m:t>2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in</w:t>
        </w:r>
      </w:ins>
      <w:ins w:id="53" w:author="PR Preview" w:date="2026-01-01T00:00:00Z">
        <w:r>
          <w:t xml:space="preserve"> </w:t>
        </w:r>
      </w:ins>
      <w:hyperlink w:anchor="eq-saturated-deviance">
        <w:ins w:id="54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gives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$\operatorname{dev}_{\mathrm{sat}}= 2 \ell_{\mathrm{sat}}- 2 {\ell\mathopen{}\left(\hat{\mathord{\smash[b]{\underset{\raise.3ex\hbox{$\scriptstyle\sim$}}{\beta}}\vphantom{\beta}}}\right)\mathclose{}}$</w:t>
        </w:r>
      </w:ins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Substituting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$\operatorname{dev}= -2 {\ell\mathopen{}\left(\hat{\mathord{\smash[b]{\underset{\raise.3ex\hbox{$\scriptstyle\sim$}}{\beta}}\vphantom{\beta}}}\right)\mathclose{}}$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into this expression gives</w:t>
        </w:r>
      </w:ins>
      <w:ins w:id="6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Subtracting</w:t>
        </w:r>
      </w:ins>
      <w:ins w:id="70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from both sides gives the claim.</w:t>
        </w:r>
      </w:ins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2026-10-22T21:12:50Z</dcterms:created>
  <dcterms:modified xsi:type="dcterms:W3CDTF">2026-10-22T21:12:50Z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