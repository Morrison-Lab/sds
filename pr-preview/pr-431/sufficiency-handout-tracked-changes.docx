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Sufficiency and the Rao–Blackwell Theorem</w:t>
      </w:r>
    </w:p>
    <w:p>
      <w:pPr>
        <w:pStyle w:val="Date"/>
      </w:pPr>
      <w:del w:id="1" w:author="PR Preview" w:date="2026-01-01T00:00:00Z">
        <w:r>
          <w:delText xml:space="preserve">Last modified: 2026-10-22 13:24:46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13:58:27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summarizes a sample,</w:t>
      </w:r>
      <w:r>
        <w:t xml:space="preserve"> </w:t>
      </w:r>
      <w:r>
        <w:t xml:space="preserve">and some summaries lose nothing that matters for a parameter.</w:t>
      </w:r>
      <w:r>
        <w:t xml:space="preserve"> </w:t>
      </w:r>
      <w:r>
        <w:t xml:space="preserve">This page defines such summaries, called sufficient statistics,</w:t>
      </w:r>
      <w:r>
        <w:t xml:space="preserve"> </w:t>
      </w:r>
      <w:r>
        <w:t xml:space="preserve">and shows how to use one to improve an estimator</w:t>
      </w:r>
      <w:r>
        <w:t xml:space="preserve"> </w:t>
      </w:r>
      <w:r>
        <w:t xml:space="preserve">without making it more biased.</w:t>
      </w:r>
    </w:p>
    <w:bookmarkStart w:id="22" w:name="sec-sufficiency"/>
    <w:p>
      <w:pPr>
        <w:pStyle w:val="Heading2"/>
      </w:pPr>
      <w:r>
        <w:t xml:space="preserve">1 Sufficient statistics</w:t>
      </w:r>
    </w:p>
    <w:bookmarkStart w:id="9" w:name="def-statistic"/>
    <w:p>
      <w:pPr>
        <w:pStyle w:val="FirstParagraph"/>
      </w:pPr>
      <w:r>
        <w:rPr>
          <w:b/>
          <w:bCs/>
        </w:rPr>
        <w:t xml:space="preserve">Definition 1 (Statistic)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statistic</w:t>
      </w:r>
      <w:r>
        <w:t xml:space="preserve"> </w:t>
      </w:r>
      <w:r>
        <w:t xml:space="preserve">is a function of the sample,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</w:t>
      </w:r>
      <w:r>
        <w:t xml:space="preserve"> </w:t>
      </w:r>
      <w:r>
        <w:t xml:space="preserve">that does not depend on any unknown parameter.</w:t>
      </w:r>
      <w:r>
        <w:t xml:space="preserve"> </w:t>
      </w:r>
      <w:r>
        <w:t xml:space="preserve">Its value at the observed data,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is a number or vector we can compute.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9"/>
    <w:bookmarkStart w:id="12" w:name="rem-statistic-estimator"/>
    <w:p>
      <w:pPr>
        <w:pStyle w:val="BodyText"/>
      </w:pPr>
      <w:r>
        <w:rPr>
          <w:i/>
          <w:iCs/>
        </w:rPr>
        <w:t xml:space="preserve">Remark 1</w:t>
      </w:r>
      <w:r>
        <w:t xml:space="preserve"> (Estimators are statistics). </w:t>
      </w:r>
      <w:r>
        <w:t xml:space="preserve">Every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is a statistic,</w:t>
      </w:r>
      <w:r>
        <w:t xml:space="preserve"> </w:t>
      </w:r>
      <w:r>
        <w:t xml:space="preserve">one chosen to land close to an</w:t>
      </w:r>
      <w:r>
        <w:t xml:space="preserve"> </w:t>
      </w:r>
      <w:hyperlink r:id="rId11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This page asks which statistics lose no information about the parameter,</w:t>
      </w:r>
      <w:r>
        <w:t xml:space="preserve"> </w:t>
      </w:r>
      <w:r>
        <w:t xml:space="preserve">and how to use one to improve an estimator.</w:t>
      </w:r>
    </w:p>
    <w:bookmarkEnd w:id="12"/>
    <w:bookmarkStart w:id="14" w:name="def-sufficient"/>
    <w:p>
      <w:pPr>
        <w:pStyle w:val="BodyText"/>
      </w:pPr>
      <w:r>
        <w:rPr>
          <w:b/>
          <w:bCs/>
        </w:rPr>
        <w:t xml:space="preserve">Definition 2 (Sufficient statistic)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discrete sample whose distribution depends on a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sufficient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if, 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 value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probability of the sample given the statistic</w:t>
      </w:r>
      <w:r>
        <w:t xml:space="preserve"> </w:t>
      </w:r>
      <w:r>
        <w:t xml:space="preserve">is the same for every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at which the statistic takes the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 positive probability:</w:t>
      </w:r>
    </w:p>
    <w:p>
      <w:pPr>
        <w:pStyle w:val="BodyText"/>
      </w:pPr>
      <w:bookmarkStart w:id="13" w:name="eq-sufficient"/>
      <w:r>
        <w:t xml:space="preserve">$$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\text{ does not depend on } \theta
    \quad \text{wherever } \Pr_{\theta}\mathopen{}\left({T\mathopen{}\left(\mathord{\smash[b]{\underset{\raise.3ex\hbox{$\scriptstyle\sim$}}{X}}\vphantom{X}}\right)\mathclose{}} = t\right)\mathclose{} &gt; 0
     \qquad(1)$$</w:t>
      </w:r>
      <w:bookmarkEnd w:id="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5" w:name="rem-source-sufficien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Sufficient statistic). </w:t>
      </w:r>
      <w:r>
        <w:t xml:space="preserve">Fisher [3]</w:t>
      </w:r>
      <w:r>
        <w:t xml:space="preserve"> </w:t>
      </w:r>
      <w:r>
        <w:t xml:space="preserve">introduced sufficiency;</w:t>
      </w:r>
      <w:r>
        <w:t xml:space="preserve"> </w:t>
      </w:r>
      <w:r>
        <w:t xml:space="preserve">Casella and Berger [4], Def. 6.2.1, p. 272</w:t>
      </w:r>
      <w:r>
        <w:t xml:space="preserve">.</w:t>
      </w:r>
    </w:p>
    <w:bookmarkEnd w:id="15"/>
    <w:bookmarkStart w:id="16" w:name="rem-sufficient-meaning"/>
    <w:p>
      <w:pPr>
        <w:pStyle w:val="BodyText"/>
      </w:pPr>
      <w:r>
        <w:rPr>
          <w:i/>
          <w:iCs/>
        </w:rPr>
        <w:t xml:space="preserve">Remark 3</w:t>
      </w:r>
      <w:r>
        <w:t xml:space="preserve"> (What sufficiency says). </w:t>
      </w:r>
      <w:r>
        <w:t xml:space="preserve">Once we know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, the remaining randomness in the sample</w:t>
      </w:r>
      <w:r>
        <w:t xml:space="preserve"> </w:t>
      </w:r>
      <w:r>
        <w:t xml:space="preserve">has the same distribution whatever the parameter is,</w:t>
      </w:r>
      <w:r>
        <w:t xml:space="preserve"> </w:t>
      </w:r>
      <w:r>
        <w:t xml:space="preserve">so the sample carries no further information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beyond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A statistic can therefore stand in for the whole sample when we estimate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The sample itself, taking</w:t>
      </w:r>
      <w:r>
        <w:t xml:space="preserve"> </w:t>
      </w:r>
      <w:r>
        <w:t xml:space="preserve">${T\mathopen{}\left(\mathord{\smash[b]{\underset{\raise.3ex\hbox{$\scriptstyle\sim$}}{X}}\vphantom{X}}\right)\mathclose{}} = \mathord{\smash[b]{\underset{\raise.3ex\hbox{$\scriptstyle\sim$}}{X}}\vphantom{X}}$</w:t>
      </w:r>
      <w:r>
        <w:t xml:space="preserve">, is always sufficient but does not reduce the data;</w:t>
      </w:r>
      <w:r>
        <w:t xml:space="preserve"> </w:t>
      </w:r>
      <w:r>
        <w:t xml:space="preserve">a useful sufficient statistic is a much shorter summary,</w:t>
      </w:r>
      <w:r>
        <w:t xml:space="preserve"> </w:t>
      </w:r>
      <w:r>
        <w:t xml:space="preserve">such as a sum or a mean.</w:t>
      </w:r>
    </w:p>
    <w:p>
      <w:pPr>
        <w:pStyle w:val="BodyText"/>
      </w:pPr>
      <w:r>
        <w:t xml:space="preserve">Sufficiency by itself does not give a best estimator:</w:t>
      </w:r>
      <w:r>
        <w:t xml:space="preserve"> </w:t>
      </w:r>
      <w:r>
        <w:t xml:space="preserve">it says which summaries lose nothing, not which function of them to use.</w:t>
      </w:r>
      <w:r>
        <w:t xml:space="preserve"> </w:t>
      </w:r>
      <w:r>
        <w:t xml:space="preserve">The Rao–Blackwell theorem below shows how to improve a given unbiased estimator.</w:t>
      </w:r>
    </w:p>
    <w:p>
      <w:pPr>
        <w:pStyle w:val="BodyText"/>
      </w:pPr>
      <w:r>
        <w:t xml:space="preserve">For a continuous sample, the definition, the factorization theorem and the conditional expectations below</w:t>
      </w:r>
      <w:r>
        <w:t xml:space="preserve"> </w:t>
      </w:r>
      <w:r>
        <w:t xml:space="preserve">use densities and integrals instead of probability mass functions and sums.</w:t>
      </w:r>
    </w:p>
    <w:bookmarkEnd w:id="16"/>
    <w:bookmarkStart w:id="18" w:name="thm-factorization"/>
    <w:p>
      <w:pPr>
        <w:pStyle w:val="BodyText"/>
      </w:pPr>
      <w:r>
        <w:rPr>
          <w:b/>
          <w:bCs/>
        </w:rPr>
        <w:t xml:space="preserve">Theorem 1 (Factorization theorem)</w:t>
      </w:r>
      <w:r>
        <w:t xml:space="preserve"> </w:t>
      </w:r>
      <w:r>
        <w:t xml:space="preserve">Let</w:t>
      </w:r>
      <w:r>
        <w:t xml:space="preserve"> </w:t>
      </w:r>
      <w:r>
        <w:t xml:space="preserve">$\operatorname{f}\mathopen{}\left(\mathord{\smash[b]{\underset{\raise.3ex\hbox{$\scriptstyle\sim$}}{x}}\vphantom{x}}; \theta\right)\mathclose{}$</w:t>
      </w:r>
      <w:r>
        <w:t xml:space="preserve"> </w:t>
      </w:r>
      <w:r>
        <w:t xml:space="preserve">be the joint probability mass function of a discrete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A statistic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there are nonnegative functions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such that,</w:t>
      </w:r>
      <w:r>
        <w:t xml:space="preserve"> </w:t>
      </w:r>
      <w:r>
        <w:t xml:space="preserve">for every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every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bookmarkStart w:id="17" w:name="eq-factorization"/>
      <w:r>
        <w:t xml:space="preserve">$$
    \operatorname{f}\mathopen{}\left(\mathord{\smash[b]{\underset{\raise.3ex\hbox{$\scriptstyle\sim$}}{x}}\vphantom{x}}; \theta\right)\mathclose{} = {g\mathopen{}\left({T\mathopen{}\left(\mathord{\smash[b]{\underset{\raise.3ex\hbox{$\scriptstyle\sim$}}{x}}\vphantom{x}}\right)\mathclose{}} ; \theta\right)\mathclose{}} \, {h\mathopen{}\left(\mathord{\smash[b]{\underset{\raise.3ex\hbox{$\scriptstyle\sim$}}{x}}\vphantom{x}}\right)\mathclose{}}
     \qquad(2)$$</w:t>
      </w:r>
      <w:bookmarkEnd w:id="17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be a value of the</w:t>
      </w:r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 write</w:t>
      </w:r>
      <w:r>
        <w:t xml:space="preserve"> </w:t>
      </w:r>
      <w:r>
        <w:t xml:space="preserve">$t \stackrel{\text{def}}{=}{T\mathopen{}\left(\mathord{\smash[b]{\underset{\raise.3ex\hbox{$\scriptstyle\sim$}}{x}}\vphantom{x}}\right)\mathclose{}}$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Sufficient implies a factorization.</w:t>
      </w:r>
      <w:r>
        <w:t xml:space="preserve"> </w:t>
      </w:r>
      <w:r>
        <w:t xml:space="preserve">Define</w:t>
      </w:r>
      <w:r>
        <w:t xml:space="preserve"> </w:t>
      </w:r>
      <w:r>
        <w:t xml:space="preserve">${g\mathopen{}\left(t ; \theta\right)\mathclose{}} \stackrel{\text{def}}{=}\Pr_{\theta}\mathopen{}\left({T\mathopen{}\left(\mathord{\smash[b]{\underset{\raise.3ex\hbox{$\scriptstyle\sim$}}{X}}\vphantom{X}}\right)\mathclose{}} = t\right)\mathclose{}$</w:t>
      </w:r>
      <w:r>
        <w:t xml:space="preserve"> </w:t>
      </w:r>
      <w:r>
        <w:t xml:space="preserve">and let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be the conditional probability</w:t>
      </w:r>
      <w:r>
        <w:t xml:space="preserve"> </w:t>
      </w:r>
      <w:r>
        <w:t xml:space="preserve">$\Pr_{\theta}\mathopen{}\left(\mathord{\smash[b]{\underset{\raise.3ex\hbox{$\scriptstyle\sim$}}{X}}\vphantom{X}}=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t\right)\mathclose{}$</w:t>
      </w:r>
      <w:r>
        <w:t xml:space="preserve"> </w:t>
      </w:r>
      <w:r>
        <w:t xml:space="preserve">at any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sufficiency</w:t>
        </w:r>
      </w:hyperlink>
      <w:r>
        <w:t xml:space="preserve">,</w:t>
      </w:r>
      <w:r>
        <w:t xml:space="preserve"> </w:t>
      </w:r>
      <w:r>
        <w:t xml:space="preserve">${h\mathopen{}\left(\mathord{\smash[b]{\underset{\raise.3ex\hbox{$\scriptstyle\sim$}}{x}}\vphantom{x}}\right)\mathclose{}}$</w:t>
      </w:r>
      <w:r>
        <w:t xml:space="preserve"> </w:t>
      </w:r>
      <w:r>
        <w:t xml:space="preserve">does not depend on which such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we use.</w:t>
      </w:r>
      <w:r>
        <w:t xml:space="preserve"> </w:t>
      </w:r>
      <w:r>
        <w:t xml:space="preserve">(If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 set</w:t>
      </w:r>
      <w:r>
        <w:t xml:space="preserve"> </w:t>
      </w:r>
      <w:r>
        <w:t xml:space="preserve">${h\mathopen{}\left(\mathord{\smash[b]{\underset{\raise.3ex\hbox{$\scriptstyle\sim$}}{x}}\vphantom{x}}\right)\mathclose{}} \stackrel{\text{def}}{=}0$</w:t>
      </w:r>
      <w:r>
        <w:t xml:space="preserve">.)</w:t>
      </w:r>
      <w:r>
        <w:t xml:space="preserve"> </w:t>
      </w:r>
      <w:r>
        <w:t xml:space="preserve">Both functions are nonnegative, and at a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= 0$</w:t>
      </w:r>
      <w:r>
        <w:t xml:space="preserve"> </w:t>
      </w:r>
      <w:r>
        <w:t xml:space="preserve">both sides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are zero, because the event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\mathord{\smash[b]{\underset{\raise.3ex\hbox{$\scriptstyle\sim$}}{x}}\vphantom{x}}$</w:t>
      </w:r>
      <w:r>
        <w:t xml:space="preserve"> </w:t>
      </w:r>
      <w:r>
        <w:t xml:space="preserve">lies inside 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.</w:t>
      </w:r>
      <w:r>
        <w:t xml:space="preserve"> </w:t>
      </w:r>
      <w:r>
        <w:t xml:space="preserve">At every other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\theta\right)\mathclose{}
    &amp;= \Pr_{\theta}\mathopen{}\left(\mathord{\smash[b]{\underset{\raise.3ex\hbox{$\scriptstyle\sim$}}{X}}\vphantom{X}}= \mathord{\smash[b]{\underset{\raise.3ex\hbox{$\scriptstyle\sim$}}{x}}\vphantom{x}}\right)\mathclose{}
    &amp;&amp; \text{(definition of the joint mass function)}\\
    &amp;= \Pr_{\theta}\mathopen{}\left(\mathord{\smash[b]{\underset{\raise.3ex\hbox{$\scriptstyle\sim$}}{X}}\vphantom{X}}= \mathord{\smash[b]{\underset{\raise.3ex\hbox{$\scriptstyle\sim$}}{x}}\vphantom{x}},\ {T\mathopen{}\left(\mathord{\smash[b]{\underset{\raise.3ex\hbox{$\scriptstyle\sim$}}{X}}\vphantom{X}}\right)\mathclose{}} = t\right)\mathclose{}
    &amp;&amp; \text{(the first event is inside the second)}\\
    &amp;= \Pr_{\theta}\mathopen{}\left({T\mathopen{}\left(\mathord{\smash[b]{\underset{\raise.3ex\hbox{$\scriptstyle\sim$}}{X}}\vphantom{X}}\right)\mathclose{}} = t\right)\mathclose{} \,
   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probability)}\\
    &amp;= {g\mathopen{}\left(t ; \theta\right)\mathclose{}} \, {h\mathopen{}\left(\mathord{\smash[b]{\underset{\raise.3ex\hbox{$\scriptstyle\sim$}}{x}}\vphantom{x}}\right)\mathclose{}}
    &amp;&amp; \text{(definitions of $g$ and $h$)}
    \end{aligned}
    $$</w:t>
      </w:r>
    </w:p>
    <w:p>
      <w:pPr>
        <w:pStyle w:val="FirstParagraph"/>
      </w:pPr>
      <w:r>
        <w:rPr>
          <w:b/>
          <w:bCs/>
        </w:rPr>
        <w:t xml:space="preserve">A factorization implies sufficient.</w:t>
      </w:r>
      <w:r>
        <w:t xml:space="preserve"> </w:t>
      </w:r>
      <w:r>
        <w:t xml:space="preserve">Suppose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holds, 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value with</w:t>
      </w:r>
      <w:r>
        <w:t xml:space="preserve"> </w:t>
      </w:r>
      <w:r>
        <w:t xml:space="preserve">$\Pr_{\theta}\mathopen{}\left({T\mathopen{}\left(\mathord{\smash[b]{\underset{\raise.3ex\hbox{$\scriptstyle\sim$}}{X}}\vphantom{X}}\right)\mathclose{}} = t\right)\mathclose{} &gt; 0$</w:t>
      </w:r>
      <w:r>
        <w:t xml:space="preserve">.</w:t>
      </w:r>
      <w:r>
        <w:t xml:space="preserve"> </w:t>
      </w:r>
      <w:r>
        <w:t xml:space="preserve">The event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 </w:t>
      </w:r>
      <w:r>
        <w:t xml:space="preserve">is the union of the disjoint events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\mathord{\smash[b]{\underset{\raise.3ex\hbox{$\scriptstyle\sim$}}{y}}\vphantom{y}}$</w:t>
      </w:r>
      <w:r>
        <w:t xml:space="preserve"> </w:t>
      </w:r>
      <w:r>
        <w:t xml:space="preserve">over the samples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${T\mathopen{}\left(\mathord{\smash[b]{\underset{\raise.3ex\hbox{$\scriptstyle\sim$}}{y}}\vphantom{y}}\right)\mathclose{}} = t$</w:t>
      </w:r>
      <w:r>
        <w:t xml:space="preserve">, so</w:t>
      </w:r>
    </w:p>
    <w:p>
      <w:pPr>
        <w:pStyle w:val="BodyText"/>
      </w:pPr>
      <w:r>
        <w:t xml:space="preserve">$$
    \begin{aligned}
    \Pr_{\theta}\mathopen{}\left({T\mathopen{}\left(\mathord{\smash[b]{\underset{\raise.3ex\hbox{$\scriptstyle\sim$}}{X}}\vphantom{X}}\right)\mathclose{}} = t\right)\mathclose{}
    &amp;= \sum_{\mathord{\smash[b]{\underset{\raise.3ex\hbox{$\scriptstyle\sim$}}{y}}\vphantom{y}}:\, {T\mathopen{}\left(\mathord{\smash[b]{\underset{\raise.3ex\hbox{$\scriptstyle\sim$}}{y}}\vphantom{y}}\right)\mathclose{}} = t} \operatorname{f}\mathopen{}\left(\mathord{\smash[b]{\underset{\raise.3ex\hbox{$\scriptstyle\sim$}}{y}}\vphantom{y}}; \theta\right)\mathclose{}
    &amp;&amp; \text{(disjoint events add)}\\
    &amp;= \sum_{\mathord{\smash[b]{\underset{\raise.3ex\hbox{$\scriptstyle\sim$}}{y}}\vphantom{y}}:\, {T\mathopen{}\left(\mathord{\smash[b]{\underset{\raise.3ex\hbox{$\scriptstyle\sim$}}{y}}\vphantom{y}}\right)\mathclose{}} = t} {g\mathopen{}\left({T\mathopen{}\left(\mathord{\smash[b]{\underset{\raise.3ex\hbox{$\scriptstyle\sim$}}{y}}\vphantom{y}}\right)\mathclose{}} ; \theta\right)\mathclose{}} \, {h\mathopen{}\left(\mathord{\smash[b]{\underset{\raise.3ex\hbox{$\scriptstyle\sim$}}{y}}\vphantom{y}}\right)\mathclose{}}
    &amp;&amp; \text{(factorization)}\\
    &amp;= \sum_{\mathord{\smash[b]{\underset{\raise.3ex\hbox{$\scriptstyle\sim$}}{y}}\vphantom{y}}:\, {T\mathopen{}\left(\mathord{\smash[b]{\underset{\raise.3ex\hbox{$\scriptstyle\sim$}}{y}}\vphantom{y}}\right)\mathclose{}} = t} {g\mathopen{}\left(t ; \theta\right)\mathclose{}} \, {h\mathopen{}\left(\mathord{\smash[b]{\underset{\raise.3ex\hbox{$\scriptstyle\sim$}}{y}}\vphantom{y}}\right)\mathclose{}}
    &amp;&amp; \text{(each term has ${T\mathopen{}\left(\mathord{\smash[b]{\underset{\raise.3ex\hbox{$\scriptstyle\sim$}}{y}}\vphantom{y}}\right)\mathclose{}} = t$)}\\
    &amp;= 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
    &amp;&amp; \text{(factor out the common term)}
    \end{aligned}
    $$</w:t>
      </w:r>
    </w:p>
    <w:p>
      <w:pPr>
        <w:pStyle w:val="FirstParagraph"/>
      </w:pPr>
      <w:r>
        <w:t xml:space="preserve">This is positive, so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θ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= t$</w:t>
      </w:r>
      <w:r>
        <w:t xml:space="preserve">,</w:t>
      </w:r>
    </w:p>
    <w:p>
      <w:pPr>
        <w:pStyle w:val="BodyText"/>
      </w:pPr>
      <w:r>
        <w:t xml:space="preserve">$$
    \begin{aligned}
   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&amp;= \frac{\operatorname{f}\mathopen{}\left(\mathord{\smash[b]{\underset{\raise.3ex\hbox{$\scriptstyle\sim$}}{x}}\vphantom{x}}; \theta\right)\mathclose{}}{\Pr_{\theta}\mathopen{}\left({T\mathopen{}\left(\mathord{\smash[b]{\underset{\raise.3ex\hbox{$\scriptstyle\sim$}}{X}}\vphantom{X}}\right)\mathclose{}} = t\right)\mathclose{}}
    &amp;&amp; \text{(conditional probability)}\\
    &amp;= \frac{{g\mathopen{}\left(t ; \theta\right)\mathclose{}} \, {h\mathopen{}\left(\mathord{\smash[b]{\underset{\raise.3ex\hbox{$\scriptstyle\sim$}}{x}}\vphantom{x}}\right)\mathclose{}}}
            {{g\mathopen{}\left(t ; \theta\right)\mathclose{}} 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\text{(factorization, and the display above)}\\
    &amp;= \frac{{h\mathopen{}\left(\mathord{\smash[b]{\underset{\raise.3ex\hbox{$\scriptstyle\sim$}}{x}}\vphantom{x}}\right)\mathclose{}}}{\sum_{\mathord{\smash[b]{\underset{\raise.3ex\hbox{$\scriptstyle\sim$}}{y}}\vphantom{y}}:\, {T\mathopen{}\left(\mathord{\smash[b]{\underset{\raise.3ex\hbox{$\scriptstyle\sim$}}{y}}\vphantom{y}}\right)\mathclose{}} = t} {h\mathopen{}\left(\mathord{\smash[b]{\underset{\raise.3ex\hbox{$\scriptstyle\sim$}}{y}}\vphantom{y}}\right)\mathclose{}}}
    &amp;&amp; \text{(divide by ${g\mathopen{}\left(t ; \theta\right)\mathclose{}} &gt; 0$)}
    \end{aligned}
    $$</w:t>
      </w:r>
    </w:p>
    <w:p>
      <w:pPr>
        <w:pStyle w:val="FirstParagraph"/>
      </w:pP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a sample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${T\mathopen{}\left(\mathord{\smash[b]{\underset{\raise.3ex\hbox{$\scriptstyle\sim$}}{x}}\vphantom{x}}\right)\mathclose{}} \neq t$</w:t>
      </w:r>
      <w:r>
        <w:t xml:space="preserve"> </w:t>
      </w:r>
      <w:r>
        <w:t xml:space="preserve">the conditional probability is zero,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either.</w:t>
      </w:r>
      <w:r>
        <w:t xml:space="preserve"> </w:t>
      </w:r>
      <w:r>
        <w:t xml:space="preserve">So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is sufficient.</w:t>
      </w:r>
    </w:p>
    <w:bookmarkStart w:id="20" w:name="rem-source-factorization"/>
    <w:p>
      <w:pPr>
        <w:pStyle w:val="BodyText"/>
      </w:pPr>
      <w:r>
        <w:rPr>
          <w:i/>
          <w:iCs/>
        </w:rPr>
        <w:t xml:space="preserve">Remark 4</w:t>
      </w:r>
      <w:r>
        <w:t xml:space="preserve"> (Source: Factorization theorem). </w:t>
      </w:r>
      <w:r>
        <w:t xml:space="preserve">Halmos and Savage [5]</w:t>
      </w:r>
      <w:r>
        <w:t xml:space="preserve">, whom</w:t>
      </w:r>
      <w:r>
        <w:t xml:space="preserve"> </w:t>
      </w:r>
      <w:r>
        <w:t xml:space="preserve">Casella and Berger [4], Thm. 6.2.6, p. 276, and its footnote</w:t>
      </w:r>
      <w:r>
        <w:t xml:space="preserve"> </w:t>
      </w:r>
      <w:r>
        <w:t xml:space="preserve">credit with the general form, and Neyman (1935) with an earlier one.</w:t>
      </w:r>
    </w:p>
    <w:bookmarkEnd w:id="20"/>
    <w:bookmarkStart w:id="21" w:name="exm-poisson-sufficient"/>
    <w:p>
      <w:pPr>
        <w:pStyle w:val="BodyText"/>
      </w:pPr>
      <w:r>
        <w:rPr>
          <w:b/>
          <w:bCs/>
        </w:rPr>
        <w:t xml:space="preserve">Example 1 (The sum is sufficient for a Poisson rate)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joint mass function of the sample is</w:t>
      </w:r>
    </w:p>
    <w:p>
      <w:pPr>
        <w:pStyle w:val="BodyText"/>
      </w:pPr>
      <w:r>
        <w:t xml:space="preserve">$$
    \begin{aligned}
    \operatorname{f}\mathopen{}\left(\mathord{\smash[b]{\underset{\raise.3ex\hbox{$\scriptstyle\sim$}}{x}}\vphantom{x}}; {\lambda}\right)\mathclose{}
    &amp;= \prod_{i=1}^n \frac{e^{-{\lambda}} {\lambda}^{x_i}}{x_i!}
    &amp;&amp; \text{(independent Poisson mass functions)}\\
    &amp;= e^{-n{\lambda}} {\lambda}^{\sum_{i=1}^nx_i} \prod_{i=1}^n \frac{1}{x_i!}
    &amp;&amp; \text{(collect the factors)}
    \end{aligned}
    $$</w:t>
      </w:r>
    </w:p>
    <w:p>
      <w:pPr>
        <w:pStyle w:val="FirstParagraph"/>
      </w:pPr>
      <w:r>
        <w:t xml:space="preserve">This has the form of</w:t>
      </w:r>
      <w:r>
        <w:t xml:space="preserve"> </w:t>
      </w:r>
      <w:hyperlink w:anchor="eq-factorization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  <m:r>
              <m:rPr>
                <m:sty m:val="p"/>
              </m:rPr>
              <m:t>;</m:t>
            </m:r>
            <m:r>
              <m:t>λ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  <m:r>
              <m:t>λ</m:t>
            </m:r>
          </m:sup>
        </m:sSup>
        <m:sSup>
          <m:e>
            <m:r>
              <m:t>λ</m:t>
            </m:r>
          </m:e>
          <m:sup>
            <m:r>
              <m:t>t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${h\mathopen{}\left(\mathord{\smash[b]{\underset{\raise.3ex\hbox{$\scriptstyle\sim$}}{x}}\vphantom{x}}\right)\mathclose{}} = \prod_{i=1}^n 1 / x_i!$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So the sum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</w:t>
      </w:r>
      <w:r>
        <w:t xml:space="preserve"> </w:t>
      </w:r>
      <w:hyperlink w:anchor="thm-factorization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21"/>
    <w:bookmarkEnd w:id="22"/>
    <w:bookmarkStart w:id="47" w:name="sec-rao-blackwell"/>
    <w:p>
      <w:pPr>
        <w:pStyle w:val="Heading2"/>
      </w:pPr>
      <w:r>
        <w:t xml:space="preserve">2 The Rao–Blackwell theorem</w:t>
      </w:r>
    </w:p>
    <w:bookmarkStart w:id="24" w:name="def-rao-blackwellized"/>
    <w:p>
      <w:pPr>
        <w:pStyle w:val="FirstParagraph"/>
      </w:pPr>
      <w:r>
        <w:rPr>
          <w:b/>
          <w:bCs/>
        </w:rPr>
        <w:t xml:space="preserve">Definition 3 (Rao–Blackwellized estimator)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Rao–Blackwellized estimator</w:t>
      </w:r>
      <w:r>
        <w:t xml:space="preserve"> </w:t>
      </w:r>
      <w:r>
        <w:t xml:space="preserve">is the conditional expectation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given the statistic:</w:t>
      </w:r>
    </w:p>
    <w:p>
      <w:pPr>
        <w:pStyle w:val="BodyText"/>
      </w:pPr>
      <w:bookmarkStart w:id="23" w:name="eq-rao-blackwellized"/>
      <w:del w:id="3" w:author="PR Preview" w:date="2026-01-01T00:00:00Z">
        <w:r>
          <w:delText xml:space="preserve">$$
    \hat{\theta}_{\mathrm{RB}} \stackrel{\text{def}}{=}{{\operatorname{E}\mathopen{}\left[\hat{\theta} \mid{T\mathopen{}\left(\mathord{\smash[b]{\underset{\raise.3ex\hbox{$\scriptstyle\sim$}}{X}}\vphantom{X}}\right)\mathclose{}}\right]\mathclose{}}}
     \qquad(3)$$</w:delText>
        </w:r>
      </w:del>
      <w:bookmarkEnd w:id="23"/>
    </w:p>
    <w:p>
      <w:pPr>
        <w:pStyle w:val="FirstParagraph"/>
      </w:pPr>
      <w:del w:id="4" w:author="PR Preview" w:date="2026-01-01T00:00:00Z">
        <w:r>
          <w:rPr>
            <w:b/>
            <w:bCs/>
          </w:rPr>
          <w:delText xml:space="preserve">Lemma 1 (The Rao–Blackwellized estimator is a statistic)</w:delText>
        </w:r>
      </w:del>
      <w:del w:id="5" w:author="PR Preview" w:date="2026-01-01T00:00:00Z">
        <w:r>
          <w:delText xml:space="preserve"> </w:delText>
        </w:r>
      </w:del>
      <w:del w:id="6" w:author="PR Preview" w:date="2026-01-01T00:00:00Z">
        <w:r>
          <w:delText xml:space="preserve">Let</w:delText>
        </w:r>
      </w:del>
      <w:del w:id="7" w:author="PR Preview" w:date="2026-01-01T00:00:00Z">
        <w:r>
          <w:delText xml:space="preserve"> </w:delText>
        </w:r>
      </w:del>
      <w:del w:id="8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be a</w:delText>
        </w:r>
      </w:del>
      <w:del w:id="11" w:author="PR Preview" w:date="2026-01-01T00:00:00Z">
        <w:r>
          <w:delText xml:space="preserve"> </w:delText>
        </w:r>
      </w:del>
      <w:hyperlink w:anchor="def-sufficient">
        <w:del w:id="12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13" w:author="PR Preview" w:date="2026-01-01T00:00:00Z">
        <w:r>
          <w:delText xml:space="preserve"> </w:delText>
        </w:r>
      </w:del>
      <w:del w:id="14" w:author="PR Preview" w:date="2026-01-01T00:00:00Z">
        <w:r>
          <w:delText xml:space="preserve">statistic for</w:delText>
        </w:r>
      </w:del>
      <w:del w:id="15" w:author="PR Preview" w:date="2026-01-01T00:00:00Z">
        <w:r>
          <w:delText xml:space="preserve"> </w:delText>
        </w:r>
      </w:del>
      <m:oMath>
        <m:r>
          <m:t>θ</m:t>
        </m:r>
      </m:oMath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and</w:delText>
        </w:r>
      </w:del>
      <w:del w:id="1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an estimator of</w:delText>
        </w:r>
      </w:del>
      <w:del w:id="21" w:author="PR Preview" w:date="2026-01-01T00:00:00Z">
        <w:r>
          <w:delText xml:space="preserve"> </w:delText>
        </w:r>
      </w:del>
      <m:oMath>
        <m:r>
          <m:t>θ</m:t>
        </m:r>
      </m:oMath>
      <w:del w:id="22" w:author="PR Preview" w:date="2026-01-01T00:00:00Z">
        <w:r>
          <w:delText xml:space="preserve"> </w:delText>
        </w:r>
      </w:del>
      <w:del w:id="23" w:author="PR Preview" w:date="2026-01-01T00:00:00Z">
        <w:r>
          <w:delText xml:space="preserve">with finite expectation.</w:delText>
        </w:r>
      </w:del>
      <w:del w:id="24" w:author="PR Preview" w:date="2026-01-01T00:00:00Z">
        <w:r>
          <w:delText xml:space="preserve"> </w:delText>
        </w:r>
      </w:del>
      <w:del w:id="25" w:author="PR Preview" w:date="2026-01-01T00:00:00Z">
        <w:r>
          <w:delText xml:space="preserve">Then</w:delText>
        </w:r>
      </w:del>
      <w:del w:id="26" w:author="PR Preview" w:date="2026-01-01T00:00:00Z">
        <w:r>
          <w:delText xml:space="preserve"> </w:delText>
        </w:r>
      </w:del>
      <w:del w:id="27" w:author="PR Preview" w:date="2026-01-01T00:00:00Z">
        <w:r>
          <w:delText xml:space="preserve">${{\operatorname{E}\mathopen{}\left[\hat{\theta} \mid{T\mathopen{}\left(\mathord{\smash[b]{\underset{\raise.3ex\hbox{$\scriptstyle\sim$}}{X}}\vphantom{X}}\right)\mathclose{}}\right]\mathclose{}}}$</w:delText>
        </w:r>
      </w:del>
      <w:del w:id="28" w:author="PR Preview" w:date="2026-01-01T00:00:00Z">
        <w:r>
          <w:delText xml:space="preserve"> </w:delText>
        </w:r>
      </w:del>
      <w:del w:id="29" w:author="PR Preview" w:date="2026-01-01T00:00:00Z">
        <w:r>
          <w:delText xml:space="preserve">does not depend on</w:delText>
        </w:r>
      </w:del>
      <w:del w:id="30" w:author="PR Preview" w:date="2026-01-01T00:00:00Z">
        <w:r>
          <w:delText xml:space="preserve"> </w:delText>
        </w:r>
      </w:del>
      <m:oMath>
        <m:r>
          <m:t>θ</m:t>
        </m:r>
      </m:oMath>
      <w:del w:id="31" w:author="PR Preview" w:date="2026-01-01T00:00:00Z">
        <w:r>
          <w:delText xml:space="preserve">,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so it is a</w:delText>
        </w:r>
      </w:del>
      <w:del w:id="34" w:author="PR Preview" w:date="2026-01-01T00:00:00Z">
        <w:r>
          <w:delText xml:space="preserve"> </w:delText>
        </w:r>
      </w:del>
      <w:hyperlink w:anchor="def-statistic">
        <w:del w:id="35" w:author="PR Preview" w:date="2026-01-01T00:00:00Z">
          <w:r>
            <w:rPr>
              <w:rStyle w:val="Hyperlink"/>
            </w:rPr>
            <w:delText xml:space="preserve">statistic</w:delText>
          </w:r>
        </w:del>
      </w:hyperlink>
      <w:del w:id="36" w:author="PR Preview" w:date="2026-01-01T00:00:00Z">
        <w:r>
          <w:delText xml:space="preserve"> </w:delText>
        </w:r>
      </w:del>
      <w:del w:id="37" w:author="PR Preview" w:date="2026-01-01T00:00:00Z">
        <w:r>
          <w:delText xml:space="preserve">and an estimator.</w:delText>
        </w:r>
      </w:del>
    </w:p>
    <w:p>
      <w:pPr>
        <w:pStyle w:val="BodyText"/>
      </w:pPr>
      <w:bookmarkStart w:id="23" w:name="eq-rao-blackwellized"/>
      <w:ins w:id="38" w:author="PR Preview" w:date="2026-01-01T00:00:00Z">
        <w:r>
          <w:t xml:space="preserve">$$
    \hat{\theta}_{\mathrm{RB}} \stackrel{\text{def}}{=}{{\mathbb{E}\mathopen{}\left[\hat{\theta} \mid{T\mathopen{}\left(\mathord{\smash[b]{\underset{\raise.3ex\hbox{$\scriptstyle\sim$}}{X}}\vphantom{X}}\right)\mathclose{}}\right]\mathclose{}}}
     \qquad(3)$$</w:t>
        </w:r>
      </w:ins>
      <w:bookmarkEnd w:id="23"/>
    </w:p>
    <w:bookmarkEnd w:id="24"/>
    <w:bookmarkStart w:id="25" w:name="lem-rb-statistic"/>
    <w:p>
      <w:pPr>
        <w:pStyle w:val="FirstParagraph"/>
      </w:pPr>
      <w:ins w:id="39" w:author="PR Preview" w:date="2026-01-01T00:00:00Z">
        <w:r>
          <w:rPr>
            <w:b/>
            <w:bCs/>
          </w:rPr>
          <w:t xml:space="preserve">Lemma 1 (The Rao–Blackwellized estimator is a statistic)</w:t>
        </w:r>
      </w:ins>
      <w:ins w:id="40" w:author="PR Preview" w:date="2026-01-01T00:00:00Z">
        <w:r>
          <w:t xml:space="preserve"> </w:t>
        </w:r>
      </w:ins>
      <w:ins w:id="41" w:author="PR Preview" w:date="2026-01-01T00:00:00Z">
        <w:r>
          <w:t xml:space="preserve">Let</w:t>
        </w:r>
      </w:ins>
      <w:ins w:id="42" w:author="PR Preview" w:date="2026-01-01T00:00:00Z">
        <w:r>
          <w:t xml:space="preserve"> </w:t>
        </w:r>
      </w:ins>
      <w:ins w:id="43" w:author="PR Preview" w:date="2026-01-01T00:00:00Z">
        <w:r>
          <w:t xml:space="preserve">${T\mathopen{}\left(\mathord{\smash[b]{\underset{\raise.3ex\hbox{$\scriptstyle\sim$}}{X}}\vphantom{X}}\right)\mathclose{}}$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be a</w:t>
        </w:r>
      </w:ins>
      <w:ins w:id="46" w:author="PR Preview" w:date="2026-01-01T00:00:00Z">
        <w:r>
          <w:t xml:space="preserve"> </w:t>
        </w:r>
      </w:ins>
      <w:hyperlink w:anchor="def-sufficient">
        <w:ins w:id="47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statistic for</w:t>
        </w:r>
      </w:ins>
      <w:ins w:id="50" w:author="PR Preview" w:date="2026-01-01T00:00:00Z">
        <w:r>
          <w:t xml:space="preserve"> </w:t>
        </w:r>
      </w:ins>
      <m:oMath>
        <m:r>
          <m:t>θ</m:t>
        </m:r>
      </m:oMath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and</w:t>
        </w:r>
      </w:ins>
      <w:ins w:id="53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an estimator of</w:t>
        </w:r>
      </w:ins>
      <w:ins w:id="56" w:author="PR Preview" w:date="2026-01-01T00:00:00Z">
        <w:r>
          <w:t xml:space="preserve"> </w:t>
        </w:r>
      </w:ins>
      <m:oMath>
        <m:r>
          <m:t>θ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with finite expectation.</w:t>
        </w:r>
      </w:ins>
      <w:ins w:id="59" w:author="PR Preview" w:date="2026-01-01T00:00:00Z">
        <w:r>
          <w:t xml:space="preserve"> </w:t>
        </w:r>
      </w:ins>
      <w:ins w:id="60" w:author="PR Preview" w:date="2026-01-01T00:00:00Z">
        <w:r>
          <w:t xml:space="preserve">Then</w:t>
        </w:r>
      </w:ins>
      <w:ins w:id="61" w:author="PR Preview" w:date="2026-01-01T00:00:00Z">
        <w:r>
          <w:t xml:space="preserve"> </w:t>
        </w:r>
      </w:ins>
      <w:ins w:id="62" w:author="PR Preview" w:date="2026-01-01T00:00:00Z">
        <w:r>
          <w:t xml:space="preserve">${{\mathbb{E}\mathopen{}\left[\hat{\theta} \mid{T\mathopen{}\left(\mathord{\smash[b]{\underset{\raise.3ex\hbox{$\scriptstyle\sim$}}{X}}\vphantom{X}}\right)\mathclose{}}\right]\mathclose{}}}$</w:t>
        </w:r>
      </w:ins>
      <w:ins w:id="63" w:author="PR Preview" w:date="2026-01-01T00:00:00Z">
        <w:r>
          <w:t xml:space="preserve"> </w:t>
        </w:r>
      </w:ins>
      <w:ins w:id="64" w:author="PR Preview" w:date="2026-01-01T00:00:00Z">
        <w:r>
          <w:t xml:space="preserve">does not depend on</w:t>
        </w:r>
      </w:ins>
      <w:ins w:id="65" w:author="PR Preview" w:date="2026-01-01T00:00:00Z">
        <w:r>
          <w:t xml:space="preserve"> </w:t>
        </w:r>
      </w:ins>
      <m:oMath>
        <m:r>
          <m:t>θ</m:t>
        </m:r>
      </m:oMath>
      <w:ins w:id="66" w:author="PR Preview" w:date="2026-01-01T00:00:00Z">
        <w:r>
          <w:t xml:space="preserve">,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so it is a</w:t>
        </w:r>
      </w:ins>
      <w:ins w:id="69" w:author="PR Preview" w:date="2026-01-01T00:00:00Z">
        <w:r>
          <w:t xml:space="preserve"> </w:t>
        </w:r>
      </w:ins>
      <w:hyperlink w:anchor="def-statistic">
        <w:ins w:id="70" w:author="PR Preview" w:date="2026-01-01T00:00:00Z">
          <w:r>
            <w:rPr>
              <w:rStyle w:val="Hyperlink"/>
            </w:rPr>
            <w:t xml:space="preserve">statistic</w:t>
          </w:r>
        </w:ins>
      </w:hyperlink>
      <w:ins w:id="71" w:author="PR Preview" w:date="2026-01-01T00:00:00Z">
        <w:r>
          <w:t xml:space="preserve"> </w:t>
        </w:r>
      </w:ins>
      <w:ins w:id="72" w:author="PR Preview" w:date="2026-01-01T00:00:00Z">
        <w:r>
          <w:t xml:space="preserve">and an estimator.</w:t>
        </w:r>
      </w:ins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Take a</w:t>
      </w:r>
      <w:r>
        <w:t xml:space="preserve"> </w:t>
      </w:r>
      <w:hyperlink r:id="rId26">
        <w:r>
          <w:rPr>
            <w:rStyle w:val="Hyperlink"/>
          </w:rPr>
          <w:t xml:space="preserve">discrete</w:t>
        </w:r>
      </w:hyperlink>
      <w:r>
        <w:t xml:space="preserve"> </w:t>
      </w:r>
      <w:hyperlink r:id="rId19">
        <w:r>
          <w:rPr>
            <w:rStyle w:val="Hyperlink"/>
          </w:rPr>
          <w:t xml:space="preserve">sample</w:t>
        </w:r>
      </w:hyperlink>
      <w:r>
        <w:t xml:space="preserve">, and choose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that the</w:t>
      </w:r>
      <w:r>
        <w:t xml:space="preserve"> </w:t>
      </w:r>
      <w:hyperlink w:anchor="def-statistic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takes with positive</w:t>
      </w:r>
      <w:r>
        <w:t xml:space="preserve"> </w:t>
      </w:r>
      <w:hyperlink r:id="rId27">
        <w:r>
          <w:rPr>
            <w:rStyle w:val="Hyperlink"/>
          </w:rPr>
          <w:t xml:space="preserve">probability</w:t>
        </w:r>
      </w:hyperlink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$\hat{\theta}= \hat{\theta}\mathopen{}\left(\mathord{\smash[b]{\underset{\raise.3ex\hbox{$\scriptstyle\sim$}}{X}}\vphantom{X}}\right)\mathclose{}$</w:t>
      </w:r>
      <w:r>
        <w:t xml:space="preserve">.</w:t>
      </w:r>
    </w:p>
    <w:p>
      <w:pPr>
        <w:pStyle w:val="BodyText"/>
      </w:pPr>
      <w:del w:id="73" w:author="PR Preview" w:date="2026-01-01T00:00:00Z">
        <w:r>
          <w:delText xml:space="preserve">$$
    \begin{aligned}
    {{\operatorname{E}\mathopen{}\left[\hat{\theta}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delText>
        </w:r>
      </w:del>
    </w:p>
    <w:p>
      <w:pPr>
        <w:pStyle w:val="BodyText"/>
      </w:pPr>
      <w:ins w:id="74" w:author="PR Preview" w:date="2026-01-01T00:00:00Z">
        <w:r>
          <w:t xml:space="preserve">$$
    \begin{aligned}
    {{\mathbb{E}\mathopen{}\left[\hat{\theta} \mid{T\mathopen{}\left(\mathord{\smash[b]{\underset{\raise.3ex\hbox{$\scriptstyle\sim$}}{X}}\vphantom{X}}\right)\mathclose{}} = t\right]\mathclose{}}}
    &amp;= \sum_{\mathord{\smash[b]{\underset{\raise.3ex\hbox{$\scriptstyle\sim$}}{x}}\vphantom{x}}} \hat{\theta}\mathopen{}\left(\mathord{\smash[b]{\underset{\raise.3ex\hbox{$\scriptstyle\sim$}}{x}}\vphantom{x}}\right)\mathclose{} \, \Pr_{\theta}\mathopen{}\left(\mathord{\smash[b]{\underset{\raise.3ex\hbox{$\scriptstyle\sim$}}{X}}\vphantom{X}}= \mathord{\smash[b]{\underset{\raise.3ex\hbox{$\scriptstyle\sim$}}{x}}\vphantom{x}}\mid{T\mathopen{}\left(\mathord{\smash[b]{\underset{\raise.3ex\hbox{$\scriptstyle\sim$}}{X}}\vphantom{X}}\right)\mathclose{}} = t\right)\mathclose{}
    &amp;&amp; \text{(conditional expectation)}
    \end{aligned}
    $$</w:t>
        </w:r>
      </w:ins>
    </w:p>
    <w:p>
      <w:pPr>
        <w:pStyle w:val="FirstParagraph"/>
      </w:pPr>
      <w:r>
        <w:t xml:space="preserve">Each term involves</w:t>
      </w:r>
      <w:r>
        <w:t xml:space="preserve"> </w:t>
      </w:r>
      <w:r>
        <w:t xml:space="preserve">$\hat{\theta}\mathopen{}\left(\mathord{\smash[b]{\underset{\raise.3ex\hbox{$\scriptstyle\sim$}}{x}}\vphantom{x}}\right)\mathclose{}$</w:t>
      </w:r>
      <w:r>
        <w:t xml:space="preserve">, which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conditional probability, which does not depend on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by</w:t>
      </w:r>
      <w:r>
        <w:t xml:space="preserve"> </w:t>
      </w:r>
      <w:hyperlink w:anchor="eq-sufficient">
        <w:r>
          <w:rPr>
            <w:rStyle w:val="Hyperlink"/>
          </w:rPr>
          <w:t xml:space="preserve">Equation 1</w:t>
        </w:r>
      </w:hyperlink>
      <w:r>
        <w:t xml:space="preserve">.</w:t>
      </w:r>
      <w:r>
        <w:t xml:space="preserve"> </w:t>
      </w:r>
      <w:r>
        <w:t xml:space="preserve">So the sum does not depend on</w:t>
      </w:r>
      <w:r>
        <w:t xml:space="preserve"> </w:t>
      </w:r>
      <m:oMath>
        <m:r>
          <m:t>θ</m:t>
        </m:r>
      </m:oMath>
      <w:r>
        <w:t xml:space="preserve">.</w:t>
      </w:r>
    </w:p>
    <w:bookmarkStart w:id="29" w:name="thm-rb-unbiased"/>
    <w:p>
      <w:pPr>
        <w:pStyle w:val="BodyText"/>
      </w:pPr>
      <w:del w:id="75" w:author="PR Preview" w:date="2026-01-01T00:00:00Z">
        <w:r>
          <w:rPr>
            <w:b/>
            <w:bCs/>
          </w:rPr>
          <w:delText xml:space="preserve">Theorem 2 (Rao–Blackwellizing preserves unbiasedness)</w:delText>
        </w:r>
      </w:del>
      <w:del w:id="76" w:author="PR Preview" w:date="2026-01-01T00:00:00Z">
        <w:r>
          <w:delText xml:space="preserve"> </w:delText>
        </w:r>
      </w:del>
      <w:del w:id="77" w:author="PR Preview" w:date="2026-01-01T00:00:00Z">
        <w:r>
          <w:delText xml:space="preserve">If</w:delText>
        </w:r>
      </w:del>
      <w:del w:id="78" w:author="PR Preview" w:date="2026-01-01T00:00:00Z">
        <w:r>
          <w:delText xml:space="preserve"> </w:delText>
        </w:r>
      </w:del>
      <m:oMath>
        <m:acc>
          <m:accPr>
            <m:chr m:val="̂"/>
          </m:accPr>
          <m:e>
            <m:r>
              <m:t>θ</m:t>
            </m:r>
          </m:e>
        </m:acc>
      </m:oMath>
      <w:del w:id="79" w:author="PR Preview" w:date="2026-01-01T00:00:00Z">
        <w:r>
          <w:delText xml:space="preserve"> </w:delText>
        </w:r>
      </w:del>
      <w:del w:id="80" w:author="PR Preview" w:date="2026-01-01T00:00:00Z">
        <w:r>
          <w:delText xml:space="preserve">is an</w:delText>
        </w:r>
      </w:del>
      <w:del w:id="81" w:author="PR Preview" w:date="2026-01-01T00:00:00Z">
        <w:r>
          <w:delText xml:space="preserve"> </w:delText>
        </w:r>
      </w:del>
      <w:hyperlink r:id="rId28">
        <w:del w:id="82" w:author="PR Preview" w:date="2026-01-01T00:00:00Z">
          <w:r>
            <w:rPr>
              <w:rStyle w:val="Hyperlink"/>
            </w:rPr>
            <w:delText xml:space="preserve">unbiased</w:delText>
          </w:r>
        </w:del>
      </w:hyperlink>
      <w:del w:id="83" w:author="PR Preview" w:date="2026-01-01T00:00:00Z">
        <w:r>
          <w:delText xml:space="preserve"> </w:delText>
        </w:r>
      </w:del>
      <w:del w:id="84" w:author="PR Preview" w:date="2026-01-01T00:00:00Z">
        <w:r>
          <w:delText xml:space="preserve">estimator of</w:delText>
        </w:r>
      </w:del>
      <w:del w:id="85" w:author="PR Preview" w:date="2026-01-01T00:00:00Z">
        <w:r>
          <w:delText xml:space="preserve"> </w:delText>
        </w:r>
      </w:del>
      <m:oMath>
        <m:r>
          <m:t>θ</m:t>
        </m:r>
      </m:oMath>
      <w:del w:id="86" w:author="PR Preview" w:date="2026-01-01T00:00:00Z">
        <w:r>
          <w:delText xml:space="preserve"> </w:delText>
        </w:r>
      </w:del>
      <w:del w:id="87" w:author="PR Preview" w:date="2026-01-01T00:00:00Z">
        <w:r>
          <w:delText xml:space="preserve">and</w:delText>
        </w:r>
      </w:del>
      <w:del w:id="88" w:author="PR Preview" w:date="2026-01-01T00:00:00Z">
        <w:r>
          <w:delText xml:space="preserve"> </w:delText>
        </w:r>
      </w:del>
      <w:del w:id="89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90" w:author="PR Preview" w:date="2026-01-01T00:00:00Z">
        <w:r>
          <w:delText xml:space="preserve"> </w:delText>
        </w:r>
      </w:del>
      <w:del w:id="91" w:author="PR Preview" w:date="2026-01-01T00:00:00Z">
        <w:r>
          <w:delText xml:space="preserve">is a</w:delText>
        </w:r>
      </w:del>
      <w:del w:id="92" w:author="PR Preview" w:date="2026-01-01T00:00:00Z">
        <w:r>
          <w:delText xml:space="preserve"> </w:delText>
        </w:r>
      </w:del>
      <w:hyperlink w:anchor="def-sufficient">
        <w:del w:id="93" w:author="PR Preview" w:date="2026-01-01T00:00:00Z">
          <w:r>
            <w:rPr>
              <w:rStyle w:val="Hyperlink"/>
            </w:rPr>
            <w:delText xml:space="preserve">sufficient</w:delText>
          </w:r>
        </w:del>
      </w:hyperlink>
      <w:del w:id="94" w:author="PR Preview" w:date="2026-01-01T00:00:00Z">
        <w:r>
          <w:delText xml:space="preserve"> </w:delText>
        </w:r>
      </w:del>
      <w:del w:id="95" w:author="PR Preview" w:date="2026-01-01T00:00:00Z">
        <w:r>
          <w:delText xml:space="preserve">statistic for</w:delText>
        </w:r>
      </w:del>
      <w:del w:id="96" w:author="PR Preview" w:date="2026-01-01T00:00:00Z">
        <w:r>
          <w:delText xml:space="preserve"> </w:delText>
        </w:r>
      </w:del>
      <m:oMath>
        <m:r>
          <m:t>θ</m:t>
        </m:r>
      </m:oMath>
      <w:del w:id="97" w:author="PR Preview" w:date="2026-01-01T00:00:00Z">
        <w:r>
          <w:delText xml:space="preserve">,</w:delText>
        </w:r>
      </w:del>
      <w:del w:id="98" w:author="PR Preview" w:date="2026-01-01T00:00:00Z">
        <w:r>
          <w:delText xml:space="preserve"> </w:delText>
        </w:r>
      </w:del>
      <w:del w:id="99" w:author="PR Preview" w:date="2026-01-01T00:00:00Z">
        <w:r>
          <w:delText xml:space="preserve">then</w:delText>
        </w:r>
      </w:del>
      <w:del w:id="100" w:author="PR Preview" w:date="2026-01-01T00:00:00Z">
        <w:r>
          <w:delText xml:space="preserve"> </w:delText>
        </w:r>
      </w:del>
      <w:del w:id="101" w:author="PR Preview" w:date="2026-01-01T00:00:00Z">
        <w:r>
          <w:delText xml:space="preserve">${{\operatorname{E}\mathopen{}\left[\hat{\theta} \mid{T\mathopen{}\left(\mathord{\smash[b]{\underset{\raise.3ex\hbox{$\scriptstyle\sim$}}{X}}\vphantom{X}}\right)\mathclose{}}\right]\mathclose{}}}$</w:delText>
        </w:r>
      </w:del>
      <w:del w:id="102" w:author="PR Preview" w:date="2026-01-01T00:00:00Z">
        <w:r>
          <w:delText xml:space="preserve"> </w:delText>
        </w:r>
      </w:del>
      <w:del w:id="103" w:author="PR Preview" w:date="2026-01-01T00:00:00Z">
        <w:r>
          <w:delText xml:space="preserve">is also unbiased for</w:delText>
        </w:r>
      </w:del>
      <w:del w:id="104" w:author="PR Preview" w:date="2026-01-01T00:00:00Z">
        <w:r>
          <w:delText xml:space="preserve"> </w:delText>
        </w:r>
      </w:del>
      <m:oMath>
        <m:r>
          <m:t>θ</m:t>
        </m:r>
      </m:oMath>
      <w:del w:id="105" w:author="PR Preview" w:date="2026-01-01T00:00:00Z">
        <w:r>
          <w:delText xml:space="preserve">.</w:delText>
        </w:r>
      </w:del>
    </w:p>
    <w:p>
      <w:pPr>
        <w:pStyle w:val="BodyText"/>
      </w:pPr>
      <w:ins w:id="106" w:author="PR Preview" w:date="2026-01-01T00:00:00Z">
        <w:r>
          <w:rPr>
            <w:b/>
            <w:bCs/>
          </w:rPr>
          <w:t xml:space="preserve">Theorem 2 (Rao–Blackwellizing preserves unbiasedness)</w:t>
        </w:r>
      </w:ins>
      <w:ins w:id="107" w:author="PR Preview" w:date="2026-01-01T00:00:00Z">
        <w:r>
          <w:t xml:space="preserve"> </w:t>
        </w:r>
      </w:ins>
      <w:ins w:id="108" w:author="PR Preview" w:date="2026-01-01T00:00:00Z">
        <w:r>
          <w:t xml:space="preserve">If</w:t>
        </w:r>
      </w:ins>
      <w:ins w:id="109" w:author="PR Preview" w:date="2026-01-01T00:00:00Z">
        <w:r>
          <w:t xml:space="preserve"> </w:t>
        </w:r>
      </w:ins>
      <m:oMath>
        <m:acc>
          <m:accPr>
            <m:chr m:val="̂"/>
          </m:accPr>
          <m:e>
            <m:r>
              <m:t>θ</m:t>
            </m:r>
          </m:e>
        </m:acc>
      </m:oMath>
      <w:ins w:id="110" w:author="PR Preview" w:date="2026-01-01T00:00:00Z">
        <w:r>
          <w:t xml:space="preserve"> </w:t>
        </w:r>
      </w:ins>
      <w:ins w:id="111" w:author="PR Preview" w:date="2026-01-01T00:00:00Z">
        <w:r>
          <w:t xml:space="preserve">is an</w:t>
        </w:r>
      </w:ins>
      <w:ins w:id="112" w:author="PR Preview" w:date="2026-01-01T00:00:00Z">
        <w:r>
          <w:t xml:space="preserve"> </w:t>
        </w:r>
      </w:ins>
      <w:hyperlink r:id="rId28">
        <w:ins w:id="113" w:author="PR Preview" w:date="2026-01-01T00:00:00Z">
          <w:r>
            <w:rPr>
              <w:rStyle w:val="Hyperlink"/>
            </w:rPr>
            <w:t xml:space="preserve">unbiased</w:t>
          </w:r>
        </w:ins>
      </w:hyperlink>
      <w:ins w:id="114" w:author="PR Preview" w:date="2026-01-01T00:00:00Z">
        <w:r>
          <w:t xml:space="preserve"> </w:t>
        </w:r>
      </w:ins>
      <w:ins w:id="115" w:author="PR Preview" w:date="2026-01-01T00:00:00Z">
        <w:r>
          <w:t xml:space="preserve">estimator of</w:t>
        </w:r>
      </w:ins>
      <w:ins w:id="116" w:author="PR Preview" w:date="2026-01-01T00:00:00Z">
        <w:r>
          <w:t xml:space="preserve"> </w:t>
        </w:r>
      </w:ins>
      <m:oMath>
        <m:r>
          <m:t>θ</m:t>
        </m:r>
      </m:oMath>
      <w:ins w:id="117" w:author="PR Preview" w:date="2026-01-01T00:00:00Z">
        <w:r>
          <w:t xml:space="preserve"> </w:t>
        </w:r>
      </w:ins>
      <w:ins w:id="118" w:author="PR Preview" w:date="2026-01-01T00:00:00Z">
        <w:r>
          <w:t xml:space="preserve">and</w:t>
        </w:r>
      </w:ins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${T\mathopen{}\left(\mathord{\smash[b]{\underset{\raise.3ex\hbox{$\scriptstyle\sim$}}{X}}\vphantom{X}}\right)\mathclose{}}$</w:t>
        </w:r>
      </w:ins>
      <w:ins w:id="121" w:author="PR Preview" w:date="2026-01-01T00:00:00Z">
        <w:r>
          <w:t xml:space="preserve"> </w:t>
        </w:r>
      </w:ins>
      <w:ins w:id="122" w:author="PR Preview" w:date="2026-01-01T00:00:00Z">
        <w:r>
          <w:t xml:space="preserve">is a</w:t>
        </w:r>
      </w:ins>
      <w:ins w:id="123" w:author="PR Preview" w:date="2026-01-01T00:00:00Z">
        <w:r>
          <w:t xml:space="preserve"> </w:t>
        </w:r>
      </w:ins>
      <w:hyperlink w:anchor="def-sufficient">
        <w:ins w:id="124" w:author="PR Preview" w:date="2026-01-01T00:00:00Z">
          <w:r>
            <w:rPr>
              <w:rStyle w:val="Hyperlink"/>
            </w:rPr>
            <w:t xml:space="preserve">sufficient</w:t>
          </w:r>
        </w:ins>
      </w:hyperlink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statistic for</w:t>
        </w:r>
      </w:ins>
      <w:ins w:id="127" w:author="PR Preview" w:date="2026-01-01T00:00:00Z">
        <w:r>
          <w:t xml:space="preserve"> </w:t>
        </w:r>
      </w:ins>
      <m:oMath>
        <m:r>
          <m:t>θ</m:t>
        </m:r>
      </m:oMath>
      <w:ins w:id="128" w:author="PR Preview" w:date="2026-01-01T00:00:00Z">
        <w:r>
          <w:t xml:space="preserve">,</w:t>
        </w:r>
      </w:ins>
      <w:ins w:id="129" w:author="PR Preview" w:date="2026-01-01T00:00:00Z">
        <w:r>
          <w:t xml:space="preserve"> </w:t>
        </w:r>
      </w:ins>
      <w:ins w:id="130" w:author="PR Preview" w:date="2026-01-01T00:00:00Z">
        <w:r>
          <w:t xml:space="preserve">then</w:t>
        </w:r>
      </w:ins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${{\mathbb{E}\mathopen{}\left[\hat{\theta} \mid{T\mathopen{}\left(\mathord{\smash[b]{\underset{\raise.3ex\hbox{$\scriptstyle\sim$}}{X}}\vphantom{X}}\right)\mathclose{}}\right]\mathclose{}}}$</w:t>
        </w:r>
      </w:ins>
      <w:ins w:id="133" w:author="PR Preview" w:date="2026-01-01T00:00:00Z">
        <w:r>
          <w:t xml:space="preserve"> </w:t>
        </w:r>
      </w:ins>
      <w:ins w:id="134" w:author="PR Preview" w:date="2026-01-01T00:00:00Z">
        <w:r>
          <w:t xml:space="preserve">is also unbiased for</w:t>
        </w:r>
      </w:ins>
      <w:ins w:id="135" w:author="PR Preview" w:date="2026-01-01T00:00:00Z">
        <w:r>
          <w:t xml:space="preserve"> </w:t>
        </w:r>
      </w:ins>
      <m:oMath>
        <m:r>
          <m:t>θ</m:t>
        </m:r>
      </m:oMath>
      <w:ins w:id="136" w:author="PR Preview" w:date="2026-01-01T00:00:00Z">
        <w:r>
          <w:t xml:space="preserve">.</w:t>
        </w:r>
      </w:ins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the</w:t>
      </w:r>
      <w:r>
        <w:t xml:space="preserve"> </w:t>
      </w:r>
      <w:hyperlink r:id="rId30">
        <w:r>
          <w:rPr>
            <w:rStyle w:val="Hyperlink"/>
          </w:rPr>
          <w:t xml:space="preserve">law of iterated expectations</w:t>
        </w:r>
      </w:hyperlink>
      <w:r>
        <w:t xml:space="preserve">:</w:t>
      </w:r>
    </w:p>
    <w:p>
      <w:pPr>
        <w:pStyle w:val="BodyText"/>
      </w:pPr>
      <w:del w:id="137" w:author="PR Preview" w:date="2026-01-01T00:00:00Z">
        <w:r>
          <w:delText xml:space="preserve">$$
    \begin{aligned}
    {\operatorname{E}\mathopen{}\left[{{\operatorname{E}\mathopen{}\left[\hat{\theta} \mid{T\mathopen{}\left(\mathord{\smash[b]{\underset{\raise.3ex\hbox{$\scriptstyle\sim$}}{X}}\vphantom{X}}\right)\mathclose{}}\right]\mathclose{}}}\right]\mathclose{}}
    &amp;= {\operatorname{E}\mathopen{}\left[\hat{\theta}\right]\mathclose{}}
    &amp;&amp; \text{(law of iterated expectations)}\\
    &amp;= \theta
    &amp;&amp; \text{($\hat{\theta}$ is unbiased)}
    \end{aligned}
    $$</w:delText>
        </w:r>
      </w:del>
    </w:p>
    <w:p>
      <w:pPr>
        <w:pStyle w:val="BodyText"/>
      </w:pPr>
      <w:ins w:id="138" w:author="PR Preview" w:date="2026-01-01T00:00:00Z">
        <w:r>
          <w:t xml:space="preserve">$$
    \begin{aligned}
    {\mathbb{E}\mathopen{}\left[{{\mathbb{E}\mathopen{}\left[\hat{\theta} \mid{T\mathopen{}\left(\mathord{\smash[b]{\underset{\raise.3ex\hbox{$\scriptstyle\sim$}}{X}}\vphantom{X}}\right)\mathclose{}}\right]\mathclose{}}}\right]\mathclose{}}
    &amp;= {\mathbb{E}\mathopen{}\left[\hat{\theta}\right]\mathclose{}}
    &amp;&amp; \text{(law of iterated expectations)}\\
    &amp;= \theta
    &amp;&amp; \text{($\hat{\theta}$ is unbiased)}
    \end{aligned}
    $$</w:t>
        </w:r>
      </w:ins>
    </w:p>
    <w:bookmarkStart w:id="32" w:name="thm-rao-blackwell"/>
    <w:p>
      <w:pPr>
        <w:pStyle w:val="FirstParagraph"/>
      </w:pPr>
      <w:r>
        <w:rPr>
          <w:b/>
          <w:bCs/>
        </w:rPr>
        <w:t xml:space="preserve">Theorem 3 (Rao–Blackwell theorem)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28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variance,</w:t>
      </w:r>
      <w:r>
        <w:t xml:space="preserve"> </w:t>
      </w:r>
      <w:r>
        <w:t xml:space="preserve">and let</w:t>
      </w:r>
      <w:r>
        <w:t xml:space="preserve"> </w:t>
      </w:r>
      <w:r>
        <w:t xml:space="preserve">${T\mathopen{}\left(\mathord{\smash[b]{\underset{\raise.3ex\hbox{$\scriptstyle\sim$}}{X}}\vphantom{X}}\right)\mathclose{}}$</w:t>
      </w:r>
      <w:r>
        <w:t xml:space="preserve"> </w:t>
      </w:r>
      <w:r>
        <w:t xml:space="preserve">be a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statistic 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rao-blackwellized">
        <w:r>
          <w:rPr>
            <w:rStyle w:val="Hyperlink"/>
          </w:rPr>
          <w:t xml:space="preserve">Rao–Blackwellized estimator</w:t>
        </w:r>
      </w:hyperlink>
      <w:r>
        <w:t xml:space="preserve"> </w:t>
      </w:r>
      <w:r>
        <w:t xml:space="preserve">is unbiased</w:t>
      </w:r>
      <w:r>
        <w:t xml:space="preserve"> </w:t>
      </w:r>
      <w:r>
        <w:t xml:space="preserve">and has variance no larger than that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for every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31" w:name="eq-rao-blackwell"/>
      <w:del w:id="139" w:author="PR Preview" w:date="2026-01-01T00:00:00Z">
        <w:r>
          <w:delText xml:space="preserve">$$
    {\operatorname{Var}\mathopen{}\left({{\operatorname{E}\mathopen{}\left[\hat{\theta}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delText>
        </w:r>
      </w:del>
      <w:bookmarkEnd w:id="31"/>
    </w:p>
    <w:p>
      <w:pPr>
        <w:pStyle w:val="BodyText"/>
      </w:pPr>
      <w:bookmarkStart w:id="31" w:name="eq-rao-blackwell"/>
      <w:ins w:id="140" w:author="PR Preview" w:date="2026-01-01T00:00:00Z">
        <w:r>
          <w:t xml:space="preserve">$$
    {\operatorname{Var}\mathopen{}\left({{\mathbb{E}\mathopen{}\left[\hat{\theta} \mid{T\mathopen{}\left(\mathord{\smash[b]{\underset{\raise.3ex\hbox{$\scriptstyle\sim$}}{X}}\vphantom{X}}\right)\mathclose{}}\right]\mathclose{}}}\right)\mathclose{}} \le {\operatorname{Var}\mathopen{}\left(\hat{\theta}\right)\mathclose{}}
     \qquad(4)$$</w:t>
        </w:r>
      </w:ins>
      <w:bookmarkEnd w:id="3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[6], [7], [4], Thm. 7.3.17, p. 342, [8]</w:t>
      </w:r>
      <w:r>
        <w:t xml:space="preserve">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Unbiasedness is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.</w:t>
      </w:r>
      <w:r>
        <w:t xml:space="preserve"> </w:t>
      </w:r>
      <w:r>
        <w:t xml:space="preserve">For the variance, we use the</w:t>
      </w:r>
      <w:r>
        <w:t xml:space="preserve"> </w:t>
      </w:r>
      <w:hyperlink r:id="rId33">
        <w:r>
          <w:rPr>
            <w:rStyle w:val="Hyperlink"/>
          </w:rPr>
          <w:t xml:space="preserve">law of total variance</w:t>
        </w:r>
      </w:hyperlink>
      <w:r>
        <w:t xml:space="preserve">:</w:t>
      </w:r>
    </w:p>
    <w:p>
      <w:pPr>
        <w:pStyle w:val="BodyText"/>
      </w:pPr>
      <w:del w:id="141" w:author="PR Preview" w:date="2026-01-01T00:00:00Z">
        <w:r>
          <w:delText xml:space="preserve">$$
    \begin{aligned}
    {\operatorname{Var}\mathopen{}\left(\hat{\theta}\right)\mathclose{}}
    &amp;= {\operatorname{Var}\mathopen{}\left({{\operatorname{E}\mathopen{}\left[\hat{\theta} \mid{T\mathopen{}\left(\mathord{\smash[b]{\underset{\raise.3ex\hbox{$\scriptstyle\sim$}}{X}}\vphantom{X}}\right)\mathclose{}}\right]\mathclose{}}}\right)\mathclose{}} + {\operatorname{E}\mathopen{}\left[{{\operatorname{Var}\mathopen{}\left(\hat{\theta}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{\operatorname{Var}\mathopen{}\left({{\operatorname{E}\mathopen{}\left[\hat{\theta} \mid{T\mathopen{}\left(\mathord{\smash[b]{\underset{\raise.3ex\hbox{$\scriptstyle\sim$}}{X}}\vphantom{X}}\right)\mathclose{}}\right]\mathclose{}}}\right)\mathclose{}}
    &amp;&amp; \text{(a variance is nonnegative)}
    \end{aligned}
    $$</w:delText>
        </w:r>
      </w:del>
    </w:p>
    <w:p>
      <w:pPr>
        <w:pStyle w:val="BodyText"/>
      </w:pPr>
      <w:ins w:id="142" w:author="PR Preview" w:date="2026-01-01T00:00:00Z">
        <w:r>
          <w:t xml:space="preserve">$$
    \begin{aligned}
    {\operatorname{Var}\mathopen{}\left(\hat{\theta}\right)\mathclose{}}
    &amp;= {\operatorname{Var}\mathopen{}\left({{\mathbb{E}\mathopen{}\left[\hat{\theta} \mid{T\mathopen{}\left(\mathord{\smash[b]{\underset{\raise.3ex\hbox{$\scriptstyle\sim$}}{X}}\vphantom{X}}\right)\mathclose{}}\right]\mathclose{}}}\right)\mathclose{}} + {\mathbb{E}\mathopen{}\left[{{\operatorname{Var}\mathopen{}\left(\hat{\theta} \mid{T\mathopen{}\left(\mathord{\smash[b]{\underset{\raise.3ex\hbox{$\scriptstyle\sim$}}{X}}\vphantom{X}}\right)\mathclose{}}\right)\mathclose{}}}\right]\mathclose{}}
    &amp;&amp; \text{(law of total variance)}\\
    &amp;\ge {\operatorname{Var}\mathopen{}\left({{\mathbb{E}\mathopen{}\left[\hat{\theta} \mid{T\mathopen{}\left(\mathord{\smash[b]{\underset{\raise.3ex\hbox{$\scriptstyle\sim$}}{X}}\vphantom{X}}\right)\mathclose{}}\right]\mathclose{}}}\right)\mathclose{}}
    &amp;&amp; \text{(a variance is nonnegative)}
    \end{aligned}
    $$</w:t>
        </w:r>
      </w:ins>
    </w:p>
    <w:bookmarkStart w:id="35" w:name="exr-poisson-zero-conditional"/>
    <w:p>
      <w:pPr>
        <w:pStyle w:val="FirstParagraph"/>
      </w:pPr>
      <w:r>
        <w:rPr>
          <w:b/>
          <w:bCs/>
        </w:rPr>
        <w:t xml:space="preserve">Exercise 1 (Conditional probability of a zero given the Poisson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∣</m:t>
            </m:r>
            <m:r>
              <m:t>S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You may use that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n</m:t>
        </m:r>
        <m:r>
          <m:t>λ</m:t>
        </m:r>
        <m:r>
          <m:rPr>
            <m:sty m:val="p"/>
          </m:rPr>
          <m:t>)</m:t>
        </m:r>
      </m:oMath>
      <w:r>
        <w:t xml:space="preserve">, by</w:t>
      </w:r>
      <w:r>
        <w:t xml:space="preserve"> </w:t>
      </w:r>
      <w:hyperlink r:id="rId34">
        <w:r>
          <w:rPr>
            <w:rStyle w:val="Hyperlink"/>
          </w:rPr>
          <w:t xml:space="preserve">the sum of independent Poisson variables</w:t>
        </w:r>
      </w:hyperlink>
      <w:r>
        <w:t xml:space="preserve"> </w:t>
      </w:r>
      <w:r>
        <w:t xml:space="preserve">and induction on</w:t>
      </w:r>
      <w:r>
        <w:t xml:space="preserve"> </w:t>
      </w:r>
      <m:oMath>
        <m:r>
          <m:t>n</m:t>
        </m:r>
      </m:oMath>
      <w:r>
        <w:t xml:space="preserve">.</w:t>
      </w:r>
    </w:p>
    <w:bookmarkEnd w:id="35"/>
    <w:bookmarkStart w:id="36" w:name="sol-poisson-zero-condition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The event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happens 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Pois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t>λ</m:t>
            </m:r>
          </m:e>
        </m:d>
        <m:r>
          <m:t>​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 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 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t>S</m:t>
              </m:r>
              <m:r>
                <m:rPr>
                  <m:nor/>
                  <m:sty m:val="p"/>
                </m:rPr>
                <m:t> is that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mass functions)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λ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t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λ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</m:sup>
              </m:sSup>
              <m:r>
                <m:rPr>
                  <m:sty m:val="p"/>
                </m:rPr>
                <m:t>/</m:t>
              </m:r>
              <m:r>
                <m:t>t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λ</m:t>
                  </m:r>
                </m:e>
                <m:sup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, combine powers)</m:t>
              </m:r>
            </m:e>
          </m:eqArr>
        </m:oMath>
      </m:oMathPara>
    </w:p>
    <w:bookmarkEnd w:id="36"/>
    <w:bookmarkStart w:id="38" w:name="lem-poisson-zero-rb"/>
    <w:p>
      <w:pPr>
        <w:pStyle w:val="FirstParagraph"/>
      </w:pPr>
      <w:r>
        <w:rPr>
          <w:b/>
          <w:bCs/>
        </w:rPr>
        <w:t xml:space="preserve">Lemma 2 (Conditional probability of a zero given the Poisson sum)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</w:p>
    <w:p>
      <w:pPr>
        <w:pStyle w:val="BodyText"/>
      </w:pPr>
      <w:bookmarkStart w:id="37" w:name="eq-poisson-zero-conditiona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=</m:t>
              </m:r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t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son-zero-condition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5" w:name="exm-rao-blackwell-poisson"/>
    <w:p>
      <w:pPr>
        <w:pStyle w:val="BodyText"/>
      </w:pPr>
      <w:r>
        <w:rPr>
          <w:b/>
          <w:bCs/>
        </w:rPr>
        <w:t xml:space="preserve">Example 2 (Rao–Blackwellizing an estimate of the chance of a zero count)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number of previous premature labors (</w:t>
      </w:r>
      <w:r>
        <w:rPr>
          <w:rStyle w:val="VerbatimChar"/>
        </w:rPr>
        <w:t xml:space="preserve">ptl</w:t>
      </w:r>
      <w:r>
        <w:t xml:space="preserve">) for 189 women</w:t>
      </w:r>
      <w:r>
        <w:t xml:space="preserve"> </w:t>
      </w:r>
      <w:r>
        <w:t xml:space="preserve">in a study at Baystate Medical Center in Springfield, Massachusetts</w:t>
      </w:r>
      <w:r>
        <w:t xml:space="preserve"> </w:t>
      </w:r>
      <w:r>
        <w:t xml:space="preserve">[9]</w:t>
      </w:r>
      <w:r>
        <w:t xml:space="preserve">; the data ship with the R package</w:t>
      </w:r>
      <w:r>
        <w:t xml:space="preserve"> </w:t>
      </w:r>
      <w:hyperlink r:id="rId39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40">
        <w:r>
          <w:rPr>
            <w:rStyle w:val="VerbatimChar"/>
          </w:rPr>
          <w:t xml:space="preserve">data/birthwt.csv</w:t>
        </w:r>
      </w:hyperlink>
      <w:r>
        <w:t xml:space="preserve">.</w:t>
      </w:r>
      <w:r>
        <w:t xml:space="preserve"> </w:t>
      </w:r>
      <w:r>
        <w:t xml:space="preserve">Treat counts like these as a Poisson sample,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equal to the sample mean of</w:t>
      </w:r>
      <w:r>
        <w:t xml:space="preserve"> </w:t>
      </w:r>
      <w:r>
        <w:rPr>
          <w:rStyle w:val="VerbatimChar"/>
        </w:rPr>
        <w:t xml:space="preserve">ptl</w:t>
      </w:r>
      <w:r>
        <w:t xml:space="preserve">, 0.196.</w:t>
      </w:r>
    </w:p>
    <w:p>
      <w:pPr>
        <w:pStyle w:val="BodyText"/>
      </w:pPr>
      <w:r>
        <w:t xml:space="preserve">The estimand is the probability of a zero count,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.</w:t>
      </w:r>
      <w:r>
        <w:t xml:space="preserve"> </w:t>
      </w:r>
      <w:r>
        <w:t xml:space="preserve">Index the model by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(the map</w:t>
      </w:r>
      <w:r>
        <w:t xml:space="preserve"> </w:t>
      </w:r>
      <m:oMath>
        <m:r>
          <m:t>λ</m:t>
        </m:r>
        <m:r>
          <m:rPr>
            <m:sty m:val="p"/>
          </m:rPr>
          <m:t>↦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</m:sup>
        </m:sSup>
      </m:oMath>
      <w:r>
        <w:t xml:space="preserve"> </w:t>
      </w:r>
      <w:r>
        <w:t xml:space="preserve">is one-to-one);</w:t>
      </w:r>
      <w:r>
        <w:t xml:space="preserve"> </w:t>
      </w:r>
      <w:r>
        <w:t xml:space="preserve">then the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still</w:t>
      </w:r>
      <w:r>
        <w:t xml:space="preserve"> </w:t>
      </w:r>
      <w:hyperlink w:anchor="def-sufficient">
        <w:r>
          <w:rPr>
            <w:rStyle w:val="Hyperlink"/>
          </w:rPr>
          <w:t xml:space="preserve">sufficient</w:t>
        </w:r>
      </w:hyperlink>
      <w:r>
        <w:t xml:space="preserve">, by</w:t>
      </w:r>
      <w:r>
        <w:t xml:space="preserve"> </w:t>
      </w:r>
      <w:hyperlink w:anchor="exm-poisson-sufficient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BodyText"/>
      </w:pPr>
      <w:r>
        <w:t xml:space="preserve">The crude estimator is the indicator that the first observation is zero,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, which uses one observation and is unbiased for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Its Rao–Blackwellization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Rao–Blackwellized estimator)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an indicator is a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S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probability of a zero)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lem-poisson-zero-rb">
        <w:r>
          <w:rPr>
            <w:rStyle w:val="Hyperlink"/>
          </w:rPr>
          <w:t xml:space="preserve">Lemma 2</w:t>
        </w:r>
      </w:hyperlink>
      <w:r>
        <w:t xml:space="preserve">, the conditional probability in the last line is the one in</w:t>
      </w:r>
      <w:r>
        <w:t xml:space="preserve"> </w:t>
      </w:r>
      <w:hyperlink w:anchor="eq-poisson-zero-conditional">
        <w:r>
          <w:rPr>
            <w:rStyle w:val="Hyperlink"/>
          </w:rPr>
          <w:t xml:space="preserve">Equation 5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we draw 10,000 samples, compute both estimators on each,</w:t>
      </w:r>
      <w:r>
        <w:t xml:space="preserve"> </w:t>
      </w:r>
      <w:r>
        <w:t xml:space="preserve">and report each one’s sample mean (with a 95% confidence interval)</w:t>
      </w:r>
      <w:r>
        <w:t xml:space="preserve"> </w:t>
      </w:r>
      <w:r>
        <w:t xml:space="preserve">and variance (with a 95% confidence interval from the normal approximation</w:t>
      </w:r>
      <w:r>
        <w:t xml:space="preserve"> </w:t>
      </w:r>
      <w:r>
        <w:t xml:space="preserve">to the sampling distribution of a sample variance).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Poisson rate: the observed mean number of previous premature labors.</w:t>
      </w:r>
      <w:r>
        <w:br/>
      </w:r>
      <w:r>
        <w:rPr>
          <w:rStyle w:val="NormalTok"/>
        </w:rPr>
        <w:t xml:space="preserve">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ptl)</w:t>
      </w:r>
      <w:r>
        <w:br/>
      </w:r>
      <w:r>
        <w:rPr>
          <w:rStyle w:val="CommentTok"/>
        </w:rPr>
        <w:t xml:space="preserve"># The estimand: the probability of a zero count.</w:t>
      </w:r>
      <w:r>
        <w:br/>
      </w:r>
      <w:r>
        <w:rPr>
          <w:rStyle w:val="NormalTok"/>
        </w:rPr>
        <w:t xml:space="preserve">pi_true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lambda)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1945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row per sample of n counts.</w:t>
      </w:r>
      <w:r>
        <w:br/>
      </w:r>
      <w:r>
        <w:rPr>
          <w:rStyle w:val="NormalTok"/>
        </w:rPr>
        <w:t xml:space="preserve">samples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rpois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n_reps, lambda),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n_reps)</w:t>
      </w:r>
      <w:r>
        <w:br/>
      </w:r>
      <w:r>
        <w:rPr>
          <w:rStyle w:val="NormalTok"/>
        </w:rPr>
        <w:t xml:space="preserve">s_sum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(samples)</w:t>
      </w:r>
      <w:r>
        <w:br/>
      </w:r>
      <w:r>
        <w:br/>
      </w:r>
      <w:r>
        <w:rPr>
          <w:rStyle w:val="CommentTok"/>
        </w:rPr>
        <w:t xml:space="preserve"># The crude estimator and its Rao-Blackwellization.</w:t>
      </w:r>
      <w:r>
        <w:br/>
      </w:r>
      <w:r>
        <w:rPr>
          <w:rStyle w:val="NormalTok"/>
        </w:rPr>
        <w:t xml:space="preserve">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crude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(samples[,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rao_blackwell =</w:t>
      </w:r>
      <w:r>
        <w:rPr>
          <w:rStyle w:val="NormalTok"/>
        </w:rPr>
        <w:t xml:space="preserve"> ((n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s_sum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Mean with a t interval; variance with a normal-approximation interval,</w:t>
      </w:r>
      <w:r>
        <w:br/>
      </w:r>
      <w:r>
        <w:rPr>
          <w:rStyle w:val="CommentTok"/>
        </w:rPr>
        <w:t xml:space="preserve"># using the standard error sqrt((m4 - s^4) / N) of a sample variance.</w:t>
      </w:r>
      <w:r>
        <w:br/>
      </w:r>
      <w:r>
        <w:rPr>
          <w:rStyle w:val="NormalTok"/>
        </w:rPr>
        <w:t xml:space="preserve">summarize_estimator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se_v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((m4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mean_lower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mean_upper =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var_lower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var_upper =</w:t>
      </w:r>
      <w:r>
        <w:rPr>
          <w:rStyle w:val="NormalTok"/>
        </w:rPr>
        <w:t xml:space="preserve"> 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1.96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se_v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rb_summary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(rbind,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(est, summarize_estimator))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(rb_summary,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 mean mean_lower mean_upper variance var_lower var_upper</w:t>
      </w:r>
      <w:r>
        <w:br/>
      </w:r>
      <w:r>
        <w:rPr>
          <w:rStyle w:val="CommentTok"/>
        </w:rPr>
        <w:t xml:space="preserve">#&gt;   &lt;dbl&gt;      &lt;dbl&gt;      &lt;dbl&gt;    &lt;dbl&gt;     &lt;dbl&gt;     &lt;dbl&gt;</w:t>
      </w:r>
      <w:r>
        <w:br/>
      </w:r>
      <w:r>
        <w:rPr>
          <w:rStyle w:val="CommentTok"/>
        </w:rPr>
        <w:t xml:space="preserve">#&gt; 1 0.816      0.808      0.824   0.150     0.145     0.155 </w:t>
      </w:r>
      <w:r>
        <w:br/>
      </w:r>
      <w:r>
        <w:rPr>
          <w:rStyle w:val="CommentTok"/>
        </w:rPr>
        <w:t xml:space="preserve">#&gt; 2 0.823      0.821      0.824   0.0066    0.0064    0.0068</w:t>
      </w:r>
    </w:p>
    <w:p>
      <w:pPr>
        <w:pStyle w:val="FirstParagraph"/>
      </w:pPr>
      <w:r>
        <w:t xml:space="preserve">The estimand 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0.822.</w:t>
      </w:r>
      <w:r>
        <w:t xml:space="preserve"> </w:t>
      </w:r>
      <w:r>
        <w:t xml:space="preserve">Both estimators have simulated sample means near it, as</w:t>
      </w:r>
      <w:r>
        <w:t xml:space="preserve"> </w:t>
      </w:r>
      <w:hyperlink w:anchor="thm-rb-unbiase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 they must.</w:t>
      </w:r>
      <w:r>
        <w:t xml:space="preserve"> </w:t>
      </w:r>
      <w:r>
        <w:t xml:space="preserve">The variance of the Rao–Blackwellized estimator is about 22.7 times smaller than that of the crude estimator,</w:t>
      </w:r>
      <w:r>
        <w:t xml:space="preserve"> </w:t>
      </w:r>
      <w:r>
        <w:t xml:space="preserve">as</w:t>
      </w:r>
      <w:r>
        <w:t xml:space="preserve"> </w:t>
      </w:r>
      <w:hyperlink w:anchor="thm-rao-blackwe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requires.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rao-blackwell-poiss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est_long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data.frame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crude, est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rao_blackwell),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estimator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"crude (first observation is zero)"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"Rao-Blackwellized"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n_reps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(est_long,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estimate))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pi_true,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estimator, </w:t>
            </w:r>
            <w:r>
              <w:rPr>
                <w:rStyle w:val="AttributeTok"/>
              </w:rPr>
              <w:t xml:space="preserve">ncol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scales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"free_y"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"estimate of the probability of a zero count"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sufficiency_files/figure-docx/rao-blackwell-poisson-plot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sampling distribution of the crude and Rao–Blackwellized estimators (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20</m:t>
              </m:r>
            </m:oMath>
            <w:r>
              <w:t xml:space="preserve">, 10,000 samples); the dashed line marks the estimand</w:t>
            </w:r>
          </w:p>
          <w:bookmarkEnd w:id="44"/>
        </w:tc>
      </w:tr>
    </w:tbl>
    <w:bookmarkEnd w:id="45"/>
    <w:bookmarkStart w:id="46" w:name="rem-rb-insufficient"/>
    <w:p>
      <w:pPr>
        <w:pStyle w:val="BodyText"/>
      </w:pPr>
      <w:del w:id="143" w:author="PR Preview" w:date="2026-01-01T00:00:00Z">
        <w:r>
          <w:rPr>
            <w:i/>
            <w:iCs/>
          </w:rPr>
          <w:delText xml:space="preserve">Remark 5</w:delText>
        </w:r>
      </w:del>
      <w:del w:id="144" w:author="PR Preview" w:date="2026-01-01T00:00:00Z">
        <w:r>
          <w:delText xml:space="preserve"> (Sufficiency is needed). </w:delText>
        </w:r>
      </w:del>
      <w:del w:id="145" w:author="PR Preview" w:date="2026-01-01T00:00:00Z">
        <w:r>
          <w:delText xml:space="preserve">If</w:delText>
        </w:r>
      </w:del>
      <w:del w:id="146" w:author="PR Preview" w:date="2026-01-01T00:00:00Z">
        <w:r>
          <w:delText xml:space="preserve"> </w:delText>
        </w:r>
      </w:del>
      <w:del w:id="147" w:author="PR Preview" w:date="2026-01-01T00:00:00Z">
        <w:r>
          <w:delText xml:space="preserve">${T\mathopen{}\left(\mathord{\smash[b]{\underset{\raise.3ex\hbox{$\scriptstyle\sim$}}{X}}\vphantom{X}}\right)\mathclose{}}$</w:delText>
        </w:r>
      </w:del>
      <w:del w:id="148" w:author="PR Preview" w:date="2026-01-01T00:00:00Z">
        <w:r>
          <w:delText xml:space="preserve"> </w:delText>
        </w:r>
      </w:del>
      <w:del w:id="149" w:author="PR Preview" w:date="2026-01-01T00:00:00Z">
        <w:r>
          <w:delText xml:space="preserve">is not sufficient, then</w:delText>
        </w:r>
      </w:del>
      <w:del w:id="150" w:author="PR Preview" w:date="2026-01-01T00:00:00Z">
        <w:r>
          <w:delText xml:space="preserve"> </w:delText>
        </w:r>
      </w:del>
      <w:del w:id="151" w:author="PR Preview" w:date="2026-01-01T00:00:00Z">
        <w:r>
          <w:delText xml:space="preserve">${{\operatorname{E}\mathopen{}\left[\hat{\theta} \mid{T\mathopen{}\left(\mathord{\smash[b]{\underset{\raise.3ex\hbox{$\scriptstyle\sim$}}{X}}\vphantom{X}}\right)\mathclose{}}\right]\mathclose{}}}$</w:delText>
        </w:r>
      </w:del>
      <w:del w:id="152" w:author="PR Preview" w:date="2026-01-01T00:00:00Z">
        <w:r>
          <w:delText xml:space="preserve"> </w:delText>
        </w:r>
      </w:del>
      <w:del w:id="153" w:author="PR Preview" w:date="2026-01-01T00:00:00Z">
        <w:r>
          <w:delText xml:space="preserve">may depend on</w:delText>
        </w:r>
      </w:del>
      <w:del w:id="154" w:author="PR Preview" w:date="2026-01-01T00:00:00Z">
        <w:r>
          <w:delText xml:space="preserve"> </w:delText>
        </w:r>
      </w:del>
      <m:oMath>
        <m:r>
          <m:t>θ</m:t>
        </m:r>
      </m:oMath>
      <w:del w:id="155" w:author="PR Preview" w:date="2026-01-01T00:00:00Z">
        <w:r>
          <w:delText xml:space="preserve">,</w:delText>
        </w:r>
      </w:del>
      <w:del w:id="156" w:author="PR Preview" w:date="2026-01-01T00:00:00Z">
        <w:r>
          <w:delText xml:space="preserve"> </w:delText>
        </w:r>
      </w:del>
      <w:del w:id="157" w:author="PR Preview" w:date="2026-01-01T00:00:00Z">
        <w:r>
          <w:delText xml:space="preserve">in which case it is not an estimator at all</w:delText>
        </w:r>
      </w:del>
      <w:del w:id="158" w:author="PR Preview" w:date="2026-01-01T00:00:00Z">
        <w:r>
          <w:delText xml:space="preserve"> </w:delText>
        </w:r>
      </w:del>
      <w:del w:id="159" w:author="PR Preview" w:date="2026-01-01T00:00:00Z">
        <w:r>
          <w:delText xml:space="preserve">(</w:delText>
        </w:r>
      </w:del>
      <w:del w:id="160" w:author="PR Preview" w:date="2026-01-01T00:00:00Z">
        <w:r>
          <w:delText xml:space="preserve">Casella and Berger [4], Example 7.3.18</w:delText>
        </w:r>
      </w:del>
      <w:del w:id="161" w:author="PR Preview" w:date="2026-01-01T00:00:00Z">
        <w:r>
          <w:delText xml:space="preserve">).</w:delText>
        </w:r>
      </w:del>
    </w:p>
    <w:p>
      <w:pPr>
        <w:pStyle w:val="BodyText"/>
      </w:pPr>
      <w:ins w:id="162" w:author="PR Preview" w:date="2026-01-01T00:00:00Z">
        <w:r>
          <w:rPr>
            <w:i/>
            <w:iCs/>
          </w:rPr>
          <w:t xml:space="preserve">Remark 5</w:t>
        </w:r>
      </w:ins>
      <w:ins w:id="163" w:author="PR Preview" w:date="2026-01-01T00:00:00Z">
        <w:r>
          <w:t xml:space="preserve"> (Sufficiency is needed). </w:t>
        </w:r>
      </w:ins>
      <w:ins w:id="164" w:author="PR Preview" w:date="2026-01-01T00:00:00Z">
        <w:r>
          <w:t xml:space="preserve">If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${T\mathopen{}\left(\mathord{\smash[b]{\underset{\raise.3ex\hbox{$\scriptstyle\sim$}}{X}}\vphantom{X}}\right)\mathclose{}}$</w:t>
        </w:r>
      </w:ins>
      <w:ins w:id="167" w:author="PR Preview" w:date="2026-01-01T00:00:00Z">
        <w:r>
          <w:t xml:space="preserve"> </w:t>
        </w:r>
      </w:ins>
      <w:ins w:id="168" w:author="PR Preview" w:date="2026-01-01T00:00:00Z">
        <w:r>
          <w:t xml:space="preserve">is not sufficient, then</w:t>
        </w:r>
      </w:ins>
      <w:ins w:id="169" w:author="PR Preview" w:date="2026-01-01T00:00:00Z">
        <w:r>
          <w:t xml:space="preserve"> </w:t>
        </w:r>
      </w:ins>
      <w:ins w:id="170" w:author="PR Preview" w:date="2026-01-01T00:00:00Z">
        <w:r>
          <w:t xml:space="preserve">${{\mathbb{E}\mathopen{}\left[\hat{\theta} \mid{T\mathopen{}\left(\mathord{\smash[b]{\underset{\raise.3ex\hbox{$\scriptstyle\sim$}}{X}}\vphantom{X}}\right)\mathclose{}}\right]\mathclose{}}}$</w:t>
        </w:r>
      </w:ins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may depend on</w:t>
        </w:r>
      </w:ins>
      <w:ins w:id="173" w:author="PR Preview" w:date="2026-01-01T00:00:00Z">
        <w:r>
          <w:t xml:space="preserve"> </w:t>
        </w:r>
      </w:ins>
      <m:oMath>
        <m:r>
          <m:t>θ</m:t>
        </m:r>
      </m:oMath>
      <w:ins w:id="174" w:author="PR Preview" w:date="2026-01-01T00:00:00Z">
        <w:r>
          <w:t xml:space="preserve">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in which case it is not an estimator at all</w:t>
        </w:r>
      </w:ins>
      <w:ins w:id="177" w:author="PR Preview" w:date="2026-01-01T00:00:00Z">
        <w:r>
          <w:t xml:space="preserve"> </w:t>
        </w:r>
      </w:ins>
      <w:ins w:id="178" w:author="PR Preview" w:date="2026-01-01T00:00:00Z">
        <w:r>
          <w:t xml:space="preserve">(</w:t>
        </w:r>
      </w:ins>
      <w:ins w:id="179" w:author="PR Preview" w:date="2026-01-01T00:00:00Z">
        <w:r>
          <w:t xml:space="preserve">Casella and Berger [4], Example 7.3.18</w:t>
        </w:r>
      </w:ins>
      <w:ins w:id="180" w:author="PR Preview" w:date="2026-01-01T00:00:00Z">
        <w:r>
          <w:t xml:space="preserve">).</w:t>
        </w:r>
      </w:ins>
    </w:p>
    <w:bookmarkEnd w:id="46"/>
    <w:bookmarkEnd w:id="47"/>
    <w:bookmarkStart w:id="49" w:name="sec-sufficiency-reading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Fall 2024 course site for UC Berkeley’s Stat 210A,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Theoretical Statistics</w:t>
        </w:r>
      </w:hyperlink>
      <w:r>
        <w:t xml:space="preserve"> </w:t>
      </w:r>
      <w:r>
        <w:t xml:space="preserve">(Will Fithian) has a course reader on exponential families, sufficiency, completeness and unbiased estimation.</w:t>
      </w:r>
    </w:p>
    <w:bookmarkEnd w:id="49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51" w:name="ref-wikipedia_statistic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0">
        <w:r>
          <w:rPr>
            <w:rStyle w:val="Hyperlink"/>
          </w:rPr>
          <w:t xml:space="preserve">https://en.wikipedia.org/wiki/Statistic</w:t>
        </w:r>
      </w:hyperlink>
    </w:p>
    <w:bookmarkEnd w:id="51"/>
    <w:bookmarkStart w:id="53" w:name="ref-wikipedia_sufficient_statistic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“Sufficient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2">
        <w:r>
          <w:rPr>
            <w:rStyle w:val="Hyperlink"/>
          </w:rPr>
          <w:t xml:space="preserve">https://en.wikipedia.org/wiki/Sufficient_statistic</w:t>
        </w:r>
      </w:hyperlink>
    </w:p>
    <w:bookmarkEnd w:id="53"/>
    <w:bookmarkStart w:id="55" w:name="ref-fisher1922mathematical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A. Fisher,</w:t>
      </w:r>
      <w:r>
        <w:t xml:space="preserve"> </w:t>
      </w:r>
      <w:r>
        <w:t xml:space="preserve">“On the mathematical foundations of theoretical statistics,”</w:t>
      </w:r>
      <w:r>
        <w:t xml:space="preserve"> </w:t>
      </w:r>
      <w:r>
        <w:rPr>
          <w:i/>
          <w:iCs/>
        </w:rPr>
        <w:t xml:space="preserve">Philosophical Transactions of the Royal Society of London. Series A</w:t>
      </w:r>
      <w:r>
        <w:t xml:space="preserve">, vol. 222, no. 594–604, pp. 309–368, 1922, doi:</w:t>
      </w:r>
      <w:r>
        <w:t xml:space="preserve"> </w:t>
      </w:r>
      <w:hyperlink r:id="rId54">
        <w:r>
          <w:rPr>
            <w:rStyle w:val="Hyperlink"/>
          </w:rPr>
          <w:t xml:space="preserve">10.1098/rsta.1922.0009</w:t>
        </w:r>
      </w:hyperlink>
      <w:r>
        <w:t xml:space="preserve">.</w:t>
      </w:r>
    </w:p>
    <w:bookmarkEnd w:id="55"/>
    <w:bookmarkStart w:id="57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5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57"/>
    <w:bookmarkStart w:id="59" w:name="ref-halmos1949appl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P. R. Halmos and L. J. Savage,</w:t>
      </w:r>
      <w:r>
        <w:t xml:space="preserve"> </w:t>
      </w:r>
      <w:r>
        <w:t xml:space="preserve">“Application of the</w:t>
      </w:r>
      <w:r>
        <w:t xml:space="preserve"> </w:t>
      </w:r>
      <w:r>
        <w:t xml:space="preserve">Radon–Nikodym</w:t>
      </w:r>
      <w:r>
        <w:t xml:space="preserve"> </w:t>
      </w:r>
      <w:r>
        <w:t xml:space="preserve">theorem to the theory of sufficient statistics,”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20, no. 2, pp. 225–241, 1949, doi:</w:t>
      </w:r>
      <w:r>
        <w:t xml:space="preserve"> </w:t>
      </w:r>
      <w:hyperlink r:id="rId58">
        <w:r>
          <w:rPr>
            <w:rStyle w:val="Hyperlink"/>
          </w:rPr>
          <w:t xml:space="preserve">10.1214/aoms/1177730032</w:t>
        </w:r>
      </w:hyperlink>
      <w:r>
        <w:t xml:space="preserve">.</w:t>
      </w:r>
    </w:p>
    <w:bookmarkEnd w:id="59"/>
    <w:bookmarkStart w:id="60" w:name="ref-rao1945inform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60"/>
    <w:bookmarkStart w:id="62" w:name="ref-blackwell1947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Blackwell,</w:t>
      </w:r>
      <w:r>
        <w:t xml:space="preserve"> </w:t>
      </w:r>
      <w:r>
        <w:t xml:space="preserve">“Conditional expectation and unbiased sequential estimation,”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, vol. 18, no. 1, pp. 105–110, 1947, doi:</w:t>
      </w:r>
      <w:r>
        <w:t xml:space="preserve"> </w:t>
      </w:r>
      <w:hyperlink r:id="rId61">
        <w:r>
          <w:rPr>
            <w:rStyle w:val="Hyperlink"/>
          </w:rPr>
          <w:t xml:space="preserve">10.1214/aoms/1177730497</w:t>
        </w:r>
      </w:hyperlink>
      <w:r>
        <w:t xml:space="preserve">.</w:t>
      </w:r>
    </w:p>
    <w:bookmarkEnd w:id="62"/>
    <w:bookmarkStart w:id="64" w:name="ref-wikipedia_rao_blackwell_theorem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“Rao–blackwell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3">
        <w:r>
          <w:rPr>
            <w:rStyle w:val="Hyperlink"/>
          </w:rPr>
          <w:t xml:space="preserve">https://en.wikipedia.org/wiki/Rao%E2%80%93Blackwell_theorem</w:t>
        </w:r>
      </w:hyperlink>
    </w:p>
    <w:bookmarkEnd w:id="64"/>
    <w:bookmarkStart w:id="65" w:name="ref-hosmer1989applied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1" Type="http://schemas.openxmlformats.org/officeDocument/2006/relationships/image" Target="media/rId41.png"/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_rels/footnotes.xml.rels><?xml version='1.0' encoding='UTF-8' standalone='yes'?>
<Relationships xmlns="http://schemas.openxmlformats.org/package/2006/relationships"><Relationship Id="rId26" Type="http://schemas.openxmlformats.org/officeDocument/2006/relationships/hyperlink" Target="data.qmd#def-discrete-var" TargetMode="External"/><Relationship Id="rId40" Type="http://schemas.openxmlformats.org/officeDocument/2006/relationships/hyperlink" Target="data/birthwt.csv" TargetMode="External"/><Relationship Id="rId11" Type="http://schemas.openxmlformats.org/officeDocument/2006/relationships/hyperlink" Target="estimation.qmd#def-estimand" TargetMode="External"/><Relationship Id="rId10" Type="http://schemas.openxmlformats.org/officeDocument/2006/relationships/hyperlink" Target="estimation.qmd#def-estimator" TargetMode="External"/><Relationship Id="rId28" Type="http://schemas.openxmlformats.org/officeDocument/2006/relationships/hyperlink" Target="estimation.qmd#def-unbiased" TargetMode="External"/><Relationship Id="rId19" Type="http://schemas.openxmlformats.org/officeDocument/2006/relationships/hyperlink" Target="exploratory-descriptive.qmd#def-sample" TargetMode="External"/><Relationship Id="rId39" Type="http://schemas.openxmlformats.org/officeDocument/2006/relationships/hyperlink" Target="https://cran.r-project.org/package=MASS" TargetMode="External"/><Relationship Id="rId54" Type="http://schemas.openxmlformats.org/officeDocument/2006/relationships/hyperlink" Target="https://doi.org/10.1098/rsta.1922.0009" TargetMode="External"/><Relationship Id="rId58" Type="http://schemas.openxmlformats.org/officeDocument/2006/relationships/hyperlink" Target="https://doi.org/10.1214/aoms/1177730032" TargetMode="External"/><Relationship Id="rId61" Type="http://schemas.openxmlformats.org/officeDocument/2006/relationships/hyperlink" Target="https://doi.org/10.1214/aoms/1177730497" TargetMode="External"/><Relationship Id="rId63" Type="http://schemas.openxmlformats.org/officeDocument/2006/relationships/hyperlink" Target="https://en.wikipedia.org/wiki/Rao%E2%80%93Blackwell_theorem" TargetMode="External"/><Relationship Id="rId50" Type="http://schemas.openxmlformats.org/officeDocument/2006/relationships/hyperlink" Target="https://en.wikipedia.org/wiki/Statistic" TargetMode="External"/><Relationship Id="rId52" Type="http://schemas.openxmlformats.org/officeDocument/2006/relationships/hyperlink" Target="https://en.wikipedia.org/wiki/Sufficient_statistic" TargetMode="External"/><Relationship Id="rId34" Type="http://schemas.openxmlformats.org/officeDocument/2006/relationships/hyperlink" Target="https://morrison-lab.github.io/pds/distributions.html#thm-sum-pois" TargetMode="External"/><Relationship Id="rId30" Type="http://schemas.openxmlformats.org/officeDocument/2006/relationships/hyperlink" Target="https://morrison-lab.github.io/pds/expectation.html#thm-lie" TargetMode="External"/><Relationship Id="rId27" Type="http://schemas.openxmlformats.org/officeDocument/2006/relationships/hyperlink" Target="https://morrison-lab.github.io/pds/probability-basics.html#def-probability" TargetMode="External"/><Relationship Id="rId33" Type="http://schemas.openxmlformats.org/officeDocument/2006/relationships/hyperlink" Target="https://morrison-lab.github.io/pds/variance-covariance.html#thm-total-variance" TargetMode="External"/><Relationship Id="rId48" Type="http://schemas.openxmlformats.org/officeDocument/2006/relationships/hyperlink" Target="https://stat210a.berkeley.edu/fall-2024/" TargetMode="External"/><Relationship Id="rId56" Type="http://schemas.openxmlformats.org/officeDocument/2006/relationships/hyperlink" Target="https://www.cengage.com/c/statistical-inference-2e-casella-berger/9780534243128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Sufficiency and the Rao–Blackwell Theorem</dc:title>
  <dc:creator/>
  <cp:keywords/>
  <dcterms:created xsi:type="dcterms:W3CDTF">2026-10-22T21:20:12Z</dcterms:created>
  <dcterms:modified xsi:type="dcterms:W3CDTF">2026-10-22T21:20:12Z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13:58:27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