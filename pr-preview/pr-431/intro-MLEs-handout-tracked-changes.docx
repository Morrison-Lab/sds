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2026-10-22 13:24:46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13:58:27 (PDT)</w:t>
        </w:r>
      </w:ins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0"/>
    <w:bookmarkStart w:id="41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3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3"/>
    <w:bookmarkStart w:id="44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4"/>
    <w:bookmarkStart w:id="46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8"/>
    <w:bookmarkStart w:id="50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75" w:name="the-score-function"/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8" w:name="exm-score-bernoulli"/>
    <w:p>
      <w:pPr>
        <w:pStyle w:val="BodyText"/>
      </w:pPr>
      <w:r>
        <w:rPr>
          <w:b/>
          <w:bCs/>
        </w:rPr>
        <w:t xml:space="preserve">Example 4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hyperlink r:id="rId57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derived in</w:t>
      </w:r>
      <w:r>
        <w:t xml:space="preserve"> </w:t>
      </w:r>
      <w:hyperlink w:anchor="thm-bernoulli-score">
        <w:r>
          <w:rPr>
            <w:rStyle w:val="Hyperlink"/>
          </w:rPr>
          <w:t xml:space="preserve">the Bernoulli score</w:t>
        </w:r>
      </w:hyperlink>
      <w:r>
        <w:t xml:space="preserve">.</w:t>
      </w:r>
    </w:p>
    <w:bookmarkEnd w:id="58"/>
    <w:bookmarkStart w:id="59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9"/>
    <w:bookmarkStart w:id="60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0"/>
    <w:bookmarkStart w:id="61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2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5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5"/>
    <w:bookmarkStart w:id="66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9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8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69"/>
    <w:bookmarkStart w:id="70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0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1" w:name="exm-score-equation"/>
    <w:p>
      <w:pPr>
        <w:pStyle w:val="BodyText"/>
      </w:pPr>
      <w:r>
        <w:rPr>
          <w:b/>
          <w:bCs/>
        </w:rPr>
        <w:t xml:space="preserve">Example 5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1"/>
    <w:bookmarkStart w:id="73" w:name="def-precision-rv"/>
    <w:p>
      <w:pPr>
        <w:pStyle w:val="BodyText"/>
      </w:pPr>
      <w:r>
        <w:rPr>
          <w:b/>
          <w:bCs/>
        </w:rPr>
        <w:t xml:space="preserve">Definition 9 (Precision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nonzero</w:t>
      </w:r>
      <w:r>
        <w:t xml:space="preserve"> </w:t>
      </w:r>
      <w:hyperlink r:id="rId7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 reciprocal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precision-bernoulli"/>
    <w:p>
      <w:pPr>
        <w:pStyle w:val="FirstParagraph"/>
      </w:pPr>
      <w:r>
        <w:rPr>
          <w:b/>
          <w:bCs/>
        </w:rPr>
        <w:t xml:space="preserve">Example 6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74"/>
    <w:bookmarkEnd w:id="75"/>
    <w:bookmarkStart w:id="110" w:name="information-matrices"/>
    <w:p>
      <w:pPr>
        <w:pStyle w:val="Heading3"/>
      </w:pPr>
      <w:r>
        <w:t xml:space="preserve">1.7 Information matrices</w:t>
      </w:r>
    </w:p>
    <w:bookmarkStart w:id="77" w:name="def-hessian"/>
    <w:p>
      <w:pPr>
        <w:pStyle w:val="FirstParagraph"/>
      </w:pPr>
      <w:r>
        <w:rPr>
          <w:b/>
          <w:bCs/>
        </w:rPr>
        <w:t xml:space="preserve">Definition 10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6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7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8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9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9"/>
    <w:bookmarkStart w:id="80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0"/>
    <w:bookmarkStart w:id="82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1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83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3"/>
    <w:bookmarkStart w:id="84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4"/>
    <w:bookmarkStart w:id="85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7" w:name="def-einf"/>
    <w:p>
      <w:pPr>
        <w:pStyle w:val="BodyText"/>
      </w:pPr>
      <w:r>
        <w:rPr>
          <w:b/>
          <w:bCs/>
        </w:rPr>
        <w:t xml:space="preserve">Definition 11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6" w:name="eq-def-einf"/>
      <w:del w:id="3" w:author="PR Preview" w:date="2026-01-01T00:00:00Z">
        <w:r>
          <w:delTex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delText>
        </w:r>
      </w:del>
      <w:bookmarkEnd w:id="86"/>
    </w:p>
    <w:p>
      <w:pPr>
        <w:pStyle w:val="BodyText"/>
      </w:pPr>
      <w:bookmarkStart w:id="86" w:name="eq-def-einf"/>
      <w:ins w:id="4" w:author="PR Preview" w:date="2026-01-01T00:00:00Z">
        <w:r>
  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  </w:r>
      </w:ins>
      <w:bookmarkEnd w:id="8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7"/>
    <w:bookmarkStart w:id="88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8"/>
    <w:bookmarkStart w:id="90" w:name="def-oinf"/>
    <w:p>
      <w:pPr>
        <w:pStyle w:val="BodyText"/>
      </w:pPr>
      <w:r>
        <w:rPr>
          <w:b/>
          <w:bCs/>
        </w:rPr>
        <w:t xml:space="preserve">Definition 12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9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9"/>
    </w:p>
    <w:bookmarkEnd w:id="90"/>
    <w:bookmarkStart w:id="91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1"/>
    <w:bookmarkStart w:id="92" w:name="exm-information-poisson"/>
    <w:p>
      <w:pPr>
        <w:pStyle w:val="BodyText"/>
      </w:pPr>
      <w:r>
        <w:rPr>
          <w:b/>
          <w:bCs/>
        </w:rPr>
        <w:t xml:space="preserve">Example 7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3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3"/>
    <w:bookmarkStart w:id="94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4"/>
    <w:bookmarkStart w:id="95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96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6"/>
    <w:bookmarkStart w:id="97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del w:id="5" w:author="PR Preview" w:date="2026-01-01T00:00:00Z">
        <w:r>
          <w:delTex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delText>
        </w:r>
      </w:del>
    </w:p>
    <w:p>
      <w:pPr>
        <w:pStyle w:val="BodyText"/>
      </w:pPr>
      <w:ins w:id="6" w:author="PR Preview" w:date="2026-01-01T00:00:00Z">
        <w:r>
  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  </w:r>
      </w:ins>
    </w:p>
    <w:bookmarkEnd w:id="97"/>
    <w:bookmarkStart w:id="98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9"/>
    <w:bookmarkStart w:id="100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del w:id="7" w:author="PR Preview" w:date="2026-01-01T00:00:00Z">
        <w:r>
          <w:delTex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delText>
        </w:r>
      </w:del>
    </w:p>
    <w:p>
      <w:pPr>
        <w:pStyle w:val="BodyText"/>
      </w:pPr>
      <w:ins w:id="8" w:author="PR Preview" w:date="2026-01-01T00:00:00Z">
        <w:r>
  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  </w:r>
      </w:ins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0"/>
    <w:bookmarkStart w:id="101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4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2" w:name="eq-score-mean-zero"/>
      <w:del w:id="9" w:author="PR Preview" w:date="2026-01-01T00:00:00Z">
        <w:r>
          <w:delTex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delText>
        </w:r>
      </w:del>
      <w:bookmarkEnd w:id="102"/>
    </w:p>
    <w:p>
      <w:pPr>
        <w:pStyle w:val="FirstParagraph"/>
      </w:pPr>
      <w:bookmarkStart w:id="103" w:name="eq-information-equality"/>
      <w:del w:id="10" w:author="PR Preview" w:date="2026-01-01T00:00:00Z">
        <w:r>
          <w:delTex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delText>
        </w:r>
      </w:del>
      <w:bookmarkEnd w:id="103"/>
    </w:p>
    <w:p>
      <w:pPr>
        <w:pStyle w:val="BodyText"/>
      </w:pPr>
      <w:bookmarkStart w:id="102" w:name="eq-score-mean-zero"/>
      <w:ins w:id="11" w:author="PR Preview" w:date="2026-01-01T00:00:00Z">
        <w:r>
  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  </w:r>
      </w:ins>
      <w:bookmarkEnd w:id="102"/>
    </w:p>
    <w:p>
      <w:pPr>
        <w:pStyle w:val="FirstParagraph"/>
      </w:pPr>
      <w:bookmarkStart w:id="103" w:name="eq-information-equality"/>
      <w:ins w:id="12" w:author="PR Preview" w:date="2026-01-01T00:00:00Z">
        <w:r>
  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  </w:r>
      </w:ins>
      <w:bookmarkEnd w:id="103"/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5" w:name="exm-information-equality"/>
    <w:p>
      <w:pPr>
        <w:pStyle w:val="FirstParagraph"/>
      </w:pPr>
      <w:r>
        <w:rPr>
          <w:b/>
          <w:bCs/>
        </w:rPr>
        <w:t xml:space="preserve">Example 8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105"/>
    <w:bookmarkStart w:id="106" w:name="exm-information-equality-fails"/>
    <w:p>
      <w:pPr>
        <w:pStyle w:val="BodyText"/>
      </w:pPr>
      <w:r>
        <w:rPr>
          <w:b/>
          <w:bCs/>
        </w:rPr>
        <w:t xml:space="preserve">Example 9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6"/>
    <w:p>
      <w:pPr>
        <w:pStyle w:val="BodyText"/>
      </w:pPr>
      <w:r>
        <w:t xml:space="preserve">These notes write the</w:t>
      </w:r>
      <w:r>
        <w:t xml:space="preserve"> </w:t>
      </w:r>
      <w:hyperlink r:id="rId107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8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9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10"/>
    <w:bookmarkStart w:id="11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2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1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1"/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1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).</w:t>
      </w:r>
    </w:p>
    <w:bookmarkEnd w:id="113"/>
    <w:bookmarkStart w:id="114" w:name="exm-dist-mle-poisson"/>
    <w:p>
      <w:pPr>
        <w:pStyle w:val="BodyText"/>
      </w:pPr>
      <w:r>
        <w:rPr>
          <w:b/>
          <w:bCs/>
        </w:rPr>
        <w:t xml:space="preserve">Example 10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4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15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6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19" w:name="confidence-intervals-for-mles"/>
    <w:p>
      <w:pPr>
        <w:pStyle w:val="Heading4"/>
      </w:pPr>
      <w:r>
        <w:t xml:space="preserve">1.9.1 Confidence intervals for MLEs</w:t>
      </w:r>
    </w:p>
    <w:bookmarkStart w:id="117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9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0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11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12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4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3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2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2"/>
        </w:tc>
      </w:tr>
    </w:tbl>
    <w:bookmarkEnd w:id="233"/>
    <w:bookmarkStart w:id="263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9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4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4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5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6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6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7" w:name="exm-fisher-scoring-poisson"/>
    <w:p>
      <w:pPr>
        <w:pStyle w:val="BodyText"/>
      </w:pPr>
      <w:r>
        <w:rPr>
          <w:b/>
          <w:bCs/>
        </w:rPr>
        <w:t xml:space="preserve">Example 13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7"/>
    <w:bookmarkStart w:id="238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8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9"/>
    <w:bookmarkStart w:id="262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0" w:name="exm-dobson-cyclones-Newton"/>
    <w:p>
      <w:pPr>
        <w:pStyle w:val="FirstParagraph"/>
      </w:pPr>
      <w:r>
        <w:rPr>
          <w:b/>
          <w:bCs/>
        </w:rPr>
        <w:t xml:space="preserve">Example 14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0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4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8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2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6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7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1"/>
        </w:tc>
      </w:tr>
    </w:tbl>
    <w:bookmarkEnd w:id="262"/>
    <w:bookmarkEnd w:id="263"/>
    <w:bookmarkEnd w:id="264"/>
    <w:bookmarkStart w:id="318" w:name="sec-bernoulli-mle"/>
    <w:p>
      <w:pPr>
        <w:pStyle w:val="Heading2"/>
      </w:pPr>
      <w:r>
        <w:t xml:space="preserve">3 Maximum likelihood for a Bernoulli model without covariates</w:t>
      </w:r>
    </w:p>
    <w:bookmarkStart w:id="268" w:name="the-likelihood"/>
    <w:p>
      <w:pPr>
        <w:pStyle w:val="Heading3"/>
      </w:pPr>
      <w:r>
        <w:t xml:space="preserve">3.1 The likelihood</w:t>
      </w:r>
    </w:p>
    <w:bookmarkStart w:id="265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65"/>
    <w:bookmarkStart w:id="266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del w:id="13" w:author="PR Preview" w:date="2026-01-01T00:00:00Z">
        <w:r>
          <w:delTex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delText>
        </w:r>
      </w:del>
    </w:p>
    <w:p>
      <w:pPr>
        <w:pStyle w:val="FirstParagraph"/>
      </w:pPr>
      <w:del w:id="14" w:author="PR Preview" w:date="2026-01-01T00:00:00Z">
        <w:r>
          <w:rPr>
            <w:b/>
            <w:bCs/>
          </w:rPr>
          <w:delText xml:space="preserve">Theorem 16 (Likelihood of binary outcomes with one event probability)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Let</w:delText>
        </w:r>
      </w:del>
      <w:del w:id="1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be mutually independent binary random variables,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each with the same event probability</w:delText>
        </w:r>
      </w:del>
      <w:del w:id="22" w:author="PR Preview" w:date="2026-01-01T00:00:00Z">
        <w:r>
          <w:delText xml:space="preserve"> </w:delText>
        </w:r>
      </w:del>
      <m:oMath>
        <m:r>
          <m:t>π</m:t>
        </m:r>
      </m:oMath>
      <w:del w:id="23" w:author="PR Preview" w:date="2026-01-01T00:00:00Z">
        <w:r>
          <w:delText xml:space="preserve">:</w:delText>
        </w:r>
      </w:del>
      <w:del w:id="2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25" w:author="PR Preview" w:date="2026-01-01T00:00:00Z">
        <w:r>
          <w:delText xml:space="preserve">.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For observed outcomes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$\mathord{\smash[b]{\underset{\raise.3ex\hbox{$\scriptstyle\sim$}}{y}}\vphantom{y}}\stackrel{\text{def}}{=}(y_1, \ldots, y_n)$</w:delText>
        </w:r>
      </w:del>
      <w:del w:id="30" w:author="PR Preview" w:date="2026-01-01T00:00:00Z">
        <w:r>
          <w:delText xml:space="preserve">, with each</w:delText>
        </w:r>
      </w:del>
      <w:del w:id="31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32" w:author="PR Preview" w:date="2026-01-01T00:00:00Z">
        <w:r>
          <w:delText xml:space="preserve">,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the likelihood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$\mathcal{L}(\pi; \mathord{\smash[b]{\underset{\raise.3ex\hbox{$\scriptstyle\sim$}}{y}}\vphantom{y}})$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of</w:delText>
        </w:r>
      </w:del>
      <w:del w:id="39" w:author="PR Preview" w:date="2026-01-01T00:00:00Z">
        <w:r>
          <w:delText xml:space="preserve"> </w:delText>
        </w:r>
      </w:del>
      <m:oMath>
        <m:r>
          <m:t>π</m:t>
        </m:r>
      </m:oMath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depends on the data only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through the number of outcomes equal to 1, which is the sum of the elements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${s_{\mathord{\smash[b]{\underset{\raise.3ex\hbox{$\scriptstyle\sim$}}{y}}\vphantom{y}}}} \stackrel{\text{def}}{=}\sum_{i=1}^ny_i$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of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$\mathord{\smash[b]{\underset{\raise.3ex\hbox{$\scriptstyle\sim$}}{y}}\vphantom{y}}$</w:delText>
        </w:r>
      </w:del>
      <w:del w:id="50" w:author="PR Preview" w:date="2026-01-01T00:00:00Z">
        <w:r>
          <w:delText xml:space="preserve">:</w:delText>
        </w:r>
      </w:del>
    </w:p>
    <w:p>
      <w:pPr>
        <w:pStyle w:val="BodyText"/>
      </w:pPr>
      <w:del w:id="51" w:author="PR Preview" w:date="2026-01-01T00:00:00Z">
        <w:r>
          <w:delTex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delText>
        </w:r>
      </w:del>
    </w:p>
    <w:p>
      <w:pPr>
        <w:pStyle w:val="BodyText"/>
      </w:pPr>
      <w:ins w:id="52" w:author="PR Preview" w:date="2026-01-01T00:00:00Z">
        <w:r>
  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  </w:r>
      </w:ins>
    </w:p>
    <w:bookmarkEnd w:id="266"/>
    <w:bookmarkStart w:id="267" w:name="thm-bernoulli-likelihood-one-group"/>
    <w:p>
      <w:pPr>
        <w:pStyle w:val="FirstParagraph"/>
      </w:pPr>
      <w:ins w:id="53" w:author="PR Preview" w:date="2026-01-01T00:00:00Z">
        <w:r>
          <w:rPr>
            <w:b/>
            <w:bCs/>
          </w:rPr>
          <w:t xml:space="preserve">Theorem 16 (Likelihood of binary outcomes with one event probability)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Let</w:t>
        </w:r>
      </w:ins>
      <w:ins w:id="56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be mutually independent binary random variables,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each with the same event probability</w:t>
        </w:r>
      </w:ins>
      <w:ins w:id="61" w:author="PR Preview" w:date="2026-01-01T00:00:00Z">
        <w:r>
          <w:t xml:space="preserve"> </w:t>
        </w:r>
      </w:ins>
      <m:oMath>
        <m:r>
          <m:t>π</m:t>
        </m:r>
      </m:oMath>
      <w:ins w:id="62" w:author="PR Preview" w:date="2026-01-01T00:00:00Z">
        <w:r>
          <w:t xml:space="preserve">:</w:t>
        </w:r>
      </w:ins>
      <w:ins w:id="63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64" w:author="PR Preview" w:date="2026-01-01T00:00:00Z">
        <w:r>
          <w:t xml:space="preserve">.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For observed outcomes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$\mathord{\smash[b]{\underset{\raise.3ex\hbox{$\scriptstyle\sim$}}{y}}\vphantom{y}}\stackrel{\text{def}}{=}(y_1, \ldots, y_n)$</w:t>
        </w:r>
      </w:ins>
      <w:ins w:id="69" w:author="PR Preview" w:date="2026-01-01T00:00:00Z">
        <w:r>
          <w:t xml:space="preserve">, with each</w:t>
        </w:r>
      </w:ins>
      <w:ins w:id="7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71" w:author="PR Preview" w:date="2026-01-01T00:00:00Z">
        <w:r>
          <w:t xml:space="preserve">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the likelihood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$\mathcal{L}(\pi; \mathord{\smash[b]{\underset{\raise.3ex\hbox{$\scriptstyle\sim$}}{y}}\vphantom{y}})$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of</w:t>
        </w:r>
      </w:ins>
      <w:ins w:id="78" w:author="PR Preview" w:date="2026-01-01T00:00:00Z">
        <w:r>
          <w:t xml:space="preserve"> </w:t>
        </w:r>
      </w:ins>
      <m:oMath>
        <m:r>
          <m:t>π</m:t>
        </m:r>
      </m:oMath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depends on the data only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through the number of events</w:t>
        </w:r>
      </w:ins>
      <w:ins w:id="83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84" w:author="PR Preview" w:date="2026-01-01T00:00:00Z">
        <w:r>
          <w:t xml:space="preserve">:</w:t>
        </w:r>
      </w:ins>
    </w:p>
    <w:p>
      <w:pPr>
        <w:pStyle w:val="BodyText"/>
      </w:pPr>
      <w:ins w:id="85" w:author="PR Preview" w:date="2026-01-01T00:00:00Z">
        <w:r>
          <w:t xml:space="preserve">$$\mathcal{L}(\pi; \mathord{\smash[b]{\underset{\raise.3ex\hbox{$\scriptstyle\sim$}}{y}}\vphantom{y}}) = \pi^{\sum_{i=1}^ny_i} (1 - \pi)^{n - \sum_{i=1}^ny_i}$$</w:t>
        </w:r>
      </w:ins>
    </w:p>
    <w:bookmarkEnd w:id="2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8"/>
    <w:bookmarkStart w:id="277" w:name="log-likelihood-contributions"/>
    <w:p>
      <w:pPr>
        <w:pStyle w:val="Heading3"/>
      </w:pPr>
      <w:r>
        <w:t xml:space="preserve">3.2 Log-likelihood contributions</w:t>
      </w:r>
    </w:p>
    <w:bookmarkStart w:id="270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9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70"/>
    <w:bookmarkStart w:id="271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71"/>
    <w:bookmarkStart w:id="272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74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73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74"/>
    <w:bookmarkStart w:id="275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5"/>
    <w:bookmarkStart w:id="276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3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77"/>
    <w:bookmarkStart w:id="281" w:name="the-log-likelihood-of-the-sample"/>
    <w:p>
      <w:pPr>
        <w:pStyle w:val="Heading3"/>
      </w:pPr>
      <w:r>
        <w:t xml:space="preserve">3.3 The log-likelihood of the sample</w:t>
      </w:r>
    </w:p>
    <w:bookmarkStart w:id="278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8"/>
    <w:bookmarkStart w:id="279" w:name="sol-bernoulli-loglik-one-group"/>
    <w:p>
      <w:pPr>
        <w:pStyle w:val="BodyText"/>
      </w:pPr>
      <w:del w:id="86" w:author="PR Preview" w:date="2026-01-01T00:00:00Z">
        <w:r>
          <w:rPr>
            <w:i/>
            <w:iCs/>
          </w:rPr>
          <w:delText xml:space="preserve">Solution 38</w:delText>
        </w:r>
      </w:del>
      <w:del w:id="87" w:author="PR Preview" w:date="2026-01-01T00:00:00Z">
        <w:r>
          <w:delText xml:space="preserve">. </w:delText>
        </w:r>
      </w:del>
      <w:del w:id="88" w:author="PR Preview" w:date="2026-01-01T00:00:00Z">
        <w:r>
          <w:delText xml:space="preserve">Starting from the</w:delText>
        </w:r>
      </w:del>
      <w:del w:id="89" w:author="PR Preview" w:date="2026-01-01T00:00:00Z">
        <w:r>
          <w:delText xml:space="preserve"> </w:delText>
        </w:r>
      </w:del>
      <w:hyperlink w:anchor="def-lik">
        <w:del w:id="90" w:author="PR Preview" w:date="2026-01-01T00:00:00Z">
          <w:r>
            <w:rPr>
              <w:rStyle w:val="Hyperlink"/>
            </w:rPr>
            <w:delText xml:space="preserve">likelihood</w:delText>
          </w:r>
        </w:del>
      </w:hyperlink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in</w:delText>
        </w:r>
      </w:del>
      <w:del w:id="93" w:author="PR Preview" w:date="2026-01-01T00:00:00Z">
        <w:r>
          <w:delText xml:space="preserve"> </w:delText>
        </w:r>
      </w:del>
      <w:hyperlink w:anchor="thm-bernoulli-likelihood-one-group">
        <w:del w:id="94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95" w:author="PR Preview" w:date="2026-01-01T00:00:00Z">
        <w:r>
          <w:delText xml:space="preserve">,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where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${s_{\mathord{\smash[b]{\underset{\raise.3ex\hbox{$\scriptstyle\sim$}}{y}}\vphantom{y}}}} \stackrel{\text{def}}{=}\sum_{i=1}^ny_i$</w:delText>
        </w:r>
      </w:del>
      <w:del w:id="100" w:author="PR Preview" w:date="2026-01-01T00:00:00Z">
        <w:r>
          <w:delText xml:space="preserve">:</w:delText>
        </w:r>
      </w:del>
    </w:p>
    <w:p>
      <w:pPr>
        <w:pStyle w:val="BodyText"/>
      </w:pPr>
      <w:del w:id="101" w:author="PR Preview" w:date="2026-01-01T00:00:00Z">
        <w:r>
          <w:delTex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delText>
        </w:r>
      </w:del>
    </w:p>
    <w:p>
      <w:pPr>
        <w:pStyle w:val="BodyText"/>
      </w:pPr>
      <w:ins w:id="102" w:author="PR Preview" w:date="2026-01-01T00:00:00Z">
        <w:r>
          <w:rPr>
            <w:i/>
            <w:iCs/>
          </w:rPr>
          <w:t xml:space="preserve">Solution 38</w:t>
        </w:r>
      </w:ins>
      <w:ins w:id="103" w:author="PR Preview" w:date="2026-01-01T00:00:00Z">
        <w:r>
          <w:t xml:space="preserve">. </w:t>
        </w:r>
      </w:ins>
      <w:ins w:id="104" w:author="PR Preview" w:date="2026-01-01T00:00:00Z">
        <w:r>
          <w:t xml:space="preserve">Starting from the likelihood in</w:t>
        </w:r>
      </w:ins>
      <w:ins w:id="105" w:author="PR Preview" w:date="2026-01-01T00:00:00Z">
        <w:r>
          <w:t xml:space="preserve"> </w:t>
        </w:r>
      </w:ins>
      <w:hyperlink w:anchor="thm-bernoulli-likelihood-one-group">
        <w:ins w:id="106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107" w:author="PR Preview" w:date="2026-01-01T00:00:00Z">
        <w:r>
          <w:t xml:space="preserve">:</w:t>
        </w:r>
      </w:ins>
    </w:p>
    <w:p>
      <w:pPr>
        <w:pStyle w:val="BodyText"/>
      </w:pPr>
      <w:ins w:id="108" w:author="PR Preview" w:date="2026-01-01T00:00:00Z">
        <w:r>
  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\eta+ n {\operatorname{log}\mathopen{}\left\{1 - \pi\right\}\mathclose{}}
    &amp;&amp; \text{(definition of $\eta\stackrel{\text{def}}{=}\operatorname{logit}(\pi)$)}
    \end{aligned}
    $$</w:t>
        </w:r>
      </w:ins>
    </w:p>
    <w:bookmarkEnd w:id="279"/>
    <w:bookmarkStart w:id="280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73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del w:id="109" w:author="PR Preview" w:date="2026-01-01T00:00:00Z">
        <w:r>
          <w:delTex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delText>
        </w:r>
      </w:del>
    </w:p>
    <w:p>
      <w:pPr>
        <w:pStyle w:val="BodyText"/>
      </w:pPr>
      <w:ins w:id="110" w:author="PR Preview" w:date="2026-01-01T00:00:00Z">
        <w:r>
          <w:t xml:space="preserve">$$\ell(\pi; \mathord{\smash[b]{\underset{\raise.3ex\hbox{$\scriptstyle\sim$}}{y}}\vphantom{y}}) = \mathopen{}\left(\sum_{i=1}^ny_i\right)\mathclose{} \eta+ n {\operatorname{log}\mathopen{}\left\{1 - \pi\right\}\mathclose{}}$$</w:t>
        </w:r>
      </w:ins>
    </w:p>
    <w:bookmarkEnd w:id="2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81"/>
    <w:bookmarkStart w:id="286" w:name="the-score-of-one-observation"/>
    <w:p>
      <w:pPr>
        <w:pStyle w:val="Heading3"/>
      </w:pPr>
      <w:r>
        <w:t xml:space="preserve">3.4 The score of one observation</w:t>
      </w:r>
    </w:p>
    <w:bookmarkStart w:id="283" w:name="exr-derive-bernoulli-score"/>
    <w:p>
      <w:pPr>
        <w:pStyle w:val="FirstParagraph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82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observed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283"/>
    <w:bookmarkStart w:id="284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4"/>
    <w:bookmarkStart w:id="285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82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18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6"/>
    <w:bookmarkStart w:id="290" w:name="score-contributions"/>
    <w:p>
      <w:pPr>
        <w:pStyle w:val="Heading3"/>
      </w:pPr>
      <w:r>
        <w:t xml:space="preserve">3.5 Score contributions</w:t>
      </w:r>
    </w:p>
    <w:bookmarkStart w:id="287" w:name="exr-bernoulli-score-contribution"/>
    <w:p>
      <w:pPr>
        <w:pStyle w:val="FirstParagraph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82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7"/>
    <w:bookmarkStart w:id="288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is its numerator times the reciprocal of its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8"/>
    <w:bookmarkStart w:id="289" w:name="thm-bernoulli-score-contribution"/>
    <w:p>
      <w:pPr>
        <w:pStyle w:val="FirstParagraph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82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hyperlink r:id="rId57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90"/>
    <w:bookmarkStart w:id="296" w:name="the-score-function-of-the-sample"/>
    <w:p>
      <w:pPr>
        <w:pStyle w:val="Heading3"/>
      </w:pPr>
      <w:r>
        <w:t xml:space="preserve">3.6 The score function of the sample</w:t>
      </w:r>
    </w:p>
    <w:bookmarkStart w:id="293" w:name="exr-bernoulli-score-sum"/>
    <w:p>
      <w:pPr>
        <w:pStyle w:val="FirstParagraph"/>
      </w:pPr>
      <w:r>
        <w:rPr>
          <w:b/>
          <w:bCs/>
        </w:rPr>
        <w:t xml:space="preserve">Exercise 41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9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outcomes.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2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contributions.</w:t>
      </w:r>
    </w:p>
    <w:bookmarkEnd w:id="293"/>
    <w:bookmarkStart w:id="294" w:name="sol-bernoulli-score-sum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del w:id="111" w:author="PR Preview" w:date="2026-01-01T00:00:00Z">
        <w:r>
          <w:delText xml:space="preserve">$$
    \begin{aligned}
    \ell'(\pi)
    &amp;= \sum_{i=1}^n\ell'_i(\pi)
    &amp;&amp; \text{(score of an independent sample is the sum of the score contributions)}\\
    &amp;= \sum_{i=1}^n\tau\delta_i
    &amp;&amp; \text{(score contribution of a binary outcome)}\\
    &amp;= \tau\sum_{i=1}^n\delta_i
    &amp;&amp; \text{($\tau$ is the same for every $i$)}\\
    &amp;= \tau\sum_{i=1}^n(y_i- \pi)
    &amp;&amp; \text{(definition of $\delta_i$)}\\
    &amp;= \tau\mathopen{}\left(\sum_{i=1}^ny_i- \sum_{i=1}^n\pi\right)\mathclose{}
    &amp;&amp; \text{(split the sum)}\\
    &amp;= \tau\mathopen{}\left({s_{\mathord{\smash[b]{\underset{\raise.3ex\hbox{$\scriptstyle\sim$}}{y}}\vphantom{y}}}}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\tau\mathopen{}\left({s_{\mathord{\smash[b]{\underset{\raise.3ex\hbox{$\scriptstyle\sim$}}{y}}\vphantom{y}}}} - n \pi\right)\mathclose{}
    &amp;&amp; \text{($\textstyle\sum_{i=1}^n\pi= n \pi$)}\\
    &amp;= \tau\mathopen{}\left(n \bar{y}- n \pi\right)\mathclose{}
    &amp;&amp; \text{(${s_{\mathord{\smash[b]{\underset{\raise.3ex\hbox{$\scriptstyle\sim$}}{y}}\vphantom{y}}}} = n \bar{y}$)}\\
    &amp;= n \tau(\bar{y}- \pi)
    &amp;&amp; \text{(factor out $n$)}
    \end{aligned}
    $$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π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4"/>
    <w:bookmarkStart w:id="295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9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6"/>
    <w:bookmarkStart w:id="300" w:name="solving-the-score-equation-1"/>
    <w:p>
      <w:pPr>
        <w:pStyle w:val="Heading3"/>
      </w:pPr>
      <w:r>
        <w:t xml:space="preserve">3.7 Solving the score equation</w:t>
      </w:r>
    </w:p>
    <w:bookmarkStart w:id="297" w:name="exr-bernoulli-score-equation"/>
    <w:p>
      <w:pPr>
        <w:pStyle w:val="FirstParagraph"/>
      </w:pPr>
      <w:r>
        <w:rPr>
          <w:b/>
          <w:bCs/>
        </w:rPr>
        <w:t xml:space="preserve">Exercise 42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2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7"/>
    <w:bookmarkStart w:id="298" w:name="sol-bernoulli-score-equ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8"/>
    <w:bookmarkStart w:id="299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300"/>
    <w:bookmarkStart w:id="304" w:name="hessian-contributions"/>
    <w:p>
      <w:pPr>
        <w:pStyle w:val="Heading3"/>
      </w:pPr>
      <w:r>
        <w:t xml:space="preserve">3.8 Hessian contributions</w:t>
      </w:r>
    </w:p>
    <w:bookmarkStart w:id="301" w:name="exr-bernoulli-hessian-contribution"/>
    <w:p>
      <w:pPr>
        <w:pStyle w:val="FirstParagraph"/>
      </w:pPr>
      <w:r>
        <w:rPr>
          <w:b/>
          <w:bCs/>
        </w:rPr>
        <w:t xml:space="preserve">Exercise 43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1"/>
    <w:bookmarkStart w:id="302" w:name="sol-bernoulli-hessian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2"/>
    <w:bookmarkStart w:id="303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04"/>
    <w:bookmarkStart w:id="308" w:name="the-hessian-of-the-sample"/>
    <w:p>
      <w:pPr>
        <w:pStyle w:val="Heading3"/>
      </w:pPr>
      <w:r>
        <w:t xml:space="preserve">3.9 The Hessian of the sample</w:t>
      </w:r>
    </w:p>
    <w:bookmarkStart w:id="305" w:name="exr-bernoulli-hessian-sum"/>
    <w:p>
      <w:pPr>
        <w:pStyle w:val="FirstParagraph"/>
      </w:pPr>
      <w:r>
        <w:rPr>
          <w:b/>
          <w:bCs/>
        </w:rPr>
        <w:t xml:space="preserve">Exercise 44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2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05"/>
    <w:bookmarkStart w:id="306" w:name="sol-bernoulli-hessian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w:del w:id="112" w:author="PR Preview" w:date="2026-01-01T00:00:00Z">
        <w:r>
          <w:delTex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\text{(split the sum;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\bar{y}}{{\mathopen{}\left(\pi\right)\mathclose{}}^{2}} - \frac{1}{{\mathopen{}\left(1 - \pi\right)\mathclose{}}^{2}} \mathopen{}\left(n - n \bar{y}\right)\mathclose{}
    &amp;&amp; \text{(${s_{\mathord{\smash[b]{\underset{\raise.3ex\hbox{$\scriptstyle\sim$}}{y}}\vphantom{y}}}} = n \bar{y}$ and $\textstyle\sum_{i=1}^n1 = n$)}\\
    &amp;= -\frac{n \bar{y}}{{\mathopen{}\left(\pi\right)\mathclose{}}^{2}} - \frac{n (1 - \bar{y})}{{\mathopen{}\left(1 - \pi\right)\mathclose{}}^{2}}
    &amp;&amp; \text{(factor out $n$)}\\
    &amp;= -n \mathopen{}\left(\frac{\bar{y}}{{\mathopen{}\left(\pi\right)\mathclose{}}^{2}} + \frac{1 - \bar{y}}{{\mathopen{}\left(1 - \pi\right)\mathclose{}}^{2}}\right)\mathclose{}
    &amp;&amp; \text{(factor out $-n$)}
    \end{aligned}
    $$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derivative of a sum is the sum of the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the denominators do not depend on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6"/>
    <w:bookmarkStart w:id="307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9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08"/>
    <w:bookmarkStart w:id="312" w:name="Xe6f0330750786d17cdc249e2ac3930030794e59"/>
    <w:p>
      <w:pPr>
        <w:pStyle w:val="Heading3"/>
      </w:pPr>
      <w:r>
        <w:t xml:space="preserve">3.10 Checking that the Hessian is negative definite</w:t>
      </w:r>
    </w:p>
    <w:bookmarkStart w:id="309" w:name="exr-bernoulli-hessian-nd"/>
    <w:p>
      <w:pPr>
        <w:pStyle w:val="FirstParagraph"/>
      </w:pPr>
      <w:r>
        <w:rPr>
          <w:b/>
          <w:bCs/>
        </w:rPr>
        <w:t xml:space="preserve">Exercise 45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09"/>
    <w:bookmarkStart w:id="310" w:name="sol-bernoulli-hessian-nd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0"/>
    <w:bookmarkStart w:id="311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12"/>
    <w:bookmarkStart w:id="317" w:name="the-maximum-likelihood-estimate-1"/>
    <w:p>
      <w:pPr>
        <w:pStyle w:val="Heading3"/>
      </w:pPr>
      <w:r>
        <w:t xml:space="preserve">3.11 The maximum likelihood estimate</w:t>
      </w:r>
    </w:p>
    <w:bookmarkStart w:id="313" w:name="exr-bernoulli-mle"/>
    <w:p>
      <w:pPr>
        <w:pStyle w:val="FirstParagraph"/>
      </w:pPr>
      <w:r>
        <w:rPr>
          <w:b/>
          <w:bCs/>
        </w:rPr>
        <w:t xml:space="preserve">Exercise 46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13"/>
    <w:bookmarkStart w:id="315" w:name="sol-bernoulli-mle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5"/>
    <w:bookmarkStart w:id="316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17"/>
    <w:bookmarkEnd w:id="318"/>
    <w:bookmarkStart w:id="330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9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7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82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9"/>
    <w:bookmarkStart w:id="320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20"/>
    <w:bookmarkStart w:id="324" w:name="sec-gaussian-mle-sigma"/>
    <w:p>
      <w:pPr>
        <w:pStyle w:val="Heading3"/>
      </w:pPr>
      <w:r>
        <w:t xml:space="preserve">4.3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21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1"/>
    <w:bookmarkStart w:id="323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2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23"/>
    <w:bookmarkEnd w:id="324"/>
    <w:bookmarkStart w:id="325" w:name="second-derivatives"/>
    <w:p>
      <w:pPr>
        <w:pStyle w:val="Heading3"/>
      </w:pPr>
      <w:r>
        <w:t xml:space="preserve">4.4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25"/>
    <w:bookmarkStart w:id="326" w:name="sec-covariance-matrix"/>
    <w:p>
      <w:pPr>
        <w:pStyle w:val="Heading3"/>
      </w:pPr>
      <w:r>
        <w:t xml:space="preserve">4.5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26"/>
    <w:bookmarkStart w:id="329" w:name="the-profile-log-likelihood"/>
    <w:p>
      <w:pPr>
        <w:pStyle w:val="Heading3"/>
      </w:pPr>
      <w:r>
        <w:t xml:space="preserve">4.6 The profile log-likelihood</w:t>
      </w:r>
    </w:p>
    <w:bookmarkStart w:id="327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27"/>
    <w:bookmarkStart w:id="328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28"/>
    <w:bookmarkEnd w:id="329"/>
    <w:bookmarkEnd w:id="330"/>
    <w:bookmarkStart w:id="376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36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1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31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35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36"/>
    <w:bookmarkStart w:id="341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40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41"/>
    <w:bookmarkStart w:id="360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0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5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9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0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9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4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5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8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5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9"/>
    <w:bookmarkEnd w:id="360"/>
    <w:bookmarkStart w:id="362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61"/>
        </w:tc>
      </w:tr>
    </w:tbl>
    <w:bookmarkEnd w:id="362"/>
    <w:bookmarkStart w:id="367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66"/>
        </w:tc>
      </w:tr>
    </w:tbl>
    <w:bookmarkEnd w:id="367"/>
    <w:bookmarkStart w:id="374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68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8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2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72"/>
        </w:tc>
      </w:tr>
    </w:tbl>
    <w:bookmarkStart w:id="373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73"/>
    <w:bookmarkEnd w:id="374"/>
    <w:bookmarkStart w:id="375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9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9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9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9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75"/>
    <w:bookmarkEnd w:id="376"/>
    <w:bookmarkStart w:id="387" w:name="sec-mle-practice"/>
    <w:p>
      <w:pPr>
        <w:pStyle w:val="Heading2"/>
      </w:pPr>
      <w:r>
        <w:t xml:space="preserve">6 Practice exercises</w:t>
      </w:r>
    </w:p>
    <w:bookmarkStart w:id="377" w:name="exr-prac-binom-lik"/>
    <w:p>
      <w:pPr>
        <w:pStyle w:val="FirstParagraph"/>
      </w:pPr>
      <w:r>
        <w:rPr>
          <w:b/>
          <w:bCs/>
        </w:rPr>
        <w:t xml:space="preserve">Exercise 47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77"/>
    <w:bookmarkStart w:id="378" w:name="sol-prac-binom-lik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78"/>
    <w:bookmarkStart w:id="379" w:name="exr-prac-gauss-iid-lik"/>
    <w:p>
      <w:pPr>
        <w:pStyle w:val="BodyText"/>
      </w:pPr>
      <w:r>
        <w:rPr>
          <w:b/>
          <w:bCs/>
        </w:rPr>
        <w:t xml:space="preserve">Exercise 48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79"/>
    <w:bookmarkStart w:id="380" w:name="sol-prac-gauss-iid-lik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80"/>
    <w:bookmarkStart w:id="381" w:name="exr-prac-score-zero"/>
    <w:p>
      <w:pPr>
        <w:pStyle w:val="BodyText"/>
      </w:pPr>
      <w:r>
        <w:rPr>
          <w:b/>
          <w:bCs/>
        </w:rPr>
        <w:t xml:space="preserve">Exercise 49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81"/>
    <w:bookmarkStart w:id="382" w:name="sol-prac-score-zero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82"/>
    <w:bookmarkStart w:id="383" w:name="exr-prac-mle-se"/>
    <w:p>
      <w:pPr>
        <w:pStyle w:val="BodyText"/>
      </w:pPr>
      <w:r>
        <w:rPr>
          <w:b/>
          <w:bCs/>
        </w:rPr>
        <w:t xml:space="preserve">Exercise 50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83"/>
    <w:bookmarkStart w:id="384" w:name="sol-prac-mle-se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84"/>
    <w:bookmarkStart w:id="385" w:name="exr-prac-exp-mle"/>
    <w:p>
      <w:pPr>
        <w:pStyle w:val="FirstParagraph"/>
      </w:pPr>
      <w:r>
        <w:rPr>
          <w:b/>
          <w:bCs/>
        </w:rPr>
        <w:t xml:space="preserve">Exercise 51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85"/>
    <w:bookmarkStart w:id="386" w:name="sol-prac-exp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86"/>
    <w:bookmarkEnd w:id="387"/>
    <w:bookmarkStart w:id="435" w:name="references"/>
    <w:p>
      <w:pPr>
        <w:pStyle w:val="Heading2"/>
      </w:pPr>
      <w:r>
        <w:t xml:space="preserve">References</w:t>
      </w:r>
    </w:p>
    <w:bookmarkStart w:id="434" w:name="refs"/>
    <w:bookmarkStart w:id="389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89"/>
    <w:bookmarkStart w:id="391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90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91"/>
    <w:bookmarkStart w:id="393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9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93"/>
    <w:bookmarkStart w:id="395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https://en.wikipedia.org/wiki/Likelihood_function</w:t>
        </w:r>
      </w:hyperlink>
    </w:p>
    <w:bookmarkEnd w:id="395"/>
    <w:bookmarkStart w:id="397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https://en.wikipedia.org/wiki/Maximum_likelihood_estimation</w:t>
        </w:r>
      </w:hyperlink>
    </w:p>
    <w:bookmarkEnd w:id="397"/>
    <w:bookmarkStart w:id="399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9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99"/>
    <w:bookmarkStart w:id="400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00"/>
    <w:bookmarkStart w:id="401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1"/>
    <w:bookmarkStart w:id="403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https://en.wikipedia.org/wiki/Critical_point_%28mathematics%29</w:t>
        </w:r>
      </w:hyperlink>
    </w:p>
    <w:bookmarkEnd w:id="403"/>
    <w:bookmarkStart w:id="405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https://en.wikipedia.org/wiki/Informant_function</w:t>
        </w:r>
      </w:hyperlink>
    </w:p>
    <w:bookmarkEnd w:id="405"/>
    <w:bookmarkStart w:id="407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https://en.wikipedia.org/wiki/Hessian_matrix</w:t>
        </w:r>
      </w:hyperlink>
    </w:p>
    <w:bookmarkEnd w:id="407"/>
    <w:bookmarkStart w:id="409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https://en.wikipedia.org/wiki/Fisher_information</w:t>
        </w:r>
      </w:hyperlink>
    </w:p>
    <w:bookmarkEnd w:id="409"/>
    <w:bookmarkStart w:id="411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0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11"/>
    <w:bookmarkStart w:id="413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12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13"/>
    <w:bookmarkStart w:id="415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14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15"/>
    <w:bookmarkStart w:id="417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https://en.wikipedia.org/wiki/Wald_test</w:t>
        </w:r>
      </w:hyperlink>
    </w:p>
    <w:bookmarkEnd w:id="417"/>
    <w:bookmarkStart w:id="419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https://en.wikipedia.org/wiki/Likelihood-ratio_test</w:t>
        </w:r>
      </w:hyperlink>
    </w:p>
    <w:bookmarkEnd w:id="419"/>
    <w:bookmarkStart w:id="421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https://en.wikipedia.org/wiki/Wilks%27_theorem</w:t>
        </w:r>
      </w:hyperlink>
    </w:p>
    <w:bookmarkEnd w:id="421"/>
    <w:bookmarkStart w:id="423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22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23"/>
    <w:bookmarkStart w:id="425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https://en.wikipedia.org/wiki/Prediction_interval</w:t>
        </w:r>
      </w:hyperlink>
    </w:p>
    <w:bookmarkEnd w:id="425"/>
    <w:bookmarkStart w:id="427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26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27"/>
    <w:bookmarkStart w:id="429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2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29"/>
    <w:bookmarkStart w:id="431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0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31"/>
    <w:bookmarkStart w:id="433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32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33"/>
    <w:bookmarkEnd w:id="434"/>
    <w:bookmarkEnd w:id="4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8" Type="http://schemas.openxmlformats.org/officeDocument/2006/relationships/image" Target="media/rId208.png"/><Relationship Id="rId224" Type="http://schemas.openxmlformats.org/officeDocument/2006/relationships/image" Target="media/rId224.png"/><Relationship Id="rId229" Type="http://schemas.openxmlformats.org/officeDocument/2006/relationships/image" Target="media/rId229.png"/><Relationship Id="rId241" Type="http://schemas.openxmlformats.org/officeDocument/2006/relationships/image" Target="media/rId241.png"/><Relationship Id="rId245" Type="http://schemas.openxmlformats.org/officeDocument/2006/relationships/image" Target="media/rId245.png"/><Relationship Id="rId249" Type="http://schemas.openxmlformats.org/officeDocument/2006/relationships/image" Target="media/rId249.png"/><Relationship Id="rId253" Type="http://schemas.openxmlformats.org/officeDocument/2006/relationships/image" Target="media/rId253.png"/><Relationship Id="rId258" Type="http://schemas.openxmlformats.org/officeDocument/2006/relationships/image" Target="media/rId258.png"/><Relationship Id="rId332" Type="http://schemas.openxmlformats.org/officeDocument/2006/relationships/image" Target="media/rId332.png"/><Relationship Id="rId337" Type="http://schemas.openxmlformats.org/officeDocument/2006/relationships/image" Target="media/rId337.png"/><Relationship Id="rId342" Type="http://schemas.openxmlformats.org/officeDocument/2006/relationships/image" Target="media/rId342.png"/><Relationship Id="rId346" Type="http://schemas.openxmlformats.org/officeDocument/2006/relationships/image" Target="media/rId346.png"/><Relationship Id="rId351" Type="http://schemas.openxmlformats.org/officeDocument/2006/relationships/image" Target="media/rId351.png"/><Relationship Id="rId355" Type="http://schemas.openxmlformats.org/officeDocument/2006/relationships/image" Target="media/rId355.png"/><Relationship Id="rId363" Type="http://schemas.openxmlformats.org/officeDocument/2006/relationships/image" Target="media/rId363.png"/><Relationship Id="rId369" Type="http://schemas.openxmlformats.org/officeDocument/2006/relationships/image" Target="media/rId369.png"/><Relationship Id="rId154" Type="http://schemas.openxmlformats.org/officeDocument/2006/relationships/image" Target="media/rId154.png"/><Relationship Id="rId158" Type="http://schemas.openxmlformats.org/officeDocument/2006/relationships/image" Target="media/rId158.png"/><Relationship Id="rId181" Type="http://schemas.openxmlformats.org/officeDocument/2006/relationships/image" Target="media/rId181.png"/><Relationship Id="rId189" Type="http://schemas.openxmlformats.org/officeDocument/2006/relationships/image" Target="media/rId189.png"/><Relationship Id="rId198" Type="http://schemas.openxmlformats.org/officeDocument/2006/relationships/image" Target="media/rId198.png"/><Relationship Id="rId164" Type="http://schemas.openxmlformats.org/officeDocument/2006/relationships/hyperlink" Target="estimation.qmd#def-estimand" TargetMode="External"/><Relationship Id="rId322" Type="http://schemas.openxmlformats.org/officeDocument/2006/relationships/hyperlink" Target="estimation.qmd#exm-biased-variance-mle" TargetMode="External"/><Relationship Id="rId292" Type="http://schemas.openxmlformats.org/officeDocument/2006/relationships/hyperlink" Target="exploratory-descriptive.qmd#def-sample" TargetMode="External"/><Relationship Id="rId291" Type="http://schemas.openxmlformats.org/officeDocument/2006/relationships/hyperlink" Target="exploratory-descriptive.qmd#def-sample-mean" TargetMode="External"/><Relationship Id="rId426" Type="http://schemas.openxmlformats.org/officeDocument/2006/relationships/hyperlink" Target="https://doi.org/10.1001/jama.280.7.605" TargetMode="External"/><Relationship Id="rId390" Type="http://schemas.openxmlformats.org/officeDocument/2006/relationships/hyperlink" Target="https://doi.org/10.1002/9780470191613" TargetMode="External"/><Relationship Id="rId428" Type="http://schemas.openxmlformats.org/officeDocument/2006/relationships/hyperlink" Target="https://doi.org/10.1007/978-1-4614-1353-0" TargetMode="External"/><Relationship Id="rId410" Type="http://schemas.openxmlformats.org/officeDocument/2006/relationships/hyperlink" Target="https://doi.org/10.1007/b98855" TargetMode="External"/><Relationship Id="rId412" Type="http://schemas.openxmlformats.org/officeDocument/2006/relationships/hyperlink" Target="https://doi.org/10.1016/S1573-4412(05)80005-4" TargetMode="External"/><Relationship Id="rId414" Type="http://schemas.openxmlformats.org/officeDocument/2006/relationships/hyperlink" Target="https://doi.org/10.1093/biomet/65.3.457" TargetMode="External"/><Relationship Id="rId430" Type="http://schemas.openxmlformats.org/officeDocument/2006/relationships/hyperlink" Target="https://doi.org/10.1198/000313001300339897" TargetMode="External"/><Relationship Id="rId388" Type="http://schemas.openxmlformats.org/officeDocument/2006/relationships/hyperlink" Target="https://doi.org/10.1201/9781315182780" TargetMode="External"/><Relationship Id="rId422" Type="http://schemas.openxmlformats.org/officeDocument/2006/relationships/hyperlink" Target="https://doi.org/10.1214/aoms/1177732360" TargetMode="External"/><Relationship Id="rId402" Type="http://schemas.openxmlformats.org/officeDocument/2006/relationships/hyperlink" Target="https://en.wikipedia.org/wiki/Critical_point_%28mathematics%29" TargetMode="External"/><Relationship Id="rId68" Type="http://schemas.openxmlformats.org/officeDocument/2006/relationships/hyperlink" Target="https://en.wikipedia.org/wiki/Exponential_family" TargetMode="External"/><Relationship Id="rId408" Type="http://schemas.openxmlformats.org/officeDocument/2006/relationships/hyperlink" Target="https://en.wikipedia.org/wiki/Fisher_information" TargetMode="External"/><Relationship Id="rId406" Type="http://schemas.openxmlformats.org/officeDocument/2006/relationships/hyperlink" Target="https://en.wikipedia.org/wiki/Hessian_matrix" TargetMode="External"/><Relationship Id="rId404" Type="http://schemas.openxmlformats.org/officeDocument/2006/relationships/hyperlink" Target="https://en.wikipedia.org/wiki/Informant_function" TargetMode="External"/><Relationship Id="rId418" Type="http://schemas.openxmlformats.org/officeDocument/2006/relationships/hyperlink" Target="https://en.wikipedia.org/wiki/Likelihood-ratio_test" TargetMode="External"/><Relationship Id="rId394" Type="http://schemas.openxmlformats.org/officeDocument/2006/relationships/hyperlink" Target="https://en.wikipedia.org/wiki/Likelihood_function" TargetMode="External"/><Relationship Id="rId396" Type="http://schemas.openxmlformats.org/officeDocument/2006/relationships/hyperlink" Target="https://en.wikipedia.org/wiki/Maximum_likelihood_estimation" TargetMode="External"/><Relationship Id="rId78" Type="http://schemas.openxmlformats.org/officeDocument/2006/relationships/hyperlink" Target="https://en.wikipedia.org/wiki/Otto_Hesse" TargetMode="External"/><Relationship Id="rId424" Type="http://schemas.openxmlformats.org/officeDocument/2006/relationships/hyperlink" Target="https://en.wikipedia.org/wiki/Prediction_interval" TargetMode="External"/><Relationship Id="rId235" Type="http://schemas.openxmlformats.org/officeDocument/2006/relationships/hyperlink" Target="https://en.wikipedia.org/wiki/Taylor%27s_theorem" TargetMode="External"/><Relationship Id="rId416" Type="http://schemas.openxmlformats.org/officeDocument/2006/relationships/hyperlink" Target="https://en.wikipedia.org/wiki/Wald_test" TargetMode="External"/><Relationship Id="rId420" Type="http://schemas.openxmlformats.org/officeDocument/2006/relationships/hyperlink" Target="https://en.wikipedia.org/wiki/Wilks%27_theorem" TargetMode="External"/><Relationship Id="rId109" Type="http://schemas.openxmlformats.org/officeDocument/2006/relationships/hyperlink" Target="https://morrison-lab.github.io/macros/notation-across-sources.html#sec-notation-information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314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pds/independence.html#def-indpt" TargetMode="External"/><Relationship Id="rId56" Type="http://schemas.openxmlformats.org/officeDocument/2006/relationships/hyperlink" Target="https://morrison-lab.github.io/pds/probability-basics.html#def-event" TargetMode="External"/><Relationship Id="rId273" Type="http://schemas.openxmlformats.org/officeDocument/2006/relationships/hyperlink" Target="https://morrison-lab.github.io/pds/probability-basics.html#def-odds" TargetMode="External"/><Relationship Id="rId57" Type="http://schemas.openxmlformats.org/officeDocument/2006/relationships/hyperlink" Target="https://morrison-lab.github.io/pds/probability-basics.html#def-probability" TargetMode="External"/><Relationship Id="rId282" Type="http://schemas.openxmlformats.org/officeDocument/2006/relationships/hyperlink" Target="https://morrison-lab.github.io/pds/variance-covariance.html#def-deviation-pop-mean" TargetMode="External"/><Relationship Id="rId72" Type="http://schemas.openxmlformats.org/officeDocument/2006/relationships/hyperlink" Target="https://morrison-lab.github.io/pds/variance-covariance.html#def-variance" TargetMode="External"/><Relationship Id="rId139" Type="http://schemas.openxmlformats.org/officeDocument/2006/relationships/hyperlink" Target="https://online.stat.psu.edu/stat504/Lesson02" TargetMode="External"/><Relationship Id="rId432" Type="http://schemas.openxmlformats.org/officeDocument/2006/relationships/hyperlink" Target="https://www.cengage.com/c/applied-regression-analysis-and-other-multivariable-methods-5e-kleinbaum/9781285051086/" TargetMode="External"/><Relationship Id="rId392" Type="http://schemas.openxmlformats.org/officeDocument/2006/relationships/hyperlink" Target="https://www.cengage.com/c/statistical-inference-2e-casella-berger/9780534243128/" TargetMode="External"/><Relationship Id="rId398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8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20" Type="http://schemas.openxmlformats.org/officeDocument/2006/relationships/hyperlink" Target="inference.qmd#def-test-statistic" TargetMode="External"/><Relationship Id="rId142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einf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107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269" Type="http://schemas.openxmlformats.org/officeDocument/2006/relationships/hyperlink" Target="model-validation.qmd#def-covariate" TargetMode="External"/><Relationship Id="rId146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4" Type="http://schemas.openxmlformats.org/officeDocument/2006/relationships/hyperlink" Target="estimation.qmd#def-estimand" TargetMode="External"/><Relationship Id="rId322" Type="http://schemas.openxmlformats.org/officeDocument/2006/relationships/hyperlink" Target="estimation.qmd#exm-biased-variance-mle" TargetMode="External"/><Relationship Id="rId292" Type="http://schemas.openxmlformats.org/officeDocument/2006/relationships/hyperlink" Target="exploratory-descriptive.qmd#def-sample" TargetMode="External"/><Relationship Id="rId291" Type="http://schemas.openxmlformats.org/officeDocument/2006/relationships/hyperlink" Target="exploratory-descriptive.qmd#def-sample-mean" TargetMode="External"/><Relationship Id="rId426" Type="http://schemas.openxmlformats.org/officeDocument/2006/relationships/hyperlink" Target="https://doi.org/10.1001/jama.280.7.605" TargetMode="External"/><Relationship Id="rId390" Type="http://schemas.openxmlformats.org/officeDocument/2006/relationships/hyperlink" Target="https://doi.org/10.1002/9780470191613" TargetMode="External"/><Relationship Id="rId428" Type="http://schemas.openxmlformats.org/officeDocument/2006/relationships/hyperlink" Target="https://doi.org/10.1007/978-1-4614-1353-0" TargetMode="External"/><Relationship Id="rId410" Type="http://schemas.openxmlformats.org/officeDocument/2006/relationships/hyperlink" Target="https://doi.org/10.1007/b98855" TargetMode="External"/><Relationship Id="rId412" Type="http://schemas.openxmlformats.org/officeDocument/2006/relationships/hyperlink" Target="https://doi.org/10.1016/S1573-4412(05)80005-4" TargetMode="External"/><Relationship Id="rId414" Type="http://schemas.openxmlformats.org/officeDocument/2006/relationships/hyperlink" Target="https://doi.org/10.1093/biomet/65.3.457" TargetMode="External"/><Relationship Id="rId430" Type="http://schemas.openxmlformats.org/officeDocument/2006/relationships/hyperlink" Target="https://doi.org/10.1198/000313001300339897" TargetMode="External"/><Relationship Id="rId388" Type="http://schemas.openxmlformats.org/officeDocument/2006/relationships/hyperlink" Target="https://doi.org/10.1201/9781315182780" TargetMode="External"/><Relationship Id="rId422" Type="http://schemas.openxmlformats.org/officeDocument/2006/relationships/hyperlink" Target="https://doi.org/10.1214/aoms/1177732360" TargetMode="External"/><Relationship Id="rId402" Type="http://schemas.openxmlformats.org/officeDocument/2006/relationships/hyperlink" Target="https://en.wikipedia.org/wiki/Critical_point_%28mathematics%29" TargetMode="External"/><Relationship Id="rId68" Type="http://schemas.openxmlformats.org/officeDocument/2006/relationships/hyperlink" Target="https://en.wikipedia.org/wiki/Exponential_family" TargetMode="External"/><Relationship Id="rId408" Type="http://schemas.openxmlformats.org/officeDocument/2006/relationships/hyperlink" Target="https://en.wikipedia.org/wiki/Fisher_information" TargetMode="External"/><Relationship Id="rId406" Type="http://schemas.openxmlformats.org/officeDocument/2006/relationships/hyperlink" Target="https://en.wikipedia.org/wiki/Hessian_matrix" TargetMode="External"/><Relationship Id="rId404" Type="http://schemas.openxmlformats.org/officeDocument/2006/relationships/hyperlink" Target="https://en.wikipedia.org/wiki/Informant_function" TargetMode="External"/><Relationship Id="rId418" Type="http://schemas.openxmlformats.org/officeDocument/2006/relationships/hyperlink" Target="https://en.wikipedia.org/wiki/Likelihood-ratio_test" TargetMode="External"/><Relationship Id="rId394" Type="http://schemas.openxmlformats.org/officeDocument/2006/relationships/hyperlink" Target="https://en.wikipedia.org/wiki/Likelihood_function" TargetMode="External"/><Relationship Id="rId396" Type="http://schemas.openxmlformats.org/officeDocument/2006/relationships/hyperlink" Target="https://en.wikipedia.org/wiki/Maximum_likelihood_estimation" TargetMode="External"/><Relationship Id="rId78" Type="http://schemas.openxmlformats.org/officeDocument/2006/relationships/hyperlink" Target="https://en.wikipedia.org/wiki/Otto_Hesse" TargetMode="External"/><Relationship Id="rId424" Type="http://schemas.openxmlformats.org/officeDocument/2006/relationships/hyperlink" Target="https://en.wikipedia.org/wiki/Prediction_interval" TargetMode="External"/><Relationship Id="rId235" Type="http://schemas.openxmlformats.org/officeDocument/2006/relationships/hyperlink" Target="https://en.wikipedia.org/wiki/Taylor%27s_theorem" TargetMode="External"/><Relationship Id="rId416" Type="http://schemas.openxmlformats.org/officeDocument/2006/relationships/hyperlink" Target="https://en.wikipedia.org/wiki/Wald_test" TargetMode="External"/><Relationship Id="rId420" Type="http://schemas.openxmlformats.org/officeDocument/2006/relationships/hyperlink" Target="https://en.wikipedia.org/wiki/Wilks%27_theorem" TargetMode="External"/><Relationship Id="rId109" Type="http://schemas.openxmlformats.org/officeDocument/2006/relationships/hyperlink" Target="https://morrison-lab.github.io/macros/notation-across-sources.html#sec-notation-information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314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pds/independence.html#def-indpt" TargetMode="External"/><Relationship Id="rId56" Type="http://schemas.openxmlformats.org/officeDocument/2006/relationships/hyperlink" Target="https://morrison-lab.github.io/pds/probability-basics.html#def-event" TargetMode="External"/><Relationship Id="rId273" Type="http://schemas.openxmlformats.org/officeDocument/2006/relationships/hyperlink" Target="https://morrison-lab.github.io/pds/probability-basics.html#def-odds" TargetMode="External"/><Relationship Id="rId57" Type="http://schemas.openxmlformats.org/officeDocument/2006/relationships/hyperlink" Target="https://morrison-lab.github.io/pds/probability-basics.html#def-probability" TargetMode="External"/><Relationship Id="rId282" Type="http://schemas.openxmlformats.org/officeDocument/2006/relationships/hyperlink" Target="https://morrison-lab.github.io/pds/variance-covariance.html#def-deviation-pop-mean" TargetMode="External"/><Relationship Id="rId72" Type="http://schemas.openxmlformats.org/officeDocument/2006/relationships/hyperlink" Target="https://morrison-lab.github.io/pds/variance-covariance.html#def-variance" TargetMode="External"/><Relationship Id="rId139" Type="http://schemas.openxmlformats.org/officeDocument/2006/relationships/hyperlink" Target="https://online.stat.psu.edu/stat504/Lesson02" TargetMode="External"/><Relationship Id="rId432" Type="http://schemas.openxmlformats.org/officeDocument/2006/relationships/hyperlink" Target="https://www.cengage.com/c/applied-regression-analysis-and-other-multivariable-methods-5e-kleinbaum/9781285051086/" TargetMode="External"/><Relationship Id="rId392" Type="http://schemas.openxmlformats.org/officeDocument/2006/relationships/hyperlink" Target="https://www.cengage.com/c/statistical-inference-2e-casella-berger/9780534243128/" TargetMode="External"/><Relationship Id="rId398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8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20" Type="http://schemas.openxmlformats.org/officeDocument/2006/relationships/hyperlink" Target="inference.qmd#def-test-statistic" TargetMode="External"/><Relationship Id="rId142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einf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107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269" Type="http://schemas.openxmlformats.org/officeDocument/2006/relationships/hyperlink" Target="model-validation.qmd#def-covariate" TargetMode="External"/><Relationship Id="rId146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2026-10-22T21:12:03Z</dcterms:created>
  <dcterms:modified xsi:type="dcterms:W3CDTF">2026-10-22T21:12:03Z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13:58:27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