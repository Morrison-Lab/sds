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12:45:37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del w:id="3" w:author="PR Preview" w:date="2026-01-01T00:00:00Z">
        <w:r>
          <w:delTex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delText>
        </w:r>
      </w:del>
    </w:p>
    <w:p>
      <w:pPr>
        <w:pStyle w:val="BodyText"/>
      </w:pPr>
      <w:ins w:id="4" w:author="PR Preview" w:date="2026-01-01T00:00:00Z">
        <w:r>
  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  </w:r>
      </w:ins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2026-10-22T19:59:35Z</dcterms:created>
  <dcterms:modified xsi:type="dcterms:W3CDTF">2026-10-22T19:59:35Z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