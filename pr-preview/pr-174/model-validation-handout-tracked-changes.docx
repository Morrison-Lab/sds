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23:56:10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105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2" w:name="def-average-fi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12 (Bias of a prediction)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fitting-procedure">
        <w:del w:id="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 a random</w:delText>
        </w:r>
      </w:del>
      <w:del w:id="17" w:author="PR Preview" w:date="2026-01-01T00:00:00Z">
        <w:r>
          <w:delText xml:space="preserve"> </w:delText>
        </w:r>
      </w:del>
      <w:hyperlink w:anchor="def-training-set">
        <w:del w:id="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At a covariate value</w:delText>
        </w:r>
      </w:del>
      <w:del w:id="22" w:author="PR Preview" w:date="2026-01-01T00:00:00Z">
        <w:r>
          <w:delText xml:space="preserve"> </w:delText>
        </w:r>
      </w:del>
      <m:oMath>
        <m:r>
          <m:t>x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prediction</w:delText>
        </w:r>
      </w:del>
      <w:del w:id="2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a random variable,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because it depends on the random training data.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bias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 the prediction, as a prediction of</w:delText>
        </w:r>
      </w:del>
      <w:del w:id="3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the</w:delText>
        </w:r>
      </w:del>
      <w:del w:id="41" w:author="PR Preview" w:date="2026-01-01T00:00:00Z">
        <w:r>
          <w:delText xml:space="preserve"> </w:delText>
        </w:r>
      </w:del>
      <w:hyperlink r:id="rId64">
        <w:del w:id="4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of</w:delText>
        </w:r>
      </w:del>
      <w:del w:id="4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as an estimator of the</w:delText>
        </w:r>
      </w:del>
      <w:del w:id="48" w:author="PR Preview" w:date="2026-01-01T00:00:00Z">
        <w:r>
          <w:delText xml:space="preserve"> </w:delText>
        </w:r>
      </w:del>
      <w:hyperlink w:anchor="def-mean-function">
        <w:del w:id="4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value</w:delText>
        </w:r>
      </w:del>
      <w:del w:id="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3" w:author="PR Preview" w:date="2026-01-01T00:00:00Z">
        <w:r>
          <w:delText xml:space="preserve">:</w:delText>
        </w:r>
      </w:del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Definition 12 (Average fit)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m:oMath>
        <m:r>
          <m:t>g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 a</w:t>
        </w:r>
      </w:ins>
      <w:ins w:id="60" w:author="PR Preview" w:date="2026-01-01T00:00:00Z">
        <w:r>
          <w:t xml:space="preserve"> </w:t>
        </w:r>
      </w:ins>
      <w:hyperlink w:anchor="def-fitting-procedure">
        <w:ins w:id="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a random</w:t>
        </w:r>
      </w:ins>
      <w:ins w:id="68" w:author="PR Preview" w:date="2026-01-01T00:00:00Z">
        <w:r>
          <w:t xml:space="preserve"> </w:t>
        </w:r>
      </w:ins>
      <w:hyperlink w:anchor="def-training-set">
        <w:ins w:id="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average fit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</w:t>
        </w:r>
      </w:ins>
      <w:ins w:id="77" w:author="PR Preview" w:date="2026-01-01T00:00:00Z">
        <w:r>
          <w:t xml:space="preserve"> </w:t>
        </w:r>
      </w:ins>
      <m:oMath>
        <m:r>
          <m:t>g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at a covariate value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 prediction</w:t>
        </w:r>
      </w:ins>
      <w:ins w:id="8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61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ins w:id="86" w:author="PR Preview" w:date="2026-01-01T00:00:00Z">
        <w:r>
          <w:rPr>
            <w:i/>
            <w:iCs/>
          </w:rPr>
          <w:t xml:space="preserve">Remark</w:t>
        </w:r>
      </w:ins>
      <w:ins w:id="87" w:author="PR Preview" w:date="2026-01-01T00:00:00Z">
        <w:r>
          <w:t xml:space="preserve">. </w:t>
        </w:r>
      </w:ins>
      <w:ins w:id="88" w:author="PR Preview" w:date="2026-01-01T00:00:00Z">
        <w:r>
          <w:t xml:space="preserve">The average fit is not a prediction anyone ever holds,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because no one has more than one training set.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 is a reference point for measuring how far the predictions are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from the</w:t>
        </w:r>
      </w:ins>
      <w:ins w:id="95" w:author="PR Preview" w:date="2026-01-01T00:00:00Z">
        <w:r>
          <w:t xml:space="preserve"> </w:t>
        </w:r>
      </w:ins>
      <w:hyperlink w:anchor="def-mean-function">
        <w:ins w:id="9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from each other.</w:t>
        </w:r>
      </w:ins>
    </w:p>
    <w:bookmarkStart w:id="63" w:name="exm-average-fit"/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2 (Computing the average fit)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Suppose the predictions</w:t>
        </w:r>
      </w:ins>
      <w:ins w:id="10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at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take the values</w:t>
        </w:r>
      </w:ins>
      <w:ins w:id="108" w:author="PR Preview" w:date="2026-01-01T00:00:00Z">
        <w:r>
          <w:t xml:space="preserve"> </w:t>
        </w:r>
      </w:ins>
      <m:oMath>
        <m:r>
          <m:t>9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m:oMath>
        <m:r>
          <m:t>11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</w:t>
        </w:r>
      </w:ins>
      <w:ins w:id="113" w:author="PR Preview" w:date="2026-01-01T00:00:00Z">
        <w:r>
          <w:t xml:space="preserve"> </w:t>
        </w:r>
      </w:ins>
      <m:oMath>
        <m:r>
          <m:t>13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with equal probability.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6" w:name="def-prediction-bias"/>
    <w:p>
      <w:pPr>
        <w:pStyle w:val="FirstParagraph"/>
      </w:pPr>
      <w:ins w:id="118" w:author="PR Preview" w:date="2026-01-01T00:00:00Z">
        <w:r>
          <w:rPr>
            <w:b/>
            <w:bCs/>
          </w:rPr>
          <w:t xml:space="preserve">Definition 13 (Bias of a prediction)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Let</w:t>
        </w:r>
      </w:ins>
      <w:ins w:id="121" w:author="PR Preview" w:date="2026-01-01T00:00:00Z">
        <w:r>
          <w:t xml:space="preserve"> </w:t>
        </w:r>
      </w:ins>
      <m:oMath>
        <m:r>
          <m:t>g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be a</w:t>
        </w:r>
      </w:ins>
      <w:ins w:id="124" w:author="PR Preview" w:date="2026-01-01T00:00:00Z">
        <w:r>
          <w:t xml:space="preserve"> </w:t>
        </w:r>
      </w:ins>
      <w:hyperlink w:anchor="def-fitting-procedure">
        <w:ins w:id="12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 let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 a random</w:t>
        </w:r>
      </w:ins>
      <w:ins w:id="132" w:author="PR Preview" w:date="2026-01-01T00:00:00Z">
        <w:r>
          <w:t xml:space="preserve"> </w:t>
        </w:r>
      </w:ins>
      <w:hyperlink w:anchor="def-training-set">
        <w:ins w:id="13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At a covariate value</w:t>
        </w:r>
      </w:ins>
      <w:ins w:id="137" w:author="PR Preview" w:date="2026-01-01T00:00:00Z">
        <w:r>
          <w:t xml:space="preserve"> </w:t>
        </w:r>
      </w:ins>
      <m:oMath>
        <m:r>
          <m:t>x</m:t>
        </m:r>
      </m:oMath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prediction</w:t>
        </w:r>
      </w:ins>
      <w:ins w:id="14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a random variable,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because it depends on the random training data.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bias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of the prediction, as a prediction of</w:t>
        </w:r>
      </w:ins>
      <w:ins w:id="15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the</w:t>
        </w:r>
      </w:ins>
      <w:ins w:id="156" w:author="PR Preview" w:date="2026-01-01T00:00:00Z">
        <w:r>
          <w:t xml:space="preserve"> </w:t>
        </w:r>
      </w:ins>
      <w:hyperlink r:id="rId64">
        <w:ins w:id="157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of</w:t>
        </w:r>
      </w:ins>
      <w:ins w:id="16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as an estimator of the</w:t>
        </w:r>
      </w:ins>
      <w:ins w:id="163" w:author="PR Preview" w:date="2026-01-01T00:00:00Z">
        <w:r>
          <w:t xml:space="preserve"> </w:t>
        </w:r>
      </w:ins>
      <w:hyperlink w:anchor="def-mean-function">
        <w:ins w:id="16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value</w:t>
        </w:r>
      </w:ins>
      <w:ins w:id="16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:</w:t>
        </w:r>
      </w:ins>
    </w:p>
    <w:p>
      <w:pPr>
        <w:pStyle w:val="BodyText"/>
      </w:pPr>
      <w:bookmarkStart w:id="6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ins w:id="169" w:author="PR Preview" w:date="2026-01-01T00:00:00Z">
        <w:r>
          <w:t xml:space="preserve">which is the</w:t>
        </w:r>
      </w:ins>
      <w:ins w:id="170" w:author="PR Preview" w:date="2026-01-01T00:00:00Z">
        <w:r>
          <w:t xml:space="preserve"> </w:t>
        </w:r>
      </w:ins>
      <w:hyperlink w:anchor="def-average-fit">
        <w:ins w:id="171" w:author="PR Preview" w:date="2026-01-01T00:00:00Z">
          <w:r>
            <w:rPr>
              <w:rStyle w:val="Hyperlink"/>
            </w:rPr>
            <w:t xml:space="preserve">average fit</w:t>
          </w:r>
        </w:ins>
      </w:hyperlink>
      <w:ins w:id="17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minus</w:t>
        </w:r>
      </w:ins>
      <w:ins w:id="17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.</w:t>
        </w:r>
      </w:ins>
    </w:p>
    <w:bookmarkEnd w:id="6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7" w:name="exm-prediction-bias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Example 2 (Computing the bias of a prediction)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Suppose</w:delText>
        </w:r>
      </w:del>
      <w:del w:id="18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 the predictions</w:delText>
        </w:r>
      </w:del>
      <w:del w:id="18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over repeated training sets,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average</w:delText>
        </w:r>
      </w:del>
      <w:del w:id="190" w:author="PR Preview" w:date="2026-01-01T00:00:00Z">
        <w:r>
          <w:delText xml:space="preserve"> </w:delText>
        </w:r>
      </w:del>
      <m:oMath>
        <m:r>
          <m:t>11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Then</w:delText>
        </w:r>
      </w:del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Example 3 (Computing the bias of a prediction)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Suppose</w:t>
        </w:r>
      </w:ins>
      <w:ins w:id="19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 the predictions</w:t>
        </w:r>
      </w:ins>
      <w:ins w:id="20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02" w:author="PR Preview" w:date="2026-01-01T00:00:00Z">
        <w:r>
          <w:t xml:space="preserve">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over repeated training sets,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average</w:t>
        </w:r>
      </w:ins>
      <w:ins w:id="207" w:author="PR Preview" w:date="2026-01-01T00:00:00Z">
        <w:r>
          <w:t xml:space="preserve"> </w:t>
        </w:r>
      </w:ins>
      <m:oMath>
        <m:r>
          <m:t>11</m:t>
        </m:r>
      </m:oMath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7"/>
    <w:bookmarkStart w:id="68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8"/>
    <w:bookmarkStart w:id="69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9"/>
    <w:bookmarkStart w:id="70" w:name="exr-epe-split-noise"/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Exercise 5 (Separate the noise)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Suppose that, given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the new outcome is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where the noise</w:t>
        </w:r>
      </w:ins>
      <w:ins w:id="222" w:author="PR Preview" w:date="2026-01-01T00:00:00Z">
        <w:r>
          <w:t xml:space="preserve"> </w:t>
        </w:r>
      </w:ins>
      <m:oMath>
        <m:r>
          <m:t>ε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has mean</w:t>
        </w:r>
      </w:ins>
      <w:ins w:id="225" w:author="PR Preview" w:date="2026-01-01T00:00:00Z">
        <w:r>
          <w:t xml:space="preserve"> </w:t>
        </w:r>
      </w:ins>
      <m:oMath>
        <m:r>
          <m:t>0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and variance</w:t>
        </w:r>
      </w:ins>
      <w:ins w:id="22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 that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independent of the random</w:t>
        </w:r>
      </w:ins>
      <w:ins w:id="235" w:author="PR Preview" w:date="2026-01-01T00:00:00Z">
        <w:r>
          <w:t xml:space="preserve"> </w:t>
        </w:r>
      </w:ins>
      <w:hyperlink w:anchor="def-training-set">
        <w:ins w:id="2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8" w:author="PR Preview" w:date="2026-01-01T00:00:00Z">
        <w:r>
          <w:t xml:space="preserve">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Take every expectation below to be conditional on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42" w:author="PR Preview" w:date="2026-01-01T00:00:00Z">
        <w:r>
          <w:t xml:space="preserve">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Add and subtract</w:t>
        </w:r>
      </w:ins>
      <w:ins w:id="24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inside the square of the</w:t>
        </w:r>
      </w:ins>
      <w:ins w:id="248" w:author="PR Preview" w:date="2026-01-01T00:00:00Z">
        <w:r>
          <w:t xml:space="preserve"> </w:t>
        </w:r>
      </w:ins>
      <w:hyperlink w:anchor="def-epe">
        <w:ins w:id="249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51" w:author="PR Preview" w:date="2026-01-01T00:00:00Z">
        <w:r>
          <w:t xml:space="preserve">expand it, and take the expectation term by term.</w:t>
        </w:r>
      </w:ins>
    </w:p>
    <w:p>
      <w:pPr>
        <w:pStyle w:val="BodyText"/>
      </w:pPr>
      <w:ins w:id="252" w:author="PR Preview" w:date="2026-01-01T00:00:00Z">
        <w:r>
          <w:t xml:space="preserve">Two of the three terms simplify.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Say what each becomes,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name the assumptions that make the cross term zero.</w:t>
        </w:r>
      </w:ins>
    </w:p>
    <w:bookmarkEnd w:id="70"/>
    <w:bookmarkStart w:id="74" w:name="sol-epe-split-noise"/>
    <w:p>
      <w:pPr>
        <w:pStyle w:val="BodyText"/>
      </w:pPr>
      <w:ins w:id="257" w:author="PR Preview" w:date="2026-01-01T00:00:00Z">
        <w:r>
          <w:rPr>
            <w:i/>
            <w:iCs/>
          </w:rPr>
          <w:t xml:space="preserve">Solution 5</w:t>
        </w:r>
      </w:ins>
      <w:ins w:id="258" w:author="PR Preview" w:date="2026-01-01T00:00:00Z">
        <w:r>
          <w:t xml:space="preserve">. </w:t>
        </w:r>
      </w:ins>
      <w:ins w:id="259" w:author="PR Preview" w:date="2026-01-01T00:00:00Z">
        <w:r>
          <w:t xml:space="preserve">Write the prediction error as noise plus the error of the prediction as an estimate of</w:t>
        </w:r>
      </w:ins>
      <w:ins w:id="26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2" w:author="PR Preview" w:date="2026-01-01T00:00:00Z">
        <w:r>
          <w:t xml:space="preserve">Square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ins w:id="263" w:author="PR Preview" w:date="2026-01-01T00:00:00Z">
        <w:r>
          <w:t xml:space="preserve">Take the expectation of each term in turn, using</w:t>
        </w:r>
      </w:ins>
      <w:ins w:id="264" w:author="PR Preview" w:date="2026-01-01T00:00:00Z">
        <w:r>
          <w:t xml:space="preserve"> </w:t>
        </w:r>
      </w:ins>
      <w:hyperlink r:id="rId71">
        <w:ins w:id="265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to split the sum.</w:t>
        </w:r>
      </w:ins>
    </w:p>
    <w:p>
      <w:pPr>
        <w:pStyle w:val="BodyText"/>
      </w:pPr>
      <w:ins w:id="268" w:author="PR Preview" w:date="2026-01-01T00:00:00Z">
        <w:r>
          <w:t xml:space="preserve">For the noise term,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</w:t>
        </w:r>
      </w:ins>
      <w:ins w:id="271" w:author="PR Preview" w:date="2026-01-01T00:00:00Z">
        <w:r>
          <w:t xml:space="preserve"> </w:t>
        </w:r>
      </w:ins>
      <w:hyperlink r:id="rId72">
        <w:ins w:id="272" w:author="PR Preview" w:date="2026-01-01T00:00:00Z">
          <w:r>
            <w:rPr>
              <w:rStyle w:val="Hyperlink"/>
            </w:rPr>
            <w:t xml:space="preserve">variance identity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gives</w:t>
        </w:r>
      </w:ins>
      <w:ins w:id="2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7" w:author="PR Preview" w:date="2026-01-01T00:00:00Z">
        <w:r>
          <w:t xml:space="preserve">For the cross term,</w:t>
        </w:r>
      </w:ins>
      <w:ins w:id="27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shifts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by a constant,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is independent of</w:t>
        </w:r>
      </w:ins>
      <w:ins w:id="2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so</w:t>
        </w:r>
      </w:ins>
      <w:ins w:id="293" w:author="PR Preview" w:date="2026-01-01T00:00:00Z">
        <w:r>
          <w:t xml:space="preserve"> </w:t>
        </w:r>
      </w:ins>
      <m:oMath>
        <m:r>
          <m:t>ε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independent of</w:t>
        </w:r>
      </w:ins>
      <w:ins w:id="2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hence of</w:t>
        </w:r>
      </w:ins>
      <w:ins w:id="30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 of</w:t>
        </w:r>
      </w:ins>
      <w:ins w:id="30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04" w:author="PR Preview" w:date="2026-01-01T00:00:00Z">
        <w:r>
          <w:t xml:space="preserve">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expectation of a product of independent random variables is the product of their expectations: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ins w:id="307" w:author="PR Preview" w:date="2026-01-01T00:00:00Z">
        <w:r>
          <w:t xml:space="preserve">Adding the three expectations,</w:t>
        </w:r>
      </w:ins>
    </w:p>
    <w:p>
      <w:pPr>
        <w:pStyle w:val="BodyText"/>
      </w:pPr>
      <w:bookmarkStart w:id="7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ins w:id="308" w:author="PR Preview" w:date="2026-01-01T00:00:00Z">
        <w:r>
          <w:t xml:space="preserve">The cross term vanished because the noise has mean</w:t>
        </w:r>
      </w:ins>
      <w:ins w:id="309" w:author="PR Preview" w:date="2026-01-01T00:00:00Z">
        <w:r>
          <w:t xml:space="preserve"> </w:t>
        </w:r>
      </w:ins>
      <m:oMath>
        <m:r>
          <m:t>0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for a new outcome, is independent of the training set.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Without the zero mean, independence alone would leave</w:t>
        </w:r>
      </w:ins>
      <w:ins w:id="31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times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20" w:author="PR Preview" w:date="2026-01-01T00:00:00Z">
        <w:r>
          <w:t xml:space="preserve">, which need not be zero.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holds for a fresh observation,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it fails for an observation the procedure was trained on,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whose noise helped determine the prediction.</w:t>
        </w:r>
      </w:ins>
    </w:p>
    <w:bookmarkEnd w:id="74"/>
    <w:bookmarkStart w:id="75" w:name="exr-epe-split-bias"/>
    <w:p>
      <w:pPr>
        <w:pStyle w:val="BodyText"/>
      </w:pPr>
      <w:ins w:id="327" w:author="PR Preview" w:date="2026-01-01T00:00:00Z">
        <w:r>
          <w:rPr>
            <w:b/>
            <w:bCs/>
          </w:rPr>
          <w:t xml:space="preserve">Exercise 6 (Separate the bias)</w:t>
        </w:r>
      </w:ins>
      <w:ins w:id="328" w:author="PR Preview" w:date="2026-01-01T00:00:00Z">
        <w:r>
          <w:t xml:space="preserve"> </w:t>
        </w:r>
      </w:ins>
      <w:hyperlink w:anchor="eq-epe-after-noise">
        <w:ins w:id="329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32" w:author="PR Preview" w:date="2026-01-01T00:00:00Z">
        <w:r>
          <w:t xml:space="preserve">A prediction can miss</w:t>
        </w:r>
      </w:ins>
      <w:ins w:id="3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because its</w:t>
        </w:r>
      </w:ins>
      <w:ins w:id="336" w:author="PR Preview" w:date="2026-01-01T00:00:00Z">
        <w:r>
          <w:t xml:space="preserve"> </w:t>
        </w:r>
      </w:ins>
      <w:hyperlink w:anchor="def-average-fit">
        <w:ins w:id="337" w:author="PR Preview" w:date="2026-01-01T00:00:00Z">
          <w:r>
            <w:rPr>
              <w:rStyle w:val="Hyperlink"/>
            </w:rPr>
            <w:t xml:space="preserve">average fit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is off,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or because it gives a different result for every training set.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These are different failures with different fixes,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so the term should split into one piece for each.</w:t>
        </w:r>
      </w:ins>
    </w:p>
    <w:p>
      <w:pPr>
        <w:pStyle w:val="BodyText"/>
      </w:pPr>
      <w:ins w:id="346" w:author="PR Preview" w:date="2026-01-01T00:00:00Z">
        <w:r>
          <w:t xml:space="preserve">Split it with the same technique as before: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add and subtract the average fit</w:t>
        </w:r>
      </w:ins>
      <w:ins w:id="34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(</w:t>
        </w:r>
      </w:ins>
      <w:hyperlink w:anchor="eq-average-fit">
        <w:ins w:id="352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353" w:author="PR Preview" w:date="2026-01-01T00:00:00Z">
        <w:r>
          <w:t xml:space="preserve">),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ins w:id="356" w:author="PR Preview" w:date="2026-01-01T00:00:00Z">
        <w:r>
          <w:t xml:space="preserve">Which of the three terms is not random at all,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 what makes the cross term zero this time?</w:t>
        </w:r>
      </w:ins>
    </w:p>
    <w:bookmarkEnd w:id="75"/>
    <w:bookmarkStart w:id="78" w:name="sol-epe-split-bias"/>
    <w:p>
      <w:pPr>
        <w:pStyle w:val="BodyText"/>
      </w:pPr>
      <w:ins w:id="359" w:author="PR Preview" w:date="2026-01-01T00:00:00Z">
        <w:r>
          <w:rPr>
            <w:i/>
            <w:iCs/>
          </w:rPr>
          <w:t xml:space="preserve">Solution 6</w:t>
        </w:r>
      </w:ins>
      <w:ins w:id="360" w:author="PR Preview" w:date="2026-01-01T00:00:00Z">
        <w:r>
          <w:t xml:space="preserve">. </w:t>
        </w:r>
      </w:ins>
      <w:ins w:id="361" w:author="PR Preview" w:date="2026-01-01T00:00:00Z">
        <w:r>
          <w:t xml:space="preserve">Insert the average fit: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62" w:author="PR Preview" w:date="2026-01-01T00:00:00Z">
        <w:r>
          <w:t xml:space="preserve">Square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ins w:id="363" w:author="PR Preview" w:date="2026-01-01T00:00:00Z">
        <w:r>
          <w:t xml:space="preserve">Take the expectation of each term in turn.</w:t>
        </w:r>
      </w:ins>
    </w:p>
    <w:p>
      <w:pPr>
        <w:pStyle w:val="BodyText"/>
      </w:pPr>
      <w:ins w:id="364" w:author="PR Preview" w:date="2026-01-01T00:00:00Z">
        <w:r>
          <w:t xml:space="preserve">The first term does not depend on</w:t>
        </w:r>
      </w:ins>
      <w:ins w:id="3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6" w:author="PR Preview" w:date="2026-01-01T00:00:00Z">
        <w:r>
          <w:t xml:space="preserve">:</w:t>
        </w:r>
      </w:ins>
      <w:ins w:id="36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 constant,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</w:t>
        </w:r>
      </w:ins>
      <w:ins w:id="37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has already been averaged over training sets.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 expectation of a constant is that constant: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ins w:id="377" w:author="PR Preview" w:date="2026-01-01T00:00:00Z">
        <w:r>
          <w:t xml:space="preserve">The cross term vanishes, and this time not by independence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but by the definition of the average fit.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first factor is a constant, so it comes out of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ins w:id="382" w:author="PR Preview" w:date="2026-01-01T00:00:00Z">
        <w:r>
          <w:t xml:space="preserve">The third term is the expectation of the squared deviation of the prediction from its mean,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which is the</w:t>
        </w:r>
      </w:ins>
      <w:ins w:id="385" w:author="PR Preview" w:date="2026-01-01T00:00:00Z">
        <w:r>
          <w:t xml:space="preserve"> </w:t>
        </w:r>
      </w:ins>
      <w:hyperlink r:id="rId76">
        <w:ins w:id="38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of the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ins w:id="389" w:author="PR Preview" w:date="2026-01-01T00:00:00Z">
        <w:r>
          <w:t xml:space="preserve">Adding the three expectations,</w:t>
        </w:r>
      </w:ins>
    </w:p>
    <w:p>
      <w:pPr>
        <w:pStyle w:val="BodyText"/>
      </w:pPr>
      <w:bookmarkStart w:id="7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ins w:id="390" w:author="PR Preview" w:date="2026-01-01T00:00:00Z">
        <w:r>
          <w:t xml:space="preserve">Neither cross term needed the noise to be normal,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and neither assumed anything about the fitting procedure:</w:t>
        </w:r>
      </w:ins>
      <w:ins w:id="393" w:author="PR Preview" w:date="2026-01-01T00:00:00Z">
        <w:r>
          <w:t xml:space="preserve"> </w:t>
        </w:r>
      </w:ins>
      <m:oMath>
        <m:r>
          <m:t>g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can be a line, a tree or a neural network.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This split is specific to squared-error loss, the loss these notes use.</w:t>
        </w:r>
      </w:ins>
    </w:p>
    <w:bookmarkEnd w:id="78"/>
    <w:bookmarkStart w:id="80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del w:id="398" w:author="PR Preview" w:date="2026-01-01T00:00:00Z">
        <w:r>
          <w:rPr>
            <w:i/>
            <w:iCs/>
          </w:rPr>
          <w:delText xml:space="preserve">Proof</w:delText>
        </w:r>
      </w:del>
      <w:del w:id="399" w:author="PR Preview" w:date="2026-01-01T00:00:00Z">
        <w:r>
          <w:delText xml:space="preserve">. </w:delText>
        </w:r>
      </w:del>
      <w:del w:id="400" w:author="PR Preview" w:date="2026-01-01T00:00:00Z">
        <w:r>
          <w:delText xml:space="preserve">Write</w:delText>
        </w:r>
      </w:del>
      <w:del w:id="401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error of the prediction as an estimate of</w:delText>
        </w:r>
      </w:del>
      <w:del w:id="4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6" w:author="PR Preview" w:date="2026-01-01T00:00:00Z">
        <w:r>
          <w:delText xml:space="preserve">.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Given</w:delText>
        </w:r>
      </w:del>
      <w:del w:id="4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10" w:author="PR Preview" w:date="2026-01-01T00:00:00Z">
        <w:r>
          <w:delText xml:space="preserve">, the noise has mean 0 by</w:delText>
        </w:r>
      </w:del>
      <w:del w:id="411" w:author="PR Preview" w:date="2026-01-01T00:00:00Z">
        <w:r>
          <w:delText xml:space="preserve"> </w:delText>
        </w:r>
      </w:del>
      <w:hyperlink w:anchor="eq-mean-function">
        <w:del w:id="412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and variance</w:delText>
        </w:r>
      </w:del>
      <w:del w:id="41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6" w:author="PR Preview" w:date="2026-01-01T00:00:00Z">
        <w:r>
          <w:delText xml:space="preserve">,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and it is independent of</w:delText>
        </w:r>
      </w:del>
      <w:del w:id="41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because</w:delText>
        </w:r>
      </w:del>
      <w:del w:id="42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 independent of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6" w:author="PR Preview" w:date="2026-01-01T00:00:00Z">
        <w:r>
          <w:delText xml:space="preserve">;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hence it is independent of</w:delText>
        </w:r>
      </w:del>
      <w:del w:id="42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30" w:author="PR Preview" w:date="2026-01-01T00:00:00Z">
        <w:r>
          <w:delText xml:space="preserve">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because</w:delText>
        </w:r>
      </w:del>
      <w:del w:id="43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a constant.</w:delText>
        </w:r>
      </w:del>
    </w:p>
    <w:p>
      <w:pPr>
        <w:pStyle w:val="BodyText"/>
      </w:pPr>
      <w:del w:id="436" w:author="PR Preview" w:date="2026-01-01T00:00:00Z">
        <w:r>
          <w:delText xml:space="preserve">First, the prediction error in terms of</w:delText>
        </w:r>
      </w:del>
      <w:del w:id="437" w:author="PR Preview" w:date="2026-01-01T00:00:00Z">
        <w:r>
          <w:delText xml:space="preserve"> </w:delText>
        </w:r>
      </w:del>
      <m:oMath>
        <m:r>
          <m:t>ε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and</w:delText>
        </w:r>
      </w:del>
      <w:del w:id="440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42" w:author="PR Preview" w:date="2026-01-01T00:00:00Z">
        <w:r>
          <w:delText xml:space="preserve">Next, expand the square and split the expectation.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The first line is the definition of the expected squared prediction error at</w:delText>
        </w:r>
      </w:del>
      <w:del w:id="445" w:author="PR Preview" w:date="2026-01-01T00:00:00Z">
        <w:r>
          <w:delText xml:space="preserve"> </w:delText>
        </w:r>
      </w:del>
      <m:oMath>
        <m:r>
          <m:t>x</m:t>
        </m:r>
      </m:oMath>
      <w:del w:id="446" w:author="PR Preview" w:date="2026-01-01T00:00:00Z">
        <w:r>
          <w:delText xml:space="preserve">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which conditions on</w:delText>
        </w:r>
      </w:del>
      <w:del w:id="4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50" w:author="PR Preview" w:date="2026-01-01T00:00:00Z">
        <w:r>
          <w:delText xml:space="preserve">;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all expectations in the lines after it are conditional on</w:delText>
        </w:r>
      </w:del>
      <w:del w:id="45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too.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The last two steps use</w:delText>
        </w:r>
      </w:del>
      <w:del w:id="458" w:author="PR Preview" w:date="2026-01-01T00:00:00Z">
        <w:r>
          <w:delText xml:space="preserve"> </w:delText>
        </w:r>
      </w:del>
      <w:hyperlink r:id="rId71">
        <w:del w:id="459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first for the expectation of a sum and then for a constant factor: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del w:id="463" w:author="PR Preview" w:date="2026-01-01T00:00:00Z">
        <w:r>
          <w:delText xml:space="preserve">Each of the three terms is evaluated in turn.</w:delText>
        </w:r>
      </w:del>
    </w:p>
    <w:p>
      <w:pPr>
        <w:numPr>
          <w:ilvl w:val="0"/>
          <w:numId w:val="1007"/>
        </w:numPr>
      </w:pPr>
      <w:del w:id="464" w:author="PR Preview" w:date="2026-01-01T00:00:00Z">
        <w:r>
          <w:delText xml:space="preserve">For the noise term, the</w:delText>
        </w:r>
      </w:del>
      <w:del w:id="465" w:author="PR Preview" w:date="2026-01-01T00:00:00Z">
        <w:r>
          <w:delText xml:space="preserve"> </w:delText>
        </w:r>
      </w:del>
      <w:hyperlink r:id="rId72">
        <w:del w:id="466" w:author="PR Preview" w:date="2026-01-01T00:00:00Z">
          <w:r>
            <w:rPr>
              <w:rStyle w:val="Hyperlink"/>
            </w:rPr>
            <w:delText xml:space="preserve">variance identity</w:delText>
          </w:r>
        </w:del>
      </w:hyperlink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gives</w:delText>
        </w:r>
      </w:del>
      <w:del w:id="46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74" w:author="PR Preview" w:date="2026-01-01T00:00:00Z">
        <w:r>
          <w:delText xml:space="preserve">, so</w:delText>
        </w:r>
      </w:del>
      <w:del w:id="47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76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w:del w:id="477" w:author="PR Preview" w:date="2026-01-01T00:00:00Z">
        <w:r>
          <w:delText xml:space="preserve">For the cross term,</w:delText>
        </w:r>
      </w:del>
      <w:del w:id="478" w:author="PR Preview" w:date="2026-01-01T00:00:00Z">
        <w:r>
          <w:delText xml:space="preserve"> </w:delText>
        </w:r>
      </w:del>
      <m:oMath>
        <m:r>
          <m:t>ε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 independent of</w:delText>
        </w:r>
      </w:del>
      <w:del w:id="481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82" w:author="PR Preview" w:date="2026-01-01T00:00:00Z">
        <w:r>
          <w:delText xml:space="preserve">,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so the expectation of the product is the product of the expectations: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del w:id="485" w:author="PR Preview" w:date="2026-01-01T00:00:00Z">
        <w:r>
          <w:delText xml:space="preserve">For the last term,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 variance identity gives</w:delText>
        </w:r>
      </w:del>
      <w:del w:id="48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The mean of</w:delText>
        </w:r>
      </w:del>
      <w:del w:id="492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del w:id="495" w:author="PR Preview" w:date="2026-01-01T00:00:00Z">
        <w:r>
          <w:delText xml:space="preserve">so</w:delText>
        </w:r>
      </w:del>
      <w:del w:id="496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497" w:author="PR Preview" w:date="2026-01-01T00:00:00Z">
        <w:r>
          <w:delText xml:space="preserve">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because a number and its negative have the same square.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The variance of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del w:id="505" w:author="PR Preview" w:date="2026-01-01T00:00:00Z">
        <w:r>
          <w:delText xml:space="preserve">Substituting the three terms into the expansion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p>
      <w:pPr>
        <w:pStyle w:val="FirstParagraph"/>
      </w:pPr>
      <w:del w:id="506" w:author="PR Preview" w:date="2026-01-01T00:00:00Z">
        <w:r>
          <w:rPr>
            <w:b/>
            <w:bCs/>
          </w:rPr>
          <w:delText xml:space="preserve">Definition 13 (Irreducible error)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In</w:delText>
        </w:r>
      </w:del>
      <w:del w:id="509" w:author="PR Preview" w:date="2026-01-01T00:00:00Z">
        <w:r>
          <w:delText xml:space="preserve"> </w:delText>
        </w:r>
      </w:del>
      <w:hyperlink w:anchor="thm-epe-decomposition">
        <w:del w:id="51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the term</w:delText>
        </w:r>
      </w:del>
      <w:del w:id="51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 the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rPr>
            <w:b/>
            <w:bCs/>
          </w:rPr>
          <w:delText xml:space="preserve">irreducible error</w:delText>
        </w:r>
      </w:del>
      <w:del w:id="519" w:author="PR Preview" w:date="2026-01-01T00:00:00Z">
        <w:r>
          <w:delText xml:space="preserve">.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It does not depend on the fitting procedure</w:delText>
        </w:r>
      </w:del>
      <w:del w:id="522" w:author="PR Preview" w:date="2026-01-01T00:00:00Z">
        <w:r>
          <w:delText xml:space="preserve"> </w:delText>
        </w:r>
      </w:del>
      <m:oMath>
        <m:r>
          <m:t>g</m:t>
        </m:r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so no choice of prediction can remove it.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theorem concerns the single covariate value</w:delText>
        </w:r>
      </w:del>
      <w:del w:id="528" w:author="PR Preview" w:date="2026-01-01T00:00:00Z">
        <w:r>
          <w:delText xml:space="preserve"> </w:delText>
        </w:r>
      </w:del>
      <m:oMath>
        <m:r>
          <m:t>x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so</w:delText>
        </w:r>
      </w:del>
      <w:del w:id="53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may differ from one covariate value to another: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it does not assume constant noise variance across covariate values.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For example, in</w:delText>
        </w:r>
      </w:del>
      <w:del w:id="539" w:author="PR Preview" w:date="2026-01-01T00:00:00Z">
        <w:r>
          <w:delText xml:space="preserve"> </w:delText>
        </w:r>
      </w:del>
      <w:hyperlink w:anchor="exr-epe-three-sources">
        <w:del w:id="540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541" w:author="PR Preview" w:date="2026-01-01T00:00:00Z">
        <w:r>
          <w:delText xml:space="preserve">,</w:delText>
        </w:r>
      </w:del>
      <w:del w:id="54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543" w:author="PR Preview" w:date="2026-01-01T00:00:00Z">
        <w:r>
          <w:delText xml:space="preserve">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so every prediction there has expected squared error at least</w:delText>
        </w:r>
      </w:del>
      <w:del w:id="546" w:author="PR Preview" w:date="2026-01-01T00:00:00Z">
        <w:r>
          <w:delText xml:space="preserve"> </w:delText>
        </w:r>
      </w:del>
      <m:oMath>
        <m:r>
          <m:t>3</m:t>
        </m:r>
      </m:oMath>
      <w:del w:id="547" w:author="PR Preview" w:date="2026-01-01T00:00:00Z">
        <w:r>
          <w:delText xml:space="preserve">.</w:delText>
        </w:r>
      </w:del>
    </w:p>
    <w:p>
      <w:pPr>
        <w:pStyle w:val="FirstParagraph"/>
      </w:pPr>
      <w:ins w:id="548" w:author="PR Preview" w:date="2026-01-01T00:00:00Z">
        <w:r>
          <w:rPr>
            <w:i/>
            <w:iCs/>
          </w:rPr>
          <w:t xml:space="preserve">Proof</w:t>
        </w:r>
      </w:ins>
      <w:ins w:id="549" w:author="PR Preview" w:date="2026-01-01T00:00:00Z">
        <w:r>
          <w:t xml:space="preserve">. </w:t>
        </w:r>
      </w:ins>
      <w:ins w:id="550" w:author="PR Preview" w:date="2026-01-01T00:00:00Z">
        <w:r>
          <w:t xml:space="preserve">By</w:t>
        </w:r>
      </w:ins>
      <w:ins w:id="551" w:author="PR Preview" w:date="2026-01-01T00:00:00Z">
        <w:r>
          <w:t xml:space="preserve"> </w:t>
        </w:r>
      </w:ins>
      <w:hyperlink w:anchor="sol-epe-split-noise">
        <w:ins w:id="552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553" w:author="PR Preview" w:date="2026-01-01T00:00:00Z">
        <w:r>
          <w:t xml:space="preserve">, the expected squared prediction error is the noise variance plus the mean squared error of the prediction as an estimate of</w:t>
        </w:r>
      </w:ins>
      <w:ins w:id="55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By</w:t>
        </w:r>
      </w:ins>
      <w:ins w:id="558" w:author="PR Preview" w:date="2026-01-01T00:00:00Z">
        <w:r>
          <w:t xml:space="preserve"> </w:t>
        </w:r>
      </w:ins>
      <w:hyperlink w:anchor="sol-epe-split-bias">
        <w:ins w:id="559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560" w:author="PR Preview" w:date="2026-01-01T00:00:00Z">
        <w:r>
          <w:t xml:space="preserve">, that mean squared error is the squared bias plus the variance.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Substituting</w:t>
        </w:r>
      </w:ins>
      <w:ins w:id="563" w:author="PR Preview" w:date="2026-01-01T00:00:00Z">
        <w:r>
          <w:t xml:space="preserve"> </w:t>
        </w:r>
      </w:ins>
      <w:hyperlink w:anchor="eq-epe-after-bias">
        <w:ins w:id="564" w:author="PR Preview" w:date="2026-01-01T00:00:00Z">
          <w:r>
            <w:rPr>
              <w:rStyle w:val="Hyperlink"/>
            </w:rPr>
            <w:t xml:space="preserve">Equation 15</w:t>
          </w:r>
        </w:ins>
      </w:hyperlink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into</w:t>
        </w:r>
      </w:ins>
      <w:ins w:id="567" w:author="PR Preview" w:date="2026-01-01T00:00:00Z">
        <w:r>
          <w:t xml:space="preserve"> </w:t>
        </w:r>
      </w:ins>
      <w:hyperlink w:anchor="eq-epe-after-noise">
        <w:ins w:id="568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5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Definition 14 (Irreducible error)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In</w:t>
        </w:r>
      </w:ins>
      <w:ins w:id="573" w:author="PR Preview" w:date="2026-01-01T00:00:00Z">
        <w:r>
          <w:t xml:space="preserve"> </w:t>
        </w:r>
      </w:ins>
      <w:hyperlink w:anchor="thm-epe-decomposition">
        <w:ins w:id="57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the term</w:t>
        </w:r>
      </w:ins>
      <w:ins w:id="5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is the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rPr>
            <w:b/>
            <w:bCs/>
          </w:rPr>
          <w:t xml:space="preserve">irreducible error</w:t>
        </w:r>
      </w:ins>
      <w:ins w:id="583" w:author="PR Preview" w:date="2026-01-01T00:00:00Z">
        <w:r>
          <w:t xml:space="preserve">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It does not depend on the fitting procedure</w:t>
        </w:r>
      </w:ins>
      <w:ins w:id="586" w:author="PR Preview" w:date="2026-01-01T00:00:00Z">
        <w:r>
          <w:t xml:space="preserve"> </w:t>
        </w:r>
      </w:ins>
      <m:oMath>
        <m:r>
          <m:t>g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so no choice of prediction can remove it.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theorem concerns the single covariate value</w:t>
        </w:r>
      </w:ins>
      <w:ins w:id="592" w:author="PR Preview" w:date="2026-01-01T00:00:00Z">
        <w:r>
          <w:t xml:space="preserve"> </w:t>
        </w:r>
      </w:ins>
      <m:oMath>
        <m:r>
          <m:t>x</m:t>
        </m:r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so</w:t>
        </w:r>
      </w:ins>
      <w:ins w:id="5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may differ from one covariate value to another: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it does not assume constant noise variance across covariate values.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For example, in</w:t>
        </w:r>
      </w:ins>
      <w:ins w:id="603" w:author="PR Preview" w:date="2026-01-01T00:00:00Z">
        <w:r>
          <w:t xml:space="preserve"> </w:t>
        </w:r>
      </w:ins>
      <w:hyperlink w:anchor="exr-epe-three-sources">
        <w:ins w:id="604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605" w:author="PR Preview" w:date="2026-01-01T00:00:00Z">
        <w:r>
          <w:t xml:space="preserve">,</w:t>
        </w:r>
      </w:ins>
      <w:ins w:id="6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so every prediction there has expected squared error at least</w:t>
        </w:r>
      </w:ins>
      <w:ins w:id="610" w:author="PR Preview" w:date="2026-01-01T00:00:00Z">
        <w:r>
          <w:t xml:space="preserve"> </w:t>
        </w:r>
      </w:ins>
      <m:oMath>
        <m:r>
          <m:t>3</m:t>
        </m:r>
      </m:oMath>
      <w:ins w:id="611" w:author="PR Preview" w:date="2026-01-01T00:00:00Z">
        <w:r>
          <w:t xml:space="preserve">.</w:t>
        </w:r>
      </w:ins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del w:id="612" w:author="PR Preview" w:date="2026-01-01T00:00:00Z">
        <w:r>
          <w:rPr>
            <w:b/>
            <w:bCs/>
          </w:rPr>
          <w:delText xml:space="preserve">Definition 14 (Flexibility)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Let</w:delText>
        </w:r>
      </w:del>
      <w:del w:id="61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be</w:delText>
        </w:r>
      </w:del>
      <w:del w:id="621" w:author="PR Preview" w:date="2026-01-01T00:00:00Z">
        <w:r>
          <w:delText xml:space="preserve"> </w:delText>
        </w:r>
      </w:del>
      <w:hyperlink w:anchor="def-fitting-procedure">
        <w:del w:id="62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that each choose, by least squares,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</w:delText>
        </w:r>
      </w:del>
      <w:del w:id="627" w:author="PR Preview" w:date="2026-01-01T00:00:00Z">
        <w:r>
          <w:delText xml:space="preserve"> </w:delText>
        </w:r>
      </w:del>
      <w:hyperlink w:anchor="def-prediction-rule">
        <w:del w:id="62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from a set of candidate functions,</w:delText>
        </w:r>
      </w:del>
      <w:del w:id="6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and</w:delText>
        </w:r>
      </w:del>
      <w:del w:id="6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respectively.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The procedure</w:delText>
        </w:r>
      </w:del>
      <w:del w:id="6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rPr>
            <w:b/>
            <w:bCs/>
          </w:rPr>
          <w:delText xml:space="preserve">at least as flexible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as</w:delText>
        </w:r>
      </w:del>
      <w:del w:id="64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if every candidate of</w:delText>
        </w:r>
      </w:del>
      <w:del w:id="6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also a candidate of</w:delText>
        </w:r>
      </w:del>
      <w:del w:id="65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653" w:author="PR Preview" w:date="2026-01-01T00:00:00Z">
        <w:r>
          <w:delText xml:space="preserve">:</w:delText>
        </w:r>
      </w:del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BodyText"/>
      </w:pPr>
      <w:del w:id="654" w:author="PR Preview" w:date="2026-01-01T00:00:00Z">
        <w:r>
          <w:rPr>
            <w:i/>
            <w:iCs/>
          </w:rPr>
          <w:delText xml:space="preserve">Remark 2</w:delText>
        </w:r>
      </w:del>
      <w:del w:id="655" w:author="PR Preview" w:date="2026-01-01T00:00:00Z">
        <w:r>
          <w:delText xml:space="preserve"> (Polynomial degree orders flexibility). </w:delText>
        </w:r>
      </w:del>
      <w:del w:id="656" w:author="PR Preview" w:date="2026-01-01T00:00:00Z">
        <w:r>
          <w:delText xml:space="preserve">Least-squares polynomial fits are ordered by degree: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 polynomial of degree</w:delText>
        </w:r>
      </w:del>
      <w:del w:id="659" w:author="PR Preview" w:date="2026-01-01T00:00:00Z">
        <w:r>
          <w:delText xml:space="preserve"> </w:delText>
        </w:r>
      </w:del>
      <m:oMath>
        <m:r>
          <m:t>d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is also a polynomial of degree</w:delText>
        </w:r>
      </w:del>
      <w:del w:id="66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whose coefficient of</w:delText>
        </w:r>
      </w:del>
      <w:del w:id="66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zero,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so the fit of degree</w:delText>
        </w:r>
      </w:del>
      <w:del w:id="67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</w:delText>
        </w:r>
      </w:del>
      <w:del w:id="673" w:author="PR Preview" w:date="2026-01-01T00:00:00Z">
        <w:r>
          <w:delText xml:space="preserve"> </w:delText>
        </w:r>
      </w:del>
      <w:hyperlink w:anchor="def-flexibility">
        <w:del w:id="67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as the fit of degree</w:delText>
        </w:r>
      </w:del>
      <w:del w:id="677" w:author="PR Preview" w:date="2026-01-01T00:00:00Z">
        <w:r>
          <w:delText xml:space="preserve"> </w:delText>
        </w:r>
      </w:del>
      <m:oMath>
        <m:r>
          <m:t>d</m:t>
        </m:r>
      </m:oMath>
      <w:del w:id="678" w:author="PR Preview" w:date="2026-01-01T00:00:00Z">
        <w:r>
          <w:delText xml:space="preserve">.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The four fits of</w:delText>
        </w:r>
      </w:del>
      <w:del w:id="681" w:author="PR Preview" w:date="2026-01-01T00:00:00Z">
        <w:r>
          <w:delText xml:space="preserve"> </w:delText>
        </w:r>
      </w:del>
      <w:hyperlink w:anchor="exr-overfitting">
        <w:del w:id="68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are ordered this way.</w:delText>
        </w:r>
      </w:del>
      <w:del w:id="685" w:author="PR Preview" w:date="2026-01-01T00:00:00Z">
        <w:r>
          <w:delText xml:space="preserve"> </w:delText>
        </w:r>
      </w:del>
      <w:hyperlink w:anchor="def-flexibility">
        <w:del w:id="68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is narrower than the informal use of the word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in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James et al. (2021, sec. 2.1.3)</w:delText>
        </w:r>
      </w:del>
      <w:del w:id="693" w:author="PR Preview" w:date="2026-01-01T00:00:00Z">
        <w:r>
          <w:delText xml:space="preserve">: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 orders only procedures whose candidate sets are nested.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Other procedures can be compared by other measures,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such as the effective number of parameters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(Hastie et al. 2009, sec. 7.6)</w:delText>
        </w:r>
      </w:del>
      <w:del w:id="702" w:author="PR Preview" w:date="2026-01-01T00:00:00Z">
        <w:r>
          <w:delText xml:space="preserve">.</w:delText>
        </w:r>
      </w:del>
    </w:p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Definition 15 (Bias–variance trade-off)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Let</w:delText>
        </w:r>
      </w:del>
      <w:del w:id="70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be</w:delText>
        </w:r>
      </w:del>
      <w:del w:id="709" w:author="PR Preview" w:date="2026-01-01T00:00:00Z">
        <w:r>
          <w:delText xml:space="preserve"> </w:delText>
        </w:r>
      </w:del>
      <w:hyperlink w:anchor="def-fitting-procedure">
        <w:del w:id="71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711" w:author="PR Preview" w:date="2026-01-01T00:00:00Z">
        <w:r>
          <w:delText xml:space="preserve">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each</w:delText>
        </w:r>
      </w:del>
      <w:del w:id="714" w:author="PR Preview" w:date="2026-01-01T00:00:00Z">
        <w:r>
          <w:delText xml:space="preserve"> </w:delText>
        </w:r>
      </w:del>
      <w:hyperlink w:anchor="def-flexibility">
        <w:del w:id="71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as the one before,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and let</w:delText>
        </w:r>
      </w:del>
      <w:del w:id="7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be a random</w:delText>
        </w:r>
      </w:del>
      <w:del w:id="723" w:author="PR Preview" w:date="2026-01-01T00:00:00Z">
        <w:r>
          <w:delText xml:space="preserve"> </w:delText>
        </w:r>
      </w:del>
      <w:hyperlink w:anchor="def-training-set">
        <w:del w:id="7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25" w:author="PR Preview" w:date="2026-01-01T00:00:00Z">
        <w:r>
          <w:delText xml:space="preserve">.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At a covariate value</w:delText>
        </w:r>
      </w:del>
      <w:del w:id="728" w:author="PR Preview" w:date="2026-01-01T00:00:00Z">
        <w:r>
          <w:delText xml:space="preserve"> </w:delText>
        </w:r>
      </w:del>
      <m:oMath>
        <m:r>
          <m:t>x</m:t>
        </m:r>
      </m:oMath>
      <w:del w:id="729" w:author="PR Preview" w:date="2026-01-01T00:00:00Z">
        <w:r>
          <w:delText xml:space="preserve">,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with</w:delText>
        </w:r>
      </w:del>
      <w:del w:id="732" w:author="PR Preview" w:date="2026-01-01T00:00:00Z">
        <w:r>
          <w:delText xml:space="preserve"> </w:delText>
        </w:r>
      </w:del>
      <m:oMath>
        <m:r>
          <m:t>μ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the</w:delText>
        </w:r>
      </w:del>
      <w:del w:id="735" w:author="PR Preview" w:date="2026-01-01T00:00:00Z">
        <w:r>
          <w:delText xml:space="preserve"> </w:delText>
        </w:r>
      </w:del>
      <w:hyperlink w:anchor="def-mean-function">
        <w:del w:id="73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there is a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rPr>
            <w:b/>
            <w:bCs/>
          </w:rPr>
          <w:delText xml:space="preserve">bias–variance trade-off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among them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when, from each procedure to the next,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the squared</w:delText>
        </w:r>
      </w:del>
      <w:del w:id="748" w:author="PR Preview" w:date="2026-01-01T00:00:00Z">
        <w:r>
          <w:delText xml:space="preserve"> </w:delText>
        </w:r>
      </w:del>
      <w:hyperlink w:anchor="def-prediction-bias">
        <w:del w:id="74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of the prediction, as a prediction of</w:delText>
        </w:r>
      </w:del>
      <w:del w:id="7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53" w:author="PR Preview" w:date="2026-01-01T00:00:00Z">
        <w:r>
          <w:delText xml:space="preserve">, does not rise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and its</w:delText>
        </w:r>
      </w:del>
      <w:del w:id="756" w:author="PR Preview" w:date="2026-01-01T00:00:00Z">
        <w:r>
          <w:delText xml:space="preserve"> </w:delText>
        </w:r>
      </w:del>
      <w:hyperlink r:id="rId76">
        <w:del w:id="757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does not fall:</w:delText>
        </w:r>
      </w:del>
    </w:p>
    <w:p>
      <w:pPr>
        <w:pStyle w:val="BodyText"/>
      </w:pPr>
      <w:ins w:id="760" w:author="PR Preview" w:date="2026-01-01T00:00:00Z">
        <w:r>
          <w:rPr>
            <w:b/>
            <w:bCs/>
          </w:rPr>
          <w:t xml:space="preserve">Definition 15 (Flexibility)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Let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be</w:t>
        </w:r>
      </w:ins>
      <w:ins w:id="769" w:author="PR Preview" w:date="2026-01-01T00:00:00Z">
        <w:r>
          <w:t xml:space="preserve"> </w:t>
        </w:r>
      </w:ins>
      <w:hyperlink w:anchor="def-fitting-procedure">
        <w:ins w:id="77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that each choose, by least squares,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</w:t>
        </w:r>
      </w:ins>
      <w:ins w:id="775" w:author="PR Preview" w:date="2026-01-01T00:00:00Z">
        <w:r>
          <w:t xml:space="preserve"> </w:t>
        </w:r>
      </w:ins>
      <w:hyperlink w:anchor="def-prediction-rule">
        <w:ins w:id="77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from a set of candidate functions,</w:t>
        </w:r>
      </w:ins>
      <w:ins w:id="7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respectively.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The procedure</w:t>
        </w:r>
      </w:ins>
      <w:ins w:id="78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is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rPr>
            <w:b/>
            <w:bCs/>
          </w:rPr>
          <w:t xml:space="preserve">at least as flexible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as</w:t>
        </w:r>
      </w:ins>
      <w:ins w:id="79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if every candidate of</w:t>
        </w:r>
      </w:ins>
      <w:ins w:id="7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is also a candidate of</w:t>
        </w:r>
      </w:ins>
      <w:ins w:id="80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801" w:author="PR Preview" w:date="2026-01-01T00:00:00Z">
        <w:r>
          <w:t xml:space="preserve">:</w:t>
        </w:r>
      </w:ins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ins w:id="802" w:author="PR Preview" w:date="2026-01-01T00:00:00Z">
        <w:r>
          <w:rPr>
            <w:i/>
            <w:iCs/>
          </w:rPr>
          <w:t xml:space="preserve">Remark 2</w:t>
        </w:r>
      </w:ins>
      <w:ins w:id="803" w:author="PR Preview" w:date="2026-01-01T00:00:00Z">
        <w:r>
          <w:t xml:space="preserve"> (Polynomial degree orders flexibility). </w:t>
        </w:r>
      </w:ins>
      <w:ins w:id="804" w:author="PR Preview" w:date="2026-01-01T00:00:00Z">
        <w:r>
          <w:t xml:space="preserve">Least-squares polynomial fits are ordered by degree: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 polynomial of degree</w:t>
        </w:r>
      </w:ins>
      <w:ins w:id="807" w:author="PR Preview" w:date="2026-01-01T00:00:00Z">
        <w:r>
          <w:t xml:space="preserve"> </w:t>
        </w:r>
      </w:ins>
      <m:oMath>
        <m:r>
          <m:t>d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is also a polynomial of degree</w:t>
        </w:r>
      </w:ins>
      <w:ins w:id="81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whose coefficient of</w:t>
        </w:r>
      </w:ins>
      <w:ins w:id="81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 zero,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so the fit of degree</w:t>
        </w:r>
      </w:ins>
      <w:ins w:id="81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is</w:t>
        </w:r>
      </w:ins>
      <w:ins w:id="821" w:author="PR Preview" w:date="2026-01-01T00:00:00Z">
        <w:r>
          <w:t xml:space="preserve"> </w:t>
        </w:r>
      </w:ins>
      <w:hyperlink w:anchor="def-flexibility">
        <w:ins w:id="82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as the fit of degree</w:t>
        </w:r>
      </w:ins>
      <w:ins w:id="825" w:author="PR Preview" w:date="2026-01-01T00:00:00Z">
        <w:r>
          <w:t xml:space="preserve"> </w:t>
        </w:r>
      </w:ins>
      <m:oMath>
        <m:r>
          <m:t>d</m:t>
        </m:r>
      </m:oMath>
      <w:ins w:id="826" w:author="PR Preview" w:date="2026-01-01T00:00:00Z">
        <w:r>
          <w:t xml:space="preserve">.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The four fits of</w:t>
        </w:r>
      </w:ins>
      <w:ins w:id="829" w:author="PR Preview" w:date="2026-01-01T00:00:00Z">
        <w:r>
          <w:t xml:space="preserve"> </w:t>
        </w:r>
      </w:ins>
      <w:hyperlink w:anchor="exr-overfitting">
        <w:ins w:id="83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are ordered this way.</w:t>
        </w:r>
      </w:ins>
      <w:ins w:id="833" w:author="PR Preview" w:date="2026-01-01T00:00:00Z">
        <w:r>
          <w:t xml:space="preserve"> </w:t>
        </w:r>
      </w:ins>
      <w:hyperlink w:anchor="def-flexibility">
        <w:ins w:id="83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is narrower than the informal use of the word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in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James et al. (2021, sec. 2.1.3)</w:t>
        </w:r>
      </w:ins>
      <w:ins w:id="841" w:author="PR Preview" w:date="2026-01-01T00:00:00Z">
        <w:r>
          <w:t xml:space="preserve">: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it orders only procedures whose candidate sets are nested.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Other procedures can be compared by other measures,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such as the effective number of parameters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(Hastie et al. 2009, sec. 7.6)</w:t>
        </w:r>
      </w:ins>
      <w:ins w:id="850" w:author="PR Preview" w:date="2026-01-01T00:00:00Z">
        <w:r>
          <w:t xml:space="preserve">.</w:t>
        </w:r>
      </w:ins>
    </w:p>
    <w:bookmarkEnd w:id="89"/>
    <w:bookmarkStart w:id="93" w:name="def-bias-variance-tradeoff"/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Definition 16 (Bias–variance trade-off)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Let</w:t>
        </w:r>
      </w:ins>
      <w:ins w:id="85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be</w:t>
        </w:r>
      </w:ins>
      <w:ins w:id="857" w:author="PR Preview" w:date="2026-01-01T00:00:00Z">
        <w:r>
          <w:t xml:space="preserve"> </w:t>
        </w:r>
      </w:ins>
      <w:hyperlink w:anchor="def-fitting-procedure">
        <w:ins w:id="85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each</w:t>
        </w:r>
      </w:ins>
      <w:ins w:id="862" w:author="PR Preview" w:date="2026-01-01T00:00:00Z">
        <w:r>
          <w:t xml:space="preserve"> </w:t>
        </w:r>
      </w:ins>
      <w:hyperlink w:anchor="def-flexibility">
        <w:ins w:id="86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as the one before,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 let</w:t>
        </w:r>
      </w:ins>
      <w:ins w:id="8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be a random</w:t>
        </w:r>
      </w:ins>
      <w:ins w:id="871" w:author="PR Preview" w:date="2026-01-01T00:00:00Z">
        <w:r>
          <w:t xml:space="preserve"> </w:t>
        </w:r>
      </w:ins>
      <w:hyperlink w:anchor="def-training-set">
        <w:ins w:id="8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73" w:author="PR Preview" w:date="2026-01-01T00:00:00Z">
        <w:r>
          <w:t xml:space="preserve">.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At a covariate value</w:t>
        </w:r>
      </w:ins>
      <w:ins w:id="876" w:author="PR Preview" w:date="2026-01-01T00:00:00Z">
        <w:r>
          <w:t xml:space="preserve"> </w:t>
        </w:r>
      </w:ins>
      <m:oMath>
        <m:r>
          <m:t>x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with</w:t>
        </w:r>
      </w:ins>
      <w:ins w:id="880" w:author="PR Preview" w:date="2026-01-01T00:00:00Z">
        <w:r>
          <w:t xml:space="preserve"> </w:t>
        </w:r>
      </w:ins>
      <m:oMath>
        <m:r>
          <m:t>μ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</w:t>
        </w:r>
      </w:ins>
      <w:ins w:id="883" w:author="PR Preview" w:date="2026-01-01T00:00:00Z">
        <w:r>
          <w:t xml:space="preserve"> </w:t>
        </w:r>
      </w:ins>
      <w:hyperlink w:anchor="def-mean-function">
        <w:ins w:id="88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there is a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rPr>
            <w:b/>
            <w:bCs/>
          </w:rPr>
          <w:t xml:space="preserve">bias–variance trade-off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among them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when, from each procedure to the next,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the squared</w:t>
        </w:r>
      </w:ins>
      <w:ins w:id="896" w:author="PR Preview" w:date="2026-01-01T00:00:00Z">
        <w:r>
          <w:t xml:space="preserve"> </w:t>
        </w:r>
      </w:ins>
      <w:hyperlink w:anchor="def-prediction-bias">
        <w:ins w:id="897" w:author="PR Preview" w:date="2026-01-01T00:00:00Z">
          <w:r>
            <w:rPr>
              <w:rStyle w:val="Hyperlink"/>
            </w:rPr>
            <w:t xml:space="preserve">bias</w:t>
          </w:r>
        </w:ins>
      </w:hyperlink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of the prediction, as a prediction of</w:t>
        </w:r>
      </w:ins>
      <w:ins w:id="90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01" w:author="PR Preview" w:date="2026-01-01T00:00:00Z">
        <w:r>
          <w:t xml:space="preserve">, does not rise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its</w:t>
        </w:r>
      </w:ins>
      <w:ins w:id="904" w:author="PR Preview" w:date="2026-01-01T00:00:00Z">
        <w:r>
          <w:t xml:space="preserve"> </w:t>
        </w:r>
      </w:ins>
      <w:hyperlink r:id="rId76">
        <w:ins w:id="90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does not fall:</w:t>
        </w:r>
      </w:ins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Exercise 5 (A held-out set estimates the generalization error)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</w:delText>
        </w:r>
      </w:del>
      <w:del w:id="911" w:author="PR Preview" w:date="2026-01-01T00:00:00Z">
        <w:r>
          <w:delText xml:space="preserve"> </w:delText>
        </w:r>
      </w:del>
      <w:hyperlink w:anchor="def-prediction-rule">
        <w:del w:id="91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is fitted to a</w:delText>
        </w:r>
      </w:del>
      <w:del w:id="916" w:author="PR Preview" w:date="2026-01-01T00:00:00Z">
        <w:r>
          <w:delText xml:space="preserve"> </w:delText>
        </w:r>
      </w:del>
      <w:hyperlink w:anchor="def-training-set">
        <w:del w:id="9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19" w:author="PR Preview" w:date="2026-01-01T00:00:00Z">
        <w:r>
          <w:delText xml:space="preserve">.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A</w:delText>
        </w:r>
      </w:del>
      <w:del w:id="922" w:author="PR Preview" w:date="2026-01-01T00:00:00Z">
        <w:r>
          <w:delText xml:space="preserve"> </w:delText>
        </w:r>
      </w:del>
      <w:hyperlink w:anchor="def-held-out-set">
        <w:del w:id="92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of</w:delText>
        </w:r>
      </w:del>
      <w:del w:id="926" w:author="PR Preview" w:date="2026-01-01T00:00:00Z">
        <w:r>
          <w:delText xml:space="preserve"> </w:delText>
        </w:r>
      </w:del>
      <m:oMath>
        <m:r>
          <m:t>m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observations</w:delText>
        </w:r>
      </w:del>
      <w:del w:id="9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is drawn from the same population as the new observation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of</w:delText>
        </w:r>
      </w:del>
      <w:del w:id="935" w:author="PR Preview" w:date="2026-01-01T00:00:00Z">
        <w:r>
          <w:delText xml:space="preserve"> </w:delText>
        </w:r>
      </w:del>
      <w:hyperlink w:anchor="def-generalization-error">
        <w:del w:id="93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37" w:author="PR Preview" w:date="2026-01-01T00:00:00Z">
        <w:r>
          <w:delText xml:space="preserve">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each independently of</w:delText>
        </w:r>
      </w:del>
      <w:del w:id="9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1" w:author="PR Preview" w:date="2026-01-01T00:00:00Z">
        <w:r>
          <w:delText xml:space="preserve">.</w:delText>
        </w:r>
      </w:del>
    </w:p>
    <w:p>
      <w:pPr>
        <w:pStyle w:val="BodyText"/>
      </w:pPr>
      <w:ins w:id="942" w:author="PR Preview" w:date="2026-01-01T00:00:00Z">
        <w:r>
          <w:rPr>
            <w:b/>
            <w:bCs/>
          </w:rPr>
          <w:t xml:space="preserve">Exercise 7 (A held-out set estimates the generalization error)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</w:t>
        </w:r>
      </w:ins>
      <w:ins w:id="945" w:author="PR Preview" w:date="2026-01-01T00:00:00Z">
        <w:r>
          <w:t xml:space="preserve"> </w:t>
        </w:r>
      </w:ins>
      <w:hyperlink w:anchor="def-prediction-rule">
        <w:ins w:id="94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 fitted to a</w:t>
        </w:r>
      </w:ins>
      <w:ins w:id="950" w:author="PR Preview" w:date="2026-01-01T00:00:00Z">
        <w:r>
          <w:t xml:space="preserve"> </w:t>
        </w:r>
      </w:ins>
      <w:hyperlink w:anchor="def-training-set">
        <w:ins w:id="9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</w:t>
        </w:r>
      </w:ins>
      <w:ins w:id="956" w:author="PR Preview" w:date="2026-01-01T00:00:00Z">
        <w:r>
          <w:t xml:space="preserve"> </w:t>
        </w:r>
      </w:ins>
      <w:hyperlink w:anchor="def-held-out-set">
        <w:ins w:id="957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of</w:t>
        </w:r>
      </w:ins>
      <w:ins w:id="960" w:author="PR Preview" w:date="2026-01-01T00:00:00Z">
        <w:r>
          <w:t xml:space="preserve"> </w:t>
        </w:r>
      </w:ins>
      <m:oMath>
        <m:r>
          <m:t>m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observations</w:t>
        </w:r>
      </w:ins>
      <w:ins w:id="9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drawn from the same population as the new observation</w:t>
        </w:r>
      </w:ins>
      <w:ins w:id="9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of</w:t>
        </w:r>
      </w:ins>
      <w:ins w:id="969" w:author="PR Preview" w:date="2026-01-01T00:00:00Z">
        <w:r>
          <w:t xml:space="preserve"> </w:t>
        </w:r>
      </w:ins>
      <w:hyperlink w:anchor="def-generalization-error">
        <w:ins w:id="97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each independently of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5" w:author="PR Preview" w:date="2026-01-01T00:00:00Z">
        <w:r>
          <w:t xml:space="preserve">.</w:t>
        </w:r>
      </w:ins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del w:id="976" w:author="PR Preview" w:date="2026-01-01T00:00:00Z">
        <w:r>
          <w:rPr>
            <w:i/>
            <w:iCs/>
          </w:rPr>
          <w:delText xml:space="preserve">Solution 5</w:delText>
        </w:r>
      </w:del>
      <w:del w:id="977" w:author="PR Preview" w:date="2026-01-01T00:00:00Z">
        <w:r>
          <w:delText xml:space="preserve">. </w:delText>
        </w:r>
      </w:del>
      <w:del w:id="978" w:author="PR Preview" w:date="2026-01-01T00:00:00Z">
        <w:r>
          <w:delText xml:space="preserve">Given</w:delText>
        </w:r>
      </w:del>
      <w:del w:id="9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80" w:author="PR Preview" w:date="2026-01-01T00:00:00Z">
        <w:r>
          <w:delText xml:space="preserve">, the rule</w:delText>
        </w:r>
      </w:del>
      <w:del w:id="9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is fixed.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Each held-out pair has the same distribution as</w:delText>
        </w:r>
      </w:del>
      <w:del w:id="9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and is independent of</w:delText>
        </w:r>
      </w:del>
      <w:del w:id="9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90" w:author="PR Preview" w:date="2026-01-01T00:00:00Z">
        <w:r>
          <w:delText xml:space="preserve">,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so each squared prediction error has conditional expectation</w:delText>
        </w:r>
      </w:del>
      <w:del w:id="99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by</w:delText>
        </w:r>
      </w:del>
      <w:del w:id="996" w:author="PR Preview" w:date="2026-01-01T00:00:00Z">
        <w:r>
          <w:delText xml:space="preserve"> </w:delText>
        </w:r>
      </w:del>
      <w:hyperlink w:anchor="eq-generalization-error">
        <w:del w:id="997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Then</w:delText>
        </w:r>
      </w:del>
    </w:p>
    <w:p>
      <w:pPr>
        <w:pStyle w:val="FirstParagraph"/>
      </w:pPr>
      <w:ins w:id="1001" w:author="PR Preview" w:date="2026-01-01T00:00:00Z">
        <w:r>
          <w:rPr>
            <w:i/>
            <w:iCs/>
          </w:rPr>
          <w:t xml:space="preserve">Solution 7</w:t>
        </w:r>
      </w:ins>
      <w:ins w:id="1002" w:author="PR Preview" w:date="2026-01-01T00:00:00Z">
        <w:r>
          <w:t xml:space="preserve">. </w:t>
        </w:r>
      </w:ins>
      <w:ins w:id="1003" w:author="PR Preview" w:date="2026-01-01T00:00:00Z">
        <w:r>
          <w:t xml:space="preserve">Given</w:t>
        </w:r>
      </w:ins>
      <w:ins w:id="10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05" w:author="PR Preview" w:date="2026-01-01T00:00:00Z">
        <w:r>
          <w:t xml:space="preserve">, the rule</w:t>
        </w:r>
      </w:ins>
      <w:ins w:id="100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 fixed.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Each held-out pair has the same distribution as</w:t>
        </w:r>
      </w:ins>
      <w:ins w:id="10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 is independent of</w:t>
        </w:r>
      </w:ins>
      <w:ins w:id="10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so each squared prediction error has conditional expectation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by</w:t>
        </w:r>
      </w:ins>
      <w:ins w:id="1021" w:author="PR Preview" w:date="2026-01-01T00:00:00Z">
        <w:r>
          <w:t xml:space="preserve"> </w:t>
        </w:r>
      </w:ins>
      <w:hyperlink w:anchor="eq-generalization-error">
        <w:ins w:id="1022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1023" w:author="PR Preview" w:date="2026-01-01T00:00:00Z">
        <w:r>
          <w:t xml:space="preserve">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del w:id="1026" w:author="PR Preview" w:date="2026-01-01T00:00:00Z">
        <w:r>
          <w:rPr>
            <w:i/>
            <w:iCs/>
          </w:rPr>
          <w:delText xml:space="preserve">Proof</w:delText>
        </w:r>
      </w:del>
      <w:del w:id="1027" w:author="PR Preview" w:date="2026-01-01T00:00:00Z">
        <w:r>
          <w:delText xml:space="preserve">. </w:delText>
        </w:r>
      </w:del>
      <w:del w:id="1028" w:author="PR Preview" w:date="2026-01-01T00:00:00Z">
        <w:r>
          <w:delText xml:space="preserve">This is</w:delText>
        </w:r>
      </w:del>
      <w:del w:id="1029" w:author="PR Preview" w:date="2026-01-01T00:00:00Z">
        <w:r>
          <w:delText xml:space="preserve"> </w:delText>
        </w:r>
      </w:del>
      <w:hyperlink w:anchor="sol-held-out-unbiased">
        <w:del w:id="1030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i/>
            <w:iCs/>
          </w:rPr>
          <w:delText xml:space="preserve">Remark 5</w:delText>
        </w:r>
      </w:del>
      <w:del w:id="1033" w:author="PR Preview" w:date="2026-01-01T00:00:00Z">
        <w:r>
          <w:delText xml:space="preserve"> (Training error is optimistic). </w:delText>
        </w:r>
      </w:del>
      <w:del w:id="1034" w:author="PR Preview" w:date="2026-01-01T00:00:00Z">
        <w:r>
          <w:delText xml:space="preserve">The same argument fails for the training set.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The training pairs are not independent of</w:delText>
        </w:r>
      </w:del>
      <w:del w:id="10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38" w:author="PR Preview" w:date="2026-01-01T00:00:00Z">
        <w:r>
          <w:delText xml:space="preserve">: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they are</w:delText>
        </w:r>
      </w:del>
      <w:del w:id="10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42" w:author="PR Preview" w:date="2026-01-01T00:00:00Z">
        <w:r>
          <w:delText xml:space="preserve">,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and</w:delText>
        </w:r>
      </w:del>
      <w:del w:id="10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was fitted to make their prediction errors small.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So the step of</w:delText>
        </w:r>
      </w:del>
      <w:del w:id="1050" w:author="PR Preview" w:date="2026-01-01T00:00:00Z">
        <w:r>
          <w:delText xml:space="preserve"> </w:delText>
        </w:r>
      </w:del>
      <w:hyperlink w:anchor="sol-held-out-unbiased">
        <w:del w:id="1051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labeled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“each term, as above”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does not hold for them,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and the</w:delText>
        </w:r>
      </w:del>
      <w:del w:id="1060" w:author="PR Preview" w:date="2026-01-01T00:00:00Z">
        <w:r>
          <w:delText xml:space="preserve"> </w:delText>
        </w:r>
      </w:del>
      <w:hyperlink w:anchor="def-training-mse">
        <w:del w:id="1061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06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is typically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rPr>
            <w:i/>
            <w:iCs/>
          </w:rPr>
          <w:delText xml:space="preserve">smaller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than</w:delText>
        </w:r>
      </w:del>
      <w:del w:id="106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(Hastie et al. 2009, sec. 7.4)</w:delText>
        </w:r>
      </w:del>
      <w:del w:id="1072" w:author="PR Preview" w:date="2026-01-01T00:00:00Z">
        <w:r>
          <w:delText xml:space="preserve">.</w:delText>
        </w:r>
      </w:del>
      <w:del w:id="1073" w:author="PR Preview" w:date="2026-01-01T00:00:00Z">
        <w:r>
          <w:delText xml:space="preserve"> </w:delText>
        </w:r>
      </w:del>
      <w:hyperlink w:anchor="exr-overfitting">
        <w:del w:id="107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shows the pattern: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training RMSE keeps falling as the degree grows,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while held-out RMSE does not.</w:delText>
        </w:r>
      </w:del>
    </w:p>
    <w:p>
      <w:pPr>
        <w:pStyle w:val="BodyText"/>
      </w:pPr>
      <w:del w:id="1081" w:author="PR Preview" w:date="2026-01-01T00:00:00Z">
        <w:r>
          <w:rPr>
            <w:b/>
            <w:bCs/>
          </w:rPr>
          <w:delText xml:space="preserve">Example 3 (Training error and generalization error by degree)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Real data never reveal</w:delText>
        </w:r>
      </w:del>
      <w:del w:id="108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but a simulation can,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because it can draw as many new observations as we like.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Here the population is known:</w:delText>
        </w:r>
      </w:del>
      <w:del w:id="10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and</w:delText>
        </w:r>
      </w:del>
      <w:del w:id="109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with</w:delText>
        </w:r>
      </w:del>
      <w:del w:id="109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100" w:author="PR Preview" w:date="2026-01-01T00:00:00Z">
        <w:r>
          <w:delText xml:space="preserve">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We draw one training set of</w:delText>
        </w:r>
      </w:del>
      <w:del w:id="11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observations,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fit a polynomial in</w:delText>
        </w:r>
      </w:del>
      <w:del w:id="1108" w:author="PR Preview" w:date="2026-01-01T00:00:00Z">
        <w:r>
          <w:delText xml:space="preserve"> </w:delText>
        </w:r>
      </w:del>
      <m:oMath>
        <m:r>
          <m:t>x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each degree from 1 to 10 by least squares,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and score each fit on the training set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and on</w:delText>
        </w:r>
      </w:del>
      <w:del w:id="111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new observations.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By</w:delText>
        </w:r>
      </w:del>
      <w:del w:id="1120" w:author="PR Preview" w:date="2026-01-01T00:00:00Z">
        <w:r>
          <w:delText xml:space="preserve"> </w:delText>
        </w:r>
      </w:del>
      <w:hyperlink w:anchor="thm-held-out-unbiased">
        <w:del w:id="112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122" w:author="PR Preview" w:date="2026-01-01T00:00:00Z">
        <w:r>
          <w:delText xml:space="preserve">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the second score has expectation</w:delText>
        </w:r>
      </w:del>
      <w:del w:id="112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given the training set,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and with</w:delText>
        </w:r>
      </w:del>
      <w:del w:id="113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observations it is a precise estimate of it.</w:delText>
        </w:r>
      </w:del>
    </w:p>
    <w:p>
      <w:pPr>
        <w:pStyle w:val="FirstParagraph"/>
      </w:pPr>
      <w:ins w:id="1133" w:author="PR Preview" w:date="2026-01-01T00:00:00Z">
        <w:r>
          <w:rPr>
            <w:i/>
            <w:iCs/>
          </w:rPr>
          <w:t xml:space="preserve">Proof</w:t>
        </w:r>
      </w:ins>
      <w:ins w:id="1134" w:author="PR Preview" w:date="2026-01-01T00:00:00Z">
        <w:r>
          <w:t xml:space="preserve">. </w:t>
        </w:r>
      </w:ins>
      <w:ins w:id="1135" w:author="PR Preview" w:date="2026-01-01T00:00:00Z">
        <w:r>
          <w:t xml:space="preserve">This is</w:t>
        </w:r>
      </w:ins>
      <w:ins w:id="1136" w:author="PR Preview" w:date="2026-01-01T00:00:00Z">
        <w:r>
          <w:t xml:space="preserve"> </w:t>
        </w:r>
      </w:ins>
      <w:hyperlink w:anchor="sol-held-out-unbiased">
        <w:ins w:id="113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1138" w:author="PR Preview" w:date="2026-01-01T00:00:00Z">
        <w:r>
          <w:t xml:space="preserve">.</w:t>
        </w:r>
      </w:ins>
    </w:p>
    <w:bookmarkStart w:id="99" w:name="rem-training-mse-optimistic"/>
    <w:p>
      <w:pPr>
        <w:pStyle w:val="BodyText"/>
      </w:pPr>
      <w:ins w:id="1139" w:author="PR Preview" w:date="2026-01-01T00:00:00Z">
        <w:r>
          <w:rPr>
            <w:i/>
            <w:iCs/>
          </w:rPr>
          <w:t xml:space="preserve">Remark 5</w:t>
        </w:r>
      </w:ins>
      <w:ins w:id="1140" w:author="PR Preview" w:date="2026-01-01T00:00:00Z">
        <w:r>
          <w:t xml:space="preserve"> (Training error is optimistic). </w:t>
        </w:r>
      </w:ins>
      <w:ins w:id="1141" w:author="PR Preview" w:date="2026-01-01T00:00:00Z">
        <w:r>
          <w:t xml:space="preserve">The same argument fails for the training set.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The training pairs are not independent of</w:t>
        </w:r>
      </w:ins>
      <w:ins w:id="11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45" w:author="PR Preview" w:date="2026-01-01T00:00:00Z">
        <w:r>
          <w:t xml:space="preserve">: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they are</w:t>
        </w:r>
      </w:ins>
      <w:ins w:id="11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and</w:t>
        </w:r>
      </w:ins>
      <w:ins w:id="11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was fitted to make their prediction errors small.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So the step of</w:t>
        </w:r>
      </w:ins>
      <w:ins w:id="1157" w:author="PR Preview" w:date="2026-01-01T00:00:00Z">
        <w:r>
          <w:t xml:space="preserve"> </w:t>
        </w:r>
      </w:ins>
      <w:hyperlink w:anchor="sol-held-out-unbiased">
        <w:ins w:id="1158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labeled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“each term, as above”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does not hold for them,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and the</w:t>
        </w:r>
      </w:ins>
      <w:ins w:id="1167" w:author="PR Preview" w:date="2026-01-01T00:00:00Z">
        <w:r>
          <w:t xml:space="preserve"> </w:t>
        </w:r>
      </w:ins>
      <w:hyperlink w:anchor="def-training-mse">
        <w:ins w:id="1168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169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is typically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rPr>
            <w:i/>
            <w:iCs/>
          </w:rPr>
          <w:t xml:space="preserve">smaller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than</w:t>
        </w:r>
      </w:ins>
      <w:ins w:id="117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(Hastie et al. 2009, sec. 7.4)</w:t>
        </w:r>
      </w:ins>
      <w:ins w:id="1179" w:author="PR Preview" w:date="2026-01-01T00:00:00Z">
        <w:r>
          <w:t xml:space="preserve">.</w:t>
        </w:r>
      </w:ins>
      <w:ins w:id="1180" w:author="PR Preview" w:date="2026-01-01T00:00:00Z">
        <w:r>
          <w:t xml:space="preserve"> </w:t>
        </w:r>
      </w:ins>
      <w:hyperlink w:anchor="exr-overfitting">
        <w:ins w:id="118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shows the pattern: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training RMSE keeps falling as the degree grows,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while held-out RMSE does not.</w:t>
        </w:r>
      </w:ins>
    </w:p>
    <w:bookmarkEnd w:id="99"/>
    <w:bookmarkStart w:id="104" w:name="exm-train-test-error-simulated"/>
    <w:p>
      <w:pPr>
        <w:pStyle w:val="BodyText"/>
      </w:pPr>
      <w:ins w:id="1188" w:author="PR Preview" w:date="2026-01-01T00:00:00Z">
        <w:r>
          <w:rPr>
            <w:b/>
            <w:bCs/>
          </w:rPr>
          <w:t xml:space="preserve">Example 4 (Training error and generalization error by degree)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Real data never reveal</w:t>
        </w:r>
      </w:ins>
      <w:ins w:id="11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92" w:author="PR Preview" w:date="2026-01-01T00:00:00Z">
        <w:r>
          <w:t xml:space="preserve">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but a simulation can,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because it can draw as many new observations as we like.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Here the population is known:</w:t>
        </w:r>
      </w:ins>
      <w:ins w:id="11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and</w:t>
        </w:r>
      </w:ins>
      <w:ins w:id="12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with</w:t>
        </w:r>
      </w:ins>
      <w:ins w:id="120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207" w:author="PR Preview" w:date="2026-01-01T00:00:00Z">
        <w:r>
          <w:t xml:space="preserve">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We draw one training set of</w:t>
        </w:r>
      </w:ins>
      <w:ins w:id="12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observations,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fit a polynomial in</w:t>
        </w:r>
      </w:ins>
      <w:ins w:id="1215" w:author="PR Preview" w:date="2026-01-01T00:00:00Z">
        <w:r>
          <w:t xml:space="preserve"> </w:t>
        </w:r>
      </w:ins>
      <m:oMath>
        <m:r>
          <m:t>x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of each degree from 1 to 10 by least squares,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and score each fit on the training set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and on</w:t>
        </w:r>
      </w:ins>
      <w:ins w:id="122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new observations.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By</w:t>
        </w:r>
      </w:ins>
      <w:ins w:id="1227" w:author="PR Preview" w:date="2026-01-01T00:00:00Z">
        <w:r>
          <w:t xml:space="preserve"> </w:t>
        </w:r>
      </w:ins>
      <w:hyperlink w:anchor="thm-held-out-unbiased">
        <w:ins w:id="122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29" w:author="PR Preview" w:date="2026-01-01T00:00:00Z">
        <w:r>
          <w:t xml:space="preserve">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the second score has expectation</w:t>
        </w:r>
      </w:ins>
      <w:ins w:id="12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given the training set,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and with</w:t>
        </w:r>
      </w:ins>
      <w:ins w:id="123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4 Training, validation, and test sets</w:t>
      </w:r>
    </w:p>
    <w:bookmarkStart w:id="106" w:name="exr-data-splits"/>
    <w:p>
      <w:pPr>
        <w:pStyle w:val="FirstParagraph"/>
      </w:pPr>
      <w:del w:id="1240" w:author="PR Preview" w:date="2026-01-01T00:00:00Z">
        <w:r>
          <w:rPr>
            <w:b/>
            <w:bCs/>
          </w:rPr>
          <w:delText xml:space="preserve">Exercise 6 (Sizes of a three-way split)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The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rPr>
            <w:rStyle w:val="VerbatimChar"/>
          </w:rPr>
          <w:delText xml:space="preserve">mtcars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data frame has</w:delText>
        </w:r>
      </w:del>
      <w:del w:id="124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cars.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Suppose we assign</w:delText>
        </w:r>
      </w:del>
      <w:del w:id="1252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cars to a training set,</w:delText>
        </w:r>
      </w:del>
      <w:del w:id="1255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cars to a validation set,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and all remaining cars to a test set.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How many cars are in each set?</w:delText>
        </w:r>
      </w:del>
    </w:p>
    <w:p>
      <w:pPr>
        <w:pStyle w:val="BodyText"/>
      </w:pPr>
      <w:del w:id="1262" w:author="PR Preview" w:date="2026-01-01T00:00:00Z">
        <w:r>
          <w:rPr>
            <w:i/>
            <w:iCs/>
          </w:rPr>
          <w:delText xml:space="preserve">Solution 6</w:delText>
        </w:r>
      </w:del>
      <w:del w:id="1263" w:author="PR Preview" w:date="2026-01-01T00:00:00Z">
        <w:r>
          <w:delText xml:space="preserve">. </w:delText>
        </w:r>
      </w:del>
    </w:p>
    <w:p>
      <w:pPr>
        <w:pStyle w:val="FirstParagraph"/>
      </w:pPr>
      <w:ins w:id="1264" w:author="PR Preview" w:date="2026-01-01T00:00:00Z">
        <w:r>
          <w:rPr>
            <w:b/>
            <w:bCs/>
          </w:rPr>
          <w:t xml:space="preserve">Exercise 8 (Sizes of a three-way split)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The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rPr>
            <w:rStyle w:val="VerbatimChar"/>
          </w:rPr>
          <w:t xml:space="preserve">mtcars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data frame has</w:t>
        </w:r>
      </w:ins>
      <w:ins w:id="12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cars.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Suppose we assign</w:t>
        </w:r>
      </w:ins>
      <w:ins w:id="1276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cars to a training set,</w:t>
        </w:r>
      </w:ins>
      <w:ins w:id="1279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cars to a validation set,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and all remaining cars to a test set.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How many cars are in each set?</w:t>
        </w:r>
      </w:ins>
    </w:p>
    <w:bookmarkEnd w:id="106"/>
    <w:bookmarkStart w:id="107" w:name="sol-data-splits"/>
    <w:p>
      <w:pPr>
        <w:pStyle w:val="BodyText"/>
      </w:pPr>
      <w:ins w:id="1286" w:author="PR Preview" w:date="2026-01-01T00:00:00Z">
        <w:r>
          <w:rPr>
            <w:i/>
            <w:iCs/>
          </w:rPr>
          <w:t xml:space="preserve">Solution 8</w:t>
        </w:r>
      </w:ins>
      <w:ins w:id="128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del w:id="1288" w:author="PR Preview" w:date="2026-01-01T00:00:00Z">
        <w:r>
          <w:rPr>
            <w:b/>
            <w:bCs/>
          </w:rPr>
          <w:delText xml:space="preserve">Definition 16 (Training/validation/test split)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divides the observations</w:delText>
        </w:r>
      </w:del>
      <w:del w:id="129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of a data set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into three disjoint sets of indices,</w:delText>
        </w:r>
      </w:del>
      <w:del w:id="130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01" w:author="PR Preview" w:date="2026-01-01T00:00:00Z">
        <w:r>
          <w:delText xml:space="preserve">,</w:delText>
        </w:r>
      </w:del>
      <w:del w:id="130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and</w:delText>
        </w:r>
      </w:del>
      <w:del w:id="130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and takes the observations in</w:delText>
        </w:r>
      </w:del>
      <w:del w:id="130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as the</w:delText>
        </w:r>
      </w:del>
      <w:del w:id="1312" w:author="PR Preview" w:date="2026-01-01T00:00:00Z">
        <w:r>
          <w:delText xml:space="preserve"> </w:delText>
        </w:r>
      </w:del>
      <w:hyperlink w:anchor="def-training-set">
        <w:del w:id="131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14" w:author="PR Preview" w:date="2026-01-01T00:00:00Z">
        <w:r>
          <w:delText xml:space="preserve">:</w:delText>
        </w:r>
      </w:del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BodyText"/>
      </w:pPr>
      <w:del w:id="1315" w:author="PR Preview" w:date="2026-01-01T00:00:00Z">
        <w:r>
          <w:rPr>
            <w:b/>
            <w:bCs/>
          </w:rPr>
          <w:delText xml:space="preserve">Example 4 (Split sizes for 32 cars)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In</w:delText>
        </w:r>
      </w:del>
      <w:del w:id="1318" w:author="PR Preview" w:date="2026-01-01T00:00:00Z">
        <w:r>
          <w:delText xml:space="preserve"> </w:delText>
        </w:r>
      </w:del>
      <w:hyperlink w:anchor="exr-data-splits">
        <w:del w:id="131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20" w:author="PR Preview" w:date="2026-01-01T00:00:00Z">
        <w:r>
          <w:delText xml:space="preserve">,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 rule of 60% / 20% / 20% on</w:delText>
        </w:r>
      </w:del>
      <w:del w:id="13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cars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gives sets of 19, 6, and 7 cars,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1330" w:author="PR Preview" w:date="2026-01-01T00:00:00Z">
        <w:r>
          <w:rPr>
            <w:b/>
            <w:bCs/>
          </w:rPr>
          <w:delText xml:space="preserve">Definition 17 (Tuning parameter)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rPr>
            <w:b/>
            <w:bCs/>
          </w:rPr>
          <w:delText xml:space="preserve">tuning parameter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of a</w:delText>
        </w:r>
      </w:del>
      <w:del w:id="1337" w:author="PR Preview" w:date="2026-01-01T00:00:00Z">
        <w:r>
          <w:delText xml:space="preserve"> </w:delText>
        </w:r>
      </w:del>
      <w:hyperlink w:anchor="def-fitting-procedure">
        <w:del w:id="13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is a setting</w:delText>
        </w:r>
      </w:del>
      <w:del w:id="1341" w:author="PR Preview" w:date="2026-01-01T00:00:00Z">
        <w:r>
          <w:delText xml:space="preserve"> </w:delText>
        </w:r>
      </w:del>
      <m:oMath>
        <m:r>
          <m:t>λ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that the procedure needs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but does not compute from the</w:delText>
        </w:r>
      </w:del>
      <w:del w:id="1346" w:author="PR Preview" w:date="2026-01-01T00:00:00Z">
        <w:r>
          <w:delText xml:space="preserve"> </w:delText>
        </w:r>
      </w:del>
      <w:hyperlink w:anchor="def-training-set">
        <w:del w:id="134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48" w:author="PR Preview" w:date="2026-01-01T00:00:00Z">
        <w:r>
          <w:delText xml:space="preserve">:</w:delText>
        </w:r>
      </w:del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1349" w:author="PR Preview" w:date="2026-01-01T00:00:00Z">
        <w:r>
          <w:rPr>
            <w:b/>
            <w:bCs/>
          </w:rPr>
          <w:delText xml:space="preserve">Example 5 (Polynomial degree)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In</w:delText>
        </w:r>
      </w:del>
      <w:del w:id="1352" w:author="PR Preview" w:date="2026-01-01T00:00:00Z">
        <w:r>
          <w:delText xml:space="preserve"> </w:delText>
        </w:r>
      </w:del>
      <w:hyperlink w:anchor="exr-overfitting">
        <w:del w:id="135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354" w:author="PR Preview" w:date="2026-01-01T00:00:00Z">
        <w:r>
          <w:delText xml:space="preserve">,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least squares computes the coefficients of each polynomial from the 20 training cars,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but the degree</w:delText>
        </w:r>
      </w:del>
      <w:del w:id="1359" w:author="PR Preview" w:date="2026-01-01T00:00:00Z">
        <w:r>
          <w:delText xml:space="preserve"> </w:delText>
        </w:r>
      </w:del>
      <m:oMath>
        <m:r>
          <m:t>d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fixed before the fit.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So the degree is a</w:delText>
        </w:r>
      </w:del>
      <w:del w:id="1364" w:author="PR Preview" w:date="2026-01-01T00:00:00Z">
        <w:r>
          <w:delText xml:space="preserve"> </w:delText>
        </w:r>
      </w:del>
      <w:hyperlink w:anchor="def-tuning-parameter">
        <w:del w:id="1365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of least-squares polynomial fitting,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and the four fits are</w:delText>
        </w:r>
      </w:del>
      <w:del w:id="137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with</w:delText>
        </w:r>
      </w:del>
      <w:del w:id="137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374" w:author="PR Preview" w:date="2026-01-01T00:00:00Z">
        <w:r>
          <w:delText xml:space="preserve">.</w:delText>
        </w:r>
      </w:del>
    </w:p>
    <w:p>
      <w:pPr>
        <w:pStyle w:val="BodyText"/>
      </w:pPr>
      <w:del w:id="1375" w:author="PR Preview" w:date="2026-01-01T00:00:00Z">
        <w:r>
          <w:rPr>
            <w:b/>
            <w:bCs/>
          </w:rPr>
          <w:delText xml:space="preserve">Definition 18 (Validation set)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rPr>
            <w:b/>
            <w:bCs/>
          </w:rPr>
          <w:delText xml:space="preserve">validation set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of a</w:delText>
        </w:r>
      </w:del>
      <w:del w:id="1382" w:author="PR Preview" w:date="2026-01-01T00:00:00Z">
        <w:r>
          <w:delText xml:space="preserve"> </w:delText>
        </w:r>
      </w:del>
      <w:hyperlink w:anchor="def-data-splits">
        <w:del w:id="138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is the</w:delText>
        </w:r>
      </w:del>
      <w:del w:id="1386" w:author="PR Preview" w:date="2026-01-01T00:00:00Z">
        <w:r>
          <w:delText xml:space="preserve"> </w:delText>
        </w:r>
      </w:del>
      <w:hyperlink w:anchor="def-held-out-set">
        <w:del w:id="138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of observations indexed by</w:delText>
        </w:r>
      </w:del>
      <w:del w:id="139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391" w:author="PR Preview" w:date="2026-01-01T00:00:00Z">
        <w:r>
          <w:delText xml:space="preserve">,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used to choose among candidate</w:delText>
        </w:r>
      </w:del>
      <w:del w:id="1394" w:author="PR Preview" w:date="2026-01-01T00:00:00Z">
        <w:r>
          <w:delText xml:space="preserve"> </w:delText>
        </w:r>
      </w:del>
      <w:hyperlink w:anchor="def-fitting-procedure">
        <w:del w:id="139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del w:id="1398" w:author="PR Preview" w:date="2026-01-01T00:00:00Z">
        <w:r>
          <w:rPr>
            <w:b/>
            <w:bCs/>
          </w:rPr>
          <w:delText xml:space="preserve">Definition 19 (Validation choice)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Given candidate</w:delText>
        </w:r>
      </w:del>
      <w:del w:id="1401" w:author="PR Preview" w:date="2026-01-01T00:00:00Z">
        <w:r>
          <w:delText xml:space="preserve"> </w:delText>
        </w:r>
      </w:del>
      <w:hyperlink w:anchor="def-fitting-procedure">
        <w:del w:id="140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4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404" w:author="PR Preview" w:date="2026-01-01T00:00:00Z">
        <w:r>
          <w:delText xml:space="preserve">,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the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rPr>
            <w:b/>
            <w:bCs/>
          </w:rPr>
          <w:delText xml:space="preserve">validation choice</w:delText>
        </w:r>
      </w:del>
      <w:del w:id="14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is the index of the candidate whose</w:delText>
        </w:r>
      </w:del>
      <w:del w:id="1412" w:author="PR Preview" w:date="2026-01-01T00:00:00Z">
        <w:r>
          <w:delText xml:space="preserve"> </w:delText>
        </w:r>
      </w:del>
      <w:hyperlink w:anchor="def-prediction-rule">
        <w:del w:id="141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fitted to the training set</w:delText>
        </w:r>
      </w:del>
      <w:del w:id="14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has the smallest</w:delText>
        </w:r>
      </w:del>
      <w:del w:id="1421" w:author="PR Preview" w:date="2026-01-01T00:00:00Z">
        <w:r>
          <w:delText xml:space="preserve"> </w:delText>
        </w:r>
      </w:del>
      <w:hyperlink r:id="rId30">
        <w:del w:id="142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on the</w:delText>
        </w:r>
      </w:del>
      <w:del w:id="1425" w:author="PR Preview" w:date="2026-01-01T00:00:00Z">
        <w:r>
          <w:delText xml:space="preserve"> </w:delText>
        </w:r>
      </w:del>
      <w:hyperlink w:anchor="def-validation-set">
        <w:del w:id="142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427" w:author="PR Preview" w:date="2026-01-01T00:00:00Z">
        <w:r>
          <w:delText xml:space="preserve">:</w:delText>
        </w:r>
      </w:del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1428" w:author="PR Preview" w:date="2026-01-01T00:00:00Z">
        <w:r>
          <w:rPr>
            <w:b/>
            <w:bCs/>
          </w:rPr>
          <w:delText xml:space="preserve">Definition 20 (Test set)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The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rPr>
            <w:b/>
            <w:bCs/>
          </w:rPr>
          <w:delText xml:space="preserve">test set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of a</w:delText>
        </w:r>
      </w:del>
      <w:del w:id="1435" w:author="PR Preview" w:date="2026-01-01T00:00:00Z">
        <w:r>
          <w:delText xml:space="preserve"> </w:delText>
        </w:r>
      </w:del>
      <w:hyperlink w:anchor="def-data-splits">
        <w:del w:id="1436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is the</w:delText>
        </w:r>
      </w:del>
      <w:del w:id="1439" w:author="PR Preview" w:date="2026-01-01T00:00:00Z">
        <w:r>
          <w:delText xml:space="preserve"> </w:delText>
        </w:r>
      </w:del>
      <w:hyperlink w:anchor="def-held-out-set">
        <w:del w:id="1440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of observations indexed by</w:delText>
        </w:r>
      </w:del>
      <w:del w:id="144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444" w:author="PR Preview" w:date="2026-01-01T00:00:00Z">
        <w:r>
          <w:delText xml:space="preserve">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on which the rule of the</w:delText>
        </w:r>
      </w:del>
      <w:del w:id="1447" w:author="PR Preview" w:date="2026-01-01T00:00:00Z">
        <w:r>
          <w:delText xml:space="preserve"> </w:delText>
        </w:r>
      </w:del>
      <w:hyperlink w:anchor="def-validation-choice">
        <w:del w:id="1448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4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scored:</w:delText>
        </w:r>
      </w:del>
    </w:p>
    <w:p>
      <w:pPr>
        <w:pStyle w:val="BodyText"/>
      </w:pPr>
      <w:ins w:id="1452" w:author="PR Preview" w:date="2026-01-01T00:00:00Z">
        <w:r>
          <w:rPr>
            <w:b/>
            <w:bCs/>
          </w:rPr>
          <w:t xml:space="preserve">Definition 17 (Training/validation/test split)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A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rPr>
            <w:b/>
            <w:bCs/>
          </w:rPr>
          <w:t xml:space="preserve">training/validation/test split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divides the observations</w:t>
        </w:r>
      </w:ins>
      <w:ins w:id="145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of a data set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into three disjoint sets of indices,</w:t>
        </w:r>
      </w:ins>
      <w:ins w:id="146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and</w:t>
        </w:r>
      </w:ins>
      <w:ins w:id="146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470" w:author="PR Preview" w:date="2026-01-01T00:00:00Z">
        <w:r>
          <w:t xml:space="preserve">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 takes the observations in</w:t>
        </w:r>
      </w:ins>
      <w:ins w:id="147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as the</w:t>
        </w:r>
      </w:ins>
      <w:ins w:id="1476" w:author="PR Preview" w:date="2026-01-01T00:00:00Z">
        <w:r>
          <w:t xml:space="preserve"> </w:t>
        </w:r>
      </w:ins>
      <w:hyperlink w:anchor="def-training-set">
        <w:ins w:id="147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78" w:author="PR Preview" w:date="2026-01-01T00:00:00Z">
        <w:r>
          <w:t xml:space="preserve">:</w:t>
        </w:r>
      </w:ins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ins w:id="1479" w:author="PR Preview" w:date="2026-01-01T00:00:00Z">
        <w:r>
          <w:rPr>
            <w:b/>
            <w:bCs/>
          </w:rPr>
          <w:t xml:space="preserve">Example 5 (Split sizes for 32 cars)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In</w:t>
        </w:r>
      </w:ins>
      <w:ins w:id="1482" w:author="PR Preview" w:date="2026-01-01T00:00:00Z">
        <w:r>
          <w:t xml:space="preserve"> </w:t>
        </w:r>
      </w:ins>
      <w:hyperlink w:anchor="exr-data-splits">
        <w:ins w:id="148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484" w:author="PR Preview" w:date="2026-01-01T00:00:00Z">
        <w:r>
          <w:t xml:space="preserve">,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a rule of 60% / 20% / 20% on</w:t>
        </w:r>
      </w:ins>
      <w:ins w:id="14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cars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gives sets of 19, 6, and 7 cars,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and the 7 test cars are used only once, after the model is chosen.</w:t>
        </w:r>
      </w:ins>
    </w:p>
    <w:bookmarkEnd w:id="112"/>
    <w:bookmarkStart w:id="114" w:name="def-tuning-parameter"/>
    <w:p>
      <w:pPr>
        <w:pStyle w:val="BodyText"/>
      </w:pPr>
      <w:ins w:id="1494" w:author="PR Preview" w:date="2026-01-01T00:00:00Z">
        <w:r>
          <w:rPr>
            <w:b/>
            <w:bCs/>
          </w:rPr>
          <w:t xml:space="preserve">Definition 18 (Tuning parameter)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A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b/>
            <w:bCs/>
          </w:rPr>
          <w:t xml:space="preserve">tuning parameter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of a</w:t>
        </w:r>
      </w:ins>
      <w:ins w:id="1501" w:author="PR Preview" w:date="2026-01-01T00:00:00Z">
        <w:r>
          <w:t xml:space="preserve"> </w:t>
        </w:r>
      </w:ins>
      <w:hyperlink w:anchor="def-fitting-procedure">
        <w:ins w:id="150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 a setting</w:t>
        </w:r>
      </w:ins>
      <w:ins w:id="1505" w:author="PR Preview" w:date="2026-01-01T00:00:00Z">
        <w:r>
          <w:t xml:space="preserve"> </w:t>
        </w:r>
      </w:ins>
      <m:oMath>
        <m:r>
          <m:t>λ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that the procedure needs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but does not compute from the</w:t>
        </w:r>
      </w:ins>
      <w:ins w:id="1510" w:author="PR Preview" w:date="2026-01-01T00:00:00Z">
        <w:r>
          <w:t xml:space="preserve"> </w:t>
        </w:r>
      </w:ins>
      <w:hyperlink w:anchor="def-training-set">
        <w:ins w:id="151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12" w:author="PR Preview" w:date="2026-01-01T00:00:00Z">
        <w:r>
          <w:t xml:space="preserve">:</w:t>
        </w:r>
      </w:ins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ins w:id="1513" w:author="PR Preview" w:date="2026-01-01T00:00:00Z">
        <w:r>
          <w:rPr>
            <w:b/>
            <w:bCs/>
          </w:rPr>
          <w:t xml:space="preserve">Example 6 (Polynomial degree)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In</w:t>
        </w:r>
      </w:ins>
      <w:ins w:id="1516" w:author="PR Preview" w:date="2026-01-01T00:00:00Z">
        <w:r>
          <w:t xml:space="preserve"> </w:t>
        </w:r>
      </w:ins>
      <w:hyperlink w:anchor="exr-overfitting">
        <w:ins w:id="15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18" w:author="PR Preview" w:date="2026-01-01T00:00:00Z">
        <w:r>
          <w:t xml:space="preserve">,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least squares computes the coefficients of each polynomial from the 20 training cars,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but the degree</w:t>
        </w:r>
      </w:ins>
      <w:ins w:id="1523" w:author="PR Preview" w:date="2026-01-01T00:00:00Z">
        <w:r>
          <w:t xml:space="preserve"> </w:t>
        </w:r>
      </w:ins>
      <m:oMath>
        <m:r>
          <m:t>d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fixed before the fit.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So the degree is a</w:t>
        </w:r>
      </w:ins>
      <w:ins w:id="1528" w:author="PR Preview" w:date="2026-01-01T00:00:00Z">
        <w:r>
          <w:t xml:space="preserve"> </w:t>
        </w:r>
      </w:ins>
      <w:hyperlink w:anchor="def-tuning-parameter">
        <w:ins w:id="1529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of least-squares polynomial fitting,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and the four fits are</w:t>
        </w:r>
      </w:ins>
      <w:ins w:id="153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with</w:t>
        </w:r>
      </w:ins>
      <w:ins w:id="153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538" w:author="PR Preview" w:date="2026-01-01T00:00:00Z">
        <w:r>
          <w:t xml:space="preserve">.</w:t>
        </w:r>
      </w:ins>
    </w:p>
    <w:bookmarkEnd w:id="115"/>
    <w:bookmarkStart w:id="117" w:name="def-validation-set"/>
    <w:p>
      <w:pPr>
        <w:pStyle w:val="BodyText"/>
      </w:pPr>
      <w:ins w:id="1539" w:author="PR Preview" w:date="2026-01-01T00:00:00Z">
        <w:r>
          <w:rPr>
            <w:b/>
            <w:bCs/>
          </w:rPr>
          <w:t xml:space="preserve">Definition 19 (Validation set)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The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rPr>
            <w:b/>
            <w:bCs/>
          </w:rPr>
          <w:t xml:space="preserve">validation set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of a</w:t>
        </w:r>
      </w:ins>
      <w:ins w:id="1546" w:author="PR Preview" w:date="2026-01-01T00:00:00Z">
        <w:r>
          <w:t xml:space="preserve"> </w:t>
        </w:r>
      </w:ins>
      <w:hyperlink w:anchor="def-data-splits">
        <w:ins w:id="1547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is the</w:t>
        </w:r>
      </w:ins>
      <w:ins w:id="1550" w:author="PR Preview" w:date="2026-01-01T00:00:00Z">
        <w:r>
          <w:t xml:space="preserve"> </w:t>
        </w:r>
      </w:ins>
      <w:hyperlink w:anchor="def-held-out-set">
        <w:ins w:id="1551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of observations indexed by</w:t>
        </w:r>
      </w:ins>
      <w:ins w:id="155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555" w:author="PR Preview" w:date="2026-01-01T00:00:00Z">
        <w:r>
          <w:t xml:space="preserve">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used to choose among candidate</w:t>
        </w:r>
      </w:ins>
      <w:ins w:id="1558" w:author="PR Preview" w:date="2026-01-01T00:00:00Z">
        <w:r>
          <w:t xml:space="preserve"> </w:t>
        </w:r>
      </w:ins>
      <w:hyperlink w:anchor="def-fitting-procedure">
        <w:ins w:id="155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ins w:id="1562" w:author="PR Preview" w:date="2026-01-01T00:00:00Z">
        <w:r>
          <w:rPr>
            <w:b/>
            <w:bCs/>
          </w:rPr>
          <w:t xml:space="preserve">Definition 20 (Validation choice)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Given candidate</w:t>
        </w:r>
      </w:ins>
      <w:ins w:id="1565" w:author="PR Preview" w:date="2026-01-01T00:00:00Z">
        <w:r>
          <w:t xml:space="preserve"> </w:t>
        </w:r>
      </w:ins>
      <w:hyperlink w:anchor="def-fitting-procedure">
        <w:ins w:id="156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56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568" w:author="PR Preview" w:date="2026-01-01T00:00:00Z">
        <w:r>
          <w:t xml:space="preserve">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the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rPr>
            <w:b/>
            <w:bCs/>
          </w:rPr>
          <w:t xml:space="preserve">validation choice</w:t>
        </w:r>
      </w:ins>
      <w:ins w:id="15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the index of the candidate whose</w:t>
        </w:r>
      </w:ins>
      <w:ins w:id="1576" w:author="PR Preview" w:date="2026-01-01T00:00:00Z">
        <w:r>
          <w:t xml:space="preserve"> </w:t>
        </w:r>
      </w:ins>
      <w:hyperlink w:anchor="def-prediction-rule">
        <w:ins w:id="157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78" w:author="PR Preview" w:date="2026-01-01T00:00:00Z">
        <w:r>
          <w:t xml:space="preserve">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fitted to the training set</w:t>
        </w:r>
      </w:ins>
      <w:ins w:id="15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has the smallest</w:t>
        </w:r>
      </w:ins>
      <w:ins w:id="1585" w:author="PR Preview" w:date="2026-01-01T00:00:00Z">
        <w:r>
          <w:t xml:space="preserve"> </w:t>
        </w:r>
      </w:ins>
      <w:hyperlink r:id="rId30">
        <w:ins w:id="158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on the</w:t>
        </w:r>
      </w:ins>
      <w:ins w:id="1589" w:author="PR Preview" w:date="2026-01-01T00:00:00Z">
        <w:r>
          <w:t xml:space="preserve"> </w:t>
        </w:r>
      </w:ins>
      <w:hyperlink w:anchor="def-validation-set">
        <w:ins w:id="1590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591" w:author="PR Preview" w:date="2026-01-01T00:00:00Z">
        <w:r>
          <w:t xml:space="preserve">:</w:t>
        </w:r>
      </w:ins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ins w:id="1592" w:author="PR Preview" w:date="2026-01-01T00:00:00Z">
        <w:r>
          <w:rPr>
            <w:b/>
            <w:bCs/>
          </w:rPr>
          <w:t xml:space="preserve">Definition 21 (Test set)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The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rPr>
            <w:b/>
            <w:bCs/>
          </w:rPr>
          <w:t xml:space="preserve">test set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of a</w:t>
        </w:r>
      </w:ins>
      <w:ins w:id="1599" w:author="PR Preview" w:date="2026-01-01T00:00:00Z">
        <w:r>
          <w:t xml:space="preserve"> </w:t>
        </w:r>
      </w:ins>
      <w:hyperlink w:anchor="def-data-splits">
        <w:ins w:id="160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is the</w:t>
        </w:r>
      </w:ins>
      <w:ins w:id="1603" w:author="PR Preview" w:date="2026-01-01T00:00:00Z">
        <w:r>
          <w:t xml:space="preserve"> </w:t>
        </w:r>
      </w:ins>
      <w:hyperlink w:anchor="def-held-out-set">
        <w:ins w:id="160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of observations indexed by</w:t>
        </w:r>
      </w:ins>
      <w:ins w:id="160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608" w:author="PR Preview" w:date="2026-01-01T00:00:00Z">
        <w:r>
          <w:t xml:space="preserve">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on which the rule of the</w:t>
        </w:r>
      </w:ins>
      <w:ins w:id="1611" w:author="PR Preview" w:date="2026-01-01T00:00:00Z">
        <w:r>
          <w:t xml:space="preserve"> </w:t>
        </w:r>
      </w:ins>
      <w:hyperlink w:anchor="def-validation-choice">
        <w:ins w:id="161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61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is scored:</w:t>
        </w:r>
      </w:ins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del w:id="1616" w:author="PR Preview" w:date="2026-01-01T00:00:00Z">
        <w:r>
          <w:rPr>
            <w:b/>
            <w:bCs/>
          </w:rPr>
          <w:delText xml:space="preserve">Example 6 (Numerical example)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This example (</w:delText>
        </w:r>
      </w:del>
      <w:hyperlink w:anchor="exm-train-validation-test-split">
        <w:del w:id="1619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620" w:author="PR Preview" w:date="2026-01-01T00:00:00Z">
        <w:r>
          <w:delText xml:space="preserve">)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uses R’s built-in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rPr>
            <w:rStyle w:val="VerbatimChar"/>
          </w:rPr>
          <w:delText xml:space="preserve">mtcars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dataset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cars)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to predict fuel efficiency (</w:delText>
        </w:r>
      </w:del>
      <w:del w:id="1633" w:author="PR Preview" w:date="2026-01-01T00:00:00Z">
        <w:r>
          <w:rPr>
            <w:rStyle w:val="VerbatimChar"/>
          </w:rPr>
          <w:delText xml:space="preserve">mpg</w:delText>
        </w:r>
      </w:del>
      <w:del w:id="1634" w:author="PR Preview" w:date="2026-01-01T00:00:00Z">
        <w:r>
          <w:delText xml:space="preserve">)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from vehicle weight (</w:delText>
        </w:r>
      </w:del>
      <w:del w:id="1637" w:author="PR Preview" w:date="2026-01-01T00:00:00Z">
        <w:r>
          <w:rPr>
            <w:rStyle w:val="VerbatimChar"/>
          </w:rPr>
          <w:delText xml:space="preserve">wt</w:delText>
        </w:r>
      </w:del>
      <w:del w:id="1638" w:author="PR Preview" w:date="2026-01-01T00:00:00Z">
        <w:r>
          <w:delText xml:space="preserve">).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It uses one random split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to compare linear,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quadratic,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cubic,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and quartic models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(</w:delText>
        </w:r>
      </w:del>
      <w:del w:id="1651" w:author="PR Preview" w:date="2026-01-01T00:00:00Z">
        <w:r>
          <w:rPr>
            <w:rStyle w:val="VerbatimChar"/>
          </w:rPr>
          <w:delText xml:space="preserve">mpg ~ wt</w:delText>
        </w:r>
      </w:del>
      <w:del w:id="1652" w:author="PR Preview" w:date="2026-01-01T00:00:00Z">
        <w:r>
          <w:delText xml:space="preserve">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rPr>
            <w:rStyle w:val="VerbatimChar"/>
          </w:rPr>
          <w:delText xml:space="preserve">mpg ~ wt + I(wt^2)</w:delText>
        </w:r>
      </w:del>
      <w:del w:id="1655" w:author="PR Preview" w:date="2026-01-01T00:00:00Z">
        <w:r>
          <w:delText xml:space="preserve">,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658" w:author="PR Preview" w:date="2026-01-01T00:00:00Z">
        <w:r>
          <w:delText xml:space="preserve">,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and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663" w:author="PR Preview" w:date="2026-01-01T00:00:00Z">
        <w:r>
          <w:delText xml:space="preserve">)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 validation set,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then reports the chosen model’s test RMSE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on untouched test data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(James et al. 2021, 213)</w:delText>
        </w:r>
      </w:del>
      <w:del w:id="1672" w:author="PR Preview" w:date="2026-01-01T00:00:00Z">
        <w:r>
          <w:delText xml:space="preserve">.</w:delText>
        </w:r>
      </w:del>
    </w:p>
    <w:p>
      <w:pPr>
        <w:pStyle w:val="BodyText"/>
      </w:pPr>
      <w:ins w:id="1673" w:author="PR Preview" w:date="2026-01-01T00:00:00Z">
        <w:r>
          <w:rPr>
            <w:b/>
            <w:bCs/>
          </w:rPr>
          <w:t xml:space="preserve">Example 7 (Numerical example)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This example (</w:t>
        </w:r>
      </w:ins>
      <w:hyperlink w:anchor="exm-train-validation-test-split">
        <w:ins w:id="167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677" w:author="PR Preview" w:date="2026-01-01T00:00:00Z">
        <w:r>
          <w:t xml:space="preserve">)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uses R’s built-in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rPr>
            <w:rStyle w:val="VerbatimChar"/>
          </w:rPr>
          <w:t xml:space="preserve">mtcars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dataset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cars)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to predict fuel efficiency (</w:t>
        </w:r>
      </w:ins>
      <w:ins w:id="1690" w:author="PR Preview" w:date="2026-01-01T00:00:00Z">
        <w:r>
          <w:rPr>
            <w:rStyle w:val="VerbatimChar"/>
          </w:rPr>
          <w:t xml:space="preserve">mpg</w:t>
        </w:r>
      </w:ins>
      <w:ins w:id="1691" w:author="PR Preview" w:date="2026-01-01T00:00:00Z">
        <w:r>
          <w:t xml:space="preserve">)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from vehicle weight (</w:t>
        </w:r>
      </w:ins>
      <w:ins w:id="1694" w:author="PR Preview" w:date="2026-01-01T00:00:00Z">
        <w:r>
          <w:rPr>
            <w:rStyle w:val="VerbatimChar"/>
          </w:rPr>
          <w:t xml:space="preserve">wt</w:t>
        </w:r>
      </w:ins>
      <w:ins w:id="1695" w:author="PR Preview" w:date="2026-01-01T00:00:00Z">
        <w:r>
          <w:t xml:space="preserve">).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It uses one random split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to compare linear,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quadratic,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cubic,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and quartic models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(</w:t>
        </w:r>
      </w:ins>
      <w:ins w:id="1708" w:author="PR Preview" w:date="2026-01-01T00:00:00Z">
        <w:r>
          <w:rPr>
            <w:rStyle w:val="VerbatimChar"/>
          </w:rPr>
          <w:t xml:space="preserve">mpg ~ wt</w:t>
        </w:r>
      </w:ins>
      <w:ins w:id="1709" w:author="PR Preview" w:date="2026-01-01T00:00:00Z">
        <w:r>
          <w:t xml:space="preserve">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rPr>
            <w:rStyle w:val="VerbatimChar"/>
          </w:rPr>
          <w:t xml:space="preserve">mpg ~ wt + I(wt^2)</w:t>
        </w:r>
      </w:ins>
      <w:ins w:id="1712" w:author="PR Preview" w:date="2026-01-01T00:00:00Z">
        <w:r>
          <w:t xml:space="preserve">,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rPr>
            <w:rStyle w:val="VerbatimChar"/>
          </w:rPr>
          <w:t xml:space="preserve">mpg ~ wt + I(wt^2) + I(wt^3)</w:t>
        </w:r>
      </w:ins>
      <w:ins w:id="1715" w:author="PR Preview" w:date="2026-01-01T00:00:00Z">
        <w:r>
          <w:t xml:space="preserve">,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and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720" w:author="PR Preview" w:date="2026-01-01T00:00:00Z">
        <w:r>
          <w:t xml:space="preserve">)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on a validation set,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then reports the chosen model’s test RMSE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on untouched test data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(James et al. 2021, 213)</w:t>
        </w:r>
      </w:ins>
      <w:ins w:id="1729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del w:id="1730" w:author="PR Preview" w:date="2026-01-01T00:00:00Z">
        <w:r>
          <w:rPr>
            <w:b/>
            <w:bCs/>
          </w:rPr>
          <w:delText xml:space="preserve">Exercise 7 (Folds of the</w:delText>
        </w:r>
      </w:del>
      <w:del w:id="1731" w:author="PR Preview" w:date="2026-01-01T00:00:00Z">
        <w:r>
          <w:rPr>
            <w:b/>
            <w:bCs/>
          </w:rPr>
          <w:delText xml:space="preserve"> </w:delText>
        </w:r>
      </w:del>
      <w:del w:id="173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733" w:author="PR Preview" w:date="2026-01-01T00:00:00Z">
        <w:r>
          <w:rPr>
            <w:b/>
            <w:bCs/>
          </w:rPr>
          <w:delText xml:space="preserve"> </w:delText>
        </w:r>
      </w:del>
      <w:del w:id="1734" w:author="PR Preview" w:date="2026-01-01T00:00:00Z">
        <w:r>
          <w:rPr>
            <w:b/>
            <w:bCs/>
          </w:rPr>
          <w:delText xml:space="preserve">data)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Suppose we use</w:delText>
        </w:r>
      </w:del>
      <w:del w:id="173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738" w:author="PR Preview" w:date="2026-01-01T00:00:00Z">
        <w:r>
          <w:delText xml:space="preserve">-fold cross-validation on the</w:delText>
        </w:r>
      </w:del>
      <w:del w:id="17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cars in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rPr>
            <w:rStyle w:val="VerbatimChar"/>
          </w:rPr>
          <w:delText xml:space="preserve">mtcars</w:delText>
        </w:r>
      </w:del>
      <w:del w:id="1744" w:author="PR Preview" w:date="2026-01-01T00:00:00Z">
        <w:r>
          <w:delText xml:space="preserve">.</w:delText>
        </w:r>
      </w:del>
    </w:p>
    <w:p>
      <w:pPr>
        <w:pStyle w:val="FirstParagraph"/>
      </w:pPr>
      <w:ins w:id="1745" w:author="PR Preview" w:date="2026-01-01T00:00:00Z">
        <w:r>
          <w:rPr>
            <w:b/>
            <w:bCs/>
          </w:rPr>
          <w:t xml:space="preserve">Exercise 9 (Folds of the</w:t>
        </w:r>
      </w:ins>
      <w:ins w:id="1746" w:author="PR Preview" w:date="2026-01-01T00:00:00Z">
        <w:r>
          <w:rPr>
            <w:b/>
            <w:bCs/>
          </w:rPr>
          <w:t xml:space="preserve"> </w:t>
        </w:r>
      </w:ins>
      <w:ins w:id="174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748" w:author="PR Preview" w:date="2026-01-01T00:00:00Z">
        <w:r>
          <w:rPr>
            <w:b/>
            <w:bCs/>
          </w:rPr>
          <w:t xml:space="preserve"> </w:t>
        </w:r>
      </w:ins>
      <w:ins w:id="1749" w:author="PR Preview" w:date="2026-01-01T00:00:00Z">
        <w:r>
          <w:rPr>
            <w:b/>
            <w:bCs/>
          </w:rPr>
          <w:t xml:space="preserve">data)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Suppose we use</w:t>
        </w:r>
      </w:ins>
      <w:ins w:id="17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753" w:author="PR Preview" w:date="2026-01-01T00:00:00Z">
        <w:r>
          <w:t xml:space="preserve">-fold cross-validation on the</w:t>
        </w:r>
      </w:ins>
      <w:ins w:id="17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cars in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rPr>
            <w:rStyle w:val="VerbatimChar"/>
          </w:rPr>
          <w:t xml:space="preserve">mtcars</w:t>
        </w:r>
      </w:ins>
      <w:ins w:id="17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del w:id="1760" w:author="PR Preview" w:date="2026-01-01T00:00:00Z">
        <w:r>
          <w:rPr>
            <w:i/>
            <w:iCs/>
          </w:rPr>
          <w:delText xml:space="preserve">Solution 7</w:delText>
        </w:r>
      </w:del>
      <w:del w:id="1761" w:author="PR Preview" w:date="2026-01-01T00:00:00Z">
        <w:r>
          <w:delText xml:space="preserve">. </w:delText>
        </w:r>
      </w:del>
    </w:p>
    <w:p>
      <w:pPr>
        <w:pStyle w:val="FirstParagraph"/>
      </w:pPr>
      <w:ins w:id="1762" w:author="PR Preview" w:date="2026-01-01T00:00:00Z">
        <w:r>
          <w:rPr>
            <w:i/>
            <w:iCs/>
          </w:rPr>
          <w:t xml:space="preserve">Solution 9</w:t>
        </w:r>
      </w:ins>
      <w:ins w:id="1763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del w:id="1764" w:author="PR Preview" w:date="2026-01-01T00:00:00Z">
        <w:r>
          <w:rPr>
            <w:b/>
            <w:bCs/>
          </w:rPr>
          <w:delText xml:space="preserve">Definition 21 (Folds)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A division of a</w:delText>
        </w:r>
      </w:del>
      <w:del w:id="1767" w:author="PR Preview" w:date="2026-01-01T00:00:00Z">
        <w:r>
          <w:delText xml:space="preserve"> </w:delText>
        </w:r>
      </w:del>
      <w:hyperlink w:anchor="def-training-set">
        <w:del w:id="176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70" w:author="PR Preview" w:date="2026-01-01T00:00:00Z">
        <w:r>
          <w:delText xml:space="preserve">,</w:delText>
        </w:r>
      </w:del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indexed by</w:delText>
        </w:r>
      </w:del>
      <w:del w:id="1773" w:author="PR Preview" w:date="2026-01-01T00:00:00Z">
        <w:r>
          <w:delText xml:space="preserve"> </w:delText>
        </w:r>
      </w:del>
      <m:oMath>
        <m:r>
          <m:t>I</m:t>
        </m:r>
      </m:oMath>
      <w:del w:id="1774" w:author="PR Preview" w:date="2026-01-01T00:00:00Z">
        <w:r>
          <w:delText xml:space="preserve">, into</w:delText>
        </w:r>
      </w:del>
      <w:del w:id="1775" w:author="PR Preview" w:date="2026-01-01T00:00:00Z">
        <w:r>
          <w:delText xml:space="preserve"> </w:delText>
        </w:r>
      </w:del>
      <m:oMath>
        <m:r>
          <m:t>k</m:t>
        </m:r>
      </m:oMath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rPr>
            <w:b/>
            <w:bCs/>
          </w:rPr>
          <w:delText xml:space="preserve">folds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is a partition of</w:delText>
        </w:r>
      </w:del>
      <w:del w:id="1780" w:author="PR Preview" w:date="2026-01-01T00:00:00Z">
        <w:r>
          <w:delText xml:space="preserve"> </w:delText>
        </w:r>
      </w:del>
      <m:oMath>
        <m:r>
          <m:t>I</m:t>
        </m:r>
      </m:oMath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into</w:delText>
        </w:r>
      </w:del>
      <w:del w:id="1783" w:author="PR Preview" w:date="2026-01-01T00:00:00Z">
        <w:r>
          <w:delText xml:space="preserve"> </w:delText>
        </w:r>
      </w:del>
      <m:oMath>
        <m:r>
          <m:t>k</m:t>
        </m:r>
      </m:oMath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nonempty, disjoint subsets</w:delText>
        </w:r>
      </w:del>
      <w:del w:id="17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787" w:author="PR Preview" w:date="2026-01-01T00:00:00Z">
        <w:r>
          <w:delText xml:space="preserve">:</w:delText>
        </w:r>
      </w:del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BodyText"/>
      </w:pPr>
      <w:del w:id="1788" w:author="PR Preview" w:date="2026-01-01T00:00:00Z">
        <w:r>
          <w:rPr>
            <w:b/>
            <w:bCs/>
          </w:rPr>
          <w:delText xml:space="preserve">Definition 22 (Fold size)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The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rPr>
            <w:b/>
            <w:bCs/>
          </w:rPr>
          <w:delText xml:space="preserve">size</w:delText>
        </w:r>
      </w:del>
      <w:del w:id="179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of</w:delText>
        </w:r>
      </w:del>
      <w:del w:id="1796" w:author="PR Preview" w:date="2026-01-01T00:00:00Z">
        <w:r>
          <w:delText xml:space="preserve"> </w:delText>
        </w:r>
      </w:del>
      <w:hyperlink w:anchor="def-folds">
        <w:del w:id="179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7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del w:id="1801" w:author="PR Preview" w:date="2026-01-01T00:00:00Z">
        <w:r>
          <w:rPr>
            <w:b/>
            <w:bCs/>
          </w:rPr>
          <w:delText xml:space="preserve">Definition 23 (Fold assignment)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Given</w:delText>
        </w:r>
      </w:del>
      <w:del w:id="1804" w:author="PR Preview" w:date="2026-01-01T00:00:00Z">
        <w:r>
          <w:delText xml:space="preserve"> </w:delText>
        </w:r>
      </w:del>
      <w:hyperlink w:anchor="def-folds">
        <w:del w:id="180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8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807" w:author="PR Preview" w:date="2026-01-01T00:00:00Z">
        <w:r>
          <w:delText xml:space="preserve">,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the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rPr>
            <w:b/>
            <w:bCs/>
          </w:rPr>
          <w:delText xml:space="preserve">fold assignment</w:delText>
        </w:r>
      </w:del>
      <w:del w:id="1812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of observation</w:delText>
        </w:r>
      </w:del>
      <w:del w:id="1815" w:author="PR Preview" w:date="2026-01-01T00:00:00Z">
        <w:r>
          <w:delText xml:space="preserve"> </w:delText>
        </w:r>
      </w:del>
      <m:oMath>
        <m:r>
          <m:t>i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BodyText"/>
      </w:pPr>
      <w:del w:id="1818" w:author="PR Preview" w:date="2026-01-01T00:00:00Z">
        <w:r>
          <w:rPr>
            <w:b/>
            <w:bCs/>
          </w:rPr>
          <w:delText xml:space="preserve">Definition 24 (Fold-out rule)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For</w:delText>
        </w:r>
      </w:del>
      <w:del w:id="1821" w:author="PR Preview" w:date="2026-01-01T00:00:00Z">
        <w:r>
          <w:delText xml:space="preserve"> </w:delText>
        </w:r>
      </w:del>
      <w:hyperlink w:anchor="def-folds">
        <w:del w:id="182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8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824" w:author="PR Preview" w:date="2026-01-01T00:00:00Z">
        <w:r>
          <w:delText xml:space="preserve">,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the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rPr>
            <w:b/>
            <w:bCs/>
          </w:rPr>
          <w:delText xml:space="preserve">fold-out rule</w:delText>
        </w:r>
      </w:del>
      <w:del w:id="182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is the</w:delText>
        </w:r>
      </w:del>
      <w:del w:id="1832" w:author="PR Preview" w:date="2026-01-01T00:00:00Z">
        <w:r>
          <w:delText xml:space="preserve"> </w:delText>
        </w:r>
      </w:del>
      <w:hyperlink w:anchor="def-prediction-rule">
        <w:del w:id="183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that a</w:delText>
        </w:r>
      </w:del>
      <w:del w:id="1836" w:author="PR Preview" w:date="2026-01-01T00:00:00Z">
        <w:r>
          <w:delText xml:space="preserve"> </w:delText>
        </w:r>
      </w:del>
      <w:hyperlink w:anchor="def-fitting-procedure">
        <w:del w:id="183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38" w:author="PR Preview" w:date="2026-01-01T00:00:00Z">
        <w:r>
          <w:delText xml:space="preserve"> </w:delText>
        </w:r>
      </w:del>
      <m:oMath>
        <m:r>
          <m:t>g</m:t>
        </m:r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produces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BodyText"/>
      </w:pPr>
      <w:del w:id="1843" w:author="PR Preview" w:date="2026-01-01T00:00:00Z">
        <w:r>
          <w:rPr>
            <w:b/>
            <w:bCs/>
          </w:rPr>
          <w:delText xml:space="preserve">Definition 25 (</w:delText>
        </w:r>
      </w:del>
      <m:oMath>
        <m:r>
          <m:t>k</m:t>
        </m:r>
      </m:oMath>
      <w:del w:id="1844" w:author="PR Preview" w:date="2026-01-01T00:00:00Z">
        <w:r>
          <w:rPr>
            <w:b/>
            <w:bCs/>
          </w:rPr>
          <w:delText xml:space="preserve">-fold cross-validation)</w:delText>
        </w:r>
      </w:del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In</w:delText>
        </w:r>
      </w:del>
      <w:del w:id="1847" w:author="PR Preview" w:date="2026-01-01T00:00:00Z">
        <w:r>
          <w:delText xml:space="preserve"> </w:delText>
        </w:r>
      </w:del>
      <m:oMath>
        <m:r>
          <m:t>k</m:t>
        </m:r>
      </m:oMath>
      <w:del w:id="1848" w:author="PR Preview" w:date="2026-01-01T00:00:00Z">
        <w:r>
          <w:rPr>
            <w:b/>
            <w:bCs/>
          </w:rPr>
          <w:delText xml:space="preserve">-fold cross-validation</w:delText>
        </w:r>
      </w:del>
      <w:del w:id="1849" w:author="PR Preview" w:date="2026-01-01T00:00:00Z">
        <w:r>
          <w:delText xml:space="preserve">:</w:delText>
        </w:r>
      </w:del>
    </w:p>
    <w:p>
      <w:pPr>
        <w:pStyle w:val="FirstParagraph"/>
      </w:pPr>
      <w:ins w:id="1850" w:author="PR Preview" w:date="2026-01-01T00:00:00Z">
        <w:r>
          <w:rPr>
            <w:b/>
            <w:bCs/>
          </w:rPr>
          <w:t xml:space="preserve">Definition 22 (Folds)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A division of a</w:t>
        </w:r>
      </w:ins>
      <w:ins w:id="1853" w:author="PR Preview" w:date="2026-01-01T00:00:00Z">
        <w:r>
          <w:t xml:space="preserve"> </w:t>
        </w:r>
      </w:ins>
      <w:hyperlink w:anchor="def-training-set">
        <w:ins w:id="18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56" w:author="PR Preview" w:date="2026-01-01T00:00:00Z">
        <w:r>
          <w:t xml:space="preserve">,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indexed by</w:t>
        </w:r>
      </w:ins>
      <w:ins w:id="1859" w:author="PR Preview" w:date="2026-01-01T00:00:00Z">
        <w:r>
          <w:t xml:space="preserve"> </w:t>
        </w:r>
      </w:ins>
      <m:oMath>
        <m:r>
          <m:t>I</m:t>
        </m:r>
      </m:oMath>
      <w:ins w:id="1860" w:author="PR Preview" w:date="2026-01-01T00:00:00Z">
        <w:r>
          <w:t xml:space="preserve">, into</w:t>
        </w:r>
      </w:ins>
      <w:ins w:id="1861" w:author="PR Preview" w:date="2026-01-01T00:00:00Z">
        <w:r>
          <w:t xml:space="preserve"> </w:t>
        </w:r>
      </w:ins>
      <m:oMath>
        <m:r>
          <m:t>k</m:t>
        </m:r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rPr>
            <w:b/>
            <w:bCs/>
          </w:rPr>
          <w:t xml:space="preserve">folds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is a partition of</w:t>
        </w:r>
      </w:ins>
      <w:ins w:id="1866" w:author="PR Preview" w:date="2026-01-01T00:00:00Z">
        <w:r>
          <w:t xml:space="preserve"> </w:t>
        </w:r>
      </w:ins>
      <m:oMath>
        <m:r>
          <m:t>I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into</w:t>
        </w:r>
      </w:ins>
      <w:ins w:id="1869" w:author="PR Preview" w:date="2026-01-01T00:00:00Z">
        <w:r>
          <w:t xml:space="preserve"> </w:t>
        </w:r>
      </w:ins>
      <m:oMath>
        <m:r>
          <m:t>k</m:t>
        </m:r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nonempty, disjoint subsets</w:t>
        </w:r>
      </w:ins>
      <w:ins w:id="18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873" w:author="PR Preview" w:date="2026-01-01T00:00:00Z">
        <w:r>
          <w:t xml:space="preserve">:</w:t>
        </w:r>
      </w:ins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ins w:id="1874" w:author="PR Preview" w:date="2026-01-01T00:00:00Z">
        <w:r>
          <w:rPr>
            <w:b/>
            <w:bCs/>
          </w:rPr>
          <w:t xml:space="preserve">Definition 23 (Fold size)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The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rPr>
            <w:b/>
            <w:bCs/>
          </w:rPr>
          <w:t xml:space="preserve">size</w:t>
        </w:r>
      </w:ins>
      <w:ins w:id="187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of</w:t>
        </w:r>
      </w:ins>
      <w:ins w:id="1882" w:author="PR Preview" w:date="2026-01-01T00:00:00Z">
        <w:r>
          <w:t xml:space="preserve"> </w:t>
        </w:r>
      </w:ins>
      <w:hyperlink w:anchor="def-folds">
        <w:ins w:id="188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8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ins w:id="1887" w:author="PR Preview" w:date="2026-01-01T00:00:00Z">
        <w:r>
          <w:rPr>
            <w:b/>
            <w:bCs/>
          </w:rPr>
          <w:t xml:space="preserve">Definition 24 (Fold assignment)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Given</w:t>
        </w:r>
      </w:ins>
      <w:ins w:id="1890" w:author="PR Preview" w:date="2026-01-01T00:00:00Z">
        <w:r>
          <w:t xml:space="preserve"> </w:t>
        </w:r>
      </w:ins>
      <w:hyperlink w:anchor="def-folds">
        <w:ins w:id="189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8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893" w:author="PR Preview" w:date="2026-01-01T00:00:00Z">
        <w:r>
          <w:t xml:space="preserve">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the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rPr>
            <w:b/>
            <w:bCs/>
          </w:rPr>
          <w:t xml:space="preserve">fold assignment</w:t>
        </w:r>
      </w:ins>
      <w:ins w:id="1898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of observation</w:t>
        </w:r>
      </w:ins>
      <w:ins w:id="1901" w:author="PR Preview" w:date="2026-01-01T00:00:00Z">
        <w:r>
          <w:t xml:space="preserve"> </w:t>
        </w:r>
      </w:ins>
      <m:oMath>
        <m:r>
          <m:t>i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ins w:id="1904" w:author="PR Preview" w:date="2026-01-01T00:00:00Z">
        <w:r>
          <w:rPr>
            <w:b/>
            <w:bCs/>
          </w:rPr>
          <w:t xml:space="preserve">Definition 25 (Fold-out rule)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For</w:t>
        </w:r>
      </w:ins>
      <w:ins w:id="1907" w:author="PR Preview" w:date="2026-01-01T00:00:00Z">
        <w:r>
          <w:t xml:space="preserve"> </w:t>
        </w:r>
      </w:ins>
      <w:hyperlink w:anchor="def-folds">
        <w:ins w:id="190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9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910" w:author="PR Preview" w:date="2026-01-01T00:00:00Z">
        <w:r>
          <w:t xml:space="preserve">,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the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rPr>
            <w:b/>
            <w:bCs/>
          </w:rPr>
          <w:t xml:space="preserve">fold-out rule</w:t>
        </w:r>
      </w:ins>
      <w:ins w:id="191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is the</w:t>
        </w:r>
      </w:ins>
      <w:ins w:id="1918" w:author="PR Preview" w:date="2026-01-01T00:00:00Z">
        <w:r>
          <w:t xml:space="preserve"> </w:t>
        </w:r>
      </w:ins>
      <w:hyperlink w:anchor="def-prediction-rule">
        <w:ins w:id="191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that a</w:t>
        </w:r>
      </w:ins>
      <w:ins w:id="1922" w:author="PR Preview" w:date="2026-01-01T00:00:00Z">
        <w:r>
          <w:t xml:space="preserve"> </w:t>
        </w:r>
      </w:ins>
      <w:hyperlink w:anchor="def-fitting-procedure">
        <w:ins w:id="192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24" w:author="PR Preview" w:date="2026-01-01T00:00:00Z">
        <w:r>
          <w:t xml:space="preserve"> </w:t>
        </w:r>
      </w:ins>
      <m:oMath>
        <m:r>
          <m:t>g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produces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ins w:id="1929" w:author="PR Preview" w:date="2026-01-01T00:00:00Z">
        <w:r>
          <w:rPr>
            <w:b/>
            <w:bCs/>
          </w:rPr>
          <w:t xml:space="preserve">Definition 26 (</w:t>
        </w:r>
      </w:ins>
      <m:oMath>
        <m:r>
          <m:t>k</m:t>
        </m:r>
      </m:oMath>
      <w:ins w:id="1930" w:author="PR Preview" w:date="2026-01-01T00:00:00Z">
        <w:r>
          <w:rPr>
            <w:b/>
            <w:bCs/>
          </w:rPr>
          <w:t xml:space="preserve">-fold cross-validation)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In</w:t>
        </w:r>
      </w:ins>
      <w:ins w:id="1933" w:author="PR Preview" w:date="2026-01-01T00:00:00Z">
        <w:r>
          <w:t xml:space="preserve"> </w:t>
        </w:r>
      </w:ins>
      <m:oMath>
        <m:r>
          <m:t>k</m:t>
        </m:r>
      </m:oMath>
      <w:ins w:id="1934" w:author="PR Preview" w:date="2026-01-01T00:00:00Z">
        <w:r>
          <w:rPr>
            <w:b/>
            <w:bCs/>
          </w:rPr>
          <w:t xml:space="preserve">-fold cross-validation</w:t>
        </w:r>
      </w:ins>
      <w:ins w:id="193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del w:id="1936" w:author="PR Preview" w:date="2026-01-01T00:00:00Z">
        <w:r>
          <w:rPr>
            <w:i/>
            <w:iCs/>
          </w:rPr>
          <w:delText xml:space="preserve">Remark 7</w:delText>
        </w:r>
      </w:del>
      <w:del w:id="1937" w:author="PR Preview" w:date="2026-01-01T00:00:00Z">
        <w:r>
          <w:delText xml:space="preserve"> (Cross-validation instead of a single validation set). </w:delText>
        </w:r>
      </w:del>
      <w:del w:id="1938" w:author="PR Preview" w:date="2026-01-01T00:00:00Z">
        <w:r>
          <w:delText xml:space="preserve">If data are limited,</w:delText>
        </w:r>
      </w:del>
      <w:del w:id="1939" w:author="PR Preview" w:date="2026-01-01T00:00:00Z">
        <w:r>
          <w:delText xml:space="preserve"> </w:delText>
        </w:r>
      </w:del>
      <m:oMath>
        <m:r>
          <m:t>k</m:t>
        </m:r>
      </m:oMath>
      <w:del w:id="1940" w:author="PR Preview" w:date="2026-01-01T00:00:00Z">
        <w:r>
          <w:delText xml:space="preserve">-fold cross-validation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can replace the single validation set of</w:delText>
        </w:r>
      </w:del>
      <w:del w:id="1943" w:author="PR Preview" w:date="2026-01-01T00:00:00Z">
        <w:r>
          <w:delText xml:space="preserve"> </w:delText>
        </w:r>
      </w:del>
      <w:hyperlink w:anchor="def-data-splits">
        <w:del w:id="194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for more stable tuning.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In</w:delText>
        </w:r>
      </w:del>
      <w:del w:id="1949" w:author="PR Preview" w:date="2026-01-01T00:00:00Z">
        <w:r>
          <w:delText xml:space="preserve"> </w:delText>
        </w:r>
      </w:del>
      <w:hyperlink w:anchor="exr-kfold">
        <w:del w:id="195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951" w:author="PR Preview" w:date="2026-01-01T00:00:00Z">
        <w:r>
          <w:delText xml:space="preserve">,</w:delText>
        </w:r>
      </w:del>
      <w:del w:id="195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folds of 8 cars each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1957" w:author="PR Preview" w:date="2026-01-01T00:00:00Z">
        <w:r>
          <w:rPr>
            <w:b/>
            <w:bCs/>
          </w:rPr>
          <w:delText xml:space="preserve">Definition 26 (Cross-validation estimate)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The</w:delText>
        </w:r>
      </w:del>
      <w:del w:id="1960" w:author="PR Preview" w:date="2026-01-01T00:00:00Z">
        <w:r>
          <w:delText xml:space="preserve"> </w:delText>
        </w:r>
      </w:del>
      <m:oMath>
        <m:r>
          <m:t>k</m:t>
        </m:r>
      </m:oMath>
      <w:del w:id="1961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19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is the</w:delText>
        </w:r>
      </w:del>
      <w:del w:id="1965" w:author="PR Preview" w:date="2026-01-01T00:00:00Z">
        <w:r>
          <w:delText xml:space="preserve"> </w:delText>
        </w:r>
      </w:del>
      <w:hyperlink r:id="rId30">
        <w:del w:id="196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of the predictions that each observation</w:delText>
        </w:r>
      </w:del>
      <w:del w:id="19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of the training set receives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from the</w:delText>
        </w:r>
      </w:del>
      <w:del w:id="1974" w:author="PR Preview" w:date="2026-01-01T00:00:00Z">
        <w:r>
          <w:delText xml:space="preserve"> </w:delText>
        </w:r>
      </w:del>
      <w:hyperlink w:anchor="def-fold-out-rule">
        <w:del w:id="197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of its</w:delText>
        </w:r>
      </w:del>
      <w:del w:id="1978" w:author="PR Preview" w:date="2026-01-01T00:00:00Z">
        <w:r>
          <w:delText xml:space="preserve"> </w:delText>
        </w:r>
      </w:del>
      <w:hyperlink w:anchor="def-fold-assignment">
        <w:del w:id="1979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1980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in</w:delText>
        </w:r>
      </w:del>
      <w:del w:id="198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98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985" w:author="PR Preview" w:date="2026-01-01T00:00:00Z">
        <w:r>
          <w:delText xml:space="preserve">:</w:delText>
        </w:r>
      </w:del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BodyText"/>
      </w:pPr>
      <w:del w:id="1986" w:author="PR Preview" w:date="2026-01-01T00:00:00Z">
        <w:r>
          <w:rPr>
            <w:b/>
            <w:bCs/>
          </w:rPr>
          <w:delText xml:space="preserve">Exercise 8 (The cross-validation estimate, fold by fold)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Rewrite the</w:delText>
        </w:r>
      </w:del>
      <w:del w:id="1989" w:author="PR Preview" w:date="2026-01-01T00:00:00Z">
        <w:r>
          <w:delText xml:space="preserve"> </w:delText>
        </w:r>
      </w:del>
      <w:hyperlink w:anchor="def-cv-estimate">
        <w:del w:id="199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991" w:author="PR Preview" w:date="2026-01-01T00:00:00Z">
        <w:r>
          <w:delText xml:space="preserve"> </w:delText>
        </w:r>
      </w:del>
      <w:hyperlink w:anchor="eq-cv-estimate">
        <w:del w:id="199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as</w:delText>
        </w:r>
      </w:del>
      <w:del w:id="199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times a double sum: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an outer sum over the fold numbers</w:delText>
        </w:r>
      </w:del>
      <w:del w:id="2000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and an inner sum over the observations</w:delText>
        </w:r>
      </w:del>
      <w:del w:id="2003" w:author="PR Preview" w:date="2026-01-01T00:00:00Z">
        <w:r>
          <w:delText xml:space="preserve"> </w:delText>
        </w:r>
      </w:del>
      <m:oMath>
        <m:r>
          <m:t>i</m:t>
        </m:r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in</w:delText>
        </w:r>
      </w:del>
      <w:del w:id="2006" w:author="PR Preview" w:date="2026-01-01T00:00:00Z">
        <w:r>
          <w:delText xml:space="preserve"> </w:delText>
        </w:r>
      </w:del>
      <w:hyperlink w:anchor="def-folds">
        <w:del w:id="200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09" w:author="PR Preview" w:date="2026-01-01T00:00:00Z">
        <w:r>
          <w:delText xml:space="preserve">.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Then simplify the summand, so that it no longer uses the fold assignment</w:delText>
        </w:r>
      </w:del>
      <w:del w:id="2012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013" w:author="PR Preview" w:date="2026-01-01T00:00:00Z">
        <w:r>
          <w:delText xml:space="preserve">.</w:delText>
        </w:r>
      </w:del>
    </w:p>
    <w:p>
      <w:pPr>
        <w:pStyle w:val="BodyText"/>
      </w:pPr>
      <w:del w:id="2014" w:author="PR Preview" w:date="2026-01-01T00:00:00Z">
        <w:r>
          <w:rPr>
            <w:i/>
            <w:iCs/>
          </w:rPr>
          <w:delText xml:space="preserve">Solution 8</w:delText>
        </w:r>
      </w:del>
      <w:del w:id="2015" w:author="PR Preview" w:date="2026-01-01T00:00:00Z">
        <w:r>
          <w:delText xml:space="preserve">. </w:delText>
        </w:r>
      </w:del>
      <w:del w:id="2016" w:author="PR Preview" w:date="2026-01-01T00:00:00Z">
        <w:r>
          <w:delText xml:space="preserve">The folds</w:delText>
        </w:r>
      </w:del>
      <w:del w:id="20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partition</w:delText>
        </w:r>
      </w:del>
      <w:del w:id="2020" w:author="PR Preview" w:date="2026-01-01T00:00:00Z">
        <w:r>
          <w:delText xml:space="preserve"> </w:delText>
        </w:r>
      </w:del>
      <m:oMath>
        <m:r>
          <m:t>I</m:t>
        </m:r>
      </m:oMath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(</w:delText>
        </w:r>
      </w:del>
      <w:hyperlink w:anchor="def-folds">
        <w:del w:id="2023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024" w:author="PR Preview" w:date="2026-01-01T00:00:00Z">
        <w:r>
          <w:delText xml:space="preserve">),</w:delText>
        </w:r>
      </w:del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so summing over the observations of each fold and then over the folds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adds each term of</w:delText>
        </w:r>
      </w:del>
      <w:del w:id="2029" w:author="PR Preview" w:date="2026-01-01T00:00:00Z">
        <w:r>
          <w:delText xml:space="preserve"> </w:delText>
        </w:r>
      </w:del>
      <w:hyperlink w:anchor="eq-cv-estimate">
        <w:del w:id="2030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exactly once.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For</w:delText>
        </w:r>
      </w:del>
      <w:del w:id="20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36" w:author="PR Preview" w:date="2026-01-01T00:00:00Z">
        <w:r>
          <w:delText xml:space="preserve">,</w:delText>
        </w:r>
      </w:del>
      <w:del w:id="2037" w:author="PR Preview" w:date="2026-01-01T00:00:00Z">
        <w:r>
          <w:delText xml:space="preserve"> </w:delText>
        </w:r>
      </w:del>
      <w:hyperlink w:anchor="eq-fold-assignment">
        <w:del w:id="2038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also puts</w:delText>
        </w:r>
      </w:del>
      <w:del w:id="2041" w:author="PR Preview" w:date="2026-01-01T00:00:00Z">
        <w:r>
          <w:delText xml:space="preserve"> </w:delText>
        </w:r>
      </w:del>
      <m:oMath>
        <m:r>
          <m:t>i</m:t>
        </m:r>
      </m:oMath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in</w:delText>
        </w:r>
      </w:del>
      <w:del w:id="20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del w:id="2045" w:author="PR Preview" w:date="2026-01-01T00:00:00Z">
        <w:r>
          <w:delText xml:space="preserve">,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and the folds are disjoint,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so</w:delText>
        </w:r>
      </w:del>
      <w:del w:id="2050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del w:id="2051" w:author="PR Preview" w:date="2026-01-01T00:00:00Z">
        <w:r>
          <w:delText xml:space="preserve">.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Then</w:delText>
        </w:r>
      </w:del>
    </w:p>
    <w:p>
      <w:pPr>
        <w:pStyle w:val="FirstParagraph"/>
      </w:pPr>
      <w:ins w:id="2054" w:author="PR Preview" w:date="2026-01-01T00:00:00Z">
        <w:r>
          <w:rPr>
            <w:i/>
            <w:iCs/>
          </w:rPr>
          <w:t xml:space="preserve">Remark 7</w:t>
        </w:r>
      </w:ins>
      <w:ins w:id="2055" w:author="PR Preview" w:date="2026-01-01T00:00:00Z">
        <w:r>
          <w:t xml:space="preserve"> (Cross-validation instead of a single validation set). </w:t>
        </w:r>
      </w:ins>
      <w:ins w:id="2056" w:author="PR Preview" w:date="2026-01-01T00:00:00Z">
        <w:r>
          <w:t xml:space="preserve">If data are limited,</w:t>
        </w:r>
      </w:ins>
      <w:ins w:id="2057" w:author="PR Preview" w:date="2026-01-01T00:00:00Z">
        <w:r>
          <w:t xml:space="preserve"> </w:t>
        </w:r>
      </w:ins>
      <m:oMath>
        <m:r>
          <m:t>k</m:t>
        </m:r>
      </m:oMath>
      <w:ins w:id="2058" w:author="PR Preview" w:date="2026-01-01T00:00:00Z">
        <w:r>
          <w:t xml:space="preserve">-fold cross-validation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can replace the single validation set of</w:t>
        </w:r>
      </w:ins>
      <w:ins w:id="2061" w:author="PR Preview" w:date="2026-01-01T00:00:00Z">
        <w:r>
          <w:t xml:space="preserve"> </w:t>
        </w:r>
      </w:ins>
      <w:hyperlink w:anchor="def-data-splits">
        <w:ins w:id="206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for more stable tuning.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In</w:t>
        </w:r>
      </w:ins>
      <w:ins w:id="2067" w:author="PR Preview" w:date="2026-01-01T00:00:00Z">
        <w:r>
          <w:t xml:space="preserve"> </w:t>
        </w:r>
      </w:ins>
      <w:hyperlink w:anchor="exr-kfold">
        <w:ins w:id="206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069" w:author="PR Preview" w:date="2026-01-01T00:00:00Z">
        <w:r>
          <w:t xml:space="preserve">,</w:t>
        </w:r>
      </w:ins>
      <w:ins w:id="207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folds of 8 cars each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give 4 fits on 24 cars each.</w:t>
        </w:r>
      </w:ins>
    </w:p>
    <w:bookmarkEnd w:id="166"/>
    <w:bookmarkStart w:id="170" w:name="def-cv-estimate"/>
    <w:p>
      <w:pPr>
        <w:pStyle w:val="BodyText"/>
      </w:pPr>
      <w:ins w:id="2075" w:author="PR Preview" w:date="2026-01-01T00:00:00Z">
        <w:r>
          <w:rPr>
            <w:b/>
            <w:bCs/>
          </w:rPr>
          <w:t xml:space="preserve">Definition 27 (Cross-validation estimate)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The</w:t>
        </w:r>
      </w:ins>
      <w:ins w:id="2078" w:author="PR Preview" w:date="2026-01-01T00:00:00Z">
        <w:r>
          <w:t xml:space="preserve"> </w:t>
        </w:r>
      </w:ins>
      <m:oMath>
        <m:r>
          <m:t>k</m:t>
        </m:r>
      </m:oMath>
      <w:ins w:id="2079" w:author="PR Preview" w:date="2026-01-01T00:00:00Z">
        <w:r>
          <w:rPr>
            <w:b/>
            <w:bCs/>
          </w:rPr>
          <w:t xml:space="preserve">-fold cross-validation estimate</w:t>
        </w:r>
      </w:ins>
      <w:ins w:id="20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is the</w:t>
        </w:r>
      </w:ins>
      <w:ins w:id="2083" w:author="PR Preview" w:date="2026-01-01T00:00:00Z">
        <w:r>
          <w:t xml:space="preserve"> </w:t>
        </w:r>
      </w:ins>
      <w:hyperlink r:id="rId30">
        <w:ins w:id="208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of the predictions that each observation</w:t>
        </w:r>
      </w:ins>
      <w:ins w:id="20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of the training set receives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from the</w:t>
        </w:r>
      </w:ins>
      <w:ins w:id="2092" w:author="PR Preview" w:date="2026-01-01T00:00:00Z">
        <w:r>
          <w:t xml:space="preserve"> </w:t>
        </w:r>
      </w:ins>
      <w:hyperlink w:anchor="def-fold-out-rule">
        <w:ins w:id="209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of its</w:t>
        </w:r>
      </w:ins>
      <w:ins w:id="2096" w:author="PR Preview" w:date="2026-01-01T00:00:00Z">
        <w:r>
          <w:t xml:space="preserve"> </w:t>
        </w:r>
      </w:ins>
      <w:hyperlink w:anchor="def-fold-assignment">
        <w:ins w:id="2097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098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in</w:t>
        </w:r>
      </w:ins>
      <w:ins w:id="210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10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103" w:author="PR Preview" w:date="2026-01-01T00:00:00Z">
        <w:r>
          <w:t xml:space="preserve">:</w:t>
        </w:r>
      </w:ins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ins w:id="2104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Rewrite the</w:t>
        </w:r>
      </w:ins>
      <w:ins w:id="2107" w:author="PR Preview" w:date="2026-01-01T00:00:00Z">
        <w:r>
          <w:t xml:space="preserve"> </w:t>
        </w:r>
      </w:ins>
      <w:hyperlink w:anchor="def-cv-estimate">
        <w:ins w:id="210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109" w:author="PR Preview" w:date="2026-01-01T00:00:00Z">
        <w:r>
          <w:t xml:space="preserve"> </w:t>
        </w:r>
      </w:ins>
      <w:hyperlink w:anchor="eq-cv-estimate">
        <w:ins w:id="2110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as</w:t>
        </w:r>
      </w:ins>
      <w:ins w:id="21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times a double sum: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an outer sum over the fold numbers</w:t>
        </w:r>
      </w:ins>
      <w:ins w:id="211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and an inner sum over the observations</w:t>
        </w:r>
      </w:ins>
      <w:ins w:id="2121" w:author="PR Preview" w:date="2026-01-01T00:00:00Z">
        <w:r>
          <w:t xml:space="preserve"> </w:t>
        </w:r>
      </w:ins>
      <m:oMath>
        <m:r>
          <m:t>i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in</w:t>
        </w:r>
      </w:ins>
      <w:ins w:id="2124" w:author="PR Preview" w:date="2026-01-01T00:00:00Z">
        <w:r>
          <w:t xml:space="preserve"> </w:t>
        </w:r>
      </w:ins>
      <w:hyperlink w:anchor="def-folds">
        <w:ins w:id="212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1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27" w:author="PR Preview" w:date="2026-01-01T00:00:00Z">
        <w:r>
          <w:t xml:space="preserve">.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Then simplify the summand, so that it no longer uses the fold assignment</w:t>
        </w:r>
      </w:ins>
      <w:ins w:id="2130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131" w:author="PR Preview" w:date="2026-01-01T00:00:00Z">
        <w:r>
          <w:t xml:space="preserve">.</w:t>
        </w:r>
      </w:ins>
    </w:p>
    <w:bookmarkEnd w:id="171"/>
    <w:bookmarkStart w:id="172" w:name="sol-cv-estimate-by-fold"/>
    <w:p>
      <w:pPr>
        <w:pStyle w:val="BodyText"/>
      </w:pPr>
      <w:ins w:id="2132" w:author="PR Preview" w:date="2026-01-01T00:00:00Z">
        <w:r>
          <w:rPr>
            <w:i/>
            <w:iCs/>
          </w:rPr>
          <w:t xml:space="preserve">Solution 10</w:t>
        </w:r>
      </w:ins>
      <w:ins w:id="2133" w:author="PR Preview" w:date="2026-01-01T00:00:00Z">
        <w:r>
          <w:t xml:space="preserve">. </w:t>
        </w:r>
      </w:ins>
      <w:ins w:id="2134" w:author="PR Preview" w:date="2026-01-01T00:00:00Z">
        <w:r>
          <w:t xml:space="preserve">The folds</w:t>
        </w:r>
      </w:ins>
      <w:ins w:id="21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partition</w:t>
        </w:r>
      </w:ins>
      <w:ins w:id="2138" w:author="PR Preview" w:date="2026-01-01T00:00:00Z">
        <w:r>
          <w:t xml:space="preserve"> </w:t>
        </w:r>
      </w:ins>
      <m:oMath>
        <m:r>
          <m:t>I</m:t>
        </m:r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(</w:t>
        </w:r>
      </w:ins>
      <w:hyperlink w:anchor="def-folds">
        <w:ins w:id="214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42" w:author="PR Preview" w:date="2026-01-01T00:00:00Z">
        <w:r>
          <w:t xml:space="preserve">),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so summing over the observations of each fold and then over the folds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adds each term of</w:t>
        </w:r>
      </w:ins>
      <w:ins w:id="2147" w:author="PR Preview" w:date="2026-01-01T00:00:00Z">
        <w:r>
          <w:t xml:space="preserve"> </w:t>
        </w:r>
      </w:ins>
      <w:hyperlink w:anchor="eq-cv-estimate">
        <w:ins w:id="2148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exactly once.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For</w:t>
        </w:r>
      </w:ins>
      <w:ins w:id="21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54" w:author="PR Preview" w:date="2026-01-01T00:00:00Z">
        <w:r>
          <w:t xml:space="preserve">,</w:t>
        </w:r>
      </w:ins>
      <w:ins w:id="2155" w:author="PR Preview" w:date="2026-01-01T00:00:00Z">
        <w:r>
          <w:t xml:space="preserve"> </w:t>
        </w:r>
      </w:ins>
      <w:hyperlink w:anchor="eq-fold-assignment">
        <w:ins w:id="2156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also puts</w:t>
        </w:r>
      </w:ins>
      <w:ins w:id="2159" w:author="PR Preview" w:date="2026-01-01T00:00:00Z">
        <w:r>
          <w:t xml:space="preserve"> </w:t>
        </w:r>
      </w:ins>
      <m:oMath>
        <m:r>
          <m:t>i</m:t>
        </m:r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in</w:t>
        </w:r>
      </w:ins>
      <w:ins w:id="21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and the folds are disjoint,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so</w:t>
        </w:r>
      </w:ins>
      <w:ins w:id="2168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ins w:id="2169" w:author="PR Preview" w:date="2026-01-01T00:00:00Z">
        <w:r>
          <w:t xml:space="preserve">.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del w:id="2172" w:author="PR Preview" w:date="2026-01-01T00:00:00Z">
        <w:r>
          <w:rPr>
            <w:i/>
            <w:iCs/>
          </w:rPr>
          <w:delText xml:space="preserve">Proof</w:delText>
        </w:r>
      </w:del>
      <w:del w:id="2173" w:author="PR Preview" w:date="2026-01-01T00:00:00Z">
        <w:r>
          <w:delText xml:space="preserve">. </w:delText>
        </w:r>
      </w:del>
      <w:del w:id="2174" w:author="PR Preview" w:date="2026-01-01T00:00:00Z">
        <w:r>
          <w:delText xml:space="preserve">This is</w:delText>
        </w:r>
      </w:del>
      <w:del w:id="2175" w:author="PR Preview" w:date="2026-01-01T00:00:00Z">
        <w:r>
          <w:delText xml:space="preserve"> </w:delText>
        </w:r>
      </w:del>
      <w:hyperlink w:anchor="sol-cv-estimate-by-fold">
        <w:del w:id="2176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177" w:author="PR Preview" w:date="2026-01-01T00:00:00Z">
        <w:r>
          <w:delText xml:space="preserve">.</w:delText>
        </w:r>
      </w:del>
    </w:p>
    <w:p>
      <w:pPr>
        <w:pStyle w:val="BodyText"/>
      </w:pPr>
      <w:del w:id="2178" w:author="PR Preview" w:date="2026-01-01T00:00:00Z">
        <w:r>
          <w:rPr>
            <w:b/>
            <w:bCs/>
          </w:rPr>
          <w:delText xml:space="preserve">Definition 27 (Fold mean squared error)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The</w:delText>
        </w:r>
      </w:del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rPr>
            <w:b/>
            <w:bCs/>
          </w:rPr>
          <w:delText xml:space="preserve">fold mean squared error</w:delText>
        </w:r>
      </w:del>
      <w:del w:id="21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of</w:delText>
        </w:r>
      </w:del>
      <w:del w:id="2186" w:author="PR Preview" w:date="2026-01-01T00:00:00Z">
        <w:r>
          <w:delText xml:space="preserve"> </w:delText>
        </w:r>
      </w:del>
      <w:hyperlink w:anchor="def-folds">
        <w:del w:id="218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1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is the</w:delText>
        </w:r>
      </w:del>
      <w:del w:id="2191" w:author="PR Preview" w:date="2026-01-01T00:00:00Z">
        <w:r>
          <w:delText xml:space="preserve"> </w:delText>
        </w:r>
      </w:del>
      <w:hyperlink r:id="rId30">
        <w:del w:id="219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of the</w:delText>
        </w:r>
      </w:del>
      <w:del w:id="2195" w:author="PR Preview" w:date="2026-01-01T00:00:00Z">
        <w:r>
          <w:delText xml:space="preserve"> </w:delText>
        </w:r>
      </w:del>
      <w:hyperlink w:anchor="def-fold-out-rule">
        <w:del w:id="219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197" w:author="PR Preview" w:date="2026-01-01T00:00:00Z">
        <w:r>
          <w:delText xml:space="preserve">’s predictions</w:delText>
        </w:r>
      </w:del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for the</w:delText>
        </w:r>
      </w:del>
      <w:del w:id="220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(</w:delText>
        </w:r>
      </w:del>
      <w:hyperlink w:anchor="def-fold-size">
        <w:del w:id="2203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2204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BodyText"/>
      </w:pPr>
      <w:del w:id="2205" w:author="PR Preview" w:date="2026-01-01T00:00:00Z">
        <w:r>
          <w:rPr>
            <w:i/>
            <w:iCs/>
          </w:rPr>
          <w:delText xml:space="preserve">Remark 8</w:delText>
        </w:r>
      </w:del>
      <w:del w:id="2206" w:author="PR Preview" w:date="2026-01-01T00:00:00Z">
        <w:r>
          <w:delText xml:space="preserve"> (What the cross-validation estimate estimates). </w:delText>
        </w:r>
      </w:del>
      <w:del w:id="2207" w:author="PR Preview" w:date="2026-01-01T00:00:00Z">
        <w:r>
          <w:delText xml:space="preserve">Each prediction in</w:delText>
        </w:r>
      </w:del>
      <w:del w:id="2208" w:author="PR Preview" w:date="2026-01-01T00:00:00Z">
        <w:r>
          <w:delText xml:space="preserve"> </w:delText>
        </w:r>
      </w:del>
      <w:hyperlink w:anchor="eq-cv-estimate">
        <w:del w:id="2209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comes from a rule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that did not see the observation it predicts,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so each squared error is scored as in</w:delText>
        </w:r>
      </w:del>
      <w:del w:id="2216" w:author="PR Preview" w:date="2026-01-01T00:00:00Z">
        <w:r>
          <w:delText xml:space="preserve"> </w:delText>
        </w:r>
      </w:del>
      <w:hyperlink w:anchor="thm-held-out-unbiased">
        <w:del w:id="221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218" w:author="PR Preview" w:date="2026-01-01T00:00:00Z">
        <w:r>
          <w:delText xml:space="preserve">.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But the rule for fold</w:delText>
        </w:r>
      </w:del>
      <w:del w:id="22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was fitted to</w:delText>
        </w:r>
      </w:del>
      <w:del w:id="22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observations,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not</w:delText>
        </w:r>
      </w:del>
      <w:del w:id="2229" w:author="PR Preview" w:date="2026-01-01T00:00:00Z">
        <w:r>
          <w:delText xml:space="preserve"> </w:delText>
        </w:r>
      </w:del>
      <m:oMath>
        <m:r>
          <m:t>n</m:t>
        </m:r>
      </m:oMath>
      <w:del w:id="2230" w:author="PR Preview" w:date="2026-01-01T00:00:00Z">
        <w:r>
          <w:delText xml:space="preserve">,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and the</w:delText>
        </w:r>
      </w:del>
      <w:del w:id="2233" w:author="PR Preview" w:date="2026-01-01T00:00:00Z">
        <w:r>
          <w:delText xml:space="preserve"> </w:delText>
        </w:r>
      </w:del>
      <m:oMath>
        <m:r>
          <m:t>k</m:t>
        </m:r>
      </m:oMath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rules differ from one another and from the rule fitted to all</w:delText>
        </w:r>
      </w:del>
      <w:del w:id="2236" w:author="PR Preview" w:date="2026-01-01T00:00:00Z">
        <w:r>
          <w:delText xml:space="preserve"> </w:delText>
        </w:r>
      </w:del>
      <m:oMath>
        <m:r>
          <m:t>n</m:t>
        </m:r>
      </m:oMath>
      <w:del w:id="2237" w:author="PR Preview" w:date="2026-01-01T00:00:00Z">
        <w:r>
          <w:delText xml:space="preserve">.</w:delText>
        </w:r>
      </w:del>
      <w:del w:id="2238" w:author="PR Preview" w:date="2026-01-01T00:00:00Z">
        <w:r>
          <w:delText xml:space="preserve"> </w:delText>
        </w:r>
      </w:del>
      <w:del w:id="2239" w:author="PR Preview" w:date="2026-01-01T00:00:00Z">
        <w:r>
          <w:delText xml:space="preserve">So</w:delText>
        </w:r>
      </w:del>
      <w:del w:id="22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estimates the</w:delText>
        </w:r>
      </w:del>
      <w:del w:id="2243" w:author="PR Preview" w:date="2026-01-01T00:00:00Z">
        <w:r>
          <w:delText xml:space="preserve"> </w:delText>
        </w:r>
      </w:del>
      <w:hyperlink w:anchor="def-expected-generalization-error">
        <w:del w:id="2244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of the fitting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rPr>
            <w:i/>
            <w:iCs/>
          </w:rPr>
          <w:delText xml:space="preserve">procedure</w:delText>
        </w:r>
      </w:del>
      <w:del w:id="2249" w:author="PR Preview" w:date="2026-01-01T00:00:00Z">
        <w:r>
          <w:delText xml:space="preserve"> </w:delText>
        </w:r>
      </w:del>
      <m:oMath>
        <m:r>
          <m:t>g</m:t>
        </m:r>
      </m:oMath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at the smaller training-set sizes</w:delText>
        </w:r>
      </w:del>
      <w:del w:id="22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253" w:author="PR Preview" w:date="2026-01-01T00:00:00Z">
        <w:r>
          <w:delText xml:space="preserve">,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which is</w:delText>
        </w:r>
      </w:del>
      <w:del w:id="225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when every fold has</w:delText>
        </w:r>
      </w:del>
      <w:del w:id="22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observations,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rather than</w:delText>
        </w:r>
      </w:del>
      <w:del w:id="22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for the one rule fitted to all the data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(Hastie et al. 2009, sec. 7.12)</w:delText>
        </w:r>
      </w:del>
      <w:del w:id="2269" w:author="PR Preview" w:date="2026-01-01T00:00:00Z">
        <w:r>
          <w:delText xml:space="preserve">.</w:delText>
        </w:r>
      </w:del>
    </w:p>
    <w:p>
      <w:pPr>
        <w:pStyle w:val="FirstParagraph"/>
      </w:pPr>
      <w:ins w:id="2270" w:author="PR Preview" w:date="2026-01-01T00:00:00Z">
        <w:r>
          <w:rPr>
            <w:i/>
            <w:iCs/>
          </w:rPr>
          <w:t xml:space="preserve">Proof</w:t>
        </w:r>
      </w:ins>
      <w:ins w:id="2271" w:author="PR Preview" w:date="2026-01-01T00:00:00Z">
        <w:r>
          <w:t xml:space="preserve">. </w:t>
        </w:r>
      </w:ins>
      <w:ins w:id="2272" w:author="PR Preview" w:date="2026-01-01T00:00:00Z">
        <w:r>
          <w:t xml:space="preserve">This is</w:t>
        </w:r>
      </w:ins>
      <w:ins w:id="2273" w:author="PR Preview" w:date="2026-01-01T00:00:00Z">
        <w:r>
          <w:t xml:space="preserve"> </w:t>
        </w:r>
      </w:ins>
      <w:hyperlink w:anchor="sol-cv-estimate-by-fold">
        <w:ins w:id="2274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2275" w:author="PR Preview" w:date="2026-01-01T00:00:00Z">
        <w:r>
          <w:t xml:space="preserve">.</w:t>
        </w:r>
      </w:ins>
    </w:p>
    <w:bookmarkStart w:id="178" w:name="def-fold-mse"/>
    <w:p>
      <w:pPr>
        <w:pStyle w:val="BodyText"/>
      </w:pPr>
      <w:ins w:id="2276" w:author="PR Preview" w:date="2026-01-01T00:00:00Z">
        <w:r>
          <w:rPr>
            <w:b/>
            <w:bCs/>
          </w:rPr>
          <w:t xml:space="preserve">Definition 28 (Fold mean squared error)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The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rPr>
            <w:b/>
            <w:bCs/>
          </w:rPr>
          <w:t xml:space="preserve">fold mean squared error</w:t>
        </w:r>
      </w:ins>
      <w:ins w:id="228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of</w:t>
        </w:r>
      </w:ins>
      <w:ins w:id="2284" w:author="PR Preview" w:date="2026-01-01T00:00:00Z">
        <w:r>
          <w:t xml:space="preserve"> </w:t>
        </w:r>
      </w:ins>
      <w:hyperlink w:anchor="def-folds">
        <w:ins w:id="228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is the</w:t>
        </w:r>
      </w:ins>
      <w:ins w:id="2289" w:author="PR Preview" w:date="2026-01-01T00:00:00Z">
        <w:r>
          <w:t xml:space="preserve"> </w:t>
        </w:r>
      </w:ins>
      <w:hyperlink r:id="rId30">
        <w:ins w:id="2290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of the</w:t>
        </w:r>
      </w:ins>
      <w:ins w:id="2293" w:author="PR Preview" w:date="2026-01-01T00:00:00Z">
        <w:r>
          <w:t xml:space="preserve"> </w:t>
        </w:r>
      </w:ins>
      <w:hyperlink w:anchor="def-fold-out-rule">
        <w:ins w:id="229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295" w:author="PR Preview" w:date="2026-01-01T00:00:00Z">
        <w:r>
          <w:t xml:space="preserve">’s predictions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for the</w:t>
        </w:r>
      </w:ins>
      <w:ins w:id="229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(</w:t>
        </w:r>
      </w:ins>
      <w:hyperlink w:anchor="def-fold-size">
        <w:ins w:id="2301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2302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ins w:id="2303" w:author="PR Preview" w:date="2026-01-01T00:00:00Z">
        <w:r>
          <w:rPr>
            <w:i/>
            <w:iCs/>
          </w:rPr>
          <w:t xml:space="preserve">Remark 8</w:t>
        </w:r>
      </w:ins>
      <w:ins w:id="2304" w:author="PR Preview" w:date="2026-01-01T00:00:00Z">
        <w:r>
          <w:t xml:space="preserve"> (What the cross-validation estimate estimates). </w:t>
        </w:r>
      </w:ins>
      <w:ins w:id="2305" w:author="PR Preview" w:date="2026-01-01T00:00:00Z">
        <w:r>
          <w:t xml:space="preserve">Each prediction in</w:t>
        </w:r>
      </w:ins>
      <w:ins w:id="2306" w:author="PR Preview" w:date="2026-01-01T00:00:00Z">
        <w:r>
          <w:t xml:space="preserve"> </w:t>
        </w:r>
      </w:ins>
      <w:hyperlink w:anchor="eq-cv-estimate">
        <w:ins w:id="2307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comes from a rule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that did not see the observation it predicts,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so each squared error is scored as in</w:t>
        </w:r>
      </w:ins>
      <w:ins w:id="2314" w:author="PR Preview" w:date="2026-01-01T00:00:00Z">
        <w:r>
          <w:t xml:space="preserve"> </w:t>
        </w:r>
      </w:ins>
      <w:hyperlink w:anchor="thm-held-out-unbiased">
        <w:ins w:id="231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16" w:author="PR Preview" w:date="2026-01-01T00:00:00Z">
        <w:r>
          <w:t xml:space="preserve">.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But the rule for fold</w:t>
        </w:r>
      </w:ins>
      <w:ins w:id="23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was fitted to</w:t>
        </w:r>
      </w:ins>
      <w:ins w:id="23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observations,</w:t>
        </w:r>
      </w:ins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not</w:t>
        </w:r>
      </w:ins>
      <w:ins w:id="2327" w:author="PR Preview" w:date="2026-01-01T00:00:00Z">
        <w:r>
          <w:t xml:space="preserve"> </w:t>
        </w:r>
      </w:ins>
      <m:oMath>
        <m:r>
          <m:t>n</m:t>
        </m:r>
      </m:oMath>
      <w:ins w:id="2328" w:author="PR Preview" w:date="2026-01-01T00:00:00Z">
        <w:r>
          <w:t xml:space="preserve">,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and the</w:t>
        </w:r>
      </w:ins>
      <w:ins w:id="2331" w:author="PR Preview" w:date="2026-01-01T00:00:00Z">
        <w:r>
          <w:t xml:space="preserve"> </w:t>
        </w:r>
      </w:ins>
      <m:oMath>
        <m:r>
          <m:t>k</m:t>
        </m:r>
      </m:oMath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rules differ from one another and from the rule fitted to all</w:t>
        </w:r>
      </w:ins>
      <w:ins w:id="2334" w:author="PR Preview" w:date="2026-01-01T00:00:00Z">
        <w:r>
          <w:t xml:space="preserve"> </w:t>
        </w:r>
      </w:ins>
      <m:oMath>
        <m:r>
          <m:t>n</m:t>
        </m:r>
      </m:oMath>
      <w:ins w:id="2335" w:author="PR Preview" w:date="2026-01-01T00:00:00Z">
        <w:r>
          <w:t xml:space="preserve">.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So</w:t>
        </w:r>
      </w:ins>
      <w:ins w:id="23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estimates the</w:t>
        </w:r>
      </w:ins>
      <w:ins w:id="2341" w:author="PR Preview" w:date="2026-01-01T00:00:00Z">
        <w:r>
          <w:t xml:space="preserve"> </w:t>
        </w:r>
      </w:ins>
      <w:hyperlink w:anchor="def-expected-generalization-error">
        <w:ins w:id="2342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of the fitting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rPr>
            <w:i/>
            <w:iCs/>
          </w:rPr>
          <w:t xml:space="preserve">procedure</w:t>
        </w:r>
      </w:ins>
      <w:ins w:id="2347" w:author="PR Preview" w:date="2026-01-01T00:00:00Z">
        <w:r>
          <w:t xml:space="preserve"> </w:t>
        </w:r>
      </w:ins>
      <m:oMath>
        <m:r>
          <m:t>g</m:t>
        </m:r>
      </m:oMath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at the smaller training-set sizes</w:t>
        </w:r>
      </w:ins>
      <w:ins w:id="23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351" w:author="PR Preview" w:date="2026-01-01T00:00:00Z">
        <w:r>
          <w:t xml:space="preserve">,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which is</w:t>
        </w:r>
      </w:ins>
      <w:ins w:id="235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when every fold has</w:t>
        </w:r>
      </w:ins>
      <w:ins w:id="23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observations,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rather than</w:t>
        </w:r>
      </w:ins>
      <w:ins w:id="236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for the one rule fitted to all the data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(Hastie et al. 2009, sec. 7.12)</w:t>
        </w:r>
      </w:ins>
      <w:ins w:id="2367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del w:id="2368" w:author="PR Preview" w:date="2026-01-01T00:00:00Z">
        <w:r>
          <w:rPr>
            <w:b/>
            <w:bCs/>
          </w:rPr>
          <w:delText xml:space="preserve">Bias.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Each rule in</w:delText>
        </w:r>
      </w:del>
      <w:del w:id="2371" w:author="PR Preview" w:date="2026-01-01T00:00:00Z">
        <w:r>
          <w:delText xml:space="preserve"> </w:delText>
        </w:r>
      </w:del>
      <w:hyperlink w:anchor="eq-cv-estimate">
        <w:del w:id="237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is fitted to about</w:delText>
        </w:r>
      </w:del>
      <w:del w:id="23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observations.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A rule fitted to fewer observations usually predicts worse,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so</w:delText>
        </w:r>
      </w:del>
      <w:del w:id="23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tends to overstate the error of a rule fitted to all</w:delText>
        </w:r>
      </w:del>
      <w:del w:id="2385" w:author="PR Preview" w:date="2026-01-01T00:00:00Z">
        <w:r>
          <w:delText xml:space="preserve"> </w:delText>
        </w:r>
      </w:del>
      <m:oMath>
        <m:r>
          <m:t>n</m:t>
        </m:r>
      </m:oMath>
      <w:del w:id="2386" w:author="PR Preview" w:date="2026-01-01T00:00:00Z">
        <w:r>
          <w:delText xml:space="preserve">.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The overstatement shrinks as</w:delText>
        </w:r>
      </w:del>
      <w:del w:id="2389" w:author="PR Preview" w:date="2026-01-01T00:00:00Z">
        <w:r>
          <w:delText xml:space="preserve"> </w:delText>
        </w:r>
      </w:del>
      <m:oMath>
        <m:r>
          <m:t>k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2"/>
        </w:numPr>
      </w:pPr>
      <w:ins w:id="2392" w:author="PR Preview" w:date="2026-01-01T00:00:00Z">
        <w:r>
          <w:rPr>
            <w:b/>
            <w:bCs/>
          </w:rPr>
          <w:t xml:space="preserve">Bias.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Each rule in</w:t>
        </w:r>
      </w:ins>
      <w:ins w:id="2395" w:author="PR Preview" w:date="2026-01-01T00:00:00Z">
        <w:r>
          <w:t xml:space="preserve"> </w:t>
        </w:r>
      </w:ins>
      <w:hyperlink w:anchor="eq-cv-estimate">
        <w:ins w:id="239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is fitted to about</w:t>
        </w:r>
      </w:ins>
      <w:ins w:id="23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observations.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A rule fitted to fewer observations usually predicts worse,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so</w:t>
        </w:r>
      </w:ins>
      <w:ins w:id="24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tends to overstate the error of a rule fitted to all</w:t>
        </w:r>
      </w:ins>
      <w:ins w:id="2409" w:author="PR Preview" w:date="2026-01-01T00:00:00Z">
        <w:r>
          <w:t xml:space="preserve"> </w:t>
        </w:r>
      </w:ins>
      <m:oMath>
        <m:r>
          <m:t>n</m:t>
        </m:r>
      </m:oMath>
      <w:ins w:id="2410" w:author="PR Preview" w:date="2026-01-01T00:00:00Z">
        <w:r>
          <w:t xml:space="preserve">.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The overstatement shrinks as</w:t>
        </w:r>
      </w:ins>
      <w:ins w:id="2413" w:author="PR Preview" w:date="2026-01-01T00:00:00Z">
        <w:r>
          <w:t xml:space="preserve"> </w:t>
        </w:r>
      </w:ins>
      <m:oMath>
        <m:r>
          <m:t>k</m:t>
        </m:r>
      </m:oMath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del w:id="2416" w:author="PR Preview" w:date="2026-01-01T00:00:00Z">
        <w:r>
          <w:rPr>
            <w:b/>
            <w:bCs/>
          </w:rPr>
          <w:delText xml:space="preserve">Example 7 (Cross-validation versus the generalization error)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This example applies</w:delText>
        </w:r>
      </w:del>
      <w:del w:id="2419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420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with</w:delText>
        </w:r>
      </w:del>
      <w:del w:id="24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to the simulated training set of</w:delText>
        </w:r>
      </w:del>
      <w:del w:id="2426" w:author="PR Preview" w:date="2026-01-01T00:00:00Z">
        <w:r>
          <w:delText xml:space="preserve"> </w:delText>
        </w:r>
      </w:del>
      <w:hyperlink w:anchor="exm-train-test-error-simulated">
        <w:del w:id="242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428" w:author="PR Preview" w:date="2026-01-01T00:00:00Z">
        <w:r>
          <w:delText xml:space="preserve">,</w:delText>
        </w:r>
      </w:del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using only those 30 observations.</w:delText>
        </w:r>
      </w:del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The function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rPr>
            <w:rStyle w:val="VerbatimChar"/>
          </w:rPr>
          <w:delText xml:space="preserve">assign_folds()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assigns each observation to a fold at random,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rPr>
            <w:rStyle w:val="VerbatimChar"/>
          </w:rPr>
          <w:delText xml:space="preserve">cv_squared_errors()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fits the model once per fold without that fold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and returns each observation’s squared prediction error,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and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rPr>
            <w:rStyle w:val="VerbatimChar"/>
          </w:rPr>
          <w:delText xml:space="preserve">cv_mse()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averages them, which is</w:delText>
        </w:r>
      </w:del>
      <w:del w:id="2449" w:author="PR Preview" w:date="2026-01-01T00:00:00Z">
        <w:r>
          <w:delText xml:space="preserve"> </w:delText>
        </w:r>
      </w:del>
      <w:hyperlink w:anchor="eq-cv-estimate">
        <w:del w:id="2450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451" w:author="PR Preview" w:date="2026-01-01T00:00:00Z">
        <w:r>
          <w:delText xml:space="preserve">.</w:delText>
        </w:r>
      </w:del>
    </w:p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Example 8 (Cross-validation versus the generalization error)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This example applies</w:t>
        </w:r>
      </w:ins>
      <w:ins w:id="245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45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with</w:t>
        </w:r>
      </w:ins>
      <w:ins w:id="245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to the simulated training set of</w:t>
        </w:r>
      </w:ins>
      <w:ins w:id="2462" w:author="PR Preview" w:date="2026-01-01T00:00:00Z">
        <w:r>
          <w:t xml:space="preserve"> </w:t>
        </w:r>
      </w:ins>
      <w:hyperlink w:anchor="exm-train-test-error-simulated">
        <w:ins w:id="246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464" w:author="PR Preview" w:date="2026-01-01T00:00:00Z">
        <w:r>
          <w:t xml:space="preserve">,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using only those 30 observations.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The function</w:t>
        </w:r>
      </w:ins>
      <w:ins w:id="2469" w:author="PR Preview" w:date="2026-01-01T00:00:00Z">
        <w:r>
          <w:t xml:space="preserve"> </w:t>
        </w:r>
      </w:ins>
      <w:ins w:id="2470" w:author="PR Preview" w:date="2026-01-01T00:00:00Z">
        <w:r>
          <w:rPr>
            <w:rStyle w:val="VerbatimChar"/>
          </w:rPr>
          <w:t xml:space="preserve">assign_folds()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assigns each observation to a fold at random,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rPr>
            <w:rStyle w:val="VerbatimChar"/>
          </w:rPr>
          <w:t xml:space="preserve">cv_squared_errors()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fits the model once per fold without that fold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and returns each observation’s squared prediction error,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and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rPr>
            <w:rStyle w:val="VerbatimChar"/>
          </w:rPr>
          <w:t xml:space="preserve">cv_mse()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averages them, which is</w:t>
        </w:r>
      </w:ins>
      <w:ins w:id="2485" w:author="PR Preview" w:date="2026-01-01T00:00:00Z">
        <w:r>
          <w:t xml:space="preserve"> </w:t>
        </w:r>
      </w:ins>
      <w:hyperlink w:anchor="eq-cv-estimate">
        <w:ins w:id="248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48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488" w:author="PR Preview" w:date="2026-01-01T00:00:00Z">
        <w:r>
          <w:delText xml:space="preserve">The same fold assignment is used for every degree,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so the degrees are compared on the same splits.</w:delText>
        </w:r>
      </w:del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The table and figure report the square root of each cross-validation estimate,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so that it is in the same unit as the training and generalization RMSE of</w:delText>
        </w:r>
      </w:del>
      <w:del w:id="2495" w:author="PR Preview" w:date="2026-01-01T00:00:00Z">
        <w:r>
          <w:delText xml:space="preserve"> </w:delText>
        </w:r>
      </w:del>
      <w:hyperlink w:anchor="exm-train-test-error-simulated">
        <w:del w:id="249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497" w:author="PR Preview" w:date="2026-01-01T00:00:00Z">
        <w:r>
          <w:delText xml:space="preserve">.</w:delText>
        </w:r>
      </w:del>
    </w:p>
    <w:p>
      <w:pPr>
        <w:pStyle w:val="FirstParagraph"/>
      </w:pPr>
      <w:ins w:id="2498" w:author="PR Preview" w:date="2026-01-01T00:00:00Z">
        <w:r>
          <w:t xml:space="preserve">The same fold assignment is used for every degree,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so the degrees are compared on the same splits.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The table and figure report the square root of each cross-validation estimate,</w:t>
        </w:r>
      </w:ins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so that it is in the same unit as the training and generalization RMSE of</w:t>
        </w:r>
      </w:ins>
      <w:ins w:id="2505" w:author="PR Preview" w:date="2026-01-01T00:00:00Z">
        <w:r>
          <w:t xml:space="preserve"> </w:t>
        </w:r>
      </w:ins>
      <w:hyperlink w:anchor="exm-train-test-error-simulated">
        <w:ins w:id="250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50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del w:id="2508" w:author="PR Preview" w:date="2026-01-01T00:00:00Z">
        <w:r>
          <w:rPr>
            <w:b/>
            <w:bCs/>
          </w:rPr>
          <w:delText xml:space="preserve">Example 8 (Four-fold cross-validation of the</w:delText>
        </w:r>
      </w:del>
      <w:del w:id="2509" w:author="PR Preview" w:date="2026-01-01T00:00:00Z">
        <w:r>
          <w:rPr>
            <w:b/>
            <w:bCs/>
          </w:rPr>
          <w:delText xml:space="preserve"> </w:delText>
        </w:r>
      </w:del>
      <w:del w:id="251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511" w:author="PR Preview" w:date="2026-01-01T00:00:00Z">
        <w:r>
          <w:rPr>
            <w:b/>
            <w:bCs/>
          </w:rPr>
          <w:delText xml:space="preserve"> </w:delText>
        </w:r>
      </w:del>
      <w:del w:id="2512" w:author="PR Preview" w:date="2026-01-01T00:00:00Z">
        <w:r>
          <w:rPr>
            <w:b/>
            <w:bCs/>
          </w:rPr>
          <w:delText xml:space="preserve">polynomials)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This example applies the</w:delText>
        </w:r>
      </w:del>
      <w:del w:id="25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folds of</w:delText>
        </w:r>
      </w:del>
      <w:del w:id="2518" w:author="PR Preview" w:date="2026-01-01T00:00:00Z">
        <w:r>
          <w:delText xml:space="preserve"> </w:delText>
        </w:r>
      </w:del>
      <w:hyperlink w:anchor="exr-kfold">
        <w:del w:id="251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to the four polynomial models of</w:delText>
        </w:r>
      </w:del>
      <w:del w:id="2522" w:author="PR Preview" w:date="2026-01-01T00:00:00Z">
        <w:r>
          <w:delText xml:space="preserve"> </w:delText>
        </w:r>
      </w:del>
      <w:hyperlink w:anchor="exr-overfitting">
        <w:del w:id="252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524" w:author="PR Preview" w:date="2026-01-01T00:00:00Z">
        <w:r>
          <w:delText xml:space="preserve">,</w:delText>
        </w:r>
      </w:del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now using all</w:delText>
        </w:r>
      </w:del>
      <w:del w:id="25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cars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and the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rPr>
            <w:rStyle w:val="VerbatimChar"/>
          </w:rPr>
          <w:delText xml:space="preserve">cv_mse()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function of</w:delText>
        </w:r>
      </w:del>
      <w:del w:id="2536" w:author="PR Preview" w:date="2026-01-01T00:00:00Z">
        <w:r>
          <w:delText xml:space="preserve"> </w:delText>
        </w:r>
      </w:del>
      <w:hyperlink w:anchor="exm-kfold-simulated">
        <w:del w:id="253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538" w:author="PR Preview" w:date="2026-01-01T00:00:00Z">
        <w:r>
          <w:delText xml:space="preserve">.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The fold assignment is random,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so the estimate is too;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to show how much,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547" w:author="PR Preview" w:date="2026-01-01T00:00:00Z">
        <w:r>
          <w:rPr>
            <w:b/>
            <w:bCs/>
          </w:rPr>
          <w:t xml:space="preserve">Example 9 (Four-fold cross-validation of the</w:t>
        </w:r>
      </w:ins>
      <w:ins w:id="2548" w:author="PR Preview" w:date="2026-01-01T00:00:00Z">
        <w:r>
          <w:rPr>
            <w:b/>
            <w:bCs/>
          </w:rPr>
          <w:t xml:space="preserve"> </w:t>
        </w:r>
      </w:ins>
      <w:ins w:id="254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550" w:author="PR Preview" w:date="2026-01-01T00:00:00Z">
        <w:r>
          <w:rPr>
            <w:b/>
            <w:bCs/>
          </w:rPr>
          <w:t xml:space="preserve"> </w:t>
        </w:r>
      </w:ins>
      <w:ins w:id="2551" w:author="PR Preview" w:date="2026-01-01T00:00:00Z">
        <w:r>
          <w:rPr>
            <w:b/>
            <w:bCs/>
          </w:rPr>
          <w:t xml:space="preserve">polynomials)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This example applies the</w:t>
        </w:r>
      </w:ins>
      <w:ins w:id="25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folds of</w:t>
        </w:r>
      </w:ins>
      <w:ins w:id="2557" w:author="PR Preview" w:date="2026-01-01T00:00:00Z">
        <w:r>
          <w:t xml:space="preserve"> </w:t>
        </w:r>
      </w:ins>
      <w:hyperlink w:anchor="exr-kfold">
        <w:ins w:id="255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to the four polynomial models of</w:t>
        </w:r>
      </w:ins>
      <w:ins w:id="2561" w:author="PR Preview" w:date="2026-01-01T00:00:00Z">
        <w:r>
          <w:t xml:space="preserve"> </w:t>
        </w:r>
      </w:ins>
      <w:hyperlink w:anchor="exr-overfitting">
        <w:ins w:id="256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now using all</w:t>
        </w:r>
      </w:ins>
      <w:ins w:id="25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cars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and the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rPr>
            <w:rStyle w:val="VerbatimChar"/>
          </w:rPr>
          <w:t xml:space="preserve">cv_mse()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function of</w:t>
        </w:r>
      </w:ins>
      <w:ins w:id="2575" w:author="PR Preview" w:date="2026-01-01T00:00:00Z">
        <w:r>
          <w:t xml:space="preserve"> </w:t>
        </w:r>
      </w:ins>
      <w:hyperlink w:anchor="exm-kfold-simulated">
        <w:ins w:id="257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577" w:author="PR Preview" w:date="2026-01-01T00:00:00Z">
        <w:r>
          <w:t xml:space="preserve">.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The fold assignment is random,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so the estimate is too;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to show how much,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586" w:author="PR Preview" w:date="2026-01-01T00:00:00Z">
        <w:r>
          <w:delText xml:space="preserve">Each row of</w:delText>
        </w:r>
      </w:del>
      <w:del w:id="2587" w:author="PR Preview" w:date="2026-01-01T00:00:00Z">
        <w:r>
          <w:delText xml:space="preserve"> </w:delText>
        </w:r>
      </w:del>
      <w:hyperlink w:anchor="tbl-cv-mtcars-repeats">
        <w:del w:id="2588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holds, for each degree,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the square root of</w:delText>
        </w:r>
      </w:del>
      <w:del w:id="25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(</w:delText>
        </w:r>
      </w:del>
      <w:hyperlink w:anchor="eq-cv-estimate">
        <w:del w:id="2596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597" w:author="PR Preview" w:date="2026-01-01T00:00:00Z">
        <w:r>
          <w:delText xml:space="preserve">) for one fold assignment.</w:delText>
        </w:r>
      </w:del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Across fold assignments,</w:delText>
        </w:r>
      </w:del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the estimate for one degree varied by as much as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0.32 mpg,</w:delText>
        </w:r>
      </w:del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but every assignment chose degree 2: the estimates moved, and the winner did not.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 single run of</w:delText>
        </w:r>
      </w:del>
      <w:del w:id="2608" w:author="PR Preview" w:date="2026-01-01T00:00:00Z">
        <w:r>
          <w:delText xml:space="preserve"> </w:delText>
        </w:r>
      </w:del>
      <m:oMath>
        <m:r>
          <m:t>k</m:t>
        </m:r>
      </m:oMath>
      <w:del w:id="2609" w:author="PR Preview" w:date="2026-01-01T00:00:00Z">
        <w:r>
          <w:delText xml:space="preserve">-fold cross-validation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reports one of these rows,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so a small difference between two models’ estimates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616" w:author="PR Preview" w:date="2026-01-01T00:00:00Z">
        <w:r>
          <w:t xml:space="preserve">Each row of</w:t>
        </w:r>
      </w:ins>
      <w:ins w:id="2617" w:author="PR Preview" w:date="2026-01-01T00:00:00Z">
        <w:r>
          <w:t xml:space="preserve"> </w:t>
        </w:r>
      </w:ins>
      <w:hyperlink w:anchor="tbl-cv-mtcars-repeats">
        <w:ins w:id="2618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holds, for each degree,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the square root of</w:t>
        </w:r>
      </w:ins>
      <w:ins w:id="26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(</w:t>
        </w:r>
      </w:ins>
      <w:hyperlink w:anchor="eq-cv-estimate">
        <w:ins w:id="262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627" w:author="PR Preview" w:date="2026-01-01T00:00:00Z">
        <w:r>
          <w:t xml:space="preserve">) for one fold assignment.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Across fold assignments,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the estimate for one degree varied by as much as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0.32 mpg,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but every assignment chose degree 2: the estimates moved, and the winner did not.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A single run of</w:t>
        </w:r>
      </w:ins>
      <w:ins w:id="2638" w:author="PR Preview" w:date="2026-01-01T00:00:00Z">
        <w:r>
          <w:t xml:space="preserve"> </w:t>
        </w:r>
      </w:ins>
      <m:oMath>
        <m:r>
          <m:t>k</m:t>
        </m:r>
      </m:oMath>
      <w:ins w:id="2639" w:author="PR Preview" w:date="2026-01-01T00:00:00Z">
        <w:r>
          <w:t xml:space="preserve">-fold cross-validation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reports one of these rows,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so a small difference between two models’ estimates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may not survive a different split.</w:t>
        </w:r>
      </w:ins>
    </w:p>
    <w:bookmarkEnd w:id="188"/>
    <w:bookmarkEnd w:id="189"/>
    <w:bookmarkStart w:id="220" w:name="sec-loocv"/>
    <w:p>
      <w:pPr>
        <w:pStyle w:val="Heading2"/>
      </w:pPr>
      <w:r>
        <w:t xml:space="preserve">6 Leave-one-out cross-validation</w:t>
      </w:r>
    </w:p>
    <w:bookmarkStart w:id="190" w:name="exr-loocv"/>
    <w:p>
      <w:pPr>
        <w:pStyle w:val="FirstParagraph"/>
      </w:pPr>
      <w:del w:id="2646" w:author="PR Preview" w:date="2026-01-01T00:00:00Z">
        <w:r>
          <w:rPr>
            <w:b/>
            <w:bCs/>
          </w:rPr>
          <w:delText xml:space="preserve">Exercise 9 (The largest number of folds)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Suppose we take</w:delText>
        </w:r>
      </w:del>
      <w:del w:id="26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in</w:delText>
        </w:r>
      </w:del>
      <w:del w:id="265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65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on the</w:delText>
        </w:r>
      </w:del>
      <w:del w:id="265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cars in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rPr>
            <w:rStyle w:val="VerbatimChar"/>
          </w:rPr>
          <w:delText xml:space="preserve">mtcars</w:delText>
        </w:r>
      </w:del>
      <w:del w:id="2661" w:author="PR Preview" w:date="2026-01-01T00:00:00Z">
        <w:r>
          <w:delText xml:space="preserve">.</w:delText>
        </w:r>
      </w:del>
    </w:p>
    <w:p>
      <w:pPr>
        <w:pStyle w:val="FirstParagraph"/>
      </w:pPr>
      <w:ins w:id="2662" w:author="PR Preview" w:date="2026-01-01T00:00:00Z">
        <w:r>
          <w:rPr>
            <w:b/>
            <w:bCs/>
          </w:rPr>
          <w:t xml:space="preserve">Exercise 11 (The largest number of folds)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Suppose we take</w:t>
        </w:r>
      </w:ins>
      <w:ins w:id="26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in</w:t>
        </w:r>
      </w:ins>
      <w:ins w:id="266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66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on the</w:t>
        </w:r>
      </w:ins>
      <w:ins w:id="26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cars in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rPr>
            <w:rStyle w:val="VerbatimChar"/>
          </w:rPr>
          <w:t xml:space="preserve">mtcars</w:t>
        </w:r>
      </w:ins>
      <w:ins w:id="26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del w:id="2678" w:author="PR Preview" w:date="2026-01-01T00:00:00Z">
        <w:r>
          <w:delText xml:space="preserve">If we run the procedure twice,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with two different random fold assignments,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can the two values of</w:delText>
        </w:r>
      </w:del>
      <w:del w:id="26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(</w:delText>
        </w:r>
      </w:del>
      <w:hyperlink w:anchor="eq-cv-estimate">
        <w:del w:id="2686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687" w:author="PR Preview" w:date="2026-01-01T00:00:00Z">
        <w:r>
          <w:delText xml:space="preserve">) differ?</w:delText>
        </w:r>
      </w:del>
    </w:p>
    <w:p>
      <w:pPr>
        <w:pStyle w:val="FirstParagraph"/>
      </w:pPr>
      <w:del w:id="2688" w:author="PR Preview" w:date="2026-01-01T00:00:00Z">
        <w:r>
          <w:rPr>
            <w:i/>
            <w:iCs/>
          </w:rPr>
          <w:delText xml:space="preserve">Solution 9</w:delText>
        </w:r>
      </w:del>
      <w:del w:id="2689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13"/>
        </w:numPr>
      </w:pPr>
      <w:ins w:id="2690" w:author="PR Preview" w:date="2026-01-01T00:00:00Z">
        <w:r>
          <w:t xml:space="preserve">If we run the procedure twice,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with two different random fold assignments,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can the two values of</w:t>
        </w:r>
      </w:ins>
      <w:ins w:id="26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(</w:t>
        </w:r>
      </w:ins>
      <w:hyperlink w:anchor="eq-cv-estimate">
        <w:ins w:id="2698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699" w:author="PR Preview" w:date="2026-01-01T00:00:00Z">
        <w:r>
          <w:t xml:space="preserve">) differ?</w:t>
        </w:r>
      </w:ins>
    </w:p>
    <w:bookmarkEnd w:id="190"/>
    <w:bookmarkStart w:id="191" w:name="sol-loocv"/>
    <w:p>
      <w:pPr>
        <w:pStyle w:val="FirstParagraph"/>
      </w:pPr>
      <w:ins w:id="2700" w:author="PR Preview" w:date="2026-01-01T00:00:00Z">
        <w:r>
          <w:rPr>
            <w:i/>
            <w:iCs/>
          </w:rPr>
          <w:t xml:space="preserve">Solution 11</w:t>
        </w:r>
      </w:ins>
      <w:ins w:id="2701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del w:id="2702" w:author="PR Preview" w:date="2026-01-01T00:00:00Z">
        <w:r>
          <w:delText xml:space="preserve">No.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With one car per fold,</w:delText>
        </w:r>
      </w:del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every assignment of cars to folds produces the same 32 fits,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only numbered differently,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and</w:delText>
        </w:r>
      </w:del>
      <w:del w:id="2711" w:author="PR Preview" w:date="2026-01-01T00:00:00Z">
        <w:r>
          <w:delText xml:space="preserve"> </w:delText>
        </w:r>
      </w:del>
      <w:hyperlink w:anchor="eq-cv-estimate">
        <w:del w:id="271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does not depend on the numbering.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Unlike</w:delText>
        </w:r>
      </w:del>
      <w:del w:id="2717" w:author="PR Preview" w:date="2026-01-01T00:00:00Z">
        <w:r>
          <w:delText xml:space="preserve"> </w:delText>
        </w:r>
      </w:del>
      <w:hyperlink w:anchor="exm-kfold-mtcars">
        <w:del w:id="2718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719" w:author="PR Preview" w:date="2026-01-01T00:00:00Z">
        <w:r>
          <w:delText xml:space="preserve">,</w:delText>
        </w:r>
      </w:del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722" w:author="PR Preview" w:date="2026-01-01T00:00:00Z">
        <w:r>
          <w:rPr>
            <w:b/>
            <w:bCs/>
          </w:rPr>
          <w:delText xml:space="preserve">Definition 28 (Leave-one-out cross-validation)</w:delText>
        </w:r>
      </w:del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is</w:delText>
        </w:r>
      </w:del>
      <w:del w:id="272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72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with</w:delText>
        </w:r>
      </w:del>
      <w:del w:id="273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32" w:author="PR Preview" w:date="2026-01-01T00:00:00Z">
        <w:r>
          <w:delText xml:space="preserve">,</w:delText>
        </w:r>
      </w:del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delText xml:space="preserve">so that each of the</w:delText>
        </w:r>
      </w:del>
      <w:del w:id="2735" w:author="PR Preview" w:date="2026-01-01T00:00:00Z">
        <w:r>
          <w:delText xml:space="preserve"> </w:delText>
        </w:r>
      </w:del>
      <m:oMath>
        <m:r>
          <m:t>n</m:t>
        </m:r>
      </m:oMath>
      <w:del w:id="2736" w:author="PR Preview" w:date="2026-01-01T00:00:00Z">
        <w:r>
          <w:delText xml:space="preserve"> </w:delText>
        </w:r>
      </w:del>
      <w:hyperlink w:anchor="def-folds">
        <w:del w:id="273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holds one observation,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and the</w:delText>
        </w:r>
      </w:del>
      <w:del w:id="2742" w:author="PR Preview" w:date="2026-01-01T00:00:00Z">
        <w:r>
          <w:delText xml:space="preserve"> </w:delText>
        </w:r>
      </w:del>
      <w:hyperlink w:anchor="def-fold-out-rule">
        <w:del w:id="274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74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of observation</w:delText>
        </w:r>
      </w:del>
      <w:del w:id="2747" w:author="PR Preview" w:date="2026-01-01T00:00:00Z">
        <w:r>
          <w:delText xml:space="preserve"> </w:delText>
        </w:r>
      </w:del>
      <m:oMath>
        <m:r>
          <m:t>i</m:t>
        </m:r>
      </m:oMath>
      <w:del w:id="2748" w:author="PR Preview" w:date="2026-01-01T00:00:00Z">
        <w:r>
          <w:delText xml:space="preserve">’s</w:delText>
        </w:r>
      </w:del>
      <w:del w:id="2749" w:author="PR Preview" w:date="2026-01-01T00:00:00Z">
        <w:r>
          <w:delText xml:space="preserve"> </w:delText>
        </w:r>
      </w:del>
      <w:hyperlink w:anchor="def-fold-assignment">
        <w:del w:id="275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is fitted to all observations except observation</w:delText>
        </w:r>
      </w:del>
      <w:del w:id="2753" w:author="PR Preview" w:date="2026-01-01T00:00:00Z">
        <w:r>
          <w:delText xml:space="preserve"> </w:delText>
        </w:r>
      </w:del>
      <m:oMath>
        <m:r>
          <m:t>i</m:t>
        </m:r>
      </m:oMath>
      <w:del w:id="2754" w:author="PR Preview" w:date="2026-01-01T00:00:00Z">
        <w:r>
          <w:delText xml:space="preserve">.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Its</w:delText>
        </w:r>
      </w:del>
      <w:del w:id="2757" w:author="PR Preview" w:date="2026-01-01T00:00:00Z">
        <w:r>
          <w:delText xml:space="preserve"> </w:delText>
        </w:r>
      </w:del>
      <w:hyperlink w:anchor="def-cv-estimate">
        <w:del w:id="275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(</w:delText>
        </w:r>
      </w:del>
      <w:hyperlink w:anchor="eq-cv-estimate">
        <w:del w:id="2761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delText xml:space="preserve">with</w:delText>
        </w:r>
      </w:del>
      <w:del w:id="276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65" w:author="PR Preview" w:date="2026-01-01T00:00:00Z">
        <w:r>
          <w:delText xml:space="preserve">) is</w:delText>
        </w:r>
      </w:del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BodyText"/>
      </w:pPr>
      <w:del w:id="2766" w:author="PR Preview" w:date="2026-01-01T00:00:00Z">
        <w:r>
          <w:rPr>
            <w:b/>
            <w:bCs/>
          </w:rPr>
          <w:delText xml:space="preserve">Definition 29 (Term vector)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Consider a model whose mean is a linear combination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of</w:delText>
        </w:r>
      </w:del>
      <w:del w:id="277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terms</w:delText>
        </w:r>
      </w:del>
      <w:del w:id="277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of the covariate value,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such as</w:delText>
        </w:r>
      </w:del>
      <w:del w:id="2779" w:author="PR Preview" w:date="2026-01-01T00:00:00Z">
        <w:r>
          <w:delText xml:space="preserve"> </w:delText>
        </w:r>
      </w:del>
      <m:oMath>
        <m:r>
          <m:t>1</m:t>
        </m:r>
      </m:oMath>
      <w:del w:id="2780" w:author="PR Preview" w:date="2026-01-01T00:00:00Z">
        <w:r>
          <w:delText xml:space="preserve">,</w:delText>
        </w:r>
      </w:del>
      <w:del w:id="2781" w:author="PR Preview" w:date="2026-01-01T00:00:00Z">
        <w:r>
          <w:delText xml:space="preserve"> </w:delText>
        </w:r>
      </w:del>
      <m:oMath>
        <m:r>
          <m:t>x</m:t>
        </m:r>
      </m:oMath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and</w:delText>
        </w:r>
      </w:del>
      <w:del w:id="278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85" w:author="PR Preview" w:date="2026-01-01T00:00:00Z">
        <w:r>
          <w:delText xml:space="preserve">.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The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rPr>
            <w:b/>
            <w:bCs/>
          </w:rPr>
          <w:delText xml:space="preserve">term vector</w:delText>
        </w:r>
      </w:del>
      <w:del w:id="27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of observation</w:delText>
        </w:r>
      </w:del>
      <w:del w:id="2793" w:author="PR Preview" w:date="2026-01-01T00:00:00Z">
        <w:r>
          <w:delText xml:space="preserve"> </w:delText>
        </w:r>
      </w:del>
      <m:oMath>
        <m:r>
          <m:t>i</m:t>
        </m:r>
      </m:oMath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is the column of its terms:</w:delText>
        </w:r>
      </w:del>
    </w:p>
    <w:p>
      <w:pPr>
        <w:pStyle w:val="Compact"/>
        <w:numPr>
          <w:ilvl w:val="0"/>
          <w:numId w:val="1014"/>
        </w:numPr>
      </w:pPr>
      <w:ins w:id="2796" w:author="PR Preview" w:date="2026-01-01T00:00:00Z">
        <w:r>
          <w:t xml:space="preserve">No.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With one car per fold,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every assignment of cars to folds produces the same 32 fits,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only numbered differently,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and</w:t>
        </w:r>
      </w:ins>
      <w:ins w:id="2805" w:author="PR Preview" w:date="2026-01-01T00:00:00Z">
        <w:r>
          <w:t xml:space="preserve"> </w:t>
        </w:r>
      </w:ins>
      <w:hyperlink w:anchor="eq-cv-estimate">
        <w:ins w:id="2806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does not depend on the numbering.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Unlike</w:t>
        </w:r>
      </w:ins>
      <w:ins w:id="2811" w:author="PR Preview" w:date="2026-01-01T00:00:00Z">
        <w:r>
          <w:t xml:space="preserve"> </w:t>
        </w:r>
      </w:ins>
      <w:hyperlink w:anchor="exm-kfold-mtcars">
        <w:ins w:id="281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the estimate is not random.</w:t>
        </w:r>
      </w:ins>
    </w:p>
    <w:bookmarkEnd w:id="191"/>
    <w:bookmarkStart w:id="195" w:name="def-loocv"/>
    <w:p>
      <w:pPr>
        <w:pStyle w:val="FirstParagraph"/>
      </w:pPr>
      <w:ins w:id="2816" w:author="PR Preview" w:date="2026-01-01T00:00:00Z">
        <w:r>
          <w:rPr>
            <w:b/>
            <w:bCs/>
          </w:rPr>
          <w:t xml:space="preserve">Definition 29 (Leave-one-out cross-validation)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rPr>
            <w:b/>
            <w:bCs/>
          </w:rPr>
          <w:t xml:space="preserve">Leave-one-out cross-validation (LOOCV)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is</w:t>
        </w:r>
      </w:ins>
      <w:ins w:id="282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82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with</w:t>
        </w:r>
      </w:ins>
      <w:ins w:id="282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26" w:author="PR Preview" w:date="2026-01-01T00:00:00Z">
        <w:r>
          <w:t xml:space="preserve">,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so that each of the</w:t>
        </w:r>
      </w:ins>
      <w:ins w:id="2829" w:author="PR Preview" w:date="2026-01-01T00:00:00Z">
        <w:r>
          <w:t xml:space="preserve"> </w:t>
        </w:r>
      </w:ins>
      <m:oMath>
        <m:r>
          <m:t>n</m:t>
        </m:r>
      </m:oMath>
      <w:ins w:id="2830" w:author="PR Preview" w:date="2026-01-01T00:00:00Z">
        <w:r>
          <w:t xml:space="preserve"> </w:t>
        </w:r>
      </w:ins>
      <w:hyperlink w:anchor="def-folds">
        <w:ins w:id="283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holds one observation,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and the</w:t>
        </w:r>
      </w:ins>
      <w:ins w:id="2836" w:author="PR Preview" w:date="2026-01-01T00:00:00Z">
        <w:r>
          <w:t xml:space="preserve"> </w:t>
        </w:r>
      </w:ins>
      <w:hyperlink w:anchor="def-fold-out-rule">
        <w:ins w:id="283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83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of observation</w:t>
        </w:r>
      </w:ins>
      <w:ins w:id="2841" w:author="PR Preview" w:date="2026-01-01T00:00:00Z">
        <w:r>
          <w:t xml:space="preserve"> </w:t>
        </w:r>
      </w:ins>
      <m:oMath>
        <m:r>
          <m:t>i</m:t>
        </m:r>
      </m:oMath>
      <w:ins w:id="2842" w:author="PR Preview" w:date="2026-01-01T00:00:00Z">
        <w:r>
          <w:t xml:space="preserve">’s</w:t>
        </w:r>
      </w:ins>
      <w:ins w:id="2843" w:author="PR Preview" w:date="2026-01-01T00:00:00Z">
        <w:r>
          <w:t xml:space="preserve"> </w:t>
        </w:r>
      </w:ins>
      <w:hyperlink w:anchor="def-fold-assignment">
        <w:ins w:id="284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is fitted to all observations except observation</w:t>
        </w:r>
      </w:ins>
      <w:ins w:id="2847" w:author="PR Preview" w:date="2026-01-01T00:00:00Z">
        <w:r>
          <w:t xml:space="preserve"> </w:t>
        </w:r>
      </w:ins>
      <m:oMath>
        <m:r>
          <m:t>i</m:t>
        </m:r>
      </m:oMath>
      <w:ins w:id="2848" w:author="PR Preview" w:date="2026-01-01T00:00:00Z">
        <w:r>
          <w:t xml:space="preserve">.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Its</w:t>
        </w:r>
      </w:ins>
      <w:ins w:id="2851" w:author="PR Preview" w:date="2026-01-01T00:00:00Z">
        <w:r>
          <w:t xml:space="preserve"> </w:t>
        </w:r>
      </w:ins>
      <w:hyperlink w:anchor="def-cv-estimate">
        <w:ins w:id="285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(</w:t>
        </w:r>
      </w:ins>
      <w:hyperlink w:anchor="eq-cv-estimate">
        <w:ins w:id="2855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with</w:t>
        </w:r>
      </w:ins>
      <w:ins w:id="285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59" w:author="PR Preview" w:date="2026-01-01T00:00:00Z">
        <w:r>
          <w:t xml:space="preserve">) is</w:t>
        </w:r>
      </w:ins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ins w:id="2860" w:author="PR Preview" w:date="2026-01-01T00:00:00Z">
        <w:r>
          <w:rPr>
            <w:b/>
            <w:bCs/>
          </w:rPr>
          <w:t xml:space="preserve">Definition 30 (Term vector)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Consider a model whose mean is a linear combination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of</w:t>
        </w:r>
      </w:ins>
      <w:ins w:id="286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terms</w:t>
        </w:r>
      </w:ins>
      <w:ins w:id="286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of the covariate value,</w:t>
        </w:r>
      </w:ins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such as</w:t>
        </w:r>
      </w:ins>
      <w:ins w:id="2873" w:author="PR Preview" w:date="2026-01-01T00:00:00Z">
        <w:r>
          <w:t xml:space="preserve"> </w:t>
        </w:r>
      </w:ins>
      <m:oMath>
        <m:r>
          <m:t>1</m:t>
        </m:r>
      </m:oMath>
      <w:ins w:id="2874" w:author="PR Preview" w:date="2026-01-01T00:00:00Z">
        <w:r>
          <w:t xml:space="preserve">,</w:t>
        </w:r>
      </w:ins>
      <w:ins w:id="2875" w:author="PR Preview" w:date="2026-01-01T00:00:00Z">
        <w:r>
          <w:t xml:space="preserve"> </w:t>
        </w:r>
      </w:ins>
      <m:oMath>
        <m:r>
          <m:t>x</m:t>
        </m:r>
      </m:oMath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and</w:t>
        </w:r>
      </w:ins>
      <w:ins w:id="28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79" w:author="PR Preview" w:date="2026-01-01T00:00:00Z">
        <w:r>
          <w:t xml:space="preserve">.</w:t>
        </w:r>
      </w:ins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The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rPr>
            <w:b/>
            <w:bCs/>
          </w:rPr>
          <w:t xml:space="preserve">term vector</w:t>
        </w:r>
      </w:ins>
      <w:ins w:id="28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of observation</w:t>
        </w:r>
      </w:ins>
      <w:ins w:id="2887" w:author="PR Preview" w:date="2026-01-01T00:00:00Z">
        <w:r>
          <w:t xml:space="preserve"> </w:t>
        </w:r>
      </w:ins>
      <m:oMath>
        <m:r>
          <m:t>i</m:t>
        </m:r>
      </m:oMath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del w:id="2890" w:author="PR Preview" w:date="2026-01-01T00:00:00Z">
        <w:r>
          <w:rPr>
            <w:b/>
            <w:bCs/>
          </w:rPr>
          <w:delText xml:space="preserve">Definition 30 (Cross-product matrix)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The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rPr>
            <w:b/>
            <w:bCs/>
          </w:rPr>
          <w:delText xml:space="preserve">cross-product matrix</w:delText>
        </w:r>
      </w:del>
      <w:del w:id="2895" w:author="PR Preview" w:date="2026-01-01T00:00:00Z">
        <w:r>
          <w:delText xml:space="preserve"> </w:delText>
        </w:r>
      </w:del>
      <m:oMath>
        <m:r>
          <m:t>A</m:t>
        </m:r>
      </m:oMath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of</w:delText>
        </w:r>
      </w:del>
      <w:del w:id="2898" w:author="PR Preview" w:date="2026-01-01T00:00:00Z">
        <w:r>
          <w:delText xml:space="preserve"> </w:delText>
        </w:r>
      </w:del>
      <w:hyperlink w:anchor="def-term-vector">
        <w:del w:id="289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9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901" w:author="PR Preview" w:date="2026-01-01T00:00:00Z">
        <w:r>
          <w:delText xml:space="preserve">,</w:delText>
        </w:r>
      </w:del>
      <w:del w:id="290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903" w:author="PR Preview" w:date="2026-01-01T00:00:00Z">
        <w:r>
          <w:delText xml:space="preserve">, of a training set indexed by</w:delText>
        </w:r>
      </w:del>
      <w:del w:id="2904" w:author="PR Preview" w:date="2026-01-01T00:00:00Z">
        <w:r>
          <w:delText xml:space="preserve"> </w:delText>
        </w:r>
      </w:del>
      <m:oMath>
        <m:r>
          <m:t>I</m:t>
        </m:r>
      </m:oMath>
      <w:del w:id="2905" w:author="PR Preview" w:date="2026-01-01T00:00:00Z">
        <w:r>
          <w:delText xml:space="preserve">,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2908" w:author="PR Preview" w:date="2026-01-01T00:00:00Z">
        <w:r>
          <w:rPr>
            <w:b/>
            <w:bCs/>
          </w:rPr>
          <w:t xml:space="preserve">Definition 31 (Cross-product matrix)</w:t>
        </w:r>
      </w:ins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The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rPr>
            <w:b/>
            <w:bCs/>
          </w:rPr>
          <w:t xml:space="preserve">cross-product matrix</w:t>
        </w:r>
      </w:ins>
      <w:ins w:id="2913" w:author="PR Preview" w:date="2026-01-01T00:00:00Z">
        <w:r>
          <w:t xml:space="preserve"> </w:t>
        </w:r>
      </w:ins>
      <m:oMath>
        <m:r>
          <m:t>A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of</w:t>
        </w:r>
      </w:ins>
      <w:ins w:id="2916" w:author="PR Preview" w:date="2026-01-01T00:00:00Z">
        <w:r>
          <w:t xml:space="preserve"> </w:t>
        </w:r>
      </w:ins>
      <w:hyperlink w:anchor="def-term-vector">
        <w:ins w:id="291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91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919" w:author="PR Preview" w:date="2026-01-01T00:00:00Z">
        <w:r>
          <w:t xml:space="preserve">,</w:t>
        </w:r>
      </w:ins>
      <w:ins w:id="29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21" w:author="PR Preview" w:date="2026-01-01T00:00:00Z">
        <w:r>
          <w:t xml:space="preserve">, of a training set indexed by</w:t>
        </w:r>
      </w:ins>
      <w:ins w:id="2922" w:author="PR Preview" w:date="2026-01-01T00:00:00Z">
        <w:r>
          <w:t xml:space="preserve"> </w:t>
        </w:r>
      </w:ins>
      <m:oMath>
        <m:r>
          <m:t>I</m:t>
        </m:r>
      </m:oMath>
      <w:ins w:id="2923" w:author="PR Preview" w:date="2026-01-01T00:00:00Z">
        <w:r>
          <w:t xml:space="preserve">,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del w:id="2926" w:author="PR Preview" w:date="2026-01-01T00:00:00Z">
        <w:r>
          <w:rPr>
            <w:b/>
            <w:bCs/>
          </w:rPr>
          <w:delText xml:space="preserve">Definition 31 (Leverage)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Consider a linear model fitted by</w:delText>
        </w:r>
      </w:del>
      <w:del w:id="2929" w:author="PR Preview" w:date="2026-01-01T00:00:00Z">
        <w:r>
          <w:delText xml:space="preserve"> </w:delText>
        </w:r>
      </w:del>
      <w:hyperlink r:id="rId208">
        <w:del w:id="2930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931" w:author="PR Preview" w:date="2026-01-01T00:00:00Z">
        <w:r>
          <w:delText xml:space="preserve">,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with</w:delText>
        </w:r>
      </w:del>
      <w:del w:id="2934" w:author="PR Preview" w:date="2026-01-01T00:00:00Z">
        <w:r>
          <w:delText xml:space="preserve"> </w:delText>
        </w:r>
      </w:del>
      <w:hyperlink w:anchor="def-term-vector">
        <w:del w:id="2935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9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937" w:author="PR Preview" w:date="2026-01-01T00:00:00Z">
        <w:r>
          <w:delText xml:space="preserve">,</w:delText>
        </w:r>
      </w:del>
      <w:del w:id="293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939" w:author="PR Preview" w:date="2026-01-01T00:00:00Z">
        <w:r>
          <w:delText xml:space="preserve">,</w:delText>
        </w:r>
      </w:del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and an invertible</w:delText>
        </w:r>
      </w:del>
      <w:del w:id="2942" w:author="PR Preview" w:date="2026-01-01T00:00:00Z">
        <w:r>
          <w:delText xml:space="preserve"> </w:delText>
        </w:r>
      </w:del>
      <w:hyperlink w:anchor="def-cross-product-matrix">
        <w:del w:id="2943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2944" w:author="PR Preview" w:date="2026-01-01T00:00:00Z">
        <w:r>
          <w:delText xml:space="preserve"> </w:delText>
        </w:r>
      </w:del>
      <m:oMath>
        <m:r>
          <m:t>A</m:t>
        </m:r>
      </m:oMath>
      <w:del w:id="2945" w:author="PR Preview" w:date="2026-01-01T00:00:00Z">
        <w:r>
          <w:delText xml:space="preserve">.</w:delText>
        </w:r>
      </w:del>
      <w:del w:id="2946" w:author="PR Preview" w:date="2026-01-01T00:00:00Z">
        <w:r>
          <w:delText xml:space="preserve"> </w:delText>
        </w:r>
      </w:del>
      <w:del w:id="2947" w:author="PR Preview" w:date="2026-01-01T00:00:00Z">
        <w:r>
          <w:delText xml:space="preserve">The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rPr>
            <w:b/>
            <w:bCs/>
          </w:rPr>
          <w:delText xml:space="preserve">leverage</w:delText>
        </w:r>
      </w:del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of observation</w:delText>
        </w:r>
      </w:del>
      <w:del w:id="2952" w:author="PR Preview" w:date="2026-01-01T00:00:00Z">
        <w:r>
          <w:delText xml:space="preserve"> </w:delText>
        </w:r>
      </w:del>
      <m:oMath>
        <m:r>
          <m:t>i</m:t>
        </m:r>
      </m:oMath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is</w:delText>
        </w:r>
      </w:del>
    </w:p>
    <w:p>
      <w:pPr>
        <w:pStyle w:val="BodyText"/>
      </w:pPr>
      <w:ins w:id="2955" w:author="PR Preview" w:date="2026-01-01T00:00:00Z">
        <w:r>
          <w:rPr>
            <w:b/>
            <w:bCs/>
          </w:rPr>
          <w:t xml:space="preserve">Definition 32 (Leverage)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Consider a linear model fitted by</w:t>
        </w:r>
      </w:ins>
      <w:ins w:id="2958" w:author="PR Preview" w:date="2026-01-01T00:00:00Z">
        <w:r>
          <w:t xml:space="preserve"> </w:t>
        </w:r>
      </w:ins>
      <w:hyperlink r:id="rId208">
        <w:ins w:id="2959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960" w:author="PR Preview" w:date="2026-01-01T00:00:00Z">
        <w:r>
          <w:t xml:space="preserve">,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with</w:t>
        </w:r>
      </w:ins>
      <w:ins w:id="2963" w:author="PR Preview" w:date="2026-01-01T00:00:00Z">
        <w:r>
          <w:t xml:space="preserve"> </w:t>
        </w:r>
      </w:ins>
      <w:hyperlink w:anchor="def-term-vector">
        <w:ins w:id="296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96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966" w:author="PR Preview" w:date="2026-01-01T00:00:00Z">
        <w:r>
          <w:t xml:space="preserve">,</w:t>
        </w:r>
      </w:ins>
      <w:ins w:id="296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68" w:author="PR Preview" w:date="2026-01-01T00:00:00Z">
        <w:r>
          <w:t xml:space="preserve">,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and an invertible</w:t>
        </w:r>
      </w:ins>
      <w:ins w:id="2971" w:author="PR Preview" w:date="2026-01-01T00:00:00Z">
        <w:r>
          <w:t xml:space="preserve"> </w:t>
        </w:r>
      </w:ins>
      <w:hyperlink w:anchor="def-cross-product-matrix">
        <w:ins w:id="2972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2973" w:author="PR Preview" w:date="2026-01-01T00:00:00Z">
        <w:r>
          <w:t xml:space="preserve"> </w:t>
        </w:r>
      </w:ins>
      <m:oMath>
        <m:r>
          <m:t>A</m:t>
        </m:r>
      </m:oMath>
      <w:ins w:id="2974" w:author="PR Preview" w:date="2026-01-01T00:00:00Z">
        <w:r>
          <w:t xml:space="preserve">.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The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rPr>
            <w:b/>
            <w:bCs/>
          </w:rPr>
          <w:t xml:space="preserve">leverage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of observation</w:t>
        </w:r>
      </w:ins>
      <w:ins w:id="2981" w:author="PR Preview" w:date="2026-01-01T00:00:00Z">
        <w:r>
          <w:t xml:space="preserve"> </w:t>
        </w:r>
      </w:ins>
      <m:oMath>
        <m:r>
          <m:t>i</m:t>
        </m:r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is</w:t>
        </w:r>
      </w:ins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del w:id="2984" w:author="PR Preview" w:date="2026-01-01T00:00:00Z">
        <w:r>
          <w:rPr>
            <w:b/>
            <w:bCs/>
          </w:rPr>
          <w:delText xml:space="preserve">Example 9 (Leave-one-out cross-validation of the</w:delText>
        </w:r>
      </w:del>
      <w:del w:id="2985" w:author="PR Preview" w:date="2026-01-01T00:00:00Z">
        <w:r>
          <w:rPr>
            <w:b/>
            <w:bCs/>
          </w:rPr>
          <w:delText xml:space="preserve"> </w:delText>
        </w:r>
      </w:del>
      <w:del w:id="298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987" w:author="PR Preview" w:date="2026-01-01T00:00:00Z">
        <w:r>
          <w:rPr>
            <w:b/>
            <w:bCs/>
          </w:rPr>
          <w:delText xml:space="preserve"> </w:delText>
        </w:r>
      </w:del>
      <w:del w:id="2988" w:author="PR Preview" w:date="2026-01-01T00:00:00Z">
        <w:r>
          <w:rPr>
            <w:b/>
            <w:bCs/>
          </w:rPr>
          <w:delText xml:space="preserve">polynomials)</w:delText>
        </w:r>
      </w:del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This example computes</w:delText>
        </w:r>
      </w:del>
      <w:del w:id="29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for the four</w:delText>
        </w:r>
      </w:del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rPr>
            <w:rStyle w:val="VerbatimChar"/>
          </w:rPr>
          <w:delText xml:space="preserve">mtcars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polynomials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of</w:delText>
        </w:r>
      </w:del>
      <w:del w:id="3000" w:author="PR Preview" w:date="2026-01-01T00:00:00Z">
        <w:r>
          <w:delText xml:space="preserve"> </w:delText>
        </w:r>
      </w:del>
      <w:hyperlink w:anchor="exr-overfitting">
        <w:del w:id="300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in two ways:</w:delText>
        </w:r>
      </w:del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by fitting each model 32 times, as in</w:delText>
        </w:r>
      </w:del>
      <w:del w:id="3006" w:author="PR Preview" w:date="2026-01-01T00:00:00Z">
        <w:r>
          <w:delText xml:space="preserve"> </w:delText>
        </w:r>
      </w:del>
      <w:hyperlink w:anchor="eq-loocv">
        <w:del w:id="3007" w:author="PR Preview" w:date="2026-01-01T00:00:00Z">
          <w:r>
            <w:rPr>
              <w:rStyle w:val="Hyperlink"/>
            </w:rPr>
            <w:delText xml:space="preserve">Equation 28</w:delText>
          </w:r>
        </w:del>
      </w:hyperlink>
      <w:del w:id="3008" w:author="PR Preview" w:date="2026-01-01T00:00:00Z">
        <w:r>
          <w:delText xml:space="preserve">,</w:delText>
        </w:r>
      </w:del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and by the single-fit formula of</w:delText>
        </w:r>
      </w:del>
      <w:del w:id="3011" w:author="PR Preview" w:date="2026-01-01T00:00:00Z">
        <w:r>
          <w:delText xml:space="preserve"> </w:delText>
        </w:r>
      </w:del>
      <w:hyperlink w:anchor="thm-loocv-shortcut">
        <w:del w:id="301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013" w:author="PR Preview" w:date="2026-01-01T00:00:00Z">
        <w:r>
          <w:delText xml:space="preserve">,</w:delText>
        </w:r>
      </w:del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with the leverages from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rPr>
            <w:rStyle w:val="VerbatimChar"/>
          </w:rPr>
          <w:delText xml:space="preserve">hatvalues()</w:delText>
        </w:r>
      </w:del>
      <w:del w:id="3018" w:author="PR Preview" w:date="2026-01-01T00:00:00Z">
        <w:r>
          <w:delText xml:space="preserve">.</w:delText>
        </w:r>
      </w:del>
    </w:p>
    <w:p>
      <w:pPr>
        <w:pStyle w:val="BodyText"/>
      </w:pPr>
      <w:ins w:id="3019" w:author="PR Preview" w:date="2026-01-01T00:00:00Z">
        <w:r>
          <w:rPr>
            <w:b/>
            <w:bCs/>
          </w:rPr>
          <w:t xml:space="preserve">Example 10 (Leave-one-out cross-validation of the</w:t>
        </w:r>
      </w:ins>
      <w:ins w:id="3020" w:author="PR Preview" w:date="2026-01-01T00:00:00Z">
        <w:r>
          <w:rPr>
            <w:b/>
            <w:bCs/>
          </w:rPr>
          <w:t xml:space="preserve"> </w:t>
        </w:r>
      </w:ins>
      <w:ins w:id="3021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022" w:author="PR Preview" w:date="2026-01-01T00:00:00Z">
        <w:r>
          <w:rPr>
            <w:b/>
            <w:bCs/>
          </w:rPr>
          <w:t xml:space="preserve"> </w:t>
        </w:r>
      </w:ins>
      <w:ins w:id="3023" w:author="PR Preview" w:date="2026-01-01T00:00:00Z">
        <w:r>
          <w:rPr>
            <w:b/>
            <w:bCs/>
          </w:rPr>
          <w:t xml:space="preserve">polynomials)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This example computes</w:t>
        </w:r>
      </w:ins>
      <w:ins w:id="30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for the four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rPr>
            <w:rStyle w:val="VerbatimChar"/>
          </w:rPr>
          <w:t xml:space="preserve">mtcars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polynomials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of</w:t>
        </w:r>
      </w:ins>
      <w:ins w:id="3035" w:author="PR Preview" w:date="2026-01-01T00:00:00Z">
        <w:r>
          <w:t xml:space="preserve"> </w:t>
        </w:r>
      </w:ins>
      <w:hyperlink w:anchor="exr-overfitting">
        <w:ins w:id="303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in two ways: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by fitting each model 32 times, as in</w:t>
        </w:r>
      </w:ins>
      <w:ins w:id="3041" w:author="PR Preview" w:date="2026-01-01T00:00:00Z">
        <w:r>
          <w:t xml:space="preserve"> </w:t>
        </w:r>
      </w:ins>
      <w:hyperlink w:anchor="eq-loocv">
        <w:ins w:id="3042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3043" w:author="PR Preview" w:date="2026-01-01T00:00:00Z">
        <w:r>
          <w:t xml:space="preserve">,</w:t>
        </w:r>
      </w:ins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and by the single-fit formula of</w:t>
        </w:r>
      </w:ins>
      <w:ins w:id="3046" w:author="PR Preview" w:date="2026-01-01T00:00:00Z">
        <w:r>
          <w:t xml:space="preserve"> </w:t>
        </w:r>
      </w:ins>
      <w:hyperlink w:anchor="thm-loocv-shortcut">
        <w:ins w:id="304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048" w:author="PR Preview" w:date="2026-01-01T00:00:00Z">
        <w:r>
          <w:t xml:space="preserve">,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with the leverages from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rPr>
            <w:rStyle w:val="VerbatimChar"/>
          </w:rPr>
          <w:t xml:space="preserve">hatvalues()</w:t>
        </w:r>
      </w:ins>
      <w:ins w:id="305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del w:id="3054" w:author="PR Preview" w:date="2026-01-01T00:00:00Z">
        <w:r>
          <w:delText xml:space="preserve">The two columns differ by at most 7.1e-15,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which is rounding error.</w:delText>
        </w:r>
      </w:del>
      <w:del w:id="3057" w:author="PR Preview" w:date="2026-01-01T00:00:00Z">
        <w:r>
          <w:delText xml:space="preserve"> </w:delText>
        </w:r>
      </w:del>
      <w:del w:id="3058" w:author="PR Preview" w:date="2026-01-01T00:00:00Z">
        <w:r>
          <w:delText xml:space="preserve">The single-fit formula needs one fit per model instead of 32.</w:delText>
        </w:r>
      </w:del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LOOCV picks degree 2,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and because LOOCV is not random (</w:delText>
        </w:r>
      </w:del>
      <w:hyperlink w:anchor="sol-loocv">
        <w:del w:id="3063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3064" w:author="PR Preview" w:date="2026-01-01T00:00:00Z">
        <w:r>
          <w:delText xml:space="preserve">),</w:delText>
        </w:r>
      </w:del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rerunning it always gives the same choice.</w:delText>
        </w:r>
      </w:del>
    </w:p>
    <w:p>
      <w:pPr>
        <w:pStyle w:val="FirstParagraph"/>
      </w:pPr>
      <w:ins w:id="3067" w:author="PR Preview" w:date="2026-01-01T00:00:00Z">
        <w:r>
          <w:t xml:space="preserve">The two columns differ by at most 7.1e-15,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which is rounding error.</w:t>
        </w:r>
      </w:ins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The single-fit formula needs one fit per model instead of 32.</w:t>
        </w:r>
      </w:ins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LOOCV picks degree 2,</w:t>
        </w:r>
      </w:ins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and because LOOCV is not random (</w:t>
        </w:r>
      </w:ins>
      <w:hyperlink w:anchor="sol-loocv">
        <w:ins w:id="3076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3077" w:author="PR Preview" w:date="2026-01-01T00:00:00Z">
        <w:r>
          <w:t xml:space="preserve">),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rerunning it always gives the same choice.</w:t>
        </w:r>
      </w:ins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7 Choosing a model by cross-validation</w:t>
      </w:r>
    </w:p>
    <w:bookmarkStart w:id="222" w:name="def-cv-estimate-indexed"/>
    <w:p>
      <w:pPr>
        <w:pStyle w:val="FirstParagraph"/>
      </w:pPr>
      <w:del w:id="3080" w:author="PR Preview" w:date="2026-01-01T00:00:00Z">
        <w:r>
          <w:rPr>
            <w:b/>
            <w:bCs/>
          </w:rPr>
          <w:delText xml:space="preserve">Definition 32 (Cross-validation estimate of a named procedure)</w:delText>
        </w:r>
      </w:del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Let a</w:delText>
        </w:r>
      </w:del>
      <w:del w:id="3083" w:author="PR Preview" w:date="2026-01-01T00:00:00Z">
        <w:r>
          <w:delText xml:space="preserve"> </w:delText>
        </w:r>
      </w:del>
      <w:hyperlink w:anchor="def-training-set">
        <w:del w:id="308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86" w:author="PR Preview" w:date="2026-01-01T00:00:00Z">
        <w:r>
          <w:delText xml:space="preserve">, indexed by</w:delText>
        </w:r>
      </w:del>
      <w:del w:id="3087" w:author="PR Preview" w:date="2026-01-01T00:00:00Z">
        <w:r>
          <w:delText xml:space="preserve"> </w:delText>
        </w:r>
      </w:del>
      <m:oMath>
        <m:r>
          <m:t>I</m:t>
        </m:r>
      </m:oMath>
      <w:del w:id="3088" w:author="PR Preview" w:date="2026-01-01T00:00:00Z">
        <w:r>
          <w:delText xml:space="preserve">,</w:delText>
        </w:r>
      </w:del>
      <w:del w:id="3089" w:author="PR Preview" w:date="2026-01-01T00:00:00Z">
        <w:r>
          <w:delText xml:space="preserve"> </w:delText>
        </w:r>
      </w:del>
      <w:del w:id="3090" w:author="PR Preview" w:date="2026-01-01T00:00:00Z">
        <w:r>
          <w:delText xml:space="preserve">be divided into</w:delText>
        </w:r>
      </w:del>
      <w:del w:id="3091" w:author="PR Preview" w:date="2026-01-01T00:00:00Z">
        <w:r>
          <w:delText xml:space="preserve"> </w:delText>
        </w:r>
      </w:del>
      <w:hyperlink w:anchor="def-folds">
        <w:del w:id="309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0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094" w:author="PR Preview" w:date="2026-01-01T00:00:00Z">
        <w:r>
          <w:delText xml:space="preserve">.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The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3099" w:author="PR Preview" w:date="2026-01-01T00:00:00Z">
        <w:r>
          <w:delText xml:space="preserve"> </w:delText>
        </w:r>
      </w:del>
      <m:oMath>
        <m:r>
          <m:t>g</m:t>
        </m:r>
      </m:oMath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on</w:delText>
        </w:r>
      </w:del>
      <w:del w:id="31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03" w:author="PR Preview" w:date="2026-01-01T00:00:00Z">
        <w:r>
          <w:delText xml:space="preserve">,</w:delText>
        </w:r>
      </w:del>
      <w:del w:id="3104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105" w:author="PR Preview" w:date="2026-01-01T00:00:00Z">
        <w:r>
          <w:delText xml:space="preserve">,</w:delText>
        </w:r>
      </w:del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is the</w:delText>
        </w:r>
      </w:del>
      <w:del w:id="3108" w:author="PR Preview" w:date="2026-01-01T00:00:00Z">
        <w:r>
          <w:delText xml:space="preserve"> </w:delText>
        </w:r>
      </w:del>
      <w:hyperlink w:anchor="def-cv-estimate">
        <w:del w:id="310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computed with</w:delText>
        </w:r>
      </w:del>
      <w:del w:id="3112" w:author="PR Preview" w:date="2026-01-01T00:00:00Z">
        <w:r>
          <w:delText xml:space="preserve"> </w:delText>
        </w:r>
      </w:del>
      <w:hyperlink w:anchor="def-fold-out-rule">
        <w:del w:id="3113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that</w:delText>
        </w:r>
      </w:del>
      <w:del w:id="3116" w:author="PR Preview" w:date="2026-01-01T00:00:00Z">
        <w:r>
          <w:delText xml:space="preserve"> </w:delText>
        </w:r>
      </w:del>
      <m:oMath>
        <m:r>
          <m:t>g</m:t>
        </m:r>
      </m:oMath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produces from</w:delText>
        </w:r>
      </w:del>
      <w:del w:id="31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20" w:author="PR Preview" w:date="2026-01-01T00:00:00Z">
        <w:r>
          <w:delText xml:space="preserve">:</w:delText>
        </w:r>
      </w:del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del w:id="3121" w:author="PR Preview" w:date="2026-01-01T00:00:00Z">
        <w:r>
          <w:rPr>
            <w:b/>
            <w:bCs/>
          </w:rPr>
          <w:delText xml:space="preserve">Definition 33 (Cross-validation choice procedure)</w:delText>
        </w:r>
      </w:del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Given candidate</w:delText>
        </w:r>
      </w:del>
      <w:del w:id="3124" w:author="PR Preview" w:date="2026-01-01T00:00:00Z">
        <w:r>
          <w:delText xml:space="preserve"> </w:delText>
        </w:r>
      </w:del>
      <w:hyperlink w:anchor="def-fitting-procedure">
        <w:del w:id="312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1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127" w:author="PR Preview" w:date="2026-01-01T00:00:00Z">
        <w:r>
          <w:delText xml:space="preserve">,</w:delText>
        </w:r>
      </w:del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delText xml:space="preserve">the</w:delText>
        </w:r>
      </w:del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313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is the fitting procedure that,</w:delText>
        </w:r>
      </w:del>
      <w:del w:id="3135" w:author="PR Preview" w:date="2026-01-01T00:00:00Z">
        <w:r>
          <w:delText xml:space="preserve"> </w:delText>
        </w:r>
      </w:del>
      <w:del w:id="3136" w:author="PR Preview" w:date="2026-01-01T00:00:00Z">
        <w:r>
          <w:delText xml:space="preserve">applied to a</w:delText>
        </w:r>
      </w:del>
      <w:del w:id="3137" w:author="PR Preview" w:date="2026-01-01T00:00:00Z">
        <w:r>
          <w:delText xml:space="preserve"> </w:delText>
        </w:r>
      </w:del>
      <w:hyperlink w:anchor="def-training-set">
        <w:del w:id="313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40" w:author="PR Preview" w:date="2026-01-01T00:00:00Z">
        <w:r>
          <w:delText xml:space="preserve">,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divides</w:delText>
        </w:r>
      </w:del>
      <w:del w:id="31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into</w:delText>
        </w:r>
      </w:del>
      <w:del w:id="3146" w:author="PR Preview" w:date="2026-01-01T00:00:00Z">
        <w:r>
          <w:delText xml:space="preserve"> </w:delText>
        </w:r>
      </w:del>
      <m:oMath>
        <m:r>
          <m:t>k</m:t>
        </m:r>
      </m:oMath>
      <w:del w:id="3147" w:author="PR Preview" w:date="2026-01-01T00:00:00Z">
        <w:r>
          <w:delText xml:space="preserve"> </w:delText>
        </w:r>
      </w:del>
      <w:hyperlink w:anchor="def-folds">
        <w:del w:id="314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149" w:author="PR Preview" w:date="2026-01-01T00:00:00Z">
        <w:r>
          <w:delText xml:space="preserve">,</w:delText>
        </w:r>
      </w:del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computes each candidate’s</w:delText>
        </w:r>
      </w:del>
      <w:del w:id="3152" w:author="PR Preview" w:date="2026-01-01T00:00:00Z">
        <w:r>
          <w:delText xml:space="preserve"> </w:delText>
        </w:r>
      </w:del>
      <w:hyperlink w:anchor="def-cv-estimate-indexed">
        <w:del w:id="315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on</w:delText>
        </w:r>
      </w:del>
      <w:del w:id="31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with those folds,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and applies to</w:delText>
        </w:r>
      </w:del>
      <w:del w:id="31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the candidate with the smallest estimate,</w:delText>
        </w:r>
      </w:del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taking the smallest</w:delText>
        </w:r>
      </w:del>
      <w:del w:id="3166" w:author="PR Preview" w:date="2026-01-01T00:00:00Z">
        <w:r>
          <w:delText xml:space="preserve"> </w:delText>
        </w:r>
      </w:del>
      <m:oMath>
        <m:r>
          <m:t>l</m:t>
        </m:r>
      </m:oMath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p>
      <w:pPr>
        <w:pStyle w:val="FirstParagraph"/>
      </w:pPr>
      <w:del w:id="3169" w:author="PR Preview" w:date="2026-01-01T00:00:00Z">
        <w:r>
          <w:rPr>
            <w:b/>
            <w:bCs/>
          </w:rPr>
          <w:delText xml:space="preserve">Definition 34 (Nested cross-validation)</w:delText>
        </w:r>
      </w:del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rPr>
            <w:b/>
            <w:bCs/>
          </w:rPr>
          <w:delText xml:space="preserve">Nested cross-validation</w:delText>
        </w:r>
      </w:del>
      <w:del w:id="3172" w:author="PR Preview" w:date="2026-01-01T00:00:00Z">
        <w:r>
          <w:delText xml:space="preserve"> </w:delText>
        </w:r>
      </w:del>
      <w:del w:id="3173" w:author="PR Preview" w:date="2026-01-01T00:00:00Z">
        <w:r>
          <w:delText xml:space="preserve">is</w:delText>
        </w:r>
      </w:del>
      <w:del w:id="317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17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of the</w:delText>
        </w:r>
      </w:del>
      <w:del w:id="3178" w:author="PR Preview" w:date="2026-01-01T00:00:00Z">
        <w:r>
          <w:delText xml:space="preserve"> </w:delText>
        </w:r>
      </w:del>
      <w:hyperlink w:anchor="def-cv-choice">
        <w:del w:id="3179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18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181" w:author="PR Preview" w:date="2026-01-01T00:00:00Z">
        <w:r>
          <w:delText xml:space="preserve">:</w:delText>
        </w:r>
      </w:del>
      <w:del w:id="3182" w:author="PR Preview" w:date="2026-01-01T00:00:00Z">
        <w:r>
          <w:delText xml:space="preserve"> </w:delText>
        </w:r>
      </w:del>
      <w:del w:id="3183" w:author="PR Preview" w:date="2026-01-01T00:00:00Z">
        <w:r>
          <w:delText xml:space="preserve">its estimate on a training set</w:delText>
        </w:r>
      </w:del>
      <w:del w:id="31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is</w:delText>
        </w:r>
      </w:del>
    </w:p>
    <w:p>
      <w:pPr>
        <w:pStyle w:val="FirstParagraph"/>
      </w:pPr>
      <w:ins w:id="3187" w:author="PR Preview" w:date="2026-01-01T00:00:00Z">
        <w:r>
          <w:rPr>
            <w:b/>
            <w:bCs/>
          </w:rPr>
          <w:t xml:space="preserve">Definition 33 (Cross-validation estimate of a named procedure)</w:t>
        </w:r>
      </w:ins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Let a</w:t>
        </w:r>
      </w:ins>
      <w:ins w:id="3190" w:author="PR Preview" w:date="2026-01-01T00:00:00Z">
        <w:r>
          <w:t xml:space="preserve"> </w:t>
        </w:r>
      </w:ins>
      <w:hyperlink w:anchor="def-training-set">
        <w:ins w:id="319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93" w:author="PR Preview" w:date="2026-01-01T00:00:00Z">
        <w:r>
          <w:t xml:space="preserve">, indexed by</w:t>
        </w:r>
      </w:ins>
      <w:ins w:id="3194" w:author="PR Preview" w:date="2026-01-01T00:00:00Z">
        <w:r>
          <w:t xml:space="preserve"> </w:t>
        </w:r>
      </w:ins>
      <m:oMath>
        <m:r>
          <m:t>I</m:t>
        </m:r>
      </m:oMath>
      <w:ins w:id="3195" w:author="PR Preview" w:date="2026-01-01T00:00:00Z">
        <w:r>
          <w:t xml:space="preserve">,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be divided into</w:t>
        </w:r>
      </w:ins>
      <w:ins w:id="3198" w:author="PR Preview" w:date="2026-01-01T00:00:00Z">
        <w:r>
          <w:t xml:space="preserve"> </w:t>
        </w:r>
      </w:ins>
      <w:hyperlink w:anchor="def-folds">
        <w:ins w:id="319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2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201" w:author="PR Preview" w:date="2026-01-01T00:00:00Z">
        <w:r>
          <w:t xml:space="preserve">.</w:t>
        </w:r>
      </w:ins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The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rPr>
            <w:b/>
            <w:bCs/>
          </w:rPr>
          <w:t xml:space="preserve">cross-validation estimate of procedure</w:t>
        </w:r>
      </w:ins>
      <w:ins w:id="3206" w:author="PR Preview" w:date="2026-01-01T00:00:00Z">
        <w:r>
          <w:t xml:space="preserve"> </w:t>
        </w:r>
      </w:ins>
      <m:oMath>
        <m:r>
          <m:t>g</m:t>
        </m:r>
      </m:oMath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on</w:t>
        </w:r>
      </w:ins>
      <w:ins w:id="32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10" w:author="PR Preview" w:date="2026-01-01T00:00:00Z">
        <w:r>
          <w:t xml:space="preserve">,</w:t>
        </w:r>
      </w:ins>
      <w:ins w:id="3211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212" w:author="PR Preview" w:date="2026-01-01T00:00:00Z">
        <w:r>
          <w:t xml:space="preserve">,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is the</w:t>
        </w:r>
      </w:ins>
      <w:ins w:id="3215" w:author="PR Preview" w:date="2026-01-01T00:00:00Z">
        <w:r>
          <w:t xml:space="preserve"> </w:t>
        </w:r>
      </w:ins>
      <w:hyperlink w:anchor="def-cv-estimate">
        <w:ins w:id="321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computed with</w:t>
        </w:r>
      </w:ins>
      <w:ins w:id="3219" w:author="PR Preview" w:date="2026-01-01T00:00:00Z">
        <w:r>
          <w:t xml:space="preserve"> </w:t>
        </w:r>
      </w:ins>
      <w:hyperlink w:anchor="def-fold-out-rule">
        <w:ins w:id="3220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that</w:t>
        </w:r>
      </w:ins>
      <w:ins w:id="3223" w:author="PR Preview" w:date="2026-01-01T00:00:00Z">
        <w:r>
          <w:t xml:space="preserve"> </w:t>
        </w:r>
      </w:ins>
      <m:oMath>
        <m:r>
          <m:t>g</m:t>
        </m:r>
      </m:oMath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produces from</w:t>
        </w:r>
      </w:ins>
      <w:ins w:id="32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27" w:author="PR Preview" w:date="2026-01-01T00:00:00Z">
        <w:r>
          <w:t xml:space="preserve">:</w:t>
        </w:r>
      </w:ins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ins w:id="3228" w:author="PR Preview" w:date="2026-01-01T00:00:00Z">
        <w:r>
          <w:rPr>
            <w:b/>
            <w:bCs/>
          </w:rPr>
          <w:t xml:space="preserve">Definition 34 (Cross-validation choice procedure)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Given candidate</w:t>
        </w:r>
      </w:ins>
      <w:ins w:id="3231" w:author="PR Preview" w:date="2026-01-01T00:00:00Z">
        <w:r>
          <w:t xml:space="preserve"> </w:t>
        </w:r>
      </w:ins>
      <w:hyperlink w:anchor="def-fitting-procedure">
        <w:ins w:id="323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2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234" w:author="PR Preview" w:date="2026-01-01T00:00:00Z">
        <w:r>
          <w:t xml:space="preserve">,</w:t>
        </w:r>
      </w:ins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the</w:t>
        </w:r>
      </w:ins>
      <w:ins w:id="3237" w:author="PR Preview" w:date="2026-01-01T00:00:00Z">
        <w:r>
          <w:t xml:space="preserve"> </w:t>
        </w:r>
      </w:ins>
      <w:ins w:id="3238" w:author="PR Preview" w:date="2026-01-01T00:00:00Z">
        <w:r>
          <w:rPr>
            <w:b/>
            <w:bCs/>
          </w:rPr>
          <w:t xml:space="preserve">cross-validation choice procedure</w:t>
        </w:r>
      </w:ins>
      <w:ins w:id="323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is the fitting procedure that,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applied to a</w:t>
        </w:r>
      </w:ins>
      <w:ins w:id="3244" w:author="PR Preview" w:date="2026-01-01T00:00:00Z">
        <w:r>
          <w:t xml:space="preserve"> </w:t>
        </w:r>
      </w:ins>
      <w:hyperlink w:anchor="def-training-set">
        <w:ins w:id="324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47" w:author="PR Preview" w:date="2026-01-01T00:00:00Z">
        <w:r>
          <w:t xml:space="preserve">,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divides</w:t>
        </w:r>
      </w:ins>
      <w:ins w:id="32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into</w:t>
        </w:r>
      </w:ins>
      <w:ins w:id="3253" w:author="PR Preview" w:date="2026-01-01T00:00:00Z">
        <w:r>
          <w:t xml:space="preserve"> </w:t>
        </w:r>
      </w:ins>
      <m:oMath>
        <m:r>
          <m:t>k</m:t>
        </m:r>
      </m:oMath>
      <w:ins w:id="3254" w:author="PR Preview" w:date="2026-01-01T00:00:00Z">
        <w:r>
          <w:t xml:space="preserve"> </w:t>
        </w:r>
      </w:ins>
      <w:hyperlink w:anchor="def-folds">
        <w:ins w:id="325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256" w:author="PR Preview" w:date="2026-01-01T00:00:00Z">
        <w:r>
          <w:t xml:space="preserve">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computes each candidate’s</w:t>
        </w:r>
      </w:ins>
      <w:ins w:id="3259" w:author="PR Preview" w:date="2026-01-01T00:00:00Z">
        <w:r>
          <w:t xml:space="preserve"> </w:t>
        </w:r>
      </w:ins>
      <w:hyperlink w:anchor="def-cv-estimate-indexed">
        <w:ins w:id="326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on</w:t>
        </w:r>
      </w:ins>
      <w:ins w:id="32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with those folds,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and applies to</w:t>
        </w:r>
      </w:ins>
      <w:ins w:id="32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the candidate with the smallest estimate,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taking the smallest</w:t>
        </w:r>
      </w:ins>
      <w:ins w:id="3273" w:author="PR Preview" w:date="2026-01-01T00:00:00Z">
        <w:r>
          <w:t xml:space="preserve"> </w:t>
        </w:r>
      </w:ins>
      <m:oMath>
        <m:r>
          <m:t>l</m:t>
        </m:r>
      </m:oMath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if several tie:</w:t>
        </w:r>
      </w:ins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ins w:id="3276" w:author="PR Preview" w:date="2026-01-01T00:00:00Z">
        <w:r>
          <w:rPr>
            <w:b/>
            <w:bCs/>
          </w:rPr>
          <w:t xml:space="preserve">Definition 35 (Nested cross-validation)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rPr>
            <w:b/>
            <w:bCs/>
          </w:rPr>
          <w:t xml:space="preserve">Nested cross-validation</w:t>
        </w:r>
      </w:ins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is</w:t>
        </w:r>
      </w:ins>
      <w:ins w:id="328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28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of the</w:t>
        </w:r>
      </w:ins>
      <w:ins w:id="3285" w:author="PR Preview" w:date="2026-01-01T00:00:00Z">
        <w:r>
          <w:t xml:space="preserve"> </w:t>
        </w:r>
      </w:ins>
      <w:hyperlink w:anchor="def-cv-choice">
        <w:ins w:id="3286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28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288" w:author="PR Preview" w:date="2026-01-01T00:00:00Z">
        <w:r>
          <w:t xml:space="preserve">: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its estimate on a training set</w:t>
        </w:r>
      </w:ins>
      <w:ins w:id="32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is</w:t>
        </w:r>
      </w:ins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del w:id="3294" w:author="PR Preview" w:date="2026-01-01T00:00:00Z">
        <w:r>
          <w:rPr>
            <w:i/>
            <w:iCs/>
          </w:rPr>
          <w:delText xml:space="preserve">Remark 14</w:delText>
        </w:r>
      </w:del>
      <w:del w:id="3295" w:author="PR Preview" w:date="2026-01-01T00:00:00Z">
        <w:r>
          <w:delText xml:space="preserve"> (Cross-validation replaces the validation set, not the test set). </w:delText>
        </w:r>
      </w:del>
      <w:del w:id="3296" w:author="PR Preview" w:date="2026-01-01T00:00:00Z">
        <w:r>
          <w:delText xml:space="preserve">Used to choose between models,</w:delText>
        </w:r>
      </w:del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cross-validation takes the place of the</w:delText>
        </w:r>
      </w:del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rPr>
            <w:i/>
            <w:iCs/>
          </w:rPr>
          <w:delText xml:space="preserve">validation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set</w:delText>
        </w:r>
      </w:del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of</w:delText>
        </w:r>
      </w:del>
      <w:del w:id="3305" w:author="PR Preview" w:date="2026-01-01T00:00:00Z">
        <w:r>
          <w:delText xml:space="preserve"> </w:delText>
        </w:r>
      </w:del>
      <w:hyperlink w:anchor="def-data-splits">
        <w:del w:id="330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307" w:author="PR Preview" w:date="2026-01-01T00:00:00Z">
        <w:r>
          <w:delText xml:space="preserve">,</w:delText>
        </w:r>
      </w:del>
      <w:del w:id="3308" w:author="PR Preview" w:date="2026-01-01T00:00:00Z">
        <w:r>
          <w:delText xml:space="preserve"> </w:delText>
        </w:r>
      </w:del>
      <w:del w:id="3309" w:author="PR Preview" w:date="2026-01-01T00:00:00Z">
        <w:r>
          <w:delText xml:space="preserve">the one consulted again and again,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and not of the test set, which stays unused until the end.</w:delText>
        </w:r>
      </w:del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The cross-validation estimate of the winning model is optimistic: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that model won partly because the particular sample and split happened to favor it,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so its estimate is the smallest of several noisy estimates.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An honest estimate of the chosen model’s error needs data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that took no part in the choice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(Hastie et al. 2009, sec. 7.2)</w:delText>
        </w:r>
      </w:del>
      <w:del w:id="3324" w:author="PR Preview" w:date="2026-01-01T00:00:00Z">
        <w:r>
          <w:delText xml:space="preserve">,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such as a</w:delText>
        </w:r>
      </w:del>
      <w:del w:id="3327" w:author="PR Preview" w:date="2026-01-01T00:00:00Z">
        <w:r>
          <w:delText xml:space="preserve"> </w:delText>
        </w:r>
      </w:del>
      <w:hyperlink w:anchor="def-test-set">
        <w:del w:id="332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329" w:author="PR Preview" w:date="2026-01-01T00:00:00Z">
        <w:r>
          <w:delText xml:space="preserve">,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or the outer folds of</w:delText>
        </w:r>
      </w:del>
      <w:del w:id="3332" w:author="PR Preview" w:date="2026-01-01T00:00:00Z">
        <w:r>
          <w:delText xml:space="preserve"> </w:delText>
        </w:r>
      </w:del>
      <w:hyperlink w:anchor="def-nested-cv">
        <w:del w:id="3333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334" w:author="PR Preview" w:date="2026-01-01T00:00:00Z">
        <w:r>
          <w:delText xml:space="preserve">.</w:delText>
        </w:r>
      </w:del>
    </w:p>
    <w:p>
      <w:pPr>
        <w:pStyle w:val="BodyText"/>
      </w:pPr>
      <w:del w:id="3335" w:author="PR Preview" w:date="2026-01-01T00:00:00Z">
        <w:r>
          <w:rPr>
            <w:b/>
            <w:bCs/>
          </w:rPr>
          <w:delText xml:space="preserve">Definition 35 (Fold-based standard error)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delText xml:space="preserve">The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rPr>
            <w:b/>
            <w:bCs/>
          </w:rPr>
          <w:delText xml:space="preserve">fold-based standard error</w:delText>
        </w:r>
      </w:del>
      <w:del w:id="33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of a</w:delText>
        </w:r>
      </w:del>
      <w:del w:id="3343" w:author="PR Preview" w:date="2026-01-01T00:00:00Z">
        <w:r>
          <w:delText xml:space="preserve"> </w:delText>
        </w:r>
      </w:del>
      <m:oMath>
        <m:r>
          <m:t>k</m:t>
        </m:r>
      </m:oMath>
      <w:del w:id="3344" w:author="PR Preview" w:date="2026-01-01T00:00:00Z">
        <w:r>
          <w:delText xml:space="preserve">-fold</w:delText>
        </w:r>
      </w:del>
      <w:del w:id="3345" w:author="PR Preview" w:date="2026-01-01T00:00:00Z">
        <w:r>
          <w:delText xml:space="preserve"> </w:delText>
        </w:r>
      </w:del>
      <w:hyperlink w:anchor="def-cv-estimate">
        <w:del w:id="334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is the</w:delText>
        </w:r>
      </w:del>
      <w:del w:id="3349" w:author="PR Preview" w:date="2026-01-01T00:00:00Z">
        <w:r>
          <w:delText xml:space="preserve"> </w:delText>
        </w:r>
      </w:del>
      <w:hyperlink r:id="rId233">
        <w:del w:id="3350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of the</w:delText>
        </w:r>
      </w:del>
      <w:del w:id="3353" w:author="PR Preview" w:date="2026-01-01T00:00:00Z">
        <w:r>
          <w:delText xml:space="preserve"> </w:delText>
        </w:r>
      </w:del>
      <m:oMath>
        <m:r>
          <m:t>k</m:t>
        </m:r>
      </m:oMath>
      <w:del w:id="3354" w:author="PR Preview" w:date="2026-01-01T00:00:00Z">
        <w:r>
          <w:delText xml:space="preserve"> </w:delText>
        </w:r>
      </w:del>
      <w:hyperlink w:anchor="def-fold-mse">
        <w:del w:id="3355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3356" w:author="PR Preview" w:date="2026-01-01T00:00:00Z">
        <w:r>
          <w:delText xml:space="preserve">,</w:delText>
        </w:r>
      </w:del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divided by</w:delText>
        </w:r>
      </w:del>
      <w:del w:id="335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3360" w:author="PR Preview" w:date="2026-01-01T00:00:00Z">
        <w:r>
          <w:delText xml:space="preserve">:</w:delText>
        </w:r>
      </w:del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BodyText"/>
      </w:pPr>
      <w:del w:id="3361" w:author="PR Preview" w:date="2026-01-01T00:00:00Z">
        <w:r>
          <w:rPr>
            <w:i/>
            <w:iCs/>
          </w:rPr>
          <w:delText xml:space="preserve">Remark 15</w:delText>
        </w:r>
      </w:del>
      <w:del w:id="3362" w:author="PR Preview" w:date="2026-01-01T00:00:00Z">
        <w:r>
          <w:delText xml:space="preserve"> (The fold-based standard error is only a rough guide). </w:delText>
        </w:r>
      </w:del>
      <w:del w:id="3363" w:author="PR Preview" w:date="2026-01-01T00:00:00Z">
        <w:r>
          <w:delText xml:space="preserve">Hastie et al. (2009, sec. 7.10.1)</w:delText>
        </w:r>
      </w:del>
      <w:del w:id="3364" w:author="PR Preview" w:date="2026-01-01T00:00:00Z">
        <w:r>
          <w:delText xml:space="preserve"> </w:delText>
        </w:r>
      </w:del>
      <w:del w:id="3365" w:author="PR Preview" w:date="2026-01-01T00:00:00Z">
        <w:r>
          <w:delText xml:space="preserve">draw standard-error bars</w:delText>
        </w:r>
      </w:del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computed from the per-fold errors as in</w:delText>
        </w:r>
      </w:del>
      <w:del w:id="3368" w:author="PR Preview" w:date="2026-01-01T00:00:00Z">
        <w:r>
          <w:delText xml:space="preserve"> </w:delText>
        </w:r>
      </w:del>
      <w:hyperlink w:anchor="eq-cv-se">
        <w:del w:id="3369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3370" w:author="PR Preview" w:date="2026-01-01T00:00:00Z">
        <w:r>
          <w:delText xml:space="preserve">.</w:delText>
        </w:r>
      </w:del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That formula treats the</w:delText>
        </w:r>
      </w:del>
      <w:del w:id="3373" w:author="PR Preview" w:date="2026-01-01T00:00:00Z">
        <w:r>
          <w:delText xml:space="preserve"> </w:delText>
        </w:r>
      </w:del>
      <m:oMath>
        <m:r>
          <m:t>k</m:t>
        </m:r>
      </m:oMath>
      <w:del w:id="3374" w:author="PR Preview" w:date="2026-01-01T00:00:00Z">
        <w:r>
          <w:delText xml:space="preserve"> </w:delText>
        </w:r>
      </w:del>
      <w:del w:id="3375" w:author="PR Preview" w:date="2026-01-01T00:00:00Z">
        <w:r>
          <w:delText xml:space="preserve">fold errors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as if they were independent,</w:delText>
        </w:r>
      </w:del>
      <w:del w:id="3378" w:author="PR Preview" w:date="2026-01-01T00:00:00Z">
        <w:r>
          <w:delText xml:space="preserve"> </w:delText>
        </w:r>
      </w:del>
      <w:del w:id="3379" w:author="PR Preview" w:date="2026-01-01T00:00:00Z">
        <w:r>
          <w:delText xml:space="preserve">which they are not:</w:delText>
        </w:r>
      </w:del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every pair of folds shares</w:delText>
        </w:r>
      </w:del>
      <w:del w:id="338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folds of training data.</w:delText>
        </w:r>
      </w:del>
      <w:del w:id="3385" w:author="PR Preview" w:date="2026-01-01T00:00:00Z">
        <w:r>
          <w:delText xml:space="preserve"> </w:delText>
        </w:r>
      </w:del>
      <w:del w:id="3386" w:author="PR Preview" w:date="2026-01-01T00:00:00Z">
        <w:r>
          <w:delText xml:space="preserve">So</w:delText>
        </w:r>
      </w:del>
      <w:del w:id="338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is a rough indication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of how much</w:delText>
        </w:r>
      </w:del>
      <w:del w:id="33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93" w:author="PR Preview" w:date="2026-01-01T00:00:00Z">
        <w:r>
          <w:delText xml:space="preserve"> </w:delText>
        </w:r>
      </w:del>
      <w:del w:id="3394" w:author="PR Preview" w:date="2026-01-01T00:00:00Z">
        <w:r>
          <w:delText xml:space="preserve">might change with a different sample,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not a</w:delText>
        </w:r>
      </w:del>
      <w:del w:id="3397" w:author="PR Preview" w:date="2026-01-01T00:00:00Z">
        <w:r>
          <w:delText xml:space="preserve"> </w:delText>
        </w:r>
      </w:del>
      <w:hyperlink r:id="rId238">
        <w:del w:id="339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of</w:delText>
        </w:r>
      </w:del>
      <w:del w:id="340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02" w:author="PR Preview" w:date="2026-01-01T00:00:00Z">
        <w:r>
          <w:delText xml:space="preserve">.</w:delText>
        </w:r>
      </w:del>
    </w:p>
    <w:p>
      <w:pPr>
        <w:pStyle w:val="BodyText"/>
      </w:pPr>
      <w:del w:id="3403" w:author="PR Preview" w:date="2026-01-01T00:00:00Z">
        <w:r>
          <w:rPr>
            <w:b/>
            <w:bCs/>
          </w:rPr>
          <w:delText xml:space="preserve">Definition 36 (Fold mean squared error of a named procedure)</w:delText>
        </w:r>
      </w:del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The</w:delText>
        </w:r>
      </w:del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3408" w:author="PR Preview" w:date="2026-01-01T00:00:00Z">
        <w:r>
          <w:delText xml:space="preserve"> </w:delText>
        </w:r>
      </w:del>
      <m:oMath>
        <m:r>
          <m:t>g</m:t>
        </m:r>
      </m:oMath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for</w:delText>
        </w:r>
      </w:del>
      <w:del w:id="3411" w:author="PR Preview" w:date="2026-01-01T00:00:00Z">
        <w:r>
          <w:delText xml:space="preserve"> </w:delText>
        </w:r>
      </w:del>
      <w:hyperlink w:anchor="def-folds">
        <w:del w:id="341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4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of a training set</w:delText>
        </w:r>
      </w:del>
      <w:del w:id="34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17" w:author="PR Preview" w:date="2026-01-01T00:00:00Z">
        <w:r>
          <w:delText xml:space="preserve">, indexed by</w:delText>
        </w:r>
      </w:del>
      <w:del w:id="3418" w:author="PR Preview" w:date="2026-01-01T00:00:00Z">
        <w:r>
          <w:delText xml:space="preserve"> </w:delText>
        </w:r>
      </w:del>
      <m:oMath>
        <m:r>
          <m:t>I</m:t>
        </m:r>
      </m:oMath>
      <w:del w:id="3419" w:author="PR Preview" w:date="2026-01-01T00:00:00Z">
        <w:r>
          <w:delText xml:space="preserve">,</w:delText>
        </w:r>
      </w:del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is the</w:delText>
        </w:r>
      </w:del>
      <w:del w:id="3422" w:author="PR Preview" w:date="2026-01-01T00:00:00Z">
        <w:r>
          <w:delText xml:space="preserve"> </w:delText>
        </w:r>
      </w:del>
      <w:hyperlink w:anchor="def-fold-mse">
        <w:del w:id="3423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computed with the</w:delText>
        </w:r>
      </w:del>
      <w:del w:id="3426" w:author="PR Preview" w:date="2026-01-01T00:00:00Z">
        <w:r>
          <w:delText xml:space="preserve"> </w:delText>
        </w:r>
      </w:del>
      <w:hyperlink w:anchor="def-fold-out-rule">
        <w:del w:id="342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that</w:delText>
        </w:r>
      </w:del>
      <w:del w:id="3430" w:author="PR Preview" w:date="2026-01-01T00:00:00Z">
        <w:r>
          <w:delText xml:space="preserve"> </w:delText>
        </w:r>
      </w:del>
      <m:oMath>
        <m:r>
          <m:t>g</m:t>
        </m:r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del w:id="3433" w:author="PR Preview" w:date="2026-01-01T00:00:00Z">
        <w:r>
          <w:rPr>
            <w:b/>
            <w:bCs/>
          </w:rPr>
          <w:delText xml:space="preserve">Definition 37 (Fold-based standard error of a named procedure)</w:delText>
        </w:r>
      </w:del>
      <w:del w:id="3434" w:author="PR Preview" w:date="2026-01-01T00:00:00Z">
        <w:r>
          <w:delText xml:space="preserve"> </w:delText>
        </w:r>
      </w:del>
      <w:del w:id="3435" w:author="PR Preview" w:date="2026-01-01T00:00:00Z">
        <w:r>
          <w:delText xml:space="preserve">The</w:delText>
        </w:r>
      </w:del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3438" w:author="PR Preview" w:date="2026-01-01T00:00:00Z">
        <w:r>
          <w:delText xml:space="preserve"> </w:delText>
        </w:r>
      </w:del>
      <m:oMath>
        <m:r>
          <m:t>g</m:t>
        </m:r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on a training set</w:delText>
        </w:r>
      </w:del>
      <w:del w:id="34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42" w:author="PR Preview" w:date="2026-01-01T00:00:00Z">
        <w:r>
          <w:delText xml:space="preserve">,</w:delText>
        </w:r>
      </w:del>
      <w:del w:id="344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444" w:author="PR Preview" w:date="2026-01-01T00:00:00Z">
        <w:r>
          <w:delText xml:space="preserve">,</w:delText>
        </w:r>
      </w:del>
      <w:del w:id="3445" w:author="PR Preview" w:date="2026-01-01T00:00:00Z">
        <w:r>
          <w:delText xml:space="preserve"> </w:delText>
        </w:r>
      </w:del>
      <w:del w:id="3446" w:author="PR Preview" w:date="2026-01-01T00:00:00Z">
        <w:r>
          <w:delText xml:space="preserve">is the</w:delText>
        </w:r>
      </w:del>
      <w:del w:id="3447" w:author="PR Preview" w:date="2026-01-01T00:00:00Z">
        <w:r>
          <w:delText xml:space="preserve"> </w:delText>
        </w:r>
      </w:del>
      <w:hyperlink w:anchor="def-cv-se">
        <w:del w:id="3448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computed from the</w:delText>
        </w:r>
      </w:del>
      <w:del w:id="3451" w:author="PR Preview" w:date="2026-01-01T00:00:00Z">
        <w:r>
          <w:delText xml:space="preserve"> </w:delText>
        </w:r>
      </w:del>
      <w:hyperlink w:anchor="def-fold-mse-indexed">
        <w:del w:id="3452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345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3454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3455" w:author="PR Preview" w:date="2026-01-01T00:00:00Z">
        <w:r>
          <w:rPr>
            <w:b/>
            <w:bCs/>
          </w:rPr>
          <w:delText xml:space="preserve">Definition 38 (One-standard-error rule)</w:delText>
        </w:r>
      </w:del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Let</w:delText>
        </w:r>
      </w:del>
      <w:del w:id="34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be candidate</w:delText>
        </w:r>
      </w:del>
      <w:del w:id="3461" w:author="PR Preview" w:date="2026-01-01T00:00:00Z">
        <w:r>
          <w:delText xml:space="preserve"> </w:delText>
        </w:r>
      </w:del>
      <w:hyperlink w:anchor="def-fitting-procedure">
        <w:del w:id="346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463" w:author="PR Preview" w:date="2026-01-01T00:00:00Z">
        <w:r>
          <w:delText xml:space="preserve">,</w:delText>
        </w:r>
      </w:del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each</w:delText>
        </w:r>
      </w:del>
      <w:del w:id="3466" w:author="PR Preview" w:date="2026-01-01T00:00:00Z">
        <w:r>
          <w:delText xml:space="preserve"> </w:delText>
        </w:r>
      </w:del>
      <w:hyperlink w:anchor="def-flexibility">
        <w:del w:id="346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as the one before,</w:delText>
        </w:r>
      </w:del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cross-validated on a training set</w:delText>
        </w:r>
      </w:del>
      <w:del w:id="34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with the same folds,</w:delText>
        </w:r>
      </w:del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and let</w:delText>
        </w:r>
      </w:del>
      <w:del w:id="347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be the one with the smallest</w:delText>
        </w:r>
      </w:del>
      <w:del w:id="3480" w:author="PR Preview" w:date="2026-01-01T00:00:00Z">
        <w:r>
          <w:delText xml:space="preserve"> </w:delText>
        </w:r>
      </w:del>
      <w:hyperlink w:anchor="def-cv-estimate-indexed">
        <w:del w:id="348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482" w:author="PR Preview" w:date="2026-01-01T00:00:00Z">
        <w:r>
          <w:delText xml:space="preserve">.</w:delText>
        </w:r>
      </w:del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The</w:delText>
        </w:r>
      </w:del>
      <w:del w:id="3485" w:author="PR Preview" w:date="2026-01-01T00:00:00Z">
        <w:r>
          <w:delText xml:space="preserve"> </w:delText>
        </w:r>
      </w:del>
      <w:del w:id="3486" w:author="PR Preview" w:date="2026-01-01T00:00:00Z">
        <w:r>
          <w:rPr>
            <w:b/>
            <w:bCs/>
          </w:rPr>
          <w:delText xml:space="preserve">one-standard-error rule</w:delText>
        </w:r>
      </w:del>
      <w:del w:id="3487" w:author="PR Preview" w:date="2026-01-01T00:00:00Z">
        <w:r>
          <w:delText xml:space="preserve"> </w:delText>
        </w:r>
      </w:del>
      <w:del w:id="3488" w:author="PR Preview" w:date="2026-01-01T00:00:00Z">
        <w:r>
          <w:delText xml:space="preserve">chooses the smallest</w:delText>
        </w:r>
      </w:del>
      <w:del w:id="3489" w:author="PR Preview" w:date="2026-01-01T00:00:00Z">
        <w:r>
          <w:delText xml:space="preserve"> </w:delText>
        </w:r>
      </w:del>
      <m:oMath>
        <m:r>
          <m:t>l</m:t>
        </m:r>
      </m:oMath>
      <w:del w:id="3490" w:author="PR Preview" w:date="2026-01-01T00:00:00Z">
        <w:r>
          <w:delText xml:space="preserve"> </w:delText>
        </w:r>
      </w:del>
      <w:del w:id="3491" w:author="PR Preview" w:date="2026-01-01T00:00:00Z">
        <w:r>
          <w:delText xml:space="preserve">whose estimate is within one</w:delText>
        </w:r>
      </w:del>
      <w:del w:id="3492" w:author="PR Preview" w:date="2026-01-01T00:00:00Z">
        <w:r>
          <w:delText xml:space="preserve"> </w:delText>
        </w:r>
      </w:del>
      <w:hyperlink w:anchor="def-cv-se-indexed">
        <w:del w:id="3493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494" w:author="PR Preview" w:date="2026-01-01T00:00:00Z">
        <w:r>
          <w:delText xml:space="preserve"> </w:delText>
        </w:r>
      </w:del>
      <w:del w:id="3495" w:author="PR Preview" w:date="2026-01-01T00:00:00Z">
        <w:r>
          <w:delText xml:space="preserve">of the smallest:</w:delText>
        </w:r>
      </w:del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BodyText"/>
      </w:pPr>
      <w:del w:id="3496" w:author="PR Preview" w:date="2026-01-01T00:00:00Z">
        <w:r>
          <w:rPr>
            <w:b/>
            <w:bCs/>
          </w:rPr>
          <w:delText xml:space="preserve">Example 10 (The one-standard-error rule for the simulated polynomials)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This example applies 10-fold cross-validation</w:delText>
        </w:r>
      </w:del>
      <w:del w:id="3499" w:author="PR Preview" w:date="2026-01-01T00:00:00Z">
        <w:r>
          <w:delText xml:space="preserve"> </w:delText>
        </w:r>
      </w:del>
      <w:del w:id="3500" w:author="PR Preview" w:date="2026-01-01T00:00:00Z">
        <w:r>
          <w:delText xml:space="preserve">to the simulated training set of</w:delText>
        </w:r>
      </w:del>
      <w:del w:id="3501" w:author="PR Preview" w:date="2026-01-01T00:00:00Z">
        <w:r>
          <w:delText xml:space="preserve"> </w:delText>
        </w:r>
      </w:del>
      <w:hyperlink w:anchor="exm-train-test-error-simulated">
        <w:del w:id="350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503" w:author="PR Preview" w:date="2026-01-01T00:00:00Z">
        <w:r>
          <w:delText xml:space="preserve">,</w:delText>
        </w:r>
      </w:del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records the mean squared error in each fold,</w:delText>
        </w:r>
      </w:del>
      <w:del w:id="3506" w:author="PR Preview" w:date="2026-01-01T00:00:00Z">
        <w:r>
          <w:delText xml:space="preserve"> </w:delText>
        </w:r>
      </w:del>
      <w:del w:id="3507" w:author="PR Preview" w:date="2026-01-01T00:00:00Z">
        <w:r>
          <w:delText xml:space="preserve">and applies</w:delText>
        </w:r>
      </w:del>
      <w:del w:id="3508" w:author="PR Preview" w:date="2026-01-01T00:00:00Z">
        <w:r>
          <w:delText xml:space="preserve"> </w:delText>
        </w:r>
      </w:del>
      <w:hyperlink w:anchor="def-one-se-rule">
        <w:del w:id="350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510" w:author="PR Preview" w:date="2026-01-01T00:00:00Z">
        <w:r>
          <w:delText xml:space="preserve"> </w:delText>
        </w:r>
      </w:del>
      <w:del w:id="351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512" w:author="PR Preview" w:date="2026-01-01T00:00:00Z">
        <w:r>
          <w:rPr>
            <w:i/>
            <w:iCs/>
          </w:rPr>
          <w:t xml:space="preserve">Remark 14</w:t>
        </w:r>
      </w:ins>
      <w:ins w:id="3513" w:author="PR Preview" w:date="2026-01-01T00:00:00Z">
        <w:r>
          <w:t xml:space="preserve"> (Cross-validation replaces the validation set, not the test set). </w:t>
        </w:r>
      </w:ins>
      <w:ins w:id="3514" w:author="PR Preview" w:date="2026-01-01T00:00:00Z">
        <w:r>
          <w:t xml:space="preserve">Used to choose between models,</w:t>
        </w:r>
      </w:ins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cross-validation takes the place of the</w:t>
        </w:r>
      </w:ins>
      <w:ins w:id="3517" w:author="PR Preview" w:date="2026-01-01T00:00:00Z">
        <w:r>
          <w:t xml:space="preserve"> </w:t>
        </w:r>
      </w:ins>
      <w:ins w:id="3518" w:author="PR Preview" w:date="2026-01-01T00:00:00Z">
        <w:r>
          <w:rPr>
            <w:i/>
            <w:iCs/>
          </w:rPr>
          <w:t xml:space="preserve">validation</w:t>
        </w:r>
      </w:ins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set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of</w:t>
        </w:r>
      </w:ins>
      <w:ins w:id="3523" w:author="PR Preview" w:date="2026-01-01T00:00:00Z">
        <w:r>
          <w:t xml:space="preserve"> </w:t>
        </w:r>
      </w:ins>
      <w:hyperlink w:anchor="def-data-splits">
        <w:ins w:id="352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525" w:author="PR Preview" w:date="2026-01-01T00:00:00Z">
        <w:r>
          <w:t xml:space="preserve">,</w:t>
        </w:r>
      </w:ins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the one consulted again and again,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and not of the test set, which stays unused until the end.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The cross-validation estimate of the winning model is optimistic: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that model won partly because the particular sample and split happened to favor it,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so its estimate is the smallest of several noisy estimates.</w:t>
        </w:r>
      </w:ins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An honest estimate of the chosen model’s error needs data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that took no part in the choice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(Hastie et al. 2009, sec. 7.2)</w:t>
        </w:r>
      </w:ins>
      <w:ins w:id="3542" w:author="PR Preview" w:date="2026-01-01T00:00:00Z">
        <w:r>
          <w:t xml:space="preserve">,</w:t>
        </w:r>
      </w:ins>
      <w:ins w:id="3543" w:author="PR Preview" w:date="2026-01-01T00:00:00Z">
        <w:r>
          <w:t xml:space="preserve"> </w:t>
        </w:r>
      </w:ins>
      <w:ins w:id="3544" w:author="PR Preview" w:date="2026-01-01T00:00:00Z">
        <w:r>
          <w:t xml:space="preserve">such as a</w:t>
        </w:r>
      </w:ins>
      <w:ins w:id="3545" w:author="PR Preview" w:date="2026-01-01T00:00:00Z">
        <w:r>
          <w:t xml:space="preserve"> </w:t>
        </w:r>
      </w:ins>
      <w:hyperlink w:anchor="def-test-set">
        <w:ins w:id="354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547" w:author="PR Preview" w:date="2026-01-01T00:00:00Z">
        <w:r>
          <w:t xml:space="preserve">,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or the outer folds of</w:t>
        </w:r>
      </w:ins>
      <w:ins w:id="3550" w:author="PR Preview" w:date="2026-01-01T00:00:00Z">
        <w:r>
          <w:t xml:space="preserve"> </w:t>
        </w:r>
      </w:ins>
      <w:hyperlink w:anchor="def-nested-cv">
        <w:ins w:id="3551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5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ins w:id="3553" w:author="PR Preview" w:date="2026-01-01T00:00:00Z">
        <w:r>
          <w:rPr>
            <w:b/>
            <w:bCs/>
          </w:rPr>
          <w:t xml:space="preserve">Definition 36 (Fold-based standard error)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The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rPr>
            <w:b/>
            <w:bCs/>
          </w:rPr>
          <w:t xml:space="preserve">fold-based standard error</w:t>
        </w:r>
      </w:ins>
      <w:ins w:id="35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of a</w:t>
        </w:r>
      </w:ins>
      <w:ins w:id="3561" w:author="PR Preview" w:date="2026-01-01T00:00:00Z">
        <w:r>
          <w:t xml:space="preserve"> </w:t>
        </w:r>
      </w:ins>
      <m:oMath>
        <m:r>
          <m:t>k</m:t>
        </m:r>
      </m:oMath>
      <w:ins w:id="3562" w:author="PR Preview" w:date="2026-01-01T00:00:00Z">
        <w:r>
          <w:t xml:space="preserve">-fold</w:t>
        </w:r>
      </w:ins>
      <w:ins w:id="3563" w:author="PR Preview" w:date="2026-01-01T00:00:00Z">
        <w:r>
          <w:t xml:space="preserve"> </w:t>
        </w:r>
      </w:ins>
      <w:hyperlink w:anchor="def-cv-estimate">
        <w:ins w:id="356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565" w:author="PR Preview" w:date="2026-01-01T00:00:00Z">
        <w:r>
          <w:t xml:space="preserve"> </w:t>
        </w:r>
      </w:ins>
      <w:ins w:id="3566" w:author="PR Preview" w:date="2026-01-01T00:00:00Z">
        <w:r>
          <w:t xml:space="preserve">is the</w:t>
        </w:r>
      </w:ins>
      <w:ins w:id="3567" w:author="PR Preview" w:date="2026-01-01T00:00:00Z">
        <w:r>
          <w:t xml:space="preserve"> </w:t>
        </w:r>
      </w:ins>
      <w:hyperlink r:id="rId233">
        <w:ins w:id="3568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of the</w:t>
        </w:r>
      </w:ins>
      <w:ins w:id="3571" w:author="PR Preview" w:date="2026-01-01T00:00:00Z">
        <w:r>
          <w:t xml:space="preserve"> </w:t>
        </w:r>
      </w:ins>
      <m:oMath>
        <m:r>
          <m:t>k</m:t>
        </m:r>
      </m:oMath>
      <w:ins w:id="3572" w:author="PR Preview" w:date="2026-01-01T00:00:00Z">
        <w:r>
          <w:t xml:space="preserve"> </w:t>
        </w:r>
      </w:ins>
      <w:hyperlink w:anchor="def-fold-mse">
        <w:ins w:id="3573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3574" w:author="PR Preview" w:date="2026-01-01T00:00:00Z">
        <w:r>
          <w:t xml:space="preserve">,</w:t>
        </w:r>
      </w:ins>
      <w:ins w:id="3575" w:author="PR Preview" w:date="2026-01-01T00:00:00Z">
        <w:r>
          <w:t xml:space="preserve"> </w:t>
        </w:r>
      </w:ins>
      <w:ins w:id="3576" w:author="PR Preview" w:date="2026-01-01T00:00:00Z">
        <w:r>
          <w:t xml:space="preserve">divided by</w:t>
        </w:r>
      </w:ins>
      <w:ins w:id="357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3578" w:author="PR Preview" w:date="2026-01-01T00:00:00Z">
        <w:r>
          <w:t xml:space="preserve">:</w:t>
        </w:r>
      </w:ins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ins w:id="3579" w:author="PR Preview" w:date="2026-01-01T00:00:00Z">
        <w:r>
          <w:rPr>
            <w:i/>
            <w:iCs/>
          </w:rPr>
          <w:t xml:space="preserve">Remark 15</w:t>
        </w:r>
      </w:ins>
      <w:ins w:id="3580" w:author="PR Preview" w:date="2026-01-01T00:00:00Z">
        <w:r>
          <w:t xml:space="preserve"> (The fold-based standard error is only a rough guide). </w:t>
        </w:r>
      </w:ins>
      <w:ins w:id="3581" w:author="PR Preview" w:date="2026-01-01T00:00:00Z">
        <w:r>
          <w:t xml:space="preserve">Hastie et al. (2009, sec. 7.10.1)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draw standard-error bars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t xml:space="preserve">computed from the per-fold errors as in</w:t>
        </w:r>
      </w:ins>
      <w:ins w:id="3586" w:author="PR Preview" w:date="2026-01-01T00:00:00Z">
        <w:r>
          <w:t xml:space="preserve"> </w:t>
        </w:r>
      </w:ins>
      <w:hyperlink w:anchor="eq-cv-se">
        <w:ins w:id="3587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3588" w:author="PR Preview" w:date="2026-01-01T00:00:00Z">
        <w:r>
          <w:t xml:space="preserve">.</w:t>
        </w:r>
      </w:ins>
      <w:ins w:id="3589" w:author="PR Preview" w:date="2026-01-01T00:00:00Z">
        <w:r>
          <w:t xml:space="preserve"> </w:t>
        </w:r>
      </w:ins>
      <w:ins w:id="3590" w:author="PR Preview" w:date="2026-01-01T00:00:00Z">
        <w:r>
          <w:t xml:space="preserve">That formula treats the</w:t>
        </w:r>
      </w:ins>
      <w:ins w:id="3591" w:author="PR Preview" w:date="2026-01-01T00:00:00Z">
        <w:r>
          <w:t xml:space="preserve"> </w:t>
        </w:r>
      </w:ins>
      <m:oMath>
        <m:r>
          <m:t>k</m:t>
        </m:r>
      </m:oMath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fold errors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as if they were independent,</w:t>
        </w:r>
      </w:ins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which they are not:</w:t>
        </w:r>
      </w:ins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every pair of folds shares</w:t>
        </w:r>
      </w:ins>
      <w:ins w:id="360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folds of training data.</w:t>
        </w:r>
      </w:ins>
      <w:ins w:id="3603" w:author="PR Preview" w:date="2026-01-01T00:00:00Z">
        <w:r>
          <w:t xml:space="preserve"> </w:t>
        </w:r>
      </w:ins>
      <w:ins w:id="3604" w:author="PR Preview" w:date="2026-01-01T00:00:00Z">
        <w:r>
          <w:t xml:space="preserve">So</w:t>
        </w:r>
      </w:ins>
      <w:ins w:id="360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is a rough indication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of how much</w:t>
        </w:r>
      </w:ins>
      <w:ins w:id="36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might change with a different sample,</w:t>
        </w:r>
      </w:ins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not a</w:t>
        </w:r>
      </w:ins>
      <w:ins w:id="3615" w:author="PR Preview" w:date="2026-01-01T00:00:00Z">
        <w:r>
          <w:t xml:space="preserve"> </w:t>
        </w:r>
      </w:ins>
      <w:hyperlink r:id="rId238">
        <w:ins w:id="3616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of</w:t>
        </w:r>
      </w:ins>
      <w:ins w:id="36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20" w:author="PR Preview" w:date="2026-01-01T00:00:00Z">
        <w:r>
          <w:t xml:space="preserve">.</w:t>
        </w:r>
      </w:ins>
    </w:p>
    <w:bookmarkEnd w:id="239"/>
    <w:bookmarkStart w:id="241" w:name="def-fold-mse-indexed"/>
    <w:p>
      <w:pPr>
        <w:pStyle w:val="BodyText"/>
      </w:pPr>
      <w:ins w:id="3621" w:author="PR Preview" w:date="2026-01-01T00:00:00Z">
        <w:r>
          <w:rPr>
            <w:b/>
            <w:bCs/>
          </w:rPr>
          <w:t xml:space="preserve">Definition 37 (Fold mean squared error of a named procedure)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The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rPr>
            <w:b/>
            <w:bCs/>
          </w:rPr>
          <w:t xml:space="preserve">fold mean squared error of procedure</w:t>
        </w:r>
      </w:ins>
      <w:ins w:id="3626" w:author="PR Preview" w:date="2026-01-01T00:00:00Z">
        <w:r>
          <w:t xml:space="preserve"> </w:t>
        </w:r>
      </w:ins>
      <m:oMath>
        <m:r>
          <m:t>g</m:t>
        </m:r>
      </m:oMath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for</w:t>
        </w:r>
      </w:ins>
      <w:ins w:id="3629" w:author="PR Preview" w:date="2026-01-01T00:00:00Z">
        <w:r>
          <w:t xml:space="preserve"> </w:t>
        </w:r>
      </w:ins>
      <w:hyperlink w:anchor="def-folds">
        <w:ins w:id="363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of a training set</w:t>
        </w:r>
      </w:ins>
      <w:ins w:id="36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35" w:author="PR Preview" w:date="2026-01-01T00:00:00Z">
        <w:r>
          <w:t xml:space="preserve">, indexed by</w:t>
        </w:r>
      </w:ins>
      <w:ins w:id="3636" w:author="PR Preview" w:date="2026-01-01T00:00:00Z">
        <w:r>
          <w:t xml:space="preserve"> </w:t>
        </w:r>
      </w:ins>
      <m:oMath>
        <m:r>
          <m:t>I</m:t>
        </m:r>
      </m:oMath>
      <w:ins w:id="3637" w:author="PR Preview" w:date="2026-01-01T00:00:00Z">
        <w:r>
          <w:t xml:space="preserve">,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is the</w:t>
        </w:r>
      </w:ins>
      <w:ins w:id="3640" w:author="PR Preview" w:date="2026-01-01T00:00:00Z">
        <w:r>
          <w:t xml:space="preserve"> </w:t>
        </w:r>
      </w:ins>
      <w:hyperlink w:anchor="def-fold-mse">
        <w:ins w:id="3641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computed with the</w:t>
        </w:r>
      </w:ins>
      <w:ins w:id="3644" w:author="PR Preview" w:date="2026-01-01T00:00:00Z">
        <w:r>
          <w:t xml:space="preserve"> </w:t>
        </w:r>
      </w:ins>
      <w:hyperlink w:anchor="def-fold-out-rule">
        <w:ins w:id="364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that</w:t>
        </w:r>
      </w:ins>
      <w:ins w:id="3648" w:author="PR Preview" w:date="2026-01-01T00:00:00Z">
        <w:r>
          <w:t xml:space="preserve"> </w:t>
        </w:r>
      </w:ins>
      <m:oMath>
        <m:r>
          <m:t>g</m:t>
        </m:r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produces:</w:t>
        </w:r>
      </w:ins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ins w:id="3651" w:author="PR Preview" w:date="2026-01-01T00:00:00Z">
        <w:r>
          <w:rPr>
            <w:b/>
            <w:bCs/>
          </w:rPr>
          <w:t xml:space="preserve">Definition 38 (Fold-based standard error of a named procedure)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The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rPr>
            <w:b/>
            <w:bCs/>
          </w:rPr>
          <w:t xml:space="preserve">fold-based standard error of procedure</w:t>
        </w:r>
      </w:ins>
      <w:ins w:id="3656" w:author="PR Preview" w:date="2026-01-01T00:00:00Z">
        <w:r>
          <w:t xml:space="preserve"> </w:t>
        </w:r>
      </w:ins>
      <m:oMath>
        <m:r>
          <m:t>g</m:t>
        </m:r>
      </m:oMath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on a training set</w:t>
        </w:r>
      </w:ins>
      <w:ins w:id="36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60" w:author="PR Preview" w:date="2026-01-01T00:00:00Z">
        <w:r>
          <w:t xml:space="preserve">,</w:t>
        </w:r>
      </w:ins>
      <w:ins w:id="366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662" w:author="PR Preview" w:date="2026-01-01T00:00:00Z">
        <w:r>
          <w:t xml:space="preserve">,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is the</w:t>
        </w:r>
      </w:ins>
      <w:ins w:id="3665" w:author="PR Preview" w:date="2026-01-01T00:00:00Z">
        <w:r>
          <w:t xml:space="preserve"> </w:t>
        </w:r>
      </w:ins>
      <w:hyperlink w:anchor="def-cv-se">
        <w:ins w:id="3666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computed from the</w:t>
        </w:r>
      </w:ins>
      <w:ins w:id="3669" w:author="PR Preview" w:date="2026-01-01T00:00:00Z">
        <w:r>
          <w:t xml:space="preserve"> </w:t>
        </w:r>
      </w:ins>
      <w:hyperlink w:anchor="def-fold-mse-indexed">
        <w:ins w:id="3670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367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3672" w:author="PR Preview" w:date="2026-01-01T00:00:00Z">
        <w:r>
          <w:t xml:space="preserve">:</w:t>
        </w:r>
      </w:ins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ins w:id="3673" w:author="PR Preview" w:date="2026-01-01T00:00:00Z">
        <w:r>
          <w:rPr>
            <w:b/>
            <w:bCs/>
          </w:rPr>
          <w:t xml:space="preserve">Definition 39 (One-standard-error rule)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Let</w:t>
        </w:r>
      </w:ins>
      <w:ins w:id="36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be candidate</w:t>
        </w:r>
      </w:ins>
      <w:ins w:id="3679" w:author="PR Preview" w:date="2026-01-01T00:00:00Z">
        <w:r>
          <w:t xml:space="preserve"> </w:t>
        </w:r>
      </w:ins>
      <w:hyperlink w:anchor="def-fitting-procedure">
        <w:ins w:id="368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81" w:author="PR Preview" w:date="2026-01-01T00:00:00Z">
        <w:r>
          <w:t xml:space="preserve">,</w:t>
        </w:r>
      </w:ins>
      <w:ins w:id="3682" w:author="PR Preview" w:date="2026-01-01T00:00:00Z">
        <w:r>
          <w:t xml:space="preserve"> </w:t>
        </w:r>
      </w:ins>
      <w:ins w:id="3683" w:author="PR Preview" w:date="2026-01-01T00:00:00Z">
        <w:r>
          <w:t xml:space="preserve">each</w:t>
        </w:r>
      </w:ins>
      <w:ins w:id="3684" w:author="PR Preview" w:date="2026-01-01T00:00:00Z">
        <w:r>
          <w:t xml:space="preserve"> </w:t>
        </w:r>
      </w:ins>
      <w:hyperlink w:anchor="def-flexibility">
        <w:ins w:id="368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as the one before,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cross-validated on a training set</w:t>
        </w:r>
      </w:ins>
      <w:ins w:id="36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with the same folds,</w:t>
        </w:r>
      </w:ins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and let</w:t>
        </w:r>
      </w:ins>
      <w:ins w:id="36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be the one with the smallest</w:t>
        </w:r>
      </w:ins>
      <w:ins w:id="3698" w:author="PR Preview" w:date="2026-01-01T00:00:00Z">
        <w:r>
          <w:t xml:space="preserve"> </w:t>
        </w:r>
      </w:ins>
      <w:hyperlink w:anchor="def-cv-estimate-indexed">
        <w:ins w:id="369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700" w:author="PR Preview" w:date="2026-01-01T00:00:00Z">
        <w:r>
          <w:t xml:space="preserve">.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The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rPr>
            <w:b/>
            <w:bCs/>
          </w:rPr>
          <w:t xml:space="preserve">one-standard-error rule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chooses the smallest</w:t>
        </w:r>
      </w:ins>
      <w:ins w:id="3707" w:author="PR Preview" w:date="2026-01-01T00:00:00Z">
        <w:r>
          <w:t xml:space="preserve"> </w:t>
        </w:r>
      </w:ins>
      <m:oMath>
        <m:r>
          <m:t>l</m:t>
        </m:r>
      </m:oMath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whose estimate is within one</w:t>
        </w:r>
      </w:ins>
      <w:ins w:id="3710" w:author="PR Preview" w:date="2026-01-01T00:00:00Z">
        <w:r>
          <w:t xml:space="preserve"> </w:t>
        </w:r>
      </w:ins>
      <w:hyperlink w:anchor="def-cv-se-indexed">
        <w:ins w:id="3711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of the smallest:</w:t>
        </w:r>
      </w:ins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ins w:id="3714" w:author="PR Preview" w:date="2026-01-01T00:00:00Z">
        <w:r>
          <w:rPr>
            <w:b/>
            <w:bCs/>
          </w:rPr>
          <w:t xml:space="preserve">Example 11 (The one-standard-error rule for the simulated polynomials)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This example applies 10-fold cross-validation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to the simulated training set of</w:t>
        </w:r>
      </w:ins>
      <w:ins w:id="3719" w:author="PR Preview" w:date="2026-01-01T00:00:00Z">
        <w:r>
          <w:t xml:space="preserve"> </w:t>
        </w:r>
      </w:ins>
      <w:hyperlink w:anchor="exm-train-test-error-simulated">
        <w:ins w:id="3720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721" w:author="PR Preview" w:date="2026-01-01T00:00:00Z">
        <w:r>
          <w:t xml:space="preserve">,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records the mean squared error in each fold,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t xml:space="preserve">and applies</w:t>
        </w:r>
      </w:ins>
      <w:ins w:id="3726" w:author="PR Preview" w:date="2026-01-01T00:00:00Z">
        <w:r>
          <w:t xml:space="preserve"> </w:t>
        </w:r>
      </w:ins>
      <w:hyperlink w:anchor="def-one-se-rule">
        <w:ins w:id="3727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del w:id="3730" w:author="PR Preview" w:date="2026-01-01T00:00:00Z">
        <w:r>
          <w:delText xml:space="preserve">The smallest estimate is at degree 8.</w:delText>
        </w:r>
      </w:del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The lowest degree within one fold-based standard error of it</w:delText>
        </w:r>
      </w:del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is degree 3,</w:delText>
        </w:r>
      </w:del>
      <w:del w:id="3735" w:author="PR Preview" w:date="2026-01-01T00:00:00Z">
        <w:r>
          <w:delText xml:space="preserve"> </w:delText>
        </w:r>
      </w:del>
      <w:del w:id="3736" w:author="PR Preview" w:date="2026-01-01T00:00:00Z">
        <w:r>
          <w:delText xml:space="preserve">which is the one-standard-error rule’s choice.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The rule prefers the simpler model</w:delText>
        </w:r>
      </w:del>
      <w:del w:id="3739" w:author="PR Preview" w:date="2026-01-01T00:00:00Z">
        <w:r>
          <w:delText xml:space="preserve"> </w:delText>
        </w:r>
      </w:del>
      <w:del w:id="3740" w:author="PR Preview" w:date="2026-01-01T00:00:00Z">
        <w:r>
          <w:delText xml:space="preserve">when the data cannot clearly tell it apart from the degree with the smallest estimate.</w:delText>
        </w:r>
      </w:del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Because the data are simulated,</w:delText>
        </w:r>
      </w:del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we can check both choices against</w:delText>
        </w:r>
      </w:del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the estimated generalization RMSE of</w:delText>
        </w:r>
      </w:del>
      <w:del w:id="3747" w:author="PR Preview" w:date="2026-01-01T00:00:00Z">
        <w:r>
          <w:delText xml:space="preserve"> </w:delText>
        </w:r>
      </w:del>
      <w:hyperlink w:anchor="exm-train-test-error-simulated">
        <w:del w:id="374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49" w:author="PR Preview" w:date="2026-01-01T00:00:00Z">
        <w:r>
          <w:delText xml:space="preserve"> </w:delText>
        </w:r>
      </w:del>
      <w:del w:id="3750" w:author="PR Preview" w:date="2026-01-01T00:00:00Z">
        <w:r>
          <w:delText xml:space="preserve">for each: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0.335 for degree 8</w:delText>
        </w:r>
      </w:del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3755" w:author="PR Preview" w:date="2026-01-01T00:00:00Z">
        <w:r>
          <w:t xml:space="preserve">The smallest estimate is at degree 8.</w:t>
        </w:r>
      </w:ins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The lowest degree within one fold-based standard error of it</w:t>
        </w:r>
      </w:ins>
      <w:ins w:id="3758" w:author="PR Preview" w:date="2026-01-01T00:00:00Z">
        <w:r>
          <w:t xml:space="preserve"> </w:t>
        </w:r>
      </w:ins>
      <w:ins w:id="3759" w:author="PR Preview" w:date="2026-01-01T00:00:00Z">
        <w:r>
          <w:t xml:space="preserve">is degree 3,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which is the one-standard-error rule’s choice.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The rule prefers the simpler model</w:t>
        </w:r>
      </w:ins>
      <w:ins w:id="3764" w:author="PR Preview" w:date="2026-01-01T00:00:00Z">
        <w:r>
          <w:t xml:space="preserve"> </w:t>
        </w:r>
      </w:ins>
      <w:ins w:id="3765" w:author="PR Preview" w:date="2026-01-01T00:00:00Z">
        <w:r>
          <w:t xml:space="preserve">when the data cannot clearly tell it apart from the degree with the smallest estimate.</w:t>
        </w:r>
      </w:ins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Because the data are simulated,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we can check both choices against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the estimated generalization RMSE of</w:t>
        </w:r>
      </w:ins>
      <w:ins w:id="3772" w:author="PR Preview" w:date="2026-01-01T00:00:00Z">
        <w:r>
          <w:t xml:space="preserve"> </w:t>
        </w:r>
      </w:ins>
      <w:hyperlink w:anchor="exm-train-test-error-simulated">
        <w:ins w:id="377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for each: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0.335 for degree 8</w:t>
        </w:r>
      </w:ins>
      <w:ins w:id="3778" w:author="PR Preview" w:date="2026-01-01T00:00:00Z">
        <w:r>
          <w:t xml:space="preserve"> </w:t>
        </w:r>
      </w:ins>
      <w:ins w:id="3779" w:author="PR Preview" w:date="2026-01-01T00:00:00Z">
        <w:r>
          <w:t xml:space="preserve">and 0.315 for degree 3.</w:t>
        </w:r>
      </w:ins>
    </w:p>
    <w:bookmarkEnd w:id="252"/>
    <w:bookmarkEnd w:id="253"/>
    <w:bookmarkStart w:id="260" w:name="sec-cv-whole-procedure"/>
    <w:p>
      <w:pPr>
        <w:pStyle w:val="Heading2"/>
      </w:pPr>
      <w:r>
        <w:t xml:space="preserve">8 Cross-validating the whole procedure</w:t>
      </w:r>
    </w:p>
    <w:bookmarkStart w:id="256" w:name="exr-cv-screening"/>
    <w:p>
      <w:pPr>
        <w:pStyle w:val="FirstParagraph"/>
      </w:pPr>
      <w:del w:id="3780" w:author="PR Preview" w:date="2026-01-01T00:00:00Z">
        <w:r>
          <w:rPr>
            <w:b/>
            <w:bCs/>
          </w:rPr>
          <w:delText xml:space="preserve">Exercise 10 (Screening predictors before cross-validating)</w:delText>
        </w:r>
      </w:del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A data set has</w:delText>
        </w:r>
      </w:del>
      <w:del w:id="37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observations of an outcome</w:delText>
        </w:r>
      </w:del>
      <w:del w:id="3786" w:author="PR Preview" w:date="2026-01-01T00:00:00Z">
        <w:r>
          <w:delText xml:space="preserve"> </w:delText>
        </w:r>
      </w:del>
      <m:oMath>
        <m:r>
          <m:t>Y</m:t>
        </m:r>
      </m:oMath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and of</w:delText>
        </w:r>
      </w:del>
      <w:del w:id="37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1000</m:t>
        </m:r>
      </m:oMath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candidate predictors.</w:delText>
        </w:r>
      </w:del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In fact every variable is independent standard normal noise,</w:delText>
        </w:r>
      </w:del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so no predictor carries any information about</w:delText>
        </w:r>
      </w:del>
      <w:del w:id="3796" w:author="PR Preview" w:date="2026-01-01T00:00:00Z">
        <w:r>
          <w:delText xml:space="preserve"> </w:delText>
        </w:r>
      </w:del>
      <m:oMath>
        <m:r>
          <m:t>Y</m:t>
        </m:r>
      </m:oMath>
      <w:del w:id="3797" w:author="PR Preview" w:date="2026-01-01T00:00:00Z">
        <w:r>
          <w:delText xml:space="preserve">.</w:delText>
        </w:r>
      </w:del>
    </w:p>
    <w:p>
      <w:pPr>
        <w:pStyle w:val="FirstParagraph"/>
      </w:pPr>
      <w:ins w:id="3798" w:author="PR Preview" w:date="2026-01-01T00:00:00Z">
        <w:r>
          <w:rPr>
            <w:b/>
            <w:bCs/>
          </w:rPr>
          <w:t xml:space="preserve">Exercise 12 (Screening predictors before cross-validating)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A data set has</w:t>
        </w:r>
      </w:ins>
      <w:ins w:id="38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3802" w:author="PR Preview" w:date="2026-01-01T00:00:00Z">
        <w:r>
          <w:t xml:space="preserve"> </w:t>
        </w:r>
      </w:ins>
      <w:ins w:id="3803" w:author="PR Preview" w:date="2026-01-01T00:00:00Z">
        <w:r>
          <w:t xml:space="preserve">observations of an outcome</w:t>
        </w:r>
      </w:ins>
      <w:ins w:id="3804" w:author="PR Preview" w:date="2026-01-01T00:00:00Z">
        <w:r>
          <w:t xml:space="preserve"> </w:t>
        </w:r>
      </w:ins>
      <m:oMath>
        <m:r>
          <m:t>Y</m:t>
        </m:r>
      </m:oMath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and of</w:t>
        </w:r>
      </w:ins>
      <w:ins w:id="38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1000</m:t>
        </m:r>
      </m:oMath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candidate predictors.</w:t>
        </w:r>
      </w:ins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In fact every variable is independent standard normal noise,</w:t>
        </w:r>
      </w:ins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so no predictor carries any information about</w:t>
        </w:r>
      </w:ins>
      <w:ins w:id="3814" w:author="PR Preview" w:date="2026-01-01T00:00:00Z">
        <w:r>
          <w:t xml:space="preserve"> </w:t>
        </w:r>
      </w:ins>
      <m:oMath>
        <m:r>
          <m:t>Y</m:t>
        </m:r>
      </m:oMath>
      <w:ins w:id="3815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del w:id="3816" w:author="PR Preview" w:date="2026-01-01T00:00:00Z">
        <w:r>
          <w:rPr>
            <w:i/>
            <w:iCs/>
          </w:rPr>
          <w:delText xml:space="preserve">Solution 10</w:delText>
        </w:r>
      </w:del>
      <w:del w:id="3817" w:author="PR Preview" w:date="2026-01-01T00:00:00Z">
        <w:r>
          <w:delText xml:space="preserve">. </w:delText>
        </w:r>
      </w:del>
    </w:p>
    <w:p>
      <w:pPr>
        <w:pStyle w:val="BodyText"/>
      </w:pPr>
      <w:ins w:id="3818" w:author="PR Preview" w:date="2026-01-01T00:00:00Z">
        <w:r>
          <w:rPr>
            <w:i/>
            <w:iCs/>
          </w:rPr>
          <w:t xml:space="preserve">Solution 12</w:t>
        </w:r>
      </w:ins>
      <w:ins w:id="3819" w:author="PR Preview" w:date="2026-01-01T00:00:00Z">
        <w:r>
          <w:t xml:space="preserve">. </w:t>
        </w:r>
      </w:ins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del w:id="3820" w:author="PR Preview" w:date="2026-01-01T00:00:00Z">
        <w:r>
          <w:delText xml:space="preserve">screening or selecting predictors, as in</w:delText>
        </w:r>
      </w:del>
      <w:del w:id="3821" w:author="PR Preview" w:date="2026-01-01T00:00:00Z">
        <w:r>
          <w:delText xml:space="preserve"> </w:delText>
        </w:r>
      </w:del>
      <w:hyperlink w:anchor="exr-cv-screening">
        <w:del w:id="3822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82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9"/>
        </w:numPr>
      </w:pPr>
      <w:ins w:id="3824" w:author="PR Preview" w:date="2026-01-01T00:00:00Z">
        <w:r>
          <w:t xml:space="preserve">screening or selecting predictors, as in</w:t>
        </w:r>
      </w:ins>
      <w:ins w:id="3825" w:author="PR Preview" w:date="2026-01-01T00:00:00Z">
        <w:r>
          <w:t xml:space="preserve"> </w:t>
        </w:r>
      </w:ins>
      <w:hyperlink w:anchor="exr-cv-screening">
        <w:ins w:id="3826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382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64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1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72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64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1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72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2026-10-15T07:07:07Z</dcterms:created>
  <dcterms:modified xsi:type="dcterms:W3CDTF">2026-10-15T07:07:07Z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