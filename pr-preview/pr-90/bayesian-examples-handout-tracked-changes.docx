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2026-10-09 00:28:12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17:55:09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del w:id="3" w:author="PR Preview" w:date="2026-01-01T00:00:00Z">
        <w:r>
          <w:delText xml:space="preserve">For a binary outcome</w:delText>
        </w:r>
      </w:del>
      <w:del w:id="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with</w:delText>
        </w:r>
      </w:del>
      <w:del w:id="7" w:author="PR Preview" w:date="2026-01-01T00:00:00Z">
        <w:r>
          <w:delText xml:space="preserve"> </w:delText>
        </w:r>
      </w:del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the</w:delText>
        </w:r>
      </w:del>
      <w:del w:id="11" w:author="PR Preview" w:date="2026-01-01T00:00:00Z">
        <w:r>
          <w:delText xml:space="preserve"> </w:delText>
        </w:r>
      </w:del>
      <w:hyperlink r:id="rId15">
        <w:del w:id="12" w:author="PR Preview" w:date="2026-01-01T00:00:00Z">
          <w:r>
            <w:rPr>
              <w:rStyle w:val="Hyperlink"/>
            </w:rPr>
            <w:delText xml:space="preserve">logistic regression</w:delText>
          </w:r>
        </w:del>
      </w:hyperlink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model,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 Bayesian analysis places a prior on the coefficient vector</w:delText>
        </w:r>
      </w:del>
      <w:del w:id="1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 samples the posterior</w:delText>
        </w:r>
      </w:del>
      <w:del w:id="2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by MCMC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(Dobson and Barnett 2018, chap. 14, p. 318)</w:delText>
        </w:r>
      </w:del>
      <w:del w:id="25" w:author="PR Preview" w:date="2026-01-01T00:00:00Z">
        <w:r>
          <w:delText xml:space="preserve">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Each</w:delText>
        </w:r>
      </w:del>
      <w:del w:id="28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is summarized by the mean and quantiles of its draws.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No large-sample Gaussian approximation is needed: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 credible interval is read directly from the posterior quantiles,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and the posterior of an odds ratio</w:delText>
        </w:r>
      </w:del>
      <w:del w:id="37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or of any other function of</w:delText>
        </w:r>
      </w:del>
      <w:del w:id="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is obtained by transforming the draws.</w:delText>
        </w:r>
      </w:del>
    </w:p>
    <w:p>
      <w:pPr>
        <w:pStyle w:val="FirstParagraph"/>
      </w:pPr>
      <w:ins w:id="45" w:author="PR Preview" w:date="2026-01-01T00:00:00Z">
        <w:r>
          <w:t xml:space="preserve">For a binary outcome</w:t>
        </w:r>
      </w:ins>
      <w:ins w:id="4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with</w:t>
        </w:r>
      </w:ins>
      <w:ins w:id="49" w:author="PR Preview" w:date="2026-01-01T00:00:00Z">
        <w:r>
          <w:t xml:space="preserve"> </w:t>
        </w:r>
      </w:ins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</w:t>
        </w:r>
      </w:ins>
      <w:ins w:id="53" w:author="PR Preview" w:date="2026-01-01T00:00:00Z">
        <w:r>
          <w:t xml:space="preserve"> </w:t>
        </w:r>
      </w:ins>
      <w:hyperlink r:id="rId15">
        <w:ins w:id="54" w:author="PR Preview" w:date="2026-01-01T00:00:00Z">
          <w:r>
            <w:rPr>
              <w:rStyle w:val="Hyperlink"/>
            </w:rPr>
            <w:t xml:space="preserve">logistic regression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model,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 Bayesian analysis places a prior on the coefficient vector</w:t>
        </w:r>
      </w:ins>
      <w:ins w:id="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 samples the posterior</w:t>
        </w:r>
      </w:ins>
      <w:ins w:id="62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by MCMC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(Dobson and Barnett 2018, chap. 14, p. 318)</w:t>
        </w:r>
      </w:ins>
      <w:ins w:id="67" w:author="PR Preview" w:date="2026-01-01T00:00:00Z">
        <w:r>
          <w:t xml:space="preserve">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Each</w:t>
        </w:r>
      </w:ins>
      <w:ins w:id="70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is summarized by the mean and quantiles of its draws.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No large-sample Gaussian approximation is needed: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 credible interval is read directly from the posterior quantiles,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 the posterior of an odds ratio</w:t>
        </w:r>
      </w:ins>
      <w:ins w:id="79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ins w:id="80" w:author="PR Preview" w:date="2026-01-01T00:00:00Z">
        <w:r>
          <w:t xml:space="preserve">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or of any other function of</w:t>
        </w:r>
      </w:ins>
      <w:ins w:id="8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84" w:author="PR Preview" w:date="2026-01-01T00:00:00Z">
        <w:r>
          <w:t xml:space="preserve">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is obtained by transforming the draws.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For a video introduction, see Richard McElreath’s lecture</w:t>
        </w:r>
      </w:ins>
      <w:ins w:id="89" w:author="PR Preview" w:date="2026-01-01T00:00:00Z">
        <w:r>
          <w:t xml:space="preserve"> </w:t>
        </w:r>
      </w:ins>
      <w:hyperlink r:id="rId16">
        <w:ins w:id="90" w:author="PR Preview" w:date="2026-01-01T00:00:00Z">
          <w:r>
            <w:rPr>
              <w:rStyle w:val="Hyperlink"/>
              <w:i/>
              <w:iCs/>
            </w:rPr>
            <w:t xml:space="preserve">Modeling Events</w:t>
          </w:r>
        </w:ins>
      </w:hyperlink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(Statistical Rethinking 2026, Lecture A09).</w:t>
        </w:r>
      </w:ins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2026-10-09T01:08:32Z</dcterms:created>
  <dcterms:modified xsi:type="dcterms:W3CDTF">2026-10-09T01:08:32Z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