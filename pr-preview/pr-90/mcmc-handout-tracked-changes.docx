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FirstParagraph"/>
      </w:pPr>
      <w:del w:id="2" w:author="PR Preview" w:date="2026-01-01T00:00:00Z">
        <w:r>
          <w:delText xml:space="preserve">This page explains why most posterior distributions must be simulated,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introduces Monte Carlo integration and Markov chains,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describes the Metropolis–Hastings and Gibbs samplers,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shows how to check a sampler’s output,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 presents a criterion for comparing models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(Dobson and Barnett 2018, chap. 13)</w:delText>
        </w:r>
      </w:del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It builds on the priors and posteriors defined on the</w:delText>
        </w:r>
      </w:del>
      <w:del w:id="16" w:author="PR Preview" w:date="2026-01-01T00:00:00Z">
        <w:r>
          <w:delText xml:space="preserve"> </w:delText>
        </w:r>
      </w:del>
      <w:hyperlink r:id="rId9">
        <w:del w:id="17" w:author="PR Preview" w:date="2026-01-01T00:00:00Z">
          <w:r>
            <w:rPr>
              <w:rStyle w:val="Hyperlink"/>
            </w:rPr>
            <w:delText xml:space="preserve">Bayesian Inference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page.</w:delText>
        </w:r>
      </w:del>
    </w:p>
    <w:p>
      <w:pPr>
        <w:pStyle w:val="Date"/>
      </w:pPr>
      <w:ins w:id="20" w:author="PR Preview" w:date="2026-01-01T00:00:00Z">
        <w:r>
          <w:t xml:space="preserve">Last modified: 2026-10-08 17:55:09 (PDT)</w:t>
        </w:r>
      </w:ins>
    </w:p>
    <w:p>
      <w:pPr>
        <w:pStyle w:val="FirstParagraph"/>
      </w:pPr>
      <w:ins w:id="21" w:author="PR Preview" w:date="2026-01-01T00:00:00Z">
        <w:r>
          <w:t xml:space="preserve">This page explains why most posterior distributions must be simulated,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introduces Monte Carlo integration and Markov chains,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describes the Metropolis–Hastings and Gibbs samplers,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shows how to check a sampler’s output,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presents a criterion for comparing models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(Dobson and Barnett 2018, chap. 13)</w:t>
        </w:r>
      </w:ins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It builds on the priors and posteriors defined on the</w:t>
        </w:r>
      </w:ins>
      <w:ins w:id="35" w:author="PR Preview" w:date="2026-01-01T00:00:00Z">
        <w:r>
          <w:t xml:space="preserve"> </w:t>
        </w:r>
      </w:ins>
      <w:hyperlink r:id="rId9">
        <w:ins w:id="36" w:author="PR Preview" w:date="2026-01-01T00:00:00Z">
          <w:r>
            <w:rPr>
              <w:rStyle w:val="Hyperlink"/>
            </w:rPr>
            <w:t xml:space="preserve">Bayesian Inference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page.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For a video introduction, see Richard McElreath’s lecture</w:t>
        </w:r>
      </w:ins>
      <w:ins w:id="41" w:author="PR Preview" w:date="2026-01-01T00:00:00Z">
        <w:r>
          <w:t xml:space="preserve"> </w:t>
        </w:r>
      </w:ins>
      <w:hyperlink r:id="rId10">
        <w:ins w:id="42" w:author="PR Preview" w:date="2026-01-01T00:00:00Z">
          <w:r>
            <w:rPr>
              <w:rStyle w:val="Hyperlink"/>
              <w:i/>
              <w:iCs/>
            </w:rPr>
            <w:t xml:space="preserve">MCMC and Item Response Models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(Statistical Rethinking 2026, Lecture A08).</w:t>
        </w:r>
      </w:ins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2026-10-09T01:13:36Z</dcterms:created>
  <dcterms:modified xsi:type="dcterms:W3CDTF">2026-10-09T01:13:36Z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