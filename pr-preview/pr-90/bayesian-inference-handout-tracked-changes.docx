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FirstParagraph"/>
      </w:pPr>
      <w:del w:id="2" w:author="PR Preview" w:date="2026-01-01T00:00:00Z">
        <w:r>
          <w:delText xml:space="preserve">This page introduces the Bayesian approach to statistical inference: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it contrasts the frequentist and Bayesian paradigms,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states Bayes’ theorem as a rule for updating beliefs about parameters,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discusses how to choose a prior,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outlines hierarchical models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(Dobson and Barnett 2018, chap. 12)</w:delText>
        </w:r>
      </w:del>
      <w:del w:id="13" w:author="PR Preview" w:date="2026-01-01T00:00:00Z">
        <w:r>
          <w:delText xml:space="preserve">.</w:delText>
        </w:r>
      </w:del>
    </w:p>
    <w:p>
      <w:pPr>
        <w:pStyle w:val="Date"/>
      </w:pPr>
      <w:ins w:id="14" w:author="PR Preview" w:date="2026-01-01T00:00:00Z">
        <w:r>
          <w:t xml:space="preserve">Last modified: 2026-10-08 17:55:09 (PDT)</w:t>
        </w:r>
      </w:ins>
    </w:p>
    <w:p>
      <w:pPr>
        <w:pStyle w:val="FirstParagraph"/>
      </w:pPr>
      <w:ins w:id="15" w:author="PR Preview" w:date="2026-01-01T00:00:00Z">
        <w:r>
          <w:t xml:space="preserve">This page introduces the Bayesian approach to statistical inference: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it contrasts the frequentist and Bayesian paradigms,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states Bayes’ theorem as a rule for updating beliefs about parameters,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discusses how to choose a prior,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 outlines hierarchical models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(Dobson and Barnett 2018, chap. 12)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For a video introduction, see Richard McElreath’s lecture</w:t>
        </w:r>
      </w:ins>
      <w:ins w:id="29" w:author="PR Preview" w:date="2026-01-01T00:00:00Z">
        <w:r>
          <w:t xml:space="preserve"> </w:t>
        </w:r>
      </w:ins>
      <w:hyperlink r:id="rId9">
        <w:ins w:id="30" w:author="PR Preview" w:date="2026-01-01T00:00:00Z">
          <w:r>
            <w:rPr>
              <w:rStyle w:val="Hyperlink"/>
              <w:i/>
              <w:iCs/>
            </w:rPr>
            <w:t xml:space="preserve">Introduction to Bayesian Workflow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(Statistical Rethinking 2026, Lecture A01).</w:t>
        </w:r>
      </w:ins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0.0512</m:t>
              </m:r>
            </m:num>
            <m:den>
              <m:r>
                <m:t>0.1637</m:t>
              </m:r>
            </m:den>
          </m:f>
          <m:r>
            <m:rPr>
              <m:sty m:val="p"/>
            </m:rPr>
            <m:t>≈</m:t>
          </m:r>
          <m:r>
            <m:t>0.313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del w:id="33" w:author="PR Preview" w:date="2026-01-01T00:00:00Z">
        <w:r>
          <w:delText xml:space="preserve">A conjugate prior gives the posterior in closed form: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updating the prior only changes the family’s parameters.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In</w:delText>
        </w:r>
      </w:del>
      <w:del w:id="38" w:author="PR Preview" w:date="2026-01-01T00:00:00Z">
        <w:r>
          <w:delText xml:space="preserve"> </w:delText>
        </w:r>
      </w:del>
      <w:hyperlink w:anchor="exm-normal-normal">
        <w:del w:id="3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 Gaussian prior for a Gaussian mean gave a Gaussian posterior.</w:delText>
        </w:r>
      </w:del>
    </w:p>
    <w:p>
      <w:pPr>
        <w:pStyle w:val="BodyText"/>
      </w:pPr>
      <w:ins w:id="43" w:author="PR Preview" w:date="2026-01-01T00:00:00Z">
        <w:r>
          <w:t xml:space="preserve">A conjugate prior gives the posterior in closed form: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updating the prior only changes the family’s parameters.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In</w:t>
        </w:r>
      </w:ins>
      <w:ins w:id="48" w:author="PR Preview" w:date="2026-01-01T00:00:00Z">
        <w:r>
          <w:t xml:space="preserve"> </w:t>
        </w:r>
      </w:ins>
      <w:hyperlink w:anchor="exm-normal-normal">
        <w:ins w:id="4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 Gaussian prior for a Gaussian mean gave a Gaussian posterior.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For a related video lecture, see Richard McElreath’s</w:t>
        </w:r>
      </w:ins>
      <w:ins w:id="55" w:author="PR Preview" w:date="2026-01-01T00:00:00Z">
        <w:r>
          <w:t xml:space="preserve"> </w:t>
        </w:r>
      </w:ins>
      <w:hyperlink r:id="rId61">
        <w:ins w:id="56" w:author="PR Preview" w:date="2026-01-01T00:00:00Z">
          <w:r>
            <w:rPr>
              <w:rStyle w:val="Hyperlink"/>
              <w:i/>
              <w:iCs/>
            </w:rPr>
            <w:t xml:space="preserve">Garden of Forking Data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(Statistical Rethinking 2026, Lecture A02).</w:t>
        </w:r>
      </w:ins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Example 13 (Prior and posterior, with and without a known truth)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Plotting the prior and posterior densities together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shows how much the data moved our beliefs.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We use the Beta-Bernoulli model of</w:t>
        </w:r>
      </w:ins>
      <w:ins w:id="66" w:author="PR Preview" w:date="2026-01-01T00:00:00Z">
        <w:r>
          <w:t xml:space="preserve"> </w:t>
        </w:r>
      </w:ins>
      <w:hyperlink w:anchor="exm-beta-bernoulli">
        <w:ins w:id="67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 the uniform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prior of</w:t>
        </w:r>
      </w:ins>
      <w:ins w:id="73" w:author="PR Preview" w:date="2026-01-01T00:00:00Z">
        <w:r>
          <w:t xml:space="preserve"> </w:t>
        </w:r>
      </w:ins>
      <w:hyperlink w:anchor="exm-prior">
        <w:ins w:id="7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on two data sets:</w:t>
        </w:r>
      </w:ins>
    </w:p>
    <w:p>
      <w:pPr>
        <w:pStyle w:val="Compact"/>
        <w:numPr>
          <w:ilvl w:val="0"/>
          <w:numId w:val="1002"/>
        </w:numPr>
      </w:pPr>
      <w:ins w:id="77" w:author="PR Preview" w:date="2026-01-01T00:00:00Z">
        <w:r>
          <w:rPr>
            <w:b/>
            <w:bCs/>
          </w:rPr>
          <w:t xml:space="preserve">Simulated data.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We choose the true value of</w:t>
        </w:r>
      </w:ins>
      <w:ins w:id="80" w:author="PR Preview" w:date="2026-01-01T00:00:00Z">
        <w:r>
          <w:t xml:space="preserve"> </w:t>
        </w:r>
      </w:ins>
      <m:oMath>
        <m:r>
          <m:t>π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ourselves,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draw Bernoulli observations with that probability,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and then check where the posterior puts the truth.</w:t>
        </w:r>
      </w:ins>
    </w:p>
    <w:p>
      <w:pPr>
        <w:pStyle w:val="Compact"/>
        <w:numPr>
          <w:ilvl w:val="0"/>
          <w:numId w:val="1002"/>
        </w:numPr>
      </w:pPr>
      <w:ins w:id="87" w:author="PR Preview" w:date="2026-01-01T00:00:00Z">
        <w:r>
          <w:rPr>
            <w:b/>
            <w:bCs/>
          </w:rPr>
          <w:t xml:space="preserve">Real data.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We use the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rStyle w:val="VerbatimChar"/>
          </w:rPr>
          <w:t xml:space="preserve">birthwt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data on 189 births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at Baystate Medical Center in Springfield, Massachusetts, in 1986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(Hosmer and Lemeshow 1989; Venables and Ripley 2002, sec. 7.2)</w:t>
        </w:r>
      </w:ins>
      <w:ins w:id="98" w:author="PR Preview" w:date="2026-01-01T00:00:00Z">
        <w:r>
          <w:t xml:space="preserve">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Here</w:t>
        </w:r>
      </w:ins>
      <w:ins w:id="101" w:author="PR Preview" w:date="2026-01-01T00:00:00Z">
        <w:r>
          <w:t xml:space="preserve"> </w:t>
        </w:r>
      </w:ins>
      <m:oMath>
        <m:r>
          <m:t>π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the probability that a mother in this population smoked during pregnancy,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its true value is unknown.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data ship with R’s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rStyle w:val="VerbatimChar"/>
          </w:rPr>
          <w:t xml:space="preserve">MASS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package as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rStyle w:val="VerbatimChar"/>
          </w:rPr>
          <w:t xml:space="preserve">MASS::birthwt</w:t>
        </w:r>
      </w:ins>
      <w:ins w:id="114" w:author="PR Preview" w:date="2026-01-01T00:00:00Z">
        <w:r>
          <w:t xml:space="preserve">;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 Python code reads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rStyle w:val="VerbatimChar"/>
          </w:rPr>
          <w:t xml:space="preserve">data/birthwt.csv</w:t>
        </w:r>
      </w:ins>
      <w:ins w:id="119" w:author="PR Preview" w:date="2026-01-01T00:00:00Z">
        <w:r>
          <w:t xml:space="preserve">, a copy of the same table,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which is also posted as a CSV file by the</w:t>
        </w:r>
      </w:ins>
      <w:ins w:id="122" w:author="PR Preview" w:date="2026-01-01T00:00:00Z">
        <w:r>
          <w:t xml:space="preserve"> </w:t>
        </w:r>
      </w:ins>
      <w:hyperlink r:id="rId63">
        <w:ins w:id="123" w:author="PR Preview" w:date="2026-01-01T00:00:00Z">
          <w:r>
            <w:rPr>
              <w:rStyle w:val="Hyperlink"/>
            </w:rPr>
            <w:t xml:space="preserve">Rdatasets project</w:t>
          </w:r>
        </w:ins>
      </w:hyperlink>
      <w:ins w:id="124" w:author="PR Preview" w:date="2026-01-01T00:00:00Z">
        <w:r>
          <w:t xml:space="preserve">.</w:t>
        </w:r>
      </w:ins>
    </w:p>
    <w:p>
      <w:pPr>
        <w:pStyle w:val="Heading4"/>
      </w:pPr>
      <w:ins w:id="125" w:author="PR Preview" w:date="2026-01-01T00:00:00Z">
        <w:r>
          <w:t xml:space="preserve">R</w:t>
        </w:r>
      </w:ins>
    </w:p>
    <w:p>
      <w:pPr>
        <w:pStyle w:val="SourceCode"/>
      </w:pPr>
      <w:ins w:id="126" w:author="PR Preview" w:date="2026-01-01T00:00:00Z">
        <w:r>
          <w:rPr>
            <w:rStyle w:val="NormalTok"/>
          </w:rPr>
          <w:t xml:space="preserve">prior_a </w:t>
        </w:r>
      </w:ins>
      <w:ins w:id="127" w:author="PR Preview" w:date="2026-01-01T00:00:00Z">
        <w:r>
          <w:rPr>
            <w:rStyle w:val="OtherTok"/>
          </w:rPr>
          <w:t xml:space="preserve">&lt;-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1</w:t>
        </w:r>
      </w:ins>
      <w:ins w:id="130" w:author="PR Preview" w:date="2026-01-01T00:00:00Z">
        <w:r>
          <w:br/>
        </w:r>
      </w:ins>
      <w:ins w:id="131" w:author="PR Preview" w:date="2026-01-01T00:00:00Z">
        <w:r>
          <w:rPr>
            <w:rStyle w:val="NormalTok"/>
          </w:rPr>
          <w:t xml:space="preserve">prior_b </w:t>
        </w:r>
      </w:ins>
      <w:ins w:id="132" w:author="PR Preview" w:date="2026-01-01T00:00:00Z">
        <w:r>
          <w:rPr>
            <w:rStyle w:val="OtherTok"/>
          </w:rPr>
          <w:t xml:space="preserve">&lt;-</w:t>
        </w:r>
      </w:ins>
      <w:ins w:id="133" w:author="PR Preview" w:date="2026-01-01T00:00:00Z">
        <w:r>
          <w:rPr>
            <w:rStyle w:val="NormalTok"/>
          </w:rPr>
          <w:t xml:space="preserve"> </w:t>
        </w:r>
      </w:ins>
      <w:ins w:id="134" w:author="PR Preview" w:date="2026-01-01T00:00:00Z">
        <w:r>
          <w:rPr>
            <w:rStyle w:val="DecValTok"/>
          </w:rPr>
          <w:t xml:space="preserve">1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FunctionTok"/>
          </w:rPr>
          <w:t xml:space="preserve">set.seed</w:t>
        </w:r>
      </w:ins>
      <w:ins w:id="138" w:author="PR Preview" w:date="2026-01-01T00:00:00Z">
        <w:r>
          <w:rPr>
            <w:rStyle w:val="NormalTok"/>
          </w:rPr>
          <w:t xml:space="preserve">(</w:t>
        </w:r>
      </w:ins>
      <w:ins w:id="139" w:author="PR Preview" w:date="2026-01-01T00:00:00Z">
        <w:r>
          <w:rPr>
            <w:rStyle w:val="DecValTok"/>
          </w:rPr>
          <w:t xml:space="preserve">1</w:t>
        </w:r>
      </w:ins>
      <w:ins w:id="140" w:author="PR Preview" w:date="2026-01-01T00:00:00Z">
        <w:r>
          <w:rPr>
            <w:rStyle w:val="NormalTok"/>
          </w:rPr>
          <w:t xml:space="preserve">)</w:t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NormalTok"/>
          </w:rPr>
          <w:t xml:space="preserve">sim_truth </w:t>
        </w:r>
      </w:ins>
      <w:ins w:id="143" w:author="PR Preview" w:date="2026-01-01T00:00:00Z">
        <w:r>
          <w:rPr>
            <w:rStyle w:val="OtherTok"/>
          </w:rPr>
          <w:t xml:space="preserve">&lt;-</w:t>
        </w:r>
      </w:ins>
      <w:ins w:id="144" w:author="PR Preview" w:date="2026-01-01T00:00:00Z">
        <w:r>
          <w:rPr>
            <w:rStyle w:val="NormalTok"/>
          </w:rPr>
          <w:t xml:space="preserve"> </w:t>
        </w:r>
      </w:ins>
      <w:ins w:id="145" w:author="PR Preview" w:date="2026-01-01T00:00:00Z">
        <w:r>
          <w:rPr>
            <w:rStyle w:val="FloatTok"/>
          </w:rPr>
          <w:t xml:space="preserve">0.3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rPr>
            <w:rStyle w:val="NormalTok"/>
          </w:rPr>
          <w:t xml:space="preserve">sim_y </w:t>
        </w:r>
      </w:ins>
      <w:ins w:id="148" w:author="PR Preview" w:date="2026-01-01T00:00:00Z">
        <w:r>
          <w:rPr>
            <w:rStyle w:val="OtherTok"/>
          </w:rPr>
          <w:t xml:space="preserve">&lt;-</w:t>
        </w:r>
      </w:ins>
      <w:ins w:id="149" w:author="PR Preview" w:date="2026-01-01T00:00:00Z">
        <w:r>
          <w:rPr>
            <w:rStyle w:val="NormalTok"/>
          </w:rPr>
          <w:t xml:space="preserve"> stats</w:t>
        </w:r>
      </w:ins>
      <w:ins w:id="150" w:author="PR Preview" w:date="2026-01-01T00:00:00Z">
        <w:r>
          <w:rPr>
            <w:rStyle w:val="SpecialCharTok"/>
          </w:rPr>
          <w:t xml:space="preserve">::</w:t>
        </w:r>
      </w:ins>
      <w:ins w:id="151" w:author="PR Preview" w:date="2026-01-01T00:00:00Z">
        <w:r>
          <w:rPr>
            <w:rStyle w:val="FunctionTok"/>
          </w:rPr>
          <w:t xml:space="preserve">rbinom</w:t>
        </w:r>
      </w:ins>
      <w:ins w:id="152" w:author="PR Preview" w:date="2026-01-01T00:00:00Z">
        <w:r>
          <w:rPr>
            <w:rStyle w:val="NormalTok"/>
          </w:rPr>
          <w:t xml:space="preserve">(</w:t>
        </w:r>
      </w:ins>
      <w:ins w:id="153" w:author="PR Preview" w:date="2026-01-01T00:00:00Z">
        <w:r>
          <w:rPr>
            <w:rStyle w:val="DecValTok"/>
          </w:rPr>
          <w:t xml:space="preserve">50</w:t>
        </w:r>
      </w:ins>
      <w:ins w:id="154" w:author="PR Preview" w:date="2026-01-01T00:00:00Z">
        <w:r>
          <w:rPr>
            <w:rStyle w:val="NormalTok"/>
          </w:rPr>
          <w:t xml:space="preserve">, </w:t>
        </w:r>
      </w:ins>
      <w:ins w:id="155" w:author="PR Preview" w:date="2026-01-01T00:00:00Z">
        <w:r>
          <w:rPr>
            <w:rStyle w:val="AttributeTok"/>
          </w:rPr>
          <w:t xml:space="preserve">size =</w:t>
        </w:r>
      </w:ins>
      <w:ins w:id="156" w:author="PR Preview" w:date="2026-01-01T00:00:00Z">
        <w:r>
          <w:rPr>
            <w:rStyle w:val="NormalTok"/>
          </w:rPr>
          <w:t xml:space="preserve"> </w:t>
        </w:r>
      </w:ins>
      <w:ins w:id="157" w:author="PR Preview" w:date="2026-01-01T00:00:00Z">
        <w:r>
          <w:rPr>
            <w:rStyle w:val="DecValTok"/>
          </w:rPr>
          <w:t xml:space="preserve">1</w:t>
        </w:r>
      </w:ins>
      <w:ins w:id="158" w:author="PR Preview" w:date="2026-01-01T00:00:00Z">
        <w:r>
          <w:rPr>
            <w:rStyle w:val="NormalTok"/>
          </w:rPr>
          <w:t xml:space="preserve">, </w:t>
        </w:r>
      </w:ins>
      <w:ins w:id="159" w:author="PR Preview" w:date="2026-01-01T00:00:00Z">
        <w:r>
          <w:rPr>
            <w:rStyle w:val="AttributeTok"/>
          </w:rPr>
          <w:t xml:space="preserve">prob =</w:t>
        </w:r>
      </w:ins>
      <w:ins w:id="160" w:author="PR Preview" w:date="2026-01-01T00:00:00Z">
        <w:r>
          <w:rPr>
            <w:rStyle w:val="NormalTok"/>
          </w:rPr>
          <w:t xml:space="preserve"> sim_truth)</w:t>
        </w:r>
      </w:ins>
      <w:ins w:id="161" w:author="PR Preview" w:date="2026-01-01T00:00:00Z">
        <w:r>
          <w:br/>
        </w:r>
      </w:ins>
      <w:ins w:id="162" w:author="PR Preview" w:date="2026-01-01T00:00:00Z">
        <w:r>
          <w:rPr>
            <w:rStyle w:val="NormalTok"/>
          </w:rPr>
          <w:t xml:space="preserve">smoke_y </w:t>
        </w:r>
      </w:ins>
      <w:ins w:id="163" w:author="PR Preview" w:date="2026-01-01T00:00:00Z">
        <w:r>
          <w:rPr>
            <w:rStyle w:val="OtherTok"/>
          </w:rPr>
          <w:t xml:space="preserve">&lt;-</w:t>
        </w:r>
      </w:ins>
      <w:ins w:id="164" w:author="PR Preview" w:date="2026-01-01T00:00:00Z">
        <w:r>
          <w:rPr>
            <w:rStyle w:val="NormalTok"/>
          </w:rPr>
          <w:t xml:space="preserve"> MASS</w:t>
        </w:r>
      </w:ins>
      <w:ins w:id="165" w:author="PR Preview" w:date="2026-01-01T00:00:00Z">
        <w:r>
          <w:rPr>
            <w:rStyle w:val="SpecialCharTok"/>
          </w:rPr>
          <w:t xml:space="preserve">::</w:t>
        </w:r>
      </w:ins>
      <w:ins w:id="166" w:author="PR Preview" w:date="2026-01-01T00:00:00Z">
        <w:r>
          <w:rPr>
            <w:rStyle w:val="NormalTok"/>
          </w:rPr>
          <w:t xml:space="preserve">birthwt</w:t>
        </w:r>
      </w:ins>
      <w:ins w:id="167" w:author="PR Preview" w:date="2026-01-01T00:00:00Z">
        <w:r>
          <w:rPr>
            <w:rStyle w:val="SpecialCharTok"/>
          </w:rPr>
          <w:t xml:space="preserve">$</w:t>
        </w:r>
      </w:ins>
      <w:ins w:id="168" w:author="PR Preview" w:date="2026-01-01T00:00:00Z">
        <w:r>
          <w:rPr>
            <w:rStyle w:val="NormalTok"/>
          </w:rPr>
          <w:t xml:space="preserve">smoke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br/>
        </w:r>
      </w:ins>
      <w:ins w:id="171" w:author="PR Preview" w:date="2026-01-01T00:00:00Z">
        <w:r>
          <w:rPr>
            <w:rStyle w:val="NormalTok"/>
          </w:rPr>
          <w:t xml:space="preserve">beta_posterior </w:t>
        </w:r>
      </w:ins>
      <w:ins w:id="172" w:author="PR Preview" w:date="2026-01-01T00:00:00Z">
        <w:r>
          <w:rPr>
            <w:rStyle w:val="OtherTok"/>
          </w:rPr>
          <w:t xml:space="preserve">&lt;-</w:t>
        </w:r>
      </w:ins>
      <w:ins w:id="173" w:author="PR Preview" w:date="2026-01-01T00:00:00Z">
        <w:r>
          <w:rPr>
            <w:rStyle w:val="NormalTok"/>
          </w:rPr>
          <w:t xml:space="preserve"> </w:t>
        </w:r>
      </w:ins>
      <w:ins w:id="174" w:author="PR Preview" w:date="2026-01-01T00:00:00Z">
        <w:r>
          <w:rPr>
            <w:rStyle w:val="ControlFlowTok"/>
          </w:rPr>
          <w:t xml:space="preserve">function</w:t>
        </w:r>
      </w:ins>
      <w:ins w:id="175" w:author="PR Preview" w:date="2026-01-01T00:00:00Z">
        <w:r>
          <w:rPr>
            <w:rStyle w:val="NormalTok"/>
          </w:rPr>
          <w:t xml:space="preserve">(y, </w:t>
        </w:r>
      </w:ins>
      <w:ins w:id="176" w:author="PR Preview" w:date="2026-01-01T00:00:00Z">
        <w:r>
          <w:rPr>
            <w:rStyle w:val="AttributeTok"/>
          </w:rPr>
          <w:t xml:space="preserve">a =</w:t>
        </w:r>
      </w:ins>
      <w:ins w:id="177" w:author="PR Preview" w:date="2026-01-01T00:00:00Z">
        <w:r>
          <w:rPr>
            <w:rStyle w:val="NormalTok"/>
          </w:rPr>
          <w:t xml:space="preserve"> prior_a, </w:t>
        </w:r>
      </w:ins>
      <w:ins w:id="178" w:author="PR Preview" w:date="2026-01-01T00:00:00Z">
        <w:r>
          <w:rPr>
            <w:rStyle w:val="AttributeTok"/>
          </w:rPr>
          <w:t xml:space="preserve">b =</w:t>
        </w:r>
      </w:ins>
      <w:ins w:id="179" w:author="PR Preview" w:date="2026-01-01T00:00:00Z">
        <w:r>
          <w:rPr>
            <w:rStyle w:val="NormalTok"/>
          </w:rPr>
          <w:t xml:space="preserve"> prior_b) {</w:t>
        </w:r>
      </w:ins>
      <w:ins w:id="180" w:author="PR Preview" w:date="2026-01-01T00:00:00Z">
        <w:r>
          <w:br/>
        </w:r>
      </w:ins>
      <w:ins w:id="181" w:author="PR Preview" w:date="2026-01-01T00:00:00Z">
        <w:r>
          <w:rPr>
            <w:rStyle w:val="NormalTok"/>
          </w:rPr>
          <w:t xml:space="preserve">  </w:t>
        </w:r>
      </w:ins>
      <w:ins w:id="182" w:author="PR Preview" w:date="2026-01-01T00:00:00Z">
        <w:r>
          <w:rPr>
            <w:rStyle w:val="FunctionTok"/>
          </w:rPr>
          <w:t xml:space="preserve">c</w:t>
        </w:r>
      </w:ins>
      <w:ins w:id="183" w:author="PR Preview" w:date="2026-01-01T00:00:00Z">
        <w:r>
          <w:rPr>
            <w:rStyle w:val="NormalTok"/>
          </w:rPr>
          <w:t xml:space="preserve">(</w:t>
        </w:r>
      </w:ins>
      <w:ins w:id="184" w:author="PR Preview" w:date="2026-01-01T00:00:00Z">
        <w:r>
          <w:rPr>
            <w:rStyle w:val="AttributeTok"/>
          </w:rPr>
          <w:t xml:space="preserve">a =</w:t>
        </w:r>
      </w:ins>
      <w:ins w:id="185" w:author="PR Preview" w:date="2026-01-01T00:00:00Z">
        <w:r>
          <w:rPr>
            <w:rStyle w:val="NormalTok"/>
          </w:rPr>
          <w:t xml:space="preserve"> a </w:t>
        </w:r>
      </w:ins>
      <w:ins w:id="186" w:author="PR Preview" w:date="2026-01-01T00:00:00Z">
        <w:r>
          <w:rPr>
            <w:rStyle w:val="SpecialCharTok"/>
          </w:rPr>
          <w:t xml:space="preserve">+</w:t>
        </w:r>
      </w:ins>
      <w:ins w:id="187" w:author="PR Preview" w:date="2026-01-01T00:00:00Z">
        <w:r>
          <w:rPr>
            <w:rStyle w:val="NormalTok"/>
          </w:rPr>
          <w:t xml:space="preserve"> </w:t>
        </w:r>
      </w:ins>
      <w:ins w:id="188" w:author="PR Preview" w:date="2026-01-01T00:00:00Z">
        <w:r>
          <w:rPr>
            <w:rStyle w:val="FunctionTok"/>
          </w:rPr>
          <w:t xml:space="preserve">sum</w:t>
        </w:r>
      </w:ins>
      <w:ins w:id="189" w:author="PR Preview" w:date="2026-01-01T00:00:00Z">
        <w:r>
          <w:rPr>
            <w:rStyle w:val="NormalTok"/>
          </w:rPr>
          <w:t xml:space="preserve">(y), </w:t>
        </w:r>
      </w:ins>
      <w:ins w:id="190" w:author="PR Preview" w:date="2026-01-01T00:00:00Z">
        <w:r>
          <w:rPr>
            <w:rStyle w:val="AttributeTok"/>
          </w:rPr>
          <w:t xml:space="preserve">b =</w:t>
        </w:r>
      </w:ins>
      <w:ins w:id="191" w:author="PR Preview" w:date="2026-01-01T00:00:00Z">
        <w:r>
          <w:rPr>
            <w:rStyle w:val="NormalTok"/>
          </w:rPr>
          <w:t xml:space="preserve"> b </w:t>
        </w:r>
      </w:ins>
      <w:ins w:id="192" w:author="PR Preview" w:date="2026-01-01T00:00:00Z">
        <w:r>
          <w:rPr>
            <w:rStyle w:val="SpecialCharTok"/>
          </w:rPr>
          <w:t xml:space="preserve">+</w:t>
        </w:r>
      </w:ins>
      <w:ins w:id="193" w:author="PR Preview" w:date="2026-01-01T00:00:00Z">
        <w:r>
          <w:rPr>
            <w:rStyle w:val="NormalTok"/>
          </w:rPr>
          <w:t xml:space="preserve"> </w:t>
        </w:r>
      </w:ins>
      <w:ins w:id="194" w:author="PR Preview" w:date="2026-01-01T00:00:00Z">
        <w:r>
          <w:rPr>
            <w:rStyle w:val="FunctionTok"/>
          </w:rPr>
          <w:t xml:space="preserve">length</w:t>
        </w:r>
      </w:ins>
      <w:ins w:id="195" w:author="PR Preview" w:date="2026-01-01T00:00:00Z">
        <w:r>
          <w:rPr>
            <w:rStyle w:val="NormalTok"/>
          </w:rPr>
          <w:t xml:space="preserve">(y) </w:t>
        </w:r>
      </w:ins>
      <w:ins w:id="196" w:author="PR Preview" w:date="2026-01-01T00:00:00Z">
        <w:r>
          <w:rPr>
            <w:rStyle w:val="SpecialCharTok"/>
          </w:rPr>
          <w:t xml:space="preserve">-</w:t>
        </w:r>
      </w:ins>
      <w:ins w:id="197" w:author="PR Preview" w:date="2026-01-01T00:00:00Z">
        <w:r>
          <w:rPr>
            <w:rStyle w:val="NormalTok"/>
          </w:rPr>
          <w:t xml:space="preserve"> </w:t>
        </w:r>
      </w:ins>
      <w:ins w:id="198" w:author="PR Preview" w:date="2026-01-01T00:00:00Z">
        <w:r>
          <w:rPr>
            <w:rStyle w:val="FunctionTok"/>
          </w:rPr>
          <w:t xml:space="preserve">sum</w:t>
        </w:r>
      </w:ins>
      <w:ins w:id="199" w:author="PR Preview" w:date="2026-01-01T00:00:00Z">
        <w:r>
          <w:rPr>
            <w:rStyle w:val="NormalTok"/>
          </w:rPr>
          <w:t xml:space="preserve">(y))</w:t>
        </w:r>
      </w:ins>
      <w:ins w:id="200" w:author="PR Preview" w:date="2026-01-01T00:00:00Z">
        <w:r>
          <w:br/>
        </w:r>
      </w:ins>
      <w:ins w:id="201" w:author="PR Preview" w:date="2026-01-01T00:00:00Z">
        <w:r>
          <w:rPr>
            <w:rStyle w:val="NormalTok"/>
          </w:rPr>
          <w:t xml:space="preserve">}</w:t>
        </w:r>
      </w:ins>
      <w:ins w:id="202" w:author="PR Preview" w:date="2026-01-01T00:00:00Z">
        <w:r>
          <w:br/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NormalTok"/>
          </w:rPr>
          <w:t xml:space="preserve">post_params </w:t>
        </w:r>
      </w:ins>
      <w:ins w:id="205" w:author="PR Preview" w:date="2026-01-01T00:00:00Z">
        <w:r>
          <w:rPr>
            <w:rStyle w:val="OtherTok"/>
          </w:rPr>
          <w:t xml:space="preserve">&lt;-</w:t>
        </w:r>
      </w:ins>
      <w:ins w:id="206" w:author="PR Preview" w:date="2026-01-01T00:00:00Z">
        <w:r>
          <w:rPr>
            <w:rStyle w:val="NormalTok"/>
          </w:rPr>
          <w:t xml:space="preserve"> </w:t>
        </w:r>
      </w:ins>
      <w:ins w:id="207" w:author="PR Preview" w:date="2026-01-01T00:00:00Z">
        <w:r>
          <w:rPr>
            <w:rStyle w:val="FunctionTok"/>
          </w:rPr>
          <w:t xml:space="preserve">rbind</w:t>
        </w:r>
      </w:ins>
      <w:ins w:id="208" w:author="PR Preview" w:date="2026-01-01T00:00:00Z">
        <w:r>
          <w:rPr>
            <w:rStyle w:val="NormalTok"/>
          </w:rPr>
          <w:t xml:space="preserve">(</w:t>
        </w:r>
      </w:ins>
      <w:ins w:id="209" w:author="PR Preview" w:date="2026-01-01T00:00:00Z">
        <w:r>
          <w:br/>
        </w:r>
      </w:ins>
      <w:ins w:id="210" w:author="PR Preview" w:date="2026-01-01T00:00:00Z">
        <w:r>
          <w:rPr>
            <w:rStyle w:val="NormalTok"/>
          </w:rPr>
          <w:t xml:space="preserve">  </w:t>
        </w:r>
      </w:ins>
      <w:ins w:id="211" w:author="PR Preview" w:date="2026-01-01T00:00:00Z">
        <w:r>
          <w:rPr>
            <w:rStyle w:val="AttributeTok"/>
          </w:rPr>
          <w:t xml:space="preserve">simulated =</w:t>
        </w:r>
      </w:ins>
      <w:ins w:id="212" w:author="PR Preview" w:date="2026-01-01T00:00:00Z">
        <w:r>
          <w:rPr>
            <w:rStyle w:val="NormalTok"/>
          </w:rPr>
          <w:t xml:space="preserve"> </w:t>
        </w:r>
      </w:ins>
      <w:ins w:id="213" w:author="PR Preview" w:date="2026-01-01T00:00:00Z">
        <w:r>
          <w:rPr>
            <w:rStyle w:val="FunctionTok"/>
          </w:rPr>
          <w:t xml:space="preserve">beta_posterior</w:t>
        </w:r>
      </w:ins>
      <w:ins w:id="214" w:author="PR Preview" w:date="2026-01-01T00:00:00Z">
        <w:r>
          <w:rPr>
            <w:rStyle w:val="NormalTok"/>
          </w:rPr>
          <w:t xml:space="preserve">(sim_y),</w:t>
        </w:r>
      </w:ins>
      <w:ins w:id="215" w:author="PR Preview" w:date="2026-01-01T00:00:00Z">
        <w:r>
          <w:br/>
        </w:r>
      </w:ins>
      <w:ins w:id="216" w:author="PR Preview" w:date="2026-01-01T00:00:00Z">
        <w:r>
          <w:rPr>
            <w:rStyle w:val="NormalTok"/>
          </w:rPr>
          <w:t xml:space="preserve">  </w:t>
        </w:r>
      </w:ins>
      <w:ins w:id="217" w:author="PR Preview" w:date="2026-01-01T00:00:00Z">
        <w:r>
          <w:rPr>
            <w:rStyle w:val="StringTok"/>
          </w:rPr>
          <w:t xml:space="preserve">`</w:t>
        </w:r>
      </w:ins>
      <w:ins w:id="218" w:author="PR Preview" w:date="2026-01-01T00:00:00Z">
        <w:r>
          <w:rPr>
            <w:rStyle w:val="AttributeTok"/>
          </w:rPr>
          <w:t xml:space="preserve">real (birthwt)</w:t>
        </w:r>
      </w:ins>
      <w:ins w:id="219" w:author="PR Preview" w:date="2026-01-01T00:00:00Z">
        <w:r>
          <w:rPr>
            <w:rStyle w:val="StringTok"/>
          </w:rPr>
          <w:t xml:space="preserve">`</w:t>
        </w:r>
      </w:ins>
      <w:ins w:id="220" w:author="PR Preview" w:date="2026-01-01T00:00:00Z">
        <w:r>
          <w:rPr>
            <w:rStyle w:val="NormalTok"/>
          </w:rPr>
          <w:t xml:space="preserve"> </w:t>
        </w:r>
      </w:ins>
      <w:ins w:id="221" w:author="PR Preview" w:date="2026-01-01T00:00:00Z">
        <w:r>
          <w:rPr>
            <w:rStyle w:val="OtherTok"/>
          </w:rPr>
          <w:t xml:space="preserve">=</w:t>
        </w:r>
      </w:ins>
      <w:ins w:id="222" w:author="PR Preview" w:date="2026-01-01T00:00:00Z">
        <w:r>
          <w:rPr>
            <w:rStyle w:val="NormalTok"/>
          </w:rPr>
          <w:t xml:space="preserve"> </w:t>
        </w:r>
      </w:ins>
      <w:ins w:id="223" w:author="PR Preview" w:date="2026-01-01T00:00:00Z">
        <w:r>
          <w:rPr>
            <w:rStyle w:val="FunctionTok"/>
          </w:rPr>
          <w:t xml:space="preserve">beta_posterior</w:t>
        </w:r>
      </w:ins>
      <w:ins w:id="224" w:author="PR Preview" w:date="2026-01-01T00:00:00Z">
        <w:r>
          <w:rPr>
            <w:rStyle w:val="NormalTok"/>
          </w:rPr>
          <w:t xml:space="preserve">(smoke_y)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NormalTok"/>
          </w:rPr>
          <w:t xml:space="preserve">)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post_summary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data.frame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br/>
        </w:r>
      </w:ins>
      <w:ins w:id="234" w:author="PR Preview" w:date="2026-01-01T00:00:00Z">
        <w:r>
          <w:rPr>
            <w:rStyle w:val="NormalTok"/>
          </w:rPr>
          <w:t xml:space="preserve">  </w:t>
        </w:r>
      </w:ins>
      <w:ins w:id="235" w:author="PR Preview" w:date="2026-01-01T00:00:00Z">
        <w:r>
          <w:rPr>
            <w:rStyle w:val="AttributeTok"/>
          </w:rPr>
          <w:t xml:space="preserve">n =</w:t>
        </w:r>
      </w:ins>
      <w:ins w:id="236" w:author="PR Preview" w:date="2026-01-01T00:00:00Z">
        <w:r>
          <w:rPr>
            <w:rStyle w:val="NormalTok"/>
          </w:rPr>
          <w:t xml:space="preserve"> </w:t>
        </w:r>
      </w:ins>
      <w:ins w:id="237" w:author="PR Preview" w:date="2026-01-01T00:00:00Z">
        <w:r>
          <w:rPr>
            <w:rStyle w:val="FunctionTok"/>
          </w:rPr>
          <w:t xml:space="preserve">c</w:t>
        </w:r>
      </w:ins>
      <w:ins w:id="238" w:author="PR Preview" w:date="2026-01-01T00:00:00Z">
        <w:r>
          <w:rPr>
            <w:rStyle w:val="NormalTok"/>
          </w:rPr>
          <w:t xml:space="preserve">(</w:t>
        </w:r>
      </w:ins>
      <w:ins w:id="239" w:author="PR Preview" w:date="2026-01-01T00:00:00Z">
        <w:r>
          <w:rPr>
            <w:rStyle w:val="FunctionTok"/>
          </w:rPr>
          <w:t xml:space="preserve">length</w:t>
        </w:r>
      </w:ins>
      <w:ins w:id="240" w:author="PR Preview" w:date="2026-01-01T00:00:00Z">
        <w:r>
          <w:rPr>
            <w:rStyle w:val="NormalTok"/>
          </w:rPr>
          <w:t xml:space="preserve">(sim_y), </w:t>
        </w:r>
      </w:ins>
      <w:ins w:id="241" w:author="PR Preview" w:date="2026-01-01T00:00:00Z">
        <w:r>
          <w:rPr>
            <w:rStyle w:val="FunctionTok"/>
          </w:rPr>
          <w:t xml:space="preserve">length</w:t>
        </w:r>
      </w:ins>
      <w:ins w:id="242" w:author="PR Preview" w:date="2026-01-01T00:00:00Z">
        <w:r>
          <w:rPr>
            <w:rStyle w:val="NormalTok"/>
          </w:rPr>
          <w:t xml:space="preserve">(smoke_y)),</w:t>
        </w:r>
      </w:ins>
      <w:ins w:id="243" w:author="PR Preview" w:date="2026-01-01T00:00:00Z">
        <w:r>
          <w:br/>
        </w:r>
      </w:ins>
      <w:ins w:id="244" w:author="PR Preview" w:date="2026-01-01T00:00:00Z">
        <w:r>
          <w:rPr>
            <w:rStyle w:val="NormalTok"/>
          </w:rPr>
          <w:t xml:space="preserve">  </w:t>
        </w:r>
      </w:ins>
      <w:ins w:id="245" w:author="PR Preview" w:date="2026-01-01T00:00:00Z">
        <w:r>
          <w:rPr>
            <w:rStyle w:val="AttributeTok"/>
          </w:rPr>
          <w:t xml:space="preserve">successes =</w:t>
        </w:r>
      </w:ins>
      <w:ins w:id="246" w:author="PR Preview" w:date="2026-01-01T00:00:00Z">
        <w:r>
          <w:rPr>
            <w:rStyle w:val="NormalTok"/>
          </w:rPr>
          <w:t xml:space="preserve"> </w:t>
        </w:r>
      </w:ins>
      <w:ins w:id="247" w:author="PR Preview" w:date="2026-01-01T00:00:00Z">
        <w:r>
          <w:rPr>
            <w:rStyle w:val="FunctionTok"/>
          </w:rPr>
          <w:t xml:space="preserve">c</w:t>
        </w:r>
      </w:ins>
      <w:ins w:id="248" w:author="PR Preview" w:date="2026-01-01T00:00:00Z">
        <w:r>
          <w:rPr>
            <w:rStyle w:val="NormalTok"/>
          </w:rPr>
          <w:t xml:space="preserve">(</w:t>
        </w:r>
      </w:ins>
      <w:ins w:id="249" w:author="PR Preview" w:date="2026-01-01T00:00:00Z">
        <w:r>
          <w:rPr>
            <w:rStyle w:val="FunctionTok"/>
          </w:rPr>
          <w:t xml:space="preserve">sum</w:t>
        </w:r>
      </w:ins>
      <w:ins w:id="250" w:author="PR Preview" w:date="2026-01-01T00:00:00Z">
        <w:r>
          <w:rPr>
            <w:rStyle w:val="NormalTok"/>
          </w:rPr>
          <w:t xml:space="preserve">(sim_y), </w:t>
        </w:r>
      </w:ins>
      <w:ins w:id="251" w:author="PR Preview" w:date="2026-01-01T00:00:00Z">
        <w:r>
          <w:rPr>
            <w:rStyle w:val="FunctionTok"/>
          </w:rPr>
          <w:t xml:space="preserve">sum</w:t>
        </w:r>
      </w:ins>
      <w:ins w:id="252" w:author="PR Preview" w:date="2026-01-01T00:00:00Z">
        <w:r>
          <w:rPr>
            <w:rStyle w:val="NormalTok"/>
          </w:rPr>
          <w:t xml:space="preserve">(smoke_y)),</w:t>
        </w:r>
      </w:ins>
      <w:ins w:id="253" w:author="PR Preview" w:date="2026-01-01T00:00:00Z">
        <w:r>
          <w:br/>
        </w:r>
      </w:ins>
      <w:ins w:id="254" w:author="PR Preview" w:date="2026-01-01T00:00:00Z">
        <w:r>
          <w:rPr>
            <w:rStyle w:val="NormalTok"/>
          </w:rPr>
          <w:t xml:space="preserve">  </w:t>
        </w:r>
      </w:ins>
      <w:ins w:id="255" w:author="PR Preview" w:date="2026-01-01T00:00:00Z">
        <w:r>
          <w:rPr>
            <w:rStyle w:val="AttributeTok"/>
          </w:rPr>
          <w:t xml:space="preserve">post_a =</w:t>
        </w:r>
      </w:ins>
      <w:ins w:id="256" w:author="PR Preview" w:date="2026-01-01T00:00:00Z">
        <w:r>
          <w:rPr>
            <w:rStyle w:val="NormalTok"/>
          </w:rPr>
          <w:t xml:space="preserve"> post_params[, </w:t>
        </w:r>
      </w:ins>
      <w:ins w:id="257" w:author="PR Preview" w:date="2026-01-01T00:00:00Z">
        <w:r>
          <w:rPr>
            <w:rStyle w:val="StringTok"/>
          </w:rPr>
          <w:t xml:space="preserve">"a"</w:t>
        </w:r>
      </w:ins>
      <w:ins w:id="258" w:author="PR Preview" w:date="2026-01-01T00:00:00Z">
        <w:r>
          <w:rPr>
            <w:rStyle w:val="NormalTok"/>
          </w:rPr>
          <w:t xml:space="preserve">],</w:t>
        </w:r>
      </w:ins>
      <w:ins w:id="259" w:author="PR Preview" w:date="2026-01-01T00:00:00Z">
        <w:r>
          <w:br/>
        </w:r>
      </w:ins>
      <w:ins w:id="260" w:author="PR Preview" w:date="2026-01-01T00:00:00Z">
        <w:r>
          <w:rPr>
            <w:rStyle w:val="NormalTok"/>
          </w:rPr>
          <w:t xml:space="preserve">  </w:t>
        </w:r>
      </w:ins>
      <w:ins w:id="261" w:author="PR Preview" w:date="2026-01-01T00:00:00Z">
        <w:r>
          <w:rPr>
            <w:rStyle w:val="AttributeTok"/>
          </w:rPr>
          <w:t xml:space="preserve">post_b =</w:t>
        </w:r>
      </w:ins>
      <w:ins w:id="262" w:author="PR Preview" w:date="2026-01-01T00:00:00Z">
        <w:r>
          <w:rPr>
            <w:rStyle w:val="NormalTok"/>
          </w:rPr>
          <w:t xml:space="preserve"> post_params[, </w:t>
        </w:r>
      </w:ins>
      <w:ins w:id="263" w:author="PR Preview" w:date="2026-01-01T00:00:00Z">
        <w:r>
          <w:rPr>
            <w:rStyle w:val="StringTok"/>
          </w:rPr>
          <w:t xml:space="preserve">"b"</w:t>
        </w:r>
      </w:ins>
      <w:ins w:id="264" w:author="PR Preview" w:date="2026-01-01T00:00:00Z">
        <w:r>
          <w:rPr>
            <w:rStyle w:val="NormalTok"/>
          </w:rPr>
          <w:t xml:space="preserve">],</w:t>
        </w:r>
      </w:ins>
      <w:ins w:id="265" w:author="PR Preview" w:date="2026-01-01T00:00:00Z">
        <w:r>
          <w:br/>
        </w:r>
      </w:ins>
      <w:ins w:id="266" w:author="PR Preview" w:date="2026-01-01T00:00:00Z">
        <w:r>
          <w:rPr>
            <w:rStyle w:val="NormalTok"/>
          </w:rPr>
          <w:t xml:space="preserve">  </w:t>
        </w:r>
      </w:ins>
      <w:ins w:id="267" w:author="PR Preview" w:date="2026-01-01T00:00:00Z">
        <w:r>
          <w:rPr>
            <w:rStyle w:val="AttributeTok"/>
          </w:rPr>
          <w:t xml:space="preserve">mean =</w:t>
        </w:r>
      </w:ins>
      <w:ins w:id="268" w:author="PR Preview" w:date="2026-01-01T00:00:00Z">
        <w:r>
          <w:rPr>
            <w:rStyle w:val="NormalTok"/>
          </w:rPr>
          <w:t xml:space="preserve"> post_params[, </w:t>
        </w:r>
      </w:ins>
      <w:ins w:id="269" w:author="PR Preview" w:date="2026-01-01T00:00:00Z">
        <w:r>
          <w:rPr>
            <w:rStyle w:val="StringTok"/>
          </w:rPr>
          <w:t xml:space="preserve">"a"</w:t>
        </w:r>
      </w:ins>
      <w:ins w:id="270" w:author="PR Preview" w:date="2026-01-01T00:00:00Z">
        <w:r>
          <w:rPr>
            <w:rStyle w:val="NormalTok"/>
          </w:rPr>
          <w:t xml:space="preserve">] </w:t>
        </w:r>
      </w:ins>
      <w:ins w:id="271" w:author="PR Preview" w:date="2026-01-01T00:00:00Z">
        <w:r>
          <w:rPr>
            <w:rStyle w:val="SpecialCharTok"/>
          </w:rPr>
          <w:t xml:space="preserve">/</w:t>
        </w:r>
      </w:ins>
      <w:ins w:id="272" w:author="PR Preview" w:date="2026-01-01T00:00:00Z">
        <w:r>
          <w:rPr>
            <w:rStyle w:val="NormalTok"/>
          </w:rPr>
          <w:t xml:space="preserve"> </w:t>
        </w:r>
      </w:ins>
      <w:ins w:id="273" w:author="PR Preview" w:date="2026-01-01T00:00:00Z">
        <w:r>
          <w:rPr>
            <w:rStyle w:val="FunctionTok"/>
          </w:rPr>
          <w:t xml:space="preserve">rowSums</w:t>
        </w:r>
      </w:ins>
      <w:ins w:id="274" w:author="PR Preview" w:date="2026-01-01T00:00:00Z">
        <w:r>
          <w:rPr>
            <w:rStyle w:val="NormalTok"/>
          </w:rPr>
          <w:t xml:space="preserve">(post_params),</w:t>
        </w:r>
      </w:ins>
      <w:ins w:id="275" w:author="PR Preview" w:date="2026-01-01T00:00:00Z">
        <w:r>
          <w:br/>
        </w:r>
      </w:ins>
      <w:ins w:id="276" w:author="PR Preview" w:date="2026-01-01T00:00:00Z">
        <w:r>
          <w:rPr>
            <w:rStyle w:val="NormalTok"/>
          </w:rPr>
          <w:t xml:space="preserve">  </w:t>
        </w:r>
      </w:ins>
      <w:ins w:id="277" w:author="PR Preview" w:date="2026-01-01T00:00:00Z">
        <w:r>
          <w:rPr>
            <w:rStyle w:val="AttributeTok"/>
          </w:rPr>
          <w:t xml:space="preserve">lower =</w:t>
        </w:r>
      </w:ins>
      <w:ins w:id="278" w:author="PR Preview" w:date="2026-01-01T00:00:00Z">
        <w:r>
          <w:rPr>
            <w:rStyle w:val="NormalTok"/>
          </w:rPr>
          <w:t xml:space="preserve"> stats</w:t>
        </w:r>
      </w:ins>
      <w:ins w:id="279" w:author="PR Preview" w:date="2026-01-01T00:00:00Z">
        <w:r>
          <w:rPr>
            <w:rStyle w:val="SpecialCharTok"/>
          </w:rPr>
          <w:t xml:space="preserve">::</w:t>
        </w:r>
      </w:ins>
      <w:ins w:id="280" w:author="PR Preview" w:date="2026-01-01T00:00:00Z">
        <w:r>
          <w:rPr>
            <w:rStyle w:val="FunctionTok"/>
          </w:rPr>
          <w:t xml:space="preserve">qbeta</w:t>
        </w:r>
      </w:ins>
      <w:ins w:id="281" w:author="PR Preview" w:date="2026-01-01T00:00:00Z">
        <w:r>
          <w:rPr>
            <w:rStyle w:val="NormalTok"/>
          </w:rPr>
          <w:t xml:space="preserve">(</w:t>
        </w:r>
      </w:ins>
      <w:ins w:id="282" w:author="PR Preview" w:date="2026-01-01T00:00:00Z">
        <w:r>
          <w:rPr>
            <w:rStyle w:val="FloatTok"/>
          </w:rPr>
          <w:t xml:space="preserve">0.025</w:t>
        </w:r>
      </w:ins>
      <w:ins w:id="283" w:author="PR Preview" w:date="2026-01-01T00:00:00Z">
        <w:r>
          <w:rPr>
            <w:rStyle w:val="NormalTok"/>
          </w:rPr>
          <w:t xml:space="preserve">, post_params[, </w:t>
        </w:r>
      </w:ins>
      <w:ins w:id="284" w:author="PR Preview" w:date="2026-01-01T00:00:00Z">
        <w:r>
          <w:rPr>
            <w:rStyle w:val="StringTok"/>
          </w:rPr>
          <w:t xml:space="preserve">"a"</w:t>
        </w:r>
      </w:ins>
      <w:ins w:id="285" w:author="PR Preview" w:date="2026-01-01T00:00:00Z">
        <w:r>
          <w:rPr>
            <w:rStyle w:val="NormalTok"/>
          </w:rPr>
          <w:t xml:space="preserve">], post_params[, </w:t>
        </w:r>
      </w:ins>
      <w:ins w:id="286" w:author="PR Preview" w:date="2026-01-01T00:00:00Z">
        <w:r>
          <w:rPr>
            <w:rStyle w:val="StringTok"/>
          </w:rPr>
          <w:t xml:space="preserve">"b"</w:t>
        </w:r>
      </w:ins>
      <w:ins w:id="287" w:author="PR Preview" w:date="2026-01-01T00:00:00Z">
        <w:r>
          <w:rPr>
            <w:rStyle w:val="NormalTok"/>
          </w:rPr>
          <w:t xml:space="preserve">]),</w:t>
        </w:r>
      </w:ins>
      <w:ins w:id="288" w:author="PR Preview" w:date="2026-01-01T00:00:00Z">
        <w:r>
          <w:br/>
        </w:r>
      </w:ins>
      <w:ins w:id="289" w:author="PR Preview" w:date="2026-01-01T00:00:00Z">
        <w:r>
          <w:rPr>
            <w:rStyle w:val="NormalTok"/>
          </w:rPr>
          <w:t xml:space="preserve">  </w:t>
        </w:r>
      </w:ins>
      <w:ins w:id="290" w:author="PR Preview" w:date="2026-01-01T00:00:00Z">
        <w:r>
          <w:rPr>
            <w:rStyle w:val="AttributeTok"/>
          </w:rPr>
          <w:t xml:space="preserve">upper =</w:t>
        </w:r>
      </w:ins>
      <w:ins w:id="291" w:author="PR Preview" w:date="2026-01-01T00:00:00Z">
        <w:r>
          <w:rPr>
            <w:rStyle w:val="NormalTok"/>
          </w:rPr>
          <w:t xml:space="preserve"> stats</w:t>
        </w:r>
      </w:ins>
      <w:ins w:id="292" w:author="PR Preview" w:date="2026-01-01T00:00:00Z">
        <w:r>
          <w:rPr>
            <w:rStyle w:val="SpecialCharTok"/>
          </w:rPr>
          <w:t xml:space="preserve">::</w:t>
        </w:r>
      </w:ins>
      <w:ins w:id="293" w:author="PR Preview" w:date="2026-01-01T00:00:00Z">
        <w:r>
          <w:rPr>
            <w:rStyle w:val="FunctionTok"/>
          </w:rPr>
          <w:t xml:space="preserve">qbeta</w:t>
        </w:r>
      </w:ins>
      <w:ins w:id="294" w:author="PR Preview" w:date="2026-01-01T00:00:00Z">
        <w:r>
          <w:rPr>
            <w:rStyle w:val="NormalTok"/>
          </w:rPr>
          <w:t xml:space="preserve">(</w:t>
        </w:r>
      </w:ins>
      <w:ins w:id="295" w:author="PR Preview" w:date="2026-01-01T00:00:00Z">
        <w:r>
          <w:rPr>
            <w:rStyle w:val="FloatTok"/>
          </w:rPr>
          <w:t xml:space="preserve">0.975</w:t>
        </w:r>
      </w:ins>
      <w:ins w:id="296" w:author="PR Preview" w:date="2026-01-01T00:00:00Z">
        <w:r>
          <w:rPr>
            <w:rStyle w:val="NormalTok"/>
          </w:rPr>
          <w:t xml:space="preserve">, post_params[, </w:t>
        </w:r>
      </w:ins>
      <w:ins w:id="297" w:author="PR Preview" w:date="2026-01-01T00:00:00Z">
        <w:r>
          <w:rPr>
            <w:rStyle w:val="StringTok"/>
          </w:rPr>
          <w:t xml:space="preserve">"a"</w:t>
        </w:r>
      </w:ins>
      <w:ins w:id="298" w:author="PR Preview" w:date="2026-01-01T00:00:00Z">
        <w:r>
          <w:rPr>
            <w:rStyle w:val="NormalTok"/>
          </w:rPr>
          <w:t xml:space="preserve">], post_params[, </w:t>
        </w:r>
      </w:ins>
      <w:ins w:id="299" w:author="PR Preview" w:date="2026-01-01T00:00:00Z">
        <w:r>
          <w:rPr>
            <w:rStyle w:val="StringTok"/>
          </w:rPr>
          <w:t xml:space="preserve">"b"</w:t>
        </w:r>
      </w:ins>
      <w:ins w:id="300" w:author="PR Preview" w:date="2026-01-01T00:00:00Z">
        <w:r>
          <w:rPr>
            <w:rStyle w:val="NormalTok"/>
          </w:rPr>
          <w:t xml:space="preserve">])</w:t>
        </w:r>
      </w:ins>
      <w:ins w:id="301" w:author="PR Preview" w:date="2026-01-01T00:00:00Z">
        <w:r>
          <w:br/>
        </w:r>
      </w:ins>
      <w:ins w:id="302" w:author="PR Preview" w:date="2026-01-01T00:00:00Z">
        <w:r>
          <w:rPr>
            <w:rStyle w:val="NormalTok"/>
          </w:rPr>
          <w:t xml:space="preserve">)</w:t>
        </w:r>
      </w:ins>
      <w:ins w:id="303" w:author="PR Preview" w:date="2026-01-01T00:00:00Z">
        <w:r>
          <w:br/>
        </w:r>
      </w:ins>
      <w:ins w:id="304" w:author="PR Preview" w:date="2026-01-01T00:00:00Z">
        <w:r>
          <w:rPr>
            <w:rStyle w:val="NormalTok"/>
          </w:rPr>
          <w:t xml:space="preserve">post_summary</w:t>
        </w:r>
      </w:ins>
      <w:ins w:id="305" w:author="PR Preview" w:date="2026-01-01T00:00:00Z">
        <w:r>
          <w:br/>
        </w:r>
      </w:ins>
      <w:ins w:id="306" w:author="PR Preview" w:date="2026-01-01T00:00:00Z">
        <w:r>
          <w:rPr>
            <w:rStyle w:val="CommentTok"/>
          </w:rPr>
          <w:t xml:space="preserve">#&gt; # A tibble: 2 × 7</w:t>
        </w:r>
      </w:ins>
      <w:ins w:id="307" w:author="PR Preview" w:date="2026-01-01T00:00:00Z">
        <w:r>
          <w:br/>
        </w:r>
      </w:ins>
      <w:ins w:id="308" w:author="PR Preview" w:date="2026-01-01T00:00:00Z">
        <w:r>
          <w:rPr>
            <w:rStyle w:val="CommentTok"/>
          </w:rPr>
          <w:t xml:space="preserve">#&gt;       n successes post_a post_b  mean lower upper</w:t>
        </w:r>
      </w:ins>
      <w:ins w:id="309" w:author="PR Preview" w:date="2026-01-01T00:00:00Z">
        <w:r>
          <w:br/>
        </w:r>
      </w:ins>
      <w:ins w:id="310" w:author="PR Preview" w:date="2026-01-01T00:00:00Z">
        <w:r>
          <w:rPr>
            <w:rStyle w:val="CommentTok"/>
          </w:rPr>
          <w:t xml:space="preserve">#&gt;   &lt;int&gt;     &lt;int&gt;  &lt;dbl&gt;  &lt;dbl&gt; &lt;dbl&gt; &lt;dbl&gt; &lt;dbl&gt;</w:t>
        </w:r>
      </w:ins>
      <w:ins w:id="311" w:author="PR Preview" w:date="2026-01-01T00:00:00Z">
        <w:r>
          <w:br/>
        </w:r>
      </w:ins>
      <w:ins w:id="312" w:author="PR Preview" w:date="2026-01-01T00:00:00Z">
        <w:r>
          <w:rPr>
            <w:rStyle w:val="CommentTok"/>
          </w:rPr>
          <w:t xml:space="preserve">#&gt; 1    50        16     17     35 0.327 0.208 0.459</w:t>
        </w:r>
      </w:ins>
      <w:ins w:id="313" w:author="PR Preview" w:date="2026-01-01T00:00:00Z">
        <w:r>
          <w:br/>
        </w:r>
      </w:ins>
      <w:ins w:id="314" w:author="PR Preview" w:date="2026-01-01T00:00:00Z">
        <w:r>
          <w:rPr>
            <w:rStyle w:val="CommentTok"/>
          </w:rPr>
          <w:t xml:space="preserve">#&gt; 2   189        74     75    116 0.393 0.325 0.463</w:t>
        </w:r>
      </w:ins>
    </w:p>
    <w:p>
      <w:pPr>
        <w:pStyle w:val="Heading4"/>
      </w:pPr>
      <w:ins w:id="315" w:author="PR Preview" w:date="2026-01-01T00:00:00Z">
        <w:r>
          <w:t xml:space="preserve">Python</w:t>
        </w:r>
      </w:ins>
    </w:p>
    <w:p>
      <w:pPr>
        <w:pStyle w:val="SourceCode"/>
      </w:pPr>
      <w:ins w:id="316" w:author="PR Preview" w:date="2026-01-01T00:00:00Z">
        <w:r>
          <w:rPr>
            <w:rStyle w:val="ImportTok"/>
          </w:rPr>
          <w:t xml:space="preserve">import</w:t>
        </w:r>
      </w:ins>
      <w:ins w:id="317" w:author="PR Preview" w:date="2026-01-01T00:00:00Z">
        <w:r>
          <w:rPr>
            <w:rStyle w:val="NormalTok"/>
          </w:rPr>
          <w:t xml:space="preserve"> numpy </w:t>
        </w:r>
      </w:ins>
      <w:ins w:id="318" w:author="PR Preview" w:date="2026-01-01T00:00:00Z">
        <w:r>
          <w:rPr>
            <w:rStyle w:val="ImportTok"/>
          </w:rPr>
          <w:t xml:space="preserve">as</w:t>
        </w:r>
      </w:ins>
      <w:ins w:id="319" w:author="PR Preview" w:date="2026-01-01T00:00:00Z">
        <w:r>
          <w:rPr>
            <w:rStyle w:val="NormalTok"/>
          </w:rPr>
          <w:t xml:space="preserve"> np</w:t>
        </w:r>
      </w:ins>
      <w:ins w:id="320" w:author="PR Preview" w:date="2026-01-01T00:00:00Z">
        <w:r>
          <w:br/>
        </w:r>
      </w:ins>
      <w:ins w:id="321" w:author="PR Preview" w:date="2026-01-01T00:00:00Z">
        <w:r>
          <w:rPr>
            <w:rStyle w:val="ImportTok"/>
          </w:rPr>
          <w:t xml:space="preserve">import</w:t>
        </w:r>
      </w:ins>
      <w:ins w:id="322" w:author="PR Preview" w:date="2026-01-01T00:00:00Z">
        <w:r>
          <w:rPr>
            <w:rStyle w:val="NormalTok"/>
          </w:rPr>
          <w:t xml:space="preserve"> pandas </w:t>
        </w:r>
      </w:ins>
      <w:ins w:id="323" w:author="PR Preview" w:date="2026-01-01T00:00:00Z">
        <w:r>
          <w:rPr>
            <w:rStyle w:val="ImportTok"/>
          </w:rPr>
          <w:t xml:space="preserve">as</w:t>
        </w:r>
      </w:ins>
      <w:ins w:id="324" w:author="PR Preview" w:date="2026-01-01T00:00:00Z">
        <w:r>
          <w:rPr>
            <w:rStyle w:val="NormalTok"/>
          </w:rPr>
          <w:t xml:space="preserve"> pd</w:t>
        </w:r>
      </w:ins>
      <w:ins w:id="325" w:author="PR Preview" w:date="2026-01-01T00:00:00Z">
        <w:r>
          <w:br/>
        </w:r>
      </w:ins>
      <w:ins w:id="326" w:author="PR Preview" w:date="2026-01-01T00:00:00Z">
        <w:r>
          <w:rPr>
            <w:rStyle w:val="ImportTok"/>
          </w:rPr>
          <w:t xml:space="preserve">from</w:t>
        </w:r>
      </w:ins>
      <w:ins w:id="327" w:author="PR Preview" w:date="2026-01-01T00:00:00Z">
        <w:r>
          <w:rPr>
            <w:rStyle w:val="NormalTok"/>
          </w:rPr>
          <w:t xml:space="preserve"> scipy </w:t>
        </w:r>
      </w:ins>
      <w:ins w:id="328" w:author="PR Preview" w:date="2026-01-01T00:00:00Z">
        <w:r>
          <w:rPr>
            <w:rStyle w:val="ImportTok"/>
          </w:rPr>
          <w:t xml:space="preserve">import</w:t>
        </w:r>
      </w:ins>
      <w:ins w:id="329" w:author="PR Preview" w:date="2026-01-01T00:00:00Z">
        <w:r>
          <w:rPr>
            <w:rStyle w:val="NormalTok"/>
          </w:rPr>
          <w:t xml:space="preserve"> stats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br/>
        </w:r>
      </w:ins>
      <w:ins w:id="332" w:author="PR Preview" w:date="2026-01-01T00:00:00Z">
        <w:r>
          <w:rPr>
            <w:rStyle w:val="NormalTok"/>
          </w:rPr>
          <w:t xml:space="preserve">prior_a, prior_b </w:t>
        </w:r>
      </w:ins>
      <w:ins w:id="333" w:author="PR Preview" w:date="2026-01-01T00:00:00Z">
        <w:r>
          <w:rPr>
            <w:rStyle w:val="OperatorTok"/>
          </w:rPr>
          <w:t xml:space="preserve">=</w:t>
        </w:r>
      </w:ins>
      <w:ins w:id="334" w:author="PR Preview" w:date="2026-01-01T00:00:00Z">
        <w:r>
          <w:rPr>
            <w:rStyle w:val="NormalTok"/>
          </w:rPr>
          <w:t xml:space="preserve"> </w:t>
        </w:r>
      </w:ins>
      <w:ins w:id="335" w:author="PR Preview" w:date="2026-01-01T00:00:00Z">
        <w:r>
          <w:rPr>
            <w:rStyle w:val="DecValTok"/>
          </w:rPr>
          <w:t xml:space="preserve">1</w:t>
        </w:r>
      </w:ins>
      <w:ins w:id="336" w:author="PR Preview" w:date="2026-01-01T00:00:00Z">
        <w:r>
          <w:rPr>
            <w:rStyle w:val="NormalTok"/>
          </w:rPr>
          <w:t xml:space="preserve">, </w:t>
        </w:r>
      </w:ins>
      <w:ins w:id="337" w:author="PR Preview" w:date="2026-01-01T00:00:00Z">
        <w:r>
          <w:rPr>
            <w:rStyle w:val="DecValTok"/>
          </w:rPr>
          <w:t xml:space="preserve">1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br/>
        </w:r>
      </w:ins>
      <w:ins w:id="340" w:author="PR Preview" w:date="2026-01-01T00:00:00Z">
        <w:r>
          <w:rPr>
            <w:rStyle w:val="NormalTok"/>
          </w:rPr>
          <w:t xml:space="preserve">rng </w:t>
        </w:r>
      </w:ins>
      <w:ins w:id="341" w:author="PR Preview" w:date="2026-01-01T00:00:00Z">
        <w:r>
          <w:rPr>
            <w:rStyle w:val="OperatorTok"/>
          </w:rPr>
          <w:t xml:space="preserve">=</w:t>
        </w:r>
      </w:ins>
      <w:ins w:id="342" w:author="PR Preview" w:date="2026-01-01T00:00:00Z">
        <w:r>
          <w:rPr>
            <w:rStyle w:val="NormalTok"/>
          </w:rPr>
          <w:t xml:space="preserve"> np.random.default_rng(</w:t>
        </w:r>
      </w:ins>
      <w:ins w:id="343" w:author="PR Preview" w:date="2026-01-01T00:00:00Z">
        <w:r>
          <w:rPr>
            <w:rStyle w:val="DecValTok"/>
          </w:rPr>
          <w:t xml:space="preserve">1</w:t>
        </w:r>
      </w:ins>
      <w:ins w:id="344" w:author="PR Preview" w:date="2026-01-01T00:00:00Z">
        <w:r>
          <w:rPr>
            <w:rStyle w:val="NormalTok"/>
          </w:rPr>
          <w:t xml:space="preserve">)</w:t>
        </w:r>
      </w:ins>
      <w:ins w:id="345" w:author="PR Preview" w:date="2026-01-01T00:00:00Z">
        <w:r>
          <w:br/>
        </w:r>
      </w:ins>
      <w:ins w:id="346" w:author="PR Preview" w:date="2026-01-01T00:00:00Z">
        <w:r>
          <w:rPr>
            <w:rStyle w:val="NormalTok"/>
          </w:rPr>
          <w:t xml:space="preserve">sim_truth </w:t>
        </w:r>
      </w:ins>
      <w:ins w:id="347" w:author="PR Preview" w:date="2026-01-01T00:00:00Z">
        <w:r>
          <w:rPr>
            <w:rStyle w:val="OperatorTok"/>
          </w:rPr>
          <w:t xml:space="preserve">=</w:t>
        </w:r>
      </w:ins>
      <w:ins w:id="348" w:author="PR Preview" w:date="2026-01-01T00:00:00Z">
        <w:r>
          <w:rPr>
            <w:rStyle w:val="NormalTok"/>
          </w:rPr>
          <w:t xml:space="preserve"> </w:t>
        </w:r>
      </w:ins>
      <w:ins w:id="349" w:author="PR Preview" w:date="2026-01-01T00:00:00Z">
        <w:r>
          <w:rPr>
            <w:rStyle w:val="FloatTok"/>
          </w:rPr>
          <w:t xml:space="preserve">0.3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NormalTok"/>
          </w:rPr>
          <w:t xml:space="preserve">sim_y </w:t>
        </w:r>
      </w:ins>
      <w:ins w:id="352" w:author="PR Preview" w:date="2026-01-01T00:00:00Z">
        <w:r>
          <w:rPr>
            <w:rStyle w:val="OperatorTok"/>
          </w:rPr>
          <w:t xml:space="preserve">=</w:t>
        </w:r>
      </w:ins>
      <w:ins w:id="353" w:author="PR Preview" w:date="2026-01-01T00:00:00Z">
        <w:r>
          <w:rPr>
            <w:rStyle w:val="NormalTok"/>
          </w:rPr>
          <w:t xml:space="preserve"> rng.binomial(</w:t>
        </w:r>
      </w:ins>
      <w:ins w:id="354" w:author="PR Preview" w:date="2026-01-01T00:00:00Z">
        <w:r>
          <w:rPr>
            <w:rStyle w:val="DecValTok"/>
          </w:rPr>
          <w:t xml:space="preserve">1</w:t>
        </w:r>
      </w:ins>
      <w:ins w:id="355" w:author="PR Preview" w:date="2026-01-01T00:00:00Z">
        <w:r>
          <w:rPr>
            <w:rStyle w:val="NormalTok"/>
          </w:rPr>
          <w:t xml:space="preserve">, sim_truth, size</w:t>
        </w:r>
      </w:ins>
      <w:ins w:id="356" w:author="PR Preview" w:date="2026-01-01T00:00:00Z">
        <w:r>
          <w:rPr>
            <w:rStyle w:val="OperatorTok"/>
          </w:rPr>
          <w:t xml:space="preserve">=</w:t>
        </w:r>
      </w:ins>
      <w:ins w:id="357" w:author="PR Preview" w:date="2026-01-01T00:00:00Z">
        <w:r>
          <w:rPr>
            <w:rStyle w:val="DecValTok"/>
          </w:rPr>
          <w:t xml:space="preserve">50</w:t>
        </w:r>
      </w:ins>
      <w:ins w:id="358" w:author="PR Preview" w:date="2026-01-01T00:00:00Z">
        <w:r>
          <w:rPr>
            <w:rStyle w:val="NormalTok"/>
          </w:rPr>
          <w:t xml:space="preserve">)</w:t>
        </w:r>
      </w:ins>
      <w:ins w:id="359" w:author="PR Preview" w:date="2026-01-01T00:00:00Z">
        <w:r>
          <w:br/>
        </w:r>
      </w:ins>
      <w:ins w:id="360" w:author="PR Preview" w:date="2026-01-01T00:00:00Z">
        <w:r>
          <w:rPr>
            <w:rStyle w:val="NormalTok"/>
          </w:rPr>
          <w:t xml:space="preserve">smoke_y </w:t>
        </w:r>
      </w:ins>
      <w:ins w:id="361" w:author="PR Preview" w:date="2026-01-01T00:00:00Z">
        <w:r>
          <w:rPr>
            <w:rStyle w:val="OperatorTok"/>
          </w:rPr>
          <w:t xml:space="preserve">=</w:t>
        </w:r>
      </w:ins>
      <w:ins w:id="362" w:author="PR Preview" w:date="2026-01-01T00:00:00Z">
        <w:r>
          <w:rPr>
            <w:rStyle w:val="NormalTok"/>
          </w:rPr>
          <w:t xml:space="preserve"> pd.read_csv(</w:t>
        </w:r>
      </w:ins>
      <w:ins w:id="363" w:author="PR Preview" w:date="2026-01-01T00:00:00Z">
        <w:r>
          <w:rPr>
            <w:rStyle w:val="StringTok"/>
          </w:rPr>
          <w:t xml:space="preserve">"data/birthwt.csv"</w:t>
        </w:r>
      </w:ins>
      <w:ins w:id="364" w:author="PR Preview" w:date="2026-01-01T00:00:00Z">
        <w:r>
          <w:rPr>
            <w:rStyle w:val="NormalTok"/>
          </w:rPr>
          <w:t xml:space="preserve">)[</w:t>
        </w:r>
      </w:ins>
      <w:ins w:id="365" w:author="PR Preview" w:date="2026-01-01T00:00:00Z">
        <w:r>
          <w:rPr>
            <w:rStyle w:val="StringTok"/>
          </w:rPr>
          <w:t xml:space="preserve">"smoke"</w:t>
        </w:r>
      </w:ins>
      <w:ins w:id="366" w:author="PR Preview" w:date="2026-01-01T00:00:00Z">
        <w:r>
          <w:rPr>
            <w:rStyle w:val="NormalTok"/>
          </w:rPr>
          <w:t xml:space="preserve">].to_numpy()</w:t>
        </w:r>
      </w:ins>
      <w:ins w:id="367" w:author="PR Preview" w:date="2026-01-01T00:00:00Z">
        <w:r>
          <w:br/>
        </w:r>
      </w:ins>
      <w:ins w:id="368" w:author="PR Preview" w:date="2026-01-01T00:00:00Z">
        <w:r>
          <w:br/>
        </w:r>
      </w:ins>
      <w:ins w:id="369" w:author="PR Preview" w:date="2026-01-01T00:00:00Z">
        <w:r>
          <w:br/>
        </w:r>
      </w:ins>
      <w:ins w:id="370" w:author="PR Preview" w:date="2026-01-01T00:00:00Z">
        <w:r>
          <w:rPr>
            <w:rStyle w:val="KeywordTok"/>
          </w:rPr>
          <w:t xml:space="preserve">def</w:t>
        </w:r>
      </w:ins>
      <w:ins w:id="371" w:author="PR Preview" w:date="2026-01-01T00:00:00Z">
        <w:r>
          <w:rPr>
            <w:rStyle w:val="NormalTok"/>
          </w:rPr>
          <w:t xml:space="preserve"> beta_posterior(y, a</w:t>
        </w:r>
      </w:ins>
      <w:ins w:id="372" w:author="PR Preview" w:date="2026-01-01T00:00:00Z">
        <w:r>
          <w:rPr>
            <w:rStyle w:val="OperatorTok"/>
          </w:rPr>
          <w:t xml:space="preserve">=</w:t>
        </w:r>
      </w:ins>
      <w:ins w:id="373" w:author="PR Preview" w:date="2026-01-01T00:00:00Z">
        <w:r>
          <w:rPr>
            <w:rStyle w:val="NormalTok"/>
          </w:rPr>
          <w:t xml:space="preserve">prior_a, b</w:t>
        </w:r>
      </w:ins>
      <w:ins w:id="374" w:author="PR Preview" w:date="2026-01-01T00:00:00Z">
        <w:r>
          <w:rPr>
            <w:rStyle w:val="OperatorTok"/>
          </w:rPr>
          <w:t xml:space="preserve">=</w:t>
        </w:r>
      </w:ins>
      <w:ins w:id="375" w:author="PR Preview" w:date="2026-01-01T00:00:00Z">
        <w:r>
          <w:rPr>
            <w:rStyle w:val="NormalTok"/>
          </w:rPr>
          <w:t xml:space="preserve">prior_b):</w:t>
        </w:r>
      </w:ins>
      <w:ins w:id="376" w:author="PR Preview" w:date="2026-01-01T00:00:00Z">
        <w:r>
          <w:br/>
        </w:r>
      </w:ins>
      <w:ins w:id="377" w:author="PR Preview" w:date="2026-01-01T00:00:00Z">
        <w:r>
          <w:rPr>
            <w:rStyle w:val="NormalTok"/>
          </w:rPr>
          <w:t xml:space="preserve">    </w:t>
        </w:r>
      </w:ins>
      <w:ins w:id="378" w:author="PR Preview" w:date="2026-01-01T00:00:00Z">
        <w:r>
          <w:rPr>
            <w:rStyle w:val="ControlFlowTok"/>
          </w:rPr>
          <w:t xml:space="preserve">return</w:t>
        </w:r>
      </w:ins>
      <w:ins w:id="379" w:author="PR Preview" w:date="2026-01-01T00:00:00Z">
        <w:r>
          <w:rPr>
            <w:rStyle w:val="NormalTok"/>
          </w:rPr>
          <w:t xml:space="preserve"> a </w:t>
        </w:r>
      </w:ins>
      <w:ins w:id="380" w:author="PR Preview" w:date="2026-01-01T00:00:00Z">
        <w:r>
          <w:rPr>
            <w:rStyle w:val="OperatorTok"/>
          </w:rPr>
          <w:t xml:space="preserve">+</w:t>
        </w:r>
      </w:ins>
      <w:ins w:id="381" w:author="PR Preview" w:date="2026-01-01T00:00:00Z">
        <w:r>
          <w:rPr>
            <w:rStyle w:val="NormalTok"/>
          </w:rPr>
          <w:t xml:space="preserve"> y.</w:t>
        </w:r>
      </w:ins>
      <w:ins w:id="382" w:author="PR Preview" w:date="2026-01-01T00:00:00Z">
        <w:r>
          <w:rPr>
            <w:rStyle w:val="BuiltInTok"/>
          </w:rPr>
          <w:t xml:space="preserve">sum</w:t>
        </w:r>
      </w:ins>
      <w:ins w:id="383" w:author="PR Preview" w:date="2026-01-01T00:00:00Z">
        <w:r>
          <w:rPr>
            <w:rStyle w:val="NormalTok"/>
          </w:rPr>
          <w:t xml:space="preserve">(), b </w:t>
        </w:r>
      </w:ins>
      <w:ins w:id="384" w:author="PR Preview" w:date="2026-01-01T00:00:00Z">
        <w:r>
          <w:rPr>
            <w:rStyle w:val="OperatorTok"/>
          </w:rPr>
          <w:t xml:space="preserve">+</w:t>
        </w:r>
      </w:ins>
      <w:ins w:id="385" w:author="PR Preview" w:date="2026-01-01T00:00:00Z">
        <w:r>
          <w:rPr>
            <w:rStyle w:val="NormalTok"/>
          </w:rPr>
          <w:t xml:space="preserve"> </w:t>
        </w:r>
      </w:ins>
      <w:ins w:id="386" w:author="PR Preview" w:date="2026-01-01T00:00:00Z">
        <w:r>
          <w:rPr>
            <w:rStyle w:val="BuiltInTok"/>
          </w:rPr>
          <w:t xml:space="preserve">len</w:t>
        </w:r>
      </w:ins>
      <w:ins w:id="387" w:author="PR Preview" w:date="2026-01-01T00:00:00Z">
        <w:r>
          <w:rPr>
            <w:rStyle w:val="NormalTok"/>
          </w:rPr>
          <w:t xml:space="preserve">(y) </w:t>
        </w:r>
      </w:ins>
      <w:ins w:id="388" w:author="PR Preview" w:date="2026-01-01T00:00:00Z">
        <w:r>
          <w:rPr>
            <w:rStyle w:val="OperatorTok"/>
          </w:rPr>
          <w:t xml:space="preserve">-</w:t>
        </w:r>
      </w:ins>
      <w:ins w:id="389" w:author="PR Preview" w:date="2026-01-01T00:00:00Z">
        <w:r>
          <w:rPr>
            <w:rStyle w:val="NormalTok"/>
          </w:rPr>
          <w:t xml:space="preserve"> y.</w:t>
        </w:r>
      </w:ins>
      <w:ins w:id="390" w:author="PR Preview" w:date="2026-01-01T00:00:00Z">
        <w:r>
          <w:rPr>
            <w:rStyle w:val="BuiltInTok"/>
          </w:rPr>
          <w:t xml:space="preserve">sum</w:t>
        </w:r>
      </w:ins>
      <w:ins w:id="391" w:author="PR Preview" w:date="2026-01-01T00:00:00Z">
        <w:r>
          <w:rPr>
            <w:rStyle w:val="NormalTok"/>
          </w:rPr>
          <w:t xml:space="preserve">()</w:t>
        </w:r>
      </w:ins>
      <w:ins w:id="392" w:author="PR Preview" w:date="2026-01-01T00:00:00Z">
        <w:r>
          <w:br/>
        </w:r>
      </w:ins>
      <w:ins w:id="393" w:author="PR Preview" w:date="2026-01-01T00:00:00Z">
        <w:r>
          <w:br/>
        </w:r>
      </w:ins>
      <w:ins w:id="394" w:author="PR Preview" w:date="2026-01-01T00:00:00Z">
        <w:r>
          <w:br/>
        </w:r>
      </w:ins>
      <w:ins w:id="395" w:author="PR Preview" w:date="2026-01-01T00:00:00Z">
        <w:r>
          <w:rPr>
            <w:rStyle w:val="NormalTok"/>
          </w:rPr>
          <w:t xml:space="preserve">rows </w:t>
        </w:r>
      </w:ins>
      <w:ins w:id="396" w:author="PR Preview" w:date="2026-01-01T00:00:00Z">
        <w:r>
          <w:rPr>
            <w:rStyle w:val="OperatorTok"/>
          </w:rPr>
          <w:t xml:space="preserve">=</w:t>
        </w:r>
      </w:ins>
      <w:ins w:id="397" w:author="PR Preview" w:date="2026-01-01T00:00:00Z">
        <w:r>
          <w:rPr>
            <w:rStyle w:val="NormalTok"/>
          </w:rPr>
          <w:t xml:space="preserve"> []</w:t>
        </w:r>
      </w:ins>
      <w:ins w:id="398" w:author="PR Preview" w:date="2026-01-01T00:00:00Z">
        <w:r>
          <w:br/>
        </w:r>
      </w:ins>
      <w:ins w:id="399" w:author="PR Preview" w:date="2026-01-01T00:00:00Z">
        <w:r>
          <w:rPr>
            <w:rStyle w:val="ControlFlowTok"/>
          </w:rPr>
          <w:t xml:space="preserve">for</w:t>
        </w:r>
      </w:ins>
      <w:ins w:id="400" w:author="PR Preview" w:date="2026-01-01T00:00:00Z">
        <w:r>
          <w:rPr>
            <w:rStyle w:val="NormalTok"/>
          </w:rPr>
          <w:t xml:space="preserve"> name, y </w:t>
        </w:r>
      </w:ins>
      <w:ins w:id="401" w:author="PR Preview" w:date="2026-01-01T00:00:00Z">
        <w:r>
          <w:rPr>
            <w:rStyle w:val="KeywordTok"/>
          </w:rPr>
          <w:t xml:space="preserve">in</w:t>
        </w:r>
      </w:ins>
      <w:ins w:id="402" w:author="PR Preview" w:date="2026-01-01T00:00:00Z">
        <w:r>
          <w:rPr>
            <w:rStyle w:val="NormalTok"/>
          </w:rPr>
          <w:t xml:space="preserve"> {</w:t>
        </w:r>
      </w:ins>
      <w:ins w:id="403" w:author="PR Preview" w:date="2026-01-01T00:00:00Z">
        <w:r>
          <w:rPr>
            <w:rStyle w:val="StringTok"/>
          </w:rPr>
          <w:t xml:space="preserve">"simulated"</w:t>
        </w:r>
      </w:ins>
      <w:ins w:id="404" w:author="PR Preview" w:date="2026-01-01T00:00:00Z">
        <w:r>
          <w:rPr>
            <w:rStyle w:val="NormalTok"/>
          </w:rPr>
          <w:t xml:space="preserve">: sim_y, </w:t>
        </w:r>
      </w:ins>
      <w:ins w:id="405" w:author="PR Preview" w:date="2026-01-01T00:00:00Z">
        <w:r>
          <w:rPr>
            <w:rStyle w:val="StringTok"/>
          </w:rPr>
          <w:t xml:space="preserve">"real (birthwt)"</w:t>
        </w:r>
      </w:ins>
      <w:ins w:id="406" w:author="PR Preview" w:date="2026-01-01T00:00:00Z">
        <w:r>
          <w:rPr>
            <w:rStyle w:val="NormalTok"/>
          </w:rPr>
          <w:t xml:space="preserve">: smoke_y}.items():</w:t>
        </w:r>
      </w:ins>
      <w:ins w:id="407" w:author="PR Preview" w:date="2026-01-01T00:00:00Z">
        <w:r>
          <w:br/>
        </w:r>
      </w:ins>
      <w:ins w:id="408" w:author="PR Preview" w:date="2026-01-01T00:00:00Z">
        <w:r>
          <w:rPr>
            <w:rStyle w:val="NormalTok"/>
          </w:rPr>
          <w:t xml:space="preserve">    post_a, post_b </w:t>
        </w:r>
      </w:ins>
      <w:ins w:id="409" w:author="PR Preview" w:date="2026-01-01T00:00:00Z">
        <w:r>
          <w:rPr>
            <w:rStyle w:val="OperatorTok"/>
          </w:rPr>
          <w:t xml:space="preserve">=</w:t>
        </w:r>
      </w:ins>
      <w:ins w:id="410" w:author="PR Preview" w:date="2026-01-01T00:00:00Z">
        <w:r>
          <w:rPr>
            <w:rStyle w:val="NormalTok"/>
          </w:rPr>
          <w:t xml:space="preserve"> beta_posterior(y)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    rows.append({</w:t>
        </w:r>
      </w:ins>
      <w:ins w:id="413" w:author="PR Preview" w:date="2026-01-01T00:00:00Z">
        <w:r>
          <w:br/>
        </w:r>
      </w:ins>
      <w:ins w:id="414" w:author="PR Preview" w:date="2026-01-01T00:00:00Z">
        <w:r>
          <w:rPr>
            <w:rStyle w:val="NormalTok"/>
          </w:rPr>
          <w:t xml:space="preserve">        </w:t>
        </w:r>
      </w:ins>
      <w:ins w:id="415" w:author="PR Preview" w:date="2026-01-01T00:00:00Z">
        <w:r>
          <w:rPr>
            <w:rStyle w:val="StringTok"/>
          </w:rPr>
          <w:t xml:space="preserve">"data"</w:t>
        </w:r>
      </w:ins>
      <w:ins w:id="416" w:author="PR Preview" w:date="2026-01-01T00:00:00Z">
        <w:r>
          <w:rPr>
            <w:rStyle w:val="NormalTok"/>
          </w:rPr>
          <w:t xml:space="preserve">: name,</w:t>
        </w:r>
      </w:ins>
      <w:ins w:id="417" w:author="PR Preview" w:date="2026-01-01T00:00:00Z">
        <w:r>
          <w:br/>
        </w:r>
      </w:ins>
      <w:ins w:id="418" w:author="PR Preview" w:date="2026-01-01T00:00:00Z">
        <w:r>
          <w:rPr>
            <w:rStyle w:val="NormalTok"/>
          </w:rPr>
          <w:t xml:space="preserve">        </w:t>
        </w:r>
      </w:ins>
      <w:ins w:id="419" w:author="PR Preview" w:date="2026-01-01T00:00:00Z">
        <w:r>
          <w:rPr>
            <w:rStyle w:val="StringTok"/>
          </w:rPr>
          <w:t xml:space="preserve">"n"</w:t>
        </w:r>
      </w:ins>
      <w:ins w:id="420" w:author="PR Preview" w:date="2026-01-01T00:00:00Z">
        <w:r>
          <w:rPr>
            <w:rStyle w:val="NormalTok"/>
          </w:rPr>
          <w:t xml:space="preserve">: </w:t>
        </w:r>
      </w:ins>
      <w:ins w:id="421" w:author="PR Preview" w:date="2026-01-01T00:00:00Z">
        <w:r>
          <w:rPr>
            <w:rStyle w:val="BuiltInTok"/>
          </w:rPr>
          <w:t xml:space="preserve">len</w:t>
        </w:r>
      </w:ins>
      <w:ins w:id="422" w:author="PR Preview" w:date="2026-01-01T00:00:00Z">
        <w:r>
          <w:rPr>
            <w:rStyle w:val="NormalTok"/>
          </w:rPr>
          <w:t xml:space="preserve">(y),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rPr>
            <w:rStyle w:val="NormalTok"/>
          </w:rPr>
          <w:t xml:space="preserve">        </w:t>
        </w:r>
      </w:ins>
      <w:ins w:id="425" w:author="PR Preview" w:date="2026-01-01T00:00:00Z">
        <w:r>
          <w:rPr>
            <w:rStyle w:val="StringTok"/>
          </w:rPr>
          <w:t xml:space="preserve">"successes"</w:t>
        </w:r>
      </w:ins>
      <w:ins w:id="426" w:author="PR Preview" w:date="2026-01-01T00:00:00Z">
        <w:r>
          <w:rPr>
            <w:rStyle w:val="NormalTok"/>
          </w:rPr>
          <w:t xml:space="preserve">: y.</w:t>
        </w:r>
      </w:ins>
      <w:ins w:id="427" w:author="PR Preview" w:date="2026-01-01T00:00:00Z">
        <w:r>
          <w:rPr>
            <w:rStyle w:val="BuiltInTok"/>
          </w:rPr>
          <w:t xml:space="preserve">sum</w:t>
        </w:r>
      </w:ins>
      <w:ins w:id="428" w:author="PR Preview" w:date="2026-01-01T00:00:00Z">
        <w:r>
          <w:rPr>
            <w:rStyle w:val="NormalTok"/>
          </w:rPr>
          <w:t xml:space="preserve">(),</w:t>
        </w:r>
      </w:ins>
      <w:ins w:id="429" w:author="PR Preview" w:date="2026-01-01T00:00:00Z">
        <w:r>
          <w:br/>
        </w:r>
      </w:ins>
      <w:ins w:id="430" w:author="PR Preview" w:date="2026-01-01T00:00:00Z">
        <w:r>
          <w:rPr>
            <w:rStyle w:val="NormalTok"/>
          </w:rPr>
          <w:t xml:space="preserve">        </w:t>
        </w:r>
      </w:ins>
      <w:ins w:id="431" w:author="PR Preview" w:date="2026-01-01T00:00:00Z">
        <w:r>
          <w:rPr>
            <w:rStyle w:val="StringTok"/>
          </w:rPr>
          <w:t xml:space="preserve">"post_a"</w:t>
        </w:r>
      </w:ins>
      <w:ins w:id="432" w:author="PR Preview" w:date="2026-01-01T00:00:00Z">
        <w:r>
          <w:rPr>
            <w:rStyle w:val="NormalTok"/>
          </w:rPr>
          <w:t xml:space="preserve">: post_a,</w:t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NormalTok"/>
          </w:rPr>
          <w:t xml:space="preserve">        </w:t>
        </w:r>
      </w:ins>
      <w:ins w:id="435" w:author="PR Preview" w:date="2026-01-01T00:00:00Z">
        <w:r>
          <w:rPr>
            <w:rStyle w:val="StringTok"/>
          </w:rPr>
          <w:t xml:space="preserve">"post_b"</w:t>
        </w:r>
      </w:ins>
      <w:ins w:id="436" w:author="PR Preview" w:date="2026-01-01T00:00:00Z">
        <w:r>
          <w:rPr>
            <w:rStyle w:val="NormalTok"/>
          </w:rPr>
          <w:t xml:space="preserve">: post_b,</w:t>
        </w:r>
      </w:ins>
      <w:ins w:id="437" w:author="PR Preview" w:date="2026-01-01T00:00:00Z">
        <w:r>
          <w:br/>
        </w:r>
      </w:ins>
      <w:ins w:id="438" w:author="PR Preview" w:date="2026-01-01T00:00:00Z">
        <w:r>
          <w:rPr>
            <w:rStyle w:val="NormalTok"/>
          </w:rPr>
          <w:t xml:space="preserve">        </w:t>
        </w:r>
      </w:ins>
      <w:ins w:id="439" w:author="PR Preview" w:date="2026-01-01T00:00:00Z">
        <w:r>
          <w:rPr>
            <w:rStyle w:val="StringTok"/>
          </w:rPr>
          <w:t xml:space="preserve">"mean"</w:t>
        </w:r>
      </w:ins>
      <w:ins w:id="440" w:author="PR Preview" w:date="2026-01-01T00:00:00Z">
        <w:r>
          <w:rPr>
            <w:rStyle w:val="NormalTok"/>
          </w:rPr>
          <w:t xml:space="preserve">: post_a </w:t>
        </w:r>
      </w:ins>
      <w:ins w:id="441" w:author="PR Preview" w:date="2026-01-01T00:00:00Z">
        <w:r>
          <w:rPr>
            <w:rStyle w:val="OperatorTok"/>
          </w:rPr>
          <w:t xml:space="preserve">/</w:t>
        </w:r>
      </w:ins>
      <w:ins w:id="442" w:author="PR Preview" w:date="2026-01-01T00:00:00Z">
        <w:r>
          <w:rPr>
            <w:rStyle w:val="NormalTok"/>
          </w:rPr>
          <w:t xml:space="preserve"> (post_a </w:t>
        </w:r>
      </w:ins>
      <w:ins w:id="443" w:author="PR Preview" w:date="2026-01-01T00:00:00Z">
        <w:r>
          <w:rPr>
            <w:rStyle w:val="OperatorTok"/>
          </w:rPr>
          <w:t xml:space="preserve">+</w:t>
        </w:r>
      </w:ins>
      <w:ins w:id="444" w:author="PR Preview" w:date="2026-01-01T00:00:00Z">
        <w:r>
          <w:rPr>
            <w:rStyle w:val="NormalTok"/>
          </w:rPr>
          <w:t xml:space="preserve"> post_b),</w:t>
        </w:r>
      </w:ins>
      <w:ins w:id="445" w:author="PR Preview" w:date="2026-01-01T00:00:00Z">
        <w:r>
          <w:br/>
        </w:r>
      </w:ins>
      <w:ins w:id="446" w:author="PR Preview" w:date="2026-01-01T00:00:00Z">
        <w:r>
          <w:rPr>
            <w:rStyle w:val="NormalTok"/>
          </w:rPr>
          <w:t xml:space="preserve">        </w:t>
        </w:r>
      </w:ins>
      <w:ins w:id="447" w:author="PR Preview" w:date="2026-01-01T00:00:00Z">
        <w:r>
          <w:rPr>
            <w:rStyle w:val="StringTok"/>
          </w:rPr>
          <w:t xml:space="preserve">"lower"</w:t>
        </w:r>
      </w:ins>
      <w:ins w:id="448" w:author="PR Preview" w:date="2026-01-01T00:00:00Z">
        <w:r>
          <w:rPr>
            <w:rStyle w:val="NormalTok"/>
          </w:rPr>
          <w:t xml:space="preserve">: stats.beta.ppf(</w:t>
        </w:r>
      </w:ins>
      <w:ins w:id="449" w:author="PR Preview" w:date="2026-01-01T00:00:00Z">
        <w:r>
          <w:rPr>
            <w:rStyle w:val="FloatTok"/>
          </w:rPr>
          <w:t xml:space="preserve">0.025</w:t>
        </w:r>
      </w:ins>
      <w:ins w:id="450" w:author="PR Preview" w:date="2026-01-01T00:00:00Z">
        <w:r>
          <w:rPr>
            <w:rStyle w:val="NormalTok"/>
          </w:rPr>
          <w:t xml:space="preserve">, post_a, post_b),</w:t>
        </w:r>
      </w:ins>
      <w:ins w:id="451" w:author="PR Preview" w:date="2026-01-01T00:00:00Z">
        <w:r>
          <w:br/>
        </w:r>
      </w:ins>
      <w:ins w:id="452" w:author="PR Preview" w:date="2026-01-01T00:00:00Z">
        <w:r>
          <w:rPr>
            <w:rStyle w:val="NormalTok"/>
          </w:rPr>
          <w:t xml:space="preserve">        </w:t>
        </w:r>
      </w:ins>
      <w:ins w:id="453" w:author="PR Preview" w:date="2026-01-01T00:00:00Z">
        <w:r>
          <w:rPr>
            <w:rStyle w:val="StringTok"/>
          </w:rPr>
          <w:t xml:space="preserve">"upper"</w:t>
        </w:r>
      </w:ins>
      <w:ins w:id="454" w:author="PR Preview" w:date="2026-01-01T00:00:00Z">
        <w:r>
          <w:rPr>
            <w:rStyle w:val="NormalTok"/>
          </w:rPr>
          <w:t xml:space="preserve">: stats.beta.ppf(</w:t>
        </w:r>
      </w:ins>
      <w:ins w:id="455" w:author="PR Preview" w:date="2026-01-01T00:00:00Z">
        <w:r>
          <w:rPr>
            <w:rStyle w:val="FloatTok"/>
          </w:rPr>
          <w:t xml:space="preserve">0.975</w:t>
        </w:r>
      </w:ins>
      <w:ins w:id="456" w:author="PR Preview" w:date="2026-01-01T00:00:00Z">
        <w:r>
          <w:rPr>
            <w:rStyle w:val="NormalTok"/>
          </w:rPr>
          <w:t xml:space="preserve">, post_a, post_b),</w:t>
        </w:r>
      </w:ins>
      <w:ins w:id="457" w:author="PR Preview" w:date="2026-01-01T00:00:00Z">
        <w:r>
          <w:br/>
        </w:r>
      </w:ins>
      <w:ins w:id="458" w:author="PR Preview" w:date="2026-01-01T00:00:00Z">
        <w:r>
          <w:rPr>
            <w:rStyle w:val="NormalTok"/>
          </w:rPr>
          <w:t xml:space="preserve">    })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pd.DataFrame(rows).set_index(</w:t>
        </w:r>
      </w:ins>
      <w:ins w:id="461" w:author="PR Preview" w:date="2026-01-01T00:00:00Z">
        <w:r>
          <w:rPr>
            <w:rStyle w:val="StringTok"/>
          </w:rPr>
          <w:t xml:space="preserve">"data"</w:t>
        </w:r>
      </w:ins>
      <w:ins w:id="462" w:author="PR Preview" w:date="2026-01-01T00:00:00Z">
        <w:r>
          <w:rPr>
            <w:rStyle w:val="NormalTok"/>
          </w:rPr>
          <w:t xml:space="preserve">)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                  n  successes  post_a  post_b      mean     lower     upper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data                                                                        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simulated        50         16      17      35  0.326923  0.207583  0.458873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real (birthwt)  189         74      75     116  0.392670  0.324742  0.462727</w:t>
        </w:r>
      </w:ins>
    </w:p>
    <w:p>
      <w:pPr>
        <w:pStyle w:val="FirstParagraph"/>
      </w:pPr>
      <w:ins w:id="471" w:author="PR Preview" w:date="2026-01-01T00:00:00Z">
        <w:r>
          <w:t xml:space="preserve">R and Python use different random-number generators,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so their simulated draws differ, and their summaries can differ too;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numbers in the text below come from the R code.</w:t>
        </w:r>
      </w:ins>
    </w:p>
    <w:p>
      <w:pPr>
        <w:pStyle w:val="BodyText"/>
      </w:pPr>
      <w:hyperlink w:anchor="fig-prior-posterior">
        <w:ins w:id="476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plots each prior and posterior density.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ins w:id="479" w:author="PR Preview" w:date="2026-01-01T00:00:00Z">
        <w:r>
          <w:t xml:space="preserve">In the simulated panel,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16 of the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50 draws were successes,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so the posterior is</w:t>
        </w:r>
      </w:ins>
      <w:ins w:id="486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Its mean is 0.327,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and its equal-tailed 95%</w:t>
        </w:r>
      </w:ins>
      <w:ins w:id="492" w:author="PR Preview" w:date="2026-01-01T00:00:00Z">
        <w:r>
          <w:t xml:space="preserve"> </w:t>
        </w:r>
      </w:ins>
      <w:hyperlink w:anchor="def-credible-interval">
        <w:ins w:id="493" w:author="PR Preview" w:date="2026-01-01T00:00:00Z">
          <w:r>
            <w:rPr>
              <w:rStyle w:val="Hyperlink"/>
            </w:rPr>
            <w:t xml:space="preserve">credible interval</w:t>
          </w:r>
        </w:ins>
      </w:hyperlink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runs from 0.208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to 0.459,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which contains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the true value 0.3.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Because we chose the truth,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we can check the posterior against it.</w:t>
        </w:r>
      </w:ins>
    </w:p>
    <w:p>
      <w:pPr>
        <w:pStyle w:val="BodyText"/>
      </w:pPr>
      <w:ins w:id="506" w:author="PR Preview" w:date="2026-01-01T00:00:00Z">
        <w:r>
          <w:t xml:space="preserve">In the real panel,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74 of the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189 mothers smoked,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so the posterior is</w:t>
        </w:r>
      </w:ins>
      <w:ins w:id="513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ins w:id="514" w:author="PR Preview" w:date="2026-01-01T00:00:00Z">
        <w:r>
          <w:t xml:space="preserve">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with mean 0.393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and 95% credible interval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from 0.325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to 0.463.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No true value is available to check it against: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posterior is all we have to describe what the data say about</w:t>
        </w:r>
      </w:ins>
      <w:ins w:id="527" w:author="PR Preview" w:date="2026-01-01T00:00:00Z">
        <w:r>
          <w:t xml:space="preserve"> </w:t>
        </w:r>
      </w:ins>
      <m:oMath>
        <m:r>
          <m:t>π</m:t>
        </m:r>
      </m:oMath>
      <w:ins w:id="528" w:author="PR Preview" w:date="2026-01-01T00:00:00Z">
        <w:r>
          <w:t xml:space="preserve">.</w:t>
        </w:r>
      </w:ins>
    </w:p>
    <w:p>
      <w:pPr>
        <w:pStyle w:val="BodyText"/>
      </w:pPr>
      <w:ins w:id="529" w:author="PR Preview" w:date="2026-01-01T00:00:00Z">
        <w:r>
          <w:t xml:space="preserve">In both panels,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the posterior is much narrower than the flat prior,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and the real-data posterior,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based on more observations,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is the narrower of the two.</w:t>
        </w:r>
      </w:ins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del w:id="538" w:author="PR Preview" w:date="2026-01-01T00:00:00Z">
        <w:r>
          <w:rPr>
            <w:b/>
            <w:bCs/>
          </w:rPr>
          <w:delText xml:space="preserve">Example 13 (Three priors for a log odds ratio)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Let</w:delText>
        </w:r>
      </w:del>
      <w:del w:id="541" w:author="PR Preview" w:date="2026-01-01T00:00:00Z">
        <w:r>
          <w:delText xml:space="preserve"> </w:delText>
        </w:r>
      </w:del>
      <m:oMath>
        <m:r>
          <m:t>β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be the log odds ratio of disease for exposed versus unexposed people,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so the odds ratio is</w:delText>
        </w:r>
      </w:del>
      <w:del w:id="546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β</m:t>
            </m:r>
          </m:sup>
        </m:sSup>
      </m:oMath>
      <w:del w:id="547" w:author="PR Preview" w:date="2026-01-01T00:00:00Z">
        <w:r>
          <w:delText xml:space="preserve">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and</w:delText>
        </w:r>
      </w:del>
      <w:del w:id="550" w:author="PR Preview" w:date="2026-01-01T00:00:00Z">
        <w:r>
          <w:delText xml:space="preserve"> </w:delText>
        </w:r>
      </w:del>
      <m:oMath>
        <m:r>
          <m:t>β</m:t>
        </m:r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can be any real number.</w:delText>
        </w:r>
      </w:del>
    </w:p>
    <w:p>
      <w:pPr>
        <w:pStyle w:val="BodyText"/>
      </w:pPr>
      <w:ins w:id="553" w:author="PR Preview" w:date="2026-01-01T00:00:00Z">
        <w:r>
          <w:rPr>
            <w:b/>
            <w:bCs/>
          </w:rPr>
          <w:t xml:space="preserve">Example 14 (Three priors for a log odds ratio)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Let</w:t>
        </w:r>
      </w:ins>
      <w:ins w:id="556" w:author="PR Preview" w:date="2026-01-01T00:00:00Z">
        <w:r>
          <w:t xml:space="preserve"> </w:t>
        </w:r>
      </w:ins>
      <m:oMath>
        <m:r>
          <m:t>β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be the log odds ratio of disease for exposed versus unexposed people,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so the odds ratio is</w:t>
        </w:r>
      </w:ins>
      <w:ins w:id="561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β</m:t>
            </m:r>
          </m:sup>
        </m:sSup>
      </m:oMath>
      <w:ins w:id="562" w:author="PR Preview" w:date="2026-01-01T00:00:00Z">
        <w:r>
          <w:t xml:space="preserve">,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and</w:t>
        </w:r>
      </w:ins>
      <w:ins w:id="565" w:author="PR Preview" w:date="2026-01-01T00:00:00Z">
        <w:r>
          <w:t xml:space="preserve"> </w:t>
        </w:r>
      </w:ins>
      <m:oMath>
        <m:r>
          <m:t>β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can be any real number.</w:t>
        </w:r>
      </w:ins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del w:id="568" w:author="PR Preview" w:date="2026-01-01T00:00:00Z">
        <w:r>
          <w:rPr>
            <w:b/>
            <w:bCs/>
          </w:rPr>
          <w:delText xml:space="preserve">Example 14 (A flat prior on a probability is not flat on its log-odds)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A</w:delText>
        </w:r>
      </w:del>
      <w:del w:id="571" w:author="PR Preview" w:date="2026-01-01T00:00:00Z">
        <w:r>
          <w:delText xml:space="preserve"> </w:delText>
        </w:r>
      </w:del>
      <w:hyperlink w:anchor="def-flat-prior">
        <w:del w:id="572" w:author="PR Preview" w:date="2026-01-01T00:00:00Z">
          <w:r>
            <w:rPr>
              <w:rStyle w:val="Hyperlink"/>
            </w:rPr>
            <w:delText xml:space="preserve">flat prior</w:delText>
          </w:r>
        </w:del>
      </w:hyperlink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is flat only on the scale on which it is stated.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Let</w:delText>
        </w:r>
      </w:del>
      <w:del w:id="577" w:author="PR Preview" w:date="2026-01-01T00:00:00Z">
        <w:r>
          <w:delText xml:space="preserve"> </w:delText>
        </w:r>
      </w:del>
      <m:oMath>
        <m:r>
          <m:t>π</m:t>
        </m:r>
      </m:oMath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have the uniform prior of</w:delText>
        </w:r>
      </w:del>
      <w:del w:id="580" w:author="PR Preview" w:date="2026-01-01T00:00:00Z">
        <w:r>
          <w:delText xml:space="preserve"> </w:delText>
        </w:r>
      </w:del>
      <w:hyperlink w:anchor="exm-prior">
        <w:del w:id="58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and let</w:delText>
        </w:r>
      </w:del>
      <w:del w:id="585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be its log-odds,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so that</w:delText>
        </w:r>
      </w:del>
      <w:del w:id="59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del w:id="591" w:author="PR Preview" w:date="2026-01-01T00:00:00Z">
        <w:r>
          <w:delText xml:space="preserve">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The derivative of</w:delText>
        </w:r>
      </w:del>
      <w:del w:id="594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</w:delText>
        </w:r>
      </w:del>
    </w:p>
    <w:p>
      <w:pPr>
        <w:pStyle w:val="BodyText"/>
      </w:pPr>
      <w:ins w:id="597" w:author="PR Preview" w:date="2026-01-01T00:00:00Z">
        <w:r>
          <w:rPr>
            <w:b/>
            <w:bCs/>
          </w:rPr>
          <w:t xml:space="preserve">Example 15 (A flat prior on a probability is not flat on its log-odds)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A</w:t>
        </w:r>
      </w:ins>
      <w:ins w:id="600" w:author="PR Preview" w:date="2026-01-01T00:00:00Z">
        <w:r>
          <w:t xml:space="preserve"> </w:t>
        </w:r>
      </w:ins>
      <w:hyperlink w:anchor="def-flat-prior">
        <w:ins w:id="601" w:author="PR Preview" w:date="2026-01-01T00:00:00Z">
          <w:r>
            <w:rPr>
              <w:rStyle w:val="Hyperlink"/>
            </w:rPr>
            <w:t xml:space="preserve">flat prior</w:t>
          </w:r>
        </w:ins>
      </w:hyperlink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is flat only on the scale on which it is stated.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Let</w:t>
        </w:r>
      </w:ins>
      <w:ins w:id="606" w:author="PR Preview" w:date="2026-01-01T00:00:00Z">
        <w:r>
          <w:t xml:space="preserve"> </w:t>
        </w:r>
      </w:ins>
      <m:oMath>
        <m:r>
          <m:t>π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have the uniform prior of</w:t>
        </w:r>
      </w:ins>
      <w:ins w:id="609" w:author="PR Preview" w:date="2026-01-01T00:00:00Z">
        <w:r>
          <w:t xml:space="preserve"> </w:t>
        </w:r>
      </w:ins>
      <w:hyperlink w:anchor="exm-prior">
        <w:ins w:id="61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and let</w:t>
        </w:r>
      </w:ins>
      <w:ins w:id="614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be its log-odds,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so that</w:t>
        </w:r>
      </w:ins>
      <w:ins w:id="61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ins w:id="620" w:author="PR Preview" w:date="2026-01-01T00:00:00Z">
        <w:r>
          <w:t xml:space="preserve">.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The derivative of</w:t>
        </w:r>
      </w:ins>
      <w:ins w:id="623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del w:id="626" w:author="PR Preview" w:date="2026-01-01T00:00:00Z">
        <w:r>
          <w:rPr>
            <w:b/>
            <w:bCs/>
          </w:rPr>
          <w:delText xml:space="preserve">Example 15 (Posterior mode and maximum likelihood estimate for a probability)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In</w:delText>
        </w:r>
      </w:del>
      <w:del w:id="629" w:author="PR Preview" w:date="2026-01-01T00:00:00Z">
        <w:r>
          <w:delText xml:space="preserve"> </w:delText>
        </w:r>
      </w:del>
      <w:hyperlink w:anchor="exm-beta-bernoulli">
        <w:del w:id="630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the prior is uniform on</w:delText>
        </w:r>
      </w:del>
      <w:del w:id="6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34" w:author="PR Preview" w:date="2026-01-01T00:00:00Z">
        <w:r>
          <w:delText xml:space="preserve">,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so by</w:delText>
        </w:r>
      </w:del>
      <w:del w:id="637" w:author="PR Preview" w:date="2026-01-01T00:00:00Z">
        <w:r>
          <w:delText xml:space="preserve"> </w:delText>
        </w:r>
      </w:del>
      <w:hyperlink w:anchor="cor-flat-prior-posterior">
        <w:del w:id="638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the posterior density,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proportional to</w:delText>
        </w:r>
      </w:del>
      <w:del w:id="643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del w:id="644" w:author="PR Preview" w:date="2026-01-01T00:00:00Z">
        <w:r>
          <w:delText xml:space="preserve">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is maximized at the maximum likelihood estimate.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Setting the derivative of the log-likelihood</w:delText>
        </w:r>
      </w:del>
      <w:del w:id="64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650" w:author="PR Preview" w:date="2026-01-01T00:00:00Z">
        <w:r>
          <w:delText xml:space="preserve">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which is</w:delText>
        </w:r>
      </w:del>
      <w:del w:id="65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654" w:author="PR Preview" w:date="2026-01-01T00:00:00Z">
        <w:r>
          <w:delText xml:space="preserve">,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to zero gives</w:delText>
        </w:r>
      </w:del>
      <w:del w:id="6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del w:id="658" w:author="PR Preview" w:date="2026-01-01T00:00:00Z">
        <w:r>
          <w:delText xml:space="preserve">.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The posterior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rPr>
            <w:i/>
            <w:iCs/>
          </w:rPr>
          <w:delText xml:space="preserve">mean</w:delText>
        </w:r>
      </w:del>
      <w:del w:id="663" w:author="PR Preview" w:date="2026-01-01T00:00:00Z">
        <w:r>
          <w:delText xml:space="preserve">,</w:delText>
        </w:r>
      </w:del>
      <w:del w:id="664" w:author="PR Preview" w:date="2026-01-01T00:00:00Z">
        <w:r>
          <w:delText xml:space="preserve"> </w:delText>
        </w:r>
      </w:del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del w:id="665" w:author="PR Preview" w:date="2026-01-01T00:00:00Z">
        <w:r>
          <w:delText xml:space="preserve">,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is not the maximum likelihood estimate:</w:delText>
        </w:r>
      </w:del>
      <w:del w:id="668" w:author="PR Preview" w:date="2026-01-01T00:00:00Z">
        <w:r>
          <w:delText xml:space="preserve"> </w:delText>
        </w:r>
      </w:del>
      <w:hyperlink w:anchor="cor-flat-prior-posterior">
        <w:del w:id="669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concerns the posterior’s shape,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and so its mode, but a mean depends on the whole distribution.</w:delText>
        </w:r>
      </w:del>
    </w:p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Example 16 (Posterior mode and maximum likelihood estimate for a probability)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In</w:t>
        </w:r>
      </w:ins>
      <w:ins w:id="677" w:author="PR Preview" w:date="2026-01-01T00:00:00Z">
        <w:r>
          <w:t xml:space="preserve"> </w:t>
        </w:r>
      </w:ins>
      <w:hyperlink w:anchor="exm-beta-bernoulli">
        <w:ins w:id="67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 prior is uniform on</w:t>
        </w:r>
      </w:ins>
      <w:ins w:id="6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82" w:author="PR Preview" w:date="2026-01-01T00:00:00Z">
        <w:r>
          <w:t xml:space="preserve">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so by</w:t>
        </w:r>
      </w:ins>
      <w:ins w:id="685" w:author="PR Preview" w:date="2026-01-01T00:00:00Z">
        <w:r>
          <w:t xml:space="preserve"> </w:t>
        </w:r>
      </w:ins>
      <w:hyperlink w:anchor="cor-flat-prior-posterior">
        <w:ins w:id="686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the posterior density,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proportional to</w:t>
        </w:r>
      </w:ins>
      <w:ins w:id="691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is maximized at the maximum likelihood estimate.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Setting the derivative of the log-likelihood</w:t>
        </w:r>
      </w:ins>
      <w:ins w:id="69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which is</w:t>
        </w:r>
      </w:ins>
      <w:ins w:id="70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702" w:author="PR Preview" w:date="2026-01-01T00:00:00Z">
        <w:r>
          <w:t xml:space="preserve">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to zero gives</w:t>
        </w:r>
      </w:ins>
      <w:ins w:id="70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ins w:id="706" w:author="PR Preview" w:date="2026-01-01T00:00:00Z">
        <w:r>
          <w:t xml:space="preserve">.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The posterior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rPr>
            <w:i/>
            <w:iCs/>
          </w:rPr>
          <w:t xml:space="preserve">mean</w:t>
        </w:r>
      </w:ins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not the maximum likelihood estimate:</w:t>
        </w:r>
      </w:ins>
      <w:ins w:id="716" w:author="PR Preview" w:date="2026-01-01T00:00:00Z">
        <w:r>
          <w:t xml:space="preserve"> </w:t>
        </w:r>
      </w:ins>
      <w:hyperlink w:anchor="cor-flat-prior-posterior">
        <w:ins w:id="717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concerns the posterior’s shape,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 so its mode, but a mean depends on the whole distribution.</w:t>
        </w:r>
      </w:ins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del w:id="722" w:author="PR Preview" w:date="2026-01-01T00:00:00Z">
        <w:r>
          <w:rPr>
            <w:b/>
            <w:bCs/>
          </w:rPr>
          <w:delText xml:space="preserve">Example 16 (A skeptical prior for a Gaussian mean)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In the model of</w:delText>
        </w:r>
      </w:del>
      <w:del w:id="725" w:author="PR Preview" w:date="2026-01-01T00:00:00Z">
        <w:r>
          <w:delText xml:space="preserve"> </w:delText>
        </w:r>
      </w:del>
      <w:hyperlink w:anchor="exm-normal-normal">
        <w:del w:id="726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727" w:author="PR Preview" w:date="2026-01-01T00:00:00Z">
        <w:r>
          <w:delText xml:space="preserve">,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replace the</w:delText>
        </w:r>
      </w:del>
      <w:del w:id="730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prior by the</w:delText>
        </w:r>
      </w:del>
      <w:del w:id="733" w:author="PR Preview" w:date="2026-01-01T00:00:00Z">
        <w:r>
          <w:delText xml:space="preserve"> </w:delText>
        </w:r>
      </w:del>
      <w:hyperlink w:anchor="def-skeptical-prior">
        <w:del w:id="734" w:author="PR Preview" w:date="2026-01-01T00:00:00Z">
          <w:r>
            <w:rPr>
              <w:rStyle w:val="Hyperlink"/>
            </w:rPr>
            <w:delText xml:space="preserve">skeptical prior</w:delText>
          </w:r>
        </w:del>
      </w:hyperlink>
      <w:del w:id="73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36" w:author="PR Preview" w:date="2026-01-01T00:00:00Z">
        <w:r>
          <w:delText xml:space="preserve">,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whose standard deviation</w:delText>
        </w:r>
      </w:del>
      <w:del w:id="739" w:author="PR Preview" w:date="2026-01-01T00:00:00Z">
        <w:r>
          <w:delText xml:space="preserve"> </w:delText>
        </w:r>
      </w:del>
      <m:oMath>
        <m:r>
          <m:t>τ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sets how skeptical it is.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Its density is proportional to</w:delText>
        </w:r>
      </w:del>
      <w:del w:id="74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45" w:author="PR Preview" w:date="2026-01-01T00:00:00Z">
        <w:r>
          <w:delText xml:space="preserve">.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Let</w:delText>
        </w:r>
      </w:del>
      <w:del w:id="74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del w:id="749" w:author="PR Preview" w:date="2026-01-01T00:00:00Z">
        <w:r>
          <w:delText xml:space="preserve">.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Reusing the likelihood from</w:delText>
        </w:r>
      </w:del>
      <w:del w:id="752" w:author="PR Preview" w:date="2026-01-01T00:00:00Z">
        <w:r>
          <w:delText xml:space="preserve"> </w:delText>
        </w:r>
      </w:del>
      <w:hyperlink w:anchor="exm-normal-normal">
        <w:del w:id="75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754" w:author="PR Preview" w:date="2026-01-01T00:00:00Z">
        <w:r>
          <w:delText xml:space="preserve">:</w:delText>
        </w:r>
      </w:del>
    </w:p>
    <w:p>
      <w:pPr>
        <w:pStyle w:val="BodyText"/>
      </w:pPr>
      <w:ins w:id="755" w:author="PR Preview" w:date="2026-01-01T00:00:00Z">
        <w:r>
          <w:rPr>
            <w:b/>
            <w:bCs/>
          </w:rPr>
          <w:t xml:space="preserve">Example 17 (A skeptical prior for a Gaussian mean)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In the model of</w:t>
        </w:r>
      </w:ins>
      <w:ins w:id="758" w:author="PR Preview" w:date="2026-01-01T00:00:00Z">
        <w:r>
          <w:t xml:space="preserve"> </w:t>
        </w:r>
      </w:ins>
      <w:hyperlink w:anchor="exm-normal-normal">
        <w:ins w:id="75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760" w:author="PR Preview" w:date="2026-01-01T00:00:00Z">
        <w:r>
          <w:t xml:space="preserve">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replace the</w:t>
        </w:r>
      </w:ins>
      <w:ins w:id="763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prior by the</w:t>
        </w:r>
      </w:ins>
      <w:ins w:id="766" w:author="PR Preview" w:date="2026-01-01T00:00:00Z">
        <w:r>
          <w:t xml:space="preserve"> </w:t>
        </w:r>
      </w:ins>
      <w:hyperlink w:anchor="def-skeptical-prior">
        <w:ins w:id="767" w:author="PR Preview" w:date="2026-01-01T00:00:00Z">
          <w:r>
            <w:rPr>
              <w:rStyle w:val="Hyperlink"/>
            </w:rPr>
            <w:t xml:space="preserve">skeptical prior</w:t>
          </w:r>
        </w:ins>
      </w:hyperlink>
      <w:ins w:id="76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69" w:author="PR Preview" w:date="2026-01-01T00:00:00Z">
        <w:r>
          <w:t xml:space="preserve">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whose standard deviation</w:t>
        </w:r>
      </w:ins>
      <w:ins w:id="772" w:author="PR Preview" w:date="2026-01-01T00:00:00Z">
        <w:r>
          <w:t xml:space="preserve"> </w:t>
        </w:r>
      </w:ins>
      <m:oMath>
        <m:r>
          <m:t>τ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sets how skeptical it is.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Its density is proportional to</w:t>
        </w:r>
      </w:ins>
      <w:ins w:id="77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78" w:author="PR Preview" w:date="2026-01-01T00:00:00Z">
        <w:r>
          <w:t xml:space="preserve">.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Let</w:t>
        </w:r>
      </w:ins>
      <w:ins w:id="78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ins w:id="782" w:author="PR Preview" w:date="2026-01-01T00:00:00Z">
        <w:r>
          <w:t xml:space="preserve">.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Reusing the likelihood from</w:t>
        </w:r>
      </w:ins>
      <w:ins w:id="785" w:author="PR Preview" w:date="2026-01-01T00:00:00Z">
        <w:r>
          <w:t xml:space="preserve"> </w:t>
        </w:r>
      </w:ins>
      <w:hyperlink w:anchor="exm-normal-normal">
        <w:ins w:id="78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7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del w:id="788" w:author="PR Preview" w:date="2026-01-01T00:00:00Z">
        <w:r>
          <w:delText xml:space="preserve">4 Distributions and hierarchies</w:delText>
        </w:r>
      </w:del>
    </w:p>
    <w:p>
      <w:pPr>
        <w:pStyle w:val="FirstParagraph"/>
      </w:pPr>
      <w:del w:id="789" w:author="PR Preview" w:date="2026-01-01T00:00:00Z">
        <w:r>
          <w:rPr>
            <w:b/>
            <w:bCs/>
          </w:rPr>
          <w:delText xml:space="preserve">Definition 16 (Hierarchical model)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A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rPr>
            <w:b/>
            <w:bCs/>
          </w:rPr>
          <w:delText xml:space="preserve">hierarchical model</w:delText>
        </w:r>
      </w:del>
      <w:del w:id="794" w:author="PR Preview" w:date="2026-01-01T00:00:00Z">
        <w:r>
          <w:delText xml:space="preserve">, also called a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rPr>
            <w:b/>
            <w:bCs/>
          </w:rPr>
          <w:delText xml:space="preserve">multilevel model</w:delText>
        </w:r>
      </w:del>
      <w:del w:id="797" w:author="PR Preview" w:date="2026-01-01T00:00:00Z">
        <w:r>
          <w:delText xml:space="preserve">,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is a model in which the data depend on group-level parameters,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and the group-level parameters are themselves random,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with a distribution that depends on further unknown parameters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(Dobson and Barnett 2018, chap. 12, p. 281)</w:delText>
        </w:r>
      </w:del>
      <w:del w:id="806" w:author="PR Preview" w:date="2026-01-01T00:00:00Z">
        <w:r>
          <w:delText xml:space="preserve">.</w:delText>
        </w:r>
      </w:del>
    </w:p>
    <w:p>
      <w:pPr>
        <w:pStyle w:val="Heading2"/>
      </w:pPr>
      <w:ins w:id="807" w:author="PR Preview" w:date="2026-01-01T00:00:00Z">
        <w:r>
          <w:t xml:space="preserve">4 Predictive checks</w:t>
        </w:r>
      </w:ins>
    </w:p>
    <w:p>
      <w:pPr>
        <w:pStyle w:val="FirstParagraph"/>
      </w:pPr>
      <w:ins w:id="808" w:author="PR Preview" w:date="2026-01-01T00:00:00Z">
        <w:r>
          <w:t xml:space="preserve">A Bayesian model makes predictions about data,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both before and after the data are seen.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Comparing those predictions with the data we actually have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is a way to check the model.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 check made before the data are used tests the prior;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a check made after the data are used tests the whole model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(Gelman et al. 2013, sec. 6.3, p. 143; McElreath 2020, sec. 4.3.2, pp. 82-83)</w:t>
        </w:r>
      </w:ins>
      <w:ins w:id="821" w:author="PR Preview" w:date="2026-01-01T00:00:00Z">
        <w:r>
          <w:t xml:space="preserve">.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For a related video lecture, see Richard McElreath’s</w:t>
        </w:r>
      </w:ins>
      <w:ins w:id="824" w:author="PR Preview" w:date="2026-01-01T00:00:00Z">
        <w:r>
          <w:t xml:space="preserve"> </w:t>
        </w:r>
      </w:ins>
      <w:hyperlink r:id="rId90">
        <w:ins w:id="825" w:author="PR Preview" w:date="2026-01-01T00:00:00Z">
          <w:r>
            <w:rPr>
              <w:rStyle w:val="Hyperlink"/>
              <w:i/>
              <w:iCs/>
            </w:rPr>
            <w:t xml:space="preserve">Geocentric Models</w:t>
          </w:r>
        </w:ins>
      </w:hyperlink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(Statistical Rethinking 2026, Lecture A03).</w:t>
        </w:r>
      </w:ins>
    </w:p>
    <w:bookmarkStart w:id="91" w:name="def-prior-predictive"/>
    <w:p>
      <w:pPr>
        <w:pStyle w:val="BodyText"/>
      </w:pPr>
      <w:ins w:id="828" w:author="PR Preview" w:date="2026-01-01T00:00:00Z">
        <w:r>
          <w:rPr>
            <w:b/>
            <w:bCs/>
          </w:rPr>
          <w:t xml:space="preserve">Definition 16 (Prior predictive distribution)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The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rPr>
            <w:b/>
            <w:bCs/>
          </w:rPr>
          <w:t xml:space="preserve">prior predictive distribution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of the data</w:t>
        </w:r>
      </w:ins>
      <w:ins w:id="8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is the distribution of</w:t>
        </w:r>
      </w:ins>
      <w:ins w:id="8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implied by the</w:t>
        </w:r>
      </w:ins>
      <w:ins w:id="841" w:author="PR Preview" w:date="2026-01-01T00:00:00Z">
        <w:r>
          <w:t xml:space="preserve"> </w:t>
        </w:r>
      </w:ins>
      <w:hyperlink w:anchor="def-prior">
        <w:ins w:id="842" w:author="PR Preview" w:date="2026-01-01T00:00:00Z">
          <w:r>
            <w:rPr>
              <w:rStyle w:val="Hyperlink"/>
            </w:rPr>
            <w:t xml:space="preserve">prior</w:t>
          </w:r>
        </w:ins>
      </w:hyperlink>
      <w:ins w:id="84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and the model</w:t>
        </w:r>
      </w:ins>
      <w:ins w:id="84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847" w:author="PR Preview" w:date="2026-01-01T00:00:00Z">
        <w:r>
          <w:t xml:space="preserve">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before any data are observed: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50" w:author="PR Preview" w:date="2026-01-01T00:00:00Z">
        <w:r>
          <w:t xml:space="preserve">It is the</w:t>
        </w:r>
      </w:ins>
      <w:ins w:id="851" w:author="PR Preview" w:date="2026-01-01T00:00:00Z">
        <w:r>
          <w:t xml:space="preserve"> </w:t>
        </w:r>
      </w:ins>
      <w:hyperlink w:anchor="def-marginal-likelihood">
        <w:ins w:id="852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853" w:author="PR Preview" w:date="2026-01-01T00:00:00Z">
        <w:r>
          <w:t xml:space="preserve">,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read as a distribution over possible data sets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(Gelman et al. 2013, sec. 1.3, p. 7, eq. 1.3)</w:t>
        </w:r>
      </w:ins>
      <w:ins w:id="858" w:author="PR Preview" w:date="2026-01-01T00:00:00Z">
        <w:r>
          <w:t xml:space="preserve">.</w:t>
        </w:r>
      </w:ins>
    </w:p>
    <w:bookmarkEnd w:id="91"/>
    <w:bookmarkStart w:id="92" w:name="exm-prior-predictive"/>
    <w:p>
      <w:pPr>
        <w:pStyle w:val="BodyText"/>
      </w:pPr>
      <w:ins w:id="859" w:author="PR Preview" w:date="2026-01-01T00:00:00Z">
        <w:r>
          <w:rPr>
            <w:b/>
            <w:bCs/>
          </w:rPr>
          <w:t xml:space="preserve">Example 18 (Prior predictive distribution of a count)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In the Beta-Bernoulli model of</w:t>
        </w:r>
      </w:ins>
      <w:ins w:id="862" w:author="PR Preview" w:date="2026-01-01T00:00:00Z">
        <w:r>
          <w:t xml:space="preserve"> </w:t>
        </w:r>
      </w:ins>
      <w:hyperlink w:anchor="exm-beta-bernoulli">
        <w:ins w:id="863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864" w:author="PR Preview" w:date="2026-01-01T00:00:00Z">
        <w:r>
          <w:t xml:space="preserve">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the number of successes</w:t>
        </w:r>
      </w:ins>
      <w:ins w:id="86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given</w:t>
        </w:r>
      </w:ins>
      <w:ins w:id="870" w:author="PR Preview" w:date="2026-01-01T00:00:00Z">
        <w:r>
          <w:t xml:space="preserve"> </w:t>
        </w:r>
      </w:ins>
      <m:oMath>
        <m:r>
          <m:t>π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  <w:ins w:id="873" w:author="PR Preview" w:date="2026-01-01T00:00:00Z">
        <w:r>
          <w:t xml:space="preserve"> </w:t>
        </w:r>
      </w:ins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874" w:author="PR Preview" w:date="2026-01-01T00:00:00Z">
        <w:r>
          <w:t xml:space="preserve">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Under the uniform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prior,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its prior predictive probabilities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882" w:author="PR Preview" w:date="2026-01-01T00:00:00Z">
        <w:r>
          <w:t xml:space="preserve">for</w:t>
        </w:r>
      </w:ins>
      <w:ins w:id="88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884" w:author="PR Preview" w:date="2026-01-01T00:00:00Z">
        <w:r>
          <w:t xml:space="preserve">.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So the uniform prior says that, before seeing the data,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every count of successes is equally likely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(Gelman et al. 2013, sec. 2.4, p. 34)</w:t>
        </w:r>
      </w:ins>
      <w:ins w:id="891" w:author="PR Preview" w:date="2026-01-01T00:00:00Z">
        <w:r>
          <w:t xml:space="preserve">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For the 189 mothers in the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rPr>
            <w:rStyle w:val="VerbatimChar"/>
          </w:rPr>
          <w:t xml:space="preserve">birthwt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data,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 code below computes these probabilities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from the Beta-binomial probability mass function:</w:t>
        </w:r>
      </w:ins>
    </w:p>
    <w:p>
      <w:pPr>
        <w:pStyle w:val="Heading4"/>
      </w:pPr>
      <w:ins w:id="902" w:author="PR Preview" w:date="2026-01-01T00:00:00Z">
        <w:r>
          <w:t xml:space="preserve">R</w:t>
        </w:r>
      </w:ins>
    </w:p>
    <w:p>
      <w:pPr>
        <w:pStyle w:val="SourceCode"/>
      </w:pPr>
      <w:ins w:id="903" w:author="PR Preview" w:date="2026-01-01T00:00:00Z">
        <w:r>
          <w:rPr>
            <w:rStyle w:val="NormalTok"/>
          </w:rPr>
          <w:t xml:space="preserve">n_mothers </w:t>
        </w:r>
      </w:ins>
      <w:ins w:id="904" w:author="PR Preview" w:date="2026-01-01T00:00:00Z">
        <w:r>
          <w:rPr>
            <w:rStyle w:val="OtherTok"/>
          </w:rPr>
          <w:t xml:space="preserve">&lt;-</w:t>
        </w:r>
      </w:ins>
      <w:ins w:id="905" w:author="PR Preview" w:date="2026-01-01T00:00:00Z">
        <w:r>
          <w:rPr>
            <w:rStyle w:val="NormalTok"/>
          </w:rPr>
          <w:t xml:space="preserve"> </w:t>
        </w:r>
      </w:ins>
      <w:ins w:id="906" w:author="PR Preview" w:date="2026-01-01T00:00:00Z">
        <w:r>
          <w:rPr>
            <w:rStyle w:val="FunctionTok"/>
          </w:rPr>
          <w:t xml:space="preserve">nrow</w:t>
        </w:r>
      </w:ins>
      <w:ins w:id="907" w:author="PR Preview" w:date="2026-01-01T00:00:00Z">
        <w:r>
          <w:rPr>
            <w:rStyle w:val="NormalTok"/>
          </w:rPr>
          <w:t xml:space="preserve">(MASS</w:t>
        </w:r>
      </w:ins>
      <w:ins w:id="908" w:author="PR Preview" w:date="2026-01-01T00:00:00Z">
        <w:r>
          <w:rPr>
            <w:rStyle w:val="SpecialCharTok"/>
          </w:rPr>
          <w:t xml:space="preserve">::</w:t>
        </w:r>
      </w:ins>
      <w:ins w:id="909" w:author="PR Preview" w:date="2026-01-01T00:00:00Z">
        <w:r>
          <w:rPr>
            <w:rStyle w:val="NormalTok"/>
          </w:rPr>
          <w:t xml:space="preserve">birthwt)</w:t>
        </w:r>
      </w:ins>
      <w:ins w:id="910" w:author="PR Preview" w:date="2026-01-01T00:00:00Z">
        <w:r>
          <w:br/>
        </w:r>
      </w:ins>
      <w:ins w:id="911" w:author="PR Preview" w:date="2026-01-01T00:00:00Z">
        <w:r>
          <w:rPr>
            <w:rStyle w:val="NormalTok"/>
          </w:rPr>
          <w:t xml:space="preserve">counts </w:t>
        </w:r>
      </w:ins>
      <w:ins w:id="912" w:author="PR Preview" w:date="2026-01-01T00:00:00Z">
        <w:r>
          <w:rPr>
            <w:rStyle w:val="OtherTok"/>
          </w:rPr>
          <w:t xml:space="preserve">&lt;-</w:t>
        </w:r>
      </w:ins>
      <w:ins w:id="913" w:author="PR Preview" w:date="2026-01-01T00:00:00Z">
        <w:r>
          <w:rPr>
            <w:rStyle w:val="NormalTok"/>
          </w:rPr>
          <w:t xml:space="preserve"> </w:t>
        </w:r>
      </w:ins>
      <w:ins w:id="914" w:author="PR Preview" w:date="2026-01-01T00:00:00Z">
        <w:r>
          <w:rPr>
            <w:rStyle w:val="DecValTok"/>
          </w:rPr>
          <w:t xml:space="preserve">0</w:t>
        </w:r>
      </w:ins>
      <w:ins w:id="915" w:author="PR Preview" w:date="2026-01-01T00:00:00Z">
        <w:r>
          <w:rPr>
            <w:rStyle w:val="SpecialCharTok"/>
          </w:rPr>
          <w:t xml:space="preserve">:</w:t>
        </w:r>
      </w:ins>
      <w:ins w:id="916" w:author="PR Preview" w:date="2026-01-01T00:00:00Z">
        <w:r>
          <w:rPr>
            <w:rStyle w:val="NormalTok"/>
          </w:rPr>
          <w:t xml:space="preserve">n_mothers</w:t>
        </w:r>
      </w:ins>
      <w:ins w:id="917" w:author="PR Preview" w:date="2026-01-01T00:00:00Z">
        <w:r>
          <w:br/>
        </w:r>
      </w:ins>
      <w:ins w:id="918" w:author="PR Preview" w:date="2026-01-01T00:00:00Z">
        <w:r>
          <w:rPr>
            <w:rStyle w:val="NormalTok"/>
          </w:rPr>
          <w:t xml:space="preserve">prior_pred </w:t>
        </w:r>
      </w:ins>
      <w:ins w:id="919" w:author="PR Preview" w:date="2026-01-01T00:00:00Z">
        <w:r>
          <w:rPr>
            <w:rStyle w:val="OtherTok"/>
          </w:rPr>
          <w:t xml:space="preserve">&lt;-</w:t>
        </w:r>
      </w:ins>
      <w:ins w:id="920" w:author="PR Preview" w:date="2026-01-01T00:00:00Z">
        <w:r>
          <w:rPr>
            <w:rStyle w:val="NormalTok"/>
          </w:rPr>
          <w:t xml:space="preserve"> </w:t>
        </w:r>
      </w:ins>
      <w:ins w:id="921" w:author="PR Preview" w:date="2026-01-01T00:00:00Z">
        <w:r>
          <w:rPr>
            <w:rStyle w:val="FunctionTok"/>
          </w:rPr>
          <w:t xml:space="preserve">choose</w:t>
        </w:r>
      </w:ins>
      <w:ins w:id="922" w:author="PR Preview" w:date="2026-01-01T00:00:00Z">
        <w:r>
          <w:rPr>
            <w:rStyle w:val="NormalTok"/>
          </w:rPr>
          <w:t xml:space="preserve">(n_mothers, counts) </w:t>
        </w:r>
      </w:ins>
      <w:ins w:id="923" w:author="PR Preview" w:date="2026-01-01T00:00:00Z">
        <w:r>
          <w:rPr>
            <w:rStyle w:val="SpecialCharTok"/>
          </w:rPr>
          <w:t xml:space="preserve">*</w:t>
        </w:r>
      </w:ins>
      <w:ins w:id="924" w:author="PR Preview" w:date="2026-01-01T00:00:00Z">
        <w:r>
          <w:br/>
        </w:r>
      </w:ins>
      <w:ins w:id="925" w:author="PR Preview" w:date="2026-01-01T00:00:00Z">
        <w:r>
          <w:rPr>
            <w:rStyle w:val="NormalTok"/>
          </w:rPr>
          <w:t xml:space="preserve">  </w:t>
        </w:r>
      </w:ins>
      <w:ins w:id="926" w:author="PR Preview" w:date="2026-01-01T00:00:00Z">
        <w:r>
          <w:rPr>
            <w:rStyle w:val="FunctionTok"/>
          </w:rPr>
          <w:t xml:space="preserve">beta</w:t>
        </w:r>
      </w:ins>
      <w:ins w:id="927" w:author="PR Preview" w:date="2026-01-01T00:00:00Z">
        <w:r>
          <w:rPr>
            <w:rStyle w:val="NormalTok"/>
          </w:rPr>
          <w:t xml:space="preserve">(counts </w:t>
        </w:r>
      </w:ins>
      <w:ins w:id="928" w:author="PR Preview" w:date="2026-01-01T00:00:00Z">
        <w:r>
          <w:rPr>
            <w:rStyle w:val="SpecialCharTok"/>
          </w:rPr>
          <w:t xml:space="preserve">+</w:t>
        </w:r>
      </w:ins>
      <w:ins w:id="929" w:author="PR Preview" w:date="2026-01-01T00:00:00Z">
        <w:r>
          <w:rPr>
            <w:rStyle w:val="NormalTok"/>
          </w:rPr>
          <w:t xml:space="preserve"> </w:t>
        </w:r>
      </w:ins>
      <w:ins w:id="930" w:author="PR Preview" w:date="2026-01-01T00:00:00Z">
        <w:r>
          <w:rPr>
            <w:rStyle w:val="DecValTok"/>
          </w:rPr>
          <w:t xml:space="preserve">1</w:t>
        </w:r>
      </w:ins>
      <w:ins w:id="931" w:author="PR Preview" w:date="2026-01-01T00:00:00Z">
        <w:r>
          <w:rPr>
            <w:rStyle w:val="NormalTok"/>
          </w:rPr>
          <w:t xml:space="preserve">, n_mothers </w:t>
        </w:r>
      </w:ins>
      <w:ins w:id="932" w:author="PR Preview" w:date="2026-01-01T00:00:00Z">
        <w:r>
          <w:rPr>
            <w:rStyle w:val="SpecialCharTok"/>
          </w:rPr>
          <w:t xml:space="preserve">-</w:t>
        </w:r>
      </w:ins>
      <w:ins w:id="933" w:author="PR Preview" w:date="2026-01-01T00:00:00Z">
        <w:r>
          <w:rPr>
            <w:rStyle w:val="NormalTok"/>
          </w:rPr>
          <w:t xml:space="preserve"> counts </w:t>
        </w:r>
      </w:ins>
      <w:ins w:id="934" w:author="PR Preview" w:date="2026-01-01T00:00:00Z">
        <w:r>
          <w:rPr>
            <w:rStyle w:val="SpecialCharTok"/>
          </w:rPr>
          <w:t xml:space="preserve">+</w:t>
        </w:r>
      </w:ins>
      <w:ins w:id="935" w:author="PR Preview" w:date="2026-01-01T00:00:00Z">
        <w:r>
          <w:rPr>
            <w:rStyle w:val="NormalTok"/>
          </w:rPr>
          <w:t xml:space="preserve"> </w:t>
        </w:r>
      </w:ins>
      <w:ins w:id="936" w:author="PR Preview" w:date="2026-01-01T00:00:00Z">
        <w:r>
          <w:rPr>
            <w:rStyle w:val="DecValTok"/>
          </w:rPr>
          <w:t xml:space="preserve">1</w:t>
        </w:r>
      </w:ins>
      <w:ins w:id="937" w:author="PR Preview" w:date="2026-01-01T00:00:00Z">
        <w:r>
          <w:rPr>
            <w:rStyle w:val="NormalTok"/>
          </w:rPr>
          <w:t xml:space="preserve">) </w:t>
        </w:r>
      </w:ins>
      <w:ins w:id="938" w:author="PR Preview" w:date="2026-01-01T00:00:00Z">
        <w:r>
          <w:rPr>
            <w:rStyle w:val="SpecialCharTok"/>
          </w:rPr>
          <w:t xml:space="preserve">/</w:t>
        </w:r>
      </w:ins>
      <w:ins w:id="939" w:author="PR Preview" w:date="2026-01-01T00:00:00Z">
        <w:r>
          <w:rPr>
            <w:rStyle w:val="NormalTok"/>
          </w:rPr>
          <w:t xml:space="preserve"> </w:t>
        </w:r>
      </w:ins>
      <w:ins w:id="940" w:author="PR Preview" w:date="2026-01-01T00:00:00Z">
        <w:r>
          <w:rPr>
            <w:rStyle w:val="FunctionTok"/>
          </w:rPr>
          <w:t xml:space="preserve">beta</w:t>
        </w:r>
      </w:ins>
      <w:ins w:id="941" w:author="PR Preview" w:date="2026-01-01T00:00:00Z">
        <w:r>
          <w:rPr>
            <w:rStyle w:val="NormalTok"/>
          </w:rPr>
          <w:t xml:space="preserve">(</w:t>
        </w:r>
      </w:ins>
      <w:ins w:id="942" w:author="PR Preview" w:date="2026-01-01T00:00:00Z">
        <w:r>
          <w:rPr>
            <w:rStyle w:val="DecValTok"/>
          </w:rPr>
          <w:t xml:space="preserve">1</w:t>
        </w:r>
      </w:ins>
      <w:ins w:id="943" w:author="PR Preview" w:date="2026-01-01T00:00:00Z">
        <w:r>
          <w:rPr>
            <w:rStyle w:val="NormalTok"/>
          </w:rPr>
          <w:t xml:space="preserve">, </w:t>
        </w:r>
      </w:ins>
      <w:ins w:id="944" w:author="PR Preview" w:date="2026-01-01T00:00:00Z">
        <w:r>
          <w:rPr>
            <w:rStyle w:val="DecValTok"/>
          </w:rPr>
          <w:t xml:space="preserve">1</w:t>
        </w:r>
      </w:ins>
      <w:ins w:id="945" w:author="PR Preview" w:date="2026-01-01T00:00:00Z">
        <w:r>
          <w:rPr>
            <w:rStyle w:val="NormalTok"/>
          </w:rPr>
          <w:t xml:space="preserve">)</w:t>
        </w:r>
      </w:ins>
      <w:ins w:id="946" w:author="PR Preview" w:date="2026-01-01T00:00:00Z">
        <w:r>
          <w:br/>
        </w:r>
      </w:ins>
      <w:ins w:id="947" w:author="PR Preview" w:date="2026-01-01T00:00:00Z">
        <w:r>
          <w:rPr>
            <w:rStyle w:val="FunctionTok"/>
          </w:rPr>
          <w:t xml:space="preserve">c</w:t>
        </w:r>
      </w:ins>
      <w:ins w:id="948" w:author="PR Preview" w:date="2026-01-01T00:00:00Z">
        <w:r>
          <w:rPr>
            <w:rStyle w:val="NormalTok"/>
          </w:rPr>
          <w:t xml:space="preserve">(</w:t>
        </w:r>
      </w:ins>
      <w:ins w:id="949" w:author="PR Preview" w:date="2026-01-01T00:00:00Z">
        <w:r>
          <w:br/>
        </w:r>
      </w:ins>
      <w:ins w:id="950" w:author="PR Preview" w:date="2026-01-01T00:00:00Z">
        <w:r>
          <w:rPr>
            <w:rStyle w:val="NormalTok"/>
          </w:rPr>
          <w:t xml:space="preserve">  </w:t>
        </w:r>
      </w:ins>
      <w:ins w:id="951" w:author="PR Preview" w:date="2026-01-01T00:00:00Z">
        <w:r>
          <w:rPr>
            <w:rStyle w:val="AttributeTok"/>
          </w:rPr>
          <w:t xml:space="preserve">smallest =</w:t>
        </w:r>
      </w:ins>
      <w:ins w:id="952" w:author="PR Preview" w:date="2026-01-01T00:00:00Z">
        <w:r>
          <w:rPr>
            <w:rStyle w:val="NormalTok"/>
          </w:rPr>
          <w:t xml:space="preserve"> </w:t>
        </w:r>
      </w:ins>
      <w:ins w:id="953" w:author="PR Preview" w:date="2026-01-01T00:00:00Z">
        <w:r>
          <w:rPr>
            <w:rStyle w:val="FunctionTok"/>
          </w:rPr>
          <w:t xml:space="preserve">min</w:t>
        </w:r>
      </w:ins>
      <w:ins w:id="954" w:author="PR Preview" w:date="2026-01-01T00:00:00Z">
        <w:r>
          <w:rPr>
            <w:rStyle w:val="NormalTok"/>
          </w:rPr>
          <w:t xml:space="preserve">(prior_pred),</w:t>
        </w:r>
      </w:ins>
      <w:ins w:id="955" w:author="PR Preview" w:date="2026-01-01T00:00:00Z">
        <w:r>
          <w:br/>
        </w:r>
      </w:ins>
      <w:ins w:id="956" w:author="PR Preview" w:date="2026-01-01T00:00:00Z">
        <w:r>
          <w:rPr>
            <w:rStyle w:val="NormalTok"/>
          </w:rPr>
          <w:t xml:space="preserve">  </w:t>
        </w:r>
      </w:ins>
      <w:ins w:id="957" w:author="PR Preview" w:date="2026-01-01T00:00:00Z">
        <w:r>
          <w:rPr>
            <w:rStyle w:val="AttributeTok"/>
          </w:rPr>
          <w:t xml:space="preserve">largest =</w:t>
        </w:r>
      </w:ins>
      <w:ins w:id="958" w:author="PR Preview" w:date="2026-01-01T00:00:00Z">
        <w:r>
          <w:rPr>
            <w:rStyle w:val="NormalTok"/>
          </w:rPr>
          <w:t xml:space="preserve"> </w:t>
        </w:r>
      </w:ins>
      <w:ins w:id="959" w:author="PR Preview" w:date="2026-01-01T00:00:00Z">
        <w:r>
          <w:rPr>
            <w:rStyle w:val="FunctionTok"/>
          </w:rPr>
          <w:t xml:space="preserve">max</w:t>
        </w:r>
      </w:ins>
      <w:ins w:id="960" w:author="PR Preview" w:date="2026-01-01T00:00:00Z">
        <w:r>
          <w:rPr>
            <w:rStyle w:val="NormalTok"/>
          </w:rPr>
          <w:t xml:space="preserve">(prior_pred),</w:t>
        </w:r>
      </w:ins>
      <w:ins w:id="961" w:author="PR Preview" w:date="2026-01-01T00:00:00Z">
        <w:r>
          <w:br/>
        </w:r>
      </w:ins>
      <w:ins w:id="962" w:author="PR Preview" w:date="2026-01-01T00:00:00Z">
        <w:r>
          <w:rPr>
            <w:rStyle w:val="NormalTok"/>
          </w:rPr>
          <w:t xml:space="preserve">  </w:t>
        </w:r>
      </w:ins>
      <w:ins w:id="963" w:author="PR Preview" w:date="2026-01-01T00:00:00Z">
        <w:r>
          <w:rPr>
            <w:rStyle w:val="AttributeTok"/>
          </w:rPr>
          <w:t xml:space="preserve">one_over_n_plus_1 =</w:t>
        </w:r>
      </w:ins>
      <w:ins w:id="964" w:author="PR Preview" w:date="2026-01-01T00:00:00Z">
        <w:r>
          <w:rPr>
            <w:rStyle w:val="NormalTok"/>
          </w:rPr>
          <w:t xml:space="preserve"> </w:t>
        </w:r>
      </w:ins>
      <w:ins w:id="965" w:author="PR Preview" w:date="2026-01-01T00:00:00Z">
        <w:r>
          <w:rPr>
            <w:rStyle w:val="DecValTok"/>
          </w:rPr>
          <w:t xml:space="preserve">1</w:t>
        </w:r>
      </w:ins>
      <w:ins w:id="966" w:author="PR Preview" w:date="2026-01-01T00:00:00Z">
        <w:r>
          <w:rPr>
            <w:rStyle w:val="NormalTok"/>
          </w:rPr>
          <w:t xml:space="preserve"> </w:t>
        </w:r>
      </w:ins>
      <w:ins w:id="967" w:author="PR Preview" w:date="2026-01-01T00:00:00Z">
        <w:r>
          <w:rPr>
            <w:rStyle w:val="SpecialCharTok"/>
          </w:rPr>
          <w:t xml:space="preserve">/</w:t>
        </w:r>
      </w:ins>
      <w:ins w:id="968" w:author="PR Preview" w:date="2026-01-01T00:00:00Z">
        <w:r>
          <w:rPr>
            <w:rStyle w:val="NormalTok"/>
          </w:rPr>
          <w:t xml:space="preserve"> (n_mothers </w:t>
        </w:r>
      </w:ins>
      <w:ins w:id="969" w:author="PR Preview" w:date="2026-01-01T00:00:00Z">
        <w:r>
          <w:rPr>
            <w:rStyle w:val="SpecialCharTok"/>
          </w:rPr>
          <w:t xml:space="preserve">+</w:t>
        </w:r>
      </w:ins>
      <w:ins w:id="970" w:author="PR Preview" w:date="2026-01-01T00:00:00Z">
        <w:r>
          <w:rPr>
            <w:rStyle w:val="NormalTok"/>
          </w:rPr>
          <w:t xml:space="preserve"> </w:t>
        </w:r>
      </w:ins>
      <w:ins w:id="971" w:author="PR Preview" w:date="2026-01-01T00:00:00Z">
        <w:r>
          <w:rPr>
            <w:rStyle w:val="DecValTok"/>
          </w:rPr>
          <w:t xml:space="preserve">1</w:t>
        </w:r>
      </w:ins>
      <w:ins w:id="972" w:author="PR Preview" w:date="2026-01-01T00:00:00Z">
        <w:r>
          <w:rPr>
            <w:rStyle w:val="NormalTok"/>
          </w:rPr>
          <w:t xml:space="preserve">)</w:t>
        </w:r>
      </w:ins>
      <w:ins w:id="973" w:author="PR Preview" w:date="2026-01-01T00:00:00Z">
        <w:r>
          <w:br/>
        </w:r>
      </w:ins>
      <w:ins w:id="974" w:author="PR Preview" w:date="2026-01-01T00:00:00Z">
        <w:r>
          <w:rPr>
            <w:rStyle w:val="NormalTok"/>
          </w:rPr>
          <w:t xml:space="preserve">)</w:t>
        </w:r>
      </w:ins>
      <w:ins w:id="975" w:author="PR Preview" w:date="2026-01-01T00:00:00Z">
        <w:r>
          <w:br/>
        </w:r>
      </w:ins>
      <w:ins w:id="976" w:author="PR Preview" w:date="2026-01-01T00:00:00Z">
        <w:r>
          <w:rPr>
            <w:rStyle w:val="CommentTok"/>
          </w:rPr>
          <w:t xml:space="preserve">#&gt;          smallest           largest one_over_n_plus_1 </w:t>
        </w:r>
      </w:ins>
      <w:ins w:id="977" w:author="PR Preview" w:date="2026-01-01T00:00:00Z">
        <w:r>
          <w:br/>
        </w:r>
      </w:ins>
      <w:ins w:id="978" w:author="PR Preview" w:date="2026-01-01T00:00:00Z">
        <w:r>
          <w:rPr>
            <w:rStyle w:val="CommentTok"/>
          </w:rPr>
          <w:t xml:space="preserve">#&gt;        0.00526316        0.00526316        0.00526316</w:t>
        </w:r>
      </w:ins>
    </w:p>
    <w:p>
      <w:pPr>
        <w:pStyle w:val="Heading4"/>
      </w:pPr>
      <w:ins w:id="979" w:author="PR Preview" w:date="2026-01-01T00:00:00Z">
        <w:r>
          <w:t xml:space="preserve">Python</w:t>
        </w:r>
      </w:ins>
    </w:p>
    <w:p>
      <w:pPr>
        <w:pStyle w:val="SourceCode"/>
      </w:pPr>
      <w:ins w:id="980" w:author="PR Preview" w:date="2026-01-01T00:00:00Z">
        <w:r>
          <w:rPr>
            <w:rStyle w:val="ImportTok"/>
          </w:rPr>
          <w:t xml:space="preserve">import</w:t>
        </w:r>
      </w:ins>
      <w:ins w:id="981" w:author="PR Preview" w:date="2026-01-01T00:00:00Z">
        <w:r>
          <w:rPr>
            <w:rStyle w:val="NormalTok"/>
          </w:rPr>
          <w:t xml:space="preserve"> numpy </w:t>
        </w:r>
      </w:ins>
      <w:ins w:id="982" w:author="PR Preview" w:date="2026-01-01T00:00:00Z">
        <w:r>
          <w:rPr>
            <w:rStyle w:val="ImportTok"/>
          </w:rPr>
          <w:t xml:space="preserve">as</w:t>
        </w:r>
      </w:ins>
      <w:ins w:id="983" w:author="PR Preview" w:date="2026-01-01T00:00:00Z">
        <w:r>
          <w:rPr>
            <w:rStyle w:val="NormalTok"/>
          </w:rPr>
          <w:t xml:space="preserve"> np</w:t>
        </w:r>
      </w:ins>
      <w:ins w:id="984" w:author="PR Preview" w:date="2026-01-01T00:00:00Z">
        <w:r>
          <w:br/>
        </w:r>
      </w:ins>
      <w:ins w:id="985" w:author="PR Preview" w:date="2026-01-01T00:00:00Z">
        <w:r>
          <w:rPr>
            <w:rStyle w:val="ImportTok"/>
          </w:rPr>
          <w:t xml:space="preserve">import</w:t>
        </w:r>
      </w:ins>
      <w:ins w:id="986" w:author="PR Preview" w:date="2026-01-01T00:00:00Z">
        <w:r>
          <w:rPr>
            <w:rStyle w:val="NormalTok"/>
          </w:rPr>
          <w:t xml:space="preserve"> pandas </w:t>
        </w:r>
      </w:ins>
      <w:ins w:id="987" w:author="PR Preview" w:date="2026-01-01T00:00:00Z">
        <w:r>
          <w:rPr>
            <w:rStyle w:val="ImportTok"/>
          </w:rPr>
          <w:t xml:space="preserve">as</w:t>
        </w:r>
      </w:ins>
      <w:ins w:id="988" w:author="PR Preview" w:date="2026-01-01T00:00:00Z">
        <w:r>
          <w:rPr>
            <w:rStyle w:val="NormalTok"/>
          </w:rPr>
          <w:t xml:space="preserve"> pd</w:t>
        </w:r>
      </w:ins>
      <w:ins w:id="989" w:author="PR Preview" w:date="2026-01-01T00:00:00Z">
        <w:r>
          <w:br/>
        </w:r>
      </w:ins>
      <w:ins w:id="990" w:author="PR Preview" w:date="2026-01-01T00:00:00Z">
        <w:r>
          <w:rPr>
            <w:rStyle w:val="ImportTok"/>
          </w:rPr>
          <w:t xml:space="preserve">from</w:t>
        </w:r>
      </w:ins>
      <w:ins w:id="991" w:author="PR Preview" w:date="2026-01-01T00:00:00Z">
        <w:r>
          <w:rPr>
            <w:rStyle w:val="NormalTok"/>
          </w:rPr>
          <w:t xml:space="preserve"> scipy </w:t>
        </w:r>
      </w:ins>
      <w:ins w:id="992" w:author="PR Preview" w:date="2026-01-01T00:00:00Z">
        <w:r>
          <w:rPr>
            <w:rStyle w:val="ImportTok"/>
          </w:rPr>
          <w:t xml:space="preserve">import</w:t>
        </w:r>
      </w:ins>
      <w:ins w:id="993" w:author="PR Preview" w:date="2026-01-01T00:00:00Z">
        <w:r>
          <w:rPr>
            <w:rStyle w:val="NormalTok"/>
          </w:rPr>
          <w:t xml:space="preserve"> stats</w:t>
        </w:r>
      </w:ins>
      <w:ins w:id="994" w:author="PR Preview" w:date="2026-01-01T00:00:00Z">
        <w:r>
          <w:br/>
        </w:r>
      </w:ins>
      <w:ins w:id="995" w:author="PR Preview" w:date="2026-01-01T00:00:00Z">
        <w:r>
          <w:br/>
        </w:r>
      </w:ins>
      <w:ins w:id="996" w:author="PR Preview" w:date="2026-01-01T00:00:00Z">
        <w:r>
          <w:rPr>
            <w:rStyle w:val="NormalTok"/>
          </w:rPr>
          <w:t xml:space="preserve">n_mothers </w:t>
        </w:r>
      </w:ins>
      <w:ins w:id="997" w:author="PR Preview" w:date="2026-01-01T00:00:00Z">
        <w:r>
          <w:rPr>
            <w:rStyle w:val="OperatorTok"/>
          </w:rPr>
          <w:t xml:space="preserve">=</w:t>
        </w:r>
      </w:ins>
      <w:ins w:id="998" w:author="PR Preview" w:date="2026-01-01T00:00:00Z">
        <w:r>
          <w:rPr>
            <w:rStyle w:val="NormalTok"/>
          </w:rPr>
          <w:t xml:space="preserve"> </w:t>
        </w:r>
      </w:ins>
      <w:ins w:id="999" w:author="PR Preview" w:date="2026-01-01T00:00:00Z">
        <w:r>
          <w:rPr>
            <w:rStyle w:val="BuiltInTok"/>
          </w:rPr>
          <w:t xml:space="preserve">len</w:t>
        </w:r>
      </w:ins>
      <w:ins w:id="1000" w:author="PR Preview" w:date="2026-01-01T00:00:00Z">
        <w:r>
          <w:rPr>
            <w:rStyle w:val="NormalTok"/>
          </w:rPr>
          <w:t xml:space="preserve">(pd.read_csv(</w:t>
        </w:r>
      </w:ins>
      <w:ins w:id="1001" w:author="PR Preview" w:date="2026-01-01T00:00:00Z">
        <w:r>
          <w:rPr>
            <w:rStyle w:val="StringTok"/>
          </w:rPr>
          <w:t xml:space="preserve">"data/birthwt.csv"</w:t>
        </w:r>
      </w:ins>
      <w:ins w:id="1002" w:author="PR Preview" w:date="2026-01-01T00:00:00Z">
        <w:r>
          <w:rPr>
            <w:rStyle w:val="NormalTok"/>
          </w:rPr>
          <w:t xml:space="preserve">))</w:t>
        </w:r>
      </w:ins>
      <w:ins w:id="1003" w:author="PR Preview" w:date="2026-01-01T00:00:00Z">
        <w:r>
          <w:br/>
        </w:r>
      </w:ins>
      <w:ins w:id="1004" w:author="PR Preview" w:date="2026-01-01T00:00:00Z">
        <w:r>
          <w:rPr>
            <w:rStyle w:val="NormalTok"/>
          </w:rPr>
          <w:t xml:space="preserve">counts </w:t>
        </w:r>
      </w:ins>
      <w:ins w:id="1005" w:author="PR Preview" w:date="2026-01-01T00:00:00Z">
        <w:r>
          <w:rPr>
            <w:rStyle w:val="OperatorTok"/>
          </w:rPr>
          <w:t xml:space="preserve">=</w:t>
        </w:r>
      </w:ins>
      <w:ins w:id="1006" w:author="PR Preview" w:date="2026-01-01T00:00:00Z">
        <w:r>
          <w:rPr>
            <w:rStyle w:val="NormalTok"/>
          </w:rPr>
          <w:t xml:space="preserve"> np.arange(n_mothers </w:t>
        </w:r>
      </w:ins>
      <w:ins w:id="1007" w:author="PR Preview" w:date="2026-01-01T00:00:00Z">
        <w:r>
          <w:rPr>
            <w:rStyle w:val="OperatorTok"/>
          </w:rPr>
          <w:t xml:space="preserve">+</w:t>
        </w:r>
      </w:ins>
      <w:ins w:id="1008" w:author="PR Preview" w:date="2026-01-01T00:00:00Z">
        <w:r>
          <w:rPr>
            <w:rStyle w:val="NormalTok"/>
          </w:rPr>
          <w:t xml:space="preserve"> </w:t>
        </w:r>
      </w:ins>
      <w:ins w:id="1009" w:author="PR Preview" w:date="2026-01-01T00:00:00Z">
        <w:r>
          <w:rPr>
            <w:rStyle w:val="DecValTok"/>
          </w:rPr>
          <w:t xml:space="preserve">1</w:t>
        </w:r>
      </w:ins>
      <w:ins w:id="1010" w:author="PR Preview" w:date="2026-01-01T00:00:00Z">
        <w:r>
          <w:rPr>
            <w:rStyle w:val="NormalTok"/>
          </w:rPr>
          <w:t xml:space="preserve">)</w:t>
        </w:r>
      </w:ins>
      <w:ins w:id="1011" w:author="PR Preview" w:date="2026-01-01T00:00:00Z">
        <w:r>
          <w:br/>
        </w:r>
      </w:ins>
      <w:ins w:id="1012" w:author="PR Preview" w:date="2026-01-01T00:00:00Z">
        <w:r>
          <w:rPr>
            <w:rStyle w:val="NormalTok"/>
          </w:rPr>
          <w:t xml:space="preserve">prior_pred </w:t>
        </w:r>
      </w:ins>
      <w:ins w:id="1013" w:author="PR Preview" w:date="2026-01-01T00:00:00Z">
        <w:r>
          <w:rPr>
            <w:rStyle w:val="OperatorTok"/>
          </w:rPr>
          <w:t xml:space="preserve">=</w:t>
        </w:r>
      </w:ins>
      <w:ins w:id="1014" w:author="PR Preview" w:date="2026-01-01T00:00:00Z">
        <w:r>
          <w:rPr>
            <w:rStyle w:val="NormalTok"/>
          </w:rPr>
          <w:t xml:space="preserve"> stats.betabinom.pmf(counts, n_mothers, </w:t>
        </w:r>
      </w:ins>
      <w:ins w:id="1015" w:author="PR Preview" w:date="2026-01-01T00:00:00Z">
        <w:r>
          <w:rPr>
            <w:rStyle w:val="DecValTok"/>
          </w:rPr>
          <w:t xml:space="preserve">1</w:t>
        </w:r>
      </w:ins>
      <w:ins w:id="1016" w:author="PR Preview" w:date="2026-01-01T00:00:00Z">
        <w:r>
          <w:rPr>
            <w:rStyle w:val="NormalTok"/>
          </w:rPr>
          <w:t xml:space="preserve">, </w:t>
        </w:r>
      </w:ins>
      <w:ins w:id="1017" w:author="PR Preview" w:date="2026-01-01T00:00:00Z">
        <w:r>
          <w:rPr>
            <w:rStyle w:val="DecValTok"/>
          </w:rPr>
          <w:t xml:space="preserve">1</w:t>
        </w:r>
      </w:ins>
      <w:ins w:id="1018" w:author="PR Preview" w:date="2026-01-01T00:00:00Z">
        <w:r>
          <w:rPr>
            <w:rStyle w:val="NormalTok"/>
          </w:rPr>
          <w:t xml:space="preserve">)</w:t>
        </w:r>
      </w:ins>
      <w:ins w:id="1019" w:author="PR Preview" w:date="2026-01-01T00:00:00Z">
        <w:r>
          <w:br/>
        </w:r>
      </w:ins>
      <w:ins w:id="1020" w:author="PR Preview" w:date="2026-01-01T00:00:00Z">
        <w:r>
          <w:rPr>
            <w:rStyle w:val="NormalTok"/>
          </w:rPr>
          <w:t xml:space="preserve">{</w:t>
        </w:r>
      </w:ins>
      <w:ins w:id="1021" w:author="PR Preview" w:date="2026-01-01T00:00:00Z">
        <w:r>
          <w:br/>
        </w:r>
      </w:ins>
      <w:ins w:id="1022" w:author="PR Preview" w:date="2026-01-01T00:00:00Z">
        <w:r>
          <w:rPr>
            <w:rStyle w:val="NormalTok"/>
          </w:rPr>
          <w:t xml:space="preserve">    </w:t>
        </w:r>
      </w:ins>
      <w:ins w:id="1023" w:author="PR Preview" w:date="2026-01-01T00:00:00Z">
        <w:r>
          <w:rPr>
            <w:rStyle w:val="StringTok"/>
          </w:rPr>
          <w:t xml:space="preserve">"smallest"</w:t>
        </w:r>
      </w:ins>
      <w:ins w:id="1024" w:author="PR Preview" w:date="2026-01-01T00:00:00Z">
        <w:r>
          <w:rPr>
            <w:rStyle w:val="NormalTok"/>
          </w:rPr>
          <w:t xml:space="preserve">: prior_pred.</w:t>
        </w:r>
      </w:ins>
      <w:ins w:id="1025" w:author="PR Preview" w:date="2026-01-01T00:00:00Z">
        <w:r>
          <w:rPr>
            <w:rStyle w:val="BuiltInTok"/>
          </w:rPr>
          <w:t xml:space="preserve">min</w:t>
        </w:r>
      </w:ins>
      <w:ins w:id="1026" w:author="PR Preview" w:date="2026-01-01T00:00:00Z">
        <w:r>
          <w:rPr>
            <w:rStyle w:val="NormalTok"/>
          </w:rPr>
          <w:t xml:space="preserve">(),</w:t>
        </w:r>
      </w:ins>
      <w:ins w:id="1027" w:author="PR Preview" w:date="2026-01-01T00:00:00Z">
        <w:r>
          <w:br/>
        </w:r>
      </w:ins>
      <w:ins w:id="1028" w:author="PR Preview" w:date="2026-01-01T00:00:00Z">
        <w:r>
          <w:rPr>
            <w:rStyle w:val="NormalTok"/>
          </w:rPr>
          <w:t xml:space="preserve">    </w:t>
        </w:r>
      </w:ins>
      <w:ins w:id="1029" w:author="PR Preview" w:date="2026-01-01T00:00:00Z">
        <w:r>
          <w:rPr>
            <w:rStyle w:val="StringTok"/>
          </w:rPr>
          <w:t xml:space="preserve">"largest"</w:t>
        </w:r>
      </w:ins>
      <w:ins w:id="1030" w:author="PR Preview" w:date="2026-01-01T00:00:00Z">
        <w:r>
          <w:rPr>
            <w:rStyle w:val="NormalTok"/>
          </w:rPr>
          <w:t xml:space="preserve">: prior_pred.</w:t>
        </w:r>
      </w:ins>
      <w:ins w:id="1031" w:author="PR Preview" w:date="2026-01-01T00:00:00Z">
        <w:r>
          <w:rPr>
            <w:rStyle w:val="BuiltInTok"/>
          </w:rPr>
          <w:t xml:space="preserve">max</w:t>
        </w:r>
      </w:ins>
      <w:ins w:id="1032" w:author="PR Preview" w:date="2026-01-01T00:00:00Z">
        <w:r>
          <w:rPr>
            <w:rStyle w:val="NormalTok"/>
          </w:rPr>
          <w:t xml:space="preserve">(),</w:t>
        </w:r>
      </w:ins>
      <w:ins w:id="1033" w:author="PR Preview" w:date="2026-01-01T00:00:00Z">
        <w:r>
          <w:br/>
        </w:r>
      </w:ins>
      <w:ins w:id="1034" w:author="PR Preview" w:date="2026-01-01T00:00:00Z">
        <w:r>
          <w:rPr>
            <w:rStyle w:val="NormalTok"/>
          </w:rPr>
          <w:t xml:space="preserve">    </w:t>
        </w:r>
      </w:ins>
      <w:ins w:id="1035" w:author="PR Preview" w:date="2026-01-01T00:00:00Z">
        <w:r>
          <w:rPr>
            <w:rStyle w:val="StringTok"/>
          </w:rPr>
          <w:t xml:space="preserve">"one_over_n_plus_1"</w:t>
        </w:r>
      </w:ins>
      <w:ins w:id="1036" w:author="PR Preview" w:date="2026-01-01T00:00:00Z">
        <w:r>
          <w:rPr>
            <w:rStyle w:val="NormalTok"/>
          </w:rPr>
          <w:t xml:space="preserve">: </w:t>
        </w:r>
      </w:ins>
      <w:ins w:id="1037" w:author="PR Preview" w:date="2026-01-01T00:00:00Z">
        <w:r>
          <w:rPr>
            <w:rStyle w:val="DecValTok"/>
          </w:rPr>
          <w:t xml:space="preserve">1</w:t>
        </w:r>
      </w:ins>
      <w:ins w:id="1038" w:author="PR Preview" w:date="2026-01-01T00:00:00Z">
        <w:r>
          <w:rPr>
            <w:rStyle w:val="NormalTok"/>
          </w:rPr>
          <w:t xml:space="preserve"> </w:t>
        </w:r>
      </w:ins>
      <w:ins w:id="1039" w:author="PR Preview" w:date="2026-01-01T00:00:00Z">
        <w:r>
          <w:rPr>
            <w:rStyle w:val="OperatorTok"/>
          </w:rPr>
          <w:t xml:space="preserve">/</w:t>
        </w:r>
      </w:ins>
      <w:ins w:id="1040" w:author="PR Preview" w:date="2026-01-01T00:00:00Z">
        <w:r>
          <w:rPr>
            <w:rStyle w:val="NormalTok"/>
          </w:rPr>
          <w:t xml:space="preserve"> (n_mothers </w:t>
        </w:r>
      </w:ins>
      <w:ins w:id="1041" w:author="PR Preview" w:date="2026-01-01T00:00:00Z">
        <w:r>
          <w:rPr>
            <w:rStyle w:val="OperatorTok"/>
          </w:rPr>
          <w:t xml:space="preserve">+</w:t>
        </w:r>
      </w:ins>
      <w:ins w:id="1042" w:author="PR Preview" w:date="2026-01-01T00:00:00Z">
        <w:r>
          <w:rPr>
            <w:rStyle w:val="NormalTok"/>
          </w:rPr>
          <w:t xml:space="preserve"> </w:t>
        </w:r>
      </w:ins>
      <w:ins w:id="1043" w:author="PR Preview" w:date="2026-01-01T00:00:00Z">
        <w:r>
          <w:rPr>
            <w:rStyle w:val="DecValTok"/>
          </w:rPr>
          <w:t xml:space="preserve">1</w:t>
        </w:r>
      </w:ins>
      <w:ins w:id="1044" w:author="PR Preview" w:date="2026-01-01T00:00:00Z">
        <w:r>
          <w:rPr>
            <w:rStyle w:val="NormalTok"/>
          </w:rPr>
          <w:t xml:space="preserve">),</w:t>
        </w:r>
      </w:ins>
      <w:ins w:id="1045" w:author="PR Preview" w:date="2026-01-01T00:00:00Z">
        <w:r>
          <w:br/>
        </w:r>
      </w:ins>
      <w:ins w:id="1046" w:author="PR Preview" w:date="2026-01-01T00:00:00Z">
        <w:r>
          <w:rPr>
            <w:rStyle w:val="NormalTok"/>
          </w:rPr>
          <w:t xml:space="preserve">}</w:t>
        </w:r>
      </w:ins>
      <w:ins w:id="1047" w:author="PR Preview" w:date="2026-01-01T00:00:00Z">
        <w:r>
          <w:br/>
        </w:r>
      </w:ins>
      <w:ins w:id="1048" w:author="PR Preview" w:date="2026-01-01T00:00:00Z">
        <w:r>
          <w:rPr>
            <w:rStyle w:val="CommentTok"/>
          </w:rPr>
          <w:t xml:space="preserve">#&gt; {'smallest': np.float64(0.005263157894736842), 'largest': np.float64(0.005263157894736846), 'one_over_n_plus_1': 0.005263157894736842}</w:t>
        </w:r>
      </w:ins>
    </w:p>
    <w:bookmarkEnd w:id="92"/>
    <w:bookmarkStart w:id="93" w:name="def-posterior-predictive"/>
    <w:p>
      <w:pPr>
        <w:pStyle w:val="FirstParagraph"/>
      </w:pPr>
      <w:ins w:id="1049" w:author="PR Preview" w:date="2026-01-01T00:00:00Z">
        <w:r>
          <w:rPr>
            <w:b/>
            <w:bCs/>
          </w:rPr>
          <w:t xml:space="preserve">Definition 17 (Posterior predictive distribution)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The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rPr>
            <w:b/>
            <w:bCs/>
          </w:rPr>
          <w:t xml:space="preserve">posterior predictive distribution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of a new observation</w:t>
        </w:r>
      </w:ins>
      <w:ins w:id="1056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1057" w:author="PR Preview" w:date="2026-01-01T00:00:00Z">
        <w:r>
          <w:t xml:space="preserve">,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given observed data</w:t>
        </w:r>
      </w:ins>
      <w:ins w:id="10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1061" w:author="PR Preview" w:date="2026-01-01T00:00:00Z">
        <w:r>
          <w:t xml:space="preserve">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is the distribution of</w:t>
        </w:r>
      </w:ins>
      <w:ins w:id="1064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implied by the</w:t>
        </w:r>
      </w:ins>
      <w:ins w:id="1067" w:author="PR Preview" w:date="2026-01-01T00:00:00Z">
        <w:r>
          <w:t xml:space="preserve"> </w:t>
        </w:r>
      </w:ins>
      <w:hyperlink w:anchor="def-posterior">
        <w:ins w:id="1068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06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and the model</w:t>
        </w:r>
      </w:ins>
      <w:ins w:id="107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10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74" w:author="PR Preview" w:date="2026-01-01T00:00:00Z">
        <w:r>
          <w:t xml:space="preserve">where</w:t>
        </w:r>
      </w:ins>
      <w:ins w:id="1075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and</w:t>
        </w:r>
      </w:ins>
      <w:ins w:id="10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are independent given</w:t>
        </w:r>
      </w:ins>
      <w:ins w:id="1081" w:author="PR Preview" w:date="2026-01-01T00:00:00Z">
        <w:r>
          <w:t xml:space="preserve"> </w:t>
        </w:r>
      </w:ins>
      <m:oMath>
        <m:r>
          <m:t>θ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(Gelman et al. 2013, sec. 1.3, p. 7, eq. 1.4)</w:t>
        </w:r>
      </w:ins>
      <w:ins w:id="1084" w:author="PR Preview" w:date="2026-01-01T00:00:00Z">
        <w:r>
          <w:t xml:space="preserve">.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The same formula, with</w:t>
        </w:r>
      </w:ins>
      <w:ins w:id="1087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replaced by a whole replicated data set</w:t>
        </w:r>
      </w:ins>
      <w:ins w:id="109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of the same size as</w:t>
        </w:r>
      </w:ins>
      <w:ins w:id="10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094" w:author="PR Preview" w:date="2026-01-01T00:00:00Z">
        <w:r>
          <w:t xml:space="preserve">,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gives the posterior predictive distribution of replicated data.</w:t>
        </w:r>
      </w:ins>
    </w:p>
    <w:bookmarkEnd w:id="93"/>
    <w:bookmarkStart w:id="94" w:name="exm-posterior-predictive"/>
    <w:p>
      <w:pPr>
        <w:pStyle w:val="BodyText"/>
      </w:pPr>
      <w:ins w:id="1097" w:author="PR Preview" w:date="2026-01-01T00:00:00Z">
        <w:r>
          <w:rPr>
            <w:b/>
            <w:bCs/>
          </w:rPr>
          <w:t xml:space="preserve">Example 19 (Will the next mother smoke?)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Let</w:t>
        </w:r>
      </w:ins>
      <w:ins w:id="1100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if one more mother from the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rPr>
            <w:rStyle w:val="VerbatimChar"/>
          </w:rPr>
          <w:t xml:space="preserve">birthwt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population smoked during pregnancy,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and</w:t>
        </w:r>
      </w:ins>
      <w:ins w:id="1109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if she did not.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Given</w:t>
        </w:r>
      </w:ins>
      <w:ins w:id="1114" w:author="PR Preview" w:date="2026-01-01T00:00:00Z">
        <w:r>
          <w:t xml:space="preserve"> </w:t>
        </w:r>
      </w:ins>
      <m:oMath>
        <m:r>
          <m:t>π</m:t>
        </m:r>
      </m:oMath>
      <w:ins w:id="1115" w:author="PR Preview" w:date="2026-01-01T00:00:00Z">
        <w:r>
          <w:t xml:space="preserve">,</w:t>
        </w:r>
      </w:ins>
      <w:ins w:id="111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ins w:id="1117" w:author="PR Preview" w:date="2026-01-01T00:00:00Z">
        <w:r>
          <w:t xml:space="preserve">.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With the posterior</w:t>
        </w:r>
      </w:ins>
      <w:ins w:id="112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of</w:t>
        </w:r>
      </w:ins>
      <w:ins w:id="1123" w:author="PR Preview" w:date="2026-01-01T00:00:00Z">
        <w:r>
          <w:t xml:space="preserve"> </w:t>
        </w:r>
      </w:ins>
      <w:hyperlink w:anchor="exm-prior-posterior-figure">
        <w:ins w:id="1124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12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26" w:author="PR Preview" w:date="2026-01-01T00:00:00Z">
        <w:r>
          <w:t xml:space="preserve">So the posterior predictive probability that the next mother smoked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is the posterior mean of</w:t>
        </w:r>
      </w:ins>
      <w:ins w:id="1129" w:author="PR Preview" w:date="2026-01-01T00:00:00Z">
        <w:r>
          <w:t xml:space="preserve"> </w:t>
        </w:r>
      </w:ins>
      <m:oMath>
        <m:r>
          <m:t>π</m:t>
        </m:r>
      </m:oMath>
      <w:ins w:id="1130" w:author="PR Preview" w:date="2026-01-01T00:00:00Z">
        <w:r>
          <w:t xml:space="preserve">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0.393.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The code below checks this by simulation: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draw</w:t>
        </w:r>
      </w:ins>
      <w:ins w:id="1137" w:author="PR Preview" w:date="2026-01-01T00:00:00Z">
        <w:r>
          <w:t xml:space="preserve"> </w:t>
        </w:r>
      </w:ins>
      <m:oMath>
        <m:r>
          <m:t>π</m:t>
        </m:r>
      </m:oMath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from its posterior,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then draw</w:t>
        </w:r>
      </w:ins>
      <w:ins w:id="1142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given that</w:t>
        </w:r>
      </w:ins>
      <w:ins w:id="1145" w:author="PR Preview" w:date="2026-01-01T00:00:00Z">
        <w:r>
          <w:t xml:space="preserve"> </w:t>
        </w:r>
      </w:ins>
      <m:oMath>
        <m:r>
          <m:t>π</m:t>
        </m:r>
      </m:oMath>
      <w:ins w:id="1146" w:author="PR Preview" w:date="2026-01-01T00:00:00Z">
        <w:r>
          <w:t xml:space="preserve">.</w:t>
        </w:r>
      </w:ins>
    </w:p>
    <w:p>
      <w:pPr>
        <w:pStyle w:val="Heading4"/>
      </w:pPr>
      <w:ins w:id="1147" w:author="PR Preview" w:date="2026-01-01T00:00:00Z">
        <w:r>
          <w:t xml:space="preserve">R</w:t>
        </w:r>
      </w:ins>
    </w:p>
    <w:p>
      <w:pPr>
        <w:pStyle w:val="SourceCode"/>
      </w:pPr>
      <w:ins w:id="1148" w:author="PR Preview" w:date="2026-01-01T00:00:00Z">
        <w:r>
          <w:rPr>
            <w:rStyle w:val="FunctionTok"/>
          </w:rPr>
          <w:t xml:space="preserve">set.seed</w:t>
        </w:r>
      </w:ins>
      <w:ins w:id="1149" w:author="PR Preview" w:date="2026-01-01T00:00:00Z">
        <w:r>
          <w:rPr>
            <w:rStyle w:val="NormalTok"/>
          </w:rPr>
          <w:t xml:space="preserve">(</w:t>
        </w:r>
      </w:ins>
      <w:ins w:id="1150" w:author="PR Preview" w:date="2026-01-01T00:00:00Z">
        <w:r>
          <w:rPr>
            <w:rStyle w:val="DecValTok"/>
          </w:rPr>
          <w:t xml:space="preserve">2</w:t>
        </w:r>
      </w:ins>
      <w:ins w:id="1151" w:author="PR Preview" w:date="2026-01-01T00:00:00Z">
        <w:r>
          <w:rPr>
            <w:rStyle w:val="NormalTok"/>
          </w:rPr>
          <w:t xml:space="preserve">)</w:t>
        </w:r>
      </w:ins>
      <w:ins w:id="1152" w:author="PR Preview" w:date="2026-01-01T00:00:00Z">
        <w:r>
          <w:br/>
        </w:r>
      </w:ins>
      <w:ins w:id="1153" w:author="PR Preview" w:date="2026-01-01T00:00:00Z">
        <w:r>
          <w:rPr>
            <w:rStyle w:val="NormalTok"/>
          </w:rPr>
          <w:t xml:space="preserve">prob_draws </w:t>
        </w:r>
      </w:ins>
      <w:ins w:id="1154" w:author="PR Preview" w:date="2026-01-01T00:00:00Z">
        <w:r>
          <w:rPr>
            <w:rStyle w:val="OtherTok"/>
          </w:rPr>
          <w:t xml:space="preserve">&lt;-</w:t>
        </w:r>
      </w:ins>
      <w:ins w:id="1155" w:author="PR Preview" w:date="2026-01-01T00:00:00Z">
        <w:r>
          <w:rPr>
            <w:rStyle w:val="NormalTok"/>
          </w:rPr>
          <w:t xml:space="preserve"> stats</w:t>
        </w:r>
      </w:ins>
      <w:ins w:id="1156" w:author="PR Preview" w:date="2026-01-01T00:00:00Z">
        <w:r>
          <w:rPr>
            <w:rStyle w:val="SpecialCharTok"/>
          </w:rPr>
          <w:t xml:space="preserve">::</w:t>
        </w:r>
      </w:ins>
      <w:ins w:id="1157" w:author="PR Preview" w:date="2026-01-01T00:00:00Z">
        <w:r>
          <w:rPr>
            <w:rStyle w:val="FunctionTok"/>
          </w:rPr>
          <w:t xml:space="preserve">rbeta</w:t>
        </w:r>
      </w:ins>
      <w:ins w:id="1158" w:author="PR Preview" w:date="2026-01-01T00:00:00Z">
        <w:r>
          <w:rPr>
            <w:rStyle w:val="NormalTok"/>
          </w:rPr>
          <w:t xml:space="preserve">(</w:t>
        </w:r>
      </w:ins>
      <w:ins w:id="1159" w:author="PR Preview" w:date="2026-01-01T00:00:00Z">
        <w:r>
          <w:br/>
        </w:r>
      </w:ins>
      <w:ins w:id="1160" w:author="PR Preview" w:date="2026-01-01T00:00:00Z">
        <w:r>
          <w:rPr>
            <w:rStyle w:val="NormalTok"/>
          </w:rPr>
          <w:t xml:space="preserve">  </w:t>
        </w:r>
      </w:ins>
      <w:ins w:id="1161" w:author="PR Preview" w:date="2026-01-01T00:00:00Z">
        <w:r>
          <w:rPr>
            <w:rStyle w:val="DecValTok"/>
          </w:rPr>
          <w:t xml:space="preserve">10000</w:t>
        </w:r>
      </w:ins>
      <w:ins w:id="1162" w:author="PR Preview" w:date="2026-01-01T00:00:00Z">
        <w:r>
          <w:rPr>
            <w:rStyle w:val="NormalTok"/>
          </w:rPr>
          <w:t xml:space="preserve">,</w:t>
        </w:r>
      </w:ins>
      <w:ins w:id="1163" w:author="PR Preview" w:date="2026-01-01T00:00:00Z">
        <w:r>
          <w:br/>
        </w:r>
      </w:ins>
      <w:ins w:id="1164" w:author="PR Preview" w:date="2026-01-01T00:00:00Z">
        <w:r>
          <w:rPr>
            <w:rStyle w:val="NormalTok"/>
          </w:rPr>
          <w:t xml:space="preserve">  post_params[</w:t>
        </w:r>
      </w:ins>
      <w:ins w:id="1165" w:author="PR Preview" w:date="2026-01-01T00:00:00Z">
        <w:r>
          <w:rPr>
            <w:rStyle w:val="StringTok"/>
          </w:rPr>
          <w:t xml:space="preserve">"real (birthwt)"</w:t>
        </w:r>
      </w:ins>
      <w:ins w:id="1166" w:author="PR Preview" w:date="2026-01-01T00:00:00Z">
        <w:r>
          <w:rPr>
            <w:rStyle w:val="NormalTok"/>
          </w:rPr>
          <w:t xml:space="preserve">, </w:t>
        </w:r>
      </w:ins>
      <w:ins w:id="1167" w:author="PR Preview" w:date="2026-01-01T00:00:00Z">
        <w:r>
          <w:rPr>
            <w:rStyle w:val="StringTok"/>
          </w:rPr>
          <w:t xml:space="preserve">"a"</w:t>
        </w:r>
      </w:ins>
      <w:ins w:id="1168" w:author="PR Preview" w:date="2026-01-01T00:00:00Z">
        <w:r>
          <w:rPr>
            <w:rStyle w:val="NormalTok"/>
          </w:rPr>
          <w:t xml:space="preserve">],</w:t>
        </w:r>
      </w:ins>
      <w:ins w:id="1169" w:author="PR Preview" w:date="2026-01-01T00:00:00Z">
        <w:r>
          <w:br/>
        </w:r>
      </w:ins>
      <w:ins w:id="1170" w:author="PR Preview" w:date="2026-01-01T00:00:00Z">
        <w:r>
          <w:rPr>
            <w:rStyle w:val="NormalTok"/>
          </w:rPr>
          <w:t xml:space="preserve">  post_params[</w:t>
        </w:r>
      </w:ins>
      <w:ins w:id="1171" w:author="PR Preview" w:date="2026-01-01T00:00:00Z">
        <w:r>
          <w:rPr>
            <w:rStyle w:val="StringTok"/>
          </w:rPr>
          <w:t xml:space="preserve">"real (birthwt)"</w:t>
        </w:r>
      </w:ins>
      <w:ins w:id="1172" w:author="PR Preview" w:date="2026-01-01T00:00:00Z">
        <w:r>
          <w:rPr>
            <w:rStyle w:val="NormalTok"/>
          </w:rPr>
          <w:t xml:space="preserve">, </w:t>
        </w:r>
      </w:ins>
      <w:ins w:id="1173" w:author="PR Preview" w:date="2026-01-01T00:00:00Z">
        <w:r>
          <w:rPr>
            <w:rStyle w:val="StringTok"/>
          </w:rPr>
          <w:t xml:space="preserve">"b"</w:t>
        </w:r>
      </w:ins>
      <w:ins w:id="1174" w:author="PR Preview" w:date="2026-01-01T00:00:00Z">
        <w:r>
          <w:rPr>
            <w:rStyle w:val="NormalTok"/>
          </w:rPr>
          <w:t xml:space="preserve">]</w:t>
        </w:r>
      </w:ins>
      <w:ins w:id="1175" w:author="PR Preview" w:date="2026-01-01T00:00:00Z">
        <w:r>
          <w:br/>
        </w:r>
      </w:ins>
      <w:ins w:id="1176" w:author="PR Preview" w:date="2026-01-01T00:00:00Z">
        <w:r>
          <w:rPr>
            <w:rStyle w:val="NormalTok"/>
          </w:rPr>
          <w:t xml:space="preserve">)</w:t>
        </w:r>
      </w:ins>
      <w:ins w:id="1177" w:author="PR Preview" w:date="2026-01-01T00:00:00Z">
        <w:r>
          <w:br/>
        </w:r>
      </w:ins>
      <w:ins w:id="1178" w:author="PR Preview" w:date="2026-01-01T00:00:00Z">
        <w:r>
          <w:rPr>
            <w:rStyle w:val="NormalTok"/>
          </w:rPr>
          <w:t xml:space="preserve">y_new </w:t>
        </w:r>
      </w:ins>
      <w:ins w:id="1179" w:author="PR Preview" w:date="2026-01-01T00:00:00Z">
        <w:r>
          <w:rPr>
            <w:rStyle w:val="OtherTok"/>
          </w:rPr>
          <w:t xml:space="preserve">&lt;-</w:t>
        </w:r>
      </w:ins>
      <w:ins w:id="1180" w:author="PR Preview" w:date="2026-01-01T00:00:00Z">
        <w:r>
          <w:rPr>
            <w:rStyle w:val="NormalTok"/>
          </w:rPr>
          <w:t xml:space="preserve"> stats</w:t>
        </w:r>
      </w:ins>
      <w:ins w:id="1181" w:author="PR Preview" w:date="2026-01-01T00:00:00Z">
        <w:r>
          <w:rPr>
            <w:rStyle w:val="SpecialCharTok"/>
          </w:rPr>
          <w:t xml:space="preserve">::</w:t>
        </w:r>
      </w:ins>
      <w:ins w:id="1182" w:author="PR Preview" w:date="2026-01-01T00:00:00Z">
        <w:r>
          <w:rPr>
            <w:rStyle w:val="FunctionTok"/>
          </w:rPr>
          <w:t xml:space="preserve">rbinom</w:t>
        </w:r>
      </w:ins>
      <w:ins w:id="1183" w:author="PR Preview" w:date="2026-01-01T00:00:00Z">
        <w:r>
          <w:rPr>
            <w:rStyle w:val="NormalTok"/>
          </w:rPr>
          <w:t xml:space="preserve">(</w:t>
        </w:r>
      </w:ins>
      <w:ins w:id="1184" w:author="PR Preview" w:date="2026-01-01T00:00:00Z">
        <w:r>
          <w:rPr>
            <w:rStyle w:val="DecValTok"/>
          </w:rPr>
          <w:t xml:space="preserve">10000</w:t>
        </w:r>
      </w:ins>
      <w:ins w:id="1185" w:author="PR Preview" w:date="2026-01-01T00:00:00Z">
        <w:r>
          <w:rPr>
            <w:rStyle w:val="NormalTok"/>
          </w:rPr>
          <w:t xml:space="preserve">, </w:t>
        </w:r>
      </w:ins>
      <w:ins w:id="1186" w:author="PR Preview" w:date="2026-01-01T00:00:00Z">
        <w:r>
          <w:rPr>
            <w:rStyle w:val="AttributeTok"/>
          </w:rPr>
          <w:t xml:space="preserve">size =</w:t>
        </w:r>
      </w:ins>
      <w:ins w:id="1187" w:author="PR Preview" w:date="2026-01-01T00:00:00Z">
        <w:r>
          <w:rPr>
            <w:rStyle w:val="NormalTok"/>
          </w:rPr>
          <w:t xml:space="preserve"> </w:t>
        </w:r>
      </w:ins>
      <w:ins w:id="1188" w:author="PR Preview" w:date="2026-01-01T00:00:00Z">
        <w:r>
          <w:rPr>
            <w:rStyle w:val="DecValTok"/>
          </w:rPr>
          <w:t xml:space="preserve">1</w:t>
        </w:r>
      </w:ins>
      <w:ins w:id="1189" w:author="PR Preview" w:date="2026-01-01T00:00:00Z">
        <w:r>
          <w:rPr>
            <w:rStyle w:val="NormalTok"/>
          </w:rPr>
          <w:t xml:space="preserve">, </w:t>
        </w:r>
      </w:ins>
      <w:ins w:id="1190" w:author="PR Preview" w:date="2026-01-01T00:00:00Z">
        <w:r>
          <w:rPr>
            <w:rStyle w:val="AttributeTok"/>
          </w:rPr>
          <w:t xml:space="preserve">prob =</w:t>
        </w:r>
      </w:ins>
      <w:ins w:id="1191" w:author="PR Preview" w:date="2026-01-01T00:00:00Z">
        <w:r>
          <w:rPr>
            <w:rStyle w:val="NormalTok"/>
          </w:rPr>
          <w:t xml:space="preserve"> prob_draws)</w:t>
        </w:r>
      </w:ins>
      <w:ins w:id="1192" w:author="PR Preview" w:date="2026-01-01T00:00:00Z">
        <w:r>
          <w:br/>
        </w:r>
      </w:ins>
      <w:ins w:id="1193" w:author="PR Preview" w:date="2026-01-01T00:00:00Z">
        <w:r>
          <w:rPr>
            <w:rStyle w:val="FunctionTok"/>
          </w:rPr>
          <w:t xml:space="preserve">c</w:t>
        </w:r>
      </w:ins>
      <w:ins w:id="1194" w:author="PR Preview" w:date="2026-01-01T00:00:00Z">
        <w:r>
          <w:rPr>
            <w:rStyle w:val="NormalTok"/>
          </w:rPr>
          <w:t xml:space="preserve">(</w:t>
        </w:r>
      </w:ins>
      <w:ins w:id="1195" w:author="PR Preview" w:date="2026-01-01T00:00:00Z">
        <w:r>
          <w:br/>
        </w:r>
      </w:ins>
      <w:ins w:id="1196" w:author="PR Preview" w:date="2026-01-01T00:00:00Z">
        <w:r>
          <w:rPr>
            <w:rStyle w:val="NormalTok"/>
          </w:rPr>
          <w:t xml:space="preserve">  </w:t>
        </w:r>
      </w:ins>
      <w:ins w:id="1197" w:author="PR Preview" w:date="2026-01-01T00:00:00Z">
        <w:r>
          <w:rPr>
            <w:rStyle w:val="AttributeTok"/>
          </w:rPr>
          <w:t xml:space="preserve">simulated =</w:t>
        </w:r>
      </w:ins>
      <w:ins w:id="1198" w:author="PR Preview" w:date="2026-01-01T00:00:00Z">
        <w:r>
          <w:rPr>
            <w:rStyle w:val="NormalTok"/>
          </w:rPr>
          <w:t xml:space="preserve"> </w:t>
        </w:r>
      </w:ins>
      <w:ins w:id="1199" w:author="PR Preview" w:date="2026-01-01T00:00:00Z">
        <w:r>
          <w:rPr>
            <w:rStyle w:val="FunctionTok"/>
          </w:rPr>
          <w:t xml:space="preserve">mean</w:t>
        </w:r>
      </w:ins>
      <w:ins w:id="1200" w:author="PR Preview" w:date="2026-01-01T00:00:00Z">
        <w:r>
          <w:rPr>
            <w:rStyle w:val="NormalTok"/>
          </w:rPr>
          <w:t xml:space="preserve">(y_new),</w:t>
        </w:r>
      </w:ins>
      <w:ins w:id="1201" w:author="PR Preview" w:date="2026-01-01T00:00:00Z">
        <w:r>
          <w:br/>
        </w:r>
      </w:ins>
      <w:ins w:id="1202" w:author="PR Preview" w:date="2026-01-01T00:00:00Z">
        <w:r>
          <w:rPr>
            <w:rStyle w:val="NormalTok"/>
          </w:rPr>
          <w:t xml:space="preserve">  </w:t>
        </w:r>
      </w:ins>
      <w:ins w:id="1203" w:author="PR Preview" w:date="2026-01-01T00:00:00Z">
        <w:r>
          <w:rPr>
            <w:rStyle w:val="AttributeTok"/>
          </w:rPr>
          <w:t xml:space="preserve">exact =</w:t>
        </w:r>
      </w:ins>
      <w:ins w:id="1204" w:author="PR Preview" w:date="2026-01-01T00:00:00Z">
        <w:r>
          <w:rPr>
            <w:rStyle w:val="NormalTok"/>
          </w:rPr>
          <w:t xml:space="preserve"> post_summary[</w:t>
        </w:r>
      </w:ins>
      <w:ins w:id="1205" w:author="PR Preview" w:date="2026-01-01T00:00:00Z">
        <w:r>
          <w:rPr>
            <w:rStyle w:val="StringTok"/>
          </w:rPr>
          <w:t xml:space="preserve">"real (birthwt)"</w:t>
        </w:r>
      </w:ins>
      <w:ins w:id="1206" w:author="PR Preview" w:date="2026-01-01T00:00:00Z">
        <w:r>
          <w:rPr>
            <w:rStyle w:val="NormalTok"/>
          </w:rPr>
          <w:t xml:space="preserve">, </w:t>
        </w:r>
      </w:ins>
      <w:ins w:id="1207" w:author="PR Preview" w:date="2026-01-01T00:00:00Z">
        <w:r>
          <w:rPr>
            <w:rStyle w:val="StringTok"/>
          </w:rPr>
          <w:t xml:space="preserve">"mean"</w:t>
        </w:r>
      </w:ins>
      <w:ins w:id="1208" w:author="PR Preview" w:date="2026-01-01T00:00:00Z">
        <w:r>
          <w:rPr>
            <w:rStyle w:val="NormalTok"/>
          </w:rPr>
          <w:t xml:space="preserve">]</w:t>
        </w:r>
      </w:ins>
      <w:ins w:id="1209" w:author="PR Preview" w:date="2026-01-01T00:00:00Z">
        <w:r>
          <w:br/>
        </w:r>
      </w:ins>
      <w:ins w:id="1210" w:author="PR Preview" w:date="2026-01-01T00:00:00Z">
        <w:r>
          <w:rPr>
            <w:rStyle w:val="NormalTok"/>
          </w:rPr>
          <w:t xml:space="preserve">)</w:t>
        </w:r>
      </w:ins>
      <w:ins w:id="1211" w:author="PR Preview" w:date="2026-01-01T00:00:00Z">
        <w:r>
          <w:br/>
        </w:r>
      </w:ins>
      <w:ins w:id="1212" w:author="PR Preview" w:date="2026-01-01T00:00:00Z">
        <w:r>
          <w:rPr>
            <w:rStyle w:val="CommentTok"/>
          </w:rPr>
          <w:t xml:space="preserve">#&gt; simulated     exact </w:t>
        </w:r>
      </w:ins>
      <w:ins w:id="1213" w:author="PR Preview" w:date="2026-01-01T00:00:00Z">
        <w:r>
          <w:br/>
        </w:r>
      </w:ins>
      <w:ins w:id="1214" w:author="PR Preview" w:date="2026-01-01T00:00:00Z">
        <w:r>
          <w:rPr>
            <w:rStyle w:val="CommentTok"/>
          </w:rPr>
          <w:t xml:space="preserve">#&gt;   0.38850   0.39267</w:t>
        </w:r>
      </w:ins>
    </w:p>
    <w:p>
      <w:pPr>
        <w:pStyle w:val="Heading4"/>
      </w:pPr>
      <w:ins w:id="1215" w:author="PR Preview" w:date="2026-01-01T00:00:00Z">
        <w:r>
          <w:t xml:space="preserve">Python</w:t>
        </w:r>
      </w:ins>
    </w:p>
    <w:p>
      <w:pPr>
        <w:pStyle w:val="SourceCode"/>
      </w:pPr>
      <w:ins w:id="1216" w:author="PR Preview" w:date="2026-01-01T00:00:00Z">
        <w:r>
          <w:rPr>
            <w:rStyle w:val="ImportTok"/>
          </w:rPr>
          <w:t xml:space="preserve">import</w:t>
        </w:r>
      </w:ins>
      <w:ins w:id="1217" w:author="PR Preview" w:date="2026-01-01T00:00:00Z">
        <w:r>
          <w:rPr>
            <w:rStyle w:val="NormalTok"/>
          </w:rPr>
          <w:t xml:space="preserve"> numpy </w:t>
        </w:r>
      </w:ins>
      <w:ins w:id="1218" w:author="PR Preview" w:date="2026-01-01T00:00:00Z">
        <w:r>
          <w:rPr>
            <w:rStyle w:val="ImportTok"/>
          </w:rPr>
          <w:t xml:space="preserve">as</w:t>
        </w:r>
      </w:ins>
      <w:ins w:id="1219" w:author="PR Preview" w:date="2026-01-01T00:00:00Z">
        <w:r>
          <w:rPr>
            <w:rStyle w:val="NormalTok"/>
          </w:rPr>
          <w:t xml:space="preserve"> np</w:t>
        </w:r>
      </w:ins>
      <w:ins w:id="1220" w:author="PR Preview" w:date="2026-01-01T00:00:00Z">
        <w:r>
          <w:br/>
        </w:r>
      </w:ins>
      <w:ins w:id="1221" w:author="PR Preview" w:date="2026-01-01T00:00:00Z">
        <w:r>
          <w:rPr>
            <w:rStyle w:val="ImportTok"/>
          </w:rPr>
          <w:t xml:space="preserve">import</w:t>
        </w:r>
      </w:ins>
      <w:ins w:id="1222" w:author="PR Preview" w:date="2026-01-01T00:00:00Z">
        <w:r>
          <w:rPr>
            <w:rStyle w:val="NormalTok"/>
          </w:rPr>
          <w:t xml:space="preserve"> pandas </w:t>
        </w:r>
      </w:ins>
      <w:ins w:id="1223" w:author="PR Preview" w:date="2026-01-01T00:00:00Z">
        <w:r>
          <w:rPr>
            <w:rStyle w:val="ImportTok"/>
          </w:rPr>
          <w:t xml:space="preserve">as</w:t>
        </w:r>
      </w:ins>
      <w:ins w:id="1224" w:author="PR Preview" w:date="2026-01-01T00:00:00Z">
        <w:r>
          <w:rPr>
            <w:rStyle w:val="NormalTok"/>
          </w:rPr>
          <w:t xml:space="preserve"> pd</w:t>
        </w:r>
      </w:ins>
      <w:ins w:id="1225" w:author="PR Preview" w:date="2026-01-01T00:00:00Z">
        <w:r>
          <w:br/>
        </w:r>
      </w:ins>
      <w:ins w:id="1226" w:author="PR Preview" w:date="2026-01-01T00:00:00Z">
        <w:r>
          <w:br/>
        </w:r>
      </w:ins>
      <w:ins w:id="1227" w:author="PR Preview" w:date="2026-01-01T00:00:00Z">
        <w:r>
          <w:rPr>
            <w:rStyle w:val="NormalTok"/>
          </w:rPr>
          <w:t xml:space="preserve">smoke_y </w:t>
        </w:r>
      </w:ins>
      <w:ins w:id="1228" w:author="PR Preview" w:date="2026-01-01T00:00:00Z">
        <w:r>
          <w:rPr>
            <w:rStyle w:val="OperatorTok"/>
          </w:rPr>
          <w:t xml:space="preserve">=</w:t>
        </w:r>
      </w:ins>
      <w:ins w:id="1229" w:author="PR Preview" w:date="2026-01-01T00:00:00Z">
        <w:r>
          <w:rPr>
            <w:rStyle w:val="NormalTok"/>
          </w:rPr>
          <w:t xml:space="preserve"> pd.read_csv(</w:t>
        </w:r>
      </w:ins>
      <w:ins w:id="1230" w:author="PR Preview" w:date="2026-01-01T00:00:00Z">
        <w:r>
          <w:rPr>
            <w:rStyle w:val="StringTok"/>
          </w:rPr>
          <w:t xml:space="preserve">"data/birthwt.csv"</w:t>
        </w:r>
      </w:ins>
      <w:ins w:id="1231" w:author="PR Preview" w:date="2026-01-01T00:00:00Z">
        <w:r>
          <w:rPr>
            <w:rStyle w:val="NormalTok"/>
          </w:rPr>
          <w:t xml:space="preserve">)[</w:t>
        </w:r>
      </w:ins>
      <w:ins w:id="1232" w:author="PR Preview" w:date="2026-01-01T00:00:00Z">
        <w:r>
          <w:rPr>
            <w:rStyle w:val="StringTok"/>
          </w:rPr>
          <w:t xml:space="preserve">"smoke"</w:t>
        </w:r>
      </w:ins>
      <w:ins w:id="1233" w:author="PR Preview" w:date="2026-01-01T00:00:00Z">
        <w:r>
          <w:rPr>
            <w:rStyle w:val="NormalTok"/>
          </w:rPr>
          <w:t xml:space="preserve">].to_numpy()</w:t>
        </w:r>
      </w:ins>
      <w:ins w:id="1234" w:author="PR Preview" w:date="2026-01-01T00:00:00Z">
        <w:r>
          <w:br/>
        </w:r>
      </w:ins>
      <w:ins w:id="1235" w:author="PR Preview" w:date="2026-01-01T00:00:00Z">
        <w:r>
          <w:rPr>
            <w:rStyle w:val="NormalTok"/>
          </w:rPr>
          <w:t xml:space="preserve">post_a </w:t>
        </w:r>
      </w:ins>
      <w:ins w:id="1236" w:author="PR Preview" w:date="2026-01-01T00:00:00Z">
        <w:r>
          <w:rPr>
            <w:rStyle w:val="OperatorTok"/>
          </w:rPr>
          <w:t xml:space="preserve">=</w:t>
        </w:r>
      </w:ins>
      <w:ins w:id="1237" w:author="PR Preview" w:date="2026-01-01T00:00:00Z">
        <w:r>
          <w:rPr>
            <w:rStyle w:val="NormalTok"/>
          </w:rPr>
          <w:t xml:space="preserve"> </w:t>
        </w:r>
      </w:ins>
      <w:ins w:id="1238" w:author="PR Preview" w:date="2026-01-01T00:00:00Z">
        <w:r>
          <w:rPr>
            <w:rStyle w:val="DecValTok"/>
          </w:rPr>
          <w:t xml:space="preserve">1</w:t>
        </w:r>
      </w:ins>
      <w:ins w:id="1239" w:author="PR Preview" w:date="2026-01-01T00:00:00Z">
        <w:r>
          <w:rPr>
            <w:rStyle w:val="NormalTok"/>
          </w:rPr>
          <w:t xml:space="preserve"> </w:t>
        </w:r>
      </w:ins>
      <w:ins w:id="1240" w:author="PR Preview" w:date="2026-01-01T00:00:00Z">
        <w:r>
          <w:rPr>
            <w:rStyle w:val="OperatorTok"/>
          </w:rPr>
          <w:t xml:space="preserve">+</w:t>
        </w:r>
      </w:ins>
      <w:ins w:id="1241" w:author="PR Preview" w:date="2026-01-01T00:00:00Z">
        <w:r>
          <w:rPr>
            <w:rStyle w:val="NormalTok"/>
          </w:rPr>
          <w:t xml:space="preserve"> smoke_y.</w:t>
        </w:r>
      </w:ins>
      <w:ins w:id="1242" w:author="PR Preview" w:date="2026-01-01T00:00:00Z">
        <w:r>
          <w:rPr>
            <w:rStyle w:val="BuiltInTok"/>
          </w:rPr>
          <w:t xml:space="preserve">sum</w:t>
        </w:r>
      </w:ins>
      <w:ins w:id="1243" w:author="PR Preview" w:date="2026-01-01T00:00:00Z">
        <w:r>
          <w:rPr>
            <w:rStyle w:val="NormalTok"/>
          </w:rPr>
          <w:t xml:space="preserve">()</w:t>
        </w:r>
      </w:ins>
      <w:ins w:id="1244" w:author="PR Preview" w:date="2026-01-01T00:00:00Z">
        <w:r>
          <w:br/>
        </w:r>
      </w:ins>
      <w:ins w:id="1245" w:author="PR Preview" w:date="2026-01-01T00:00:00Z">
        <w:r>
          <w:rPr>
            <w:rStyle w:val="NormalTok"/>
          </w:rPr>
          <w:t xml:space="preserve">post_b </w:t>
        </w:r>
      </w:ins>
      <w:ins w:id="1246" w:author="PR Preview" w:date="2026-01-01T00:00:00Z">
        <w:r>
          <w:rPr>
            <w:rStyle w:val="OperatorTok"/>
          </w:rPr>
          <w:t xml:space="preserve">=</w:t>
        </w:r>
      </w:ins>
      <w:ins w:id="1247" w:author="PR Preview" w:date="2026-01-01T00:00:00Z">
        <w:r>
          <w:rPr>
            <w:rStyle w:val="NormalTok"/>
          </w:rPr>
          <w:t xml:space="preserve"> </w:t>
        </w:r>
      </w:ins>
      <w:ins w:id="1248" w:author="PR Preview" w:date="2026-01-01T00:00:00Z">
        <w:r>
          <w:rPr>
            <w:rStyle w:val="DecValTok"/>
          </w:rPr>
          <w:t xml:space="preserve">1</w:t>
        </w:r>
      </w:ins>
      <w:ins w:id="1249" w:author="PR Preview" w:date="2026-01-01T00:00:00Z">
        <w:r>
          <w:rPr>
            <w:rStyle w:val="NormalTok"/>
          </w:rPr>
          <w:t xml:space="preserve"> </w:t>
        </w:r>
      </w:ins>
      <w:ins w:id="1250" w:author="PR Preview" w:date="2026-01-01T00:00:00Z">
        <w:r>
          <w:rPr>
            <w:rStyle w:val="OperatorTok"/>
          </w:rPr>
          <w:t xml:space="preserve">+</w:t>
        </w:r>
      </w:ins>
      <w:ins w:id="1251" w:author="PR Preview" w:date="2026-01-01T00:00:00Z">
        <w:r>
          <w:rPr>
            <w:rStyle w:val="NormalTok"/>
          </w:rPr>
          <w:t xml:space="preserve"> </w:t>
        </w:r>
      </w:ins>
      <w:ins w:id="1252" w:author="PR Preview" w:date="2026-01-01T00:00:00Z">
        <w:r>
          <w:rPr>
            <w:rStyle w:val="BuiltInTok"/>
          </w:rPr>
          <w:t xml:space="preserve">len</w:t>
        </w:r>
      </w:ins>
      <w:ins w:id="1253" w:author="PR Preview" w:date="2026-01-01T00:00:00Z">
        <w:r>
          <w:rPr>
            <w:rStyle w:val="NormalTok"/>
          </w:rPr>
          <w:t xml:space="preserve">(smoke_y) </w:t>
        </w:r>
      </w:ins>
      <w:ins w:id="1254" w:author="PR Preview" w:date="2026-01-01T00:00:00Z">
        <w:r>
          <w:rPr>
            <w:rStyle w:val="OperatorTok"/>
          </w:rPr>
          <w:t xml:space="preserve">-</w:t>
        </w:r>
      </w:ins>
      <w:ins w:id="1255" w:author="PR Preview" w:date="2026-01-01T00:00:00Z">
        <w:r>
          <w:rPr>
            <w:rStyle w:val="NormalTok"/>
          </w:rPr>
          <w:t xml:space="preserve"> smoke_y.</w:t>
        </w:r>
      </w:ins>
      <w:ins w:id="1256" w:author="PR Preview" w:date="2026-01-01T00:00:00Z">
        <w:r>
          <w:rPr>
            <w:rStyle w:val="BuiltInTok"/>
          </w:rPr>
          <w:t xml:space="preserve">sum</w:t>
        </w:r>
      </w:ins>
      <w:ins w:id="1257" w:author="PR Preview" w:date="2026-01-01T00:00:00Z">
        <w:r>
          <w:rPr>
            <w:rStyle w:val="NormalTok"/>
          </w:rPr>
          <w:t xml:space="preserve">()</w:t>
        </w:r>
      </w:ins>
      <w:ins w:id="1258" w:author="PR Preview" w:date="2026-01-01T00:00:00Z">
        <w:r>
          <w:br/>
        </w:r>
      </w:ins>
      <w:ins w:id="1259" w:author="PR Preview" w:date="2026-01-01T00:00:00Z">
        <w:r>
          <w:br/>
        </w:r>
      </w:ins>
      <w:ins w:id="1260" w:author="PR Preview" w:date="2026-01-01T00:00:00Z">
        <w:r>
          <w:rPr>
            <w:rStyle w:val="NormalTok"/>
          </w:rPr>
          <w:t xml:space="preserve">rng </w:t>
        </w:r>
      </w:ins>
      <w:ins w:id="1261" w:author="PR Preview" w:date="2026-01-01T00:00:00Z">
        <w:r>
          <w:rPr>
            <w:rStyle w:val="OperatorTok"/>
          </w:rPr>
          <w:t xml:space="preserve">=</w:t>
        </w:r>
      </w:ins>
      <w:ins w:id="1262" w:author="PR Preview" w:date="2026-01-01T00:00:00Z">
        <w:r>
          <w:rPr>
            <w:rStyle w:val="NormalTok"/>
          </w:rPr>
          <w:t xml:space="preserve"> np.random.default_rng(</w:t>
        </w:r>
      </w:ins>
      <w:ins w:id="1263" w:author="PR Preview" w:date="2026-01-01T00:00:00Z">
        <w:r>
          <w:rPr>
            <w:rStyle w:val="DecValTok"/>
          </w:rPr>
          <w:t xml:space="preserve">2</w:t>
        </w:r>
      </w:ins>
      <w:ins w:id="1264" w:author="PR Preview" w:date="2026-01-01T00:00:00Z">
        <w:r>
          <w:rPr>
            <w:rStyle w:val="NormalTok"/>
          </w:rPr>
          <w:t xml:space="preserve">)</w:t>
        </w:r>
      </w:ins>
      <w:ins w:id="1265" w:author="PR Preview" w:date="2026-01-01T00:00:00Z">
        <w:r>
          <w:br/>
        </w:r>
      </w:ins>
      <w:ins w:id="1266" w:author="PR Preview" w:date="2026-01-01T00:00:00Z">
        <w:r>
          <w:rPr>
            <w:rStyle w:val="NormalTok"/>
          </w:rPr>
          <w:t xml:space="preserve">prob_draws </w:t>
        </w:r>
      </w:ins>
      <w:ins w:id="1267" w:author="PR Preview" w:date="2026-01-01T00:00:00Z">
        <w:r>
          <w:rPr>
            <w:rStyle w:val="OperatorTok"/>
          </w:rPr>
          <w:t xml:space="preserve">=</w:t>
        </w:r>
      </w:ins>
      <w:ins w:id="1268" w:author="PR Preview" w:date="2026-01-01T00:00:00Z">
        <w:r>
          <w:rPr>
            <w:rStyle w:val="NormalTok"/>
          </w:rPr>
          <w:t xml:space="preserve"> rng.beta(post_a, post_b, size</w:t>
        </w:r>
      </w:ins>
      <w:ins w:id="1269" w:author="PR Preview" w:date="2026-01-01T00:00:00Z">
        <w:r>
          <w:rPr>
            <w:rStyle w:val="OperatorTok"/>
          </w:rPr>
          <w:t xml:space="preserve">=</w:t>
        </w:r>
      </w:ins>
      <w:ins w:id="1270" w:author="PR Preview" w:date="2026-01-01T00:00:00Z">
        <w:r>
          <w:rPr>
            <w:rStyle w:val="DecValTok"/>
          </w:rPr>
          <w:t xml:space="preserve">10000</w:t>
        </w:r>
      </w:ins>
      <w:ins w:id="1271" w:author="PR Preview" w:date="2026-01-01T00:00:00Z">
        <w:r>
          <w:rPr>
            <w:rStyle w:val="NormalTok"/>
          </w:rPr>
          <w:t xml:space="preserve">)</w:t>
        </w:r>
      </w:ins>
      <w:ins w:id="1272" w:author="PR Preview" w:date="2026-01-01T00:00:00Z">
        <w:r>
          <w:br/>
        </w:r>
      </w:ins>
      <w:ins w:id="1273" w:author="PR Preview" w:date="2026-01-01T00:00:00Z">
        <w:r>
          <w:rPr>
            <w:rStyle w:val="NormalTok"/>
          </w:rPr>
          <w:t xml:space="preserve">y_new </w:t>
        </w:r>
      </w:ins>
      <w:ins w:id="1274" w:author="PR Preview" w:date="2026-01-01T00:00:00Z">
        <w:r>
          <w:rPr>
            <w:rStyle w:val="OperatorTok"/>
          </w:rPr>
          <w:t xml:space="preserve">=</w:t>
        </w:r>
      </w:ins>
      <w:ins w:id="1275" w:author="PR Preview" w:date="2026-01-01T00:00:00Z">
        <w:r>
          <w:rPr>
            <w:rStyle w:val="NormalTok"/>
          </w:rPr>
          <w:t xml:space="preserve"> rng.binomial(</w:t>
        </w:r>
      </w:ins>
      <w:ins w:id="1276" w:author="PR Preview" w:date="2026-01-01T00:00:00Z">
        <w:r>
          <w:rPr>
            <w:rStyle w:val="DecValTok"/>
          </w:rPr>
          <w:t xml:space="preserve">1</w:t>
        </w:r>
      </w:ins>
      <w:ins w:id="1277" w:author="PR Preview" w:date="2026-01-01T00:00:00Z">
        <w:r>
          <w:rPr>
            <w:rStyle w:val="NormalTok"/>
          </w:rPr>
          <w:t xml:space="preserve">, prob_draws)</w:t>
        </w:r>
      </w:ins>
      <w:ins w:id="1278" w:author="PR Preview" w:date="2026-01-01T00:00:00Z">
        <w:r>
          <w:br/>
        </w:r>
      </w:ins>
      <w:ins w:id="1279" w:author="PR Preview" w:date="2026-01-01T00:00:00Z">
        <w:r>
          <w:rPr>
            <w:rStyle w:val="NormalTok"/>
          </w:rPr>
          <w:t xml:space="preserve">{</w:t>
        </w:r>
      </w:ins>
      <w:ins w:id="1280" w:author="PR Preview" w:date="2026-01-01T00:00:00Z">
        <w:r>
          <w:rPr>
            <w:rStyle w:val="StringTok"/>
          </w:rPr>
          <w:t xml:space="preserve">"simulated"</w:t>
        </w:r>
      </w:ins>
      <w:ins w:id="1281" w:author="PR Preview" w:date="2026-01-01T00:00:00Z">
        <w:r>
          <w:rPr>
            <w:rStyle w:val="NormalTok"/>
          </w:rPr>
          <w:t xml:space="preserve">: y_new.mean(), </w:t>
        </w:r>
      </w:ins>
      <w:ins w:id="1282" w:author="PR Preview" w:date="2026-01-01T00:00:00Z">
        <w:r>
          <w:rPr>
            <w:rStyle w:val="StringTok"/>
          </w:rPr>
          <w:t xml:space="preserve">"exact"</w:t>
        </w:r>
      </w:ins>
      <w:ins w:id="1283" w:author="PR Preview" w:date="2026-01-01T00:00:00Z">
        <w:r>
          <w:rPr>
            <w:rStyle w:val="NormalTok"/>
          </w:rPr>
          <w:t xml:space="preserve">: post_a </w:t>
        </w:r>
      </w:ins>
      <w:ins w:id="1284" w:author="PR Preview" w:date="2026-01-01T00:00:00Z">
        <w:r>
          <w:rPr>
            <w:rStyle w:val="OperatorTok"/>
          </w:rPr>
          <w:t xml:space="preserve">/</w:t>
        </w:r>
      </w:ins>
      <w:ins w:id="1285" w:author="PR Preview" w:date="2026-01-01T00:00:00Z">
        <w:r>
          <w:rPr>
            <w:rStyle w:val="NormalTok"/>
          </w:rPr>
          <w:t xml:space="preserve"> (post_a </w:t>
        </w:r>
      </w:ins>
      <w:ins w:id="1286" w:author="PR Preview" w:date="2026-01-01T00:00:00Z">
        <w:r>
          <w:rPr>
            <w:rStyle w:val="OperatorTok"/>
          </w:rPr>
          <w:t xml:space="preserve">+</w:t>
        </w:r>
      </w:ins>
      <w:ins w:id="1287" w:author="PR Preview" w:date="2026-01-01T00:00:00Z">
        <w:r>
          <w:rPr>
            <w:rStyle w:val="NormalTok"/>
          </w:rPr>
          <w:t xml:space="preserve"> post_b)}</w:t>
        </w:r>
      </w:ins>
      <w:ins w:id="1288" w:author="PR Preview" w:date="2026-01-01T00:00:00Z">
        <w:r>
          <w:br/>
        </w:r>
      </w:ins>
      <w:ins w:id="1289" w:author="PR Preview" w:date="2026-01-01T00:00:00Z">
        <w:r>
          <w:rPr>
            <w:rStyle w:val="CommentTok"/>
          </w:rPr>
          <w:t xml:space="preserve">#&gt; {'simulated': np.float64(0.3929), 'exact': np.float64(0.39267015706806285)}</w:t>
        </w:r>
      </w:ins>
    </w:p>
    <w:bookmarkEnd w:id="94"/>
    <w:bookmarkStart w:id="95" w:name="def-test-quantity"/>
    <w:p>
      <w:pPr>
        <w:pStyle w:val="FirstParagraph"/>
      </w:pPr>
      <w:ins w:id="1290" w:author="PR Preview" w:date="2026-01-01T00:00:00Z">
        <w:r>
          <w:rPr>
            <w:b/>
            <w:bCs/>
          </w:rPr>
          <w:t xml:space="preserve">Definition 18 (Test quantity)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rPr>
            <w:b/>
            <w:bCs/>
          </w:rPr>
          <w:t xml:space="preserve">test quantity</w:t>
        </w:r>
      </w:ins>
      <w:ins w:id="129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is a number computed from a data set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that summarizes an aspect of the data we want the model to reproduce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(Gelman et al. 2013, sec. 6.3, p. 145)</w:t>
        </w:r>
      </w:ins>
      <w:ins w:id="1302" w:author="PR Preview" w:date="2026-01-01T00:00:00Z">
        <w:r>
          <w:t xml:space="preserve">.</w:t>
        </w:r>
      </w:ins>
    </w:p>
    <w:bookmarkEnd w:id="95"/>
    <w:bookmarkStart w:id="96" w:name="exm-test-quantity"/>
    <w:p>
      <w:pPr>
        <w:pStyle w:val="BodyText"/>
      </w:pPr>
      <w:ins w:id="1303" w:author="PR Preview" w:date="2026-01-01T00:00:00Z">
        <w:r>
          <w:rPr>
            <w:b/>
            <w:bCs/>
          </w:rPr>
          <w:t xml:space="preserve">Example 20 (Two test quantities for the smoking data)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The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rPr>
            <w:rStyle w:val="VerbatimChar"/>
          </w:rPr>
          <w:t xml:space="preserve">birthwt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data also record each mother’s race,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coded as white, Black, or other.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The Beta-Bernoulli model gives every mother the same probability</w:t>
        </w:r>
      </w:ins>
      <w:ins w:id="1314" w:author="PR Preview" w:date="2026-01-01T00:00:00Z">
        <w:r>
          <w:t xml:space="preserve"> </w:t>
        </w:r>
      </w:ins>
      <m:oMath>
        <m:r>
          <m:t>π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of smoking,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whatever her race.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Two test quantities for these data are:</w:t>
        </w:r>
      </w:ins>
    </w:p>
    <w:p>
      <w:pPr>
        <w:pStyle w:val="Compact"/>
        <w:numPr>
          <w:ilvl w:val="0"/>
          <w:numId w:val="1004"/>
        </w:numPr>
      </w:pPr>
      <w:ins w:id="1321" w:author="PR Preview" w:date="2026-01-01T00:00:00Z">
        <w:r>
          <w:t xml:space="preserve">the number of mothers who smoked,</w:t>
        </w:r>
      </w:ins>
      <w:ins w:id="1322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132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4"/>
        </w:numPr>
      </w:pPr>
      <w:ins w:id="1324" w:author="PR Preview" w:date="2026-01-01T00:00:00Z">
        <w:r>
          <w:t xml:space="preserve">the spread of the smoking proportions across the three race groups,</w:t>
        </w:r>
      </w:ins>
      <w:ins w:id="1325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ins w:id="1326" w:author="PR Preview" w:date="2026-01-01T00:00:00Z">
        <w:r>
          <w:t xml:space="preserve">,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where</w:t>
        </w:r>
      </w:ins>
      <w:ins w:id="1329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is the proportion of mothers in group</w:t>
        </w:r>
      </w:ins>
      <w:ins w:id="1332" w:author="PR Preview" w:date="2026-01-01T00:00:00Z">
        <w:r>
          <w:t xml:space="preserve"> </w:t>
        </w:r>
      </w:ins>
      <m:oMath>
        <m:r>
          <m:t>g</m:t>
        </m:r>
      </m:oMath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who smoked.</w:t>
        </w:r>
      </w:ins>
    </w:p>
    <w:p>
      <w:pPr>
        <w:pStyle w:val="FirstParagraph"/>
      </w:pPr>
      <w:ins w:id="1335" w:author="PR Preview" w:date="2026-01-01T00:00:00Z">
        <w:r>
          <w:t xml:space="preserve">The model can match</w:t>
        </w:r>
      </w:ins>
      <w:ins w:id="133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by choosing</w:t>
        </w:r>
      </w:ins>
      <w:ins w:id="1339" w:author="PR Preview" w:date="2026-01-01T00:00:00Z">
        <w:r>
          <w:t xml:space="preserve"> </w:t>
        </w:r>
      </w:ins>
      <m:oMath>
        <m:r>
          <m:t>π</m:t>
        </m:r>
      </m:oMath>
      <w:ins w:id="1340" w:author="PR Preview" w:date="2026-01-01T00:00:00Z">
        <w:r>
          <w:t xml:space="preserve">,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but it predicts that</w:t>
        </w:r>
      </w:ins>
      <w:ins w:id="134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2</m:t>
            </m:r>
          </m:sub>
        </m:sSub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is small,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because it gives every group the same</w:t>
        </w:r>
      </w:ins>
      <w:ins w:id="1348" w:author="PR Preview" w:date="2026-01-01T00:00:00Z">
        <w:r>
          <w:t xml:space="preserve"> </w:t>
        </w:r>
      </w:ins>
      <m:oMath>
        <m:r>
          <m:t>π</m:t>
        </m:r>
      </m:oMath>
      <w:ins w:id="1349" w:author="PR Preview" w:date="2026-01-01T00:00:00Z">
        <w:r>
          <w:t xml:space="preserve">.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Their observed values are:</w:t>
        </w:r>
      </w:ins>
    </w:p>
    <w:p>
      <w:pPr>
        <w:pStyle w:val="Heading4"/>
      </w:pPr>
      <w:ins w:id="1352" w:author="PR Preview" w:date="2026-01-01T00:00:00Z">
        <w:r>
          <w:t xml:space="preserve">R</w:t>
        </w:r>
      </w:ins>
    </w:p>
    <w:p>
      <w:pPr>
        <w:pStyle w:val="SourceCode"/>
      </w:pPr>
      <w:ins w:id="1353" w:author="PR Preview" w:date="2026-01-01T00:00:00Z">
        <w:r>
          <w:rPr>
            <w:rStyle w:val="NormalTok"/>
          </w:rPr>
          <w:t xml:space="preserve">race </w:t>
        </w:r>
      </w:ins>
      <w:ins w:id="1354" w:author="PR Preview" w:date="2026-01-01T00:00:00Z">
        <w:r>
          <w:rPr>
            <w:rStyle w:val="OtherTok"/>
          </w:rPr>
          <w:t xml:space="preserve">&lt;-</w:t>
        </w:r>
      </w:ins>
      <w:ins w:id="1355" w:author="PR Preview" w:date="2026-01-01T00:00:00Z">
        <w:r>
          <w:rPr>
            <w:rStyle w:val="NormalTok"/>
          </w:rPr>
          <w:t xml:space="preserve"> </w:t>
        </w:r>
      </w:ins>
      <w:ins w:id="1356" w:author="PR Preview" w:date="2026-01-01T00:00:00Z">
        <w:r>
          <w:rPr>
            <w:rStyle w:val="FunctionTok"/>
          </w:rPr>
          <w:t xml:space="preserve">factor</w:t>
        </w:r>
      </w:ins>
      <w:ins w:id="1357" w:author="PR Preview" w:date="2026-01-01T00:00:00Z">
        <w:r>
          <w:rPr>
            <w:rStyle w:val="NormalTok"/>
          </w:rPr>
          <w:t xml:space="preserve">(</w:t>
        </w:r>
      </w:ins>
      <w:ins w:id="1358" w:author="PR Preview" w:date="2026-01-01T00:00:00Z">
        <w:r>
          <w:br/>
        </w:r>
      </w:ins>
      <w:ins w:id="1359" w:author="PR Preview" w:date="2026-01-01T00:00:00Z">
        <w:r>
          <w:rPr>
            <w:rStyle w:val="NormalTok"/>
          </w:rPr>
          <w:t xml:space="preserve">  MASS</w:t>
        </w:r>
      </w:ins>
      <w:ins w:id="1360" w:author="PR Preview" w:date="2026-01-01T00:00:00Z">
        <w:r>
          <w:rPr>
            <w:rStyle w:val="SpecialCharTok"/>
          </w:rPr>
          <w:t xml:space="preserve">::</w:t>
        </w:r>
      </w:ins>
      <w:ins w:id="1361" w:author="PR Preview" w:date="2026-01-01T00:00:00Z">
        <w:r>
          <w:rPr>
            <w:rStyle w:val="NormalTok"/>
          </w:rPr>
          <w:t xml:space="preserve">birthwt</w:t>
        </w:r>
      </w:ins>
      <w:ins w:id="1362" w:author="PR Preview" w:date="2026-01-01T00:00:00Z">
        <w:r>
          <w:rPr>
            <w:rStyle w:val="SpecialCharTok"/>
          </w:rPr>
          <w:t xml:space="preserve">$</w:t>
        </w:r>
      </w:ins>
      <w:ins w:id="1363" w:author="PR Preview" w:date="2026-01-01T00:00:00Z">
        <w:r>
          <w:rPr>
            <w:rStyle w:val="NormalTok"/>
          </w:rPr>
          <w:t xml:space="preserve">race,</w:t>
        </w:r>
      </w:ins>
      <w:ins w:id="1364" w:author="PR Preview" w:date="2026-01-01T00:00:00Z">
        <w:r>
          <w:br/>
        </w:r>
      </w:ins>
      <w:ins w:id="1365" w:author="PR Preview" w:date="2026-01-01T00:00:00Z">
        <w:r>
          <w:rPr>
            <w:rStyle w:val="NormalTok"/>
          </w:rPr>
          <w:t xml:space="preserve">  </w:t>
        </w:r>
      </w:ins>
      <w:ins w:id="1366" w:author="PR Preview" w:date="2026-01-01T00:00:00Z">
        <w:r>
          <w:rPr>
            <w:rStyle w:val="AttributeTok"/>
          </w:rPr>
          <w:t xml:space="preserve">levels =</w:t>
        </w:r>
      </w:ins>
      <w:ins w:id="1367" w:author="PR Preview" w:date="2026-01-01T00:00:00Z">
        <w:r>
          <w:rPr>
            <w:rStyle w:val="NormalTok"/>
          </w:rPr>
          <w:t xml:space="preserve"> </w:t>
        </w:r>
      </w:ins>
      <w:ins w:id="1368" w:author="PR Preview" w:date="2026-01-01T00:00:00Z">
        <w:r>
          <w:rPr>
            <w:rStyle w:val="DecValTok"/>
          </w:rPr>
          <w:t xml:space="preserve">1</w:t>
        </w:r>
      </w:ins>
      <w:ins w:id="1369" w:author="PR Preview" w:date="2026-01-01T00:00:00Z">
        <w:r>
          <w:rPr>
            <w:rStyle w:val="SpecialCharTok"/>
          </w:rPr>
          <w:t xml:space="preserve">:</w:t>
        </w:r>
      </w:ins>
      <w:ins w:id="1370" w:author="PR Preview" w:date="2026-01-01T00:00:00Z">
        <w:r>
          <w:rPr>
            <w:rStyle w:val="DecValTok"/>
          </w:rPr>
          <w:t xml:space="preserve">3</w:t>
        </w:r>
      </w:ins>
      <w:ins w:id="1371" w:author="PR Preview" w:date="2026-01-01T00:00:00Z">
        <w:r>
          <w:rPr>
            <w:rStyle w:val="NormalTok"/>
          </w:rPr>
          <w:t xml:space="preserve">,</w:t>
        </w:r>
      </w:ins>
      <w:ins w:id="1372" w:author="PR Preview" w:date="2026-01-01T00:00:00Z">
        <w:r>
          <w:br/>
        </w:r>
      </w:ins>
      <w:ins w:id="1373" w:author="PR Preview" w:date="2026-01-01T00:00:00Z">
        <w:r>
          <w:rPr>
            <w:rStyle w:val="NormalTok"/>
          </w:rPr>
          <w:t xml:space="preserve">  </w:t>
        </w:r>
      </w:ins>
      <w:ins w:id="1374" w:author="PR Preview" w:date="2026-01-01T00:00:00Z">
        <w:r>
          <w:rPr>
            <w:rStyle w:val="AttributeTok"/>
          </w:rPr>
          <w:t xml:space="preserve">labels =</w:t>
        </w:r>
      </w:ins>
      <w:ins w:id="1375" w:author="PR Preview" w:date="2026-01-01T00:00:00Z">
        <w:r>
          <w:rPr>
            <w:rStyle w:val="NormalTok"/>
          </w:rPr>
          <w:t xml:space="preserve"> </w:t>
        </w:r>
      </w:ins>
      <w:ins w:id="1376" w:author="PR Preview" w:date="2026-01-01T00:00:00Z">
        <w:r>
          <w:rPr>
            <w:rStyle w:val="FunctionTok"/>
          </w:rPr>
          <w:t xml:space="preserve">c</w:t>
        </w:r>
      </w:ins>
      <w:ins w:id="1377" w:author="PR Preview" w:date="2026-01-01T00:00:00Z">
        <w:r>
          <w:rPr>
            <w:rStyle w:val="NormalTok"/>
          </w:rPr>
          <w:t xml:space="preserve">(</w:t>
        </w:r>
      </w:ins>
      <w:ins w:id="1378" w:author="PR Preview" w:date="2026-01-01T00:00:00Z">
        <w:r>
          <w:rPr>
            <w:rStyle w:val="StringTok"/>
          </w:rPr>
          <w:t xml:space="preserve">"white"</w:t>
        </w:r>
      </w:ins>
      <w:ins w:id="1379" w:author="PR Preview" w:date="2026-01-01T00:00:00Z">
        <w:r>
          <w:rPr>
            <w:rStyle w:val="NormalTok"/>
          </w:rPr>
          <w:t xml:space="preserve">, </w:t>
        </w:r>
      </w:ins>
      <w:ins w:id="1380" w:author="PR Preview" w:date="2026-01-01T00:00:00Z">
        <w:r>
          <w:rPr>
            <w:rStyle w:val="StringTok"/>
          </w:rPr>
          <w:t xml:space="preserve">"Black"</w:t>
        </w:r>
      </w:ins>
      <w:ins w:id="1381" w:author="PR Preview" w:date="2026-01-01T00:00:00Z">
        <w:r>
          <w:rPr>
            <w:rStyle w:val="NormalTok"/>
          </w:rPr>
          <w:t xml:space="preserve">, </w:t>
        </w:r>
      </w:ins>
      <w:ins w:id="1382" w:author="PR Preview" w:date="2026-01-01T00:00:00Z">
        <w:r>
          <w:rPr>
            <w:rStyle w:val="StringTok"/>
          </w:rPr>
          <w:t xml:space="preserve">"other"</w:t>
        </w:r>
      </w:ins>
      <w:ins w:id="1383" w:author="PR Preview" w:date="2026-01-01T00:00:00Z">
        <w:r>
          <w:rPr>
            <w:rStyle w:val="NormalTok"/>
          </w:rPr>
          <w:t xml:space="preserve">)</w:t>
        </w:r>
      </w:ins>
      <w:ins w:id="1384" w:author="PR Preview" w:date="2026-01-01T00:00:00Z">
        <w:r>
          <w:br/>
        </w:r>
      </w:ins>
      <w:ins w:id="1385" w:author="PR Preview" w:date="2026-01-01T00:00:00Z">
        <w:r>
          <w:rPr>
            <w:rStyle w:val="NormalTok"/>
          </w:rPr>
          <w:t xml:space="preserve">)</w:t>
        </w:r>
      </w:ins>
      <w:ins w:id="1386" w:author="PR Preview" w:date="2026-01-01T00:00:00Z">
        <w:r>
          <w:br/>
        </w:r>
      </w:ins>
      <w:ins w:id="1387" w:author="PR Preview" w:date="2026-01-01T00:00:00Z">
        <w:r>
          <w:rPr>
            <w:rStyle w:val="NormalTok"/>
          </w:rPr>
          <w:t xml:space="preserve">t_count </w:t>
        </w:r>
      </w:ins>
      <w:ins w:id="1388" w:author="PR Preview" w:date="2026-01-01T00:00:00Z">
        <w:r>
          <w:rPr>
            <w:rStyle w:val="OtherTok"/>
          </w:rPr>
          <w:t xml:space="preserve">&lt;-</w:t>
        </w:r>
      </w:ins>
      <w:ins w:id="1389" w:author="PR Preview" w:date="2026-01-01T00:00:00Z">
        <w:r>
          <w:rPr>
            <w:rStyle w:val="NormalTok"/>
          </w:rPr>
          <w:t xml:space="preserve"> </w:t>
        </w:r>
      </w:ins>
      <w:ins w:id="1390" w:author="PR Preview" w:date="2026-01-01T00:00:00Z">
        <w:r>
          <w:rPr>
            <w:rStyle w:val="ControlFlowTok"/>
          </w:rPr>
          <w:t xml:space="preserve">function</w:t>
        </w:r>
      </w:ins>
      <w:ins w:id="1391" w:author="PR Preview" w:date="2026-01-01T00:00:00Z">
        <w:r>
          <w:rPr>
            <w:rStyle w:val="NormalTok"/>
          </w:rPr>
          <w:t xml:space="preserve">(y) </w:t>
        </w:r>
      </w:ins>
      <w:ins w:id="1392" w:author="PR Preview" w:date="2026-01-01T00:00:00Z">
        <w:r>
          <w:rPr>
            <w:rStyle w:val="FunctionTok"/>
          </w:rPr>
          <w:t xml:space="preserve">sum</w:t>
        </w:r>
      </w:ins>
      <w:ins w:id="1393" w:author="PR Preview" w:date="2026-01-01T00:00:00Z">
        <w:r>
          <w:rPr>
            <w:rStyle w:val="NormalTok"/>
          </w:rPr>
          <w:t xml:space="preserve">(y)</w:t>
        </w:r>
      </w:ins>
      <w:ins w:id="1394" w:author="PR Preview" w:date="2026-01-01T00:00:00Z">
        <w:r>
          <w:br/>
        </w:r>
      </w:ins>
      <w:ins w:id="1395" w:author="PR Preview" w:date="2026-01-01T00:00:00Z">
        <w:r>
          <w:rPr>
            <w:rStyle w:val="NormalTok"/>
          </w:rPr>
          <w:t xml:space="preserve">t_spread </w:t>
        </w:r>
      </w:ins>
      <w:ins w:id="1396" w:author="PR Preview" w:date="2026-01-01T00:00:00Z">
        <w:r>
          <w:rPr>
            <w:rStyle w:val="OtherTok"/>
          </w:rPr>
          <w:t xml:space="preserve">&lt;-</w:t>
        </w:r>
      </w:ins>
      <w:ins w:id="1397" w:author="PR Preview" w:date="2026-01-01T00:00:00Z">
        <w:r>
          <w:rPr>
            <w:rStyle w:val="NormalTok"/>
          </w:rPr>
          <w:t xml:space="preserve"> </w:t>
        </w:r>
      </w:ins>
      <w:ins w:id="1398" w:author="PR Preview" w:date="2026-01-01T00:00:00Z">
        <w:r>
          <w:rPr>
            <w:rStyle w:val="ControlFlowTok"/>
          </w:rPr>
          <w:t xml:space="preserve">function</w:t>
        </w:r>
      </w:ins>
      <w:ins w:id="1399" w:author="PR Preview" w:date="2026-01-01T00:00:00Z">
        <w:r>
          <w:rPr>
            <w:rStyle w:val="NormalTok"/>
          </w:rPr>
          <w:t xml:space="preserve">(y) </w:t>
        </w:r>
      </w:ins>
      <w:ins w:id="1400" w:author="PR Preview" w:date="2026-01-01T00:00:00Z">
        <w:r>
          <w:rPr>
            <w:rStyle w:val="FunctionTok"/>
          </w:rPr>
          <w:t xml:space="preserve">diff</w:t>
        </w:r>
      </w:ins>
      <w:ins w:id="1401" w:author="PR Preview" w:date="2026-01-01T00:00:00Z">
        <w:r>
          <w:rPr>
            <w:rStyle w:val="NormalTok"/>
          </w:rPr>
          <w:t xml:space="preserve">(</w:t>
        </w:r>
      </w:ins>
      <w:ins w:id="1402" w:author="PR Preview" w:date="2026-01-01T00:00:00Z">
        <w:r>
          <w:rPr>
            <w:rStyle w:val="FunctionTok"/>
          </w:rPr>
          <w:t xml:space="preserve">range</w:t>
        </w:r>
      </w:ins>
      <w:ins w:id="1403" w:author="PR Preview" w:date="2026-01-01T00:00:00Z">
        <w:r>
          <w:rPr>
            <w:rStyle w:val="NormalTok"/>
          </w:rPr>
          <w:t xml:space="preserve">(</w:t>
        </w:r>
      </w:ins>
      <w:ins w:id="1404" w:author="PR Preview" w:date="2026-01-01T00:00:00Z">
        <w:r>
          <w:rPr>
            <w:rStyle w:val="FunctionTok"/>
          </w:rPr>
          <w:t xml:space="preserve">tapply</w:t>
        </w:r>
      </w:ins>
      <w:ins w:id="1405" w:author="PR Preview" w:date="2026-01-01T00:00:00Z">
        <w:r>
          <w:rPr>
            <w:rStyle w:val="NormalTok"/>
          </w:rPr>
          <w:t xml:space="preserve">(y, race, mean)))</w:t>
        </w:r>
      </w:ins>
      <w:ins w:id="1406" w:author="PR Preview" w:date="2026-01-01T00:00:00Z">
        <w:r>
          <w:br/>
        </w:r>
      </w:ins>
      <w:ins w:id="1407" w:author="PR Preview" w:date="2026-01-01T00:00:00Z">
        <w:r>
          <w:br/>
        </w:r>
      </w:ins>
      <w:ins w:id="1408" w:author="PR Preview" w:date="2026-01-01T00:00:00Z">
        <w:r>
          <w:rPr>
            <w:rStyle w:val="FunctionTok"/>
          </w:rPr>
          <w:t xml:space="preserve">tapply</w:t>
        </w:r>
      </w:ins>
      <w:ins w:id="1409" w:author="PR Preview" w:date="2026-01-01T00:00:00Z">
        <w:r>
          <w:rPr>
            <w:rStyle w:val="NormalTok"/>
          </w:rPr>
          <w:t xml:space="preserve">(smoke_y, race, mean)</w:t>
        </w:r>
      </w:ins>
      <w:ins w:id="1410" w:author="PR Preview" w:date="2026-01-01T00:00:00Z">
        <w:r>
          <w:br/>
        </w:r>
      </w:ins>
      <w:ins w:id="1411" w:author="PR Preview" w:date="2026-01-01T00:00:00Z">
        <w:r>
          <w:rPr>
            <w:rStyle w:val="CommentTok"/>
          </w:rPr>
          <w:t xml:space="preserve">#&gt;    white    Black    other </w:t>
        </w:r>
      </w:ins>
      <w:ins w:id="1412" w:author="PR Preview" w:date="2026-01-01T00:00:00Z">
        <w:r>
          <w:br/>
        </w:r>
      </w:ins>
      <w:ins w:id="1413" w:author="PR Preview" w:date="2026-01-01T00:00:00Z">
        <w:r>
          <w:rPr>
            <w:rStyle w:val="CommentTok"/>
          </w:rPr>
          <w:t xml:space="preserve">#&gt; 0.541667 0.384615 0.179104</w:t>
        </w:r>
      </w:ins>
      <w:ins w:id="1414" w:author="PR Preview" w:date="2026-01-01T00:00:00Z">
        <w:r>
          <w:br/>
        </w:r>
      </w:ins>
      <w:ins w:id="1415" w:author="PR Preview" w:date="2026-01-01T00:00:00Z">
        <w:r>
          <w:rPr>
            <w:rStyle w:val="FunctionTok"/>
          </w:rPr>
          <w:t xml:space="preserve">c</w:t>
        </w:r>
      </w:ins>
      <w:ins w:id="1416" w:author="PR Preview" w:date="2026-01-01T00:00:00Z">
        <w:r>
          <w:rPr>
            <w:rStyle w:val="NormalTok"/>
          </w:rPr>
          <w:t xml:space="preserve">(</w:t>
        </w:r>
      </w:ins>
      <w:ins w:id="1417" w:author="PR Preview" w:date="2026-01-01T00:00:00Z">
        <w:r>
          <w:rPr>
            <w:rStyle w:val="AttributeTok"/>
          </w:rPr>
          <w:t xml:space="preserve">T1 =</w:t>
        </w:r>
      </w:ins>
      <w:ins w:id="1418" w:author="PR Preview" w:date="2026-01-01T00:00:00Z">
        <w:r>
          <w:rPr>
            <w:rStyle w:val="NormalTok"/>
          </w:rPr>
          <w:t xml:space="preserve"> </w:t>
        </w:r>
      </w:ins>
      <w:ins w:id="1419" w:author="PR Preview" w:date="2026-01-01T00:00:00Z">
        <w:r>
          <w:rPr>
            <w:rStyle w:val="FunctionTok"/>
          </w:rPr>
          <w:t xml:space="preserve">t_count</w:t>
        </w:r>
      </w:ins>
      <w:ins w:id="1420" w:author="PR Preview" w:date="2026-01-01T00:00:00Z">
        <w:r>
          <w:rPr>
            <w:rStyle w:val="NormalTok"/>
          </w:rPr>
          <w:t xml:space="preserve">(smoke_y), </w:t>
        </w:r>
      </w:ins>
      <w:ins w:id="1421" w:author="PR Preview" w:date="2026-01-01T00:00:00Z">
        <w:r>
          <w:rPr>
            <w:rStyle w:val="AttributeTok"/>
          </w:rPr>
          <w:t xml:space="preserve">T2 =</w:t>
        </w:r>
      </w:ins>
      <w:ins w:id="1422" w:author="PR Preview" w:date="2026-01-01T00:00:00Z">
        <w:r>
          <w:rPr>
            <w:rStyle w:val="NormalTok"/>
          </w:rPr>
          <w:t xml:space="preserve"> </w:t>
        </w:r>
      </w:ins>
      <w:ins w:id="1423" w:author="PR Preview" w:date="2026-01-01T00:00:00Z">
        <w:r>
          <w:rPr>
            <w:rStyle w:val="FunctionTok"/>
          </w:rPr>
          <w:t xml:space="preserve">t_spread</w:t>
        </w:r>
      </w:ins>
      <w:ins w:id="1424" w:author="PR Preview" w:date="2026-01-01T00:00:00Z">
        <w:r>
          <w:rPr>
            <w:rStyle w:val="NormalTok"/>
          </w:rPr>
          <w:t xml:space="preserve">(smoke_y))</w:t>
        </w:r>
      </w:ins>
      <w:ins w:id="1425" w:author="PR Preview" w:date="2026-01-01T00:00:00Z">
        <w:r>
          <w:br/>
        </w:r>
      </w:ins>
      <w:ins w:id="1426" w:author="PR Preview" w:date="2026-01-01T00:00:00Z">
        <w:r>
          <w:rPr>
            <w:rStyle w:val="CommentTok"/>
          </w:rPr>
          <w:t xml:space="preserve">#&gt;        T1        T2 </w:t>
        </w:r>
      </w:ins>
      <w:ins w:id="1427" w:author="PR Preview" w:date="2026-01-01T00:00:00Z">
        <w:r>
          <w:br/>
        </w:r>
      </w:ins>
      <w:ins w:id="1428" w:author="PR Preview" w:date="2026-01-01T00:00:00Z">
        <w:r>
          <w:rPr>
            <w:rStyle w:val="CommentTok"/>
          </w:rPr>
          <w:t xml:space="preserve">#&gt; 74.000000  0.362562</w:t>
        </w:r>
      </w:ins>
    </w:p>
    <w:p>
      <w:pPr>
        <w:pStyle w:val="Heading4"/>
      </w:pPr>
      <w:ins w:id="1429" w:author="PR Preview" w:date="2026-01-01T00:00:00Z">
        <w:r>
          <w:t xml:space="preserve">Python</w:t>
        </w:r>
      </w:ins>
    </w:p>
    <w:p>
      <w:pPr>
        <w:pStyle w:val="SourceCode"/>
      </w:pPr>
      <w:ins w:id="1430" w:author="PR Preview" w:date="2026-01-01T00:00:00Z">
        <w:r>
          <w:rPr>
            <w:rStyle w:val="ImportTok"/>
          </w:rPr>
          <w:t xml:space="preserve">import</w:t>
        </w:r>
      </w:ins>
      <w:ins w:id="1431" w:author="PR Preview" w:date="2026-01-01T00:00:00Z">
        <w:r>
          <w:rPr>
            <w:rStyle w:val="NormalTok"/>
          </w:rPr>
          <w:t xml:space="preserve"> pandas </w:t>
        </w:r>
      </w:ins>
      <w:ins w:id="1432" w:author="PR Preview" w:date="2026-01-01T00:00:00Z">
        <w:r>
          <w:rPr>
            <w:rStyle w:val="ImportTok"/>
          </w:rPr>
          <w:t xml:space="preserve">as</w:t>
        </w:r>
      </w:ins>
      <w:ins w:id="1433" w:author="PR Preview" w:date="2026-01-01T00:00:00Z">
        <w:r>
          <w:rPr>
            <w:rStyle w:val="NormalTok"/>
          </w:rPr>
          <w:t xml:space="preserve"> pd</w:t>
        </w:r>
      </w:ins>
      <w:ins w:id="1434" w:author="PR Preview" w:date="2026-01-01T00:00:00Z">
        <w:r>
          <w:br/>
        </w:r>
      </w:ins>
      <w:ins w:id="1435" w:author="PR Preview" w:date="2026-01-01T00:00:00Z">
        <w:r>
          <w:br/>
        </w:r>
      </w:ins>
      <w:ins w:id="1436" w:author="PR Preview" w:date="2026-01-01T00:00:00Z">
        <w:r>
          <w:rPr>
            <w:rStyle w:val="NormalTok"/>
          </w:rPr>
          <w:t xml:space="preserve">birthwt </w:t>
        </w:r>
      </w:ins>
      <w:ins w:id="1437" w:author="PR Preview" w:date="2026-01-01T00:00:00Z">
        <w:r>
          <w:rPr>
            <w:rStyle w:val="OperatorTok"/>
          </w:rPr>
          <w:t xml:space="preserve">=</w:t>
        </w:r>
      </w:ins>
      <w:ins w:id="1438" w:author="PR Preview" w:date="2026-01-01T00:00:00Z">
        <w:r>
          <w:rPr>
            <w:rStyle w:val="NormalTok"/>
          </w:rPr>
          <w:t xml:space="preserve"> pd.read_csv(</w:t>
        </w:r>
      </w:ins>
      <w:ins w:id="1439" w:author="PR Preview" w:date="2026-01-01T00:00:00Z">
        <w:r>
          <w:rPr>
            <w:rStyle w:val="StringTok"/>
          </w:rPr>
          <w:t xml:space="preserve">"data/birthwt.csv"</w:t>
        </w:r>
      </w:ins>
      <w:ins w:id="1440" w:author="PR Preview" w:date="2026-01-01T00:00:00Z">
        <w:r>
          <w:rPr>
            <w:rStyle w:val="NormalTok"/>
          </w:rPr>
          <w:t xml:space="preserve">)</w:t>
        </w:r>
      </w:ins>
      <w:ins w:id="1441" w:author="PR Preview" w:date="2026-01-01T00:00:00Z">
        <w:r>
          <w:br/>
        </w:r>
      </w:ins>
      <w:ins w:id="1442" w:author="PR Preview" w:date="2026-01-01T00:00:00Z">
        <w:r>
          <w:rPr>
            <w:rStyle w:val="NormalTok"/>
          </w:rPr>
          <w:t xml:space="preserve">race </w:t>
        </w:r>
      </w:ins>
      <w:ins w:id="1443" w:author="PR Preview" w:date="2026-01-01T00:00:00Z">
        <w:r>
          <w:rPr>
            <w:rStyle w:val="OperatorTok"/>
          </w:rPr>
          <w:t xml:space="preserve">=</w:t>
        </w:r>
      </w:ins>
      <w:ins w:id="1444" w:author="PR Preview" w:date="2026-01-01T00:00:00Z">
        <w:r>
          <w:rPr>
            <w:rStyle w:val="NormalTok"/>
          </w:rPr>
          <w:t xml:space="preserve"> birthwt[</w:t>
        </w:r>
      </w:ins>
      <w:ins w:id="1445" w:author="PR Preview" w:date="2026-01-01T00:00:00Z">
        <w:r>
          <w:rPr>
            <w:rStyle w:val="StringTok"/>
          </w:rPr>
          <w:t xml:space="preserve">"race"</w:t>
        </w:r>
      </w:ins>
      <w:ins w:id="1446" w:author="PR Preview" w:date="2026-01-01T00:00:00Z">
        <w:r>
          <w:rPr>
            <w:rStyle w:val="NormalTok"/>
          </w:rPr>
          <w:t xml:space="preserve">].</w:t>
        </w:r>
      </w:ins>
      <w:ins w:id="1447" w:author="PR Preview" w:date="2026-01-01T00:00:00Z">
        <w:r>
          <w:rPr>
            <w:rStyle w:val="BuiltInTok"/>
          </w:rPr>
          <w:t xml:space="preserve">map</w:t>
        </w:r>
      </w:ins>
      <w:ins w:id="1448" w:author="PR Preview" w:date="2026-01-01T00:00:00Z">
        <w:r>
          <w:rPr>
            <w:rStyle w:val="NormalTok"/>
          </w:rPr>
          <w:t xml:space="preserve">({</w:t>
        </w:r>
      </w:ins>
      <w:ins w:id="1449" w:author="PR Preview" w:date="2026-01-01T00:00:00Z">
        <w:r>
          <w:rPr>
            <w:rStyle w:val="DecValTok"/>
          </w:rPr>
          <w:t xml:space="preserve">1</w:t>
        </w:r>
      </w:ins>
      <w:ins w:id="1450" w:author="PR Preview" w:date="2026-01-01T00:00:00Z">
        <w:r>
          <w:rPr>
            <w:rStyle w:val="NormalTok"/>
          </w:rPr>
          <w:t xml:space="preserve">: </w:t>
        </w:r>
      </w:ins>
      <w:ins w:id="1451" w:author="PR Preview" w:date="2026-01-01T00:00:00Z">
        <w:r>
          <w:rPr>
            <w:rStyle w:val="StringTok"/>
          </w:rPr>
          <w:t xml:space="preserve">"white"</w:t>
        </w:r>
      </w:ins>
      <w:ins w:id="1452" w:author="PR Preview" w:date="2026-01-01T00:00:00Z">
        <w:r>
          <w:rPr>
            <w:rStyle w:val="NormalTok"/>
          </w:rPr>
          <w:t xml:space="preserve">, </w:t>
        </w:r>
      </w:ins>
      <w:ins w:id="1453" w:author="PR Preview" w:date="2026-01-01T00:00:00Z">
        <w:r>
          <w:rPr>
            <w:rStyle w:val="DecValTok"/>
          </w:rPr>
          <w:t xml:space="preserve">2</w:t>
        </w:r>
      </w:ins>
      <w:ins w:id="1454" w:author="PR Preview" w:date="2026-01-01T00:00:00Z">
        <w:r>
          <w:rPr>
            <w:rStyle w:val="NormalTok"/>
          </w:rPr>
          <w:t xml:space="preserve">: </w:t>
        </w:r>
      </w:ins>
      <w:ins w:id="1455" w:author="PR Preview" w:date="2026-01-01T00:00:00Z">
        <w:r>
          <w:rPr>
            <w:rStyle w:val="StringTok"/>
          </w:rPr>
          <w:t xml:space="preserve">"Black"</w:t>
        </w:r>
      </w:ins>
      <w:ins w:id="1456" w:author="PR Preview" w:date="2026-01-01T00:00:00Z">
        <w:r>
          <w:rPr>
            <w:rStyle w:val="NormalTok"/>
          </w:rPr>
          <w:t xml:space="preserve">, </w:t>
        </w:r>
      </w:ins>
      <w:ins w:id="1457" w:author="PR Preview" w:date="2026-01-01T00:00:00Z">
        <w:r>
          <w:rPr>
            <w:rStyle w:val="DecValTok"/>
          </w:rPr>
          <w:t xml:space="preserve">3</w:t>
        </w:r>
      </w:ins>
      <w:ins w:id="1458" w:author="PR Preview" w:date="2026-01-01T00:00:00Z">
        <w:r>
          <w:rPr>
            <w:rStyle w:val="NormalTok"/>
          </w:rPr>
          <w:t xml:space="preserve">: </w:t>
        </w:r>
      </w:ins>
      <w:ins w:id="1459" w:author="PR Preview" w:date="2026-01-01T00:00:00Z">
        <w:r>
          <w:rPr>
            <w:rStyle w:val="StringTok"/>
          </w:rPr>
          <w:t xml:space="preserve">"other"</w:t>
        </w:r>
      </w:ins>
      <w:ins w:id="1460" w:author="PR Preview" w:date="2026-01-01T00:00:00Z">
        <w:r>
          <w:rPr>
            <w:rStyle w:val="NormalTok"/>
          </w:rPr>
          <w:t xml:space="preserve">}).to_numpy()</w:t>
        </w:r>
      </w:ins>
      <w:ins w:id="1461" w:author="PR Preview" w:date="2026-01-01T00:00:00Z">
        <w:r>
          <w:br/>
        </w:r>
      </w:ins>
      <w:ins w:id="1462" w:author="PR Preview" w:date="2026-01-01T00:00:00Z">
        <w:r>
          <w:rPr>
            <w:rStyle w:val="NormalTok"/>
          </w:rPr>
          <w:t xml:space="preserve">smoke_y </w:t>
        </w:r>
      </w:ins>
      <w:ins w:id="1463" w:author="PR Preview" w:date="2026-01-01T00:00:00Z">
        <w:r>
          <w:rPr>
            <w:rStyle w:val="OperatorTok"/>
          </w:rPr>
          <w:t xml:space="preserve">=</w:t>
        </w:r>
      </w:ins>
      <w:ins w:id="1464" w:author="PR Preview" w:date="2026-01-01T00:00:00Z">
        <w:r>
          <w:rPr>
            <w:rStyle w:val="NormalTok"/>
          </w:rPr>
          <w:t xml:space="preserve"> birthwt[</w:t>
        </w:r>
      </w:ins>
      <w:ins w:id="1465" w:author="PR Preview" w:date="2026-01-01T00:00:00Z">
        <w:r>
          <w:rPr>
            <w:rStyle w:val="StringTok"/>
          </w:rPr>
          <w:t xml:space="preserve">"smoke"</w:t>
        </w:r>
      </w:ins>
      <w:ins w:id="1466" w:author="PR Preview" w:date="2026-01-01T00:00:00Z">
        <w:r>
          <w:rPr>
            <w:rStyle w:val="NormalTok"/>
          </w:rPr>
          <w:t xml:space="preserve">].to_numpy()</w:t>
        </w:r>
      </w:ins>
      <w:ins w:id="1467" w:author="PR Preview" w:date="2026-01-01T00:00:00Z">
        <w:r>
          <w:br/>
        </w:r>
      </w:ins>
      <w:ins w:id="1468" w:author="PR Preview" w:date="2026-01-01T00:00:00Z">
        <w:r>
          <w:br/>
        </w:r>
      </w:ins>
      <w:ins w:id="1469" w:author="PR Preview" w:date="2026-01-01T00:00:00Z">
        <w:r>
          <w:br/>
        </w:r>
      </w:ins>
      <w:ins w:id="1470" w:author="PR Preview" w:date="2026-01-01T00:00:00Z">
        <w:r>
          <w:rPr>
            <w:rStyle w:val="KeywordTok"/>
          </w:rPr>
          <w:t xml:space="preserve">def</w:t>
        </w:r>
      </w:ins>
      <w:ins w:id="1471" w:author="PR Preview" w:date="2026-01-01T00:00:00Z">
        <w:r>
          <w:rPr>
            <w:rStyle w:val="NormalTok"/>
          </w:rPr>
          <w:t xml:space="preserve"> t_count(y):</w:t>
        </w:r>
      </w:ins>
      <w:ins w:id="1472" w:author="PR Preview" w:date="2026-01-01T00:00:00Z">
        <w:r>
          <w:br/>
        </w:r>
      </w:ins>
      <w:ins w:id="1473" w:author="PR Preview" w:date="2026-01-01T00:00:00Z">
        <w:r>
          <w:rPr>
            <w:rStyle w:val="NormalTok"/>
          </w:rPr>
          <w:t xml:space="preserve">    </w:t>
        </w:r>
      </w:ins>
      <w:ins w:id="1474" w:author="PR Preview" w:date="2026-01-01T00:00:00Z">
        <w:r>
          <w:rPr>
            <w:rStyle w:val="ControlFlowTok"/>
          </w:rPr>
          <w:t xml:space="preserve">return</w:t>
        </w:r>
      </w:ins>
      <w:ins w:id="1475" w:author="PR Preview" w:date="2026-01-01T00:00:00Z">
        <w:r>
          <w:rPr>
            <w:rStyle w:val="NormalTok"/>
          </w:rPr>
          <w:t xml:space="preserve"> y.</w:t>
        </w:r>
      </w:ins>
      <w:ins w:id="1476" w:author="PR Preview" w:date="2026-01-01T00:00:00Z">
        <w:r>
          <w:rPr>
            <w:rStyle w:val="BuiltInTok"/>
          </w:rPr>
          <w:t xml:space="preserve">sum</w:t>
        </w:r>
      </w:ins>
      <w:ins w:id="1477" w:author="PR Preview" w:date="2026-01-01T00:00:00Z">
        <w:r>
          <w:rPr>
            <w:rStyle w:val="NormalTok"/>
          </w:rPr>
          <w:t xml:space="preserve">()</w:t>
        </w:r>
      </w:ins>
      <w:ins w:id="1478" w:author="PR Preview" w:date="2026-01-01T00:00:00Z">
        <w:r>
          <w:br/>
        </w:r>
      </w:ins>
      <w:ins w:id="1479" w:author="PR Preview" w:date="2026-01-01T00:00:00Z">
        <w:r>
          <w:br/>
        </w:r>
      </w:ins>
      <w:ins w:id="1480" w:author="PR Preview" w:date="2026-01-01T00:00:00Z">
        <w:r>
          <w:br/>
        </w:r>
      </w:ins>
      <w:ins w:id="1481" w:author="PR Preview" w:date="2026-01-01T00:00:00Z">
        <w:r>
          <w:rPr>
            <w:rStyle w:val="KeywordTok"/>
          </w:rPr>
          <w:t xml:space="preserve">def</w:t>
        </w:r>
      </w:ins>
      <w:ins w:id="1482" w:author="PR Preview" w:date="2026-01-01T00:00:00Z">
        <w:r>
          <w:rPr>
            <w:rStyle w:val="NormalTok"/>
          </w:rPr>
          <w:t xml:space="preserve"> t_spread(y):</w:t>
        </w:r>
      </w:ins>
      <w:ins w:id="1483" w:author="PR Preview" w:date="2026-01-01T00:00:00Z">
        <w:r>
          <w:br/>
        </w:r>
      </w:ins>
      <w:ins w:id="1484" w:author="PR Preview" w:date="2026-01-01T00:00:00Z">
        <w:r>
          <w:rPr>
            <w:rStyle w:val="NormalTok"/>
          </w:rPr>
          <w:t xml:space="preserve">    group_means </w:t>
        </w:r>
      </w:ins>
      <w:ins w:id="1485" w:author="PR Preview" w:date="2026-01-01T00:00:00Z">
        <w:r>
          <w:rPr>
            <w:rStyle w:val="OperatorTok"/>
          </w:rPr>
          <w:t xml:space="preserve">=</w:t>
        </w:r>
      </w:ins>
      <w:ins w:id="1486" w:author="PR Preview" w:date="2026-01-01T00:00:00Z">
        <w:r>
          <w:rPr>
            <w:rStyle w:val="NormalTok"/>
          </w:rPr>
          <w:t xml:space="preserve"> pd.Series(y).groupby(race).mean()</w:t>
        </w:r>
      </w:ins>
      <w:ins w:id="1487" w:author="PR Preview" w:date="2026-01-01T00:00:00Z">
        <w:r>
          <w:br/>
        </w:r>
      </w:ins>
      <w:ins w:id="1488" w:author="PR Preview" w:date="2026-01-01T00:00:00Z">
        <w:r>
          <w:rPr>
            <w:rStyle w:val="NormalTok"/>
          </w:rPr>
          <w:t xml:space="preserve">    </w:t>
        </w:r>
      </w:ins>
      <w:ins w:id="1489" w:author="PR Preview" w:date="2026-01-01T00:00:00Z">
        <w:r>
          <w:rPr>
            <w:rStyle w:val="ControlFlowTok"/>
          </w:rPr>
          <w:t xml:space="preserve">return</w:t>
        </w:r>
      </w:ins>
      <w:ins w:id="1490" w:author="PR Preview" w:date="2026-01-01T00:00:00Z">
        <w:r>
          <w:rPr>
            <w:rStyle w:val="NormalTok"/>
          </w:rPr>
          <w:t xml:space="preserve"> group_means.</w:t>
        </w:r>
      </w:ins>
      <w:ins w:id="1491" w:author="PR Preview" w:date="2026-01-01T00:00:00Z">
        <w:r>
          <w:rPr>
            <w:rStyle w:val="BuiltInTok"/>
          </w:rPr>
          <w:t xml:space="preserve">max</w:t>
        </w:r>
      </w:ins>
      <w:ins w:id="1492" w:author="PR Preview" w:date="2026-01-01T00:00:00Z">
        <w:r>
          <w:rPr>
            <w:rStyle w:val="NormalTok"/>
          </w:rPr>
          <w:t xml:space="preserve">() </w:t>
        </w:r>
      </w:ins>
      <w:ins w:id="1493" w:author="PR Preview" w:date="2026-01-01T00:00:00Z">
        <w:r>
          <w:rPr>
            <w:rStyle w:val="OperatorTok"/>
          </w:rPr>
          <w:t xml:space="preserve">-</w:t>
        </w:r>
      </w:ins>
      <w:ins w:id="1494" w:author="PR Preview" w:date="2026-01-01T00:00:00Z">
        <w:r>
          <w:rPr>
            <w:rStyle w:val="NormalTok"/>
          </w:rPr>
          <w:t xml:space="preserve"> group_means.</w:t>
        </w:r>
      </w:ins>
      <w:ins w:id="1495" w:author="PR Preview" w:date="2026-01-01T00:00:00Z">
        <w:r>
          <w:rPr>
            <w:rStyle w:val="BuiltInTok"/>
          </w:rPr>
          <w:t xml:space="preserve">min</w:t>
        </w:r>
      </w:ins>
      <w:ins w:id="1496" w:author="PR Preview" w:date="2026-01-01T00:00:00Z">
        <w:r>
          <w:rPr>
            <w:rStyle w:val="NormalTok"/>
          </w:rPr>
          <w:t xml:space="preserve">()</w:t>
        </w:r>
      </w:ins>
      <w:ins w:id="1497" w:author="PR Preview" w:date="2026-01-01T00:00:00Z">
        <w:r>
          <w:br/>
        </w:r>
      </w:ins>
      <w:ins w:id="1498" w:author="PR Preview" w:date="2026-01-01T00:00:00Z">
        <w:r>
          <w:br/>
        </w:r>
      </w:ins>
      <w:ins w:id="1499" w:author="PR Preview" w:date="2026-01-01T00:00:00Z">
        <w:r>
          <w:br/>
        </w:r>
      </w:ins>
      <w:ins w:id="1500" w:author="PR Preview" w:date="2026-01-01T00:00:00Z">
        <w:r>
          <w:rPr>
            <w:rStyle w:val="BuiltInTok"/>
          </w:rPr>
          <w:t xml:space="preserve">print</w:t>
        </w:r>
      </w:ins>
      <w:ins w:id="1501" w:author="PR Preview" w:date="2026-01-01T00:00:00Z">
        <w:r>
          <w:rPr>
            <w:rStyle w:val="NormalTok"/>
          </w:rPr>
          <w:t xml:space="preserve">(pd.Series(smoke_y).groupby(race).mean())</w:t>
        </w:r>
      </w:ins>
      <w:ins w:id="1502" w:author="PR Preview" w:date="2026-01-01T00:00:00Z">
        <w:r>
          <w:br/>
        </w:r>
      </w:ins>
      <w:ins w:id="1503" w:author="PR Preview" w:date="2026-01-01T00:00:00Z">
        <w:r>
          <w:rPr>
            <w:rStyle w:val="CommentTok"/>
          </w:rPr>
          <w:t xml:space="preserve">#&gt; Black    0.384615</w:t>
        </w:r>
      </w:ins>
      <w:ins w:id="1504" w:author="PR Preview" w:date="2026-01-01T00:00:00Z">
        <w:r>
          <w:br/>
        </w:r>
      </w:ins>
      <w:ins w:id="1505" w:author="PR Preview" w:date="2026-01-01T00:00:00Z">
        <w:r>
          <w:rPr>
            <w:rStyle w:val="CommentTok"/>
          </w:rPr>
          <w:t xml:space="preserve">#&gt; other    0.179104</w:t>
        </w:r>
      </w:ins>
      <w:ins w:id="1506" w:author="PR Preview" w:date="2026-01-01T00:00:00Z">
        <w:r>
          <w:br/>
        </w:r>
      </w:ins>
      <w:ins w:id="1507" w:author="PR Preview" w:date="2026-01-01T00:00:00Z">
        <w:r>
          <w:rPr>
            <w:rStyle w:val="CommentTok"/>
          </w:rPr>
          <w:t xml:space="preserve">#&gt; white    0.541667</w:t>
        </w:r>
      </w:ins>
      <w:ins w:id="1508" w:author="PR Preview" w:date="2026-01-01T00:00:00Z">
        <w:r>
          <w:br/>
        </w:r>
      </w:ins>
      <w:ins w:id="1509" w:author="PR Preview" w:date="2026-01-01T00:00:00Z">
        <w:r>
          <w:rPr>
            <w:rStyle w:val="CommentTok"/>
          </w:rPr>
          <w:t xml:space="preserve">#&gt; dtype: float64</w:t>
        </w:r>
      </w:ins>
      <w:ins w:id="1510" w:author="PR Preview" w:date="2026-01-01T00:00:00Z">
        <w:r>
          <w:br/>
        </w:r>
      </w:ins>
      <w:ins w:id="1511" w:author="PR Preview" w:date="2026-01-01T00:00:00Z">
        <w:r>
          <w:rPr>
            <w:rStyle w:val="NormalTok"/>
          </w:rPr>
          <w:t xml:space="preserve">{</w:t>
        </w:r>
      </w:ins>
      <w:ins w:id="1512" w:author="PR Preview" w:date="2026-01-01T00:00:00Z">
        <w:r>
          <w:rPr>
            <w:rStyle w:val="StringTok"/>
          </w:rPr>
          <w:t xml:space="preserve">"T1"</w:t>
        </w:r>
      </w:ins>
      <w:ins w:id="1513" w:author="PR Preview" w:date="2026-01-01T00:00:00Z">
        <w:r>
          <w:rPr>
            <w:rStyle w:val="NormalTok"/>
          </w:rPr>
          <w:t xml:space="preserve">: t_count(smoke_y), </w:t>
        </w:r>
      </w:ins>
      <w:ins w:id="1514" w:author="PR Preview" w:date="2026-01-01T00:00:00Z">
        <w:r>
          <w:rPr>
            <w:rStyle w:val="StringTok"/>
          </w:rPr>
          <w:t xml:space="preserve">"T2"</w:t>
        </w:r>
      </w:ins>
      <w:ins w:id="1515" w:author="PR Preview" w:date="2026-01-01T00:00:00Z">
        <w:r>
          <w:rPr>
            <w:rStyle w:val="NormalTok"/>
          </w:rPr>
          <w:t xml:space="preserve">: t_spread(smoke_y)}</w:t>
        </w:r>
      </w:ins>
      <w:ins w:id="1516" w:author="PR Preview" w:date="2026-01-01T00:00:00Z">
        <w:r>
          <w:br/>
        </w:r>
      </w:ins>
      <w:ins w:id="1517" w:author="PR Preview" w:date="2026-01-01T00:00:00Z">
        <w:r>
          <w:rPr>
            <w:rStyle w:val="CommentTok"/>
          </w:rPr>
          <w:t xml:space="preserve">#&gt; {'T1': np.int64(74), 'T2': np.float64(0.36256218905472637)}</w:t>
        </w:r>
      </w:ins>
    </w:p>
    <w:bookmarkEnd w:id="96"/>
    <w:bookmarkStart w:id="97" w:name="def-prior-predictive-check"/>
    <w:p>
      <w:pPr>
        <w:pStyle w:val="FirstParagraph"/>
      </w:pPr>
      <w:ins w:id="1518" w:author="PR Preview" w:date="2026-01-01T00:00:00Z">
        <w:r>
          <w:rPr>
            <w:b/>
            <w:bCs/>
          </w:rPr>
          <w:t xml:space="preserve">Definition 19 (Prior predictive check)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A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rPr>
            <w:b/>
            <w:bCs/>
          </w:rPr>
          <w:t xml:space="preserve">prior predictive check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compares a</w:t>
        </w:r>
      </w:ins>
      <w:ins w:id="1525" w:author="PR Preview" w:date="2026-01-01T00:00:00Z">
        <w:r>
          <w:t xml:space="preserve"> </w:t>
        </w:r>
      </w:ins>
      <w:hyperlink w:anchor="def-test-quantity">
        <w:ins w:id="1526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152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of the observed data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with the distribution of</w:t>
        </w:r>
      </w:ins>
      <w:ins w:id="153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under the</w:t>
        </w:r>
      </w:ins>
      <w:ins w:id="1535" w:author="PR Preview" w:date="2026-01-01T00:00:00Z">
        <w:r>
          <w:t xml:space="preserve"> </w:t>
        </w:r>
      </w:ins>
      <w:hyperlink w:anchor="def-prior-predictive">
        <w:ins w:id="1536" w:author="PR Preview" w:date="2026-01-01T00:00:00Z">
          <w:r>
            <w:rPr>
              <w:rStyle w:val="Hyperlink"/>
            </w:rPr>
            <w:t xml:space="preserve">prior predictive distribution</w:t>
          </w:r>
        </w:ins>
      </w:hyperlink>
      <w:ins w:id="1537" w:author="PR Preview" w:date="2026-01-01T00:00:00Z">
        <w:r>
          <w:t xml:space="preserve">.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If the observed value would be very unlikely under that distribution,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the prior and the data disagree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(McElreath 2020, sec. 4.3.2, pp. 82-83)</w:t>
        </w:r>
      </w:ins>
      <w:ins w:id="1544" w:author="PR Preview" w:date="2026-01-01T00:00:00Z">
        <w:r>
          <w:t xml:space="preserve">.</w:t>
        </w:r>
      </w:ins>
    </w:p>
    <w:bookmarkEnd w:id="97"/>
    <w:bookmarkStart w:id="105" w:name="exm-prior-predictive-check"/>
    <w:p>
      <w:pPr>
        <w:pStyle w:val="BodyText"/>
      </w:pPr>
      <w:ins w:id="1545" w:author="PR Preview" w:date="2026-01-01T00:00:00Z">
        <w:r>
          <w:rPr>
            <w:b/>
            <w:bCs/>
          </w:rPr>
          <w:t xml:space="preserve">Example 21 (Checking two priors for the smoking probability)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We compare two priors for</w:t>
        </w:r>
      </w:ins>
      <w:ins w:id="1548" w:author="PR Preview" w:date="2026-01-01T00:00:00Z">
        <w:r>
          <w:t xml:space="preserve"> </w:t>
        </w:r>
      </w:ins>
      <m:oMath>
        <m:r>
          <m:t>π</m:t>
        </m:r>
      </m:oMath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in the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rPr>
            <w:rStyle w:val="VerbatimChar"/>
          </w:rPr>
          <w:t xml:space="preserve">birthwt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data:</w:t>
        </w:r>
      </w:ins>
    </w:p>
    <w:p>
      <w:pPr>
        <w:pStyle w:val="Compact"/>
        <w:numPr>
          <w:ilvl w:val="0"/>
          <w:numId w:val="1005"/>
        </w:numPr>
      </w:pPr>
      <w:ins w:id="1555" w:author="PR Preview" w:date="2026-01-01T00:00:00Z">
        <w:r>
          <w:t xml:space="preserve">the uniform</w:t>
        </w:r>
      </w:ins>
      <w:ins w:id="1556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prior of</w:t>
        </w:r>
      </w:ins>
      <w:ins w:id="1559" w:author="PR Preview" w:date="2026-01-01T00:00:00Z">
        <w:r>
          <w:t xml:space="preserve"> </w:t>
        </w:r>
      </w:ins>
      <w:hyperlink w:anchor="exm-prior">
        <w:ins w:id="156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56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1562" w:author="PR Preview" w:date="2026-01-01T00:00:00Z">
        <w:r>
          <w:t xml:space="preserve">a</w:t>
        </w:r>
      </w:ins>
      <w:ins w:id="1563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prior,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with prior mean</w:t>
        </w:r>
      </w:ins>
      <w:ins w:id="15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ins w:id="1569" w:author="PR Preview" w:date="2026-01-01T00:00:00Z">
        <w:r>
          <w:t xml:space="preserve">,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which an analyst might choose if they believed that smoking during pregnancy was rare.</w:t>
        </w:r>
      </w:ins>
    </w:p>
    <w:p>
      <w:pPr>
        <w:pStyle w:val="FirstParagraph"/>
      </w:pPr>
      <w:ins w:id="1572" w:author="PR Preview" w:date="2026-01-01T00:00:00Z">
        <w:r>
          <w:t xml:space="preserve">For each prior,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we draw</w:t>
        </w:r>
      </w:ins>
      <w:ins w:id="1575" w:author="PR Preview" w:date="2026-01-01T00:00:00Z">
        <w:r>
          <w:t xml:space="preserve"> </w:t>
        </w:r>
      </w:ins>
      <m:oMath>
        <m:r>
          <m:t>π</m:t>
        </m:r>
      </m:oMath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from the prior,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then draw a count of smokers</w:t>
        </w:r>
      </w:ins>
      <w:ins w:id="1580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among 189 mothers given that</w:t>
        </w:r>
      </w:ins>
      <w:ins w:id="1583" w:author="PR Preview" w:date="2026-01-01T00:00:00Z">
        <w:r>
          <w:t xml:space="preserve"> </w:t>
        </w:r>
      </w:ins>
      <m:oMath>
        <m:r>
          <m:t>π</m:t>
        </m:r>
      </m:oMath>
      <w:ins w:id="1584" w:author="PR Preview" w:date="2026-01-01T00:00:00Z">
        <w:r>
          <w:t xml:space="preserve">.</w:t>
        </w:r>
      </w:ins>
    </w:p>
    <w:p>
      <w:pPr>
        <w:pStyle w:val="Heading4"/>
      </w:pPr>
      <w:ins w:id="1585" w:author="PR Preview" w:date="2026-01-01T00:00:00Z">
        <w:r>
          <w:t xml:space="preserve">R</w:t>
        </w:r>
      </w:ins>
    </w:p>
    <w:p>
      <w:pPr>
        <w:pStyle w:val="SourceCode"/>
      </w:pPr>
      <w:ins w:id="1586" w:author="PR Preview" w:date="2026-01-01T00:00:00Z">
        <w:r>
          <w:rPr>
            <w:rStyle w:val="NormalTok"/>
          </w:rPr>
          <w:t xml:space="preserve">check_priors </w:t>
        </w:r>
      </w:ins>
      <w:ins w:id="1587" w:author="PR Preview" w:date="2026-01-01T00:00:00Z">
        <w:r>
          <w:rPr>
            <w:rStyle w:val="OtherTok"/>
          </w:rPr>
          <w:t xml:space="preserve">&lt;-</w:t>
        </w:r>
      </w:ins>
      <w:ins w:id="1588" w:author="PR Preview" w:date="2026-01-01T00:00:00Z">
        <w:r>
          <w:rPr>
            <w:rStyle w:val="NormalTok"/>
          </w:rPr>
          <w:t xml:space="preserve"> </w:t>
        </w:r>
      </w:ins>
      <w:ins w:id="1589" w:author="PR Preview" w:date="2026-01-01T00:00:00Z">
        <w:r>
          <w:rPr>
            <w:rStyle w:val="FunctionTok"/>
          </w:rPr>
          <w:t xml:space="preserve">list</w:t>
        </w:r>
      </w:ins>
      <w:ins w:id="1590" w:author="PR Preview" w:date="2026-01-01T00:00:00Z">
        <w:r>
          <w:rPr>
            <w:rStyle w:val="NormalTok"/>
          </w:rPr>
          <w:t xml:space="preserve">(</w:t>
        </w:r>
      </w:ins>
      <w:ins w:id="1591" w:author="PR Preview" w:date="2026-01-01T00:00:00Z">
        <w:r>
          <w:br/>
        </w:r>
      </w:ins>
      <w:ins w:id="1592" w:author="PR Preview" w:date="2026-01-01T00:00:00Z">
        <w:r>
          <w:rPr>
            <w:rStyle w:val="NormalTok"/>
          </w:rPr>
          <w:t xml:space="preserve">  </w:t>
        </w:r>
      </w:ins>
      <w:ins w:id="1593" w:author="PR Preview" w:date="2026-01-01T00:00:00Z">
        <w:r>
          <w:rPr>
            <w:rStyle w:val="StringTok"/>
          </w:rPr>
          <w:t xml:space="preserve">`</w:t>
        </w:r>
      </w:ins>
      <w:ins w:id="1594" w:author="PR Preview" w:date="2026-01-01T00:00:00Z">
        <w:r>
          <w:rPr>
            <w:rStyle w:val="AttributeTok"/>
          </w:rPr>
          <w:t xml:space="preserve">uniform Beta(1, 1)</w:t>
        </w:r>
      </w:ins>
      <w:ins w:id="1595" w:author="PR Preview" w:date="2026-01-01T00:00:00Z">
        <w:r>
          <w:rPr>
            <w:rStyle w:val="StringTok"/>
          </w:rPr>
          <w:t xml:space="preserve">`</w:t>
        </w:r>
      </w:ins>
      <w:ins w:id="1596" w:author="PR Preview" w:date="2026-01-01T00:00:00Z">
        <w:r>
          <w:rPr>
            <w:rStyle w:val="NormalTok"/>
          </w:rPr>
          <w:t xml:space="preserve"> </w:t>
        </w:r>
      </w:ins>
      <w:ins w:id="1597" w:author="PR Preview" w:date="2026-01-01T00:00:00Z">
        <w:r>
          <w:rPr>
            <w:rStyle w:val="OtherTok"/>
          </w:rPr>
          <w:t xml:space="preserve">=</w:t>
        </w:r>
      </w:ins>
      <w:ins w:id="1598" w:author="PR Preview" w:date="2026-01-01T00:00:00Z">
        <w:r>
          <w:rPr>
            <w:rStyle w:val="NormalTok"/>
          </w:rPr>
          <w:t xml:space="preserve"> </w:t>
        </w:r>
      </w:ins>
      <w:ins w:id="1599" w:author="PR Preview" w:date="2026-01-01T00:00:00Z">
        <w:r>
          <w:rPr>
            <w:rStyle w:val="FunctionTok"/>
          </w:rPr>
          <w:t xml:space="preserve">c</w:t>
        </w:r>
      </w:ins>
      <w:ins w:id="1600" w:author="PR Preview" w:date="2026-01-01T00:00:00Z">
        <w:r>
          <w:rPr>
            <w:rStyle w:val="NormalTok"/>
          </w:rPr>
          <w:t xml:space="preserve">(</w:t>
        </w:r>
      </w:ins>
      <w:ins w:id="1601" w:author="PR Preview" w:date="2026-01-01T00:00:00Z">
        <w:r>
          <w:rPr>
            <w:rStyle w:val="AttributeTok"/>
          </w:rPr>
          <w:t xml:space="preserve">a =</w:t>
        </w:r>
      </w:ins>
      <w:ins w:id="1602" w:author="PR Preview" w:date="2026-01-01T00:00:00Z">
        <w:r>
          <w:rPr>
            <w:rStyle w:val="NormalTok"/>
          </w:rPr>
          <w:t xml:space="preserve"> </w:t>
        </w:r>
      </w:ins>
      <w:ins w:id="1603" w:author="PR Preview" w:date="2026-01-01T00:00:00Z">
        <w:r>
          <w:rPr>
            <w:rStyle w:val="DecValTok"/>
          </w:rPr>
          <w:t xml:space="preserve">1</w:t>
        </w:r>
      </w:ins>
      <w:ins w:id="1604" w:author="PR Preview" w:date="2026-01-01T00:00:00Z">
        <w:r>
          <w:rPr>
            <w:rStyle w:val="NormalTok"/>
          </w:rPr>
          <w:t xml:space="preserve">, </w:t>
        </w:r>
      </w:ins>
      <w:ins w:id="1605" w:author="PR Preview" w:date="2026-01-01T00:00:00Z">
        <w:r>
          <w:rPr>
            <w:rStyle w:val="AttributeTok"/>
          </w:rPr>
          <w:t xml:space="preserve">b =</w:t>
        </w:r>
      </w:ins>
      <w:ins w:id="1606" w:author="PR Preview" w:date="2026-01-01T00:00:00Z">
        <w:r>
          <w:rPr>
            <w:rStyle w:val="NormalTok"/>
          </w:rPr>
          <w:t xml:space="preserve"> </w:t>
        </w:r>
      </w:ins>
      <w:ins w:id="1607" w:author="PR Preview" w:date="2026-01-01T00:00:00Z">
        <w:r>
          <w:rPr>
            <w:rStyle w:val="DecValTok"/>
          </w:rPr>
          <w:t xml:space="preserve">1</w:t>
        </w:r>
      </w:ins>
      <w:ins w:id="1608" w:author="PR Preview" w:date="2026-01-01T00:00:00Z">
        <w:r>
          <w:rPr>
            <w:rStyle w:val="NormalTok"/>
          </w:rPr>
          <w:t xml:space="preserve">),</w:t>
        </w:r>
      </w:ins>
      <w:ins w:id="1609" w:author="PR Preview" w:date="2026-01-01T00:00:00Z">
        <w:r>
          <w:br/>
        </w:r>
      </w:ins>
      <w:ins w:id="1610" w:author="PR Preview" w:date="2026-01-01T00:00:00Z">
        <w:r>
          <w:rPr>
            <w:rStyle w:val="NormalTok"/>
          </w:rPr>
          <w:t xml:space="preserve">  </w:t>
        </w:r>
      </w:ins>
      <w:ins w:id="1611" w:author="PR Preview" w:date="2026-01-01T00:00:00Z">
        <w:r>
          <w:rPr>
            <w:rStyle w:val="StringTok"/>
          </w:rPr>
          <w:t xml:space="preserve">`</w:t>
        </w:r>
      </w:ins>
      <w:ins w:id="1612" w:author="PR Preview" w:date="2026-01-01T00:00:00Z">
        <w:r>
          <w:rPr>
            <w:rStyle w:val="AttributeTok"/>
          </w:rPr>
          <w:t xml:space="preserve">Beta(1, 19)</w:t>
        </w:r>
      </w:ins>
      <w:ins w:id="1613" w:author="PR Preview" w:date="2026-01-01T00:00:00Z">
        <w:r>
          <w:rPr>
            <w:rStyle w:val="StringTok"/>
          </w:rPr>
          <w:t xml:space="preserve">`</w:t>
        </w:r>
      </w:ins>
      <w:ins w:id="1614" w:author="PR Preview" w:date="2026-01-01T00:00:00Z">
        <w:r>
          <w:rPr>
            <w:rStyle w:val="NormalTok"/>
          </w:rPr>
          <w:t xml:space="preserve"> </w:t>
        </w:r>
      </w:ins>
      <w:ins w:id="1615" w:author="PR Preview" w:date="2026-01-01T00:00:00Z">
        <w:r>
          <w:rPr>
            <w:rStyle w:val="OtherTok"/>
          </w:rPr>
          <w:t xml:space="preserve">=</w:t>
        </w:r>
      </w:ins>
      <w:ins w:id="1616" w:author="PR Preview" w:date="2026-01-01T00:00:00Z">
        <w:r>
          <w:rPr>
            <w:rStyle w:val="NormalTok"/>
          </w:rPr>
          <w:t xml:space="preserve"> </w:t>
        </w:r>
      </w:ins>
      <w:ins w:id="1617" w:author="PR Preview" w:date="2026-01-01T00:00:00Z">
        <w:r>
          <w:rPr>
            <w:rStyle w:val="FunctionTok"/>
          </w:rPr>
          <w:t xml:space="preserve">c</w:t>
        </w:r>
      </w:ins>
      <w:ins w:id="1618" w:author="PR Preview" w:date="2026-01-01T00:00:00Z">
        <w:r>
          <w:rPr>
            <w:rStyle w:val="NormalTok"/>
          </w:rPr>
          <w:t xml:space="preserve">(</w:t>
        </w:r>
      </w:ins>
      <w:ins w:id="1619" w:author="PR Preview" w:date="2026-01-01T00:00:00Z">
        <w:r>
          <w:rPr>
            <w:rStyle w:val="AttributeTok"/>
          </w:rPr>
          <w:t xml:space="preserve">a =</w:t>
        </w:r>
      </w:ins>
      <w:ins w:id="1620" w:author="PR Preview" w:date="2026-01-01T00:00:00Z">
        <w:r>
          <w:rPr>
            <w:rStyle w:val="NormalTok"/>
          </w:rPr>
          <w:t xml:space="preserve"> </w:t>
        </w:r>
      </w:ins>
      <w:ins w:id="1621" w:author="PR Preview" w:date="2026-01-01T00:00:00Z">
        <w:r>
          <w:rPr>
            <w:rStyle w:val="DecValTok"/>
          </w:rPr>
          <w:t xml:space="preserve">1</w:t>
        </w:r>
      </w:ins>
      <w:ins w:id="1622" w:author="PR Preview" w:date="2026-01-01T00:00:00Z">
        <w:r>
          <w:rPr>
            <w:rStyle w:val="NormalTok"/>
          </w:rPr>
          <w:t xml:space="preserve">, </w:t>
        </w:r>
      </w:ins>
      <w:ins w:id="1623" w:author="PR Preview" w:date="2026-01-01T00:00:00Z">
        <w:r>
          <w:rPr>
            <w:rStyle w:val="AttributeTok"/>
          </w:rPr>
          <w:t xml:space="preserve">b =</w:t>
        </w:r>
      </w:ins>
      <w:ins w:id="1624" w:author="PR Preview" w:date="2026-01-01T00:00:00Z">
        <w:r>
          <w:rPr>
            <w:rStyle w:val="NormalTok"/>
          </w:rPr>
          <w:t xml:space="preserve"> </w:t>
        </w:r>
      </w:ins>
      <w:ins w:id="1625" w:author="PR Preview" w:date="2026-01-01T00:00:00Z">
        <w:r>
          <w:rPr>
            <w:rStyle w:val="DecValTok"/>
          </w:rPr>
          <w:t xml:space="preserve">19</w:t>
        </w:r>
      </w:ins>
      <w:ins w:id="1626" w:author="PR Preview" w:date="2026-01-01T00:00:00Z">
        <w:r>
          <w:rPr>
            <w:rStyle w:val="NormalTok"/>
          </w:rPr>
          <w:t xml:space="preserve">)</w:t>
        </w:r>
      </w:ins>
      <w:ins w:id="1627" w:author="PR Preview" w:date="2026-01-01T00:00:00Z">
        <w:r>
          <w:br/>
        </w:r>
      </w:ins>
      <w:ins w:id="1628" w:author="PR Preview" w:date="2026-01-01T00:00:00Z">
        <w:r>
          <w:rPr>
            <w:rStyle w:val="NormalTok"/>
          </w:rPr>
          <w:t xml:space="preserve">)</w:t>
        </w:r>
      </w:ins>
      <w:ins w:id="1629" w:author="PR Preview" w:date="2026-01-01T00:00:00Z">
        <w:r>
          <w:br/>
        </w:r>
      </w:ins>
      <w:ins w:id="1630" w:author="PR Preview" w:date="2026-01-01T00:00:00Z">
        <w:r>
          <w:rPr>
            <w:rStyle w:val="FunctionTok"/>
          </w:rPr>
          <w:t xml:space="preserve">set.seed</w:t>
        </w:r>
      </w:ins>
      <w:ins w:id="1631" w:author="PR Preview" w:date="2026-01-01T00:00:00Z">
        <w:r>
          <w:rPr>
            <w:rStyle w:val="NormalTok"/>
          </w:rPr>
          <w:t xml:space="preserve">(</w:t>
        </w:r>
      </w:ins>
      <w:ins w:id="1632" w:author="PR Preview" w:date="2026-01-01T00:00:00Z">
        <w:r>
          <w:rPr>
            <w:rStyle w:val="DecValTok"/>
          </w:rPr>
          <w:t xml:space="preserve">3</w:t>
        </w:r>
      </w:ins>
      <w:ins w:id="1633" w:author="PR Preview" w:date="2026-01-01T00:00:00Z">
        <w:r>
          <w:rPr>
            <w:rStyle w:val="NormalTok"/>
          </w:rPr>
          <w:t xml:space="preserve">)</w:t>
        </w:r>
      </w:ins>
      <w:ins w:id="1634" w:author="PR Preview" w:date="2026-01-01T00:00:00Z">
        <w:r>
          <w:br/>
        </w:r>
      </w:ins>
      <w:ins w:id="1635" w:author="PR Preview" w:date="2026-01-01T00:00:00Z">
        <w:r>
          <w:rPr>
            <w:rStyle w:val="NormalTok"/>
          </w:rPr>
          <w:t xml:space="preserve">prior_pred_counts </w:t>
        </w:r>
      </w:ins>
      <w:ins w:id="1636" w:author="PR Preview" w:date="2026-01-01T00:00:00Z">
        <w:r>
          <w:rPr>
            <w:rStyle w:val="OtherTok"/>
          </w:rPr>
          <w:t xml:space="preserve">&lt;-</w:t>
        </w:r>
      </w:ins>
      <w:ins w:id="1637" w:author="PR Preview" w:date="2026-01-01T00:00:00Z">
        <w:r>
          <w:rPr>
            <w:rStyle w:val="NormalTok"/>
          </w:rPr>
          <w:t xml:space="preserve"> </w:t>
        </w:r>
      </w:ins>
      <w:ins w:id="1638" w:author="PR Preview" w:date="2026-01-01T00:00:00Z">
        <w:r>
          <w:rPr>
            <w:rStyle w:val="FunctionTok"/>
          </w:rPr>
          <w:t xml:space="preserve">do.call</w:t>
        </w:r>
      </w:ins>
      <w:ins w:id="1639" w:author="PR Preview" w:date="2026-01-01T00:00:00Z">
        <w:r>
          <w:rPr>
            <w:rStyle w:val="NormalTok"/>
          </w:rPr>
          <w:t xml:space="preserve">(</w:t>
        </w:r>
      </w:ins>
      <w:ins w:id="1640" w:author="PR Preview" w:date="2026-01-01T00:00:00Z">
        <w:r>
          <w:br/>
        </w:r>
      </w:ins>
      <w:ins w:id="1641" w:author="PR Preview" w:date="2026-01-01T00:00:00Z">
        <w:r>
          <w:rPr>
            <w:rStyle w:val="NormalTok"/>
          </w:rPr>
          <w:t xml:space="preserve">  rbind,</w:t>
        </w:r>
      </w:ins>
      <w:ins w:id="1642" w:author="PR Preview" w:date="2026-01-01T00:00:00Z">
        <w:r>
          <w:br/>
        </w:r>
      </w:ins>
      <w:ins w:id="1643" w:author="PR Preview" w:date="2026-01-01T00:00:00Z">
        <w:r>
          <w:rPr>
            <w:rStyle w:val="NormalTok"/>
          </w:rPr>
          <w:t xml:space="preserve">  </w:t>
        </w:r>
      </w:ins>
      <w:ins w:id="1644" w:author="PR Preview" w:date="2026-01-01T00:00:00Z">
        <w:r>
          <w:rPr>
            <w:rStyle w:val="FunctionTok"/>
          </w:rPr>
          <w:t xml:space="preserve">lapply</w:t>
        </w:r>
      </w:ins>
      <w:ins w:id="1645" w:author="PR Preview" w:date="2026-01-01T00:00:00Z">
        <w:r>
          <w:rPr>
            <w:rStyle w:val="NormalTok"/>
          </w:rPr>
          <w:t xml:space="preserve">(</w:t>
        </w:r>
      </w:ins>
      <w:ins w:id="1646" w:author="PR Preview" w:date="2026-01-01T00:00:00Z">
        <w:r>
          <w:rPr>
            <w:rStyle w:val="FunctionTok"/>
          </w:rPr>
          <w:t xml:space="preserve">names</w:t>
        </w:r>
      </w:ins>
      <w:ins w:id="1647" w:author="PR Preview" w:date="2026-01-01T00:00:00Z">
        <w:r>
          <w:rPr>
            <w:rStyle w:val="NormalTok"/>
          </w:rPr>
          <w:t xml:space="preserve">(check_priors), \(prior_name) {</w:t>
        </w:r>
      </w:ins>
      <w:ins w:id="1648" w:author="PR Preview" w:date="2026-01-01T00:00:00Z">
        <w:r>
          <w:br/>
        </w:r>
      </w:ins>
      <w:ins w:id="1649" w:author="PR Preview" w:date="2026-01-01T00:00:00Z">
        <w:r>
          <w:rPr>
            <w:rStyle w:val="NormalTok"/>
          </w:rPr>
          <w:t xml:space="preserve">    ab </w:t>
        </w:r>
      </w:ins>
      <w:ins w:id="1650" w:author="PR Preview" w:date="2026-01-01T00:00:00Z">
        <w:r>
          <w:rPr>
            <w:rStyle w:val="OtherTok"/>
          </w:rPr>
          <w:t xml:space="preserve">&lt;-</w:t>
        </w:r>
      </w:ins>
      <w:ins w:id="1651" w:author="PR Preview" w:date="2026-01-01T00:00:00Z">
        <w:r>
          <w:rPr>
            <w:rStyle w:val="NormalTok"/>
          </w:rPr>
          <w:t xml:space="preserve"> check_priors[[prior_name]]</w:t>
        </w:r>
      </w:ins>
      <w:ins w:id="1652" w:author="PR Preview" w:date="2026-01-01T00:00:00Z">
        <w:r>
          <w:br/>
        </w:r>
      </w:ins>
      <w:ins w:id="1653" w:author="PR Preview" w:date="2026-01-01T00:00:00Z">
        <w:r>
          <w:rPr>
            <w:rStyle w:val="NormalTok"/>
          </w:rPr>
          <w:t xml:space="preserve">    prob_draws </w:t>
        </w:r>
      </w:ins>
      <w:ins w:id="1654" w:author="PR Preview" w:date="2026-01-01T00:00:00Z">
        <w:r>
          <w:rPr>
            <w:rStyle w:val="OtherTok"/>
          </w:rPr>
          <w:t xml:space="preserve">&lt;-</w:t>
        </w:r>
      </w:ins>
      <w:ins w:id="1655" w:author="PR Preview" w:date="2026-01-01T00:00:00Z">
        <w:r>
          <w:rPr>
            <w:rStyle w:val="NormalTok"/>
          </w:rPr>
          <w:t xml:space="preserve"> stats</w:t>
        </w:r>
      </w:ins>
      <w:ins w:id="1656" w:author="PR Preview" w:date="2026-01-01T00:00:00Z">
        <w:r>
          <w:rPr>
            <w:rStyle w:val="SpecialCharTok"/>
          </w:rPr>
          <w:t xml:space="preserve">::</w:t>
        </w:r>
      </w:ins>
      <w:ins w:id="1657" w:author="PR Preview" w:date="2026-01-01T00:00:00Z">
        <w:r>
          <w:rPr>
            <w:rStyle w:val="FunctionTok"/>
          </w:rPr>
          <w:t xml:space="preserve">rbeta</w:t>
        </w:r>
      </w:ins>
      <w:ins w:id="1658" w:author="PR Preview" w:date="2026-01-01T00:00:00Z">
        <w:r>
          <w:rPr>
            <w:rStyle w:val="NormalTok"/>
          </w:rPr>
          <w:t xml:space="preserve">(</w:t>
        </w:r>
      </w:ins>
      <w:ins w:id="1659" w:author="PR Preview" w:date="2026-01-01T00:00:00Z">
        <w:r>
          <w:rPr>
            <w:rStyle w:val="DecValTok"/>
          </w:rPr>
          <w:t xml:space="preserve">4000</w:t>
        </w:r>
      </w:ins>
      <w:ins w:id="1660" w:author="PR Preview" w:date="2026-01-01T00:00:00Z">
        <w:r>
          <w:rPr>
            <w:rStyle w:val="NormalTok"/>
          </w:rPr>
          <w:t xml:space="preserve">, ab[[</w:t>
        </w:r>
      </w:ins>
      <w:ins w:id="1661" w:author="PR Preview" w:date="2026-01-01T00:00:00Z">
        <w:r>
          <w:rPr>
            <w:rStyle w:val="StringTok"/>
          </w:rPr>
          <w:t xml:space="preserve">"a"</w:t>
        </w:r>
      </w:ins>
      <w:ins w:id="1662" w:author="PR Preview" w:date="2026-01-01T00:00:00Z">
        <w:r>
          <w:rPr>
            <w:rStyle w:val="NormalTok"/>
          </w:rPr>
          <w:t xml:space="preserve">]], ab[[</w:t>
        </w:r>
      </w:ins>
      <w:ins w:id="1663" w:author="PR Preview" w:date="2026-01-01T00:00:00Z">
        <w:r>
          <w:rPr>
            <w:rStyle w:val="StringTok"/>
          </w:rPr>
          <w:t xml:space="preserve">"b"</w:t>
        </w:r>
      </w:ins>
      <w:ins w:id="1664" w:author="PR Preview" w:date="2026-01-01T00:00:00Z">
        <w:r>
          <w:rPr>
            <w:rStyle w:val="NormalTok"/>
          </w:rPr>
          <w:t xml:space="preserve">]])</w:t>
        </w:r>
      </w:ins>
      <w:ins w:id="1665" w:author="PR Preview" w:date="2026-01-01T00:00:00Z">
        <w:r>
          <w:br/>
        </w:r>
      </w:ins>
      <w:ins w:id="1666" w:author="PR Preview" w:date="2026-01-01T00:00:00Z">
        <w:r>
          <w:rPr>
            <w:rStyle w:val="NormalTok"/>
          </w:rPr>
          <w:t xml:space="preserve">    </w:t>
        </w:r>
      </w:ins>
      <w:ins w:id="1667" w:author="PR Preview" w:date="2026-01-01T00:00:00Z">
        <w:r>
          <w:rPr>
            <w:rStyle w:val="FunctionTok"/>
          </w:rPr>
          <w:t xml:space="preserve">data.frame</w:t>
        </w:r>
      </w:ins>
      <w:ins w:id="1668" w:author="PR Preview" w:date="2026-01-01T00:00:00Z">
        <w:r>
          <w:rPr>
            <w:rStyle w:val="NormalTok"/>
          </w:rPr>
          <w:t xml:space="preserve">(</w:t>
        </w:r>
      </w:ins>
      <w:ins w:id="1669" w:author="PR Preview" w:date="2026-01-01T00:00:00Z">
        <w:r>
          <w:br/>
        </w:r>
      </w:ins>
      <w:ins w:id="1670" w:author="PR Preview" w:date="2026-01-01T00:00:00Z">
        <w:r>
          <w:rPr>
            <w:rStyle w:val="NormalTok"/>
          </w:rPr>
          <w:t xml:space="preserve">      </w:t>
        </w:r>
      </w:ins>
      <w:ins w:id="1671" w:author="PR Preview" w:date="2026-01-01T00:00:00Z">
        <w:r>
          <w:rPr>
            <w:rStyle w:val="AttributeTok"/>
          </w:rPr>
          <w:t xml:space="preserve">prior =</w:t>
        </w:r>
      </w:ins>
      <w:ins w:id="1672" w:author="PR Preview" w:date="2026-01-01T00:00:00Z">
        <w:r>
          <w:rPr>
            <w:rStyle w:val="NormalTok"/>
          </w:rPr>
          <w:t xml:space="preserve"> prior_name,</w:t>
        </w:r>
      </w:ins>
      <w:ins w:id="1673" w:author="PR Preview" w:date="2026-01-01T00:00:00Z">
        <w:r>
          <w:br/>
        </w:r>
      </w:ins>
      <w:ins w:id="1674" w:author="PR Preview" w:date="2026-01-01T00:00:00Z">
        <w:r>
          <w:rPr>
            <w:rStyle w:val="NormalTok"/>
          </w:rPr>
          <w:t xml:space="preserve">      </w:t>
        </w:r>
      </w:ins>
      <w:ins w:id="1675" w:author="PR Preview" w:date="2026-01-01T00:00:00Z">
        <w:r>
          <w:rPr>
            <w:rStyle w:val="AttributeTok"/>
          </w:rPr>
          <w:t xml:space="preserve">count =</w:t>
        </w:r>
      </w:ins>
      <w:ins w:id="1676" w:author="PR Preview" w:date="2026-01-01T00:00:00Z">
        <w:r>
          <w:rPr>
            <w:rStyle w:val="NormalTok"/>
          </w:rPr>
          <w:t xml:space="preserve"> stats</w:t>
        </w:r>
      </w:ins>
      <w:ins w:id="1677" w:author="PR Preview" w:date="2026-01-01T00:00:00Z">
        <w:r>
          <w:rPr>
            <w:rStyle w:val="SpecialCharTok"/>
          </w:rPr>
          <w:t xml:space="preserve">::</w:t>
        </w:r>
      </w:ins>
      <w:ins w:id="1678" w:author="PR Preview" w:date="2026-01-01T00:00:00Z">
        <w:r>
          <w:rPr>
            <w:rStyle w:val="FunctionTok"/>
          </w:rPr>
          <w:t xml:space="preserve">rbinom</w:t>
        </w:r>
      </w:ins>
      <w:ins w:id="1679" w:author="PR Preview" w:date="2026-01-01T00:00:00Z">
        <w:r>
          <w:rPr>
            <w:rStyle w:val="NormalTok"/>
          </w:rPr>
          <w:t xml:space="preserve">(</w:t>
        </w:r>
      </w:ins>
      <w:ins w:id="1680" w:author="PR Preview" w:date="2026-01-01T00:00:00Z">
        <w:r>
          <w:rPr>
            <w:rStyle w:val="DecValTok"/>
          </w:rPr>
          <w:t xml:space="preserve">4000</w:t>
        </w:r>
      </w:ins>
      <w:ins w:id="1681" w:author="PR Preview" w:date="2026-01-01T00:00:00Z">
        <w:r>
          <w:rPr>
            <w:rStyle w:val="NormalTok"/>
          </w:rPr>
          <w:t xml:space="preserve">, </w:t>
        </w:r>
      </w:ins>
      <w:ins w:id="1682" w:author="PR Preview" w:date="2026-01-01T00:00:00Z">
        <w:r>
          <w:rPr>
            <w:rStyle w:val="AttributeTok"/>
          </w:rPr>
          <w:t xml:space="preserve">size =</w:t>
        </w:r>
      </w:ins>
      <w:ins w:id="1683" w:author="PR Preview" w:date="2026-01-01T00:00:00Z">
        <w:r>
          <w:rPr>
            <w:rStyle w:val="NormalTok"/>
          </w:rPr>
          <w:t xml:space="preserve"> n_mothers, </w:t>
        </w:r>
      </w:ins>
      <w:ins w:id="1684" w:author="PR Preview" w:date="2026-01-01T00:00:00Z">
        <w:r>
          <w:rPr>
            <w:rStyle w:val="AttributeTok"/>
          </w:rPr>
          <w:t xml:space="preserve">prob =</w:t>
        </w:r>
      </w:ins>
      <w:ins w:id="1685" w:author="PR Preview" w:date="2026-01-01T00:00:00Z">
        <w:r>
          <w:rPr>
            <w:rStyle w:val="NormalTok"/>
          </w:rPr>
          <w:t xml:space="preserve"> prob_draws)</w:t>
        </w:r>
      </w:ins>
      <w:ins w:id="1686" w:author="PR Preview" w:date="2026-01-01T00:00:00Z">
        <w:r>
          <w:br/>
        </w:r>
      </w:ins>
      <w:ins w:id="1687" w:author="PR Preview" w:date="2026-01-01T00:00:00Z">
        <w:r>
          <w:rPr>
            <w:rStyle w:val="NormalTok"/>
          </w:rPr>
          <w:t xml:space="preserve">    )</w:t>
        </w:r>
      </w:ins>
      <w:ins w:id="1688" w:author="PR Preview" w:date="2026-01-01T00:00:00Z">
        <w:r>
          <w:br/>
        </w:r>
      </w:ins>
      <w:ins w:id="1689" w:author="PR Preview" w:date="2026-01-01T00:00:00Z">
        <w:r>
          <w:rPr>
            <w:rStyle w:val="NormalTok"/>
          </w:rPr>
          <w:t xml:space="preserve">  })</w:t>
        </w:r>
      </w:ins>
      <w:ins w:id="1690" w:author="PR Preview" w:date="2026-01-01T00:00:00Z">
        <w:r>
          <w:br/>
        </w:r>
      </w:ins>
      <w:ins w:id="1691" w:author="PR Preview" w:date="2026-01-01T00:00:00Z">
        <w:r>
          <w:rPr>
            <w:rStyle w:val="NormalTok"/>
          </w:rPr>
          <w:t xml:space="preserve">)</w:t>
        </w:r>
      </w:ins>
      <w:ins w:id="1692" w:author="PR Preview" w:date="2026-01-01T00:00:00Z">
        <w:r>
          <w:br/>
        </w:r>
      </w:ins>
      <w:ins w:id="1693" w:author="PR Preview" w:date="2026-01-01T00:00:00Z">
        <w:r>
          <w:rPr>
            <w:rStyle w:val="NormalTok"/>
          </w:rPr>
          <w:t xml:space="preserve">prior_pred_counts</w:t>
        </w:r>
      </w:ins>
      <w:ins w:id="1694" w:author="PR Preview" w:date="2026-01-01T00:00:00Z">
        <w:r>
          <w:rPr>
            <w:rStyle w:val="SpecialCharTok"/>
          </w:rPr>
          <w:t xml:space="preserve">$</w:t>
        </w:r>
      </w:ins>
      <w:ins w:id="1695" w:author="PR Preview" w:date="2026-01-01T00:00:00Z">
        <w:r>
          <w:rPr>
            <w:rStyle w:val="NormalTok"/>
          </w:rPr>
          <w:t xml:space="preserve">prior </w:t>
        </w:r>
      </w:ins>
      <w:ins w:id="1696" w:author="PR Preview" w:date="2026-01-01T00:00:00Z">
        <w:r>
          <w:rPr>
            <w:rStyle w:val="OtherTok"/>
          </w:rPr>
          <w:t xml:space="preserve">&lt;-</w:t>
        </w:r>
      </w:ins>
      <w:ins w:id="1697" w:author="PR Preview" w:date="2026-01-01T00:00:00Z">
        <w:r>
          <w:rPr>
            <w:rStyle w:val="NormalTok"/>
          </w:rPr>
          <w:t xml:space="preserve"> </w:t>
        </w:r>
      </w:ins>
      <w:ins w:id="1698" w:author="PR Preview" w:date="2026-01-01T00:00:00Z">
        <w:r>
          <w:rPr>
            <w:rStyle w:val="FunctionTok"/>
          </w:rPr>
          <w:t xml:space="preserve">factor</w:t>
        </w:r>
      </w:ins>
      <w:ins w:id="1699" w:author="PR Preview" w:date="2026-01-01T00:00:00Z">
        <w:r>
          <w:rPr>
            <w:rStyle w:val="NormalTok"/>
          </w:rPr>
          <w:t xml:space="preserve">(</w:t>
        </w:r>
      </w:ins>
      <w:ins w:id="1700" w:author="PR Preview" w:date="2026-01-01T00:00:00Z">
        <w:r>
          <w:br/>
        </w:r>
      </w:ins>
      <w:ins w:id="1701" w:author="PR Preview" w:date="2026-01-01T00:00:00Z">
        <w:r>
          <w:rPr>
            <w:rStyle w:val="NormalTok"/>
          </w:rPr>
          <w:t xml:space="preserve">  prior_pred_counts</w:t>
        </w:r>
      </w:ins>
      <w:ins w:id="1702" w:author="PR Preview" w:date="2026-01-01T00:00:00Z">
        <w:r>
          <w:rPr>
            <w:rStyle w:val="SpecialCharTok"/>
          </w:rPr>
          <w:t xml:space="preserve">$</w:t>
        </w:r>
      </w:ins>
      <w:ins w:id="1703" w:author="PR Preview" w:date="2026-01-01T00:00:00Z">
        <w:r>
          <w:rPr>
            <w:rStyle w:val="NormalTok"/>
          </w:rPr>
          <w:t xml:space="preserve">prior,</w:t>
        </w:r>
      </w:ins>
      <w:ins w:id="1704" w:author="PR Preview" w:date="2026-01-01T00:00:00Z">
        <w:r>
          <w:br/>
        </w:r>
      </w:ins>
      <w:ins w:id="1705" w:author="PR Preview" w:date="2026-01-01T00:00:00Z">
        <w:r>
          <w:rPr>
            <w:rStyle w:val="NormalTok"/>
          </w:rPr>
          <w:t xml:space="preserve">  </w:t>
        </w:r>
      </w:ins>
      <w:ins w:id="1706" w:author="PR Preview" w:date="2026-01-01T00:00:00Z">
        <w:r>
          <w:rPr>
            <w:rStyle w:val="AttributeTok"/>
          </w:rPr>
          <w:t xml:space="preserve">levels =</w:t>
        </w:r>
      </w:ins>
      <w:ins w:id="1707" w:author="PR Preview" w:date="2026-01-01T00:00:00Z">
        <w:r>
          <w:rPr>
            <w:rStyle w:val="NormalTok"/>
          </w:rPr>
          <w:t xml:space="preserve"> </w:t>
        </w:r>
      </w:ins>
      <w:ins w:id="1708" w:author="PR Preview" w:date="2026-01-01T00:00:00Z">
        <w:r>
          <w:rPr>
            <w:rStyle w:val="FunctionTok"/>
          </w:rPr>
          <w:t xml:space="preserve">names</w:t>
        </w:r>
      </w:ins>
      <w:ins w:id="1709" w:author="PR Preview" w:date="2026-01-01T00:00:00Z">
        <w:r>
          <w:rPr>
            <w:rStyle w:val="NormalTok"/>
          </w:rPr>
          <w:t xml:space="preserve">(check_priors)</w:t>
        </w:r>
      </w:ins>
      <w:ins w:id="1710" w:author="PR Preview" w:date="2026-01-01T00:00:00Z">
        <w:r>
          <w:br/>
        </w:r>
      </w:ins>
      <w:ins w:id="1711" w:author="PR Preview" w:date="2026-01-01T00:00:00Z">
        <w:r>
          <w:rPr>
            <w:rStyle w:val="NormalTok"/>
          </w:rPr>
          <w:t xml:space="preserve">)</w:t>
        </w:r>
      </w:ins>
      <w:ins w:id="1712" w:author="PR Preview" w:date="2026-01-01T00:00:00Z">
        <w:r>
          <w:br/>
        </w:r>
      </w:ins>
      <w:ins w:id="1713" w:author="PR Preview" w:date="2026-01-01T00:00:00Z">
        <w:r>
          <w:rPr>
            <w:rStyle w:val="NormalTok"/>
          </w:rPr>
          <w:t xml:space="preserve">prior_tail </w:t>
        </w:r>
      </w:ins>
      <w:ins w:id="1714" w:author="PR Preview" w:date="2026-01-01T00:00:00Z">
        <w:r>
          <w:rPr>
            <w:rStyle w:val="OtherTok"/>
          </w:rPr>
          <w:t xml:space="preserve">&lt;-</w:t>
        </w:r>
      </w:ins>
      <w:ins w:id="1715" w:author="PR Preview" w:date="2026-01-01T00:00:00Z">
        <w:r>
          <w:rPr>
            <w:rStyle w:val="NormalTok"/>
          </w:rPr>
          <w:t xml:space="preserve"> </w:t>
        </w:r>
      </w:ins>
      <w:ins w:id="1716" w:author="PR Preview" w:date="2026-01-01T00:00:00Z">
        <w:r>
          <w:rPr>
            <w:rStyle w:val="FunctionTok"/>
          </w:rPr>
          <w:t xml:space="preserve">tapply</w:t>
        </w:r>
      </w:ins>
      <w:ins w:id="1717" w:author="PR Preview" w:date="2026-01-01T00:00:00Z">
        <w:r>
          <w:rPr>
            <w:rStyle w:val="NormalTok"/>
          </w:rPr>
          <w:t xml:space="preserve">(</w:t>
        </w:r>
      </w:ins>
      <w:ins w:id="1718" w:author="PR Preview" w:date="2026-01-01T00:00:00Z">
        <w:r>
          <w:br/>
        </w:r>
      </w:ins>
      <w:ins w:id="1719" w:author="PR Preview" w:date="2026-01-01T00:00:00Z">
        <w:r>
          <w:rPr>
            <w:rStyle w:val="NormalTok"/>
          </w:rPr>
          <w:t xml:space="preserve">  prior_pred_counts</w:t>
        </w:r>
      </w:ins>
      <w:ins w:id="1720" w:author="PR Preview" w:date="2026-01-01T00:00:00Z">
        <w:r>
          <w:rPr>
            <w:rStyle w:val="SpecialCharTok"/>
          </w:rPr>
          <w:t xml:space="preserve">$</w:t>
        </w:r>
      </w:ins>
      <w:ins w:id="1721" w:author="PR Preview" w:date="2026-01-01T00:00:00Z">
        <w:r>
          <w:rPr>
            <w:rStyle w:val="NormalTok"/>
          </w:rPr>
          <w:t xml:space="preserve">count </w:t>
        </w:r>
      </w:ins>
      <w:ins w:id="1722" w:author="PR Preview" w:date="2026-01-01T00:00:00Z">
        <w:r>
          <w:rPr>
            <w:rStyle w:val="SpecialCharTok"/>
          </w:rPr>
          <w:t xml:space="preserve">&gt;=</w:t>
        </w:r>
      </w:ins>
      <w:ins w:id="1723" w:author="PR Preview" w:date="2026-01-01T00:00:00Z">
        <w:r>
          <w:rPr>
            <w:rStyle w:val="NormalTok"/>
          </w:rPr>
          <w:t xml:space="preserve"> </w:t>
        </w:r>
      </w:ins>
      <w:ins w:id="1724" w:author="PR Preview" w:date="2026-01-01T00:00:00Z">
        <w:r>
          <w:rPr>
            <w:rStyle w:val="FunctionTok"/>
          </w:rPr>
          <w:t xml:space="preserve">t_count</w:t>
        </w:r>
      </w:ins>
      <w:ins w:id="1725" w:author="PR Preview" w:date="2026-01-01T00:00:00Z">
        <w:r>
          <w:rPr>
            <w:rStyle w:val="NormalTok"/>
          </w:rPr>
          <w:t xml:space="preserve">(smoke_y),</w:t>
        </w:r>
      </w:ins>
      <w:ins w:id="1726" w:author="PR Preview" w:date="2026-01-01T00:00:00Z">
        <w:r>
          <w:br/>
        </w:r>
      </w:ins>
      <w:ins w:id="1727" w:author="PR Preview" w:date="2026-01-01T00:00:00Z">
        <w:r>
          <w:rPr>
            <w:rStyle w:val="NormalTok"/>
          </w:rPr>
          <w:t xml:space="preserve">  prior_pred_counts</w:t>
        </w:r>
      </w:ins>
      <w:ins w:id="1728" w:author="PR Preview" w:date="2026-01-01T00:00:00Z">
        <w:r>
          <w:rPr>
            <w:rStyle w:val="SpecialCharTok"/>
          </w:rPr>
          <w:t xml:space="preserve">$</w:t>
        </w:r>
      </w:ins>
      <w:ins w:id="1729" w:author="PR Preview" w:date="2026-01-01T00:00:00Z">
        <w:r>
          <w:rPr>
            <w:rStyle w:val="NormalTok"/>
          </w:rPr>
          <w:t xml:space="preserve">prior,</w:t>
        </w:r>
      </w:ins>
      <w:ins w:id="1730" w:author="PR Preview" w:date="2026-01-01T00:00:00Z">
        <w:r>
          <w:br/>
        </w:r>
      </w:ins>
      <w:ins w:id="1731" w:author="PR Preview" w:date="2026-01-01T00:00:00Z">
        <w:r>
          <w:rPr>
            <w:rStyle w:val="NormalTok"/>
          </w:rPr>
          <w:t xml:space="preserve">  mean</w:t>
        </w:r>
      </w:ins>
      <w:ins w:id="1732" w:author="PR Preview" w:date="2026-01-01T00:00:00Z">
        <w:r>
          <w:br/>
        </w:r>
      </w:ins>
      <w:ins w:id="1733" w:author="PR Preview" w:date="2026-01-01T00:00:00Z">
        <w:r>
          <w:rPr>
            <w:rStyle w:val="NormalTok"/>
          </w:rPr>
          <w:t xml:space="preserve">)</w:t>
        </w:r>
      </w:ins>
      <w:ins w:id="1734" w:author="PR Preview" w:date="2026-01-01T00:00:00Z">
        <w:r>
          <w:br/>
        </w:r>
      </w:ins>
      <w:ins w:id="1735" w:author="PR Preview" w:date="2026-01-01T00:00:00Z">
        <w:r>
          <w:rPr>
            <w:rStyle w:val="NormalTok"/>
          </w:rPr>
          <w:t xml:space="preserve">prior_tail</w:t>
        </w:r>
      </w:ins>
      <w:ins w:id="1736" w:author="PR Preview" w:date="2026-01-01T00:00:00Z">
        <w:r>
          <w:br/>
        </w:r>
      </w:ins>
      <w:ins w:id="1737" w:author="PR Preview" w:date="2026-01-01T00:00:00Z">
        <w:r>
          <w:rPr>
            <w:rStyle w:val="CommentTok"/>
          </w:rPr>
          <w:t xml:space="preserve">#&gt; uniform Beta(1, 1)        Beta(1, 19) </w:t>
        </w:r>
      </w:ins>
      <w:ins w:id="1738" w:author="PR Preview" w:date="2026-01-01T00:00:00Z">
        <w:r>
          <w:br/>
        </w:r>
      </w:ins>
      <w:ins w:id="1739" w:author="PR Preview" w:date="2026-01-01T00:00:00Z">
        <w:r>
          <w:rPr>
            <w:rStyle w:val="CommentTok"/>
          </w:rPr>
          <w:t xml:space="preserve">#&gt;             0.6110             0.0005</w:t>
        </w:r>
      </w:ins>
    </w:p>
    <w:p>
      <w:pPr>
        <w:pStyle w:val="Heading4"/>
      </w:pPr>
      <w:ins w:id="1740" w:author="PR Preview" w:date="2026-01-01T00:00:00Z">
        <w:r>
          <w:t xml:space="preserve">Python</w:t>
        </w:r>
      </w:ins>
    </w:p>
    <w:p>
      <w:pPr>
        <w:pStyle w:val="SourceCode"/>
      </w:pPr>
      <w:ins w:id="1741" w:author="PR Preview" w:date="2026-01-01T00:00:00Z">
        <w:r>
          <w:rPr>
            <w:rStyle w:val="ImportTok"/>
          </w:rPr>
          <w:t xml:space="preserve">import</w:t>
        </w:r>
      </w:ins>
      <w:ins w:id="1742" w:author="PR Preview" w:date="2026-01-01T00:00:00Z">
        <w:r>
          <w:rPr>
            <w:rStyle w:val="NormalTok"/>
          </w:rPr>
          <w:t xml:space="preserve"> numpy </w:t>
        </w:r>
      </w:ins>
      <w:ins w:id="1743" w:author="PR Preview" w:date="2026-01-01T00:00:00Z">
        <w:r>
          <w:rPr>
            <w:rStyle w:val="ImportTok"/>
          </w:rPr>
          <w:t xml:space="preserve">as</w:t>
        </w:r>
      </w:ins>
      <w:ins w:id="1744" w:author="PR Preview" w:date="2026-01-01T00:00:00Z">
        <w:r>
          <w:rPr>
            <w:rStyle w:val="NormalTok"/>
          </w:rPr>
          <w:t xml:space="preserve"> np</w:t>
        </w:r>
      </w:ins>
      <w:ins w:id="1745" w:author="PR Preview" w:date="2026-01-01T00:00:00Z">
        <w:r>
          <w:br/>
        </w:r>
      </w:ins>
      <w:ins w:id="1746" w:author="PR Preview" w:date="2026-01-01T00:00:00Z">
        <w:r>
          <w:rPr>
            <w:rStyle w:val="ImportTok"/>
          </w:rPr>
          <w:t xml:space="preserve">import</w:t>
        </w:r>
      </w:ins>
      <w:ins w:id="1747" w:author="PR Preview" w:date="2026-01-01T00:00:00Z">
        <w:r>
          <w:rPr>
            <w:rStyle w:val="NormalTok"/>
          </w:rPr>
          <w:t xml:space="preserve"> pandas </w:t>
        </w:r>
      </w:ins>
      <w:ins w:id="1748" w:author="PR Preview" w:date="2026-01-01T00:00:00Z">
        <w:r>
          <w:rPr>
            <w:rStyle w:val="ImportTok"/>
          </w:rPr>
          <w:t xml:space="preserve">as</w:t>
        </w:r>
      </w:ins>
      <w:ins w:id="1749" w:author="PR Preview" w:date="2026-01-01T00:00:00Z">
        <w:r>
          <w:rPr>
            <w:rStyle w:val="NormalTok"/>
          </w:rPr>
          <w:t xml:space="preserve"> pd</w:t>
        </w:r>
      </w:ins>
      <w:ins w:id="1750" w:author="PR Preview" w:date="2026-01-01T00:00:00Z">
        <w:r>
          <w:br/>
        </w:r>
      </w:ins>
      <w:ins w:id="1751" w:author="PR Preview" w:date="2026-01-01T00:00:00Z">
        <w:r>
          <w:br/>
        </w:r>
      </w:ins>
      <w:ins w:id="1752" w:author="PR Preview" w:date="2026-01-01T00:00:00Z">
        <w:r>
          <w:rPr>
            <w:rStyle w:val="NormalTok"/>
          </w:rPr>
          <w:t xml:space="preserve">smoke_y </w:t>
        </w:r>
      </w:ins>
      <w:ins w:id="1753" w:author="PR Preview" w:date="2026-01-01T00:00:00Z">
        <w:r>
          <w:rPr>
            <w:rStyle w:val="OperatorTok"/>
          </w:rPr>
          <w:t xml:space="preserve">=</w:t>
        </w:r>
      </w:ins>
      <w:ins w:id="1754" w:author="PR Preview" w:date="2026-01-01T00:00:00Z">
        <w:r>
          <w:rPr>
            <w:rStyle w:val="NormalTok"/>
          </w:rPr>
          <w:t xml:space="preserve"> pd.read_csv(</w:t>
        </w:r>
      </w:ins>
      <w:ins w:id="1755" w:author="PR Preview" w:date="2026-01-01T00:00:00Z">
        <w:r>
          <w:rPr>
            <w:rStyle w:val="StringTok"/>
          </w:rPr>
          <w:t xml:space="preserve">"data/birthwt.csv"</w:t>
        </w:r>
      </w:ins>
      <w:ins w:id="1756" w:author="PR Preview" w:date="2026-01-01T00:00:00Z">
        <w:r>
          <w:rPr>
            <w:rStyle w:val="NormalTok"/>
          </w:rPr>
          <w:t xml:space="preserve">)[</w:t>
        </w:r>
      </w:ins>
      <w:ins w:id="1757" w:author="PR Preview" w:date="2026-01-01T00:00:00Z">
        <w:r>
          <w:rPr>
            <w:rStyle w:val="StringTok"/>
          </w:rPr>
          <w:t xml:space="preserve">"smoke"</w:t>
        </w:r>
      </w:ins>
      <w:ins w:id="1758" w:author="PR Preview" w:date="2026-01-01T00:00:00Z">
        <w:r>
          <w:rPr>
            <w:rStyle w:val="NormalTok"/>
          </w:rPr>
          <w:t xml:space="preserve">].to_numpy()</w:t>
        </w:r>
      </w:ins>
      <w:ins w:id="1759" w:author="PR Preview" w:date="2026-01-01T00:00:00Z">
        <w:r>
          <w:br/>
        </w:r>
      </w:ins>
      <w:ins w:id="1760" w:author="PR Preview" w:date="2026-01-01T00:00:00Z">
        <w:r>
          <w:rPr>
            <w:rStyle w:val="NormalTok"/>
          </w:rPr>
          <w:t xml:space="preserve">n_mothers </w:t>
        </w:r>
      </w:ins>
      <w:ins w:id="1761" w:author="PR Preview" w:date="2026-01-01T00:00:00Z">
        <w:r>
          <w:rPr>
            <w:rStyle w:val="OperatorTok"/>
          </w:rPr>
          <w:t xml:space="preserve">=</w:t>
        </w:r>
      </w:ins>
      <w:ins w:id="1762" w:author="PR Preview" w:date="2026-01-01T00:00:00Z">
        <w:r>
          <w:rPr>
            <w:rStyle w:val="NormalTok"/>
          </w:rPr>
          <w:t xml:space="preserve"> </w:t>
        </w:r>
      </w:ins>
      <w:ins w:id="1763" w:author="PR Preview" w:date="2026-01-01T00:00:00Z">
        <w:r>
          <w:rPr>
            <w:rStyle w:val="BuiltInTok"/>
          </w:rPr>
          <w:t xml:space="preserve">len</w:t>
        </w:r>
      </w:ins>
      <w:ins w:id="1764" w:author="PR Preview" w:date="2026-01-01T00:00:00Z">
        <w:r>
          <w:rPr>
            <w:rStyle w:val="NormalTok"/>
          </w:rPr>
          <w:t xml:space="preserve">(smoke_y)</w:t>
        </w:r>
      </w:ins>
      <w:ins w:id="1765" w:author="PR Preview" w:date="2026-01-01T00:00:00Z">
        <w:r>
          <w:br/>
        </w:r>
      </w:ins>
      <w:ins w:id="1766" w:author="PR Preview" w:date="2026-01-01T00:00:00Z">
        <w:r>
          <w:rPr>
            <w:rStyle w:val="NormalTok"/>
          </w:rPr>
          <w:t xml:space="preserve">check_priors </w:t>
        </w:r>
      </w:ins>
      <w:ins w:id="1767" w:author="PR Preview" w:date="2026-01-01T00:00:00Z">
        <w:r>
          <w:rPr>
            <w:rStyle w:val="OperatorTok"/>
          </w:rPr>
          <w:t xml:space="preserve">=</w:t>
        </w:r>
      </w:ins>
      <w:ins w:id="1768" w:author="PR Preview" w:date="2026-01-01T00:00:00Z">
        <w:r>
          <w:rPr>
            <w:rStyle w:val="NormalTok"/>
          </w:rPr>
          <w:t xml:space="preserve"> {</w:t>
        </w:r>
      </w:ins>
      <w:ins w:id="1769" w:author="PR Preview" w:date="2026-01-01T00:00:00Z">
        <w:r>
          <w:rPr>
            <w:rStyle w:val="StringTok"/>
          </w:rPr>
          <w:t xml:space="preserve">"uniform Beta(1, 1)"</w:t>
        </w:r>
      </w:ins>
      <w:ins w:id="1770" w:author="PR Preview" w:date="2026-01-01T00:00:00Z">
        <w:r>
          <w:rPr>
            <w:rStyle w:val="NormalTok"/>
          </w:rPr>
          <w:t xml:space="preserve">: (</w:t>
        </w:r>
      </w:ins>
      <w:ins w:id="1771" w:author="PR Preview" w:date="2026-01-01T00:00:00Z">
        <w:r>
          <w:rPr>
            <w:rStyle w:val="DecValTok"/>
          </w:rPr>
          <w:t xml:space="preserve">1</w:t>
        </w:r>
      </w:ins>
      <w:ins w:id="1772" w:author="PR Preview" w:date="2026-01-01T00:00:00Z">
        <w:r>
          <w:rPr>
            <w:rStyle w:val="NormalTok"/>
          </w:rPr>
          <w:t xml:space="preserve">, </w:t>
        </w:r>
      </w:ins>
      <w:ins w:id="1773" w:author="PR Preview" w:date="2026-01-01T00:00:00Z">
        <w:r>
          <w:rPr>
            <w:rStyle w:val="DecValTok"/>
          </w:rPr>
          <w:t xml:space="preserve">1</w:t>
        </w:r>
      </w:ins>
      <w:ins w:id="1774" w:author="PR Preview" w:date="2026-01-01T00:00:00Z">
        <w:r>
          <w:rPr>
            <w:rStyle w:val="NormalTok"/>
          </w:rPr>
          <w:t xml:space="preserve">), </w:t>
        </w:r>
      </w:ins>
      <w:ins w:id="1775" w:author="PR Preview" w:date="2026-01-01T00:00:00Z">
        <w:r>
          <w:rPr>
            <w:rStyle w:val="StringTok"/>
          </w:rPr>
          <w:t xml:space="preserve">"Beta(1, 19)"</w:t>
        </w:r>
      </w:ins>
      <w:ins w:id="1776" w:author="PR Preview" w:date="2026-01-01T00:00:00Z">
        <w:r>
          <w:rPr>
            <w:rStyle w:val="NormalTok"/>
          </w:rPr>
          <w:t xml:space="preserve">: (</w:t>
        </w:r>
      </w:ins>
      <w:ins w:id="1777" w:author="PR Preview" w:date="2026-01-01T00:00:00Z">
        <w:r>
          <w:rPr>
            <w:rStyle w:val="DecValTok"/>
          </w:rPr>
          <w:t xml:space="preserve">1</w:t>
        </w:r>
      </w:ins>
      <w:ins w:id="1778" w:author="PR Preview" w:date="2026-01-01T00:00:00Z">
        <w:r>
          <w:rPr>
            <w:rStyle w:val="NormalTok"/>
          </w:rPr>
          <w:t xml:space="preserve">, </w:t>
        </w:r>
      </w:ins>
      <w:ins w:id="1779" w:author="PR Preview" w:date="2026-01-01T00:00:00Z">
        <w:r>
          <w:rPr>
            <w:rStyle w:val="DecValTok"/>
          </w:rPr>
          <w:t xml:space="preserve">19</w:t>
        </w:r>
      </w:ins>
      <w:ins w:id="1780" w:author="PR Preview" w:date="2026-01-01T00:00:00Z">
        <w:r>
          <w:rPr>
            <w:rStyle w:val="NormalTok"/>
          </w:rPr>
          <w:t xml:space="preserve">)}</w:t>
        </w:r>
      </w:ins>
      <w:ins w:id="1781" w:author="PR Preview" w:date="2026-01-01T00:00:00Z">
        <w:r>
          <w:br/>
        </w:r>
      </w:ins>
      <w:ins w:id="1782" w:author="PR Preview" w:date="2026-01-01T00:00:00Z">
        <w:r>
          <w:br/>
        </w:r>
      </w:ins>
      <w:ins w:id="1783" w:author="PR Preview" w:date="2026-01-01T00:00:00Z">
        <w:r>
          <w:rPr>
            <w:rStyle w:val="NormalTok"/>
          </w:rPr>
          <w:t xml:space="preserve">rng </w:t>
        </w:r>
      </w:ins>
      <w:ins w:id="1784" w:author="PR Preview" w:date="2026-01-01T00:00:00Z">
        <w:r>
          <w:rPr>
            <w:rStyle w:val="OperatorTok"/>
          </w:rPr>
          <w:t xml:space="preserve">=</w:t>
        </w:r>
      </w:ins>
      <w:ins w:id="1785" w:author="PR Preview" w:date="2026-01-01T00:00:00Z">
        <w:r>
          <w:rPr>
            <w:rStyle w:val="NormalTok"/>
          </w:rPr>
          <w:t xml:space="preserve"> np.random.default_rng(</w:t>
        </w:r>
      </w:ins>
      <w:ins w:id="1786" w:author="PR Preview" w:date="2026-01-01T00:00:00Z">
        <w:r>
          <w:rPr>
            <w:rStyle w:val="DecValTok"/>
          </w:rPr>
          <w:t xml:space="preserve">3</w:t>
        </w:r>
      </w:ins>
      <w:ins w:id="1787" w:author="PR Preview" w:date="2026-01-01T00:00:00Z">
        <w:r>
          <w:rPr>
            <w:rStyle w:val="NormalTok"/>
          </w:rPr>
          <w:t xml:space="preserve">)</w:t>
        </w:r>
      </w:ins>
      <w:ins w:id="1788" w:author="PR Preview" w:date="2026-01-01T00:00:00Z">
        <w:r>
          <w:br/>
        </w:r>
      </w:ins>
      <w:ins w:id="1789" w:author="PR Preview" w:date="2026-01-01T00:00:00Z">
        <w:r>
          <w:rPr>
            <w:rStyle w:val="NormalTok"/>
          </w:rPr>
          <w:t xml:space="preserve">prior_pred_counts </w:t>
        </w:r>
      </w:ins>
      <w:ins w:id="1790" w:author="PR Preview" w:date="2026-01-01T00:00:00Z">
        <w:r>
          <w:rPr>
            <w:rStyle w:val="OperatorTok"/>
          </w:rPr>
          <w:t xml:space="preserve">=</w:t>
        </w:r>
      </w:ins>
      <w:ins w:id="1791" w:author="PR Preview" w:date="2026-01-01T00:00:00Z">
        <w:r>
          <w:rPr>
            <w:rStyle w:val="NormalTok"/>
          </w:rPr>
          <w:t xml:space="preserve"> {}</w:t>
        </w:r>
      </w:ins>
      <w:ins w:id="1792" w:author="PR Preview" w:date="2026-01-01T00:00:00Z">
        <w:r>
          <w:br/>
        </w:r>
      </w:ins>
      <w:ins w:id="1793" w:author="PR Preview" w:date="2026-01-01T00:00:00Z">
        <w:r>
          <w:rPr>
            <w:rStyle w:val="ControlFlowTok"/>
          </w:rPr>
          <w:t xml:space="preserve">for</w:t>
        </w:r>
      </w:ins>
      <w:ins w:id="1794" w:author="PR Preview" w:date="2026-01-01T00:00:00Z">
        <w:r>
          <w:rPr>
            <w:rStyle w:val="NormalTok"/>
          </w:rPr>
          <w:t xml:space="preserve"> name, (a, b) </w:t>
        </w:r>
      </w:ins>
      <w:ins w:id="1795" w:author="PR Preview" w:date="2026-01-01T00:00:00Z">
        <w:r>
          <w:rPr>
            <w:rStyle w:val="KeywordTok"/>
          </w:rPr>
          <w:t xml:space="preserve">in</w:t>
        </w:r>
      </w:ins>
      <w:ins w:id="1796" w:author="PR Preview" w:date="2026-01-01T00:00:00Z">
        <w:r>
          <w:rPr>
            <w:rStyle w:val="NormalTok"/>
          </w:rPr>
          <w:t xml:space="preserve"> check_priors.items():</w:t>
        </w:r>
      </w:ins>
      <w:ins w:id="1797" w:author="PR Preview" w:date="2026-01-01T00:00:00Z">
        <w:r>
          <w:br/>
        </w:r>
      </w:ins>
      <w:ins w:id="1798" w:author="PR Preview" w:date="2026-01-01T00:00:00Z">
        <w:r>
          <w:rPr>
            <w:rStyle w:val="NormalTok"/>
          </w:rPr>
          <w:t xml:space="preserve">    prob_draws </w:t>
        </w:r>
      </w:ins>
      <w:ins w:id="1799" w:author="PR Preview" w:date="2026-01-01T00:00:00Z">
        <w:r>
          <w:rPr>
            <w:rStyle w:val="OperatorTok"/>
          </w:rPr>
          <w:t xml:space="preserve">=</w:t>
        </w:r>
      </w:ins>
      <w:ins w:id="1800" w:author="PR Preview" w:date="2026-01-01T00:00:00Z">
        <w:r>
          <w:rPr>
            <w:rStyle w:val="NormalTok"/>
          </w:rPr>
          <w:t xml:space="preserve"> rng.beta(a, b, size</w:t>
        </w:r>
      </w:ins>
      <w:ins w:id="1801" w:author="PR Preview" w:date="2026-01-01T00:00:00Z">
        <w:r>
          <w:rPr>
            <w:rStyle w:val="OperatorTok"/>
          </w:rPr>
          <w:t xml:space="preserve">=</w:t>
        </w:r>
      </w:ins>
      <w:ins w:id="1802" w:author="PR Preview" w:date="2026-01-01T00:00:00Z">
        <w:r>
          <w:rPr>
            <w:rStyle w:val="DecValTok"/>
          </w:rPr>
          <w:t xml:space="preserve">4000</w:t>
        </w:r>
      </w:ins>
      <w:ins w:id="1803" w:author="PR Preview" w:date="2026-01-01T00:00:00Z">
        <w:r>
          <w:rPr>
            <w:rStyle w:val="NormalTok"/>
          </w:rPr>
          <w:t xml:space="preserve">)</w:t>
        </w:r>
      </w:ins>
      <w:ins w:id="1804" w:author="PR Preview" w:date="2026-01-01T00:00:00Z">
        <w:r>
          <w:br/>
        </w:r>
      </w:ins>
      <w:ins w:id="1805" w:author="PR Preview" w:date="2026-01-01T00:00:00Z">
        <w:r>
          <w:rPr>
            <w:rStyle w:val="NormalTok"/>
          </w:rPr>
          <w:t xml:space="preserve">    prior_pred_counts[name] </w:t>
        </w:r>
      </w:ins>
      <w:ins w:id="1806" w:author="PR Preview" w:date="2026-01-01T00:00:00Z">
        <w:r>
          <w:rPr>
            <w:rStyle w:val="OperatorTok"/>
          </w:rPr>
          <w:t xml:space="preserve">=</w:t>
        </w:r>
      </w:ins>
      <w:ins w:id="1807" w:author="PR Preview" w:date="2026-01-01T00:00:00Z">
        <w:r>
          <w:rPr>
            <w:rStyle w:val="NormalTok"/>
          </w:rPr>
          <w:t xml:space="preserve"> rng.binomial(n_mothers, prob_draws)</w:t>
        </w:r>
      </w:ins>
      <w:ins w:id="1808" w:author="PR Preview" w:date="2026-01-01T00:00:00Z">
        <w:r>
          <w:br/>
        </w:r>
      </w:ins>
      <w:ins w:id="1809" w:author="PR Preview" w:date="2026-01-01T00:00:00Z">
        <w:r>
          <w:br/>
        </w:r>
      </w:ins>
      <w:ins w:id="1810" w:author="PR Preview" w:date="2026-01-01T00:00:00Z">
        <w:r>
          <w:rPr>
            <w:rStyle w:val="NormalTok"/>
          </w:rPr>
          <w:t xml:space="preserve">{name: (counts </w:t>
        </w:r>
      </w:ins>
      <w:ins w:id="1811" w:author="PR Preview" w:date="2026-01-01T00:00:00Z">
        <w:r>
          <w:rPr>
            <w:rStyle w:val="OperatorTok"/>
          </w:rPr>
          <w:t xml:space="preserve">&gt;=</w:t>
        </w:r>
      </w:ins>
      <w:ins w:id="1812" w:author="PR Preview" w:date="2026-01-01T00:00:00Z">
        <w:r>
          <w:rPr>
            <w:rStyle w:val="NormalTok"/>
          </w:rPr>
          <w:t xml:space="preserve"> smoke_y.</w:t>
        </w:r>
      </w:ins>
      <w:ins w:id="1813" w:author="PR Preview" w:date="2026-01-01T00:00:00Z">
        <w:r>
          <w:rPr>
            <w:rStyle w:val="BuiltInTok"/>
          </w:rPr>
          <w:t xml:space="preserve">sum</w:t>
        </w:r>
      </w:ins>
      <w:ins w:id="1814" w:author="PR Preview" w:date="2026-01-01T00:00:00Z">
        <w:r>
          <w:rPr>
            <w:rStyle w:val="NormalTok"/>
          </w:rPr>
          <w:t xml:space="preserve">()).mean()</w:t>
        </w:r>
      </w:ins>
      <w:ins w:id="1815" w:author="PR Preview" w:date="2026-01-01T00:00:00Z">
        <w:r>
          <w:br/>
        </w:r>
      </w:ins>
      <w:ins w:id="1816" w:author="PR Preview" w:date="2026-01-01T00:00:00Z">
        <w:r>
          <w:rPr>
            <w:rStyle w:val="NormalTok"/>
          </w:rPr>
          <w:t xml:space="preserve"> </w:t>
        </w:r>
      </w:ins>
      <w:ins w:id="1817" w:author="PR Preview" w:date="2026-01-01T00:00:00Z">
        <w:r>
          <w:rPr>
            <w:rStyle w:val="ControlFlowTok"/>
          </w:rPr>
          <w:t xml:space="preserve">for</w:t>
        </w:r>
      </w:ins>
      <w:ins w:id="1818" w:author="PR Preview" w:date="2026-01-01T00:00:00Z">
        <w:r>
          <w:rPr>
            <w:rStyle w:val="NormalTok"/>
          </w:rPr>
          <w:t xml:space="preserve"> name, counts </w:t>
        </w:r>
      </w:ins>
      <w:ins w:id="1819" w:author="PR Preview" w:date="2026-01-01T00:00:00Z">
        <w:r>
          <w:rPr>
            <w:rStyle w:val="KeywordTok"/>
          </w:rPr>
          <w:t xml:space="preserve">in</w:t>
        </w:r>
      </w:ins>
      <w:ins w:id="1820" w:author="PR Preview" w:date="2026-01-01T00:00:00Z">
        <w:r>
          <w:rPr>
            <w:rStyle w:val="NormalTok"/>
          </w:rPr>
          <w:t xml:space="preserve"> prior_pred_counts.items()}</w:t>
        </w:r>
      </w:ins>
      <w:ins w:id="1821" w:author="PR Preview" w:date="2026-01-01T00:00:00Z">
        <w:r>
          <w:br/>
        </w:r>
      </w:ins>
      <w:ins w:id="1822" w:author="PR Preview" w:date="2026-01-01T00:00:00Z">
        <w:r>
          <w:rPr>
            <w:rStyle w:val="CommentTok"/>
          </w:rPr>
          <w:t xml:space="preserve">#&gt; {'uniform Beta(1, 1)': np.float64(0.6095), 'Beta(1, 19)': np.float64(0.0)}</w:t>
        </w:r>
      </w:ins>
    </w:p>
    <w:p>
      <w:pPr>
        <w:pStyle w:val="FirstParagraph"/>
      </w:pPr>
      <w:ins w:id="1823" w:author="PR Preview" w:date="2026-01-01T00:00:00Z">
        <w:r>
          <w:t xml:space="preserve">The output is the proportion of simulated counts at least as large as the observed count,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74.</w:t>
        </w:r>
      </w:ins>
    </w:p>
    <w:p>
      <w:pPr>
        <w:pStyle w:val="BodyText"/>
      </w:pPr>
      <w:hyperlink w:anchor="fig-prior-predictive-check">
        <w:ins w:id="1826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plots the simulated counts.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ins w:id="1829" w:author="PR Preview" w:date="2026-01-01T00:00:00Z">
        <w:r>
          <w:t xml:space="preserve">Under the uniform prior,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0.611 of the simulated counts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are at least as large as the observed count,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so the data are unsurprising under that prior.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Under the</w:t>
        </w:r>
      </w:ins>
      <w:ins w:id="1838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prior,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2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of the 4000 simulated counts are: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that prior and the data disagree,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and the analyst should rethink the prior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before trusting a posterior built on it.</w:t>
        </w:r>
      </w:ins>
    </w:p>
    <w:bookmarkEnd w:id="105"/>
    <w:bookmarkStart w:id="106" w:name="def-posterior-predictive-check"/>
    <w:p>
      <w:pPr>
        <w:pStyle w:val="BodyText"/>
      </w:pPr>
      <w:ins w:id="1851" w:author="PR Preview" w:date="2026-01-01T00:00:00Z">
        <w:r>
          <w:rPr>
            <w:b/>
            <w:bCs/>
          </w:rPr>
          <w:t xml:space="preserve">Definition 20 (Posterior predictive check)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A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rPr>
            <w:b/>
            <w:bCs/>
          </w:rPr>
          <w:t xml:space="preserve">posterior predictive check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compares a</w:t>
        </w:r>
      </w:ins>
      <w:ins w:id="1858" w:author="PR Preview" w:date="2026-01-01T00:00:00Z">
        <w:r>
          <w:t xml:space="preserve"> </w:t>
        </w:r>
      </w:ins>
      <w:hyperlink w:anchor="def-test-quantity">
        <w:ins w:id="1859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186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of the observed data</w:t>
        </w:r>
      </w:ins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with the distribution of</w:t>
        </w:r>
      </w:ins>
      <w:ins w:id="186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ins w:id="1866" w:author="PR Preview" w:date="2026-01-01T00:00:00Z">
        <w:r>
          <w:t xml:space="preserve">,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where</w:t>
        </w:r>
      </w:ins>
      <w:ins w:id="186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is a replicated data set</w:t>
        </w:r>
      </w:ins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drawn from the</w:t>
        </w:r>
      </w:ins>
      <w:ins w:id="1874" w:author="PR Preview" w:date="2026-01-01T00:00:00Z">
        <w:r>
          <w:t xml:space="preserve"> </w:t>
        </w:r>
      </w:ins>
      <w:hyperlink w:anchor="def-posterior-predictive">
        <w:ins w:id="1875" w:author="PR Preview" w:date="2026-01-01T00:00:00Z">
          <w:r>
            <w:rPr>
              <w:rStyle w:val="Hyperlink"/>
            </w:rPr>
            <w:t xml:space="preserve">posterior predictive distribution</w:t>
          </w:r>
        </w:ins>
      </w:hyperlink>
      <w:ins w:id="1876" w:author="PR Preview" w:date="2026-01-01T00:00:00Z">
        <w:r>
          <w:t xml:space="preserve">.</w:t>
        </w:r>
      </w:ins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If the model fits,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replicated data should look like the observed data,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so a systematic difference points to a way the model fails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(Gelman et al. 2013, sec. 6.3, pp. 143-145)</w:t>
        </w:r>
      </w:ins>
      <w:ins w:id="1885" w:author="PR Preview" w:date="2026-01-01T00:00:00Z">
        <w:r>
          <w:t xml:space="preserve">.</w:t>
        </w:r>
      </w:ins>
    </w:p>
    <w:bookmarkEnd w:id="106"/>
    <w:bookmarkStart w:id="114" w:name="exm-posterior-predictive-check"/>
    <w:p>
      <w:pPr>
        <w:pStyle w:val="BodyText"/>
      </w:pPr>
      <w:ins w:id="1886" w:author="PR Preview" w:date="2026-01-01T00:00:00Z">
        <w:r>
          <w:rPr>
            <w:b/>
            <w:bCs/>
          </w:rPr>
          <w:t xml:space="preserve">Example 22 (Does one smoking probability fit every group?)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We check the Beta-Bernoulli model with the race-spread test quantity</w:t>
        </w:r>
      </w:ins>
      <w:ins w:id="1889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2</m:t>
            </m:r>
          </m:sub>
        </m:sSub>
      </m:oMath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of</w:t>
        </w:r>
      </w:ins>
      <w:ins w:id="1892" w:author="PR Preview" w:date="2026-01-01T00:00:00Z">
        <w:r>
          <w:t xml:space="preserve"> </w:t>
        </w:r>
      </w:ins>
      <w:hyperlink w:anchor="exm-test-quantity">
        <w:ins w:id="1893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1894" w:author="PR Preview" w:date="2026-01-01T00:00:00Z">
        <w:r>
          <w:t xml:space="preserve">,</w:t>
        </w:r>
      </w:ins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on two data sets:</w:t>
        </w:r>
      </w:ins>
    </w:p>
    <w:p>
      <w:pPr>
        <w:pStyle w:val="Compact"/>
        <w:numPr>
          <w:ilvl w:val="0"/>
          <w:numId w:val="1006"/>
        </w:numPr>
      </w:pPr>
      <w:ins w:id="1897" w:author="PR Preview" w:date="2026-01-01T00:00:00Z">
        <w:r>
          <w:rPr>
            <w:b/>
            <w:bCs/>
          </w:rPr>
          <w:t xml:space="preserve">Simulated data.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We draw 189 Bernoulli observations with the same true</w:t>
        </w:r>
      </w:ins>
      <w:ins w:id="190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0.3</m:t>
        </m:r>
      </m:oMath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for every mother,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and attach the race labels of the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rPr>
            <w:rStyle w:val="VerbatimChar"/>
          </w:rPr>
          <w:t xml:space="preserve">birthwt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mothers.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The model is true for these data.</w:t>
        </w:r>
      </w:ins>
    </w:p>
    <w:p>
      <w:pPr>
        <w:pStyle w:val="Compact"/>
        <w:numPr>
          <w:ilvl w:val="0"/>
          <w:numId w:val="1006"/>
        </w:numPr>
      </w:pPr>
      <w:ins w:id="1911" w:author="PR Preview" w:date="2026-01-01T00:00:00Z">
        <w:r>
          <w:rPr>
            <w:b/>
            <w:bCs/>
          </w:rPr>
          <w:t xml:space="preserve">Real data.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The smoking indicators of the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rPr>
            <w:rStyle w:val="VerbatimChar"/>
          </w:rPr>
          <w:t xml:space="preserve">birthwt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mothers.</w:t>
        </w:r>
      </w:ins>
    </w:p>
    <w:p>
      <w:pPr>
        <w:pStyle w:val="FirstParagraph"/>
      </w:pPr>
      <w:ins w:id="1918" w:author="PR Preview" w:date="2026-01-01T00:00:00Z">
        <w:r>
          <w:t xml:space="preserve">For each data set,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we draw</w:t>
        </w:r>
      </w:ins>
      <w:ins w:id="1921" w:author="PR Preview" w:date="2026-01-01T00:00:00Z">
        <w:r>
          <w:t xml:space="preserve"> </w:t>
        </w:r>
      </w:ins>
      <m:oMath>
        <m:r>
          <m:t>π</m:t>
        </m:r>
      </m:oMath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from its posterior under the uniform prior,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draw a replicated data set</w:t>
        </w:r>
      </w:ins>
      <w:ins w:id="192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of the same size given that</w:t>
        </w:r>
      </w:ins>
      <w:ins w:id="1929" w:author="PR Preview" w:date="2026-01-01T00:00:00Z">
        <w:r>
          <w:t xml:space="preserve"> </w:t>
        </w:r>
      </w:ins>
      <m:oMath>
        <m:r>
          <m:t>π</m:t>
        </m:r>
      </m:oMath>
      <w:ins w:id="1930" w:author="PR Preview" w:date="2026-01-01T00:00:00Z">
        <w:r>
          <w:t xml:space="preserve">,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and compute</w:t>
        </w:r>
      </w:ins>
      <w:ins w:id="193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ins w:id="1934" w:author="PR Preview" w:date="2026-01-01T00:00:00Z">
        <w:r>
          <w:t xml:space="preserve">,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4000 times.</w:t>
        </w:r>
      </w:ins>
    </w:p>
    <w:p>
      <w:pPr>
        <w:pStyle w:val="Heading4"/>
      </w:pPr>
      <w:ins w:id="1937" w:author="PR Preview" w:date="2026-01-01T00:00:00Z">
        <w:r>
          <w:t xml:space="preserve">R</w:t>
        </w:r>
      </w:ins>
    </w:p>
    <w:p>
      <w:pPr>
        <w:pStyle w:val="SourceCode"/>
      </w:pPr>
      <w:ins w:id="1938" w:author="PR Preview" w:date="2026-01-01T00:00:00Z">
        <w:r>
          <w:rPr>
            <w:rStyle w:val="FunctionTok"/>
          </w:rPr>
          <w:t xml:space="preserve">set.seed</w:t>
        </w:r>
      </w:ins>
      <w:ins w:id="1939" w:author="PR Preview" w:date="2026-01-01T00:00:00Z">
        <w:r>
          <w:rPr>
            <w:rStyle w:val="NormalTok"/>
          </w:rPr>
          <w:t xml:space="preserve">(</w:t>
        </w:r>
      </w:ins>
      <w:ins w:id="1940" w:author="PR Preview" w:date="2026-01-01T00:00:00Z">
        <w:r>
          <w:rPr>
            <w:rStyle w:val="DecValTok"/>
          </w:rPr>
          <w:t xml:space="preserve">4</w:t>
        </w:r>
      </w:ins>
      <w:ins w:id="1941" w:author="PR Preview" w:date="2026-01-01T00:00:00Z">
        <w:r>
          <w:rPr>
            <w:rStyle w:val="NormalTok"/>
          </w:rPr>
          <w:t xml:space="preserve">)</w:t>
        </w:r>
      </w:ins>
      <w:ins w:id="1942" w:author="PR Preview" w:date="2026-01-01T00:00:00Z">
        <w:r>
          <w:br/>
        </w:r>
      </w:ins>
      <w:ins w:id="1943" w:author="PR Preview" w:date="2026-01-01T00:00:00Z">
        <w:r>
          <w:rPr>
            <w:rStyle w:val="NormalTok"/>
          </w:rPr>
          <w:t xml:space="preserve">check_data </w:t>
        </w:r>
      </w:ins>
      <w:ins w:id="1944" w:author="PR Preview" w:date="2026-01-01T00:00:00Z">
        <w:r>
          <w:rPr>
            <w:rStyle w:val="OtherTok"/>
          </w:rPr>
          <w:t xml:space="preserve">&lt;-</w:t>
        </w:r>
      </w:ins>
      <w:ins w:id="1945" w:author="PR Preview" w:date="2026-01-01T00:00:00Z">
        <w:r>
          <w:rPr>
            <w:rStyle w:val="NormalTok"/>
          </w:rPr>
          <w:t xml:space="preserve"> </w:t>
        </w:r>
      </w:ins>
      <w:ins w:id="1946" w:author="PR Preview" w:date="2026-01-01T00:00:00Z">
        <w:r>
          <w:rPr>
            <w:rStyle w:val="FunctionTok"/>
          </w:rPr>
          <w:t xml:space="preserve">list</w:t>
        </w:r>
      </w:ins>
      <w:ins w:id="1947" w:author="PR Preview" w:date="2026-01-01T00:00:00Z">
        <w:r>
          <w:rPr>
            <w:rStyle w:val="NormalTok"/>
          </w:rPr>
          <w:t xml:space="preserve">(</w:t>
        </w:r>
      </w:ins>
      <w:ins w:id="1948" w:author="PR Preview" w:date="2026-01-01T00:00:00Z">
        <w:r>
          <w:br/>
        </w:r>
      </w:ins>
      <w:ins w:id="1949" w:author="PR Preview" w:date="2026-01-01T00:00:00Z">
        <w:r>
          <w:rPr>
            <w:rStyle w:val="NormalTok"/>
          </w:rPr>
          <w:t xml:space="preserve">  </w:t>
        </w:r>
      </w:ins>
      <w:ins w:id="1950" w:author="PR Preview" w:date="2026-01-01T00:00:00Z">
        <w:r>
          <w:rPr>
            <w:rStyle w:val="AttributeTok"/>
          </w:rPr>
          <w:t xml:space="preserve">simulated =</w:t>
        </w:r>
      </w:ins>
      <w:ins w:id="1951" w:author="PR Preview" w:date="2026-01-01T00:00:00Z">
        <w:r>
          <w:rPr>
            <w:rStyle w:val="NormalTok"/>
          </w:rPr>
          <w:t xml:space="preserve"> stats</w:t>
        </w:r>
      </w:ins>
      <w:ins w:id="1952" w:author="PR Preview" w:date="2026-01-01T00:00:00Z">
        <w:r>
          <w:rPr>
            <w:rStyle w:val="SpecialCharTok"/>
          </w:rPr>
          <w:t xml:space="preserve">::</w:t>
        </w:r>
      </w:ins>
      <w:ins w:id="1953" w:author="PR Preview" w:date="2026-01-01T00:00:00Z">
        <w:r>
          <w:rPr>
            <w:rStyle w:val="FunctionTok"/>
          </w:rPr>
          <w:t xml:space="preserve">rbinom</w:t>
        </w:r>
      </w:ins>
      <w:ins w:id="1954" w:author="PR Preview" w:date="2026-01-01T00:00:00Z">
        <w:r>
          <w:rPr>
            <w:rStyle w:val="NormalTok"/>
          </w:rPr>
          <w:t xml:space="preserve">(n_mothers, </w:t>
        </w:r>
      </w:ins>
      <w:ins w:id="1955" w:author="PR Preview" w:date="2026-01-01T00:00:00Z">
        <w:r>
          <w:rPr>
            <w:rStyle w:val="AttributeTok"/>
          </w:rPr>
          <w:t xml:space="preserve">size =</w:t>
        </w:r>
      </w:ins>
      <w:ins w:id="1956" w:author="PR Preview" w:date="2026-01-01T00:00:00Z">
        <w:r>
          <w:rPr>
            <w:rStyle w:val="NormalTok"/>
          </w:rPr>
          <w:t xml:space="preserve"> </w:t>
        </w:r>
      </w:ins>
      <w:ins w:id="1957" w:author="PR Preview" w:date="2026-01-01T00:00:00Z">
        <w:r>
          <w:rPr>
            <w:rStyle w:val="DecValTok"/>
          </w:rPr>
          <w:t xml:space="preserve">1</w:t>
        </w:r>
      </w:ins>
      <w:ins w:id="1958" w:author="PR Preview" w:date="2026-01-01T00:00:00Z">
        <w:r>
          <w:rPr>
            <w:rStyle w:val="NormalTok"/>
          </w:rPr>
          <w:t xml:space="preserve">, </w:t>
        </w:r>
      </w:ins>
      <w:ins w:id="1959" w:author="PR Preview" w:date="2026-01-01T00:00:00Z">
        <w:r>
          <w:rPr>
            <w:rStyle w:val="AttributeTok"/>
          </w:rPr>
          <w:t xml:space="preserve">prob =</w:t>
        </w:r>
      </w:ins>
      <w:ins w:id="1960" w:author="PR Preview" w:date="2026-01-01T00:00:00Z">
        <w:r>
          <w:rPr>
            <w:rStyle w:val="NormalTok"/>
          </w:rPr>
          <w:t xml:space="preserve"> sim_truth),</w:t>
        </w:r>
      </w:ins>
      <w:ins w:id="1961" w:author="PR Preview" w:date="2026-01-01T00:00:00Z">
        <w:r>
          <w:br/>
        </w:r>
      </w:ins>
      <w:ins w:id="1962" w:author="PR Preview" w:date="2026-01-01T00:00:00Z">
        <w:r>
          <w:rPr>
            <w:rStyle w:val="NormalTok"/>
          </w:rPr>
          <w:t xml:space="preserve">  </w:t>
        </w:r>
      </w:ins>
      <w:ins w:id="1963" w:author="PR Preview" w:date="2026-01-01T00:00:00Z">
        <w:r>
          <w:rPr>
            <w:rStyle w:val="StringTok"/>
          </w:rPr>
          <w:t xml:space="preserve">`</w:t>
        </w:r>
      </w:ins>
      <w:ins w:id="1964" w:author="PR Preview" w:date="2026-01-01T00:00:00Z">
        <w:r>
          <w:rPr>
            <w:rStyle w:val="AttributeTok"/>
          </w:rPr>
          <w:t xml:space="preserve">real (birthwt)</w:t>
        </w:r>
      </w:ins>
      <w:ins w:id="1965" w:author="PR Preview" w:date="2026-01-01T00:00:00Z">
        <w:r>
          <w:rPr>
            <w:rStyle w:val="StringTok"/>
          </w:rPr>
          <w:t xml:space="preserve">`</w:t>
        </w:r>
      </w:ins>
      <w:ins w:id="1966" w:author="PR Preview" w:date="2026-01-01T00:00:00Z">
        <w:r>
          <w:rPr>
            <w:rStyle w:val="NormalTok"/>
          </w:rPr>
          <w:t xml:space="preserve"> </w:t>
        </w:r>
      </w:ins>
      <w:ins w:id="1967" w:author="PR Preview" w:date="2026-01-01T00:00:00Z">
        <w:r>
          <w:rPr>
            <w:rStyle w:val="OtherTok"/>
          </w:rPr>
          <w:t xml:space="preserve">=</w:t>
        </w:r>
      </w:ins>
      <w:ins w:id="1968" w:author="PR Preview" w:date="2026-01-01T00:00:00Z">
        <w:r>
          <w:rPr>
            <w:rStyle w:val="NormalTok"/>
          </w:rPr>
          <w:t xml:space="preserve"> smoke_y</w:t>
        </w:r>
      </w:ins>
      <w:ins w:id="1969" w:author="PR Preview" w:date="2026-01-01T00:00:00Z">
        <w:r>
          <w:br/>
        </w:r>
      </w:ins>
      <w:ins w:id="1970" w:author="PR Preview" w:date="2026-01-01T00:00:00Z">
        <w:r>
          <w:rPr>
            <w:rStyle w:val="NormalTok"/>
          </w:rPr>
          <w:t xml:space="preserve">)</w:t>
        </w:r>
      </w:ins>
      <w:ins w:id="1971" w:author="PR Preview" w:date="2026-01-01T00:00:00Z">
        <w:r>
          <w:br/>
        </w:r>
      </w:ins>
      <w:ins w:id="1972" w:author="PR Preview" w:date="2026-01-01T00:00:00Z">
        <w:r>
          <w:rPr>
            <w:rStyle w:val="NormalTok"/>
          </w:rPr>
          <w:t xml:space="preserve">ppc_draws </w:t>
        </w:r>
      </w:ins>
      <w:ins w:id="1973" w:author="PR Preview" w:date="2026-01-01T00:00:00Z">
        <w:r>
          <w:rPr>
            <w:rStyle w:val="OtherTok"/>
          </w:rPr>
          <w:t xml:space="preserve">&lt;-</w:t>
        </w:r>
      </w:ins>
      <w:ins w:id="1974" w:author="PR Preview" w:date="2026-01-01T00:00:00Z">
        <w:r>
          <w:rPr>
            <w:rStyle w:val="NormalTok"/>
          </w:rPr>
          <w:t xml:space="preserve"> </w:t>
        </w:r>
      </w:ins>
      <w:ins w:id="1975" w:author="PR Preview" w:date="2026-01-01T00:00:00Z">
        <w:r>
          <w:rPr>
            <w:rStyle w:val="FunctionTok"/>
          </w:rPr>
          <w:t xml:space="preserve">do.call</w:t>
        </w:r>
      </w:ins>
      <w:ins w:id="1976" w:author="PR Preview" w:date="2026-01-01T00:00:00Z">
        <w:r>
          <w:rPr>
            <w:rStyle w:val="NormalTok"/>
          </w:rPr>
          <w:t xml:space="preserve">(</w:t>
        </w:r>
      </w:ins>
      <w:ins w:id="1977" w:author="PR Preview" w:date="2026-01-01T00:00:00Z">
        <w:r>
          <w:br/>
        </w:r>
      </w:ins>
      <w:ins w:id="1978" w:author="PR Preview" w:date="2026-01-01T00:00:00Z">
        <w:r>
          <w:rPr>
            <w:rStyle w:val="NormalTok"/>
          </w:rPr>
          <w:t xml:space="preserve">  rbind,</w:t>
        </w:r>
      </w:ins>
      <w:ins w:id="1979" w:author="PR Preview" w:date="2026-01-01T00:00:00Z">
        <w:r>
          <w:br/>
        </w:r>
      </w:ins>
      <w:ins w:id="1980" w:author="PR Preview" w:date="2026-01-01T00:00:00Z">
        <w:r>
          <w:rPr>
            <w:rStyle w:val="NormalTok"/>
          </w:rPr>
          <w:t xml:space="preserve">  </w:t>
        </w:r>
      </w:ins>
      <w:ins w:id="1981" w:author="PR Preview" w:date="2026-01-01T00:00:00Z">
        <w:r>
          <w:rPr>
            <w:rStyle w:val="FunctionTok"/>
          </w:rPr>
          <w:t xml:space="preserve">lapply</w:t>
        </w:r>
      </w:ins>
      <w:ins w:id="1982" w:author="PR Preview" w:date="2026-01-01T00:00:00Z">
        <w:r>
          <w:rPr>
            <w:rStyle w:val="NormalTok"/>
          </w:rPr>
          <w:t xml:space="preserve">(</w:t>
        </w:r>
      </w:ins>
      <w:ins w:id="1983" w:author="PR Preview" w:date="2026-01-01T00:00:00Z">
        <w:r>
          <w:rPr>
            <w:rStyle w:val="FunctionTok"/>
          </w:rPr>
          <w:t xml:space="preserve">names</w:t>
        </w:r>
      </w:ins>
      <w:ins w:id="1984" w:author="PR Preview" w:date="2026-01-01T00:00:00Z">
        <w:r>
          <w:rPr>
            <w:rStyle w:val="NormalTok"/>
          </w:rPr>
          <w:t xml:space="preserve">(check_data), \(data_name) {</w:t>
        </w:r>
      </w:ins>
      <w:ins w:id="1985" w:author="PR Preview" w:date="2026-01-01T00:00:00Z">
        <w:r>
          <w:br/>
        </w:r>
      </w:ins>
      <w:ins w:id="1986" w:author="PR Preview" w:date="2026-01-01T00:00:00Z">
        <w:r>
          <w:rPr>
            <w:rStyle w:val="NormalTok"/>
          </w:rPr>
          <w:t xml:space="preserve">    y </w:t>
        </w:r>
      </w:ins>
      <w:ins w:id="1987" w:author="PR Preview" w:date="2026-01-01T00:00:00Z">
        <w:r>
          <w:rPr>
            <w:rStyle w:val="OtherTok"/>
          </w:rPr>
          <w:t xml:space="preserve">&lt;-</w:t>
        </w:r>
      </w:ins>
      <w:ins w:id="1988" w:author="PR Preview" w:date="2026-01-01T00:00:00Z">
        <w:r>
          <w:rPr>
            <w:rStyle w:val="NormalTok"/>
          </w:rPr>
          <w:t xml:space="preserve"> check_data[[data_name]]</w:t>
        </w:r>
      </w:ins>
      <w:ins w:id="1989" w:author="PR Preview" w:date="2026-01-01T00:00:00Z">
        <w:r>
          <w:br/>
        </w:r>
      </w:ins>
      <w:ins w:id="1990" w:author="PR Preview" w:date="2026-01-01T00:00:00Z">
        <w:r>
          <w:rPr>
            <w:rStyle w:val="NormalTok"/>
          </w:rPr>
          <w:t xml:space="preserve">    ab </w:t>
        </w:r>
      </w:ins>
      <w:ins w:id="1991" w:author="PR Preview" w:date="2026-01-01T00:00:00Z">
        <w:r>
          <w:rPr>
            <w:rStyle w:val="OtherTok"/>
          </w:rPr>
          <w:t xml:space="preserve">&lt;-</w:t>
        </w:r>
      </w:ins>
      <w:ins w:id="1992" w:author="PR Preview" w:date="2026-01-01T00:00:00Z">
        <w:r>
          <w:rPr>
            <w:rStyle w:val="NormalTok"/>
          </w:rPr>
          <w:t xml:space="preserve"> </w:t>
        </w:r>
      </w:ins>
      <w:ins w:id="1993" w:author="PR Preview" w:date="2026-01-01T00:00:00Z">
        <w:r>
          <w:rPr>
            <w:rStyle w:val="FunctionTok"/>
          </w:rPr>
          <w:t xml:space="preserve">beta_posterior</w:t>
        </w:r>
      </w:ins>
      <w:ins w:id="1994" w:author="PR Preview" w:date="2026-01-01T00:00:00Z">
        <w:r>
          <w:rPr>
            <w:rStyle w:val="NormalTok"/>
          </w:rPr>
          <w:t xml:space="preserve">(y)</w:t>
        </w:r>
      </w:ins>
      <w:ins w:id="1995" w:author="PR Preview" w:date="2026-01-01T00:00:00Z">
        <w:r>
          <w:br/>
        </w:r>
      </w:ins>
      <w:ins w:id="1996" w:author="PR Preview" w:date="2026-01-01T00:00:00Z">
        <w:r>
          <w:rPr>
            <w:rStyle w:val="NormalTok"/>
          </w:rPr>
          <w:t xml:space="preserve">    prob_draws </w:t>
        </w:r>
      </w:ins>
      <w:ins w:id="1997" w:author="PR Preview" w:date="2026-01-01T00:00:00Z">
        <w:r>
          <w:rPr>
            <w:rStyle w:val="OtherTok"/>
          </w:rPr>
          <w:t xml:space="preserve">&lt;-</w:t>
        </w:r>
      </w:ins>
      <w:ins w:id="1998" w:author="PR Preview" w:date="2026-01-01T00:00:00Z">
        <w:r>
          <w:rPr>
            <w:rStyle w:val="NormalTok"/>
          </w:rPr>
          <w:t xml:space="preserve"> stats</w:t>
        </w:r>
      </w:ins>
      <w:ins w:id="1999" w:author="PR Preview" w:date="2026-01-01T00:00:00Z">
        <w:r>
          <w:rPr>
            <w:rStyle w:val="SpecialCharTok"/>
          </w:rPr>
          <w:t xml:space="preserve">::</w:t>
        </w:r>
      </w:ins>
      <w:ins w:id="2000" w:author="PR Preview" w:date="2026-01-01T00:00:00Z">
        <w:r>
          <w:rPr>
            <w:rStyle w:val="FunctionTok"/>
          </w:rPr>
          <w:t xml:space="preserve">rbeta</w:t>
        </w:r>
      </w:ins>
      <w:ins w:id="2001" w:author="PR Preview" w:date="2026-01-01T00:00:00Z">
        <w:r>
          <w:rPr>
            <w:rStyle w:val="NormalTok"/>
          </w:rPr>
          <w:t xml:space="preserve">(</w:t>
        </w:r>
      </w:ins>
      <w:ins w:id="2002" w:author="PR Preview" w:date="2026-01-01T00:00:00Z">
        <w:r>
          <w:rPr>
            <w:rStyle w:val="DecValTok"/>
          </w:rPr>
          <w:t xml:space="preserve">4000</w:t>
        </w:r>
      </w:ins>
      <w:ins w:id="2003" w:author="PR Preview" w:date="2026-01-01T00:00:00Z">
        <w:r>
          <w:rPr>
            <w:rStyle w:val="NormalTok"/>
          </w:rPr>
          <w:t xml:space="preserve">, ab[[</w:t>
        </w:r>
      </w:ins>
      <w:ins w:id="2004" w:author="PR Preview" w:date="2026-01-01T00:00:00Z">
        <w:r>
          <w:rPr>
            <w:rStyle w:val="StringTok"/>
          </w:rPr>
          <w:t xml:space="preserve">"a"</w:t>
        </w:r>
      </w:ins>
      <w:ins w:id="2005" w:author="PR Preview" w:date="2026-01-01T00:00:00Z">
        <w:r>
          <w:rPr>
            <w:rStyle w:val="NormalTok"/>
          </w:rPr>
          <w:t xml:space="preserve">]], ab[[</w:t>
        </w:r>
      </w:ins>
      <w:ins w:id="2006" w:author="PR Preview" w:date="2026-01-01T00:00:00Z">
        <w:r>
          <w:rPr>
            <w:rStyle w:val="StringTok"/>
          </w:rPr>
          <w:t xml:space="preserve">"b"</w:t>
        </w:r>
      </w:ins>
      <w:ins w:id="2007" w:author="PR Preview" w:date="2026-01-01T00:00:00Z">
        <w:r>
          <w:rPr>
            <w:rStyle w:val="NormalTok"/>
          </w:rPr>
          <w:t xml:space="preserve">]])</w:t>
        </w:r>
      </w:ins>
      <w:ins w:id="2008" w:author="PR Preview" w:date="2026-01-01T00:00:00Z">
        <w:r>
          <w:br/>
        </w:r>
      </w:ins>
      <w:ins w:id="2009" w:author="PR Preview" w:date="2026-01-01T00:00:00Z">
        <w:r>
          <w:rPr>
            <w:rStyle w:val="NormalTok"/>
          </w:rPr>
          <w:t xml:space="preserve">    </w:t>
        </w:r>
      </w:ins>
      <w:ins w:id="2010" w:author="PR Preview" w:date="2026-01-01T00:00:00Z">
        <w:r>
          <w:rPr>
            <w:rStyle w:val="FunctionTok"/>
          </w:rPr>
          <w:t xml:space="preserve">data.frame</w:t>
        </w:r>
      </w:ins>
      <w:ins w:id="2011" w:author="PR Preview" w:date="2026-01-01T00:00:00Z">
        <w:r>
          <w:rPr>
            <w:rStyle w:val="NormalTok"/>
          </w:rPr>
          <w:t xml:space="preserve">(</w:t>
        </w:r>
      </w:ins>
      <w:ins w:id="2012" w:author="PR Preview" w:date="2026-01-01T00:00:00Z">
        <w:r>
          <w:br/>
        </w:r>
      </w:ins>
      <w:ins w:id="2013" w:author="PR Preview" w:date="2026-01-01T00:00:00Z">
        <w:r>
          <w:rPr>
            <w:rStyle w:val="NormalTok"/>
          </w:rPr>
          <w:t xml:space="preserve">      </w:t>
        </w:r>
      </w:ins>
      <w:ins w:id="2014" w:author="PR Preview" w:date="2026-01-01T00:00:00Z">
        <w:r>
          <w:rPr>
            <w:rStyle w:val="AttributeTok"/>
          </w:rPr>
          <w:t xml:space="preserve">data_set =</w:t>
        </w:r>
      </w:ins>
      <w:ins w:id="2015" w:author="PR Preview" w:date="2026-01-01T00:00:00Z">
        <w:r>
          <w:rPr>
            <w:rStyle w:val="NormalTok"/>
          </w:rPr>
          <w:t xml:space="preserve"> data_name,</w:t>
        </w:r>
      </w:ins>
      <w:ins w:id="2016" w:author="PR Preview" w:date="2026-01-01T00:00:00Z">
        <w:r>
          <w:br/>
        </w:r>
      </w:ins>
      <w:ins w:id="2017" w:author="PR Preview" w:date="2026-01-01T00:00:00Z">
        <w:r>
          <w:rPr>
            <w:rStyle w:val="NormalTok"/>
          </w:rPr>
          <w:t xml:space="preserve">      </w:t>
        </w:r>
      </w:ins>
      <w:ins w:id="2018" w:author="PR Preview" w:date="2026-01-01T00:00:00Z">
        <w:r>
          <w:rPr>
            <w:rStyle w:val="AttributeTok"/>
          </w:rPr>
          <w:t xml:space="preserve">t_rep =</w:t>
        </w:r>
      </w:ins>
      <w:ins w:id="2019" w:author="PR Preview" w:date="2026-01-01T00:00:00Z">
        <w:r>
          <w:rPr>
            <w:rStyle w:val="NormalTok"/>
          </w:rPr>
          <w:t xml:space="preserve"> </w:t>
        </w:r>
      </w:ins>
      <w:ins w:id="2020" w:author="PR Preview" w:date="2026-01-01T00:00:00Z">
        <w:r>
          <w:rPr>
            <w:rStyle w:val="FunctionTok"/>
          </w:rPr>
          <w:t xml:space="preserve">vapply</w:t>
        </w:r>
      </w:ins>
      <w:ins w:id="2021" w:author="PR Preview" w:date="2026-01-01T00:00:00Z">
        <w:r>
          <w:rPr>
            <w:rStyle w:val="NormalTok"/>
          </w:rPr>
          <w:t xml:space="preserve">(</w:t>
        </w:r>
      </w:ins>
      <w:ins w:id="2022" w:author="PR Preview" w:date="2026-01-01T00:00:00Z">
        <w:r>
          <w:br/>
        </w:r>
      </w:ins>
      <w:ins w:id="2023" w:author="PR Preview" w:date="2026-01-01T00:00:00Z">
        <w:r>
          <w:rPr>
            <w:rStyle w:val="NormalTok"/>
          </w:rPr>
          <w:t xml:space="preserve">        prob_draws,</w:t>
        </w:r>
      </w:ins>
      <w:ins w:id="2024" w:author="PR Preview" w:date="2026-01-01T00:00:00Z">
        <w:r>
          <w:br/>
        </w:r>
      </w:ins>
      <w:ins w:id="2025" w:author="PR Preview" w:date="2026-01-01T00:00:00Z">
        <w:r>
          <w:rPr>
            <w:rStyle w:val="NormalTok"/>
          </w:rPr>
          <w:t xml:space="preserve">        \(p) </w:t>
        </w:r>
      </w:ins>
      <w:ins w:id="2026" w:author="PR Preview" w:date="2026-01-01T00:00:00Z">
        <w:r>
          <w:rPr>
            <w:rStyle w:val="FunctionTok"/>
          </w:rPr>
          <w:t xml:space="preserve">t_spread</w:t>
        </w:r>
      </w:ins>
      <w:ins w:id="2027" w:author="PR Preview" w:date="2026-01-01T00:00:00Z">
        <w:r>
          <w:rPr>
            <w:rStyle w:val="NormalTok"/>
          </w:rPr>
          <w:t xml:space="preserve">(stats</w:t>
        </w:r>
      </w:ins>
      <w:ins w:id="2028" w:author="PR Preview" w:date="2026-01-01T00:00:00Z">
        <w:r>
          <w:rPr>
            <w:rStyle w:val="SpecialCharTok"/>
          </w:rPr>
          <w:t xml:space="preserve">::</w:t>
        </w:r>
      </w:ins>
      <w:ins w:id="2029" w:author="PR Preview" w:date="2026-01-01T00:00:00Z">
        <w:r>
          <w:rPr>
            <w:rStyle w:val="FunctionTok"/>
          </w:rPr>
          <w:t xml:space="preserve">rbinom</w:t>
        </w:r>
      </w:ins>
      <w:ins w:id="2030" w:author="PR Preview" w:date="2026-01-01T00:00:00Z">
        <w:r>
          <w:rPr>
            <w:rStyle w:val="NormalTok"/>
          </w:rPr>
          <w:t xml:space="preserve">(n_mothers, </w:t>
        </w:r>
      </w:ins>
      <w:ins w:id="2031" w:author="PR Preview" w:date="2026-01-01T00:00:00Z">
        <w:r>
          <w:rPr>
            <w:rStyle w:val="AttributeTok"/>
          </w:rPr>
          <w:t xml:space="preserve">size =</w:t>
        </w:r>
      </w:ins>
      <w:ins w:id="2032" w:author="PR Preview" w:date="2026-01-01T00:00:00Z">
        <w:r>
          <w:rPr>
            <w:rStyle w:val="NormalTok"/>
          </w:rPr>
          <w:t xml:space="preserve"> </w:t>
        </w:r>
      </w:ins>
      <w:ins w:id="2033" w:author="PR Preview" w:date="2026-01-01T00:00:00Z">
        <w:r>
          <w:rPr>
            <w:rStyle w:val="DecValTok"/>
          </w:rPr>
          <w:t xml:space="preserve">1</w:t>
        </w:r>
      </w:ins>
      <w:ins w:id="2034" w:author="PR Preview" w:date="2026-01-01T00:00:00Z">
        <w:r>
          <w:rPr>
            <w:rStyle w:val="NormalTok"/>
          </w:rPr>
          <w:t xml:space="preserve">, </w:t>
        </w:r>
      </w:ins>
      <w:ins w:id="2035" w:author="PR Preview" w:date="2026-01-01T00:00:00Z">
        <w:r>
          <w:rPr>
            <w:rStyle w:val="AttributeTok"/>
          </w:rPr>
          <w:t xml:space="preserve">prob =</w:t>
        </w:r>
      </w:ins>
      <w:ins w:id="2036" w:author="PR Preview" w:date="2026-01-01T00:00:00Z">
        <w:r>
          <w:rPr>
            <w:rStyle w:val="NormalTok"/>
          </w:rPr>
          <w:t xml:space="preserve"> p)),</w:t>
        </w:r>
      </w:ins>
      <w:ins w:id="2037" w:author="PR Preview" w:date="2026-01-01T00:00:00Z">
        <w:r>
          <w:br/>
        </w:r>
      </w:ins>
      <w:ins w:id="2038" w:author="PR Preview" w:date="2026-01-01T00:00:00Z">
        <w:r>
          <w:rPr>
            <w:rStyle w:val="NormalTok"/>
          </w:rPr>
          <w:t xml:space="preserve">        </w:t>
        </w:r>
      </w:ins>
      <w:ins w:id="2039" w:author="PR Preview" w:date="2026-01-01T00:00:00Z">
        <w:r>
          <w:rPr>
            <w:rStyle w:val="FunctionTok"/>
          </w:rPr>
          <w:t xml:space="preserve">numeric</w:t>
        </w:r>
      </w:ins>
      <w:ins w:id="2040" w:author="PR Preview" w:date="2026-01-01T00:00:00Z">
        <w:r>
          <w:rPr>
            <w:rStyle w:val="NormalTok"/>
          </w:rPr>
          <w:t xml:space="preserve">(</w:t>
        </w:r>
      </w:ins>
      <w:ins w:id="2041" w:author="PR Preview" w:date="2026-01-01T00:00:00Z">
        <w:r>
          <w:rPr>
            <w:rStyle w:val="DecValTok"/>
          </w:rPr>
          <w:t xml:space="preserve">1</w:t>
        </w:r>
      </w:ins>
      <w:ins w:id="2042" w:author="PR Preview" w:date="2026-01-01T00:00:00Z">
        <w:r>
          <w:rPr>
            <w:rStyle w:val="NormalTok"/>
          </w:rPr>
          <w:t xml:space="preserve">)</w:t>
        </w:r>
      </w:ins>
      <w:ins w:id="2043" w:author="PR Preview" w:date="2026-01-01T00:00:00Z">
        <w:r>
          <w:br/>
        </w:r>
      </w:ins>
      <w:ins w:id="2044" w:author="PR Preview" w:date="2026-01-01T00:00:00Z">
        <w:r>
          <w:rPr>
            <w:rStyle w:val="NormalTok"/>
          </w:rPr>
          <w:t xml:space="preserve">      ),</w:t>
        </w:r>
      </w:ins>
      <w:ins w:id="2045" w:author="PR Preview" w:date="2026-01-01T00:00:00Z">
        <w:r>
          <w:br/>
        </w:r>
      </w:ins>
      <w:ins w:id="2046" w:author="PR Preview" w:date="2026-01-01T00:00:00Z">
        <w:r>
          <w:rPr>
            <w:rStyle w:val="NormalTok"/>
          </w:rPr>
          <w:t xml:space="preserve">      </w:t>
        </w:r>
      </w:ins>
      <w:ins w:id="2047" w:author="PR Preview" w:date="2026-01-01T00:00:00Z">
        <w:r>
          <w:rPr>
            <w:rStyle w:val="AttributeTok"/>
          </w:rPr>
          <w:t xml:space="preserve">t_obs =</w:t>
        </w:r>
      </w:ins>
      <w:ins w:id="2048" w:author="PR Preview" w:date="2026-01-01T00:00:00Z">
        <w:r>
          <w:rPr>
            <w:rStyle w:val="NormalTok"/>
          </w:rPr>
          <w:t xml:space="preserve"> </w:t>
        </w:r>
      </w:ins>
      <w:ins w:id="2049" w:author="PR Preview" w:date="2026-01-01T00:00:00Z">
        <w:r>
          <w:rPr>
            <w:rStyle w:val="FunctionTok"/>
          </w:rPr>
          <w:t xml:space="preserve">t_spread</w:t>
        </w:r>
      </w:ins>
      <w:ins w:id="2050" w:author="PR Preview" w:date="2026-01-01T00:00:00Z">
        <w:r>
          <w:rPr>
            <w:rStyle w:val="NormalTok"/>
          </w:rPr>
          <w:t xml:space="preserve">(y)</w:t>
        </w:r>
      </w:ins>
      <w:ins w:id="2051" w:author="PR Preview" w:date="2026-01-01T00:00:00Z">
        <w:r>
          <w:br/>
        </w:r>
      </w:ins>
      <w:ins w:id="2052" w:author="PR Preview" w:date="2026-01-01T00:00:00Z">
        <w:r>
          <w:rPr>
            <w:rStyle w:val="NormalTok"/>
          </w:rPr>
          <w:t xml:space="preserve">    )</w:t>
        </w:r>
      </w:ins>
      <w:ins w:id="2053" w:author="PR Preview" w:date="2026-01-01T00:00:00Z">
        <w:r>
          <w:br/>
        </w:r>
      </w:ins>
      <w:ins w:id="2054" w:author="PR Preview" w:date="2026-01-01T00:00:00Z">
        <w:r>
          <w:rPr>
            <w:rStyle w:val="NormalTok"/>
          </w:rPr>
          <w:t xml:space="preserve">  })</w:t>
        </w:r>
      </w:ins>
      <w:ins w:id="2055" w:author="PR Preview" w:date="2026-01-01T00:00:00Z">
        <w:r>
          <w:br/>
        </w:r>
      </w:ins>
      <w:ins w:id="2056" w:author="PR Preview" w:date="2026-01-01T00:00:00Z">
        <w:r>
          <w:rPr>
            <w:rStyle w:val="NormalTok"/>
          </w:rPr>
          <w:t xml:space="preserve">)</w:t>
        </w:r>
      </w:ins>
      <w:ins w:id="2057" w:author="PR Preview" w:date="2026-01-01T00:00:00Z">
        <w:r>
          <w:br/>
        </w:r>
      </w:ins>
      <w:ins w:id="2058" w:author="PR Preview" w:date="2026-01-01T00:00:00Z">
        <w:r>
          <w:rPr>
            <w:rStyle w:val="NormalTok"/>
          </w:rPr>
          <w:t xml:space="preserve">ppc_draws</w:t>
        </w:r>
      </w:ins>
      <w:ins w:id="2059" w:author="PR Preview" w:date="2026-01-01T00:00:00Z">
        <w:r>
          <w:rPr>
            <w:rStyle w:val="SpecialCharTok"/>
          </w:rPr>
          <w:t xml:space="preserve">$</w:t>
        </w:r>
      </w:ins>
      <w:ins w:id="2060" w:author="PR Preview" w:date="2026-01-01T00:00:00Z">
        <w:r>
          <w:rPr>
            <w:rStyle w:val="NormalTok"/>
          </w:rPr>
          <w:t xml:space="preserve">data_set </w:t>
        </w:r>
      </w:ins>
      <w:ins w:id="2061" w:author="PR Preview" w:date="2026-01-01T00:00:00Z">
        <w:r>
          <w:rPr>
            <w:rStyle w:val="OtherTok"/>
          </w:rPr>
          <w:t xml:space="preserve">&lt;-</w:t>
        </w:r>
      </w:ins>
      <w:ins w:id="2062" w:author="PR Preview" w:date="2026-01-01T00:00:00Z">
        <w:r>
          <w:rPr>
            <w:rStyle w:val="NormalTok"/>
          </w:rPr>
          <w:t xml:space="preserve"> </w:t>
        </w:r>
      </w:ins>
      <w:ins w:id="2063" w:author="PR Preview" w:date="2026-01-01T00:00:00Z">
        <w:r>
          <w:rPr>
            <w:rStyle w:val="FunctionTok"/>
          </w:rPr>
          <w:t xml:space="preserve">factor</w:t>
        </w:r>
      </w:ins>
      <w:ins w:id="2064" w:author="PR Preview" w:date="2026-01-01T00:00:00Z">
        <w:r>
          <w:rPr>
            <w:rStyle w:val="NormalTok"/>
          </w:rPr>
          <w:t xml:space="preserve">(ppc_draws</w:t>
        </w:r>
      </w:ins>
      <w:ins w:id="2065" w:author="PR Preview" w:date="2026-01-01T00:00:00Z">
        <w:r>
          <w:rPr>
            <w:rStyle w:val="SpecialCharTok"/>
          </w:rPr>
          <w:t xml:space="preserve">$</w:t>
        </w:r>
      </w:ins>
      <w:ins w:id="2066" w:author="PR Preview" w:date="2026-01-01T00:00:00Z">
        <w:r>
          <w:rPr>
            <w:rStyle w:val="NormalTok"/>
          </w:rPr>
          <w:t xml:space="preserve">data_set, </w:t>
        </w:r>
      </w:ins>
      <w:ins w:id="2067" w:author="PR Preview" w:date="2026-01-01T00:00:00Z">
        <w:r>
          <w:rPr>
            <w:rStyle w:val="AttributeTok"/>
          </w:rPr>
          <w:t xml:space="preserve">levels =</w:t>
        </w:r>
      </w:ins>
      <w:ins w:id="2068" w:author="PR Preview" w:date="2026-01-01T00:00:00Z">
        <w:r>
          <w:rPr>
            <w:rStyle w:val="NormalTok"/>
          </w:rPr>
          <w:t xml:space="preserve"> </w:t>
        </w:r>
      </w:ins>
      <w:ins w:id="2069" w:author="PR Preview" w:date="2026-01-01T00:00:00Z">
        <w:r>
          <w:rPr>
            <w:rStyle w:val="FunctionTok"/>
          </w:rPr>
          <w:t xml:space="preserve">names</w:t>
        </w:r>
      </w:ins>
      <w:ins w:id="2070" w:author="PR Preview" w:date="2026-01-01T00:00:00Z">
        <w:r>
          <w:rPr>
            <w:rStyle w:val="NormalTok"/>
          </w:rPr>
          <w:t xml:space="preserve">(check_data))</w:t>
        </w:r>
      </w:ins>
      <w:ins w:id="2071" w:author="PR Preview" w:date="2026-01-01T00:00:00Z">
        <w:r>
          <w:br/>
        </w:r>
      </w:ins>
      <w:ins w:id="2072" w:author="PR Preview" w:date="2026-01-01T00:00:00Z">
        <w:r>
          <w:rPr>
            <w:rStyle w:val="NormalTok"/>
          </w:rPr>
          <w:t xml:space="preserve">ppc_obs </w:t>
        </w:r>
      </w:ins>
      <w:ins w:id="2073" w:author="PR Preview" w:date="2026-01-01T00:00:00Z">
        <w:r>
          <w:rPr>
            <w:rStyle w:val="OtherTok"/>
          </w:rPr>
          <w:t xml:space="preserve">&lt;-</w:t>
        </w:r>
      </w:ins>
      <w:ins w:id="2074" w:author="PR Preview" w:date="2026-01-01T00:00:00Z">
        <w:r>
          <w:rPr>
            <w:rStyle w:val="NormalTok"/>
          </w:rPr>
          <w:t xml:space="preserve"> </w:t>
        </w:r>
      </w:ins>
      <w:ins w:id="2075" w:author="PR Preview" w:date="2026-01-01T00:00:00Z">
        <w:r>
          <w:rPr>
            <w:rStyle w:val="FunctionTok"/>
          </w:rPr>
          <w:t xml:space="preserve">unique</w:t>
        </w:r>
      </w:ins>
      <w:ins w:id="2076" w:author="PR Preview" w:date="2026-01-01T00:00:00Z">
        <w:r>
          <w:rPr>
            <w:rStyle w:val="NormalTok"/>
          </w:rPr>
          <w:t xml:space="preserve">(ppc_draws[</w:t>
        </w:r>
      </w:ins>
      <w:ins w:id="2077" w:author="PR Preview" w:date="2026-01-01T00:00:00Z">
        <w:r>
          <w:rPr>
            <w:rStyle w:val="FunctionTok"/>
          </w:rPr>
          <w:t xml:space="preserve">c</w:t>
        </w:r>
      </w:ins>
      <w:ins w:id="2078" w:author="PR Preview" w:date="2026-01-01T00:00:00Z">
        <w:r>
          <w:rPr>
            <w:rStyle w:val="NormalTok"/>
          </w:rPr>
          <w:t xml:space="preserve">(</w:t>
        </w:r>
      </w:ins>
      <w:ins w:id="2079" w:author="PR Preview" w:date="2026-01-01T00:00:00Z">
        <w:r>
          <w:rPr>
            <w:rStyle w:val="StringTok"/>
          </w:rPr>
          <w:t xml:space="preserve">"data_set"</w:t>
        </w:r>
      </w:ins>
      <w:ins w:id="2080" w:author="PR Preview" w:date="2026-01-01T00:00:00Z">
        <w:r>
          <w:rPr>
            <w:rStyle w:val="NormalTok"/>
          </w:rPr>
          <w:t xml:space="preserve">, </w:t>
        </w:r>
      </w:ins>
      <w:ins w:id="2081" w:author="PR Preview" w:date="2026-01-01T00:00:00Z">
        <w:r>
          <w:rPr>
            <w:rStyle w:val="StringTok"/>
          </w:rPr>
          <w:t xml:space="preserve">"t_obs"</w:t>
        </w:r>
      </w:ins>
      <w:ins w:id="2082" w:author="PR Preview" w:date="2026-01-01T00:00:00Z">
        <w:r>
          <w:rPr>
            <w:rStyle w:val="NormalTok"/>
          </w:rPr>
          <w:t xml:space="preserve">)])</w:t>
        </w:r>
      </w:ins>
      <w:ins w:id="2083" w:author="PR Preview" w:date="2026-01-01T00:00:00Z">
        <w:r>
          <w:br/>
        </w:r>
      </w:ins>
      <w:ins w:id="2084" w:author="PR Preview" w:date="2026-01-01T00:00:00Z">
        <w:r>
          <w:rPr>
            <w:rStyle w:val="NormalTok"/>
          </w:rPr>
          <w:t xml:space="preserve">ppc_obs</w:t>
        </w:r>
      </w:ins>
      <w:ins w:id="2085" w:author="PR Preview" w:date="2026-01-01T00:00:00Z">
        <w:r>
          <w:br/>
        </w:r>
      </w:ins>
      <w:ins w:id="2086" w:author="PR Preview" w:date="2026-01-01T00:00:00Z">
        <w:r>
          <w:rPr>
            <w:rStyle w:val="CommentTok"/>
          </w:rPr>
          <w:t xml:space="preserve">#&gt; # A tibble: 2 × 2</w:t>
        </w:r>
      </w:ins>
      <w:ins w:id="2087" w:author="PR Preview" w:date="2026-01-01T00:00:00Z">
        <w:r>
          <w:br/>
        </w:r>
      </w:ins>
      <w:ins w:id="2088" w:author="PR Preview" w:date="2026-01-01T00:00:00Z">
        <w:r>
          <w:rPr>
            <w:rStyle w:val="CommentTok"/>
          </w:rPr>
          <w:t xml:space="preserve">#&gt;   data_set       t_obs</w:t>
        </w:r>
      </w:ins>
      <w:ins w:id="2089" w:author="PR Preview" w:date="2026-01-01T00:00:00Z">
        <w:r>
          <w:br/>
        </w:r>
      </w:ins>
      <w:ins w:id="2090" w:author="PR Preview" w:date="2026-01-01T00:00:00Z">
        <w:r>
          <w:rPr>
            <w:rStyle w:val="CommentTok"/>
          </w:rPr>
          <w:t xml:space="preserve">#&gt;   &lt;fct&gt;          &lt;dbl&gt;</w:t>
        </w:r>
      </w:ins>
      <w:ins w:id="2091" w:author="PR Preview" w:date="2026-01-01T00:00:00Z">
        <w:r>
          <w:br/>
        </w:r>
      </w:ins>
      <w:ins w:id="2092" w:author="PR Preview" w:date="2026-01-01T00:00:00Z">
        <w:r>
          <w:rPr>
            <w:rStyle w:val="CommentTok"/>
          </w:rPr>
          <w:t xml:space="preserve">#&gt; 1 simulated      0.127</w:t>
        </w:r>
      </w:ins>
      <w:ins w:id="2093" w:author="PR Preview" w:date="2026-01-01T00:00:00Z">
        <w:r>
          <w:br/>
        </w:r>
      </w:ins>
      <w:ins w:id="2094" w:author="PR Preview" w:date="2026-01-01T00:00:00Z">
        <w:r>
          <w:rPr>
            <w:rStyle w:val="CommentTok"/>
          </w:rPr>
          <w:t xml:space="preserve">#&gt; 2 real (birthwt) 0.363</w:t>
        </w:r>
      </w:ins>
    </w:p>
    <w:p>
      <w:pPr>
        <w:pStyle w:val="Heading4"/>
      </w:pPr>
      <w:ins w:id="2095" w:author="PR Preview" w:date="2026-01-01T00:00:00Z">
        <w:r>
          <w:t xml:space="preserve">Python</w:t>
        </w:r>
      </w:ins>
    </w:p>
    <w:p>
      <w:pPr>
        <w:pStyle w:val="SourceCode"/>
      </w:pPr>
      <w:ins w:id="2096" w:author="PR Preview" w:date="2026-01-01T00:00:00Z">
        <w:r>
          <w:rPr>
            <w:rStyle w:val="ImportTok"/>
          </w:rPr>
          <w:t xml:space="preserve">import</w:t>
        </w:r>
      </w:ins>
      <w:ins w:id="2097" w:author="PR Preview" w:date="2026-01-01T00:00:00Z">
        <w:r>
          <w:rPr>
            <w:rStyle w:val="NormalTok"/>
          </w:rPr>
          <w:t xml:space="preserve"> numpy </w:t>
        </w:r>
      </w:ins>
      <w:ins w:id="2098" w:author="PR Preview" w:date="2026-01-01T00:00:00Z">
        <w:r>
          <w:rPr>
            <w:rStyle w:val="ImportTok"/>
          </w:rPr>
          <w:t xml:space="preserve">as</w:t>
        </w:r>
      </w:ins>
      <w:ins w:id="2099" w:author="PR Preview" w:date="2026-01-01T00:00:00Z">
        <w:r>
          <w:rPr>
            <w:rStyle w:val="NormalTok"/>
          </w:rPr>
          <w:t xml:space="preserve"> np</w:t>
        </w:r>
      </w:ins>
      <w:ins w:id="2100" w:author="PR Preview" w:date="2026-01-01T00:00:00Z">
        <w:r>
          <w:br/>
        </w:r>
      </w:ins>
      <w:ins w:id="2101" w:author="PR Preview" w:date="2026-01-01T00:00:00Z">
        <w:r>
          <w:rPr>
            <w:rStyle w:val="ImportTok"/>
          </w:rPr>
          <w:t xml:space="preserve">import</w:t>
        </w:r>
      </w:ins>
      <w:ins w:id="2102" w:author="PR Preview" w:date="2026-01-01T00:00:00Z">
        <w:r>
          <w:rPr>
            <w:rStyle w:val="NormalTok"/>
          </w:rPr>
          <w:t xml:space="preserve"> pandas </w:t>
        </w:r>
      </w:ins>
      <w:ins w:id="2103" w:author="PR Preview" w:date="2026-01-01T00:00:00Z">
        <w:r>
          <w:rPr>
            <w:rStyle w:val="ImportTok"/>
          </w:rPr>
          <w:t xml:space="preserve">as</w:t>
        </w:r>
      </w:ins>
      <w:ins w:id="2104" w:author="PR Preview" w:date="2026-01-01T00:00:00Z">
        <w:r>
          <w:rPr>
            <w:rStyle w:val="NormalTok"/>
          </w:rPr>
          <w:t xml:space="preserve"> pd</w:t>
        </w:r>
      </w:ins>
      <w:ins w:id="2105" w:author="PR Preview" w:date="2026-01-01T00:00:00Z">
        <w:r>
          <w:br/>
        </w:r>
      </w:ins>
      <w:ins w:id="2106" w:author="PR Preview" w:date="2026-01-01T00:00:00Z">
        <w:r>
          <w:br/>
        </w:r>
      </w:ins>
      <w:ins w:id="2107" w:author="PR Preview" w:date="2026-01-01T00:00:00Z">
        <w:r>
          <w:rPr>
            <w:rStyle w:val="NormalTok"/>
          </w:rPr>
          <w:t xml:space="preserve">birthwt </w:t>
        </w:r>
      </w:ins>
      <w:ins w:id="2108" w:author="PR Preview" w:date="2026-01-01T00:00:00Z">
        <w:r>
          <w:rPr>
            <w:rStyle w:val="OperatorTok"/>
          </w:rPr>
          <w:t xml:space="preserve">=</w:t>
        </w:r>
      </w:ins>
      <w:ins w:id="2109" w:author="PR Preview" w:date="2026-01-01T00:00:00Z">
        <w:r>
          <w:rPr>
            <w:rStyle w:val="NormalTok"/>
          </w:rPr>
          <w:t xml:space="preserve"> pd.read_csv(</w:t>
        </w:r>
      </w:ins>
      <w:ins w:id="2110" w:author="PR Preview" w:date="2026-01-01T00:00:00Z">
        <w:r>
          <w:rPr>
            <w:rStyle w:val="StringTok"/>
          </w:rPr>
          <w:t xml:space="preserve">"data/birthwt.csv"</w:t>
        </w:r>
      </w:ins>
      <w:ins w:id="2111" w:author="PR Preview" w:date="2026-01-01T00:00:00Z">
        <w:r>
          <w:rPr>
            <w:rStyle w:val="NormalTok"/>
          </w:rPr>
          <w:t xml:space="preserve">)</w:t>
        </w:r>
      </w:ins>
      <w:ins w:id="2112" w:author="PR Preview" w:date="2026-01-01T00:00:00Z">
        <w:r>
          <w:br/>
        </w:r>
      </w:ins>
      <w:ins w:id="2113" w:author="PR Preview" w:date="2026-01-01T00:00:00Z">
        <w:r>
          <w:rPr>
            <w:rStyle w:val="NormalTok"/>
          </w:rPr>
          <w:t xml:space="preserve">race </w:t>
        </w:r>
      </w:ins>
      <w:ins w:id="2114" w:author="PR Preview" w:date="2026-01-01T00:00:00Z">
        <w:r>
          <w:rPr>
            <w:rStyle w:val="OperatorTok"/>
          </w:rPr>
          <w:t xml:space="preserve">=</w:t>
        </w:r>
      </w:ins>
      <w:ins w:id="2115" w:author="PR Preview" w:date="2026-01-01T00:00:00Z">
        <w:r>
          <w:rPr>
            <w:rStyle w:val="NormalTok"/>
          </w:rPr>
          <w:t xml:space="preserve"> birthwt[</w:t>
        </w:r>
      </w:ins>
      <w:ins w:id="2116" w:author="PR Preview" w:date="2026-01-01T00:00:00Z">
        <w:r>
          <w:rPr>
            <w:rStyle w:val="StringTok"/>
          </w:rPr>
          <w:t xml:space="preserve">"race"</w:t>
        </w:r>
      </w:ins>
      <w:ins w:id="2117" w:author="PR Preview" w:date="2026-01-01T00:00:00Z">
        <w:r>
          <w:rPr>
            <w:rStyle w:val="NormalTok"/>
          </w:rPr>
          <w:t xml:space="preserve">].to_numpy()</w:t>
        </w:r>
      </w:ins>
      <w:ins w:id="2118" w:author="PR Preview" w:date="2026-01-01T00:00:00Z">
        <w:r>
          <w:br/>
        </w:r>
      </w:ins>
      <w:ins w:id="2119" w:author="PR Preview" w:date="2026-01-01T00:00:00Z">
        <w:r>
          <w:rPr>
            <w:rStyle w:val="NormalTok"/>
          </w:rPr>
          <w:t xml:space="preserve">smoke_y </w:t>
        </w:r>
      </w:ins>
      <w:ins w:id="2120" w:author="PR Preview" w:date="2026-01-01T00:00:00Z">
        <w:r>
          <w:rPr>
            <w:rStyle w:val="OperatorTok"/>
          </w:rPr>
          <w:t xml:space="preserve">=</w:t>
        </w:r>
      </w:ins>
      <w:ins w:id="2121" w:author="PR Preview" w:date="2026-01-01T00:00:00Z">
        <w:r>
          <w:rPr>
            <w:rStyle w:val="NormalTok"/>
          </w:rPr>
          <w:t xml:space="preserve"> birthwt[</w:t>
        </w:r>
      </w:ins>
      <w:ins w:id="2122" w:author="PR Preview" w:date="2026-01-01T00:00:00Z">
        <w:r>
          <w:rPr>
            <w:rStyle w:val="StringTok"/>
          </w:rPr>
          <w:t xml:space="preserve">"smoke"</w:t>
        </w:r>
      </w:ins>
      <w:ins w:id="2123" w:author="PR Preview" w:date="2026-01-01T00:00:00Z">
        <w:r>
          <w:rPr>
            <w:rStyle w:val="NormalTok"/>
          </w:rPr>
          <w:t xml:space="preserve">].to_numpy()</w:t>
        </w:r>
      </w:ins>
      <w:ins w:id="2124" w:author="PR Preview" w:date="2026-01-01T00:00:00Z">
        <w:r>
          <w:br/>
        </w:r>
      </w:ins>
      <w:ins w:id="2125" w:author="PR Preview" w:date="2026-01-01T00:00:00Z">
        <w:r>
          <w:rPr>
            <w:rStyle w:val="NormalTok"/>
          </w:rPr>
          <w:t xml:space="preserve">n_mothers </w:t>
        </w:r>
      </w:ins>
      <w:ins w:id="2126" w:author="PR Preview" w:date="2026-01-01T00:00:00Z">
        <w:r>
          <w:rPr>
            <w:rStyle w:val="OperatorTok"/>
          </w:rPr>
          <w:t xml:space="preserve">=</w:t>
        </w:r>
      </w:ins>
      <w:ins w:id="2127" w:author="PR Preview" w:date="2026-01-01T00:00:00Z">
        <w:r>
          <w:rPr>
            <w:rStyle w:val="NormalTok"/>
          </w:rPr>
          <w:t xml:space="preserve"> </w:t>
        </w:r>
      </w:ins>
      <w:ins w:id="2128" w:author="PR Preview" w:date="2026-01-01T00:00:00Z">
        <w:r>
          <w:rPr>
            <w:rStyle w:val="BuiltInTok"/>
          </w:rPr>
          <w:t xml:space="preserve">len</w:t>
        </w:r>
      </w:ins>
      <w:ins w:id="2129" w:author="PR Preview" w:date="2026-01-01T00:00:00Z">
        <w:r>
          <w:rPr>
            <w:rStyle w:val="NormalTok"/>
          </w:rPr>
          <w:t xml:space="preserve">(smoke_y)</w:t>
        </w:r>
      </w:ins>
      <w:ins w:id="2130" w:author="PR Preview" w:date="2026-01-01T00:00:00Z">
        <w:r>
          <w:br/>
        </w:r>
      </w:ins>
      <w:ins w:id="2131" w:author="PR Preview" w:date="2026-01-01T00:00:00Z">
        <w:r>
          <w:rPr>
            <w:rStyle w:val="NormalTok"/>
          </w:rPr>
          <w:t xml:space="preserve">sim_truth </w:t>
        </w:r>
      </w:ins>
      <w:ins w:id="2132" w:author="PR Preview" w:date="2026-01-01T00:00:00Z">
        <w:r>
          <w:rPr>
            <w:rStyle w:val="OperatorTok"/>
          </w:rPr>
          <w:t xml:space="preserve">=</w:t>
        </w:r>
      </w:ins>
      <w:ins w:id="2133" w:author="PR Preview" w:date="2026-01-01T00:00:00Z">
        <w:r>
          <w:rPr>
            <w:rStyle w:val="NormalTok"/>
          </w:rPr>
          <w:t xml:space="preserve"> </w:t>
        </w:r>
      </w:ins>
      <w:ins w:id="2134" w:author="PR Preview" w:date="2026-01-01T00:00:00Z">
        <w:r>
          <w:rPr>
            <w:rStyle w:val="FloatTok"/>
          </w:rPr>
          <w:t xml:space="preserve">0.3</w:t>
        </w:r>
      </w:ins>
      <w:ins w:id="2135" w:author="PR Preview" w:date="2026-01-01T00:00:00Z">
        <w:r>
          <w:br/>
        </w:r>
      </w:ins>
      <w:ins w:id="2136" w:author="PR Preview" w:date="2026-01-01T00:00:00Z">
        <w:r>
          <w:br/>
        </w:r>
      </w:ins>
      <w:ins w:id="2137" w:author="PR Preview" w:date="2026-01-01T00:00:00Z">
        <w:r>
          <w:br/>
        </w:r>
      </w:ins>
      <w:ins w:id="2138" w:author="PR Preview" w:date="2026-01-01T00:00:00Z">
        <w:r>
          <w:rPr>
            <w:rStyle w:val="KeywordTok"/>
          </w:rPr>
          <w:t xml:space="preserve">def</w:t>
        </w:r>
      </w:ins>
      <w:ins w:id="2139" w:author="PR Preview" w:date="2026-01-01T00:00:00Z">
        <w:r>
          <w:rPr>
            <w:rStyle w:val="NormalTok"/>
          </w:rPr>
          <w:t xml:space="preserve"> t_spread(y):</w:t>
        </w:r>
      </w:ins>
      <w:ins w:id="2140" w:author="PR Preview" w:date="2026-01-01T00:00:00Z">
        <w:r>
          <w:br/>
        </w:r>
      </w:ins>
      <w:ins w:id="2141" w:author="PR Preview" w:date="2026-01-01T00:00:00Z">
        <w:r>
          <w:rPr>
            <w:rStyle w:val="NormalTok"/>
          </w:rPr>
          <w:t xml:space="preserve">    group_means </w:t>
        </w:r>
      </w:ins>
      <w:ins w:id="2142" w:author="PR Preview" w:date="2026-01-01T00:00:00Z">
        <w:r>
          <w:rPr>
            <w:rStyle w:val="OperatorTok"/>
          </w:rPr>
          <w:t xml:space="preserve">=</w:t>
        </w:r>
      </w:ins>
      <w:ins w:id="2143" w:author="PR Preview" w:date="2026-01-01T00:00:00Z">
        <w:r>
          <w:rPr>
            <w:rStyle w:val="NormalTok"/>
          </w:rPr>
          <w:t xml:space="preserve"> pd.Series(y).groupby(race).mean()</w:t>
        </w:r>
      </w:ins>
      <w:ins w:id="2144" w:author="PR Preview" w:date="2026-01-01T00:00:00Z">
        <w:r>
          <w:br/>
        </w:r>
      </w:ins>
      <w:ins w:id="2145" w:author="PR Preview" w:date="2026-01-01T00:00:00Z">
        <w:r>
          <w:rPr>
            <w:rStyle w:val="NormalTok"/>
          </w:rPr>
          <w:t xml:space="preserve">    </w:t>
        </w:r>
      </w:ins>
      <w:ins w:id="2146" w:author="PR Preview" w:date="2026-01-01T00:00:00Z">
        <w:r>
          <w:rPr>
            <w:rStyle w:val="ControlFlowTok"/>
          </w:rPr>
          <w:t xml:space="preserve">return</w:t>
        </w:r>
      </w:ins>
      <w:ins w:id="2147" w:author="PR Preview" w:date="2026-01-01T00:00:00Z">
        <w:r>
          <w:rPr>
            <w:rStyle w:val="NormalTok"/>
          </w:rPr>
          <w:t xml:space="preserve"> group_means.</w:t>
        </w:r>
      </w:ins>
      <w:ins w:id="2148" w:author="PR Preview" w:date="2026-01-01T00:00:00Z">
        <w:r>
          <w:rPr>
            <w:rStyle w:val="BuiltInTok"/>
          </w:rPr>
          <w:t xml:space="preserve">max</w:t>
        </w:r>
      </w:ins>
      <w:ins w:id="2149" w:author="PR Preview" w:date="2026-01-01T00:00:00Z">
        <w:r>
          <w:rPr>
            <w:rStyle w:val="NormalTok"/>
          </w:rPr>
          <w:t xml:space="preserve">() </w:t>
        </w:r>
      </w:ins>
      <w:ins w:id="2150" w:author="PR Preview" w:date="2026-01-01T00:00:00Z">
        <w:r>
          <w:rPr>
            <w:rStyle w:val="OperatorTok"/>
          </w:rPr>
          <w:t xml:space="preserve">-</w:t>
        </w:r>
      </w:ins>
      <w:ins w:id="2151" w:author="PR Preview" w:date="2026-01-01T00:00:00Z">
        <w:r>
          <w:rPr>
            <w:rStyle w:val="NormalTok"/>
          </w:rPr>
          <w:t xml:space="preserve"> group_means.</w:t>
        </w:r>
      </w:ins>
      <w:ins w:id="2152" w:author="PR Preview" w:date="2026-01-01T00:00:00Z">
        <w:r>
          <w:rPr>
            <w:rStyle w:val="BuiltInTok"/>
          </w:rPr>
          <w:t xml:space="preserve">min</w:t>
        </w:r>
      </w:ins>
      <w:ins w:id="2153" w:author="PR Preview" w:date="2026-01-01T00:00:00Z">
        <w:r>
          <w:rPr>
            <w:rStyle w:val="NormalTok"/>
          </w:rPr>
          <w:t xml:space="preserve">()</w:t>
        </w:r>
      </w:ins>
      <w:ins w:id="2154" w:author="PR Preview" w:date="2026-01-01T00:00:00Z">
        <w:r>
          <w:br/>
        </w:r>
      </w:ins>
      <w:ins w:id="2155" w:author="PR Preview" w:date="2026-01-01T00:00:00Z">
        <w:r>
          <w:br/>
        </w:r>
      </w:ins>
      <w:ins w:id="2156" w:author="PR Preview" w:date="2026-01-01T00:00:00Z">
        <w:r>
          <w:br/>
        </w:r>
      </w:ins>
      <w:ins w:id="2157" w:author="PR Preview" w:date="2026-01-01T00:00:00Z">
        <w:r>
          <w:rPr>
            <w:rStyle w:val="NormalTok"/>
          </w:rPr>
          <w:t xml:space="preserve">rng </w:t>
        </w:r>
      </w:ins>
      <w:ins w:id="2158" w:author="PR Preview" w:date="2026-01-01T00:00:00Z">
        <w:r>
          <w:rPr>
            <w:rStyle w:val="OperatorTok"/>
          </w:rPr>
          <w:t xml:space="preserve">=</w:t>
        </w:r>
      </w:ins>
      <w:ins w:id="2159" w:author="PR Preview" w:date="2026-01-01T00:00:00Z">
        <w:r>
          <w:rPr>
            <w:rStyle w:val="NormalTok"/>
          </w:rPr>
          <w:t xml:space="preserve"> np.random.default_rng(</w:t>
        </w:r>
      </w:ins>
      <w:ins w:id="2160" w:author="PR Preview" w:date="2026-01-01T00:00:00Z">
        <w:r>
          <w:rPr>
            <w:rStyle w:val="DecValTok"/>
          </w:rPr>
          <w:t xml:space="preserve">4</w:t>
        </w:r>
      </w:ins>
      <w:ins w:id="2161" w:author="PR Preview" w:date="2026-01-01T00:00:00Z">
        <w:r>
          <w:rPr>
            <w:rStyle w:val="NormalTok"/>
          </w:rPr>
          <w:t xml:space="preserve">)</w:t>
        </w:r>
      </w:ins>
      <w:ins w:id="2162" w:author="PR Preview" w:date="2026-01-01T00:00:00Z">
        <w:r>
          <w:br/>
        </w:r>
      </w:ins>
      <w:ins w:id="2163" w:author="PR Preview" w:date="2026-01-01T00:00:00Z">
        <w:r>
          <w:rPr>
            <w:rStyle w:val="NormalTok"/>
          </w:rPr>
          <w:t xml:space="preserve">check_data </w:t>
        </w:r>
      </w:ins>
      <w:ins w:id="2164" w:author="PR Preview" w:date="2026-01-01T00:00:00Z">
        <w:r>
          <w:rPr>
            <w:rStyle w:val="OperatorTok"/>
          </w:rPr>
          <w:t xml:space="preserve">=</w:t>
        </w:r>
      </w:ins>
      <w:ins w:id="2165" w:author="PR Preview" w:date="2026-01-01T00:00:00Z">
        <w:r>
          <w:rPr>
            <w:rStyle w:val="NormalTok"/>
          </w:rPr>
          <w:t xml:space="preserve"> {</w:t>
        </w:r>
      </w:ins>
      <w:ins w:id="2166" w:author="PR Preview" w:date="2026-01-01T00:00:00Z">
        <w:r>
          <w:br/>
        </w:r>
      </w:ins>
      <w:ins w:id="2167" w:author="PR Preview" w:date="2026-01-01T00:00:00Z">
        <w:r>
          <w:rPr>
            <w:rStyle w:val="NormalTok"/>
          </w:rPr>
          <w:t xml:space="preserve">    </w:t>
        </w:r>
      </w:ins>
      <w:ins w:id="2168" w:author="PR Preview" w:date="2026-01-01T00:00:00Z">
        <w:r>
          <w:rPr>
            <w:rStyle w:val="StringTok"/>
          </w:rPr>
          <w:t xml:space="preserve">"simulated"</w:t>
        </w:r>
      </w:ins>
      <w:ins w:id="2169" w:author="PR Preview" w:date="2026-01-01T00:00:00Z">
        <w:r>
          <w:rPr>
            <w:rStyle w:val="NormalTok"/>
          </w:rPr>
          <w:t xml:space="preserve">: rng.binomial(</w:t>
        </w:r>
      </w:ins>
      <w:ins w:id="2170" w:author="PR Preview" w:date="2026-01-01T00:00:00Z">
        <w:r>
          <w:rPr>
            <w:rStyle w:val="DecValTok"/>
          </w:rPr>
          <w:t xml:space="preserve">1</w:t>
        </w:r>
      </w:ins>
      <w:ins w:id="2171" w:author="PR Preview" w:date="2026-01-01T00:00:00Z">
        <w:r>
          <w:rPr>
            <w:rStyle w:val="NormalTok"/>
          </w:rPr>
          <w:t xml:space="preserve">, sim_truth, size</w:t>
        </w:r>
      </w:ins>
      <w:ins w:id="2172" w:author="PR Preview" w:date="2026-01-01T00:00:00Z">
        <w:r>
          <w:rPr>
            <w:rStyle w:val="OperatorTok"/>
          </w:rPr>
          <w:t xml:space="preserve">=</w:t>
        </w:r>
      </w:ins>
      <w:ins w:id="2173" w:author="PR Preview" w:date="2026-01-01T00:00:00Z">
        <w:r>
          <w:rPr>
            <w:rStyle w:val="NormalTok"/>
          </w:rPr>
          <w:t xml:space="preserve">n_mothers),</w:t>
        </w:r>
      </w:ins>
      <w:ins w:id="2174" w:author="PR Preview" w:date="2026-01-01T00:00:00Z">
        <w:r>
          <w:br/>
        </w:r>
      </w:ins>
      <w:ins w:id="2175" w:author="PR Preview" w:date="2026-01-01T00:00:00Z">
        <w:r>
          <w:rPr>
            <w:rStyle w:val="NormalTok"/>
          </w:rPr>
          <w:t xml:space="preserve">    </w:t>
        </w:r>
      </w:ins>
      <w:ins w:id="2176" w:author="PR Preview" w:date="2026-01-01T00:00:00Z">
        <w:r>
          <w:rPr>
            <w:rStyle w:val="StringTok"/>
          </w:rPr>
          <w:t xml:space="preserve">"real (birthwt)"</w:t>
        </w:r>
      </w:ins>
      <w:ins w:id="2177" w:author="PR Preview" w:date="2026-01-01T00:00:00Z">
        <w:r>
          <w:rPr>
            <w:rStyle w:val="NormalTok"/>
          </w:rPr>
          <w:t xml:space="preserve">: smoke_y,</w:t>
        </w:r>
      </w:ins>
      <w:ins w:id="2178" w:author="PR Preview" w:date="2026-01-01T00:00:00Z">
        <w:r>
          <w:br/>
        </w:r>
      </w:ins>
      <w:ins w:id="2179" w:author="PR Preview" w:date="2026-01-01T00:00:00Z">
        <w:r>
          <w:rPr>
            <w:rStyle w:val="NormalTok"/>
          </w:rPr>
          <w:t xml:space="preserve">}</w:t>
        </w:r>
      </w:ins>
      <w:ins w:id="2180" w:author="PR Preview" w:date="2026-01-01T00:00:00Z">
        <w:r>
          <w:br/>
        </w:r>
      </w:ins>
      <w:ins w:id="2181" w:author="PR Preview" w:date="2026-01-01T00:00:00Z">
        <w:r>
          <w:rPr>
            <w:rStyle w:val="NormalTok"/>
          </w:rPr>
          <w:t xml:space="preserve">ppc_draws </w:t>
        </w:r>
      </w:ins>
      <w:ins w:id="2182" w:author="PR Preview" w:date="2026-01-01T00:00:00Z">
        <w:r>
          <w:rPr>
            <w:rStyle w:val="OperatorTok"/>
          </w:rPr>
          <w:t xml:space="preserve">=</w:t>
        </w:r>
      </w:ins>
      <w:ins w:id="2183" w:author="PR Preview" w:date="2026-01-01T00:00:00Z">
        <w:r>
          <w:rPr>
            <w:rStyle w:val="NormalTok"/>
          </w:rPr>
          <w:t xml:space="preserve"> {}</w:t>
        </w:r>
      </w:ins>
      <w:ins w:id="2184" w:author="PR Preview" w:date="2026-01-01T00:00:00Z">
        <w:r>
          <w:br/>
        </w:r>
      </w:ins>
      <w:ins w:id="2185" w:author="PR Preview" w:date="2026-01-01T00:00:00Z">
        <w:r>
          <w:rPr>
            <w:rStyle w:val="ControlFlowTok"/>
          </w:rPr>
          <w:t xml:space="preserve">for</w:t>
        </w:r>
      </w:ins>
      <w:ins w:id="2186" w:author="PR Preview" w:date="2026-01-01T00:00:00Z">
        <w:r>
          <w:rPr>
            <w:rStyle w:val="NormalTok"/>
          </w:rPr>
          <w:t xml:space="preserve"> name, y </w:t>
        </w:r>
      </w:ins>
      <w:ins w:id="2187" w:author="PR Preview" w:date="2026-01-01T00:00:00Z">
        <w:r>
          <w:rPr>
            <w:rStyle w:val="KeywordTok"/>
          </w:rPr>
          <w:t xml:space="preserve">in</w:t>
        </w:r>
      </w:ins>
      <w:ins w:id="2188" w:author="PR Preview" w:date="2026-01-01T00:00:00Z">
        <w:r>
          <w:rPr>
            <w:rStyle w:val="NormalTok"/>
          </w:rPr>
          <w:t xml:space="preserve"> check_data.items():</w:t>
        </w:r>
      </w:ins>
      <w:ins w:id="2189" w:author="PR Preview" w:date="2026-01-01T00:00:00Z">
        <w:r>
          <w:br/>
        </w:r>
      </w:ins>
      <w:ins w:id="2190" w:author="PR Preview" w:date="2026-01-01T00:00:00Z">
        <w:r>
          <w:rPr>
            <w:rStyle w:val="NormalTok"/>
          </w:rPr>
          <w:t xml:space="preserve">    post_a </w:t>
        </w:r>
      </w:ins>
      <w:ins w:id="2191" w:author="PR Preview" w:date="2026-01-01T00:00:00Z">
        <w:r>
          <w:rPr>
            <w:rStyle w:val="OperatorTok"/>
          </w:rPr>
          <w:t xml:space="preserve">=</w:t>
        </w:r>
      </w:ins>
      <w:ins w:id="2192" w:author="PR Preview" w:date="2026-01-01T00:00:00Z">
        <w:r>
          <w:rPr>
            <w:rStyle w:val="NormalTok"/>
          </w:rPr>
          <w:t xml:space="preserve"> </w:t>
        </w:r>
      </w:ins>
      <w:ins w:id="2193" w:author="PR Preview" w:date="2026-01-01T00:00:00Z">
        <w:r>
          <w:rPr>
            <w:rStyle w:val="DecValTok"/>
          </w:rPr>
          <w:t xml:space="preserve">1</w:t>
        </w:r>
      </w:ins>
      <w:ins w:id="2194" w:author="PR Preview" w:date="2026-01-01T00:00:00Z">
        <w:r>
          <w:rPr>
            <w:rStyle w:val="NormalTok"/>
          </w:rPr>
          <w:t xml:space="preserve"> </w:t>
        </w:r>
      </w:ins>
      <w:ins w:id="2195" w:author="PR Preview" w:date="2026-01-01T00:00:00Z">
        <w:r>
          <w:rPr>
            <w:rStyle w:val="OperatorTok"/>
          </w:rPr>
          <w:t xml:space="preserve">+</w:t>
        </w:r>
      </w:ins>
      <w:ins w:id="2196" w:author="PR Preview" w:date="2026-01-01T00:00:00Z">
        <w:r>
          <w:rPr>
            <w:rStyle w:val="NormalTok"/>
          </w:rPr>
          <w:t xml:space="preserve"> y.</w:t>
        </w:r>
      </w:ins>
      <w:ins w:id="2197" w:author="PR Preview" w:date="2026-01-01T00:00:00Z">
        <w:r>
          <w:rPr>
            <w:rStyle w:val="BuiltInTok"/>
          </w:rPr>
          <w:t xml:space="preserve">sum</w:t>
        </w:r>
      </w:ins>
      <w:ins w:id="2198" w:author="PR Preview" w:date="2026-01-01T00:00:00Z">
        <w:r>
          <w:rPr>
            <w:rStyle w:val="NormalTok"/>
          </w:rPr>
          <w:t xml:space="preserve">()</w:t>
        </w:r>
      </w:ins>
      <w:ins w:id="2199" w:author="PR Preview" w:date="2026-01-01T00:00:00Z">
        <w:r>
          <w:br/>
        </w:r>
      </w:ins>
      <w:ins w:id="2200" w:author="PR Preview" w:date="2026-01-01T00:00:00Z">
        <w:r>
          <w:rPr>
            <w:rStyle w:val="NormalTok"/>
          </w:rPr>
          <w:t xml:space="preserve">    post_b </w:t>
        </w:r>
      </w:ins>
      <w:ins w:id="2201" w:author="PR Preview" w:date="2026-01-01T00:00:00Z">
        <w:r>
          <w:rPr>
            <w:rStyle w:val="OperatorTok"/>
          </w:rPr>
          <w:t xml:space="preserve">=</w:t>
        </w:r>
      </w:ins>
      <w:ins w:id="2202" w:author="PR Preview" w:date="2026-01-01T00:00:00Z">
        <w:r>
          <w:rPr>
            <w:rStyle w:val="NormalTok"/>
          </w:rPr>
          <w:t xml:space="preserve"> </w:t>
        </w:r>
      </w:ins>
      <w:ins w:id="2203" w:author="PR Preview" w:date="2026-01-01T00:00:00Z">
        <w:r>
          <w:rPr>
            <w:rStyle w:val="DecValTok"/>
          </w:rPr>
          <w:t xml:space="preserve">1</w:t>
        </w:r>
      </w:ins>
      <w:ins w:id="2204" w:author="PR Preview" w:date="2026-01-01T00:00:00Z">
        <w:r>
          <w:rPr>
            <w:rStyle w:val="NormalTok"/>
          </w:rPr>
          <w:t xml:space="preserve"> </w:t>
        </w:r>
      </w:ins>
      <w:ins w:id="2205" w:author="PR Preview" w:date="2026-01-01T00:00:00Z">
        <w:r>
          <w:rPr>
            <w:rStyle w:val="OperatorTok"/>
          </w:rPr>
          <w:t xml:space="preserve">+</w:t>
        </w:r>
      </w:ins>
      <w:ins w:id="2206" w:author="PR Preview" w:date="2026-01-01T00:00:00Z">
        <w:r>
          <w:rPr>
            <w:rStyle w:val="NormalTok"/>
          </w:rPr>
          <w:t xml:space="preserve"> </w:t>
        </w:r>
      </w:ins>
      <w:ins w:id="2207" w:author="PR Preview" w:date="2026-01-01T00:00:00Z">
        <w:r>
          <w:rPr>
            <w:rStyle w:val="BuiltInTok"/>
          </w:rPr>
          <w:t xml:space="preserve">len</w:t>
        </w:r>
      </w:ins>
      <w:ins w:id="2208" w:author="PR Preview" w:date="2026-01-01T00:00:00Z">
        <w:r>
          <w:rPr>
            <w:rStyle w:val="NormalTok"/>
          </w:rPr>
          <w:t xml:space="preserve">(y) </w:t>
        </w:r>
      </w:ins>
      <w:ins w:id="2209" w:author="PR Preview" w:date="2026-01-01T00:00:00Z">
        <w:r>
          <w:rPr>
            <w:rStyle w:val="OperatorTok"/>
          </w:rPr>
          <w:t xml:space="preserve">-</w:t>
        </w:r>
      </w:ins>
      <w:ins w:id="2210" w:author="PR Preview" w:date="2026-01-01T00:00:00Z">
        <w:r>
          <w:rPr>
            <w:rStyle w:val="NormalTok"/>
          </w:rPr>
          <w:t xml:space="preserve"> y.</w:t>
        </w:r>
      </w:ins>
      <w:ins w:id="2211" w:author="PR Preview" w:date="2026-01-01T00:00:00Z">
        <w:r>
          <w:rPr>
            <w:rStyle w:val="BuiltInTok"/>
          </w:rPr>
          <w:t xml:space="preserve">sum</w:t>
        </w:r>
      </w:ins>
      <w:ins w:id="2212" w:author="PR Preview" w:date="2026-01-01T00:00:00Z">
        <w:r>
          <w:rPr>
            <w:rStyle w:val="NormalTok"/>
          </w:rPr>
          <w:t xml:space="preserve">()</w:t>
        </w:r>
      </w:ins>
      <w:ins w:id="2213" w:author="PR Preview" w:date="2026-01-01T00:00:00Z">
        <w:r>
          <w:br/>
        </w:r>
      </w:ins>
      <w:ins w:id="2214" w:author="PR Preview" w:date="2026-01-01T00:00:00Z">
        <w:r>
          <w:rPr>
            <w:rStyle w:val="NormalTok"/>
          </w:rPr>
          <w:t xml:space="preserve">    prob_draws </w:t>
        </w:r>
      </w:ins>
      <w:ins w:id="2215" w:author="PR Preview" w:date="2026-01-01T00:00:00Z">
        <w:r>
          <w:rPr>
            <w:rStyle w:val="OperatorTok"/>
          </w:rPr>
          <w:t xml:space="preserve">=</w:t>
        </w:r>
      </w:ins>
      <w:ins w:id="2216" w:author="PR Preview" w:date="2026-01-01T00:00:00Z">
        <w:r>
          <w:rPr>
            <w:rStyle w:val="NormalTok"/>
          </w:rPr>
          <w:t xml:space="preserve"> rng.beta(post_a, post_b, size</w:t>
        </w:r>
      </w:ins>
      <w:ins w:id="2217" w:author="PR Preview" w:date="2026-01-01T00:00:00Z">
        <w:r>
          <w:rPr>
            <w:rStyle w:val="OperatorTok"/>
          </w:rPr>
          <w:t xml:space="preserve">=</w:t>
        </w:r>
      </w:ins>
      <w:ins w:id="2218" w:author="PR Preview" w:date="2026-01-01T00:00:00Z">
        <w:r>
          <w:rPr>
            <w:rStyle w:val="DecValTok"/>
          </w:rPr>
          <w:t xml:space="preserve">4000</w:t>
        </w:r>
      </w:ins>
      <w:ins w:id="2219" w:author="PR Preview" w:date="2026-01-01T00:00:00Z">
        <w:r>
          <w:rPr>
            <w:rStyle w:val="NormalTok"/>
          </w:rPr>
          <w:t xml:space="preserve">)</w:t>
        </w:r>
      </w:ins>
      <w:ins w:id="2220" w:author="PR Preview" w:date="2026-01-01T00:00:00Z">
        <w:r>
          <w:br/>
        </w:r>
      </w:ins>
      <w:ins w:id="2221" w:author="PR Preview" w:date="2026-01-01T00:00:00Z">
        <w:r>
          <w:rPr>
            <w:rStyle w:val="NormalTok"/>
          </w:rPr>
          <w:t xml:space="preserve">    t_rep </w:t>
        </w:r>
      </w:ins>
      <w:ins w:id="2222" w:author="PR Preview" w:date="2026-01-01T00:00:00Z">
        <w:r>
          <w:rPr>
            <w:rStyle w:val="OperatorTok"/>
          </w:rPr>
          <w:t xml:space="preserve">=</w:t>
        </w:r>
      </w:ins>
      <w:ins w:id="2223" w:author="PR Preview" w:date="2026-01-01T00:00:00Z">
        <w:r>
          <w:rPr>
            <w:rStyle w:val="NormalTok"/>
          </w:rPr>
          <w:t xml:space="preserve"> np.array([t_spread(rng.binomial(</w:t>
        </w:r>
      </w:ins>
      <w:ins w:id="2224" w:author="PR Preview" w:date="2026-01-01T00:00:00Z">
        <w:r>
          <w:rPr>
            <w:rStyle w:val="DecValTok"/>
          </w:rPr>
          <w:t xml:space="preserve">1</w:t>
        </w:r>
      </w:ins>
      <w:ins w:id="2225" w:author="PR Preview" w:date="2026-01-01T00:00:00Z">
        <w:r>
          <w:rPr>
            <w:rStyle w:val="NormalTok"/>
          </w:rPr>
          <w:t xml:space="preserve">, p, size</w:t>
        </w:r>
      </w:ins>
      <w:ins w:id="2226" w:author="PR Preview" w:date="2026-01-01T00:00:00Z">
        <w:r>
          <w:rPr>
            <w:rStyle w:val="OperatorTok"/>
          </w:rPr>
          <w:t xml:space="preserve">=</w:t>
        </w:r>
      </w:ins>
      <w:ins w:id="2227" w:author="PR Preview" w:date="2026-01-01T00:00:00Z">
        <w:r>
          <w:rPr>
            <w:rStyle w:val="NormalTok"/>
          </w:rPr>
          <w:t xml:space="preserve">n_mothers))</w:t>
        </w:r>
      </w:ins>
      <w:ins w:id="2228" w:author="PR Preview" w:date="2026-01-01T00:00:00Z">
        <w:r>
          <w:br/>
        </w:r>
      </w:ins>
      <w:ins w:id="2229" w:author="PR Preview" w:date="2026-01-01T00:00:00Z">
        <w:r>
          <w:rPr>
            <w:rStyle w:val="NormalTok"/>
          </w:rPr>
          <w:t xml:space="preserve">                      </w:t>
        </w:r>
      </w:ins>
      <w:ins w:id="2230" w:author="PR Preview" w:date="2026-01-01T00:00:00Z">
        <w:r>
          <w:rPr>
            <w:rStyle w:val="ControlFlowTok"/>
          </w:rPr>
          <w:t xml:space="preserve">for</w:t>
        </w:r>
      </w:ins>
      <w:ins w:id="2231" w:author="PR Preview" w:date="2026-01-01T00:00:00Z">
        <w:r>
          <w:rPr>
            <w:rStyle w:val="NormalTok"/>
          </w:rPr>
          <w:t xml:space="preserve"> p </w:t>
        </w:r>
      </w:ins>
      <w:ins w:id="2232" w:author="PR Preview" w:date="2026-01-01T00:00:00Z">
        <w:r>
          <w:rPr>
            <w:rStyle w:val="KeywordTok"/>
          </w:rPr>
          <w:t xml:space="preserve">in</w:t>
        </w:r>
      </w:ins>
      <w:ins w:id="2233" w:author="PR Preview" w:date="2026-01-01T00:00:00Z">
        <w:r>
          <w:rPr>
            <w:rStyle w:val="NormalTok"/>
          </w:rPr>
          <w:t xml:space="preserve"> prob_draws])</w:t>
        </w:r>
      </w:ins>
      <w:ins w:id="2234" w:author="PR Preview" w:date="2026-01-01T00:00:00Z">
        <w:r>
          <w:br/>
        </w:r>
      </w:ins>
      <w:ins w:id="2235" w:author="PR Preview" w:date="2026-01-01T00:00:00Z">
        <w:r>
          <w:rPr>
            <w:rStyle w:val="NormalTok"/>
          </w:rPr>
          <w:t xml:space="preserve">    ppc_draws[name] </w:t>
        </w:r>
      </w:ins>
      <w:ins w:id="2236" w:author="PR Preview" w:date="2026-01-01T00:00:00Z">
        <w:r>
          <w:rPr>
            <w:rStyle w:val="OperatorTok"/>
          </w:rPr>
          <w:t xml:space="preserve">=</w:t>
        </w:r>
      </w:ins>
      <w:ins w:id="2237" w:author="PR Preview" w:date="2026-01-01T00:00:00Z">
        <w:r>
          <w:rPr>
            <w:rStyle w:val="NormalTok"/>
          </w:rPr>
          <w:t xml:space="preserve"> (t_rep, t_spread(y))</w:t>
        </w:r>
      </w:ins>
      <w:ins w:id="2238" w:author="PR Preview" w:date="2026-01-01T00:00:00Z">
        <w:r>
          <w:br/>
        </w:r>
      </w:ins>
      <w:ins w:id="2239" w:author="PR Preview" w:date="2026-01-01T00:00:00Z">
        <w:r>
          <w:br/>
        </w:r>
      </w:ins>
      <w:ins w:id="2240" w:author="PR Preview" w:date="2026-01-01T00:00:00Z">
        <w:r>
          <w:rPr>
            <w:rStyle w:val="NormalTok"/>
          </w:rPr>
          <w:t xml:space="preserve">{name: t_obs </w:t>
        </w:r>
      </w:ins>
      <w:ins w:id="2241" w:author="PR Preview" w:date="2026-01-01T00:00:00Z">
        <w:r>
          <w:rPr>
            <w:rStyle w:val="ControlFlowTok"/>
          </w:rPr>
          <w:t xml:space="preserve">for</w:t>
        </w:r>
      </w:ins>
      <w:ins w:id="2242" w:author="PR Preview" w:date="2026-01-01T00:00:00Z">
        <w:r>
          <w:rPr>
            <w:rStyle w:val="NormalTok"/>
          </w:rPr>
          <w:t xml:space="preserve"> name, (t_rep, t_obs) </w:t>
        </w:r>
      </w:ins>
      <w:ins w:id="2243" w:author="PR Preview" w:date="2026-01-01T00:00:00Z">
        <w:r>
          <w:rPr>
            <w:rStyle w:val="KeywordTok"/>
          </w:rPr>
          <w:t xml:space="preserve">in</w:t>
        </w:r>
      </w:ins>
      <w:ins w:id="2244" w:author="PR Preview" w:date="2026-01-01T00:00:00Z">
        <w:r>
          <w:rPr>
            <w:rStyle w:val="NormalTok"/>
          </w:rPr>
          <w:t xml:space="preserve"> ppc_draws.items()}</w:t>
        </w:r>
      </w:ins>
      <w:ins w:id="2245" w:author="PR Preview" w:date="2026-01-01T00:00:00Z">
        <w:r>
          <w:br/>
        </w:r>
      </w:ins>
      <w:ins w:id="2246" w:author="PR Preview" w:date="2026-01-01T00:00:00Z">
        <w:r>
          <w:rPr>
            <w:rStyle w:val="CommentTok"/>
          </w:rPr>
          <w:t xml:space="preserve">#&gt; {'simulated': np.float64(0.13168532338308458), 'real (birthwt)': np.float64(0.36256218905472637)}</w:t>
        </w:r>
      </w:ins>
    </w:p>
    <w:p>
      <w:pPr>
        <w:pStyle w:val="FirstParagraph"/>
      </w:pPr>
      <w:hyperlink w:anchor="fig-posterior-predictive-check">
        <w:ins w:id="2247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compares the replicated and observed values of</w:t>
        </w:r>
      </w:ins>
      <w:ins w:id="2250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2</m:t>
            </m:r>
          </m:sub>
        </m:sSub>
      </m:oMath>
      <w:ins w:id="2251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ins w:id="2252" w:author="PR Preview" w:date="2026-01-01T00:00:00Z">
        <w:r>
          <w:t xml:space="preserve">For the simulated data,</w:t>
        </w:r>
      </w:ins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the observed spread looks like the replicated spreads,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as it should, because the model generated those data.</w:t>
        </w:r>
      </w:ins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For the real data,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the observed spread is larger than almost every replicated spread: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the smoking proportion really does differ by race in these data,</w:t>
        </w:r>
      </w:ins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and a model with one</w:t>
        </w:r>
      </w:ins>
      <w:ins w:id="2265" w:author="PR Preview" w:date="2026-01-01T00:00:00Z">
        <w:r>
          <w:t xml:space="preserve"> </w:t>
        </w:r>
      </w:ins>
      <m:oMath>
        <m:r>
          <m:t>π</m:t>
        </m:r>
      </m:oMath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for everyone cannot reproduce that.</w:t>
        </w:r>
      </w:ins>
    </w:p>
    <w:bookmarkEnd w:id="114"/>
    <w:bookmarkStart w:id="115" w:name="def-ppp-value"/>
    <w:p>
      <w:pPr>
        <w:pStyle w:val="BodyText"/>
      </w:pPr>
      <w:ins w:id="2268" w:author="PR Preview" w:date="2026-01-01T00:00:00Z">
        <w:r>
          <w:rPr>
            <w:b/>
            <w:bCs/>
          </w:rPr>
          <w:t xml:space="preserve">Definition 21 (Posterior predictive p-value)</w:t>
        </w:r>
      </w:ins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The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rPr>
            <w:b/>
            <w:bCs/>
          </w:rPr>
          <w:t xml:space="preserve">posterior predictive p-value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of a</w:t>
        </w:r>
      </w:ins>
      <w:ins w:id="2275" w:author="PR Preview" w:date="2026-01-01T00:00:00Z">
        <w:r>
          <w:t xml:space="preserve"> </w:t>
        </w:r>
      </w:ins>
      <w:hyperlink w:anchor="def-test-quantity">
        <w:ins w:id="2276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2277" w:author="PR Preview" w:date="2026-01-01T00:00:00Z">
        <w:r>
          <w:t xml:space="preserve"> </w:t>
        </w:r>
      </w:ins>
      <m:oMath>
        <m:r>
          <m:t>T</m:t>
        </m:r>
      </m:oMath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is the posterior probability that a replicated data set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gives a value of</w:t>
        </w:r>
      </w:ins>
      <w:ins w:id="2282" w:author="PR Preview" w:date="2026-01-01T00:00:00Z">
        <w:r>
          <w:t xml:space="preserve"> </w:t>
        </w:r>
      </w:ins>
      <m:oMath>
        <m:r>
          <m:t>T</m:t>
        </m:r>
      </m:oMath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at least as large as the observed data do: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285" w:author="PR Preview" w:date="2026-01-01T00:00:00Z">
        <w:r>
          <w:t xml:space="preserve">where the probability is over</w:t>
        </w:r>
      </w:ins>
      <w:ins w:id="2286" w:author="PR Preview" w:date="2026-01-01T00:00:00Z">
        <w:r>
          <w:t xml:space="preserve"> </w:t>
        </w:r>
      </w:ins>
      <m:oMath>
        <m:r>
          <m:t>θ</m:t>
        </m:r>
      </m:oMath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drawn from its</w:t>
        </w:r>
      </w:ins>
      <w:ins w:id="2289" w:author="PR Preview" w:date="2026-01-01T00:00:00Z">
        <w:r>
          <w:t xml:space="preserve"> </w:t>
        </w:r>
      </w:ins>
      <w:hyperlink w:anchor="def-posterior">
        <w:ins w:id="2290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and</w:t>
        </w:r>
      </w:ins>
      <w:ins w:id="229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drawn from the model given</w:t>
        </w:r>
      </w:ins>
      <w:ins w:id="2296" w:author="PR Preview" w:date="2026-01-01T00:00:00Z">
        <w:r>
          <w:t xml:space="preserve"> </w:t>
        </w:r>
      </w:ins>
      <m:oMath>
        <m:r>
          <m:t>θ</m:t>
        </m:r>
      </m:oMath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(Gelman et al. 2013, sec. 6.3, p. 146)</w:t>
        </w:r>
      </w:ins>
      <w:ins w:id="2299" w:author="PR Preview" w:date="2026-01-01T00:00:00Z">
        <w:r>
          <w:t xml:space="preserve">.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With simulations from a</w:t>
        </w:r>
      </w:ins>
      <w:ins w:id="2302" w:author="PR Preview" w:date="2026-01-01T00:00:00Z">
        <w:r>
          <w:t xml:space="preserve"> </w:t>
        </w:r>
      </w:ins>
      <w:hyperlink w:anchor="def-posterior-predictive-check">
        <w:ins w:id="2303" w:author="PR Preview" w:date="2026-01-01T00:00:00Z">
          <w:r>
            <w:rPr>
              <w:rStyle w:val="Hyperlink"/>
            </w:rPr>
            <w:t xml:space="preserve">posterior predictive check</w:t>
          </w:r>
        </w:ins>
      </w:hyperlink>
      <w:ins w:id="2304" w:author="PR Preview" w:date="2026-01-01T00:00:00Z">
        <w:r>
          <w:t xml:space="preserve">,</w:t>
        </w:r>
      </w:ins>
      <w:ins w:id="230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B</m:t>
            </m:r>
          </m:sub>
        </m:sSub>
      </m:oMath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is estimated by the proportion of replicated values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at least as large as the observed value.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A value near 0 or 1 means the observed data are unusual under the model.</w:t>
        </w:r>
      </w:ins>
    </w:p>
    <w:bookmarkEnd w:id="115"/>
    <w:bookmarkStart w:id="117" w:name="exm-ppp-value"/>
    <w:p>
      <w:pPr>
        <w:pStyle w:val="BodyText"/>
      </w:pPr>
      <w:ins w:id="2312" w:author="PR Preview" w:date="2026-01-01T00:00:00Z">
        <w:r>
          <w:rPr>
            <w:b/>
            <w:bCs/>
          </w:rPr>
          <w:t xml:space="preserve">Example 23 (Posterior predictive p-values for the race spread)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From the simulations of</w:t>
        </w:r>
      </w:ins>
      <w:ins w:id="2315" w:author="PR Preview" w:date="2026-01-01T00:00:00Z">
        <w:r>
          <w:t xml:space="preserve"> </w:t>
        </w:r>
      </w:ins>
      <w:hyperlink w:anchor="exm-posterior-predictive-check">
        <w:ins w:id="231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317" w:author="PR Preview" w:date="2026-01-01T00:00:00Z">
        <w:r>
          <w:t xml:space="preserve">:</w:t>
        </w:r>
      </w:ins>
    </w:p>
    <w:p>
      <w:pPr>
        <w:pStyle w:val="Heading4"/>
      </w:pPr>
      <w:ins w:id="2318" w:author="PR Preview" w:date="2026-01-01T00:00:00Z">
        <w:r>
          <w:t xml:space="preserve">R</w:t>
        </w:r>
      </w:ins>
    </w:p>
    <w:p>
      <w:pPr>
        <w:pStyle w:val="SourceCode"/>
      </w:pPr>
      <w:ins w:id="2319" w:author="PR Preview" w:date="2026-01-01T00:00:00Z">
        <w:r>
          <w:rPr>
            <w:rStyle w:val="NormalTok"/>
          </w:rPr>
          <w:t xml:space="preserve">ppp_values </w:t>
        </w:r>
      </w:ins>
      <w:ins w:id="2320" w:author="PR Preview" w:date="2026-01-01T00:00:00Z">
        <w:r>
          <w:rPr>
            <w:rStyle w:val="OtherTok"/>
          </w:rPr>
          <w:t xml:space="preserve">&lt;-</w:t>
        </w:r>
      </w:ins>
      <w:ins w:id="2321" w:author="PR Preview" w:date="2026-01-01T00:00:00Z">
        <w:r>
          <w:rPr>
            <w:rStyle w:val="NormalTok"/>
          </w:rPr>
          <w:t xml:space="preserve"> </w:t>
        </w:r>
      </w:ins>
      <w:ins w:id="2322" w:author="PR Preview" w:date="2026-01-01T00:00:00Z">
        <w:r>
          <w:rPr>
            <w:rStyle w:val="FunctionTok"/>
          </w:rPr>
          <w:t xml:space="preserve">tapply</w:t>
        </w:r>
      </w:ins>
      <w:ins w:id="2323" w:author="PR Preview" w:date="2026-01-01T00:00:00Z">
        <w:r>
          <w:rPr>
            <w:rStyle w:val="NormalTok"/>
          </w:rPr>
          <w:t xml:space="preserve">(</w:t>
        </w:r>
      </w:ins>
      <w:ins w:id="2324" w:author="PR Preview" w:date="2026-01-01T00:00:00Z">
        <w:r>
          <w:br/>
        </w:r>
      </w:ins>
      <w:ins w:id="2325" w:author="PR Preview" w:date="2026-01-01T00:00:00Z">
        <w:r>
          <w:rPr>
            <w:rStyle w:val="NormalTok"/>
          </w:rPr>
          <w:t xml:space="preserve">  ppc_draws</w:t>
        </w:r>
      </w:ins>
      <w:ins w:id="2326" w:author="PR Preview" w:date="2026-01-01T00:00:00Z">
        <w:r>
          <w:rPr>
            <w:rStyle w:val="SpecialCharTok"/>
          </w:rPr>
          <w:t xml:space="preserve">$</w:t>
        </w:r>
      </w:ins>
      <w:ins w:id="2327" w:author="PR Preview" w:date="2026-01-01T00:00:00Z">
        <w:r>
          <w:rPr>
            <w:rStyle w:val="NormalTok"/>
          </w:rPr>
          <w:t xml:space="preserve">t_rep </w:t>
        </w:r>
      </w:ins>
      <w:ins w:id="2328" w:author="PR Preview" w:date="2026-01-01T00:00:00Z">
        <w:r>
          <w:rPr>
            <w:rStyle w:val="SpecialCharTok"/>
          </w:rPr>
          <w:t xml:space="preserve">&gt;=</w:t>
        </w:r>
      </w:ins>
      <w:ins w:id="2329" w:author="PR Preview" w:date="2026-01-01T00:00:00Z">
        <w:r>
          <w:rPr>
            <w:rStyle w:val="NormalTok"/>
          </w:rPr>
          <w:t xml:space="preserve"> ppc_draws</w:t>
        </w:r>
      </w:ins>
      <w:ins w:id="2330" w:author="PR Preview" w:date="2026-01-01T00:00:00Z">
        <w:r>
          <w:rPr>
            <w:rStyle w:val="SpecialCharTok"/>
          </w:rPr>
          <w:t xml:space="preserve">$</w:t>
        </w:r>
      </w:ins>
      <w:ins w:id="2331" w:author="PR Preview" w:date="2026-01-01T00:00:00Z">
        <w:r>
          <w:rPr>
            <w:rStyle w:val="NormalTok"/>
          </w:rPr>
          <w:t xml:space="preserve">t_obs,</w:t>
        </w:r>
      </w:ins>
      <w:ins w:id="2332" w:author="PR Preview" w:date="2026-01-01T00:00:00Z">
        <w:r>
          <w:br/>
        </w:r>
      </w:ins>
      <w:ins w:id="2333" w:author="PR Preview" w:date="2026-01-01T00:00:00Z">
        <w:r>
          <w:rPr>
            <w:rStyle w:val="NormalTok"/>
          </w:rPr>
          <w:t xml:space="preserve">  ppc_draws</w:t>
        </w:r>
      </w:ins>
      <w:ins w:id="2334" w:author="PR Preview" w:date="2026-01-01T00:00:00Z">
        <w:r>
          <w:rPr>
            <w:rStyle w:val="SpecialCharTok"/>
          </w:rPr>
          <w:t xml:space="preserve">$</w:t>
        </w:r>
      </w:ins>
      <w:ins w:id="2335" w:author="PR Preview" w:date="2026-01-01T00:00:00Z">
        <w:r>
          <w:rPr>
            <w:rStyle w:val="NormalTok"/>
          </w:rPr>
          <w:t xml:space="preserve">data_set,</w:t>
        </w:r>
      </w:ins>
      <w:ins w:id="2336" w:author="PR Preview" w:date="2026-01-01T00:00:00Z">
        <w:r>
          <w:br/>
        </w:r>
      </w:ins>
      <w:ins w:id="2337" w:author="PR Preview" w:date="2026-01-01T00:00:00Z">
        <w:r>
          <w:rPr>
            <w:rStyle w:val="NormalTok"/>
          </w:rPr>
          <w:t xml:space="preserve">  mean</w:t>
        </w:r>
      </w:ins>
      <w:ins w:id="2338" w:author="PR Preview" w:date="2026-01-01T00:00:00Z">
        <w:r>
          <w:br/>
        </w:r>
      </w:ins>
      <w:ins w:id="2339" w:author="PR Preview" w:date="2026-01-01T00:00:00Z">
        <w:r>
          <w:rPr>
            <w:rStyle w:val="NormalTok"/>
          </w:rPr>
          <w:t xml:space="preserve">)</w:t>
        </w:r>
      </w:ins>
      <w:ins w:id="2340" w:author="PR Preview" w:date="2026-01-01T00:00:00Z">
        <w:r>
          <w:br/>
        </w:r>
      </w:ins>
      <w:ins w:id="2341" w:author="PR Preview" w:date="2026-01-01T00:00:00Z">
        <w:r>
          <w:rPr>
            <w:rStyle w:val="NormalTok"/>
          </w:rPr>
          <w:t xml:space="preserve">ppp_values</w:t>
        </w:r>
      </w:ins>
      <w:ins w:id="2342" w:author="PR Preview" w:date="2026-01-01T00:00:00Z">
        <w:r>
          <w:br/>
        </w:r>
      </w:ins>
      <w:ins w:id="2343" w:author="PR Preview" w:date="2026-01-01T00:00:00Z">
        <w:r>
          <w:rPr>
            <w:rStyle w:val="CommentTok"/>
          </w:rPr>
          <w:t xml:space="preserve">#&gt;      simulated real (birthwt) </w:t>
        </w:r>
      </w:ins>
      <w:ins w:id="2344" w:author="PR Preview" w:date="2026-01-01T00:00:00Z">
        <w:r>
          <w:br/>
        </w:r>
      </w:ins>
      <w:ins w:id="2345" w:author="PR Preview" w:date="2026-01-01T00:00:00Z">
        <w:r>
          <w:rPr>
            <w:rStyle w:val="CommentTok"/>
          </w:rPr>
          <w:t xml:space="preserve">#&gt;        0.36725        0.00150</w:t>
        </w:r>
      </w:ins>
    </w:p>
    <w:p>
      <w:pPr>
        <w:pStyle w:val="Heading4"/>
      </w:pPr>
      <w:ins w:id="2346" w:author="PR Preview" w:date="2026-01-01T00:00:00Z">
        <w:r>
          <w:t xml:space="preserve">Python</w:t>
        </w:r>
      </w:ins>
    </w:p>
    <w:p>
      <w:pPr>
        <w:pStyle w:val="SourceCode"/>
      </w:pPr>
      <w:ins w:id="2347" w:author="PR Preview" w:date="2026-01-01T00:00:00Z">
        <w:r>
          <w:rPr>
            <w:rStyle w:val="NormalTok"/>
          </w:rPr>
          <w:t xml:space="preserve">{name: (t_rep </w:t>
        </w:r>
      </w:ins>
      <w:ins w:id="2348" w:author="PR Preview" w:date="2026-01-01T00:00:00Z">
        <w:r>
          <w:rPr>
            <w:rStyle w:val="OperatorTok"/>
          </w:rPr>
          <w:t xml:space="preserve">&gt;=</w:t>
        </w:r>
      </w:ins>
      <w:ins w:id="2349" w:author="PR Preview" w:date="2026-01-01T00:00:00Z">
        <w:r>
          <w:rPr>
            <w:rStyle w:val="NormalTok"/>
          </w:rPr>
          <w:t xml:space="preserve"> t_obs).mean() </w:t>
        </w:r>
      </w:ins>
      <w:ins w:id="2350" w:author="PR Preview" w:date="2026-01-01T00:00:00Z">
        <w:r>
          <w:rPr>
            <w:rStyle w:val="ControlFlowTok"/>
          </w:rPr>
          <w:t xml:space="preserve">for</w:t>
        </w:r>
      </w:ins>
      <w:ins w:id="2351" w:author="PR Preview" w:date="2026-01-01T00:00:00Z">
        <w:r>
          <w:rPr>
            <w:rStyle w:val="NormalTok"/>
          </w:rPr>
          <w:t xml:space="preserve"> name, (t_rep, t_obs) </w:t>
        </w:r>
      </w:ins>
      <w:ins w:id="2352" w:author="PR Preview" w:date="2026-01-01T00:00:00Z">
        <w:r>
          <w:rPr>
            <w:rStyle w:val="KeywordTok"/>
          </w:rPr>
          <w:t xml:space="preserve">in</w:t>
        </w:r>
      </w:ins>
      <w:ins w:id="2353" w:author="PR Preview" w:date="2026-01-01T00:00:00Z">
        <w:r>
          <w:rPr>
            <w:rStyle w:val="NormalTok"/>
          </w:rPr>
          <w:t xml:space="preserve"> ppc_draws.items()}</w:t>
        </w:r>
      </w:ins>
      <w:ins w:id="2354" w:author="PR Preview" w:date="2026-01-01T00:00:00Z">
        <w:r>
          <w:br/>
        </w:r>
      </w:ins>
      <w:ins w:id="2355" w:author="PR Preview" w:date="2026-01-01T00:00:00Z">
        <w:r>
          <w:rPr>
            <w:rStyle w:val="CommentTok"/>
          </w:rPr>
          <w:t xml:space="preserve">#&gt; {'simulated': np.float64(0.3545), 'real (birthwt)': np.float64(0.00125)}</w:t>
        </w:r>
      </w:ins>
    </w:p>
    <w:p>
      <w:pPr>
        <w:pStyle w:val="FirstParagraph"/>
      </w:pPr>
      <w:ins w:id="2356" w:author="PR Preview" w:date="2026-01-01T00:00:00Z">
        <w:r>
          <w:t xml:space="preserve">R and Python draw different random numbers,</w:t>
        </w:r>
      </w:ins>
      <w:ins w:id="2357" w:author="PR Preview" w:date="2026-01-01T00:00:00Z">
        <w:r>
          <w:t xml:space="preserve"> </w:t>
        </w:r>
      </w:ins>
      <w:ins w:id="2358" w:author="PR Preview" w:date="2026-01-01T00:00:00Z">
        <w:r>
          <w:t xml:space="preserve">so their p-values differ a little;</w:t>
        </w:r>
      </w:ins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the text uses the R results.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For the simulated data,</w:t>
        </w:r>
      </w:ins>
      <w:ins w:id="236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B</m:t>
            </m:r>
          </m:sub>
        </m:sSub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is 0.367,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so the model passes this check.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For the real data,</w:t>
        </w:r>
      </w:ins>
      <w:ins w:id="237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B</m:t>
            </m:r>
          </m:sub>
        </m:sSub>
      </m:oMath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is 0.002,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so the model fails it.</w:t>
        </w:r>
      </w:ins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The next step would be a model that lets the smoking probability depend on race,</w:t>
        </w:r>
      </w:ins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such as the</w:t>
        </w:r>
      </w:ins>
      <w:ins w:id="2379" w:author="PR Preview" w:date="2026-01-01T00:00:00Z">
        <w:r>
          <w:t xml:space="preserve"> </w:t>
        </w:r>
      </w:ins>
      <w:hyperlink r:id="rId116">
        <w:ins w:id="2380" w:author="PR Preview" w:date="2026-01-01T00:00:00Z">
          <w:r>
            <w:rPr>
              <w:rStyle w:val="Hyperlink"/>
            </w:rPr>
            <w:t xml:space="preserve">Bayesian logistic regression</w:t>
          </w:r>
        </w:ins>
      </w:hyperlink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fitted on the companion page.</w:t>
        </w:r>
      </w:ins>
    </w:p>
    <w:bookmarkEnd w:id="117"/>
    <w:bookmarkEnd w:id="118"/>
    <w:bookmarkStart w:id="126" w:name="sec-bayes-hierarchies"/>
    <w:p>
      <w:pPr>
        <w:pStyle w:val="Heading2"/>
      </w:pPr>
      <w:ins w:id="2383" w:author="PR Preview" w:date="2026-01-01T00:00:00Z">
        <w:r>
          <w:t xml:space="preserve">5 Distributions and hierarchies</w:t>
        </w:r>
      </w:ins>
    </w:p>
    <w:bookmarkStart w:id="119" w:name="def-hierarchical-model"/>
    <w:p>
      <w:pPr>
        <w:pStyle w:val="FirstParagraph"/>
      </w:pPr>
      <w:ins w:id="2384" w:author="PR Preview" w:date="2026-01-01T00:00:00Z">
        <w:r>
          <w:rPr>
            <w:b/>
            <w:bCs/>
          </w:rPr>
          <w:t xml:space="preserve">Definition 22 (Hierarchical model)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A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rPr>
            <w:b/>
            <w:bCs/>
          </w:rPr>
          <w:t xml:space="preserve">hierarchical model</w:t>
        </w:r>
      </w:ins>
      <w:ins w:id="2389" w:author="PR Preview" w:date="2026-01-01T00:00:00Z">
        <w:r>
          <w:t xml:space="preserve">, also called a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rPr>
            <w:b/>
            <w:bCs/>
          </w:rPr>
          <w:t xml:space="preserve">multilevel model</w:t>
        </w:r>
      </w:ins>
      <w:ins w:id="2392" w:author="PR Preview" w:date="2026-01-01T00:00:00Z">
        <w:r>
          <w:t xml:space="preserve">,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is a model in which the data depend on group-level parameters,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and the group-level parameters are themselves random,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with a distribution that depends on further unknown parameters</w:t>
        </w:r>
      </w:ins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(Dobson and Barnett 2018, chap. 12, p. 281)</w:t>
        </w:r>
      </w:ins>
      <w:ins w:id="2401" w:author="PR Preview" w:date="2026-01-01T00:00:00Z">
        <w:r>
          <w:t xml:space="preserve">.</w:t>
        </w:r>
      </w:ins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del w:id="2402" w:author="PR Preview" w:date="2026-01-01T00:00:00Z">
        <w:r>
          <w:rPr>
            <w:b/>
            <w:bCs/>
          </w:rPr>
          <w:delText xml:space="preserve">Definition 17 (Hyperparameter)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In a</w:delText>
        </w:r>
      </w:del>
      <w:del w:id="2405" w:author="PR Preview" w:date="2026-01-01T00:00:00Z">
        <w:r>
          <w:delText xml:space="preserve"> </w:delText>
        </w:r>
      </w:del>
      <w:hyperlink w:anchor="def-hierarchical-model">
        <w:del w:id="2406" w:author="PR Preview" w:date="2026-01-01T00:00:00Z">
          <w:r>
            <w:rPr>
              <w:rStyle w:val="Hyperlink"/>
            </w:rPr>
            <w:delText xml:space="preserve">hierarchical model</w:delText>
          </w:r>
        </w:del>
      </w:hyperlink>
      <w:del w:id="2407" w:author="PR Preview" w:date="2026-01-01T00:00:00Z">
        <w:r>
          <w:delText xml:space="preserve">,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a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rPr>
            <w:b/>
            <w:bCs/>
          </w:rPr>
          <w:delText xml:space="preserve">hyperparameter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is a parameter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of the distribution of the group-level parameters.</w:delText>
        </w:r>
      </w:del>
    </w:p>
    <w:p>
      <w:pPr>
        <w:pStyle w:val="BodyText"/>
      </w:pPr>
      <w:del w:id="2416" w:author="PR Preview" w:date="2026-01-01T00:00:00Z">
        <w:r>
          <w:rPr>
            <w:b/>
            <w:bCs/>
          </w:rPr>
          <w:delText xml:space="preserve">Definition 18 (Hyperprior)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In Bayesian inference for a</w:delText>
        </w:r>
      </w:del>
      <w:del w:id="2419" w:author="PR Preview" w:date="2026-01-01T00:00:00Z">
        <w:r>
          <w:delText xml:space="preserve"> </w:delText>
        </w:r>
      </w:del>
      <w:hyperlink w:anchor="def-hierarchical-model">
        <w:del w:id="2420" w:author="PR Preview" w:date="2026-01-01T00:00:00Z">
          <w:r>
            <w:rPr>
              <w:rStyle w:val="Hyperlink"/>
            </w:rPr>
            <w:delText xml:space="preserve">hierarchical model</w:delText>
          </w:r>
        </w:del>
      </w:hyperlink>
      <w:del w:id="2421" w:author="PR Preview" w:date="2026-01-01T00:00:00Z">
        <w:r>
          <w:delText xml:space="preserve">,</w:delText>
        </w:r>
      </w:del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delText xml:space="preserve">the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rPr>
            <w:b/>
            <w:bCs/>
          </w:rPr>
          <w:delText xml:space="preserve">hyperprior</w:delText>
        </w:r>
      </w:del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is the prior distribution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of the</w:delText>
        </w:r>
      </w:del>
      <w:del w:id="2430" w:author="PR Preview" w:date="2026-01-01T00:00:00Z">
        <w:r>
          <w:delText xml:space="preserve"> </w:delText>
        </w:r>
      </w:del>
      <w:hyperlink w:anchor="def-hyperparameter">
        <w:del w:id="2431" w:author="PR Preview" w:date="2026-01-01T00:00:00Z">
          <w:r>
            <w:rPr>
              <w:rStyle w:val="Hyperlink"/>
            </w:rPr>
            <w:delText xml:space="preserve">hyperparameters</w:delText>
          </w:r>
        </w:del>
      </w:hyperlink>
      <w:del w:id="2432" w:author="PR Preview" w:date="2026-01-01T00:00:00Z">
        <w:r>
          <w:delText xml:space="preserve">.</w:delText>
        </w:r>
      </w:del>
    </w:p>
    <w:p>
      <w:pPr>
        <w:pStyle w:val="BodyText"/>
      </w:pPr>
      <w:del w:id="2433" w:author="PR Preview" w:date="2026-01-01T00:00:00Z">
        <w:r>
          <w:rPr>
            <w:b/>
            <w:bCs/>
          </w:rPr>
          <w:delText xml:space="preserve">Example 17 (A two-level Gaussian model)</w:delText>
        </w:r>
      </w:del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Observations</w:delText>
        </w:r>
      </w:del>
      <w:del w:id="24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come from groups</w:delText>
        </w:r>
      </w:del>
      <w:del w:id="2439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del w:id="2440" w:author="PR Preview" w:date="2026-01-01T00:00:00Z">
        <w:r>
          <w:delText xml:space="preserve">,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delText xml:space="preserve">and each group has its own mean</w:delText>
        </w:r>
      </w:del>
      <w:del w:id="2443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j</m:t>
            </m:r>
          </m:sub>
        </m:sSub>
      </m:oMath>
      <w:del w:id="2444" w:author="PR Preview" w:date="2026-01-01T00:00:00Z">
        <w:r>
          <w:delText xml:space="preserve">.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A two-level model specifies</w:delText>
        </w:r>
      </w:del>
    </w:p>
    <w:p>
      <w:pPr>
        <w:pStyle w:val="BodyText"/>
      </w:pPr>
      <w:ins w:id="2447" w:author="PR Preview" w:date="2026-01-01T00:00:00Z">
        <w:r>
          <w:rPr>
            <w:b/>
            <w:bCs/>
          </w:rPr>
          <w:t xml:space="preserve">Definition 23 (Hyperparameter)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In a</w:t>
        </w:r>
      </w:ins>
      <w:ins w:id="2450" w:author="PR Preview" w:date="2026-01-01T00:00:00Z">
        <w:r>
          <w:t xml:space="preserve"> </w:t>
        </w:r>
      </w:ins>
      <w:hyperlink w:anchor="def-hierarchical-model">
        <w:ins w:id="2451" w:author="PR Preview" w:date="2026-01-01T00:00:00Z">
          <w:r>
            <w:rPr>
              <w:rStyle w:val="Hyperlink"/>
            </w:rPr>
            <w:t xml:space="preserve">hierarchical model</w:t>
          </w:r>
        </w:ins>
      </w:hyperlink>
      <w:ins w:id="2452" w:author="PR Preview" w:date="2026-01-01T00:00:00Z">
        <w:r>
          <w:t xml:space="preserve">,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a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rPr>
            <w:b/>
            <w:bCs/>
          </w:rPr>
          <w:t xml:space="preserve">hyperparameter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is a parameter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of the distribution of the group-level parameters.</w:t>
        </w:r>
      </w:ins>
    </w:p>
    <w:bookmarkEnd w:id="121"/>
    <w:bookmarkStart w:id="122" w:name="def-hyperprior"/>
    <w:p>
      <w:pPr>
        <w:pStyle w:val="BodyText"/>
      </w:pPr>
      <w:ins w:id="2461" w:author="PR Preview" w:date="2026-01-01T00:00:00Z">
        <w:r>
          <w:rPr>
            <w:b/>
            <w:bCs/>
          </w:rPr>
          <w:t xml:space="preserve">Definition 24 (Hyperprior)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In Bayesian inference for a</w:t>
        </w:r>
      </w:ins>
      <w:ins w:id="2464" w:author="PR Preview" w:date="2026-01-01T00:00:00Z">
        <w:r>
          <w:t xml:space="preserve"> </w:t>
        </w:r>
      </w:ins>
      <w:hyperlink w:anchor="def-hierarchical-model">
        <w:ins w:id="2465" w:author="PR Preview" w:date="2026-01-01T00:00:00Z">
          <w:r>
            <w:rPr>
              <w:rStyle w:val="Hyperlink"/>
            </w:rPr>
            <w:t xml:space="preserve">hierarchical model</w:t>
          </w:r>
        </w:ins>
      </w:hyperlink>
      <w:ins w:id="2466" w:author="PR Preview" w:date="2026-01-01T00:00:00Z">
        <w:r>
          <w:t xml:space="preserve">,</w:t>
        </w:r>
      </w:ins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the</w:t>
        </w:r>
      </w:ins>
      <w:ins w:id="2469" w:author="PR Preview" w:date="2026-01-01T00:00:00Z">
        <w:r>
          <w:t xml:space="preserve"> </w:t>
        </w:r>
      </w:ins>
      <w:ins w:id="2470" w:author="PR Preview" w:date="2026-01-01T00:00:00Z">
        <w:r>
          <w:rPr>
            <w:b/>
            <w:bCs/>
          </w:rPr>
          <w:t xml:space="preserve">hyperprior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is the prior distribution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of the</w:t>
        </w:r>
      </w:ins>
      <w:ins w:id="2475" w:author="PR Preview" w:date="2026-01-01T00:00:00Z">
        <w:r>
          <w:t xml:space="preserve"> </w:t>
        </w:r>
      </w:ins>
      <w:hyperlink w:anchor="def-hyperparameter">
        <w:ins w:id="2476" w:author="PR Preview" w:date="2026-01-01T00:00:00Z">
          <w:r>
            <w:rPr>
              <w:rStyle w:val="Hyperlink"/>
            </w:rPr>
            <w:t xml:space="preserve">hyperparameters</w:t>
          </w:r>
        </w:ins>
      </w:hyperlink>
      <w:ins w:id="2477" w:author="PR Preview" w:date="2026-01-01T00:00:00Z">
        <w:r>
          <w:t xml:space="preserve">.</w:t>
        </w:r>
      </w:ins>
    </w:p>
    <w:bookmarkEnd w:id="122"/>
    <w:bookmarkStart w:id="123" w:name="exm-two-level-normal"/>
    <w:p>
      <w:pPr>
        <w:pStyle w:val="BodyText"/>
      </w:pPr>
      <w:ins w:id="2478" w:author="PR Preview" w:date="2026-01-01T00:00:00Z">
        <w:r>
          <w:rPr>
            <w:b/>
            <w:bCs/>
          </w:rPr>
          <w:t xml:space="preserve">Example 24 (A two-level Gaussian model)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Observations</w:t>
        </w:r>
      </w:ins>
      <w:ins w:id="24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come from groups</w:t>
        </w:r>
      </w:ins>
      <w:ins w:id="248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ins w:id="2485" w:author="PR Preview" w:date="2026-01-01T00:00:00Z">
        <w:r>
          <w:t xml:space="preserve">,</w:t>
        </w:r>
      </w:ins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and each group has its own mean</w:t>
        </w:r>
      </w:ins>
      <w:ins w:id="2488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j</m:t>
            </m:r>
          </m:sub>
        </m:sSub>
      </m:oMath>
      <w:ins w:id="2489" w:author="PR Preview" w:date="2026-01-01T00:00:00Z">
        <w:r>
          <w:t xml:space="preserve">.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A two-level model specifies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del w:id="2492" w:author="PR Preview" w:date="2026-01-01T00:00:00Z">
        <w:r>
          <w:delText xml:space="preserve">The middle level lets the groups</w:delText>
        </w:r>
      </w:del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rPr>
            <w:i/>
            <w:iCs/>
          </w:rPr>
          <w:delText xml:space="preserve">borrow strength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from one another: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the posterior for each</w:delText>
        </w:r>
      </w:del>
      <w:del w:id="2499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j</m:t>
            </m:r>
          </m:sub>
        </m:sSub>
      </m:oMath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is pulled toward the overall mean</w:delText>
        </w:r>
      </w:del>
      <w:del w:id="2502" w:author="PR Preview" w:date="2026-01-01T00:00:00Z">
        <w:r>
          <w:delText xml:space="preserve"> </w:delText>
        </w:r>
      </w:del>
      <m:oMath>
        <m:r>
          <m:t>μ</m:t>
        </m:r>
      </m:oMath>
      <w:del w:id="2503" w:author="PR Preview" w:date="2026-01-01T00:00:00Z">
        <w:r>
          <w:delText xml:space="preserve">,</w:delText>
        </w:r>
      </w:del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by an amount that depends on the between-group standard deviation</w:delText>
        </w:r>
      </w:del>
      <w:del w:id="2506" w:author="PR Preview" w:date="2026-01-01T00:00:00Z">
        <w:r>
          <w:delText xml:space="preserve"> </w:delText>
        </w:r>
      </w:del>
      <m:oMath>
        <m:r>
          <m:t>τ</m:t>
        </m:r>
      </m:oMath>
      <w:del w:id="2507" w:author="PR Preview" w:date="2026-01-01T00:00:00Z">
        <w:r>
          <w:delText xml:space="preserve">,</w:delText>
        </w:r>
      </w:del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which the data themselves inform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(Dobson and Barnett 2018, chap. 12, p. 281)</w:delText>
        </w:r>
      </w:del>
      <w:del w:id="2512" w:author="PR Preview" w:date="2026-01-01T00:00:00Z">
        <w:r>
          <w:delText xml:space="preserve">.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This random-effects</w:delText>
        </w:r>
      </w:del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rPr>
            <w:i/>
            <w:iCs/>
          </w:rPr>
          <w:delText xml:space="preserve">model structure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is the one fit by maximum likelihood in</w:delText>
        </w:r>
      </w:del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(Dobson and Barnett 2018, chap. 11)</w:delText>
        </w:r>
      </w:del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and in</w:delText>
        </w:r>
      </w:del>
      <w:del w:id="2523" w:author="PR Preview" w:date="2026-01-01T00:00:00Z">
        <w:r>
          <w:delText xml:space="preserve"> </w:delText>
        </w:r>
      </w:del>
      <w:hyperlink r:id="rId124">
        <w:del w:id="2524" w:author="PR Preview" w:date="2026-01-01T00:00:00Z">
          <w:r>
            <w:rPr>
              <w:rStyle w:val="Hyperlink"/>
            </w:rPr>
            <w:delText xml:space="preserve">an introduction to multilevel models</w:delText>
          </w:r>
        </w:del>
      </w:hyperlink>
      <w:del w:id="2525" w:author="PR Preview" w:date="2026-01-01T00:00:00Z">
        <w:r>
          <w:delText xml:space="preserve">.</w:delText>
        </w:r>
      </w:del>
      <w:del w:id="2526" w:author="PR Preview" w:date="2026-01-01T00:00:00Z">
        <w:r>
          <w:delText xml:space="preserve"> </w:delText>
        </w:r>
      </w:del>
      <w:del w:id="2527" w:author="PR Preview" w:date="2026-01-01T00:00:00Z">
        <w:r>
          <w:delText xml:space="preserve">The Bayesian</w:delText>
        </w:r>
      </w:del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rPr>
            <w:i/>
            <w:iCs/>
          </w:rPr>
          <w:delText xml:space="preserve">inference method</w:delText>
        </w:r>
      </w:del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differs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only in placing a hyperprior on</w:delText>
        </w:r>
      </w:del>
      <w:del w:id="2534" w:author="PR Preview" w:date="2026-01-01T00:00:00Z">
        <w:r>
          <w:delText xml:space="preserve"> </w:delText>
        </w:r>
      </w:del>
      <m:oMath>
        <m:r>
          <m:t>μ</m:t>
        </m:r>
      </m:oMath>
      <w:del w:id="2535" w:author="PR Preview" w:date="2026-01-01T00:00:00Z">
        <w:r>
          <w:delText xml:space="preserve"> </w:delText>
        </w:r>
      </w:del>
      <w:del w:id="2536" w:author="PR Preview" w:date="2026-01-01T00:00:00Z">
        <w:r>
          <w:delText xml:space="preserve">and</w:delText>
        </w:r>
      </w:del>
      <w:del w:id="2537" w:author="PR Preview" w:date="2026-01-01T00:00:00Z">
        <w:r>
          <w:delText xml:space="preserve"> </w:delText>
        </w:r>
      </w:del>
      <m:oMath>
        <m:r>
          <m:t>τ</m:t>
        </m:r>
      </m:oMath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delText xml:space="preserve">and returning a full posterior for them,</w:delText>
        </w:r>
      </w:del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rather than point estimates of the variance components.</w:delText>
        </w:r>
      </w:del>
    </w:p>
    <w:p>
      <w:pPr>
        <w:pStyle w:val="Heading2"/>
      </w:pPr>
      <w:del w:id="2542" w:author="PR Preview" w:date="2026-01-01T00:00:00Z">
        <w:r>
          <w:delText xml:space="preserve">5 Further reading</w:delText>
        </w:r>
      </w:del>
    </w:p>
    <w:p>
      <w:pPr>
        <w:pStyle w:val="BodyText"/>
      </w:pPr>
      <w:ins w:id="2543" w:author="PR Preview" w:date="2026-01-01T00:00:00Z">
        <w:r>
          <w:t xml:space="preserve">The middle level lets the groups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rPr>
            <w:i/>
            <w:iCs/>
          </w:rPr>
          <w:t xml:space="preserve">borrow strength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from one another: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the posterior for each</w:t>
        </w:r>
      </w:ins>
      <w:ins w:id="255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j</m:t>
            </m:r>
          </m:sub>
        </m:sSub>
      </m:oMath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is pulled toward the overall mean</w:t>
        </w:r>
      </w:ins>
      <w:ins w:id="2553" w:author="PR Preview" w:date="2026-01-01T00:00:00Z">
        <w:r>
          <w:t xml:space="preserve"> </w:t>
        </w:r>
      </w:ins>
      <m:oMath>
        <m:r>
          <m:t>μ</m:t>
        </m:r>
      </m:oMath>
      <w:ins w:id="2554" w:author="PR Preview" w:date="2026-01-01T00:00:00Z">
        <w:r>
          <w:t xml:space="preserve">,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by an amount that depends on the between-group standard deviation</w:t>
        </w:r>
      </w:ins>
      <w:ins w:id="2557" w:author="PR Preview" w:date="2026-01-01T00:00:00Z">
        <w:r>
          <w:t xml:space="preserve"> </w:t>
        </w:r>
      </w:ins>
      <m:oMath>
        <m:r>
          <m:t>τ</m:t>
        </m:r>
      </m:oMath>
      <w:ins w:id="2558" w:author="PR Preview" w:date="2026-01-01T00:00:00Z">
        <w:r>
          <w:t xml:space="preserve">,</w:t>
        </w:r>
      </w:ins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which the data themselves inform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(Dobson and Barnett 2018, chap. 12, p. 281)</w:t>
        </w:r>
      </w:ins>
      <w:ins w:id="2563" w:author="PR Preview" w:date="2026-01-01T00:00:00Z">
        <w:r>
          <w:t xml:space="preserve">.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This random-effects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rPr>
            <w:i/>
            <w:iCs/>
          </w:rPr>
          <w:t xml:space="preserve">model structure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is the one fit by maximum likelihood in</w:t>
        </w:r>
      </w:ins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(Dobson and Barnett 2018, chap. 11)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and in</w:t>
        </w:r>
      </w:ins>
      <w:ins w:id="2574" w:author="PR Preview" w:date="2026-01-01T00:00:00Z">
        <w:r>
          <w:t xml:space="preserve"> </w:t>
        </w:r>
      </w:ins>
      <w:hyperlink r:id="rId124">
        <w:ins w:id="2575" w:author="PR Preview" w:date="2026-01-01T00:00:00Z">
          <w:r>
            <w:rPr>
              <w:rStyle w:val="Hyperlink"/>
            </w:rPr>
            <w:t xml:space="preserve">an introduction to multilevel models</w:t>
          </w:r>
        </w:ins>
      </w:hyperlink>
      <w:ins w:id="2576" w:author="PR Preview" w:date="2026-01-01T00:00:00Z">
        <w:r>
          <w:t xml:space="preserve">.</w:t>
        </w:r>
      </w:ins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The Bayesian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rPr>
            <w:i/>
            <w:iCs/>
          </w:rPr>
          <w:t xml:space="preserve">inference method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differs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only in placing a hyperprior on</w:t>
        </w:r>
      </w:ins>
      <w:ins w:id="2585" w:author="PR Preview" w:date="2026-01-01T00:00:00Z">
        <w:r>
          <w:t xml:space="preserve"> </w:t>
        </w:r>
      </w:ins>
      <m:oMath>
        <m:r>
          <m:t>μ</m:t>
        </m:r>
      </m:oMath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and</w:t>
        </w:r>
      </w:ins>
      <w:ins w:id="2588" w:author="PR Preview" w:date="2026-01-01T00:00:00Z">
        <w:r>
          <w:t xml:space="preserve"> </w:t>
        </w:r>
      </w:ins>
      <m:oMath>
        <m:r>
          <m:t>τ</m:t>
        </m:r>
      </m:oMath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and returning a full posterior for them,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rather than point estimates of the variance components.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For a video introduction, see Richard McElreath’s lecture</w:t>
        </w:r>
      </w:ins>
      <w:ins w:id="2595" w:author="PR Preview" w:date="2026-01-01T00:00:00Z">
        <w:r>
          <w:t xml:space="preserve"> </w:t>
        </w:r>
      </w:ins>
      <w:hyperlink r:id="rId125">
        <w:ins w:id="2596" w:author="PR Preview" w:date="2026-01-01T00:00:00Z">
          <w:r>
            <w:rPr>
              <w:rStyle w:val="Hyperlink"/>
              <w:i/>
              <w:iCs/>
            </w:rPr>
            <w:t xml:space="preserve">Multilevel Models</w:t>
          </w:r>
        </w:ins>
      </w:hyperlink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(Statistical Rethinking 2026, Lecture B01).</w:t>
        </w:r>
      </w:ins>
    </w:p>
    <w:bookmarkEnd w:id="126"/>
    <w:bookmarkStart w:id="140" w:name="sec-bayes-resources"/>
    <w:p>
      <w:pPr>
        <w:pStyle w:val="Heading2"/>
      </w:pPr>
      <w:ins w:id="2599" w:author="PR Preview" w:date="2026-01-01T00:00:00Z">
        <w:r>
          <w:t xml:space="preserve">6 Further reading</w:t>
        </w:r>
      </w:ins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del w:id="2600" w:author="PR Preview" w:date="2026-01-01T00:00:00Z">
        <w:r>
          <w:delText xml:space="preserve">5.1 UC Davis courses</w:delText>
        </w:r>
      </w:del>
    </w:p>
    <w:p>
      <w:pPr>
        <w:pStyle w:val="Heading3"/>
      </w:pPr>
      <w:ins w:id="2601" w:author="PR Preview" w:date="2026-01-01T00:00:00Z">
        <w:r>
          <w:t xml:space="preserve">6.1 UC Davis courses</w:t>
        </w:r>
      </w:ins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del w:id="2602" w:author="PR Preview" w:date="2026-01-01T00:00:00Z">
        <w:r>
          <w:delText xml:space="preserve">5.2 Books</w:delText>
        </w:r>
      </w:del>
    </w:p>
    <w:p>
      <w:pPr>
        <w:pStyle w:val="Heading3"/>
      </w:pPr>
      <w:ins w:id="2603" w:author="PR Preview" w:date="2026-01-01T00:00:00Z">
        <w:r>
          <w:t xml:space="preserve">6.2 Books</w:t>
        </w:r>
      </w:ins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4"/>
        </w:numPr>
      </w:pPr>
      <w:del w:id="2604" w:author="PR Preview" w:date="2026-01-01T00:00:00Z">
        <w:r>
          <w:delText xml:space="preserve">McElreath (2020)</w:delText>
        </w:r>
      </w:del>
      <w:del w:id="2605" w:author="PR Preview" w:date="2026-01-01T00:00:00Z">
        <w:r>
          <w:delText xml:space="preserve">,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which</w:delText>
        </w:r>
      </w:del>
      <w:del w:id="2608" w:author="PR Preview" w:date="2026-01-01T00:00:00Z">
        <w:r>
          <w:delText xml:space="preserve"> </w:delText>
        </w:r>
      </w:del>
      <w:hyperlink r:id="rId130">
        <w:del w:id="2609" w:author="PR Preview" w:date="2026-01-01T00:00:00Z">
          <w:r>
            <w:rPr>
              <w:rStyle w:val="Hyperlink"/>
            </w:rPr>
            <w:delText xml:space="preserve">ECL 234</w:delText>
          </w:r>
        </w:del>
      </w:hyperlink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uses;</w:delText>
        </w:r>
      </w:del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its author was formerly a UC Davis professor,</w:delText>
        </w:r>
      </w:del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and has published</w:delText>
        </w:r>
      </w:del>
      <w:del w:id="2616" w:author="PR Preview" w:date="2026-01-01T00:00:00Z">
        <w:r>
          <w:delText xml:space="preserve"> </w:delText>
        </w:r>
      </w:del>
      <w:hyperlink r:id="rId12">
        <w:del w:id="2617" w:author="PR Preview" w:date="2026-01-01T00:00:00Z">
          <w:r>
            <w:rPr>
              <w:rStyle w:val="Hyperlink"/>
            </w:rPr>
            <w:delText xml:space="preserve">video lectures</w:delText>
          </w:r>
        </w:del>
      </w:hyperlink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and</w:delText>
        </w:r>
      </w:del>
      <w:del w:id="2620" w:author="PR Preview" w:date="2026-01-01T00:00:00Z">
        <w:r>
          <w:delText xml:space="preserve"> </w:delText>
        </w:r>
      </w:del>
      <w:hyperlink r:id="rId138">
        <w:del w:id="2621" w:author="PR Preview" w:date="2026-01-01T00:00:00Z">
          <w:r>
            <w:rPr>
              <w:rStyle w:val="Hyperlink"/>
            </w:rPr>
            <w:delText xml:space="preserve">course materials</w:delText>
          </w:r>
        </w:del>
      </w:hyperlink>
    </w:p>
    <w:p>
      <w:pPr>
        <w:pStyle w:val="Compact"/>
        <w:numPr>
          <w:ilvl w:val="0"/>
          <w:numId w:val="1008"/>
        </w:numPr>
      </w:pPr>
      <w:ins w:id="2622" w:author="PR Preview" w:date="2026-01-01T00:00:00Z">
        <w:r>
          <w:t xml:space="preserve">McElreath (2020)</w:t>
        </w:r>
      </w:ins>
      <w:ins w:id="2623" w:author="PR Preview" w:date="2026-01-01T00:00:00Z">
        <w:r>
          <w:t xml:space="preserve">,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which</w:t>
        </w:r>
      </w:ins>
      <w:ins w:id="2626" w:author="PR Preview" w:date="2026-01-01T00:00:00Z">
        <w:r>
          <w:t xml:space="preserve"> </w:t>
        </w:r>
      </w:ins>
      <w:hyperlink r:id="rId130">
        <w:ins w:id="2627" w:author="PR Preview" w:date="2026-01-01T00:00:00Z">
          <w:r>
            <w:rPr>
              <w:rStyle w:val="Hyperlink"/>
            </w:rPr>
            <w:t xml:space="preserve">ECL 234</w:t>
          </w:r>
        </w:ins>
      </w:hyperlink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uses;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its author was formerly a UC Davis professor,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and has published</w:t>
        </w:r>
      </w:ins>
      <w:ins w:id="2634" w:author="PR Preview" w:date="2026-01-01T00:00:00Z">
        <w:r>
          <w:t xml:space="preserve"> </w:t>
        </w:r>
      </w:ins>
      <w:hyperlink r:id="rId136">
        <w:ins w:id="2635" w:author="PR Preview" w:date="2026-01-01T00:00:00Z">
          <w:r>
            <w:rPr>
              <w:rStyle w:val="Hyperlink"/>
            </w:rPr>
            <w:t xml:space="preserve">video lectures</w:t>
          </w:r>
        </w:ins>
      </w:hyperlink>
      <w:ins w:id="2636" w:author="PR Preview" w:date="2026-01-01T00:00:00Z">
        <w:r>
          <w:t xml:space="preserve">,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most recently the</w:t>
        </w:r>
      </w:ins>
      <w:ins w:id="2639" w:author="PR Preview" w:date="2026-01-01T00:00:00Z">
        <w:r>
          <w:t xml:space="preserve"> </w:t>
        </w:r>
      </w:ins>
      <w:hyperlink r:id="rId137">
        <w:ins w:id="2640" w:author="PR Preview" w:date="2026-01-01T00:00:00Z">
          <w:r>
            <w:rPr>
              <w:rStyle w:val="Hyperlink"/>
            </w:rPr>
            <w:t xml:space="preserve">2026 course</w:t>
          </w:r>
        </w:ins>
      </w:hyperlink>
      <w:ins w:id="2641" w:author="PR Preview" w:date="2026-01-01T00:00:00Z">
        <w:r>
          <w:t xml:space="preserve">,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and</w:t>
        </w:r>
      </w:ins>
      <w:ins w:id="2644" w:author="PR Preview" w:date="2026-01-01T00:00:00Z">
        <w:r>
          <w:t xml:space="preserve"> </w:t>
        </w:r>
      </w:ins>
      <w:hyperlink r:id="rId138">
        <w:ins w:id="2645" w:author="PR Preview" w:date="2026-01-01T00:00:00Z">
          <w:r>
            <w:rPr>
              <w:rStyle w:val="Hyperlink"/>
            </w:rPr>
            <w:t xml:space="preserve">course materials</w:t>
          </w:r>
        </w:ins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ins w:id="2646" w:author="PR Preview" w:date="2026-01-01T00:00:00Z">
        <w:r>
          <w:t xml:space="preserve">Gelman, Andrew, John B. Carlin, Hal S. Stern, David B. Dunson, Aki Vehtari, and Donald B. Rubin. 2013.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rPr>
            <w:i/>
            <w:iCs/>
          </w:rPr>
          <w:t xml:space="preserve">Bayesian Data Analysis</w:t>
        </w:r>
      </w:ins>
      <w:ins w:id="2649" w:author="PR Preview" w:date="2026-01-01T00:00:00Z">
        <w:r>
          <w:t xml:space="preserve">. 3rd ed. Chapman &amp; Hall/CRC Texts in Statistical Science. CRC Press.</w:t>
        </w:r>
      </w:ins>
      <w:ins w:id="2650" w:author="PR Preview" w:date="2026-01-01T00:00:00Z">
        <w:r>
          <w:t xml:space="preserve"> </w:t>
        </w:r>
      </w:ins>
      <w:hyperlink r:id="rId149">
        <w:ins w:id="2651" w:author="PR Preview" w:date="2026-01-01T00:00:00Z">
          <w:r>
            <w:rPr>
              <w:rStyle w:val="Hyperlink"/>
            </w:rPr>
            <w:t xml:space="preserve">https://doi.org/10.1201/b16018</w:t>
          </w:r>
        </w:ins>
      </w:hyperlink>
      <w:ins w:id="2652" w:author="PR Preview" w:date="2026-01-01T00:00:00Z">
        <w:r>
          <w:t xml:space="preserve">.</w:t>
        </w:r>
      </w:ins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ins w:id="2653" w:author="PR Preview" w:date="2026-01-01T00:00:00Z">
        <w:r>
          <w:t xml:space="preserve">Hosmer, David W., and Stanley Lemeshow. 1989.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rPr>
            <w:i/>
            <w:iCs/>
          </w:rPr>
          <w:t xml:space="preserve">Applied Logistic Regression</w:t>
        </w:r>
      </w:ins>
      <w:ins w:id="2656" w:author="PR Preview" w:date="2026-01-01T00:00:00Z">
        <w:r>
          <w:t xml:space="preserve">. Wiley.</w:t>
        </w:r>
      </w:ins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ins w:id="2657" w:author="PR Preview" w:date="2026-01-01T00:00:00Z">
        <w:r>
          <w:t xml:space="preserve">Venables, W. N., and B. D. Ripley. 2002.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rPr>
            <w:i/>
            <w:iCs/>
          </w:rPr>
          <w:t xml:space="preserve">Modern Applied Statistics with</w:t>
        </w:r>
      </w:ins>
      <w:ins w:id="2660" w:author="PR Preview" w:date="2026-01-01T00:00:00Z">
        <w:r>
          <w:rPr>
            <w:i/>
            <w:iCs/>
          </w:rPr>
          <w:t xml:space="preserve"> </w:t>
        </w:r>
      </w:ins>
      <w:ins w:id="2661" w:author="PR Preview" w:date="2026-01-01T00:00:00Z">
        <w:r>
          <w:rPr>
            <w:i/>
            <w:iCs/>
          </w:rPr>
          <w:t xml:space="preserve">S</w:t>
        </w:r>
      </w:ins>
      <w:ins w:id="2662" w:author="PR Preview" w:date="2026-01-01T00:00:00Z">
        <w:r>
          <w:t xml:space="preserve">. 4th ed. Springer.</w:t>
        </w:r>
      </w:ins>
      <w:ins w:id="2663" w:author="PR Preview" w:date="2026-01-01T00:00:00Z">
        <w:r>
          <w:t xml:space="preserve"> </w:t>
        </w:r>
      </w:ins>
      <w:hyperlink r:id="rId159">
        <w:ins w:id="2664" w:author="PR Preview" w:date="2026-01-01T00:00:00Z">
          <w:r>
            <w:rPr>
              <w:rStyle w:val="Hyperlink"/>
            </w:rPr>
            <w:t xml:space="preserve">https://doi.org/10.1007/978-0-387-21706-2</w:t>
          </w:r>
        </w:ins>
      </w:hyperlink>
      <w:ins w:id="2665" w:author="PR Preview" w:date="2026-01-01T00:00:00Z">
        <w:r>
          <w:t xml:space="preserve">.</w:t>
        </w:r>
      </w:ins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38" Type="http://schemas.openxmlformats.org/officeDocument/2006/relationships/image" Target="media/rId38.png"/><Relationship Id="rId48" Type="http://schemas.openxmlformats.org/officeDocument/2006/relationships/image" Target="media/rId48.png"/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Relationship Id="rId12" Type="http://schemas.openxmlformats.org/officeDocument/2006/relationships/hyperlink" Target="https://www.youtube.com/playlist?list=PLDcUM9US4XdPz-KxHM4XHt7uUVGWWVSus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2026-10-09T01:09:42Z</dcterms:created>
  <dcterms:modified xsi:type="dcterms:W3CDTF">2026-10-09T01:09:42Z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