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02:40:41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Exercise 1 (Prediction error and residual of a fitted observation)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an observation</w:delText>
        </w:r>
      </w:del>
      <w:del w:id="6" w:author="PR Preview" w:date="2026-01-01T00:00:00Z">
        <w:r>
          <w:delText xml:space="preserve"> </w:delText>
        </w:r>
      </w:del>
      <m:oMath>
        <m:r>
          <m:t>i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that was used to fit the model,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write its</w:delText>
        </w:r>
      </w:del>
      <w:del w:id="11" w:author="PR Preview" w:date="2026-01-01T00:00:00Z">
        <w:r>
          <w:delText xml:space="preserve"> </w:delText>
        </w:r>
      </w:del>
      <w:hyperlink w:anchor="def-prediction-error">
        <w:del w:id="12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3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t>i</m:t>
            </m:r>
          </m:sub>
        </m:sSub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in terms of its</w:delText>
        </w:r>
      </w:del>
      <w:del w:id="16" w:author="PR Preview" w:date="2026-01-01T00:00:00Z">
        <w:r>
          <w:delText xml:space="preserve"> </w:delText>
        </w:r>
      </w:del>
      <w:hyperlink w:anchor="def-residual">
        <w:del w:id="17" w:author="PR Preview" w:date="2026-01-01T00:00:00Z">
          <w:r>
            <w:rPr>
              <w:rStyle w:val="Hyperlink"/>
            </w:rPr>
            <w:delText xml:space="preserve">residual</w:delText>
          </w:r>
        </w:del>
      </w:hyperlink>
      <w:del w:id="18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</m:sub>
        </m:sSub>
      </m:oMath>
      <w:del w:id="19" w:author="PR Preview" w:date="2026-01-01T00:00:00Z">
        <w:r>
          <w:delText xml:space="preserve">.</w:delText>
        </w:r>
      </w:del>
    </w:p>
    <w:p>
      <w:pPr>
        <w:pStyle w:val="FirstParagraph"/>
      </w:pPr>
      <w:ins w:id="20" w:author="PR Preview" w:date="2026-01-01T00:00:00Z">
        <w:r>
          <w:rPr>
            <w:b/>
            <w:bCs/>
          </w:rPr>
          <w:t xml:space="preserve">Exercise 1 (Prediction error and residual)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For an observation</w:t>
        </w:r>
      </w:ins>
      <w:ins w:id="23" w:author="PR Preview" w:date="2026-01-01T00:00:00Z">
        <w:r>
          <w:t xml:space="preserve"> </w:t>
        </w:r>
      </w:ins>
      <m:oMath>
        <m:r>
          <m:t>i</m:t>
        </m:r>
      </m:oMath>
      <w:ins w:id="24" w:author="PR Preview" w:date="2026-01-01T00:00:00Z">
        <w:r>
          <w:t xml:space="preserve">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write its</w:t>
        </w:r>
      </w:ins>
      <w:ins w:id="27" w:author="PR Preview" w:date="2026-01-01T00:00:00Z">
        <w:r>
          <w:t xml:space="preserve"> </w:t>
        </w:r>
      </w:ins>
      <w:hyperlink w:anchor="def-prediction-error">
        <w:ins w:id="28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29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t>i</m:t>
            </m:r>
          </m:sub>
        </m:sSub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in terms of its</w:t>
        </w:r>
      </w:ins>
      <w:ins w:id="32" w:author="PR Preview" w:date="2026-01-01T00:00:00Z">
        <w:r>
          <w:t xml:space="preserve"> </w:t>
        </w:r>
      </w:ins>
      <w:hyperlink w:anchor="def-residual">
        <w:ins w:id="33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34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</m:sub>
        </m:sSub>
      </m:oMath>
      <w:ins w:id="35" w:author="PR Preview" w:date="2026-01-01T00:00:00Z">
        <w:r>
          <w:t xml:space="preserve">.</w:t>
        </w:r>
      </w:ins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del w:id="36" w:author="PR Preview" w:date="2026-01-01T00:00:00Z">
        <w:r>
          <w:rPr>
            <w:b/>
            <w:bCs/>
          </w:rPr>
          <w:delText xml:space="preserve">Theorem 1 (Prediction error is the negative of the residual)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For an observation</w:delText>
        </w:r>
      </w:del>
      <w:del w:id="39" w:author="PR Preview" w:date="2026-01-01T00:00:00Z">
        <w:r>
          <w:delText xml:space="preserve"> </w:delText>
        </w:r>
      </w:del>
      <m:oMath>
        <m:r>
          <m:t>i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that was used to fit the model,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the</w:delText>
        </w:r>
      </w:del>
      <w:del w:id="44" w:author="PR Preview" w:date="2026-01-01T00:00:00Z">
        <w:r>
          <w:delText xml:space="preserve"> </w:delText>
        </w:r>
      </w:del>
      <w:hyperlink w:anchor="def-prediction-error">
        <w:del w:id="45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of its</w:delText>
        </w:r>
      </w:del>
      <w:del w:id="48" w:author="PR Preview" w:date="2026-01-01T00:00:00Z">
        <w:r>
          <w:delText xml:space="preserve"> </w:delText>
        </w:r>
      </w:del>
      <w:hyperlink w:anchor="def-fitted-value">
        <w:del w:id="49" w:author="PR Preview" w:date="2026-01-01T00:00:00Z">
          <w:r>
            <w:rPr>
              <w:rStyle w:val="Hyperlink"/>
            </w:rPr>
            <w:delText xml:space="preserve">fitted value</w:delText>
          </w:r>
        </w:del>
      </w:hyperlink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is the negative of its</w:delText>
        </w:r>
      </w:del>
      <w:del w:id="52" w:author="PR Preview" w:date="2026-01-01T00:00:00Z">
        <w:r>
          <w:delText xml:space="preserve"> </w:delText>
        </w:r>
      </w:del>
      <w:hyperlink w:anchor="def-residual">
        <w:del w:id="53" w:author="PR Preview" w:date="2026-01-01T00:00:00Z">
          <w:r>
            <w:rPr>
              <w:rStyle w:val="Hyperlink"/>
            </w:rPr>
            <w:delText xml:space="preserve">residual</w:delText>
          </w:r>
        </w:del>
      </w:hyperlink>
      <w:del w:id="54" w:author="PR Preview" w:date="2026-01-01T00:00:00Z">
        <w:r>
          <w:delText xml:space="preserve">:</w:delText>
        </w:r>
      </w:del>
    </w:p>
    <w:p>
      <w:pPr>
        <w:pStyle w:val="FirstParagraph"/>
      </w:pPr>
      <w:ins w:id="55" w:author="PR Preview" w:date="2026-01-01T00:00:00Z">
        <w:r>
          <w:rPr>
            <w:b/>
            <w:bCs/>
          </w:rPr>
          <w:t xml:space="preserve">Theorem 1 (Prediction error is the negative of the residual)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For an observation</w:t>
        </w:r>
      </w:ins>
      <w:ins w:id="58" w:author="PR Preview" w:date="2026-01-01T00:00:00Z">
        <w:r>
          <w:t xml:space="preserve"> </w:t>
        </w:r>
      </w:ins>
      <m:oMath>
        <m:r>
          <m:t>i</m:t>
        </m:r>
      </m:oMath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the</w:t>
        </w:r>
      </w:ins>
      <w:ins w:id="62" w:author="PR Preview" w:date="2026-01-01T00:00:00Z">
        <w:r>
          <w:t xml:space="preserve"> </w:t>
        </w:r>
      </w:ins>
      <w:hyperlink w:anchor="def-prediction-error">
        <w:ins w:id="63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of its</w:t>
        </w:r>
      </w:ins>
      <w:ins w:id="66" w:author="PR Preview" w:date="2026-01-01T00:00:00Z">
        <w:r>
          <w:t xml:space="preserve"> </w:t>
        </w:r>
      </w:ins>
      <w:hyperlink w:anchor="def-fitted-value">
        <w:ins w:id="67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is the negative of its</w:t>
        </w:r>
      </w:ins>
      <w:ins w:id="70" w:author="PR Preview" w:date="2026-01-01T00:00:00Z">
        <w:r>
          <w:t xml:space="preserve"> </w:t>
        </w:r>
      </w:ins>
      <w:hyperlink w:anchor="def-residual">
        <w:ins w:id="71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7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del w:id="73" w:author="PR Preview" w:date="2026-01-01T00:00:00Z">
        <w:r>
          <w:rPr>
            <w:b/>
            <w:bCs/>
          </w:rPr>
          <w:delText xml:space="preserve">Corollary 1 (The residual is the negative of the prediction error)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For an observation</w:delText>
        </w:r>
      </w:del>
      <w:del w:id="76" w:author="PR Preview" w:date="2026-01-01T00:00:00Z">
        <w:r>
          <w:delText xml:space="preserve"> </w:delText>
        </w:r>
      </w:del>
      <m:oMath>
        <m:r>
          <m:t>i</m:t>
        </m:r>
      </m:oMath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that was used to fit the model,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its</w:delText>
        </w:r>
      </w:del>
      <w:del w:id="81" w:author="PR Preview" w:date="2026-01-01T00:00:00Z">
        <w:r>
          <w:delText xml:space="preserve"> </w:delText>
        </w:r>
      </w:del>
      <w:hyperlink w:anchor="def-residual">
        <w:del w:id="82" w:author="PR Preview" w:date="2026-01-01T00:00:00Z">
          <w:r>
            <w:rPr>
              <w:rStyle w:val="Hyperlink"/>
            </w:rPr>
            <w:delText xml:space="preserve">residual</w:delText>
          </w:r>
        </w:del>
      </w:hyperlink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is the negative of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the</w:delText>
        </w:r>
      </w:del>
      <w:del w:id="87" w:author="PR Preview" w:date="2026-01-01T00:00:00Z">
        <w:r>
          <w:delText xml:space="preserve"> </w:delText>
        </w:r>
      </w:del>
      <w:hyperlink w:anchor="def-prediction-error">
        <w:del w:id="88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of its</w:delText>
        </w:r>
      </w:del>
      <w:del w:id="91" w:author="PR Preview" w:date="2026-01-01T00:00:00Z">
        <w:r>
          <w:delText xml:space="preserve"> </w:delText>
        </w:r>
      </w:del>
      <w:hyperlink w:anchor="def-fitted-value">
        <w:del w:id="92" w:author="PR Preview" w:date="2026-01-01T00:00:00Z">
          <w:r>
            <w:rPr>
              <w:rStyle w:val="Hyperlink"/>
            </w:rPr>
            <w:delText xml:space="preserve">fitted value</w:delText>
          </w:r>
        </w:del>
      </w:hyperlink>
      <w:del w:id="93" w:author="PR Preview" w:date="2026-01-01T00:00:00Z">
        <w:r>
          <w:delText xml:space="preserve">:</w:delText>
        </w:r>
      </w:del>
    </w:p>
    <w:p>
      <w:pPr>
        <w:pStyle w:val="BodyText"/>
      </w:pPr>
      <w:ins w:id="94" w:author="PR Preview" w:date="2026-01-01T00:00:00Z">
        <w:r>
          <w:rPr>
            <w:b/>
            <w:bCs/>
          </w:rPr>
          <w:t xml:space="preserve">Corollary 1 (The residual is the negative of the prediction error)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For an observation</w:t>
        </w:r>
      </w:ins>
      <w:ins w:id="97" w:author="PR Preview" w:date="2026-01-01T00:00:00Z">
        <w:r>
          <w:t xml:space="preserve"> </w:t>
        </w:r>
      </w:ins>
      <m:oMath>
        <m:r>
          <m:t>i</m:t>
        </m:r>
      </m:oMath>
      <w:ins w:id="98" w:author="PR Preview" w:date="2026-01-01T00:00:00Z">
        <w:r>
          <w:t xml:space="preserve">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its</w:t>
        </w:r>
      </w:ins>
      <w:ins w:id="101" w:author="PR Preview" w:date="2026-01-01T00:00:00Z">
        <w:r>
          <w:t xml:space="preserve"> </w:t>
        </w:r>
      </w:ins>
      <w:hyperlink w:anchor="def-residual">
        <w:ins w:id="102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is the negative of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the</w:t>
        </w:r>
      </w:ins>
      <w:ins w:id="107" w:author="PR Preview" w:date="2026-01-01T00:00:00Z">
        <w:r>
          <w:t xml:space="preserve"> </w:t>
        </w:r>
      </w:ins>
      <w:hyperlink w:anchor="def-prediction-error">
        <w:ins w:id="108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of its</w:t>
        </w:r>
      </w:ins>
      <w:ins w:id="111" w:author="PR Preview" w:date="2026-01-01T00:00:00Z">
        <w:r>
          <w:t xml:space="preserve"> </w:t>
        </w:r>
      </w:ins>
      <w:hyperlink w:anchor="def-fitted-value">
        <w:ins w:id="112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11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del w:id="114" w:author="PR Preview" w:date="2026-01-01T00:00:00Z">
        <w:r>
          <w:delText xml:space="preserve">For an observation used to fit the model,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the prediction error is the negative of the residual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(</w:delText>
        </w:r>
      </w:del>
      <w:hyperlink w:anchor="thm-prediction-error-residual">
        <w:del w:id="119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20" w:author="PR Preview" w:date="2026-01-01T00:00:00Z">
        <w:r>
          <w:delText xml:space="preserve">),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so the two differ only in orientation.</w:delText>
        </w:r>
      </w:del>
    </w:p>
    <w:p>
      <w:pPr>
        <w:pStyle w:val="FirstParagraph"/>
      </w:pPr>
      <w:ins w:id="123" w:author="PR Preview" w:date="2026-01-01T00:00:00Z">
        <w:r>
          <w:t xml:space="preserve">For a fitted value,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the prediction error is the negative of the residual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(</w:t>
        </w:r>
      </w:ins>
      <w:hyperlink w:anchor="thm-prediction-error-residual">
        <w:ins w:id="12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29" w:author="PR Preview" w:date="2026-01-01T00:00:00Z">
        <w:r>
          <w:t xml:space="preserve">),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so the two differ only in orientation.</w:t>
        </w:r>
      </w:ins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2026-10-16T09:52:57Z</dcterms:created>
  <dcterms:modified xsi:type="dcterms:W3CDTF">2026-10-16T09:52:57Z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