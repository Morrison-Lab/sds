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Validating Predictions</w:t>
      </w:r>
    </w:p>
    <w:p>
      <w:pPr>
        <w:pStyle w:val="Date"/>
      </w:pPr>
      <w:del w:id="1" w:author="PR Preview" w:date="2026-01-01T00:00:00Z">
        <w:r>
          <w:delText xml:space="preserve">Last modified: 2026-10-16 02:26:19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02:40:41 (PDT)</w:t>
        </w:r>
      </w:ins>
    </w:p>
    <w:bookmarkStart w:id="17" w:name="sec-data-sets"/>
    <w:p>
      <w:pPr>
        <w:pStyle w:val="Heading2"/>
      </w:pPr>
      <w:r>
        <w:t xml:space="preserve">1 Data sets, input matrices and outcome vectors</w:t>
      </w:r>
    </w:p>
    <w:bookmarkStart w:id="10" w:name="def-data-set"/>
    <w:p>
      <w:pPr>
        <w:pStyle w:val="FirstParagraph"/>
      </w:pPr>
      <w:r>
        <w:rPr>
          <w:b/>
          <w:bCs/>
        </w:rPr>
        <w:t xml:space="preserve">Definition 1 (Data 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data set</w:t>
      </w:r>
      <w:r>
        <w:t xml:space="preserve"> </w:t>
      </w:r>
      <w:r>
        <w:t xml:space="preserve">is a finite collection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labelled observations,</w:t>
      </w:r>
      <w:r>
        <w:t xml:space="preserve"> </w:t>
      </w:r>
      <w:r>
        <w:t xml:space="preserve">that is,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pairs</w:t>
      </w:r>
      <w:r>
        <w:t xml:space="preserve"> </w:t>
      </w:r>
      <m:oMath>
        <m:r>
          <m:rPr>
            <m:sty m:val="p"/>
          </m:rPr>
          <m:t>(</m:t>
        </m:r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</m:oMath>
      <w:r>
        <w:t xml:space="preserve"> </w:t>
      </w:r>
      <w:r>
        <w:t xml:space="preserve">is an input vector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corresponding outcome:</w:t>
      </w:r>
    </w:p>
    <w:p>
      <w:pPr>
        <w:pStyle w:val="BodyText"/>
      </w:pPr>
      <w:bookmarkStart w:id="9" w:name="eq-data-set"/>
      <m:oMathPara>
        <m:oMathParaPr>
          <m:jc m:val="center"/>
        </m:oMathParaPr>
        <m:oMath>
          <m:r>
            <m:rPr>
              <m:scr m:val="script"/>
              <m:sty m:val="p"/>
            </m:rPr>
            <m:t>D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n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9"/>
    </w:p>
    <w:bookmarkEnd w:id="10"/>
    <w:bookmarkStart w:id="11" w:name="rem-data-set-subsets"/>
    <w:p>
      <w:pPr>
        <w:pStyle w:val="FirstParagraph"/>
      </w:pPr>
      <w:r>
        <w:rPr>
          <w:i/>
          <w:iCs/>
        </w:rPr>
        <w:t xml:space="preserve">Remark 1</w:t>
      </w:r>
      <w:r>
        <w:t xml:space="preserve"> (The sets we split a data set into). </w:t>
      </w:r>
      <w:r>
        <w:t xml:space="preserve">We divide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into subsets, each with its own job.</w:t>
      </w:r>
      <w:r>
        <w:t xml:space="preserve"> </w:t>
      </w:r>
      <w:r>
        <w:t xml:space="preserve">“Set”</w:t>
      </w:r>
      <w:r>
        <w:t xml:space="preserve"> </w:t>
      </w:r>
      <w:r>
        <w:t xml:space="preserve">in the names training set, validation set and test set is short for</w:t>
      </w:r>
      <w:r>
        <w:t xml:space="preserve"> </w:t>
      </w:r>
      <w:r>
        <w:t xml:space="preserve">“subset of the data set”</w:t>
      </w:r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assigns each observation to one of them,</w:t>
      </w:r>
      <w:r>
        <w:t xml:space="preserve"> </w:t>
      </w:r>
      <w:r>
        <w:t xml:space="preserve">and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is the subset a fitting procedure is applied to.</w:t>
      </w:r>
    </w:p>
    <w:bookmarkEnd w:id="11"/>
    <w:bookmarkStart w:id="13" w:name="def-input-matrix"/>
    <w:p>
      <w:pPr>
        <w:pStyle w:val="BodyText"/>
      </w:pPr>
      <w:r>
        <w:rPr>
          <w:b/>
          <w:bCs/>
        </w:rPr>
        <w:t xml:space="preserve">Definition 2 (Input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input 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of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stacks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inputs</w:t>
      </w:r>
      <w:r>
        <w:t xml:space="preserve"> </w:t>
      </w:r>
      <m:oMath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</m:oMath>
      <w:r>
        <w:t xml:space="preserve"> </w:t>
      </w:r>
      <w:r>
        <w:t xml:space="preserve">as rows,</w:t>
      </w:r>
      <w:r>
        <w:t xml:space="preserve"> </w:t>
      </w:r>
      <w:r>
        <w:t xml:space="preserve">with one column for each of the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input variables:</w:t>
      </w:r>
    </w:p>
    <w:p>
      <w:pPr>
        <w:pStyle w:val="BodyText"/>
      </w:pPr>
      <w:bookmarkStart w:id="12" w:name="eq-input-matrix"/>
      <m:oMathPara>
        <m:oMathParaPr>
          <m:jc m:val="center"/>
        </m:oMathParaPr>
        <m:oMath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p>
                      <m:e>
                        <m:sSub>
                          <m:e>
                            <m:limLow>
                              <m:e>
                                <m:r>
                                  <m:t>x</m:t>
                                </m:r>
                              </m:e>
                              <m:lim>
                                <m:r>
                                  <m:rPr>
                                    <m:sty m:val="p"/>
                                  </m:rPr>
                                  <m:t>∼</m:t>
                                </m:r>
                              </m:lim>
                            </m:limLow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sSup>
                      <m:e>
                        <m:sSub>
                          <m:e>
                            <m:limLow>
                              <m:e>
                                <m:r>
                                  <m:t>x</m:t>
                                </m:r>
                              </m:e>
                              <m:lim>
                                <m:r>
                                  <m:rPr>
                                    <m:sty m:val="p"/>
                                  </m:rPr>
                                  <m:t>∼</m:t>
                                </m:r>
                              </m:lim>
                            </m:limLow>
                          </m:e>
                          <m:sub>
                            <m:r>
                              <m:t>n</m:t>
                            </m:r>
                          </m:sub>
                        </m:sSub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e>
                </m:mr>
              </m:m>
            </m:e>
          </m:d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2"/>
    </w:p>
    <w:bookmarkEnd w:id="13"/>
    <w:bookmarkStart w:id="15" w:name="def-outcome-vector"/>
    <w:p>
      <w:pPr>
        <w:pStyle w:val="FirstParagraph"/>
      </w:pPr>
      <w:r>
        <w:rPr>
          <w:b/>
          <w:bCs/>
        </w:rPr>
        <w:t xml:space="preserve">Definition 3 (Outcome vector)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outcome vector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of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stacks its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w:bookmarkStart w:id="14" w:name="eq-outcome-vector"/>
      <m:oMathPara>
        <m:oMathParaPr>
          <m:jc m:val="center"/>
        </m:oMathParaPr>
        <m:oMath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y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sSub>
                      <m:e>
                        <m:r>
                          <m:t>y</m:t>
                        </m:r>
                      </m:e>
                      <m:sub>
                        <m:r>
                          <m:t>n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14"/>
    </w:p>
    <w:bookmarkEnd w:id="15"/>
    <w:bookmarkStart w:id="16" w:name="exm-input-matrix"/>
    <w:p>
      <w:pPr>
        <w:pStyle w:val="FirstParagraph"/>
      </w:pPr>
      <w:r>
        <w:rPr>
          <w:b/>
          <w:bCs/>
        </w:rPr>
        <w:t xml:space="preserve">Example 1 (The input matrix and outcome vector of the first five cars)</w:t>
      </w:r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frame,</w:t>
      </w:r>
      <w:r>
        <w:t xml:space="preserve"> </w:t>
      </w:r>
      <w:r>
        <w:t xml:space="preserve">take the fuel economy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as the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the gross horsepower</w:t>
      </w:r>
      <w:r>
        <w:t xml:space="preserve"> </w:t>
      </w:r>
      <w:r>
        <w:rPr>
          <w:rStyle w:val="VerbatimChar"/>
        </w:rPr>
        <w:t xml:space="preserve">hp</w:t>
      </w:r>
      <w:r>
        <w:t xml:space="preserve"> </w:t>
      </w:r>
      <w:r>
        <w:t xml:space="preserve">and weight</w:t>
      </w:r>
      <w:r>
        <w:t xml:space="preserve"> </w:t>
      </w:r>
      <w:r>
        <w:rPr>
          <w:rStyle w:val="VerbatimChar"/>
        </w:rPr>
        <w:t xml:space="preserve">wt</w:t>
      </w:r>
      <w:r>
        <w:t xml:space="preserve"> </w:t>
      </w:r>
      <w:r>
        <w:t xml:space="preserve">as the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inputs.</w:t>
      </w:r>
      <w:r>
        <w:t xml:space="preserve"> </w:t>
      </w:r>
      <w:r>
        <w:t xml:space="preserve">The first five cars give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observations.</w:t>
      </w:r>
    </w:p>
    <w:p>
      <w:pPr>
        <w:pStyle w:val="SourceCode"/>
      </w:pPr>
      <w:r>
        <w:rPr>
          <w:rStyle w:val="CommentTok"/>
        </w:rPr>
        <w:t xml:space="preserve"># take the first five cars from the mtcars data frame</w:t>
      </w:r>
      <w:r>
        <w:br/>
      </w:r>
      <w:r>
        <w:rPr>
          <w:rStyle w:val="NormalTok"/>
        </w:rPr>
        <w:t xml:space="preserve">cars5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(mtcars,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stack the two inputs as columns, one row per car</w:t>
      </w:r>
      <w:r>
        <w:br/>
      </w:r>
      <w:r>
        <w:rPr>
          <w:rStyle w:val="NormalTok"/>
        </w:rPr>
        <w:t xml:space="preserve">X_cars5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(cars5[,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"hp"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"wt"</w:t>
      </w:r>
      <w:r>
        <w:rPr>
          <w:rStyle w:val="NormalTok"/>
        </w:rPr>
        <w:t xml:space="preserve">)])</w:t>
      </w:r>
      <w:r>
        <w:br/>
      </w:r>
      <w:r>
        <w:br/>
      </w:r>
      <w:r>
        <w:rPr>
          <w:rStyle w:val="CommentTok"/>
        </w:rPr>
        <w:t xml:space="preserve"># stack the outcomes into one vector</w:t>
      </w:r>
      <w:r>
        <w:br/>
      </w:r>
      <w:r>
        <w:rPr>
          <w:rStyle w:val="NormalTok"/>
        </w:rPr>
        <w:t xml:space="preserve">y_cars5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cars5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br/>
      </w:r>
      <w:r>
        <w:rPr>
          <w:rStyle w:val="CommentTok"/>
        </w:rPr>
        <w:t xml:space="preserve"># show the input matrix and the outcome vector side by side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(X_cars5,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y_cars5)</w:t>
      </w:r>
      <w:r>
        <w:br/>
      </w:r>
      <w:r>
        <w:rPr>
          <w:rStyle w:val="CommentTok"/>
        </w:rPr>
        <w:t xml:space="preserve">#&gt;                    hp    wt  mpg</w:t>
      </w:r>
      <w:r>
        <w:br/>
      </w:r>
      <w:r>
        <w:rPr>
          <w:rStyle w:val="CommentTok"/>
        </w:rPr>
        <w:t xml:space="preserve">#&gt; Mazda RX4         110 2.620 21.0</w:t>
      </w:r>
      <w:r>
        <w:br/>
      </w:r>
      <w:r>
        <w:rPr>
          <w:rStyle w:val="CommentTok"/>
        </w:rPr>
        <w:t xml:space="preserve">#&gt; Mazda RX4 Wag     110 2.875 21.0</w:t>
      </w:r>
      <w:r>
        <w:br/>
      </w:r>
      <w:r>
        <w:rPr>
          <w:rStyle w:val="CommentTok"/>
        </w:rPr>
        <w:t xml:space="preserve">#&gt; Datsun 710         93 2.320 22.8</w:t>
      </w:r>
      <w:r>
        <w:br/>
      </w:r>
      <w:r>
        <w:rPr>
          <w:rStyle w:val="CommentTok"/>
        </w:rPr>
        <w:t xml:space="preserve">#&gt; Hornet 4 Drive    110 3.215 21.4</w:t>
      </w:r>
      <w:r>
        <w:br/>
      </w:r>
      <w:r>
        <w:rPr>
          <w:rStyle w:val="CommentTok"/>
        </w:rPr>
        <w:t xml:space="preserve">#&gt; Hornet Sportabout 175 3.440 18.7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input-matrix">
        <w:r>
          <w:rPr>
            <w:rStyle w:val="Hyperlink"/>
          </w:rPr>
          <w:t xml:space="preserve">input matrix</w:t>
        </w:r>
      </w:hyperlink>
      <w:r>
        <w:t xml:space="preserve"> </w:t>
      </w:r>
      <w:r>
        <w:rPr>
          <w:rStyle w:val="VerbatimChar"/>
        </w:rPr>
        <w:t xml:space="preserve">X_cars5</w:t>
      </w:r>
      <w:r>
        <w:t xml:space="preserve"> </w:t>
      </w:r>
      <w:r>
        <w:t xml:space="preserve">has 5 rows, one per car,</w:t>
      </w:r>
      <w:r>
        <w:t xml:space="preserve"> </w:t>
      </w:r>
      <w:r>
        <w:t xml:space="preserve">and 2 columns, one per input variable.</w:t>
      </w:r>
      <w:r>
        <w:t xml:space="preserve"> </w:t>
      </w:r>
      <w:r>
        <w:t xml:space="preserve">The</w:t>
      </w:r>
      <w:r>
        <w:t xml:space="preserve"> </w:t>
      </w:r>
      <w:hyperlink w:anchor="def-outcome-vector">
        <w:r>
          <w:rPr>
            <w:rStyle w:val="Hyperlink"/>
          </w:rPr>
          <w:t xml:space="preserve">outcome vector</w:t>
        </w:r>
      </w:hyperlink>
      <w:r>
        <w:t xml:space="preserve"> </w:t>
      </w:r>
      <w:r>
        <w:rPr>
          <w:rStyle w:val="VerbatimChar"/>
        </w:rPr>
        <w:t xml:space="preserve">y_cars5</w:t>
      </w:r>
      <w:r>
        <w:t xml:space="preserve"> </w:t>
      </w:r>
      <w:r>
        <w:t xml:space="preserve">has 5 entries, one per car.</w:t>
      </w:r>
    </w:p>
    <w:bookmarkEnd w:id="16"/>
    <w:bookmarkEnd w:id="17"/>
    <w:bookmarkStart w:id="47" w:name="sec-prediction-rules"/>
    <w:p>
      <w:pPr>
        <w:pStyle w:val="Heading2"/>
      </w:pPr>
      <w:r>
        <w:t xml:space="preserve">2 Fitting and scoring prediction rules</w:t>
      </w:r>
    </w:p>
    <w:bookmarkStart w:id="20" w:name="def-fitting-procedure"/>
    <w:p>
      <w:pPr>
        <w:pStyle w:val="FirstParagraph"/>
      </w:pPr>
      <w:r>
        <w:rPr>
          <w:b/>
          <w:bCs/>
        </w:rPr>
        <w:t xml:space="preserve">Definition 4 (Fitting procedure)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fitting procedure</w:t>
      </w:r>
      <w:r>
        <w:t xml:space="preserve"> </w:t>
      </w:r>
      <w:r>
        <w:t xml:space="preserve">is a rule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that,</w:t>
      </w:r>
      <w:r>
        <w:t xml:space="preserve"> </w:t>
      </w:r>
      <w:r>
        <w:t xml:space="preserve">given any data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)</m:t>
            </m:r>
          </m:e>
        </m:d>
        <m:sSub>
          <m:e>
            <m:r>
              <m:t>​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</m:oMath>
      <w:r>
        <w:t xml:space="preserve"> </w:t>
      </w:r>
      <w:r>
        <w:t xml:space="preserve">and any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computes a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of the outcome at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w:bookmarkStart w:id="19" w:name="eq-fitting-procedure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↦</m:t>
          </m:r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19"/>
    </w:p>
    <w:bookmarkEnd w:id="20"/>
    <w:bookmarkStart w:id="21" w:name="rem-source-fitting-procedure"/>
    <w:p>
      <w:pPr>
        <w:pStyle w:val="FirstParagraph"/>
      </w:pPr>
      <w:r>
        <w:rPr>
          <w:i/>
          <w:iCs/>
        </w:rPr>
        <w:t xml:space="preserve">Remark 2</w:t>
      </w:r>
      <w:r>
        <w:t xml:space="preserve"> (Source: Fitting procedure). </w:t>
      </w:r>
      <w:r>
        <w:t xml:space="preserve">The rule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the</w:t>
      </w:r>
      <w:r>
        <w:t xml:space="preserve"> </w:t>
      </w:r>
      <w:hyperlink r:id="rId18">
        <w:r>
          <w:rPr>
            <w:rStyle w:val="Hyperlink"/>
          </w:rPr>
          <w:t xml:space="preserve">definition of a prediction</w:t>
        </w:r>
      </w:hyperlink>
      <w:r>
        <w:t xml:space="preserve">.</w:t>
      </w:r>
      <w:r>
        <w:t xml:space="preserve"> </w:t>
      </w:r>
      <w:r>
        <w:t xml:space="preserve">Hastie et al. (2009, sec. 7.2)</w:t>
      </w:r>
      <w:r>
        <w:t xml:space="preserve"> </w:t>
      </w:r>
      <w:r>
        <w:t xml:space="preserve">write the model estimated from a training set as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.</w:t>
      </w:r>
    </w:p>
    <w:bookmarkEnd w:id="21"/>
    <w:bookmarkStart w:id="23" w:name="def-training-set"/>
    <w:p>
      <w:pPr>
        <w:pStyle w:val="BodyText"/>
      </w:pPr>
      <w:r>
        <w:rPr>
          <w:b/>
          <w:bCs/>
        </w:rPr>
        <w:t xml:space="preserve">Definition 5 (Training 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training set</w:t>
      </w:r>
      <w:r>
        <w:t xml:space="preserve"> </w:t>
      </w:r>
      <w:r>
        <w:t xml:space="preserve">is the data</w:t>
      </w:r>
      <w:r>
        <w:t xml:space="preserve"> </w:t>
      </w:r>
      <w:r>
        <w:t xml:space="preserve">to which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is applied: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written as an ordered list indexed by a set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 numbers:</w:t>
      </w:r>
    </w:p>
    <w:p>
      <w:pPr>
        <w:pStyle w:val="BodyText"/>
      </w:pPr>
      <w:bookmarkStart w:id="22" w:name="eq-training-set"/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D</m:t>
              </m:r>
            </m:e>
            <m:sub>
              <m:r>
                <m:rPr>
                  <m:nor/>
                  <m:sty m:val="p"/>
                </m:rPr>
                <m:t>train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I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n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2"/>
    </w:p>
    <w:bookmarkEnd w:id="23"/>
    <w:bookmarkStart w:id="24" w:name="rem-source-training-set"/>
    <w:p>
      <w:pPr>
        <w:pStyle w:val="FirstParagraph"/>
      </w:pPr>
      <w:r>
        <w:rPr>
          <w:i/>
          <w:iCs/>
        </w:rPr>
        <w:t xml:space="preserve">Remark 3</w:t>
      </w:r>
      <w:r>
        <w:t xml:space="preserve"> (Source: Training set). </w:t>
      </w:r>
      <w:r>
        <w:t xml:space="preserve">Hastie et al. (2009, sec. 7.2)</w:t>
      </w:r>
      <w:r>
        <w:t xml:space="preserve">, who also write the training set as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.</w:t>
      </w:r>
    </w:p>
    <w:bookmarkEnd w:id="24"/>
    <w:bookmarkStart w:id="26" w:name="def-prediction-rule"/>
    <w:p>
      <w:pPr>
        <w:pStyle w:val="BodyText"/>
      </w:pPr>
      <w:r>
        <w:rPr>
          <w:b/>
          <w:bCs/>
        </w:rPr>
        <w:t xml:space="preserve">Definition 6 (Prediction rule)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prediction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that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the function that 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computes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</w:p>
    <w:p>
      <w:pPr>
        <w:pStyle w:val="BodyText"/>
      </w:pPr>
      <w:bookmarkStart w:id="25" w:name="eq-prediction-rule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:</m:t>
          </m:r>
          <m:r>
            <m:t>x</m:t>
          </m:r>
          <m:r>
            <m:rPr>
              <m:sty m:val="p"/>
            </m:rPr>
            <m:t>↦</m:t>
          </m:r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25"/>
    </w:p>
    <w:bookmarkEnd w:id="26"/>
    <w:bookmarkStart w:id="28" w:name="def-new-observation"/>
    <w:p>
      <w:pPr>
        <w:pStyle w:val="FirstParagraph"/>
      </w:pPr>
      <w:del w:id="3" w:author="PR Preview" w:date="2026-01-01T00:00:00Z">
        <w:r>
          <w:rPr>
            <w:b/>
            <w:bCs/>
          </w:rPr>
          <w:delText xml:space="preserve">Definition 7 (Generalization error)</w:delText>
        </w:r>
      </w:del>
      <w:del w:id="4" w:author="PR Preview" w:date="2026-01-01T00:00:00Z">
        <w:r>
          <w:delText xml:space="preserve"> </w:delText>
        </w:r>
      </w:del>
      <w:del w:id="5" w:author="PR Preview" w:date="2026-01-01T00:00:00Z">
        <w:r>
          <w:delText xml:space="preserve">The</w:delText>
        </w:r>
      </w:del>
      <w:del w:id="6" w:author="PR Preview" w:date="2026-01-01T00:00:00Z">
        <w:r>
          <w:delText xml:space="preserve"> </w:delText>
        </w:r>
      </w:del>
      <w:del w:id="7" w:author="PR Preview" w:date="2026-01-01T00:00:00Z">
        <w:r>
          <w:rPr>
            <w:b/>
            <w:bCs/>
          </w:rPr>
          <w:delText xml:space="preserve">generalization error</w:delText>
        </w:r>
      </w:del>
      <w:del w:id="8" w:author="PR Preview" w:date="2026-01-01T00:00:00Z">
        <w:r>
          <w:delText xml:space="preserve"> </w:delText>
        </w:r>
      </w:del>
      <w:del w:id="9" w:author="PR Preview" w:date="2026-01-01T00:00:00Z">
        <w:r>
          <w:delText xml:space="preserve">of a</w:delText>
        </w:r>
      </w:del>
      <w:del w:id="10" w:author="PR Preview" w:date="2026-01-01T00:00:00Z">
        <w:r>
          <w:delText xml:space="preserve"> </w:delText>
        </w:r>
      </w:del>
      <w:hyperlink w:anchor="def-prediction-rule">
        <w:del w:id="11" w:author="PR Preview" w:date="2026-01-01T00:00:00Z">
          <w:r>
            <w:rPr>
              <w:rStyle w:val="Hyperlink"/>
            </w:rPr>
            <w:delText xml:space="preserve">prediction rule</w:delText>
          </w:r>
        </w:del>
      </w:hyperlink>
      <w:del w:id="12" w:author="PR Preview" w:date="2026-01-01T00:00:00Z">
        <w:r>
          <w:delText xml:space="preserve"> </w:delText>
        </w:r>
      </w:del>
      <m:oMath>
        <m:acc>
          <m:accPr>
            <m:chr m:val="̂"/>
          </m:accPr>
          <m:e>
            <m:r>
              <m:t>y</m:t>
            </m:r>
          </m:e>
        </m:acc>
      </m:oMath>
      <w:del w:id="13" w:author="PR Preview" w:date="2026-01-01T00:00:00Z">
        <w:r>
          <w:delText xml:space="preserve"> </w:delText>
        </w:r>
      </w:del>
      <w:del w:id="14" w:author="PR Preview" w:date="2026-01-01T00:00:00Z">
        <w:r>
          <w:delText xml:space="preserve">fitted to a</w:delText>
        </w:r>
      </w:del>
      <w:del w:id="15" w:author="PR Preview" w:date="2026-01-01T00:00:00Z">
        <w:r>
          <w:delText xml:space="preserve"> </w:delText>
        </w:r>
      </w:del>
      <w:hyperlink w:anchor="def-training-set">
        <w:del w:id="16" w:author="PR Preview" w:date="2026-01-01T00:00:00Z">
          <w:r>
            <w:rPr>
              <w:rStyle w:val="Hyperlink"/>
            </w:rPr>
            <w:delText xml:space="preserve">training set</w:delText>
          </w:r>
        </w:del>
      </w:hyperlink>
      <w:del w:id="17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del w:id="18" w:author="PR Preview" w:date="2026-01-01T00:00:00Z">
        <w:r>
          <w:delText xml:space="preserve"> </w:delText>
        </w:r>
      </w:del>
      <w:del w:id="19" w:author="PR Preview" w:date="2026-01-01T00:00:00Z">
        <w:r>
          <w:delText xml:space="preserve">is its expected squared</w:delText>
        </w:r>
      </w:del>
      <w:del w:id="20" w:author="PR Preview" w:date="2026-01-01T00:00:00Z">
        <w:r>
          <w:delText xml:space="preserve"> </w:delText>
        </w:r>
      </w:del>
      <w:hyperlink r:id="rId33">
        <w:del w:id="21" w:author="PR Preview" w:date="2026-01-01T00:00:00Z">
          <w:r>
            <w:rPr>
              <w:rStyle w:val="Hyperlink"/>
            </w:rPr>
            <w:delText xml:space="preserve">prediction error</w:delText>
          </w:r>
        </w:del>
      </w:hyperlink>
      <w:del w:id="22" w:author="PR Preview" w:date="2026-01-01T00:00:00Z">
        <w:r>
          <w:delText xml:space="preserve"> </w:delText>
        </w:r>
      </w:del>
      <w:del w:id="23" w:author="PR Preview" w:date="2026-01-01T00:00:00Z">
        <w:r>
          <w:delText xml:space="preserve">on a new observation</w:delText>
        </w:r>
      </w:del>
      <w:del w:id="24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del w:id="25" w:author="PR Preview" w:date="2026-01-01T00:00:00Z">
        <w:r>
          <w:delText xml:space="preserve"> </w:delText>
        </w:r>
      </w:del>
      <w:del w:id="26" w:author="PR Preview" w:date="2026-01-01T00:00:00Z">
        <w:r>
          <w:delText xml:space="preserve">drawn from the same population independently of</w:delText>
        </w:r>
      </w:del>
      <w:del w:id="27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del w:id="28" w:author="PR Preview" w:date="2026-01-01T00:00:00Z">
        <w:r>
          <w:delText xml:space="preserve">,</w:delText>
        </w:r>
      </w:del>
      <w:del w:id="29" w:author="PR Preview" w:date="2026-01-01T00:00:00Z">
        <w:r>
          <w:delText xml:space="preserve"> </w:delText>
        </w:r>
      </w:del>
      <w:del w:id="30" w:author="PR Preview" w:date="2026-01-01T00:00:00Z">
        <w:r>
          <w:delText xml:space="preserve">with</w:delText>
        </w:r>
      </w:del>
      <w:del w:id="31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del w:id="32" w:author="PR Preview" w:date="2026-01-01T00:00:00Z">
        <w:r>
          <w:delText xml:space="preserve"> </w:delText>
        </w:r>
      </w:del>
      <w:del w:id="33" w:author="PR Preview" w:date="2026-01-01T00:00:00Z">
        <w:r>
          <w:delText xml:space="preserve">held fixed:</w:delText>
        </w:r>
      </w:del>
    </w:p>
    <w:p>
      <w:pPr>
        <w:pStyle w:val="BodyText"/>
      </w:pPr>
      <w:bookmarkStart w:id="28" w:name="eq-generalization-error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Err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28"/>
    </w:p>
    <w:p>
      <w:pPr>
        <w:pStyle w:val="FirstParagraph"/>
      </w:pPr>
      <w:del w:id="34" w:author="PR Preview" w:date="2026-01-01T00:00:00Z">
        <w:r>
          <w:rPr>
            <w:i/>
            <w:iCs/>
          </w:rPr>
          <w:delText xml:space="preserve">Remark 4</w:delText>
        </w:r>
      </w:del>
      <w:del w:id="35" w:author="PR Preview" w:date="2026-01-01T00:00:00Z">
        <w:r>
          <w:delText xml:space="preserve"> (Source: Generalization error). </w:delText>
        </w:r>
      </w:del>
      <w:del w:id="36" w:author="PR Preview" w:date="2026-01-01T00:00:00Z">
        <w:r>
          <w:delText xml:space="preserve">The risk form follows Brian Hutchinson’s Fall 2025 lecture notes;</w:delText>
        </w:r>
      </w:del>
      <w:del w:id="37" w:author="PR Preview" w:date="2026-01-01T00:00:00Z">
        <w:r>
          <w:delText xml:space="preserve"> </w:delText>
        </w:r>
      </w:del>
      <w:del w:id="38" w:author="PR Preview" w:date="2026-01-01T00:00:00Z">
        <w:r>
          <w:delText xml:space="preserve">the conditional form, with the training set held fixed,</w:delText>
        </w:r>
      </w:del>
      <w:del w:id="39" w:author="PR Preview" w:date="2026-01-01T00:00:00Z">
        <w:r>
          <w:delText xml:space="preserve"> </w:delText>
        </w:r>
      </w:del>
      <w:del w:id="40" w:author="PR Preview" w:date="2026-01-01T00:00:00Z">
        <w:r>
          <w:delText xml:space="preserve">follows</w:delText>
        </w:r>
      </w:del>
      <w:del w:id="41" w:author="PR Preview" w:date="2026-01-01T00:00:00Z">
        <w:r>
          <w:delText xml:space="preserve"> </w:delText>
        </w:r>
      </w:del>
      <w:del w:id="42" w:author="PR Preview" w:date="2026-01-01T00:00:00Z">
        <w:r>
          <w:delText xml:space="preserve">Hastie et al. (2009, sec. 7.2)</w:delText>
        </w:r>
      </w:del>
      <w:del w:id="43" w:author="PR Preview" w:date="2026-01-01T00:00:00Z">
        <w:r>
          <w:delText xml:space="preserve">.</w:delText>
        </w:r>
      </w:del>
    </w:p>
    <w:p>
      <w:pPr>
        <w:pStyle w:val="BodyText"/>
      </w:pPr>
      <w:del w:id="44" w:author="PR Preview" w:date="2026-01-01T00:00:00Z">
        <w:r>
          <w:rPr>
            <w:b/>
            <w:bCs/>
          </w:rPr>
          <w:delText xml:space="preserve">Definition 8 (Held-out set (hold-out set))</w:delText>
        </w:r>
      </w:del>
      <w:del w:id="45" w:author="PR Preview" w:date="2026-01-01T00:00:00Z">
        <w:r>
          <w:delText xml:space="preserve"> </w:delText>
        </w:r>
      </w:del>
      <w:del w:id="46" w:author="PR Preview" w:date="2026-01-01T00:00:00Z">
        <w:r>
          <w:delText xml:space="preserve">A</w:delText>
        </w:r>
      </w:del>
      <w:del w:id="47" w:author="PR Preview" w:date="2026-01-01T00:00:00Z">
        <w:r>
          <w:delText xml:space="preserve"> </w:delText>
        </w:r>
      </w:del>
      <w:del w:id="48" w:author="PR Preview" w:date="2026-01-01T00:00:00Z">
        <w:r>
          <w:rPr>
            <w:b/>
            <w:bCs/>
          </w:rPr>
          <w:delText xml:space="preserve">held-out set</w:delText>
        </w:r>
      </w:del>
      <w:del w:id="49" w:author="PR Preview" w:date="2026-01-01T00:00:00Z">
        <w:r>
          <w:delText xml:space="preserve"> </w:delText>
        </w:r>
      </w:del>
      <w:del w:id="50" w:author="PR Preview" w:date="2026-01-01T00:00:00Z">
        <w:r>
          <w:delText xml:space="preserve">for a</w:delText>
        </w:r>
      </w:del>
      <w:del w:id="51" w:author="PR Preview" w:date="2026-01-01T00:00:00Z">
        <w:r>
          <w:delText xml:space="preserve"> </w:delText>
        </w:r>
      </w:del>
      <w:hyperlink w:anchor="def-training-set">
        <w:del w:id="52" w:author="PR Preview" w:date="2026-01-01T00:00:00Z">
          <w:r>
            <w:rPr>
              <w:rStyle w:val="Hyperlink"/>
            </w:rPr>
            <w:delText xml:space="preserve">training set</w:delText>
          </w:r>
        </w:del>
      </w:hyperlink>
      <w:del w:id="53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del w:id="54" w:author="PR Preview" w:date="2026-01-01T00:00:00Z">
        <w:r>
          <w:delText xml:space="preserve"> </w:delText>
        </w:r>
      </w:del>
      <w:del w:id="55" w:author="PR Preview" w:date="2026-01-01T00:00:00Z">
        <w:r>
          <w:delText xml:space="preserve">is a list of</w:delText>
        </w:r>
      </w:del>
      <w:del w:id="56" w:author="PR Preview" w:date="2026-01-01T00:00:00Z">
        <w:r>
          <w:delText xml:space="preserve"> </w:delText>
        </w:r>
      </w:del>
      <m:oMath>
        <m:r>
          <m:t>m</m:t>
        </m:r>
      </m:oMath>
      <w:del w:id="57" w:author="PR Preview" w:date="2026-01-01T00:00:00Z">
        <w:r>
          <w:delText xml:space="preserve"> </w:delText>
        </w:r>
      </w:del>
      <w:del w:id="58" w:author="PR Preview" w:date="2026-01-01T00:00:00Z">
        <w:r>
          <w:delText xml:space="preserve">further observations,</w:delText>
        </w:r>
      </w:del>
      <w:del w:id="59" w:author="PR Preview" w:date="2026-01-01T00:00:00Z">
        <w:r>
          <w:delText xml:space="preserve"> </w:delText>
        </w:r>
      </w:del>
      <w:del w:id="60" w:author="PR Preview" w:date="2026-01-01T00:00:00Z">
        <w:r>
          <w:delText xml:space="preserve">none of them in</w:delText>
        </w:r>
      </w:del>
      <w:del w:id="61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del w:id="62" w:author="PR Preview" w:date="2026-01-01T00:00:00Z">
        <w:r>
          <w:delText xml:space="preserve">,</w:delText>
        </w:r>
      </w:del>
      <w:del w:id="63" w:author="PR Preview" w:date="2026-01-01T00:00:00Z">
        <w:r>
          <w:delText xml:space="preserve"> </w:delText>
        </w:r>
      </w:del>
      <w:del w:id="64" w:author="PR Preview" w:date="2026-01-01T00:00:00Z">
        <w:r>
          <w:delText xml:space="preserve">that the</w:delText>
        </w:r>
      </w:del>
      <w:del w:id="65" w:author="PR Preview" w:date="2026-01-01T00:00:00Z">
        <w:r>
          <w:delText xml:space="preserve"> </w:delText>
        </w:r>
      </w:del>
      <w:hyperlink w:anchor="def-fitting-procedure">
        <w:del w:id="66" w:author="PR Preview" w:date="2026-01-01T00:00:00Z">
          <w:r>
            <w:rPr>
              <w:rStyle w:val="Hyperlink"/>
            </w:rPr>
            <w:delText xml:space="preserve">fitting procedure</w:delText>
          </w:r>
        </w:del>
      </w:hyperlink>
      <w:del w:id="67" w:author="PR Preview" w:date="2026-01-01T00:00:00Z">
        <w:r>
          <w:delText xml:space="preserve"> </w:delText>
        </w:r>
      </w:del>
      <w:del w:id="68" w:author="PR Preview" w:date="2026-01-01T00:00:00Z">
        <w:r>
          <w:delText xml:space="preserve">does not use</w:delText>
        </w:r>
      </w:del>
      <w:del w:id="69" w:author="PR Preview" w:date="2026-01-01T00:00:00Z">
        <w:r>
          <w:delText xml:space="preserve"> </w:delText>
        </w:r>
      </w:del>
      <w:del w:id="70" w:author="PR Preview" w:date="2026-01-01T00:00:00Z">
        <w:r>
          <w:delText xml:space="preserve">and on which the</w:delText>
        </w:r>
      </w:del>
      <w:del w:id="71" w:author="PR Preview" w:date="2026-01-01T00:00:00Z">
        <w:r>
          <w:delText xml:space="preserve"> </w:delText>
        </w:r>
      </w:del>
      <w:hyperlink w:anchor="def-prediction-rule">
        <w:del w:id="72" w:author="PR Preview" w:date="2026-01-01T00:00:00Z">
          <w:r>
            <w:rPr>
              <w:rStyle w:val="Hyperlink"/>
            </w:rPr>
            <w:delText xml:space="preserve">prediction rule</w:delText>
          </w:r>
        </w:del>
      </w:hyperlink>
      <w:del w:id="73" w:author="PR Preview" w:date="2026-01-01T00:00:00Z">
        <w:r>
          <w:delText xml:space="preserve"> </w:delText>
        </w:r>
      </w:del>
      <m:oMath>
        <m:acc>
          <m:accPr>
            <m:chr m:val="̂"/>
          </m:accPr>
          <m:e>
            <m:r>
              <m:t>y</m:t>
            </m:r>
          </m:e>
        </m:acc>
      </m:oMath>
      <w:del w:id="74" w:author="PR Preview" w:date="2026-01-01T00:00:00Z">
        <w:r>
          <w:delText xml:space="preserve"> </w:delText>
        </w:r>
      </w:del>
      <w:del w:id="75" w:author="PR Preview" w:date="2026-01-01T00:00:00Z">
        <w:r>
          <w:delText xml:space="preserve">is scored:</w:delText>
        </w:r>
      </w:del>
    </w:p>
    <w:p>
      <w:pPr>
        <w:pStyle w:val="BodyText"/>
      </w:pPr>
      <w:bookmarkStart w:id="31" w:name="eq-held-out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31"/>
    </w:p>
    <w:p>
      <w:pPr>
        <w:pStyle w:val="FirstParagraph"/>
      </w:pPr>
      <w:del w:id="76" w:author="PR Preview" w:date="2026-01-01T00:00:00Z">
        <w:r>
          <w:rPr>
            <w:i/>
            <w:iCs/>
          </w:rPr>
          <w:delText xml:space="preserve">Remark 5</w:delText>
        </w:r>
      </w:del>
      <w:del w:id="77" w:author="PR Preview" w:date="2026-01-01T00:00:00Z">
        <w:r>
          <w:delText xml:space="preserve"> (Source: Held-out set (hold-out set)). </w:delText>
        </w:r>
      </w:del>
      <w:del w:id="78" w:author="PR Preview" w:date="2026-01-01T00:00:00Z">
        <w:r>
          <w:delText xml:space="preserve">Also called a</w:delText>
        </w:r>
      </w:del>
      <w:del w:id="79" w:author="PR Preview" w:date="2026-01-01T00:00:00Z">
        <w:r>
          <w:delText xml:space="preserve"> </w:delText>
        </w:r>
      </w:del>
      <w:del w:id="80" w:author="PR Preview" w:date="2026-01-01T00:00:00Z">
        <w:r>
          <w:rPr>
            <w:b/>
            <w:bCs/>
          </w:rPr>
          <w:delText xml:space="preserve">hold-out set</w:delText>
        </w:r>
      </w:del>
      <w:del w:id="81" w:author="PR Preview" w:date="2026-01-01T00:00:00Z">
        <w:r>
          <w:delText xml:space="preserve"> </w:delText>
        </w:r>
      </w:del>
      <w:del w:id="82" w:author="PR Preview" w:date="2026-01-01T00:00:00Z">
        <w:r>
          <w:delText xml:space="preserve">(James et al. 2021, sec. 5.1.1)</w:delText>
        </w:r>
      </w:del>
      <w:del w:id="83" w:author="PR Preview" w:date="2026-01-01T00:00:00Z">
        <w:r>
          <w:delText xml:space="preserve">.</w:delText>
        </w:r>
      </w:del>
    </w:p>
    <w:p>
      <w:pPr>
        <w:pStyle w:val="BodyText"/>
      </w:pPr>
      <w:del w:id="84" w:author="PR Preview" w:date="2026-01-01T00:00:00Z">
        <w:r>
          <w:rPr>
            <w:b/>
            <w:bCs/>
          </w:rPr>
          <w:delText xml:space="preserve">Definition 9 (Root mean squared error of predictions)</w:delText>
        </w:r>
      </w:del>
      <w:del w:id="85" w:author="PR Preview" w:date="2026-01-01T00:00:00Z">
        <w:r>
          <w:delText xml:space="preserve"> </w:delText>
        </w:r>
      </w:del>
      <w:del w:id="86" w:author="PR Preview" w:date="2026-01-01T00:00:00Z">
        <w:r>
          <w:delText xml:space="preserve">The</w:delText>
        </w:r>
      </w:del>
      <w:del w:id="87" w:author="PR Preview" w:date="2026-01-01T00:00:00Z">
        <w:r>
          <w:delText xml:space="preserve"> </w:delText>
        </w:r>
      </w:del>
      <w:del w:id="88" w:author="PR Preview" w:date="2026-01-01T00:00:00Z">
        <w:r>
          <w:rPr>
            <w:b/>
            <w:bCs/>
          </w:rPr>
          <w:delText xml:space="preserve">root mean squared error</w:delText>
        </w:r>
      </w:del>
      <w:del w:id="89" w:author="PR Preview" w:date="2026-01-01T00:00:00Z">
        <w:r>
          <w:delText xml:space="preserve"> </w:delText>
        </w:r>
      </w:del>
      <w:del w:id="90" w:author="PR Preview" w:date="2026-01-01T00:00:00Z">
        <w:r>
          <w:delText xml:space="preserve">(RMSE) of predictions</w:delText>
        </w:r>
      </w:del>
      <w:del w:id="91" w:author="PR Preview" w:date="2026-01-01T00:00:00Z">
        <w:r>
          <w:delText xml:space="preserve"> </w:delText>
        </w:r>
      </w:del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n</m:t>
            </m:r>
          </m:sub>
        </m:sSub>
      </m:oMath>
      <w:del w:id="92" w:author="PR Preview" w:date="2026-01-01T00:00:00Z">
        <w:r>
          <w:delText xml:space="preserve"> </w:delText>
        </w:r>
      </w:del>
      <w:del w:id="93" w:author="PR Preview" w:date="2026-01-01T00:00:00Z">
        <w:r>
          <w:delText xml:space="preserve">of observed outcomes</w:delText>
        </w:r>
      </w:del>
      <w:del w:id="94" w:author="PR Preview" w:date="2026-01-01T00:00:00Z">
        <w:r>
          <w:delText xml:space="preserve"> </w:delText>
        </w:r>
      </w:del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del w:id="95" w:author="PR Preview" w:date="2026-01-01T00:00:00Z">
        <w:r>
          <w:delText xml:space="preserve"> </w:delText>
        </w:r>
      </w:del>
      <w:del w:id="96" w:author="PR Preview" w:date="2026-01-01T00:00:00Z">
        <w:r>
          <w:delText xml:space="preserve">is the square root of their</w:delText>
        </w:r>
      </w:del>
      <w:del w:id="97" w:author="PR Preview" w:date="2026-01-01T00:00:00Z">
        <w:r>
          <w:delText xml:space="preserve"> </w:delText>
        </w:r>
      </w:del>
      <w:hyperlink r:id="rId41">
        <w:del w:id="98" w:author="PR Preview" w:date="2026-01-01T00:00:00Z">
          <w:r>
            <w:rPr>
              <w:rStyle w:val="Hyperlink"/>
            </w:rPr>
            <w:delText xml:space="preserve">mean squared error</w:delText>
          </w:r>
        </w:del>
      </w:hyperlink>
      <w:del w:id="99" w:author="PR Preview" w:date="2026-01-01T00:00:00Z">
        <w:r>
          <w:delText xml:space="preserve">:</w:delText>
        </w:r>
      </w:del>
    </w:p>
    <w:p>
      <w:pPr>
        <w:pStyle w:val="BodyText"/>
      </w:pPr>
      <w:bookmarkStart w:id="35" w:name="eq-prediction-rmse"/>
      <m:oMathPara>
        <m:oMathParaPr>
          <m:jc m:val="center"/>
        </m:oMathParaPr>
        <m:oMath>
          <m:r>
            <m:rPr>
              <m:sty m:val="p"/>
            </m:rPr>
            <m:t>RMSE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e>
          </m:rad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35"/>
    </w:p>
    <w:p>
      <w:pPr>
        <w:pStyle w:val="FirstParagraph"/>
      </w:pPr>
      <w:del w:id="100" w:author="PR Preview" w:date="2026-01-01T00:00:00Z">
        <w:r>
          <w:rPr>
            <w:b/>
            <w:bCs/>
          </w:rPr>
          <w:delText xml:space="preserve">Definition 10 (Training error)</w:delText>
        </w:r>
      </w:del>
      <w:del w:id="101" w:author="PR Preview" w:date="2026-01-01T00:00:00Z">
        <w:r>
          <w:delText xml:space="preserve"> </w:delText>
        </w:r>
      </w:del>
      <w:del w:id="102" w:author="PR Preview" w:date="2026-01-01T00:00:00Z">
        <w:r>
          <w:delText xml:space="preserve">The</w:delText>
        </w:r>
      </w:del>
      <w:del w:id="103" w:author="PR Preview" w:date="2026-01-01T00:00:00Z">
        <w:r>
          <w:delText xml:space="preserve"> </w:delText>
        </w:r>
      </w:del>
      <w:del w:id="104" w:author="PR Preview" w:date="2026-01-01T00:00:00Z">
        <w:r>
          <w:rPr>
            <w:b/>
            <w:bCs/>
          </w:rPr>
          <w:delText xml:space="preserve">training error</w:delText>
        </w:r>
      </w:del>
      <w:del w:id="105" w:author="PR Preview" w:date="2026-01-01T00:00:00Z">
        <w:r>
          <w:delText xml:space="preserve"> </w:delText>
        </w:r>
      </w:del>
      <w:del w:id="106" w:author="PR Preview" w:date="2026-01-01T00:00:00Z">
        <w:r>
          <w:delText xml:space="preserve">of a</w:delText>
        </w:r>
      </w:del>
      <w:del w:id="107" w:author="PR Preview" w:date="2026-01-01T00:00:00Z">
        <w:r>
          <w:delText xml:space="preserve"> </w:delText>
        </w:r>
      </w:del>
      <w:hyperlink w:anchor="def-prediction-rule">
        <w:del w:id="108" w:author="PR Preview" w:date="2026-01-01T00:00:00Z">
          <w:r>
            <w:rPr>
              <w:rStyle w:val="Hyperlink"/>
            </w:rPr>
            <w:delText xml:space="preserve">prediction rule</w:delText>
          </w:r>
        </w:del>
      </w:hyperlink>
      <w:del w:id="109" w:author="PR Preview" w:date="2026-01-01T00:00:00Z">
        <w:r>
          <w:delText xml:space="preserve"> </w:delText>
        </w:r>
      </w:del>
      <m:oMath>
        <m:acc>
          <m:accPr>
            <m:chr m:val="̂"/>
          </m:accPr>
          <m:e>
            <m:r>
              <m:t>y</m:t>
            </m:r>
          </m:e>
        </m:acc>
      </m:oMath>
      <w:del w:id="110" w:author="PR Preview" w:date="2026-01-01T00:00:00Z">
        <w:r>
          <w:delText xml:space="preserve"> </w:delText>
        </w:r>
      </w:del>
      <w:del w:id="111" w:author="PR Preview" w:date="2026-01-01T00:00:00Z">
        <w:r>
          <w:delText xml:space="preserve">fitted to a</w:delText>
        </w:r>
      </w:del>
      <w:del w:id="112" w:author="PR Preview" w:date="2026-01-01T00:00:00Z">
        <w:r>
          <w:delText xml:space="preserve"> </w:delText>
        </w:r>
      </w:del>
      <w:hyperlink w:anchor="def-training-set">
        <w:del w:id="113" w:author="PR Preview" w:date="2026-01-01T00:00:00Z">
          <w:r>
            <w:rPr>
              <w:rStyle w:val="Hyperlink"/>
            </w:rPr>
            <w:delText xml:space="preserve">training set</w:delText>
          </w:r>
        </w:del>
      </w:hyperlink>
      <w:del w:id="114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del w:id="115" w:author="PR Preview" w:date="2026-01-01T00:00:00Z">
        <w:r>
          <w:delText xml:space="preserve"> </w:delText>
        </w:r>
      </w:del>
      <w:del w:id="116" w:author="PR Preview" w:date="2026-01-01T00:00:00Z">
        <w:r>
          <w:delText xml:space="preserve">is the</w:delText>
        </w:r>
      </w:del>
      <w:del w:id="117" w:author="PR Preview" w:date="2026-01-01T00:00:00Z">
        <w:r>
          <w:delText xml:space="preserve"> </w:delText>
        </w:r>
      </w:del>
      <w:hyperlink r:id="rId41">
        <w:del w:id="118" w:author="PR Preview" w:date="2026-01-01T00:00:00Z">
          <w:r>
            <w:rPr>
              <w:rStyle w:val="Hyperlink"/>
            </w:rPr>
            <w:delText xml:space="preserve">mean squared error</w:delText>
          </w:r>
        </w:del>
      </w:hyperlink>
      <w:del w:id="119" w:author="PR Preview" w:date="2026-01-01T00:00:00Z">
        <w:r>
          <w:delText xml:space="preserve"> </w:delText>
        </w:r>
      </w:del>
      <w:del w:id="120" w:author="PR Preview" w:date="2026-01-01T00:00:00Z">
        <w:r>
          <w:delText xml:space="preserve">of its</w:delText>
        </w:r>
      </w:del>
      <w:del w:id="121" w:author="PR Preview" w:date="2026-01-01T00:00:00Z">
        <w:r>
          <w:delText xml:space="preserve"> </w:delText>
        </w:r>
      </w:del>
      <w:hyperlink r:id="rId218">
        <w:del w:id="122" w:author="PR Preview" w:date="2026-01-01T00:00:00Z">
          <w:r>
            <w:rPr>
              <w:rStyle w:val="Hyperlink"/>
            </w:rPr>
            <w:delText xml:space="preserve">fitted values</w:delText>
          </w:r>
        </w:del>
      </w:hyperlink>
      <w:del w:id="123" w:author="PR Preview" w:date="2026-01-01T00:00:00Z">
        <w:r>
          <w:delText xml:space="preserve"> </w:delText>
        </w:r>
      </w:del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del w:id="124" w:author="PR Preview" w:date="2026-01-01T00:00:00Z">
        <w:r>
          <w:delText xml:space="preserve">,</w:delText>
        </w:r>
      </w:del>
      <w:del w:id="125" w:author="PR Preview" w:date="2026-01-01T00:00:00Z">
        <w:r>
          <w:delText xml:space="preserve"> </w:delText>
        </w:r>
      </w:del>
      <m:oMath>
        <m:r>
          <m:t>i</m:t>
        </m:r>
        <m:r>
          <m:rPr>
            <m:sty m:val="p"/>
          </m:rPr>
          <m:t>∈</m:t>
        </m:r>
        <m:r>
          <m:t>I</m:t>
        </m:r>
      </m:oMath>
      <w:del w:id="126" w:author="PR Preview" w:date="2026-01-01T00:00:00Z">
        <w:r>
          <w:delText xml:space="preserve">,</w:delText>
        </w:r>
      </w:del>
      <w:del w:id="127" w:author="PR Preview" w:date="2026-01-01T00:00:00Z">
        <w:r>
          <w:delText xml:space="preserve"> </w:delText>
        </w:r>
      </w:del>
      <w:del w:id="128" w:author="PR Preview" w:date="2026-01-01T00:00:00Z">
        <w:r>
          <w:delText xml:space="preserve">as predictions of the training outcomes</w:delText>
        </w:r>
      </w:del>
      <w:del w:id="129" w:author="PR Preview" w:date="2026-01-01T00:00:00Z">
        <w:r>
          <w:delText xml:space="preserve"> </w:delText>
        </w:r>
      </w:del>
      <m:oMath>
        <m:sSub>
          <m:e>
            <m:r>
              <m:t>y</m:t>
            </m:r>
          </m:e>
          <m:sub>
            <m:r>
              <m:t>i</m:t>
            </m:r>
          </m:sub>
        </m:sSub>
      </m:oMath>
      <w:del w:id="130" w:author="PR Preview" w:date="2026-01-01T00:00:00Z">
        <w:r>
          <w:delText xml:space="preserve">:</w:delText>
        </w:r>
      </w:del>
    </w:p>
    <w:p>
      <w:pPr>
        <w:pStyle w:val="BodyText"/>
      </w:pPr>
      <w:bookmarkStart w:id="38" w:name="eq-training-mse"/>
      <m:oMathPara>
        <m:oMathParaPr>
          <m:jc m:val="center"/>
        </m:oMathParaPr>
        <m:oMath>
          <m:bar>
            <m:barPr>
              <m:pos m:val="top"/>
            </m:barPr>
            <m:e>
              <m:r>
                <m:rPr>
                  <m:sty m:val="p"/>
                </m:rPr>
                <m:t>err</m:t>
              </m:r>
            </m:e>
          </m:ba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38"/>
    </w:p>
    <w:p>
      <w:pPr>
        <w:pStyle w:val="FirstParagraph"/>
      </w:pPr>
      <w:del w:id="131" w:author="PR Preview" w:date="2026-01-01T00:00:00Z">
        <w:r>
          <w:rPr>
            <w:i/>
            <w:iCs/>
          </w:rPr>
          <w:delText xml:space="preserve">Remark 6</w:delText>
        </w:r>
      </w:del>
      <w:del w:id="132" w:author="PR Preview" w:date="2026-01-01T00:00:00Z">
        <w:r>
          <w:delText xml:space="preserve"> (Source: Training error). </w:delText>
        </w:r>
      </w:del>
      <w:del w:id="133" w:author="PR Preview" w:date="2026-01-01T00:00:00Z">
        <w:r>
          <w:delText xml:space="preserve">Hastie et al. (2009, sec. 7.2)</w:delText>
        </w:r>
      </w:del>
      <w:del w:id="134" w:author="PR Preview" w:date="2026-01-01T00:00:00Z">
        <w:r>
          <w:delText xml:space="preserve">, who write the training error as</w:delText>
        </w:r>
      </w:del>
      <w:del w:id="135" w:author="PR Preview" w:date="2026-01-01T00:00:00Z">
        <w:r>
          <w:delText xml:space="preserve"> </w:delText>
        </w:r>
      </w:del>
      <m:oMath>
        <m:bar>
          <m:barPr>
            <m:pos m:val="top"/>
          </m:barPr>
          <m:e>
            <m:r>
              <m:rPr>
                <m:nor/>
                <m:sty m:val="p"/>
              </m:rPr>
              <m:t>err</m:t>
            </m:r>
          </m:e>
        </m:bar>
      </m:oMath>
      <w:del w:id="136" w:author="PR Preview" w:date="2026-01-01T00:00:00Z">
        <w:r>
          <w:delText xml:space="preserve"> </w:delText>
        </w:r>
      </w:del>
      <w:del w:id="137" w:author="PR Preview" w:date="2026-01-01T00:00:00Z">
        <w:r>
          <w:delText xml:space="preserve">and define it for any loss.</w:delText>
        </w:r>
      </w:del>
    </w:p>
    <w:p>
      <w:pPr>
        <w:pStyle w:val="FirstParagraph"/>
      </w:pPr>
      <w:ins w:id="138" w:author="PR Preview" w:date="2026-01-01T00:00:00Z">
        <w:r>
          <w:rPr>
            <w:b/>
            <w:bCs/>
          </w:rPr>
          <w:t xml:space="preserve">Definition 7 (New observation)</w:t>
        </w:r>
      </w:ins>
      <w:ins w:id="139" w:author="PR Preview" w:date="2026-01-01T00:00:00Z">
        <w:r>
          <w:t xml:space="preserve"> </w:t>
        </w:r>
      </w:ins>
      <w:ins w:id="140" w:author="PR Preview" w:date="2026-01-01T00:00:00Z">
        <w:r>
          <w:t xml:space="preserve">A</w:t>
        </w:r>
      </w:ins>
      <w:ins w:id="141" w:author="PR Preview" w:date="2026-01-01T00:00:00Z">
        <w:r>
          <w:t xml:space="preserve"> </w:t>
        </w:r>
      </w:ins>
      <w:ins w:id="142" w:author="PR Preview" w:date="2026-01-01T00:00:00Z">
        <w:r>
          <w:rPr>
            <w:b/>
            <w:bCs/>
          </w:rPr>
          <w:t xml:space="preserve">new observation</w:t>
        </w:r>
      </w:ins>
      <w:ins w:id="143" w:author="PR Preview" w:date="2026-01-01T00:00:00Z">
        <w:r>
          <w:t xml:space="preserve"> </w:t>
        </w:r>
      </w:ins>
      <w:ins w:id="144" w:author="PR Preview" w:date="2026-01-01T00:00:00Z">
        <w:r>
          <w:t xml:space="preserve">is a pair</w:t>
        </w:r>
      </w:ins>
      <w:ins w:id="145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ins w:id="146" w:author="PR Preview" w:date="2026-01-01T00:00:00Z">
        <w:r>
          <w:t xml:space="preserve"> </w:t>
        </w:r>
      </w:ins>
      <w:ins w:id="147" w:author="PR Preview" w:date="2026-01-01T00:00:00Z">
        <w:r>
          <w:t xml:space="preserve">of a covariate value and an outcome</w:t>
        </w:r>
      </w:ins>
      <w:ins w:id="148" w:author="PR Preview" w:date="2026-01-01T00:00:00Z">
        <w:r>
          <w:t xml:space="preserve"> </w:t>
        </w:r>
      </w:ins>
      <w:ins w:id="149" w:author="PR Preview" w:date="2026-01-01T00:00:00Z">
        <w:r>
          <w:t xml:space="preserve">drawn from the same population as the observations of a</w:t>
        </w:r>
      </w:ins>
      <w:ins w:id="150" w:author="PR Preview" w:date="2026-01-01T00:00:00Z">
        <w:r>
          <w:t xml:space="preserve"> </w:t>
        </w:r>
      </w:ins>
      <w:hyperlink w:anchor="def-training-set">
        <w:ins w:id="151" w:author="PR Preview" w:date="2026-01-01T00:00:00Z">
          <w:r>
            <w:rPr>
              <w:rStyle w:val="Hyperlink"/>
            </w:rPr>
            <w:t xml:space="preserve">training set</w:t>
          </w:r>
        </w:ins>
      </w:hyperlink>
      <w:ins w:id="152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ins w:id="153" w:author="PR Preview" w:date="2026-01-01T00:00:00Z">
        <w:r>
          <w:t xml:space="preserve">,</w:t>
        </w:r>
      </w:ins>
      <w:ins w:id="154" w:author="PR Preview" w:date="2026-01-01T00:00:00Z">
        <w:r>
          <w:t xml:space="preserve"> </w:t>
        </w:r>
      </w:ins>
      <w:hyperlink r:id="rId27">
        <w:ins w:id="155" w:author="PR Preview" w:date="2026-01-01T00:00:00Z">
          <w:r>
            <w:rPr>
              <w:rStyle w:val="Hyperlink"/>
            </w:rPr>
            <w:t xml:space="preserve">statistically independent</w:t>
          </w:r>
        </w:ins>
      </w:hyperlink>
      <w:ins w:id="156" w:author="PR Preview" w:date="2026-01-01T00:00:00Z">
        <w:r>
          <w:t xml:space="preserve"> </w:t>
        </w:r>
      </w:ins>
      <w:ins w:id="157" w:author="PR Preview" w:date="2026-01-01T00:00:00Z">
        <w:r>
          <w:t xml:space="preserve">of</w:t>
        </w:r>
      </w:ins>
      <w:ins w:id="158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ins w:id="159" w:author="PR Preview" w:date="2026-01-01T00:00:00Z">
        <w:r>
          <w:t xml:space="preserve">.</w:t>
        </w:r>
      </w:ins>
      <w:ins w:id="160" w:author="PR Preview" w:date="2026-01-01T00:00:00Z">
        <w:r>
          <w:t xml:space="preserve"> </w:t>
        </w:r>
      </w:ins>
      <w:ins w:id="161" w:author="PR Preview" w:date="2026-01-01T00:00:00Z">
        <w:r>
          <w:t xml:space="preserve">The subscript</w:t>
        </w:r>
      </w:ins>
      <w:ins w:id="162" w:author="PR Preview" w:date="2026-01-01T00:00:00Z">
        <w:r>
          <w:t xml:space="preserve"> </w:t>
        </w:r>
      </w:ins>
      <m:oMath>
        <m:r>
          <m:rPr>
            <m:sty m:val="p"/>
          </m:rPr>
          <m:t>*</m:t>
        </m:r>
      </m:oMath>
      <w:ins w:id="163" w:author="PR Preview" w:date="2026-01-01T00:00:00Z">
        <w:r>
          <w:t xml:space="preserve"> </w:t>
        </w:r>
      </w:ins>
      <w:ins w:id="164" w:author="PR Preview" w:date="2026-01-01T00:00:00Z">
        <w:r>
          <w:t xml:space="preserve">marks a quantity of the new observation,</w:t>
        </w:r>
      </w:ins>
      <w:ins w:id="165" w:author="PR Preview" w:date="2026-01-01T00:00:00Z">
        <w:r>
          <w:t xml:space="preserve"> </w:t>
        </w:r>
      </w:ins>
      <w:ins w:id="166" w:author="PR Preview" w:date="2026-01-01T00:00:00Z">
        <w:r>
          <w:t xml:space="preserve">as in</w:t>
        </w:r>
      </w:ins>
      <w:ins w:id="167" w:author="PR Preview" w:date="2026-01-01T00:00:00Z">
        <w:r>
          <w:t xml:space="preserve"> </w:t>
        </w:r>
      </w:ins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ins w:id="168" w:author="PR Preview" w:date="2026-01-01T00:00:00Z">
        <w:r>
          <w:t xml:space="preserve"> </w:t>
        </w:r>
      </w:ins>
      <w:ins w:id="169" w:author="PR Preview" w:date="2026-01-01T00:00:00Z">
        <w:r>
          <w:t xml:space="preserve">and</w:t>
        </w:r>
      </w:ins>
      <w:ins w:id="170" w:author="PR Preview" w:date="2026-01-01T00:00:00Z">
        <w:r>
          <w:t xml:space="preserve"> </w:t>
        </w:r>
      </w:ins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ins w:id="171" w:author="PR Preview" w:date="2026-01-01T00:00:00Z">
        <w:r>
          <w:t xml:space="preserve">,</w:t>
        </w:r>
      </w:ins>
      <w:ins w:id="172" w:author="PR Preview" w:date="2026-01-01T00:00:00Z">
        <w:r>
          <w:t xml:space="preserve"> </w:t>
        </w:r>
      </w:ins>
      <w:ins w:id="173" w:author="PR Preview" w:date="2026-01-01T00:00:00Z">
        <w:r>
          <w:t xml:space="preserve">and distinguishes it from the indexed observations</w:t>
        </w:r>
      </w:ins>
      <w:ins w:id="174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ins w:id="175" w:author="PR Preview" w:date="2026-01-01T00:00:00Z">
        <w:r>
          <w:t xml:space="preserve"> </w:t>
        </w:r>
      </w:ins>
      <w:ins w:id="176" w:author="PR Preview" w:date="2026-01-01T00:00:00Z">
        <w:r>
          <w:t xml:space="preserve">of</w:t>
        </w:r>
      </w:ins>
      <w:ins w:id="177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ins w:id="178" w:author="PR Preview" w:date="2026-01-01T00:00:00Z">
        <w:r>
          <w:t xml:space="preserve">.</w:t>
        </w:r>
      </w:ins>
    </w:p>
    <w:bookmarkEnd w:id="28"/>
    <w:bookmarkStart w:id="29" w:name="exm-new-observation"/>
    <w:p>
      <w:pPr>
        <w:pStyle w:val="BodyText"/>
      </w:pPr>
      <w:ins w:id="179" w:author="PR Preview" w:date="2026-01-01T00:00:00Z">
        <w:r>
          <w:rPr>
            <w:b/>
            <w:bCs/>
          </w:rPr>
          <w:t xml:space="preserve">Example 2 (A new observation for the first five cars)</w:t>
        </w:r>
      </w:ins>
      <w:ins w:id="180" w:author="PR Preview" w:date="2026-01-01T00:00:00Z">
        <w:r>
          <w:t xml:space="preserve"> </w:t>
        </w:r>
      </w:ins>
      <w:ins w:id="181" w:author="PR Preview" w:date="2026-01-01T00:00:00Z">
        <w:r>
          <w:t xml:space="preserve">Take the first five cars of</w:t>
        </w:r>
      </w:ins>
      <w:ins w:id="182" w:author="PR Preview" w:date="2026-01-01T00:00:00Z">
        <w:r>
          <w:t xml:space="preserve"> </w:t>
        </w:r>
      </w:ins>
      <w:ins w:id="183" w:author="PR Preview" w:date="2026-01-01T00:00:00Z">
        <w:r>
          <w:rPr>
            <w:rStyle w:val="VerbatimChar"/>
          </w:rPr>
          <w:t xml:space="preserve">mtcars</w:t>
        </w:r>
      </w:ins>
      <w:ins w:id="184" w:author="PR Preview" w:date="2026-01-01T00:00:00Z">
        <w:r>
          <w:t xml:space="preserve"> </w:t>
        </w:r>
      </w:ins>
      <w:ins w:id="185" w:author="PR Preview" w:date="2026-01-01T00:00:00Z">
        <w:r>
          <w:t xml:space="preserve">as the</w:t>
        </w:r>
      </w:ins>
      <w:ins w:id="186" w:author="PR Preview" w:date="2026-01-01T00:00:00Z">
        <w:r>
          <w:t xml:space="preserve"> </w:t>
        </w:r>
      </w:ins>
      <w:hyperlink w:anchor="def-training-set">
        <w:ins w:id="187" w:author="PR Preview" w:date="2026-01-01T00:00:00Z">
          <w:r>
            <w:rPr>
              <w:rStyle w:val="Hyperlink"/>
            </w:rPr>
            <w:t xml:space="preserve">training set</w:t>
          </w:r>
        </w:ins>
      </w:hyperlink>
      <w:ins w:id="188" w:author="PR Preview" w:date="2026-01-01T00:00:00Z">
        <w:r>
          <w:t xml:space="preserve">,</w:t>
        </w:r>
      </w:ins>
      <w:ins w:id="189" w:author="PR Preview" w:date="2026-01-01T00:00:00Z">
        <w:r>
          <w:t xml:space="preserve"> </w:t>
        </w:r>
      </w:ins>
      <w:ins w:id="190" w:author="PR Preview" w:date="2026-01-01T00:00:00Z">
        <w:r>
          <w:t xml:space="preserve">with the gross horsepower</w:t>
        </w:r>
      </w:ins>
      <w:ins w:id="191" w:author="PR Preview" w:date="2026-01-01T00:00:00Z">
        <w:r>
          <w:t xml:space="preserve"> </w:t>
        </w:r>
      </w:ins>
      <w:ins w:id="192" w:author="PR Preview" w:date="2026-01-01T00:00:00Z">
        <w:r>
          <w:rPr>
            <w:rStyle w:val="VerbatimChar"/>
          </w:rPr>
          <w:t xml:space="preserve">hp</w:t>
        </w:r>
      </w:ins>
      <w:ins w:id="193" w:author="PR Preview" w:date="2026-01-01T00:00:00Z">
        <w:r>
          <w:t xml:space="preserve"> </w:t>
        </w:r>
      </w:ins>
      <w:ins w:id="194" w:author="PR Preview" w:date="2026-01-01T00:00:00Z">
        <w:r>
          <w:t xml:space="preserve">and weight</w:t>
        </w:r>
      </w:ins>
      <w:ins w:id="195" w:author="PR Preview" w:date="2026-01-01T00:00:00Z">
        <w:r>
          <w:t xml:space="preserve"> </w:t>
        </w:r>
      </w:ins>
      <w:ins w:id="196" w:author="PR Preview" w:date="2026-01-01T00:00:00Z">
        <w:r>
          <w:rPr>
            <w:rStyle w:val="VerbatimChar"/>
          </w:rPr>
          <w:t xml:space="preserve">wt</w:t>
        </w:r>
      </w:ins>
      <w:ins w:id="197" w:author="PR Preview" w:date="2026-01-01T00:00:00Z">
        <w:r>
          <w:t xml:space="preserve"> </w:t>
        </w:r>
      </w:ins>
      <w:ins w:id="198" w:author="PR Preview" w:date="2026-01-01T00:00:00Z">
        <w:r>
          <w:t xml:space="preserve">as the covariate values and the fuel economy</w:t>
        </w:r>
      </w:ins>
      <w:ins w:id="199" w:author="PR Preview" w:date="2026-01-01T00:00:00Z">
        <w:r>
          <w:t xml:space="preserve"> </w:t>
        </w:r>
      </w:ins>
      <w:ins w:id="200" w:author="PR Preview" w:date="2026-01-01T00:00:00Z">
        <w:r>
          <w:rPr>
            <w:rStyle w:val="VerbatimChar"/>
          </w:rPr>
          <w:t xml:space="preserve">mpg</w:t>
        </w:r>
      </w:ins>
      <w:ins w:id="201" w:author="PR Preview" w:date="2026-01-01T00:00:00Z">
        <w:r>
          <w:t xml:space="preserve"> </w:t>
        </w:r>
      </w:ins>
      <w:ins w:id="202" w:author="PR Preview" w:date="2026-01-01T00:00:00Z">
        <w:r>
          <w:t xml:space="preserve">as the outcome,</w:t>
        </w:r>
      </w:ins>
      <w:ins w:id="203" w:author="PR Preview" w:date="2026-01-01T00:00:00Z">
        <w:r>
          <w:t xml:space="preserve"> </w:t>
        </w:r>
      </w:ins>
      <w:ins w:id="204" w:author="PR Preview" w:date="2026-01-01T00:00:00Z">
        <w:r>
          <w:t xml:space="preserve">as in</w:t>
        </w:r>
      </w:ins>
      <w:ins w:id="205" w:author="PR Preview" w:date="2026-01-01T00:00:00Z">
        <w:r>
          <w:t xml:space="preserve"> </w:t>
        </w:r>
      </w:ins>
      <w:hyperlink w:anchor="exm-input-matrix">
        <w:ins w:id="206" w:author="PR Preview" w:date="2026-01-01T00:00:00Z">
          <w:r>
            <w:rPr>
              <w:rStyle w:val="Hyperlink"/>
            </w:rPr>
            <w:t xml:space="preserve">Example 1</w:t>
          </w:r>
        </w:ins>
      </w:hyperlink>
      <w:ins w:id="207" w:author="PR Preview" w:date="2026-01-01T00:00:00Z">
        <w:r>
          <w:t xml:space="preserve">.</w:t>
        </w:r>
      </w:ins>
      <w:ins w:id="208" w:author="PR Preview" w:date="2026-01-01T00:00:00Z">
        <w:r>
          <w:t xml:space="preserve"> </w:t>
        </w:r>
      </w:ins>
      <w:ins w:id="209" w:author="PR Preview" w:date="2026-01-01T00:00:00Z">
        <w:r>
          <w:t xml:space="preserve">Treat the sixth car as a new observation:</w:t>
        </w:r>
      </w:ins>
      <w:ins w:id="210" w:author="PR Preview" w:date="2026-01-01T00:00:00Z">
        <w:r>
          <w:t xml:space="preserve"> </w:t>
        </w:r>
      </w:ins>
      <w:ins w:id="211" w:author="PR Preview" w:date="2026-01-01T00:00:00Z">
        <w:r>
          <w:t xml:space="preserve">a car from the same population that was not used to form the training set.</w:t>
        </w:r>
      </w:ins>
    </w:p>
    <w:p>
      <w:pPr>
        <w:pStyle w:val="SourceCode"/>
      </w:pPr>
      <w:ins w:id="212" w:author="PR Preview" w:date="2026-01-01T00:00:00Z">
        <w:r>
          <w:rPr>
            <w:rStyle w:val="CommentTok"/>
          </w:rPr>
          <w:t xml:space="preserve"># the sixth car is not among the five training cars</w:t>
        </w:r>
      </w:ins>
      <w:ins w:id="213" w:author="PR Preview" w:date="2026-01-01T00:00:00Z">
        <w:r>
          <w:br/>
        </w:r>
      </w:ins>
      <w:ins w:id="214" w:author="PR Preview" w:date="2026-01-01T00:00:00Z">
        <w:r>
          <w:rPr>
            <w:rStyle w:val="NormalTok"/>
          </w:rPr>
          <w:t xml:space="preserve">new_car </w:t>
        </w:r>
      </w:ins>
      <w:ins w:id="215" w:author="PR Preview" w:date="2026-01-01T00:00:00Z">
        <w:r>
          <w:rPr>
            <w:rStyle w:val="OtherTok"/>
          </w:rPr>
          <w:t xml:space="preserve">&lt;-</w:t>
        </w:r>
      </w:ins>
      <w:ins w:id="216" w:author="PR Preview" w:date="2026-01-01T00:00:00Z">
        <w:r>
          <w:rPr>
            <w:rStyle w:val="NormalTok"/>
          </w:rPr>
          <w:t xml:space="preserve"> mtcars </w:t>
        </w:r>
      </w:ins>
      <w:ins w:id="217" w:author="PR Preview" w:date="2026-01-01T00:00:00Z">
        <w:r>
          <w:rPr>
            <w:rStyle w:val="SpecialCharTok"/>
          </w:rPr>
          <w:t xml:space="preserve">|&gt;</w:t>
        </w:r>
      </w:ins>
      <w:ins w:id="218" w:author="PR Preview" w:date="2026-01-01T00:00:00Z">
        <w:r>
          <w:br/>
        </w:r>
      </w:ins>
      <w:ins w:id="219" w:author="PR Preview" w:date="2026-01-01T00:00:00Z">
        <w:r>
          <w:rPr>
            <w:rStyle w:val="NormalTok"/>
          </w:rPr>
          <w:t xml:space="preserve">  dplyr</w:t>
        </w:r>
      </w:ins>
      <w:ins w:id="220" w:author="PR Preview" w:date="2026-01-01T00:00:00Z">
        <w:r>
          <w:rPr>
            <w:rStyle w:val="SpecialCharTok"/>
          </w:rPr>
          <w:t xml:space="preserve">::</w:t>
        </w:r>
      </w:ins>
      <w:ins w:id="221" w:author="PR Preview" w:date="2026-01-01T00:00:00Z">
        <w:r>
          <w:rPr>
            <w:rStyle w:val="FunctionTok"/>
          </w:rPr>
          <w:t xml:space="preserve">slice</w:t>
        </w:r>
      </w:ins>
      <w:ins w:id="222" w:author="PR Preview" w:date="2026-01-01T00:00:00Z">
        <w:r>
          <w:rPr>
            <w:rStyle w:val="NormalTok"/>
          </w:rPr>
          <w:t xml:space="preserve">(</w:t>
        </w:r>
      </w:ins>
      <w:ins w:id="223" w:author="PR Preview" w:date="2026-01-01T00:00:00Z">
        <w:r>
          <w:rPr>
            <w:rStyle w:val="DecValTok"/>
          </w:rPr>
          <w:t xml:space="preserve">6</w:t>
        </w:r>
      </w:ins>
      <w:ins w:id="224" w:author="PR Preview" w:date="2026-01-01T00:00:00Z">
        <w:r>
          <w:rPr>
            <w:rStyle w:val="NormalTok"/>
          </w:rPr>
          <w:t xml:space="preserve">) </w:t>
        </w:r>
      </w:ins>
      <w:ins w:id="225" w:author="PR Preview" w:date="2026-01-01T00:00:00Z">
        <w:r>
          <w:rPr>
            <w:rStyle w:val="SpecialCharTok"/>
          </w:rPr>
          <w:t xml:space="preserve">|&gt;</w:t>
        </w:r>
      </w:ins>
      <w:ins w:id="226" w:author="PR Preview" w:date="2026-01-01T00:00:00Z">
        <w:r>
          <w:br/>
        </w:r>
      </w:ins>
      <w:ins w:id="227" w:author="PR Preview" w:date="2026-01-01T00:00:00Z">
        <w:r>
          <w:rPr>
            <w:rStyle w:val="NormalTok"/>
          </w:rPr>
          <w:t xml:space="preserve">  dplyr</w:t>
        </w:r>
      </w:ins>
      <w:ins w:id="228" w:author="PR Preview" w:date="2026-01-01T00:00:00Z">
        <w:r>
          <w:rPr>
            <w:rStyle w:val="SpecialCharTok"/>
          </w:rPr>
          <w:t xml:space="preserve">::</w:t>
        </w:r>
      </w:ins>
      <w:ins w:id="229" w:author="PR Preview" w:date="2026-01-01T00:00:00Z">
        <w:r>
          <w:rPr>
            <w:rStyle w:val="FunctionTok"/>
          </w:rPr>
          <w:t xml:space="preserve">select</w:t>
        </w:r>
      </w:ins>
      <w:ins w:id="230" w:author="PR Preview" w:date="2026-01-01T00:00:00Z">
        <w:r>
          <w:rPr>
            <w:rStyle w:val="NormalTok"/>
          </w:rPr>
          <w:t xml:space="preserve">(hp, wt, mpg)</w:t>
        </w:r>
      </w:ins>
      <w:ins w:id="231" w:author="PR Preview" w:date="2026-01-01T00:00:00Z">
        <w:r>
          <w:br/>
        </w:r>
      </w:ins>
      <w:ins w:id="232" w:author="PR Preview" w:date="2026-01-01T00:00:00Z">
        <w:r>
          <w:rPr>
            <w:rStyle w:val="NormalTok"/>
          </w:rPr>
          <w:t xml:space="preserve">new_car</w:t>
        </w:r>
      </w:ins>
      <w:ins w:id="233" w:author="PR Preview" w:date="2026-01-01T00:00:00Z">
        <w:r>
          <w:br/>
        </w:r>
      </w:ins>
      <w:ins w:id="234" w:author="PR Preview" w:date="2026-01-01T00:00:00Z">
        <w:r>
          <w:rPr>
            <w:rStyle w:val="CommentTok"/>
          </w:rPr>
          <w:t xml:space="preserve">#&gt; # A tibble: 1 × 3</w:t>
        </w:r>
      </w:ins>
      <w:ins w:id="235" w:author="PR Preview" w:date="2026-01-01T00:00:00Z">
        <w:r>
          <w:br/>
        </w:r>
      </w:ins>
      <w:ins w:id="236" w:author="PR Preview" w:date="2026-01-01T00:00:00Z">
        <w:r>
          <w:rPr>
            <w:rStyle w:val="CommentTok"/>
          </w:rPr>
          <w:t xml:space="preserve">#&gt;      hp    wt   mpg</w:t>
        </w:r>
      </w:ins>
      <w:ins w:id="237" w:author="PR Preview" w:date="2026-01-01T00:00:00Z">
        <w:r>
          <w:br/>
        </w:r>
      </w:ins>
      <w:ins w:id="238" w:author="PR Preview" w:date="2026-01-01T00:00:00Z">
        <w:r>
          <w:rPr>
            <w:rStyle w:val="CommentTok"/>
          </w:rPr>
          <w:t xml:space="preserve">#&gt;   &lt;dbl&gt; &lt;dbl&gt; &lt;dbl&gt;</w:t>
        </w:r>
      </w:ins>
      <w:ins w:id="239" w:author="PR Preview" w:date="2026-01-01T00:00:00Z">
        <w:r>
          <w:br/>
        </w:r>
      </w:ins>
      <w:ins w:id="240" w:author="PR Preview" w:date="2026-01-01T00:00:00Z">
        <w:r>
          <w:rPr>
            <w:rStyle w:val="CommentTok"/>
          </w:rPr>
          <w:t xml:space="preserve">#&gt; 1   105  3.46  18.1</w:t>
        </w:r>
      </w:ins>
    </w:p>
    <w:p>
      <w:pPr>
        <w:pStyle w:val="FirstParagraph"/>
      </w:pPr>
      <w:ins w:id="241" w:author="PR Preview" w:date="2026-01-01T00:00:00Z">
        <w:r>
          <w:t xml:space="preserve">Its covariate value is</w:t>
        </w:r>
      </w:ins>
      <w:ins w:id="242" w:author="PR Preview" w:date="2026-01-01T00:00:00Z">
        <w:r>
          <w:t xml:space="preserve"> </w:t>
        </w:r>
      </w:ins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105</m:t>
        </m:r>
        <m:r>
          <m:rPr>
            <m:sty m:val="p"/>
          </m:rPr>
          <m:t>,</m:t>
        </m:r>
        <m:r>
          <m:t>3.46</m:t>
        </m:r>
        <m:r>
          <m:rPr>
            <m:sty m:val="p"/>
          </m:rPr>
          <m:t>)</m:t>
        </m:r>
      </m:oMath>
      <w:ins w:id="243" w:author="PR Preview" w:date="2026-01-01T00:00:00Z">
        <w:r>
          <w:t xml:space="preserve"> </w:t>
        </w:r>
      </w:ins>
      <w:ins w:id="244" w:author="PR Preview" w:date="2026-01-01T00:00:00Z">
        <w:r>
          <w:t xml:space="preserve">and its outcome is</w:t>
        </w:r>
      </w:ins>
      <w:ins w:id="245" w:author="PR Preview" w:date="2026-01-01T00:00:00Z">
        <w:r>
          <w:t xml:space="preserve"> </w:t>
        </w:r>
      </w:ins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18.1</m:t>
        </m:r>
      </m:oMath>
      <w:ins w:id="246" w:author="PR Preview" w:date="2026-01-01T00:00:00Z">
        <w:r>
          <w:t xml:space="preserve">.</w:t>
        </w:r>
      </w:ins>
    </w:p>
    <w:bookmarkEnd w:id="29"/>
    <w:bookmarkStart w:id="32" w:name="def-observation-loss"/>
    <w:p>
      <w:pPr>
        <w:pStyle w:val="BodyText"/>
      </w:pPr>
      <w:ins w:id="247" w:author="PR Preview" w:date="2026-01-01T00:00:00Z">
        <w:r>
          <w:rPr>
            <w:b/>
            <w:bCs/>
          </w:rPr>
          <w:t xml:space="preserve">Definition 8 (Loss of a prediction rule on an observation)</w:t>
        </w:r>
      </w:ins>
      <w:ins w:id="248" w:author="PR Preview" w:date="2026-01-01T00:00:00Z">
        <w:r>
          <w:t xml:space="preserve"> </w:t>
        </w:r>
      </w:ins>
      <w:ins w:id="249" w:author="PR Preview" w:date="2026-01-01T00:00:00Z">
        <w:r>
          <w:t xml:space="preserve">The</w:t>
        </w:r>
      </w:ins>
      <w:ins w:id="250" w:author="PR Preview" w:date="2026-01-01T00:00:00Z">
        <w:r>
          <w:t xml:space="preserve"> </w:t>
        </w:r>
      </w:ins>
      <w:ins w:id="251" w:author="PR Preview" w:date="2026-01-01T00:00:00Z">
        <w:r>
          <w:rPr>
            <w:b/>
            <w:bCs/>
          </w:rPr>
          <w:t xml:space="preserve">loss</w:t>
        </w:r>
      </w:ins>
      <w:ins w:id="252" w:author="PR Preview" w:date="2026-01-01T00:00:00Z">
        <w:r>
          <w:t xml:space="preserve"> </w:t>
        </w:r>
      </w:ins>
      <w:ins w:id="253" w:author="PR Preview" w:date="2026-01-01T00:00:00Z">
        <w:r>
          <w:t xml:space="preserve">of a</w:t>
        </w:r>
      </w:ins>
      <w:ins w:id="254" w:author="PR Preview" w:date="2026-01-01T00:00:00Z">
        <w:r>
          <w:t xml:space="preserve"> </w:t>
        </w:r>
      </w:ins>
      <w:hyperlink w:anchor="def-prediction-rule">
        <w:ins w:id="255" w:author="PR Preview" w:date="2026-01-01T00:00:00Z">
          <w:r>
            <w:rPr>
              <w:rStyle w:val="Hyperlink"/>
            </w:rPr>
            <w:t xml:space="preserve">prediction rule</w:t>
          </w:r>
        </w:ins>
      </w:hyperlink>
      <w:ins w:id="256" w:author="PR Preview" w:date="2026-01-01T00:00:00Z">
        <w:r>
          <w:t xml:space="preserve"> </w:t>
        </w:r>
      </w:ins>
      <m:oMath>
        <m:acc>
          <m:accPr>
            <m:chr m:val="̂"/>
          </m:accPr>
          <m:e>
            <m:r>
              <m:t>y</m:t>
            </m:r>
          </m:e>
        </m:acc>
      </m:oMath>
      <w:ins w:id="257" w:author="PR Preview" w:date="2026-01-01T00:00:00Z">
        <w:r>
          <w:t xml:space="preserve"> </w:t>
        </w:r>
      </w:ins>
      <w:ins w:id="258" w:author="PR Preview" w:date="2026-01-01T00:00:00Z">
        <w:r>
          <w:t xml:space="preserve">on an observation</w:t>
        </w:r>
      </w:ins>
      <w:ins w:id="259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ins w:id="260" w:author="PR Preview" w:date="2026-01-01T00:00:00Z">
        <w:r>
          <w:t xml:space="preserve"> </w:t>
        </w:r>
      </w:ins>
      <w:ins w:id="261" w:author="PR Preview" w:date="2026-01-01T00:00:00Z">
        <w:r>
          <w:t xml:space="preserve">is the cost, under a</w:t>
        </w:r>
      </w:ins>
      <w:ins w:id="262" w:author="PR Preview" w:date="2026-01-01T00:00:00Z">
        <w:r>
          <w:t xml:space="preserve"> </w:t>
        </w:r>
      </w:ins>
      <w:hyperlink r:id="rId30">
        <w:ins w:id="263" w:author="PR Preview" w:date="2026-01-01T00:00:00Z">
          <w:r>
            <w:rPr>
              <w:rStyle w:val="Hyperlink"/>
            </w:rPr>
            <w:t xml:space="preserve">loss function</w:t>
          </w:r>
        </w:ins>
      </w:hyperlink>
      <w:ins w:id="264" w:author="PR Preview" w:date="2026-01-01T00:00:00Z">
        <w:r>
          <w:t xml:space="preserve"> </w:t>
        </w:r>
      </w:ins>
      <m:oMath>
        <m:r>
          <m:t>L</m:t>
        </m:r>
      </m:oMath>
      <w:ins w:id="265" w:author="PR Preview" w:date="2026-01-01T00:00:00Z">
        <w:r>
          <w:t xml:space="preserve">,</w:t>
        </w:r>
      </w:ins>
      <w:ins w:id="266" w:author="PR Preview" w:date="2026-01-01T00:00:00Z">
        <w:r>
          <w:t xml:space="preserve"> </w:t>
        </w:r>
      </w:ins>
      <w:ins w:id="267" w:author="PR Preview" w:date="2026-01-01T00:00:00Z">
        <w:r>
          <w:t xml:space="preserve">of its prediction</w:t>
        </w:r>
      </w:ins>
      <w:ins w:id="268" w:author="PR Preview" w:date="2026-01-01T00:00:00Z">
        <w:r>
          <w:t xml:space="preserve"> </w:t>
        </w:r>
      </w:ins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ins w:id="269" w:author="PR Preview" w:date="2026-01-01T00:00:00Z">
        <w:r>
          <w:t xml:space="preserve"> </w:t>
        </w:r>
      </w:ins>
      <w:ins w:id="270" w:author="PR Preview" w:date="2026-01-01T00:00:00Z">
        <w:r>
          <w:t xml:space="preserve">of the outcome</w:t>
        </w:r>
      </w:ins>
      <w:ins w:id="271" w:author="PR Preview" w:date="2026-01-01T00:00:00Z">
        <w:r>
          <w:t xml:space="preserve"> </w:t>
        </w:r>
      </w:ins>
      <m:oMath>
        <m:sSub>
          <m:e>
            <m:r>
              <m:t>y</m:t>
            </m:r>
          </m:e>
          <m:sub>
            <m:r>
              <m:t>i</m:t>
            </m:r>
          </m:sub>
        </m:sSub>
      </m:oMath>
      <w:ins w:id="272" w:author="PR Preview" w:date="2026-01-01T00:00:00Z">
        <w:r>
          <w:t xml:space="preserve">:</w:t>
        </w:r>
      </w:ins>
    </w:p>
    <w:p>
      <w:pPr>
        <w:pStyle w:val="BodyText"/>
      </w:pPr>
      <w:bookmarkStart w:id="31" w:name="eq-observation-loss"/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L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31"/>
    </w:p>
    <w:p>
      <w:pPr>
        <w:pStyle w:val="FirstParagraph"/>
      </w:pPr>
      <w:ins w:id="273" w:author="PR Preview" w:date="2026-01-01T00:00:00Z">
        <w:r>
          <w:t xml:space="preserve">The index</w:t>
        </w:r>
      </w:ins>
      <w:ins w:id="274" w:author="PR Preview" w:date="2026-01-01T00:00:00Z">
        <w:r>
          <w:t xml:space="preserve"> </w:t>
        </w:r>
      </w:ins>
      <m:oMath>
        <m:r>
          <m:rPr>
            <m:sty m:val="p"/>
          </m:rPr>
          <m:t>*</m:t>
        </m:r>
      </m:oMath>
      <w:ins w:id="275" w:author="PR Preview" w:date="2026-01-01T00:00:00Z">
        <w:r>
          <w:t xml:space="preserve"> </w:t>
        </w:r>
      </w:ins>
      <w:ins w:id="276" w:author="PR Preview" w:date="2026-01-01T00:00:00Z">
        <w:r>
          <w:t xml:space="preserve">names the new observation</w:t>
        </w:r>
      </w:ins>
      <w:ins w:id="277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ins w:id="278" w:author="PR Preview" w:date="2026-01-01T00:00:00Z">
        <w:r>
          <w:t xml:space="preserve">,</w:t>
        </w:r>
      </w:ins>
      <w:ins w:id="279" w:author="PR Preview" w:date="2026-01-01T00:00:00Z">
        <w:r>
          <w:t xml:space="preserve"> </w:t>
        </w:r>
      </w:ins>
      <w:ins w:id="280" w:author="PR Preview" w:date="2026-01-01T00:00:00Z">
        <w:r>
          <w:t xml:space="preserve">so</w:t>
        </w:r>
      </w:ins>
      <w:ins w:id="281" w:author="PR Preview" w:date="2026-01-01T00:00:00Z">
        <w:r>
          <w:t xml:space="preserve"> </w:t>
        </w:r>
      </w:ins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L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acc>
              <m:accPr>
                <m:chr m:val="̂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)</m:t>
            </m:r>
          </m:e>
        </m:d>
        <m:r>
          <m:t>​</m:t>
        </m:r>
      </m:oMath>
      <w:ins w:id="282" w:author="PR Preview" w:date="2026-01-01T00:00:00Z">
        <w:r>
          <w:t xml:space="preserve">.</w:t>
        </w:r>
      </w:ins>
    </w:p>
    <w:bookmarkEnd w:id="32"/>
    <w:bookmarkStart w:id="34" w:name="rem-squared-error-loss"/>
    <w:p>
      <w:pPr>
        <w:pStyle w:val="BodyText"/>
      </w:pPr>
      <w:ins w:id="283" w:author="PR Preview" w:date="2026-01-01T00:00:00Z">
        <w:r>
          <w:rPr>
            <w:i/>
            <w:iCs/>
          </w:rPr>
          <w:t xml:space="preserve">Remark 4</w:t>
        </w:r>
      </w:ins>
      <w:ins w:id="284" w:author="PR Preview" w:date="2026-01-01T00:00:00Z">
        <w:r>
          <w:t xml:space="preserve"> (Squared-error loss). </w:t>
        </w:r>
      </w:ins>
      <w:ins w:id="285" w:author="PR Preview" w:date="2026-01-01T00:00:00Z">
        <w:r>
          <w:t xml:space="preserve">Each error defined below holds for any</w:t>
        </w:r>
      </w:ins>
      <w:ins w:id="286" w:author="PR Preview" w:date="2026-01-01T00:00:00Z">
        <w:r>
          <w:t xml:space="preserve"> </w:t>
        </w:r>
      </w:ins>
      <w:hyperlink w:anchor="def-observation-loss">
        <w:ins w:id="287" w:author="PR Preview" w:date="2026-01-01T00:00:00Z">
          <w:r>
            <w:rPr>
              <w:rStyle w:val="Hyperlink"/>
            </w:rPr>
            <w:t xml:space="preserve">loss</w:t>
          </w:r>
        </w:ins>
      </w:hyperlink>
      <w:ins w:id="288" w:author="PR Preview" w:date="2026-01-01T00:00:00Z">
        <w:r>
          <w:t xml:space="preserve">.</w:t>
        </w:r>
      </w:ins>
      <w:ins w:id="289" w:author="PR Preview" w:date="2026-01-01T00:00:00Z">
        <w:r>
          <w:t xml:space="preserve"> </w:t>
        </w:r>
      </w:ins>
      <w:ins w:id="290" w:author="PR Preview" w:date="2026-01-01T00:00:00Z">
        <w:r>
          <w:t xml:space="preserve">The examples, exercises and the bias-variance decomposition use</w:t>
        </w:r>
      </w:ins>
      <w:ins w:id="291" w:author="PR Preview" w:date="2026-01-01T00:00:00Z">
        <w:r>
          <w:t xml:space="preserve"> </w:t>
        </w:r>
      </w:ins>
      <w:ins w:id="292" w:author="PR Preview" w:date="2026-01-01T00:00:00Z">
        <w:r>
          <w:rPr>
            <w:i/>
            <w:iCs/>
          </w:rPr>
          <w:t xml:space="preserve">squared-error loss</w:t>
        </w:r>
      </w:ins>
      <w:ins w:id="293" w:author="PR Preview" w:date="2026-01-01T00:00:00Z">
        <w:r>
          <w:t xml:space="preserve">,</w:t>
        </w:r>
      </w:ins>
      <w:ins w:id="294" w:author="PR Preview" w:date="2026-01-01T00:00:00Z">
        <w:r>
          <w:t xml:space="preserve"> </w:t>
        </w:r>
      </w:ins>
      <m:oMath>
        <m:r>
          <m:t>L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−</m:t>
                </m:r>
                <m:r>
                  <m:t>y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ins w:id="295" w:author="PR Preview" w:date="2026-01-01T00:00:00Z">
        <w:r>
          <w:t xml:space="preserve">,</w:t>
        </w:r>
      </w:ins>
      <w:ins w:id="296" w:author="PR Preview" w:date="2026-01-01T00:00:00Z">
        <w:r>
          <w:t xml:space="preserve"> </w:t>
        </w:r>
      </w:ins>
      <w:ins w:id="297" w:author="PR Preview" w:date="2026-01-01T00:00:00Z">
        <w:r>
          <w:t xml:space="preserve">unless they say otherwise.</w:t>
        </w:r>
      </w:ins>
      <w:ins w:id="298" w:author="PR Preview" w:date="2026-01-01T00:00:00Z">
        <w:r>
          <w:t xml:space="preserve"> </w:t>
        </w:r>
      </w:ins>
      <w:ins w:id="299" w:author="PR Preview" w:date="2026-01-01T00:00:00Z">
        <w:r>
          <w:t xml:space="preserve">Then the loss on an observation is the square of its</w:t>
        </w:r>
      </w:ins>
      <w:ins w:id="300" w:author="PR Preview" w:date="2026-01-01T00:00:00Z">
        <w:r>
          <w:t xml:space="preserve"> </w:t>
        </w:r>
      </w:ins>
      <w:hyperlink r:id="rId33">
        <w:ins w:id="301" w:author="PR Preview" w:date="2026-01-01T00:00:00Z">
          <w:r>
            <w:rPr>
              <w:rStyle w:val="Hyperlink"/>
            </w:rPr>
            <w:t xml:space="preserve">prediction error</w:t>
          </w:r>
        </w:ins>
      </w:hyperlink>
      <w:ins w:id="302" w:author="PR Preview" w:date="2026-01-01T00:00:00Z">
        <w:r>
          <w:t xml:space="preserve">,</w:t>
        </w:r>
      </w:ins>
      <w:ins w:id="303" w:author="PR Preview" w:date="2026-01-01T00:00:00Z">
        <w:r>
          <w:t xml:space="preserve"> </w:t>
        </w:r>
      </w:ins>
      <m:oMath>
        <m:sSub>
          <m:e>
            <m:r>
              <m:t>ℓ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Sup>
          <m:e>
            <m:r>
              <m:t>ε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ins w:id="304" w:author="PR Preview" w:date="2026-01-01T00:00:00Z">
        <w:r>
          <w:t xml:space="preserve">,</w:t>
        </w:r>
      </w:ins>
      <w:ins w:id="305" w:author="PR Preview" w:date="2026-01-01T00:00:00Z">
        <w:r>
          <w:t xml:space="preserve"> </w:t>
        </w:r>
      </w:ins>
      <w:ins w:id="306" w:author="PR Preview" w:date="2026-01-01T00:00:00Z">
        <w:r>
          <w:t xml:space="preserve">and each average loss below is a mean squared error.</w:t>
        </w:r>
      </w:ins>
    </w:p>
    <w:bookmarkEnd w:id="34"/>
    <w:bookmarkStart w:id="36" w:name="def-generalization-error"/>
    <w:p>
      <w:pPr>
        <w:pStyle w:val="BodyText"/>
      </w:pPr>
      <w:ins w:id="307" w:author="PR Preview" w:date="2026-01-01T00:00:00Z">
        <w:r>
          <w:rPr>
            <w:b/>
            <w:bCs/>
          </w:rPr>
          <w:t xml:space="preserve">Definition 9 (Generalization error)</w:t>
        </w:r>
      </w:ins>
      <w:ins w:id="308" w:author="PR Preview" w:date="2026-01-01T00:00:00Z">
        <w:r>
          <w:t xml:space="preserve"> </w:t>
        </w:r>
      </w:ins>
      <w:ins w:id="309" w:author="PR Preview" w:date="2026-01-01T00:00:00Z">
        <w:r>
          <w:t xml:space="preserve">The</w:t>
        </w:r>
      </w:ins>
      <w:ins w:id="310" w:author="PR Preview" w:date="2026-01-01T00:00:00Z">
        <w:r>
          <w:t xml:space="preserve"> </w:t>
        </w:r>
      </w:ins>
      <w:ins w:id="311" w:author="PR Preview" w:date="2026-01-01T00:00:00Z">
        <w:r>
          <w:rPr>
            <w:b/>
            <w:bCs/>
          </w:rPr>
          <w:t xml:space="preserve">generalization error</w:t>
        </w:r>
      </w:ins>
      <w:ins w:id="312" w:author="PR Preview" w:date="2026-01-01T00:00:00Z">
        <w:r>
          <w:t xml:space="preserve"> </w:t>
        </w:r>
      </w:ins>
      <w:ins w:id="313" w:author="PR Preview" w:date="2026-01-01T00:00:00Z">
        <w:r>
          <w:t xml:space="preserve">of a</w:t>
        </w:r>
      </w:ins>
      <w:ins w:id="314" w:author="PR Preview" w:date="2026-01-01T00:00:00Z">
        <w:r>
          <w:t xml:space="preserve"> </w:t>
        </w:r>
      </w:ins>
      <w:hyperlink w:anchor="def-prediction-rule">
        <w:ins w:id="315" w:author="PR Preview" w:date="2026-01-01T00:00:00Z">
          <w:r>
            <w:rPr>
              <w:rStyle w:val="Hyperlink"/>
            </w:rPr>
            <w:t xml:space="preserve">prediction rule</w:t>
          </w:r>
        </w:ins>
      </w:hyperlink>
      <w:ins w:id="316" w:author="PR Preview" w:date="2026-01-01T00:00:00Z">
        <w:r>
          <w:t xml:space="preserve"> </w:t>
        </w:r>
      </w:ins>
      <m:oMath>
        <m:acc>
          <m:accPr>
            <m:chr m:val="̂"/>
          </m:accPr>
          <m:e>
            <m:r>
              <m:t>y</m:t>
            </m:r>
          </m:e>
        </m:acc>
      </m:oMath>
      <w:ins w:id="317" w:author="PR Preview" w:date="2026-01-01T00:00:00Z">
        <w:r>
          <w:t xml:space="preserve"> </w:t>
        </w:r>
      </w:ins>
      <w:ins w:id="318" w:author="PR Preview" w:date="2026-01-01T00:00:00Z">
        <w:r>
          <w:t xml:space="preserve">fitted to a</w:t>
        </w:r>
      </w:ins>
      <w:ins w:id="319" w:author="PR Preview" w:date="2026-01-01T00:00:00Z">
        <w:r>
          <w:t xml:space="preserve"> </w:t>
        </w:r>
      </w:ins>
      <w:hyperlink w:anchor="def-training-set">
        <w:ins w:id="320" w:author="PR Preview" w:date="2026-01-01T00:00:00Z">
          <w:r>
            <w:rPr>
              <w:rStyle w:val="Hyperlink"/>
            </w:rPr>
            <w:t xml:space="preserve">training set</w:t>
          </w:r>
        </w:ins>
      </w:hyperlink>
      <w:ins w:id="321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ins w:id="322" w:author="PR Preview" w:date="2026-01-01T00:00:00Z">
        <w:r>
          <w:t xml:space="preserve"> </w:t>
        </w:r>
      </w:ins>
      <w:ins w:id="323" w:author="PR Preview" w:date="2026-01-01T00:00:00Z">
        <w:r>
          <w:t xml:space="preserve">is its expected</w:t>
        </w:r>
      </w:ins>
      <w:ins w:id="324" w:author="PR Preview" w:date="2026-01-01T00:00:00Z">
        <w:r>
          <w:t xml:space="preserve"> </w:t>
        </w:r>
      </w:ins>
      <w:hyperlink w:anchor="def-observation-loss">
        <w:ins w:id="325" w:author="PR Preview" w:date="2026-01-01T00:00:00Z">
          <w:r>
            <w:rPr>
              <w:rStyle w:val="Hyperlink"/>
            </w:rPr>
            <w:t xml:space="preserve">loss</w:t>
          </w:r>
        </w:ins>
      </w:hyperlink>
      <w:ins w:id="326" w:author="PR Preview" w:date="2026-01-01T00:00:00Z">
        <w:r>
          <w:t xml:space="preserve"> </w:t>
        </w:r>
      </w:ins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</m:oMath>
      <w:ins w:id="327" w:author="PR Preview" w:date="2026-01-01T00:00:00Z">
        <w:r>
          <w:t xml:space="preserve"> </w:t>
        </w:r>
      </w:ins>
      <w:ins w:id="328" w:author="PR Preview" w:date="2026-01-01T00:00:00Z">
        <w:r>
          <w:t xml:space="preserve">on a</w:t>
        </w:r>
      </w:ins>
      <w:ins w:id="329" w:author="PR Preview" w:date="2026-01-01T00:00:00Z">
        <w:r>
          <w:t xml:space="preserve"> </w:t>
        </w:r>
      </w:ins>
      <w:hyperlink w:anchor="def-new-observation">
        <w:ins w:id="330" w:author="PR Preview" w:date="2026-01-01T00:00:00Z">
          <w:r>
            <w:rPr>
              <w:rStyle w:val="Hyperlink"/>
            </w:rPr>
            <w:t xml:space="preserve">new observation</w:t>
          </w:r>
        </w:ins>
      </w:hyperlink>
      <w:ins w:id="331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ins w:id="332" w:author="PR Preview" w:date="2026-01-01T00:00:00Z">
        <w:r>
          <w:t xml:space="preserve">,</w:t>
        </w:r>
      </w:ins>
      <w:ins w:id="333" w:author="PR Preview" w:date="2026-01-01T00:00:00Z">
        <w:r>
          <w:t xml:space="preserve"> </w:t>
        </w:r>
      </w:ins>
      <w:ins w:id="334" w:author="PR Preview" w:date="2026-01-01T00:00:00Z">
        <w:r>
          <w:t xml:space="preserve">with</w:t>
        </w:r>
      </w:ins>
      <w:ins w:id="335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ins w:id="336" w:author="PR Preview" w:date="2026-01-01T00:00:00Z">
        <w:r>
          <w:t xml:space="preserve"> </w:t>
        </w:r>
      </w:ins>
      <w:ins w:id="337" w:author="PR Preview" w:date="2026-01-01T00:00:00Z">
        <w:r>
          <w:t xml:space="preserve">held fixed:</w:t>
        </w:r>
      </w:ins>
    </w:p>
    <w:p>
      <w:pPr>
        <w:pStyle w:val="BodyText"/>
      </w:pPr>
      <w:bookmarkStart w:id="35" w:name="eq-generalization-error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Err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ℓ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35"/>
    </w:p>
    <w:bookmarkEnd w:id="36"/>
    <w:bookmarkStart w:id="37" w:name="rem-source-generalization-error"/>
    <w:p>
      <w:pPr>
        <w:pStyle w:val="FirstParagraph"/>
      </w:pPr>
      <w:ins w:id="338" w:author="PR Preview" w:date="2026-01-01T00:00:00Z">
        <w:r>
          <w:rPr>
            <w:i/>
            <w:iCs/>
          </w:rPr>
          <w:t xml:space="preserve">Remark 5</w:t>
        </w:r>
      </w:ins>
      <w:ins w:id="339" w:author="PR Preview" w:date="2026-01-01T00:00:00Z">
        <w:r>
          <w:t xml:space="preserve"> (Source: Generalization error). </w:t>
        </w:r>
      </w:ins>
      <w:ins w:id="340" w:author="PR Preview" w:date="2026-01-01T00:00:00Z">
        <w:r>
          <w:t xml:space="preserve">The risk form follows Brian Hutchinson’s Fall 2025 lecture notes;</w:t>
        </w:r>
      </w:ins>
      <w:ins w:id="341" w:author="PR Preview" w:date="2026-01-01T00:00:00Z">
        <w:r>
          <w:t xml:space="preserve"> </w:t>
        </w:r>
      </w:ins>
      <w:ins w:id="342" w:author="PR Preview" w:date="2026-01-01T00:00:00Z">
        <w:r>
          <w:t xml:space="preserve">the conditional form, with the training set held fixed,</w:t>
        </w:r>
      </w:ins>
      <w:ins w:id="343" w:author="PR Preview" w:date="2026-01-01T00:00:00Z">
        <w:r>
          <w:t xml:space="preserve"> </w:t>
        </w:r>
      </w:ins>
      <w:ins w:id="344" w:author="PR Preview" w:date="2026-01-01T00:00:00Z">
        <w:r>
          <w:t xml:space="preserve">follows</w:t>
        </w:r>
      </w:ins>
      <w:ins w:id="345" w:author="PR Preview" w:date="2026-01-01T00:00:00Z">
        <w:r>
          <w:t xml:space="preserve"> </w:t>
        </w:r>
      </w:ins>
      <w:ins w:id="346" w:author="PR Preview" w:date="2026-01-01T00:00:00Z">
        <w:r>
          <w:t xml:space="preserve">Hastie et al. (2009, sec. 7.2)</w:t>
        </w:r>
      </w:ins>
      <w:ins w:id="347" w:author="PR Preview" w:date="2026-01-01T00:00:00Z">
        <w:r>
          <w:t xml:space="preserve">.</w:t>
        </w:r>
      </w:ins>
    </w:p>
    <w:bookmarkEnd w:id="37"/>
    <w:bookmarkStart w:id="39" w:name="def-held-out-set"/>
    <w:p>
      <w:pPr>
        <w:pStyle w:val="BodyText"/>
      </w:pPr>
      <w:ins w:id="348" w:author="PR Preview" w:date="2026-01-01T00:00:00Z">
        <w:r>
          <w:rPr>
            <w:b/>
            <w:bCs/>
          </w:rPr>
          <w:t xml:space="preserve">Definition 10 (Held-out set (hold-out set))</w:t>
        </w:r>
      </w:ins>
      <w:ins w:id="349" w:author="PR Preview" w:date="2026-01-01T00:00:00Z">
        <w:r>
          <w:t xml:space="preserve"> </w:t>
        </w:r>
      </w:ins>
      <w:ins w:id="350" w:author="PR Preview" w:date="2026-01-01T00:00:00Z">
        <w:r>
          <w:t xml:space="preserve">A</w:t>
        </w:r>
      </w:ins>
      <w:ins w:id="351" w:author="PR Preview" w:date="2026-01-01T00:00:00Z">
        <w:r>
          <w:t xml:space="preserve"> </w:t>
        </w:r>
      </w:ins>
      <w:ins w:id="352" w:author="PR Preview" w:date="2026-01-01T00:00:00Z">
        <w:r>
          <w:rPr>
            <w:b/>
            <w:bCs/>
          </w:rPr>
          <w:t xml:space="preserve">held-out set</w:t>
        </w:r>
      </w:ins>
      <w:ins w:id="353" w:author="PR Preview" w:date="2026-01-01T00:00:00Z">
        <w:r>
          <w:t xml:space="preserve"> </w:t>
        </w:r>
      </w:ins>
      <w:ins w:id="354" w:author="PR Preview" w:date="2026-01-01T00:00:00Z">
        <w:r>
          <w:t xml:space="preserve">for a</w:t>
        </w:r>
      </w:ins>
      <w:ins w:id="355" w:author="PR Preview" w:date="2026-01-01T00:00:00Z">
        <w:r>
          <w:t xml:space="preserve"> </w:t>
        </w:r>
      </w:ins>
      <w:hyperlink w:anchor="def-training-set">
        <w:ins w:id="356" w:author="PR Preview" w:date="2026-01-01T00:00:00Z">
          <w:r>
            <w:rPr>
              <w:rStyle w:val="Hyperlink"/>
            </w:rPr>
            <w:t xml:space="preserve">training set</w:t>
          </w:r>
        </w:ins>
      </w:hyperlink>
      <w:ins w:id="357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ins w:id="358" w:author="PR Preview" w:date="2026-01-01T00:00:00Z">
        <w:r>
          <w:t xml:space="preserve"> </w:t>
        </w:r>
      </w:ins>
      <w:ins w:id="359" w:author="PR Preview" w:date="2026-01-01T00:00:00Z">
        <w:r>
          <w:t xml:space="preserve">is a list of</w:t>
        </w:r>
      </w:ins>
      <w:ins w:id="360" w:author="PR Preview" w:date="2026-01-01T00:00:00Z">
        <w:r>
          <w:t xml:space="preserve"> </w:t>
        </w:r>
      </w:ins>
      <m:oMath>
        <m:r>
          <m:t>m</m:t>
        </m:r>
      </m:oMath>
      <w:ins w:id="361" w:author="PR Preview" w:date="2026-01-01T00:00:00Z">
        <w:r>
          <w:t xml:space="preserve"> </w:t>
        </w:r>
      </w:ins>
      <w:ins w:id="362" w:author="PR Preview" w:date="2026-01-01T00:00:00Z">
        <w:r>
          <w:t xml:space="preserve">further observations,</w:t>
        </w:r>
      </w:ins>
      <w:ins w:id="363" w:author="PR Preview" w:date="2026-01-01T00:00:00Z">
        <w:r>
          <w:t xml:space="preserve"> </w:t>
        </w:r>
      </w:ins>
      <w:ins w:id="364" w:author="PR Preview" w:date="2026-01-01T00:00:00Z">
        <w:r>
          <w:t xml:space="preserve">none of them in</w:t>
        </w:r>
      </w:ins>
      <w:ins w:id="365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ins w:id="366" w:author="PR Preview" w:date="2026-01-01T00:00:00Z">
        <w:r>
          <w:t xml:space="preserve">,</w:t>
        </w:r>
      </w:ins>
      <w:ins w:id="367" w:author="PR Preview" w:date="2026-01-01T00:00:00Z">
        <w:r>
          <w:t xml:space="preserve"> </w:t>
        </w:r>
      </w:ins>
      <w:ins w:id="368" w:author="PR Preview" w:date="2026-01-01T00:00:00Z">
        <w:r>
          <w:t xml:space="preserve">that the</w:t>
        </w:r>
      </w:ins>
      <w:ins w:id="369" w:author="PR Preview" w:date="2026-01-01T00:00:00Z">
        <w:r>
          <w:t xml:space="preserve"> </w:t>
        </w:r>
      </w:ins>
      <w:hyperlink w:anchor="def-fitting-procedure">
        <w:ins w:id="370" w:author="PR Preview" w:date="2026-01-01T00:00:00Z">
          <w:r>
            <w:rPr>
              <w:rStyle w:val="Hyperlink"/>
            </w:rPr>
            <w:t xml:space="preserve">fitting procedure</w:t>
          </w:r>
        </w:ins>
      </w:hyperlink>
      <w:ins w:id="371" w:author="PR Preview" w:date="2026-01-01T00:00:00Z">
        <w:r>
          <w:t xml:space="preserve"> </w:t>
        </w:r>
      </w:ins>
      <w:ins w:id="372" w:author="PR Preview" w:date="2026-01-01T00:00:00Z">
        <w:r>
          <w:t xml:space="preserve">does not use</w:t>
        </w:r>
      </w:ins>
      <w:ins w:id="373" w:author="PR Preview" w:date="2026-01-01T00:00:00Z">
        <w:r>
          <w:t xml:space="preserve"> </w:t>
        </w:r>
      </w:ins>
      <w:ins w:id="374" w:author="PR Preview" w:date="2026-01-01T00:00:00Z">
        <w:r>
          <w:t xml:space="preserve">and on which the</w:t>
        </w:r>
      </w:ins>
      <w:ins w:id="375" w:author="PR Preview" w:date="2026-01-01T00:00:00Z">
        <w:r>
          <w:t xml:space="preserve"> </w:t>
        </w:r>
      </w:ins>
      <w:hyperlink w:anchor="def-prediction-rule">
        <w:ins w:id="376" w:author="PR Preview" w:date="2026-01-01T00:00:00Z">
          <w:r>
            <w:rPr>
              <w:rStyle w:val="Hyperlink"/>
            </w:rPr>
            <w:t xml:space="preserve">prediction rule</w:t>
          </w:r>
        </w:ins>
      </w:hyperlink>
      <w:ins w:id="377" w:author="PR Preview" w:date="2026-01-01T00:00:00Z">
        <w:r>
          <w:t xml:space="preserve"> </w:t>
        </w:r>
      </w:ins>
      <m:oMath>
        <m:acc>
          <m:accPr>
            <m:chr m:val="̂"/>
          </m:accPr>
          <m:e>
            <m:r>
              <m:t>y</m:t>
            </m:r>
          </m:e>
        </m:acc>
      </m:oMath>
      <w:ins w:id="378" w:author="PR Preview" w:date="2026-01-01T00:00:00Z">
        <w:r>
          <w:t xml:space="preserve"> </w:t>
        </w:r>
      </w:ins>
      <w:ins w:id="379" w:author="PR Preview" w:date="2026-01-01T00:00:00Z">
        <w:r>
          <w:t xml:space="preserve">is scored:</w:t>
        </w:r>
      </w:ins>
    </w:p>
    <w:p>
      <w:pPr>
        <w:pStyle w:val="BodyText"/>
      </w:pPr>
      <w:bookmarkStart w:id="38" w:name="eq-held-out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38"/>
    </w:p>
    <w:bookmarkEnd w:id="39"/>
    <w:bookmarkStart w:id="40" w:name="rem-source-held-out-set"/>
    <w:p>
      <w:pPr>
        <w:pStyle w:val="FirstParagraph"/>
      </w:pPr>
      <w:ins w:id="380" w:author="PR Preview" w:date="2026-01-01T00:00:00Z">
        <w:r>
          <w:rPr>
            <w:i/>
            <w:iCs/>
          </w:rPr>
          <w:t xml:space="preserve">Remark 6</w:t>
        </w:r>
      </w:ins>
      <w:ins w:id="381" w:author="PR Preview" w:date="2026-01-01T00:00:00Z">
        <w:r>
          <w:t xml:space="preserve"> (Source: Held-out set (hold-out set)). </w:t>
        </w:r>
      </w:ins>
      <w:ins w:id="382" w:author="PR Preview" w:date="2026-01-01T00:00:00Z">
        <w:r>
          <w:t xml:space="preserve">Also called a</w:t>
        </w:r>
      </w:ins>
      <w:ins w:id="383" w:author="PR Preview" w:date="2026-01-01T00:00:00Z">
        <w:r>
          <w:t xml:space="preserve"> </w:t>
        </w:r>
      </w:ins>
      <w:ins w:id="384" w:author="PR Preview" w:date="2026-01-01T00:00:00Z">
        <w:r>
          <w:rPr>
            <w:b/>
            <w:bCs/>
          </w:rPr>
          <w:t xml:space="preserve">hold-out set</w:t>
        </w:r>
      </w:ins>
      <w:ins w:id="385" w:author="PR Preview" w:date="2026-01-01T00:00:00Z">
        <w:r>
          <w:t xml:space="preserve"> </w:t>
        </w:r>
      </w:ins>
      <w:ins w:id="386" w:author="PR Preview" w:date="2026-01-01T00:00:00Z">
        <w:r>
          <w:t xml:space="preserve">(James et al. 2021, sec. 5.1.1)</w:t>
        </w:r>
      </w:ins>
      <w:ins w:id="387" w:author="PR Preview" w:date="2026-01-01T00:00:00Z">
        <w:r>
          <w:t xml:space="preserve">.</w:t>
        </w:r>
      </w:ins>
    </w:p>
    <w:bookmarkEnd w:id="40"/>
    <w:bookmarkStart w:id="43" w:name="def-prediction-rmse"/>
    <w:p>
      <w:pPr>
        <w:pStyle w:val="BodyText"/>
      </w:pPr>
      <w:ins w:id="388" w:author="PR Preview" w:date="2026-01-01T00:00:00Z">
        <w:r>
          <w:rPr>
            <w:b/>
            <w:bCs/>
          </w:rPr>
          <w:t xml:space="preserve">Definition 11 (Root mean squared error of predictions)</w:t>
        </w:r>
      </w:ins>
      <w:ins w:id="389" w:author="PR Preview" w:date="2026-01-01T00:00:00Z">
        <w:r>
          <w:t xml:space="preserve"> </w:t>
        </w:r>
      </w:ins>
      <w:ins w:id="390" w:author="PR Preview" w:date="2026-01-01T00:00:00Z">
        <w:r>
          <w:t xml:space="preserve">The</w:t>
        </w:r>
      </w:ins>
      <w:ins w:id="391" w:author="PR Preview" w:date="2026-01-01T00:00:00Z">
        <w:r>
          <w:t xml:space="preserve"> </w:t>
        </w:r>
      </w:ins>
      <w:ins w:id="392" w:author="PR Preview" w:date="2026-01-01T00:00:00Z">
        <w:r>
          <w:rPr>
            <w:b/>
            <w:bCs/>
          </w:rPr>
          <w:t xml:space="preserve">root mean squared error</w:t>
        </w:r>
      </w:ins>
      <w:ins w:id="393" w:author="PR Preview" w:date="2026-01-01T00:00:00Z">
        <w:r>
          <w:t xml:space="preserve"> </w:t>
        </w:r>
      </w:ins>
      <w:ins w:id="394" w:author="PR Preview" w:date="2026-01-01T00:00:00Z">
        <w:r>
          <w:t xml:space="preserve">(RMSE) of predictions</w:t>
        </w:r>
      </w:ins>
      <w:ins w:id="395" w:author="PR Preview" w:date="2026-01-01T00:00:00Z">
        <w:r>
          <w:t xml:space="preserve"> </w:t>
        </w:r>
      </w:ins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n</m:t>
            </m:r>
          </m:sub>
        </m:sSub>
      </m:oMath>
      <w:ins w:id="396" w:author="PR Preview" w:date="2026-01-01T00:00:00Z">
        <w:r>
          <w:t xml:space="preserve"> </w:t>
        </w:r>
      </w:ins>
      <w:ins w:id="397" w:author="PR Preview" w:date="2026-01-01T00:00:00Z">
        <w:r>
          <w:t xml:space="preserve">of observed outcomes</w:t>
        </w:r>
      </w:ins>
      <w:ins w:id="398" w:author="PR Preview" w:date="2026-01-01T00:00:00Z">
        <w:r>
          <w:t xml:space="preserve"> </w:t>
        </w:r>
      </w:ins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ins w:id="399" w:author="PR Preview" w:date="2026-01-01T00:00:00Z">
        <w:r>
          <w:t xml:space="preserve"> </w:t>
        </w:r>
      </w:ins>
      <w:ins w:id="400" w:author="PR Preview" w:date="2026-01-01T00:00:00Z">
        <w:r>
          <w:t xml:space="preserve">is the square root of their</w:t>
        </w:r>
      </w:ins>
      <w:ins w:id="401" w:author="PR Preview" w:date="2026-01-01T00:00:00Z">
        <w:r>
          <w:t xml:space="preserve"> </w:t>
        </w:r>
      </w:ins>
      <w:hyperlink r:id="rId41">
        <w:ins w:id="402" w:author="PR Preview" w:date="2026-01-01T00:00:00Z">
          <w:r>
            <w:rPr>
              <w:rStyle w:val="Hyperlink"/>
            </w:rPr>
            <w:t xml:space="preserve">mean squared error</w:t>
          </w:r>
        </w:ins>
      </w:hyperlink>
      <w:ins w:id="403" w:author="PR Preview" w:date="2026-01-01T00:00:00Z">
        <w:r>
          <w:t xml:space="preserve">:</w:t>
        </w:r>
      </w:ins>
    </w:p>
    <w:p>
      <w:pPr>
        <w:pStyle w:val="BodyText"/>
      </w:pPr>
      <w:bookmarkStart w:id="42" w:name="eq-prediction-rmse"/>
      <m:oMathPara>
        <m:oMathParaPr>
          <m:jc m:val="center"/>
        </m:oMathParaPr>
        <m:oMath>
          <m:r>
            <m:rPr>
              <m:sty m:val="p"/>
            </m:rPr>
            <m:t>RMSE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e>
          </m:rad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42"/>
    </w:p>
    <w:bookmarkEnd w:id="43"/>
    <w:bookmarkStart w:id="45" w:name="def-training-mse"/>
    <w:p>
      <w:pPr>
        <w:pStyle w:val="FirstParagraph"/>
      </w:pPr>
      <w:ins w:id="404" w:author="PR Preview" w:date="2026-01-01T00:00:00Z">
        <w:r>
          <w:rPr>
            <w:b/>
            <w:bCs/>
          </w:rPr>
          <w:t xml:space="preserve">Definition 12 (Training error)</w:t>
        </w:r>
      </w:ins>
      <w:ins w:id="405" w:author="PR Preview" w:date="2026-01-01T00:00:00Z">
        <w:r>
          <w:t xml:space="preserve"> </w:t>
        </w:r>
      </w:ins>
      <w:ins w:id="406" w:author="PR Preview" w:date="2026-01-01T00:00:00Z">
        <w:r>
          <w:t xml:space="preserve">The</w:t>
        </w:r>
      </w:ins>
      <w:ins w:id="407" w:author="PR Preview" w:date="2026-01-01T00:00:00Z">
        <w:r>
          <w:t xml:space="preserve"> </w:t>
        </w:r>
      </w:ins>
      <w:ins w:id="408" w:author="PR Preview" w:date="2026-01-01T00:00:00Z">
        <w:r>
          <w:rPr>
            <w:b/>
            <w:bCs/>
          </w:rPr>
          <w:t xml:space="preserve">training error</w:t>
        </w:r>
      </w:ins>
      <w:ins w:id="409" w:author="PR Preview" w:date="2026-01-01T00:00:00Z">
        <w:r>
          <w:t xml:space="preserve"> </w:t>
        </w:r>
      </w:ins>
      <w:ins w:id="410" w:author="PR Preview" w:date="2026-01-01T00:00:00Z">
        <w:r>
          <w:t xml:space="preserve">of a</w:t>
        </w:r>
      </w:ins>
      <w:ins w:id="411" w:author="PR Preview" w:date="2026-01-01T00:00:00Z">
        <w:r>
          <w:t xml:space="preserve"> </w:t>
        </w:r>
      </w:ins>
      <w:hyperlink w:anchor="def-prediction-rule">
        <w:ins w:id="412" w:author="PR Preview" w:date="2026-01-01T00:00:00Z">
          <w:r>
            <w:rPr>
              <w:rStyle w:val="Hyperlink"/>
            </w:rPr>
            <w:t xml:space="preserve">prediction rule</w:t>
          </w:r>
        </w:ins>
      </w:hyperlink>
      <w:ins w:id="413" w:author="PR Preview" w:date="2026-01-01T00:00:00Z">
        <w:r>
          <w:t xml:space="preserve"> </w:t>
        </w:r>
      </w:ins>
      <m:oMath>
        <m:acc>
          <m:accPr>
            <m:chr m:val="̂"/>
          </m:accPr>
          <m:e>
            <m:r>
              <m:t>y</m:t>
            </m:r>
          </m:e>
        </m:acc>
      </m:oMath>
      <w:ins w:id="414" w:author="PR Preview" w:date="2026-01-01T00:00:00Z">
        <w:r>
          <w:t xml:space="preserve"> </w:t>
        </w:r>
      </w:ins>
      <w:ins w:id="415" w:author="PR Preview" w:date="2026-01-01T00:00:00Z">
        <w:r>
          <w:t xml:space="preserve">fitted to a</w:t>
        </w:r>
      </w:ins>
      <w:ins w:id="416" w:author="PR Preview" w:date="2026-01-01T00:00:00Z">
        <w:r>
          <w:t xml:space="preserve"> </w:t>
        </w:r>
      </w:ins>
      <w:hyperlink w:anchor="def-training-set">
        <w:ins w:id="417" w:author="PR Preview" w:date="2026-01-01T00:00:00Z">
          <w:r>
            <w:rPr>
              <w:rStyle w:val="Hyperlink"/>
            </w:rPr>
            <w:t xml:space="preserve">training set</w:t>
          </w:r>
        </w:ins>
      </w:hyperlink>
      <w:ins w:id="418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ins w:id="419" w:author="PR Preview" w:date="2026-01-01T00:00:00Z">
        <w:r>
          <w:t xml:space="preserve"> </w:t>
        </w:r>
      </w:ins>
      <w:ins w:id="420" w:author="PR Preview" w:date="2026-01-01T00:00:00Z">
        <w:r>
          <w:t xml:space="preserve">is its mean</w:t>
        </w:r>
      </w:ins>
      <w:ins w:id="421" w:author="PR Preview" w:date="2026-01-01T00:00:00Z">
        <w:r>
          <w:t xml:space="preserve"> </w:t>
        </w:r>
      </w:ins>
      <w:hyperlink w:anchor="def-observation-loss">
        <w:ins w:id="422" w:author="PR Preview" w:date="2026-01-01T00:00:00Z">
          <w:r>
            <w:rPr>
              <w:rStyle w:val="Hyperlink"/>
            </w:rPr>
            <w:t xml:space="preserve">loss</w:t>
          </w:r>
        </w:ins>
      </w:hyperlink>
      <w:ins w:id="423" w:author="PR Preview" w:date="2026-01-01T00:00:00Z">
        <w:r>
          <w:t xml:space="preserve"> </w:t>
        </w:r>
      </w:ins>
      <m:oMath>
        <m:sSub>
          <m:e>
            <m:r>
              <m:t>ℓ</m:t>
            </m:r>
          </m:e>
          <m:sub>
            <m:r>
              <m:t>i</m:t>
            </m:r>
          </m:sub>
        </m:sSub>
      </m:oMath>
      <w:ins w:id="424" w:author="PR Preview" w:date="2026-01-01T00:00:00Z">
        <w:r>
          <w:t xml:space="preserve"> </w:t>
        </w:r>
      </w:ins>
      <w:ins w:id="425" w:author="PR Preview" w:date="2026-01-01T00:00:00Z">
        <w:r>
          <w:t xml:space="preserve">on the training observations</w:t>
        </w:r>
      </w:ins>
      <w:ins w:id="426" w:author="PR Preview" w:date="2026-01-01T00:00:00Z">
        <w:r>
          <w:t xml:space="preserve"> </w:t>
        </w:r>
      </w:ins>
      <m:oMath>
        <m:r>
          <m:t>i</m:t>
        </m:r>
        <m:r>
          <m:rPr>
            <m:sty m:val="p"/>
          </m:rPr>
          <m:t>∈</m:t>
        </m:r>
        <m:r>
          <m:t>I</m:t>
        </m:r>
      </m:oMath>
      <w:ins w:id="427" w:author="PR Preview" w:date="2026-01-01T00:00:00Z">
        <w:r>
          <w:t xml:space="preserve">:</w:t>
        </w:r>
      </w:ins>
    </w:p>
    <w:p>
      <w:pPr>
        <w:pStyle w:val="BodyText"/>
      </w:pPr>
      <w:bookmarkStart w:id="44" w:name="eq-training-mse"/>
      <m:oMathPara>
        <m:oMathParaPr>
          <m:jc m:val="center"/>
        </m:oMathParaPr>
        <m:oMath>
          <m:bar>
            <m:barPr>
              <m:pos m:val="top"/>
            </m:barPr>
            <m:e>
              <m:r>
                <m:rPr>
                  <m:sty m:val="p"/>
                </m:rPr>
                <m:t>err</m:t>
              </m:r>
            </m:e>
          </m:ba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44"/>
    </w:p>
    <w:bookmarkEnd w:id="45"/>
    <w:bookmarkStart w:id="46" w:name="rem-source-training-mse"/>
    <w:p>
      <w:pPr>
        <w:pStyle w:val="FirstParagraph"/>
      </w:pPr>
      <w:ins w:id="428" w:author="PR Preview" w:date="2026-01-01T00:00:00Z">
        <w:r>
          <w:rPr>
            <w:i/>
            <w:iCs/>
          </w:rPr>
          <w:t xml:space="preserve">Remark 7</w:t>
        </w:r>
      </w:ins>
      <w:ins w:id="429" w:author="PR Preview" w:date="2026-01-01T00:00:00Z">
        <w:r>
          <w:t xml:space="preserve"> (Source: Training error). </w:t>
        </w:r>
      </w:ins>
      <w:ins w:id="430" w:author="PR Preview" w:date="2026-01-01T00:00:00Z">
        <w:r>
          <w:t xml:space="preserve">Hastie et al. (2009, sec. 7.2)</w:t>
        </w:r>
      </w:ins>
      <w:ins w:id="431" w:author="PR Preview" w:date="2026-01-01T00:00:00Z">
        <w:r>
          <w:t xml:space="preserve">, who write the training error as</w:t>
        </w:r>
      </w:ins>
      <w:ins w:id="432" w:author="PR Preview" w:date="2026-01-01T00:00:00Z">
        <w:r>
          <w:t xml:space="preserve"> </w:t>
        </w:r>
      </w:ins>
      <m:oMath>
        <m:bar>
          <m:barPr>
            <m:pos m:val="top"/>
          </m:barPr>
          <m:e>
            <m:r>
              <m:rPr>
                <m:nor/>
                <m:sty m:val="p"/>
              </m:rPr>
              <m:t>err</m:t>
            </m:r>
          </m:e>
        </m:bar>
      </m:oMath>
      <w:ins w:id="433" w:author="PR Preview" w:date="2026-01-01T00:00:00Z">
        <w:r>
          <w:t xml:space="preserve"> </w:t>
        </w:r>
      </w:ins>
      <w:ins w:id="434" w:author="PR Preview" w:date="2026-01-01T00:00:00Z">
        <w:r>
          <w:t xml:space="preserve">and define it for any loss.</w:t>
        </w:r>
      </w:ins>
    </w:p>
    <w:bookmarkEnd w:id="46"/>
    <w:bookmarkEnd w:id="47"/>
    <w:bookmarkStart w:id="52" w:name="overfitting"/>
    <w:p>
      <w:pPr>
        <w:pStyle w:val="Heading2"/>
      </w:pPr>
      <w:r>
        <w:t xml:space="preserve">3 Overfitting</w:t>
      </w:r>
    </w:p>
    <w:bookmarkStart w:id="48" w:name="exr-overfitting"/>
    <w:p>
      <w:pPr>
        <w:pStyle w:val="FirstParagraph"/>
      </w:pPr>
      <w:r>
        <w:rPr>
          <w:b/>
          <w:bCs/>
        </w:rPr>
        <w:t xml:space="preserve">Exercise 1 (Training error versus error on new cars)</w:t>
      </w:r>
      <w:r>
        <w:t xml:space="preserve"> </w:t>
      </w:r>
      <w:r>
        <w:t xml:space="preserve">The built-in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cars.</w:t>
      </w:r>
      <w:r>
        <w:t xml:space="preserve"> </w:t>
      </w:r>
      <w:r>
        <w:t xml:space="preserve">Fit four models for fuel efficiency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as a polynomial in weight</w:t>
      </w:r>
      <w:r>
        <w:t xml:space="preserve"> </w:t>
      </w:r>
      <w:r>
        <w:rPr>
          <w:rStyle w:val="VerbatimChar"/>
        </w:rPr>
        <w:t xml:space="preserve">wt</w:t>
      </w:r>
      <w:r>
        <w:t xml:space="preserve">,</w:t>
      </w:r>
      <w:r>
        <w:t xml:space="preserve"> </w:t>
      </w:r>
      <w:r>
        <w:t xml:space="preserve">of degree 1, 2, 3, and 4,</w:t>
      </w:r>
      <w:r>
        <w:t xml:space="preserve"> </w:t>
      </w:r>
      <w:r>
        <w:t xml:space="preserve">using only the first 20 rows 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For each model, compute the</w:t>
      </w:r>
      <w:r>
        <w:t xml:space="preserve"> </w:t>
      </w:r>
      <w:hyperlink w:anchor="def-prediction-rmse">
        <w:r>
          <w:rPr>
            <w:rStyle w:val="Hyperlink"/>
          </w:rPr>
          <w:t xml:space="preserve">RMSE</w:t>
        </w:r>
      </w:hyperlink>
      <w:r>
        <w:t xml:space="preserve"> </w:t>
      </w:r>
      <w:r>
        <w:t xml:space="preserve">of its predictions</w:t>
      </w:r>
      <w:r>
        <w:t xml:space="preserve"> </w:t>
      </w:r>
      <w:r>
        <w:t xml:space="preserve">on the 20 training rows</w:t>
      </w:r>
      <w:r>
        <w:t xml:space="preserve"> </w:t>
      </w:r>
      <w:r>
        <w:t xml:space="preserve">and on the remaining 12 rows,</w:t>
      </w:r>
      <w:r>
        <w:t xml:space="preserve"> </w:t>
      </w:r>
      <w:r>
        <w:t xml:space="preserve">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Which degree has the smallest training RMSE?</w:t>
      </w:r>
    </w:p>
    <w:p>
      <w:pPr>
        <w:pStyle w:val="Compact"/>
        <w:numPr>
          <w:ilvl w:val="0"/>
          <w:numId w:val="1001"/>
        </w:numPr>
      </w:pPr>
      <w:r>
        <w:t xml:space="preserve">Which degree has the smallest RMSE on the 12 held-out rows?</w:t>
      </w:r>
    </w:p>
    <w:p>
      <w:pPr>
        <w:pStyle w:val="Compact"/>
        <w:numPr>
          <w:ilvl w:val="0"/>
          <w:numId w:val="1001"/>
        </w:numPr>
      </w:pPr>
      <w:r>
        <w:t xml:space="preserve">Do the terms added beyond degree 2</w:t>
      </w:r>
      <w:r>
        <w:t xml:space="preserve"> </w:t>
      </w:r>
      <w:r>
        <w:t xml:space="preserve">improve predictions for the held-out cars?</w:t>
      </w:r>
    </w:p>
    <w:bookmarkEnd w:id="48"/>
    <w:bookmarkStart w:id="49" w:name="sol-overfitting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SourceCode"/>
      </w:pPr>
      <w:r>
        <w:rPr>
          <w:rStyle w:val="NormalTok"/>
        </w:rPr>
        <w:t xml:space="preserve">train_cars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]</w:t>
      </w:r>
      <w:r>
        <w:br/>
      </w:r>
      <w:r>
        <w:rPr>
          <w:rStyle w:val="NormalTok"/>
        </w:rPr>
        <w:t xml:space="preserve">held_out_cars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</w:t>
      </w:r>
      <w:r>
        <w:rPr>
          <w:rStyle w:val="DecValTok"/>
        </w:rPr>
        <w:t xml:space="preserve">21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, ]</w:t>
      </w:r>
      <w:r>
        <w:br/>
      </w:r>
      <w:r>
        <w:br/>
      </w:r>
      <w:r>
        <w:rPr>
          <w:rStyle w:val="NormalTok"/>
        </w:rPr>
        <w:t xml:space="preserve">prediction_mse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data) {</w:t>
      </w:r>
      <w:r>
        <w:br/>
      </w:r>
      <w:r>
        <w:rPr>
          <w:rStyle w:val="NormalTok"/>
        </w:rPr>
        <w:t xml:space="preserve">  response_only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formula</w:t>
      </w:r>
      <w:r>
        <w:rPr>
          <w:rStyle w:val="NormalTok"/>
        </w:rPr>
        <w:t xml:space="preserve">(model), .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(response_only, data))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rmse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data)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prediction_mse</w:t>
      </w:r>
      <w:r>
        <w:rPr>
          <w:rStyle w:val="NormalTok"/>
        </w:rPr>
        <w:t xml:space="preserve">(model, data))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overfitting_results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d, </w:t>
      </w:r>
      <w:r>
        <w:rPr>
          <w:rStyle w:val="AttributeTok"/>
        </w:rPr>
        <w:t xml:space="preserve">raw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train_cars)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train_cars),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held_out_RMSE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held_out_cars)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fit)</w:t>
      </w:r>
      <w:r>
        <w:br/>
      </w:r>
      <w:r>
        <w:br/>
      </w:r>
      <w:r>
        <w:rPr>
          <w:rStyle w:val="NormalTok"/>
        </w:rPr>
        <w:t xml:space="preserve">overfitting_results</w:t>
      </w:r>
      <w:r>
        <w:br/>
      </w:r>
      <w:r>
        <w:rPr>
          <w:rStyle w:val="CommentTok"/>
        </w:rPr>
        <w:t xml:space="preserve">#&gt; # A tibble: 4 × 3</w:t>
      </w:r>
      <w:r>
        <w:br/>
      </w:r>
      <w:r>
        <w:rPr>
          <w:rStyle w:val="CommentTok"/>
        </w:rPr>
        <w:t xml:space="preserve">#&gt;   degree training_RMSE held_out_RMSE</w:t>
      </w:r>
      <w:r>
        <w:br/>
      </w:r>
      <w:r>
        <w:rPr>
          <w:rStyle w:val="CommentTok"/>
        </w:rPr>
        <w:t xml:space="preserve">#&gt;    &lt;int&gt;         &lt;dbl&gt;         &lt;dbl&gt;</w:t>
      </w:r>
      <w:r>
        <w:br/>
      </w:r>
      <w:r>
        <w:rPr>
          <w:rStyle w:val="CommentTok"/>
        </w:rPr>
        <w:t xml:space="preserve">#&gt; 1      1          2.91          3.45</w:t>
      </w:r>
      <w:r>
        <w:br/>
      </w:r>
      <w:r>
        <w:rPr>
          <w:rStyle w:val="CommentTok"/>
        </w:rPr>
        <w:t xml:space="preserve">#&gt; 2      2          2.46          3.18</w:t>
      </w:r>
      <w:r>
        <w:br/>
      </w:r>
      <w:r>
        <w:rPr>
          <w:rStyle w:val="CommentTok"/>
        </w:rPr>
        <w:t xml:space="preserve">#&gt; 3      3          2.45          3.21</w:t>
      </w:r>
      <w:r>
        <w:br/>
      </w:r>
      <w:r>
        <w:rPr>
          <w:rStyle w:val="CommentTok"/>
        </w:rPr>
        <w:t xml:space="preserve">#&gt; 4      4          2.44          3.19</w:t>
      </w:r>
    </w:p>
    <w:p>
      <w:pPr>
        <w:pStyle w:val="SourceCode"/>
      </w:pPr>
      <w:r>
        <w:rPr>
          <w:rStyle w:val="NormalTok"/>
        </w:rPr>
        <w:t xml:space="preserve">best_train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training_RMSE)</w:t>
      </w:r>
      <w:r>
        <w:br/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best_held_out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held_out_RMSE)</w:t>
      </w:r>
      <w:r>
        <w:br/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best_train =</w:t>
      </w:r>
      <w:r>
        <w:rPr>
          <w:rStyle w:val="NormalTok"/>
        </w:rPr>
        <w:t xml:space="preserve"> best_train, </w:t>
      </w:r>
      <w:r>
        <w:rPr>
          <w:rStyle w:val="AttributeTok"/>
        </w:rPr>
        <w:t xml:space="preserve">best_held_out =</w:t>
      </w:r>
      <w:r>
        <w:rPr>
          <w:rStyle w:val="NormalTok"/>
        </w:rPr>
        <w:t xml:space="preserve"> best_held_out)</w:t>
      </w:r>
      <w:r>
        <w:br/>
      </w:r>
      <w:r>
        <w:rPr>
          <w:rStyle w:val="CommentTok"/>
        </w:rPr>
        <w:t xml:space="preserve">#&gt;    best_train best_held_out </w:t>
      </w:r>
      <w:r>
        <w:br/>
      </w:r>
      <w:r>
        <w:rPr>
          <w:rStyle w:val="CommentTok"/>
        </w:rPr>
        <w:t xml:space="preserve">#&gt;             4             2</w:t>
      </w:r>
    </w:p>
    <w:p>
      <w:pPr>
        <w:numPr>
          <w:ilvl w:val="0"/>
          <w:numId w:val="1002"/>
        </w:numPr>
      </w:pPr>
      <w:r>
        <w:t xml:space="preserve">The smallest training RMSE is at degree 4.</w:t>
      </w:r>
      <w:r>
        <w:t xml:space="preserve"> </w:t>
      </w:r>
      <w:r>
        <w:t xml:space="preserve">Each model contains the previous one as a special case,</w:t>
      </w:r>
      <w:r>
        <w:t xml:space="preserve"> </w:t>
      </w:r>
      <w:r>
        <w:t xml:space="preserve">so its training RMSE cannot increase as the degree grows.</w:t>
      </w:r>
    </w:p>
    <w:p>
      <w:pPr>
        <w:numPr>
          <w:ilvl w:val="0"/>
          <w:numId w:val="1002"/>
        </w:numPr>
      </w:pPr>
      <w:r>
        <w:t xml:space="preserve">The smallest held-out RMSE is at degree 2.</w:t>
      </w:r>
    </w:p>
    <w:p>
      <w:pPr>
        <w:numPr>
          <w:ilvl w:val="0"/>
          <w:numId w:val="1002"/>
        </w:numPr>
      </w:pPr>
      <w:r>
        <w:t xml:space="preserve">No.</w:t>
      </w:r>
      <w:r>
        <w:t xml:space="preserve"> </w:t>
      </w:r>
      <w:r>
        <w:t xml:space="preserve">Going from degree 2 to degree 3 or 4 lowers the training RMSE a little</w:t>
      </w:r>
      <w:r>
        <w:t xml:space="preserve"> </w:t>
      </w:r>
      <w:r>
        <w:t xml:space="preserve">but leaves the held-out RMSE essentially unchanged</w:t>
      </w:r>
      <w:r>
        <w:t xml:space="preserve"> </w:t>
      </w:r>
      <w:r>
        <w:t xml:space="preserve">(it does not fall below its degree-2 value).</w:t>
      </w:r>
      <w:r>
        <w:t xml:space="preserve"> </w:t>
      </w:r>
      <w:r>
        <w:t xml:space="preserve">The terms beyond degree 2 improve the fit to the 20 training cars</w:t>
      </w:r>
      <w:r>
        <w:t xml:space="preserve"> </w:t>
      </w:r>
      <w:r>
        <w:t xml:space="preserve">without improving predictions for the 12 held-out cars.</w:t>
      </w:r>
      <w:r>
        <w:t xml:space="preserve"> </w:t>
      </w:r>
      <w:r>
        <w:t xml:space="preserve">Degree 1 to degree 2 is different:</w:t>
      </w:r>
      <w:r>
        <w:t xml:space="preserve"> </w:t>
      </w:r>
      <w:r>
        <w:t xml:space="preserve">there the held-out RMSE also falls.</w:t>
      </w:r>
    </w:p>
    <w:bookmarkEnd w:id="49"/>
    <w:bookmarkStart w:id="50" w:name="def-overfitting"/>
    <w:p>
      <w:pPr>
        <w:pStyle w:val="FirstParagraph"/>
      </w:pPr>
      <w:del w:id="435" w:author="PR Preview" w:date="2026-01-01T00:00:00Z">
        <w:r>
          <w:rPr>
            <w:b/>
            <w:bCs/>
          </w:rPr>
          <w:delText xml:space="preserve">Definition 11 (Overfitting)</w:delText>
        </w:r>
      </w:del>
      <w:del w:id="436" w:author="PR Preview" w:date="2026-01-01T00:00:00Z">
        <w:r>
          <w:delText xml:space="preserve"> </w:delText>
        </w:r>
      </w:del>
      <w:del w:id="437" w:author="PR Preview" w:date="2026-01-01T00:00:00Z">
        <w:r>
          <w:rPr>
            <w:b/>
            <w:bCs/>
          </w:rPr>
          <w:delText xml:space="preserve">Overfitting</w:delText>
        </w:r>
      </w:del>
      <w:del w:id="438" w:author="PR Preview" w:date="2026-01-01T00:00:00Z">
        <w:r>
          <w:delText xml:space="preserve"> </w:delText>
        </w:r>
      </w:del>
      <w:del w:id="439" w:author="PR Preview" w:date="2026-01-01T00:00:00Z">
        <w:r>
          <w:delText xml:space="preserve">occurs when a</w:delText>
        </w:r>
      </w:del>
      <w:del w:id="440" w:author="PR Preview" w:date="2026-01-01T00:00:00Z">
        <w:r>
          <w:delText xml:space="preserve"> </w:delText>
        </w:r>
      </w:del>
      <w:hyperlink w:anchor="def-prediction-rule">
        <w:del w:id="441" w:author="PR Preview" w:date="2026-01-01T00:00:00Z">
          <w:r>
            <w:rPr>
              <w:rStyle w:val="Hyperlink"/>
            </w:rPr>
            <w:delText xml:space="preserve">prediction rule</w:delText>
          </w:r>
        </w:del>
      </w:hyperlink>
      <w:del w:id="442" w:author="PR Preview" w:date="2026-01-01T00:00:00Z">
        <w:r>
          <w:delText xml:space="preserve"> </w:delText>
        </w:r>
      </w:del>
      <w:del w:id="443" w:author="PR Preview" w:date="2026-01-01T00:00:00Z">
        <w:r>
          <w:delText xml:space="preserve">fits its</w:delText>
        </w:r>
      </w:del>
      <w:del w:id="444" w:author="PR Preview" w:date="2026-01-01T00:00:00Z">
        <w:r>
          <w:delText xml:space="preserve"> </w:delText>
        </w:r>
      </w:del>
      <w:hyperlink w:anchor="def-training-set">
        <w:del w:id="445" w:author="PR Preview" w:date="2026-01-01T00:00:00Z">
          <w:r>
            <w:rPr>
              <w:rStyle w:val="Hyperlink"/>
            </w:rPr>
            <w:delText xml:space="preserve">training set</w:delText>
          </w:r>
        </w:del>
      </w:hyperlink>
      <w:del w:id="446" w:author="PR Preview" w:date="2026-01-01T00:00:00Z">
        <w:r>
          <w:delText xml:space="preserve"> </w:delText>
        </w:r>
      </w:del>
      <w:del w:id="447" w:author="PR Preview" w:date="2026-01-01T00:00:00Z">
        <w:r>
          <w:delText xml:space="preserve">well</w:delText>
        </w:r>
      </w:del>
      <w:del w:id="448" w:author="PR Preview" w:date="2026-01-01T00:00:00Z">
        <w:r>
          <w:delText xml:space="preserve"> </w:delText>
        </w:r>
      </w:del>
      <w:del w:id="449" w:author="PR Preview" w:date="2026-01-01T00:00:00Z">
        <w:r>
          <w:delText xml:space="preserve">but predicts poorly for new observations.</w:delText>
        </w:r>
      </w:del>
    </w:p>
    <w:p>
      <w:pPr>
        <w:pStyle w:val="BodyText"/>
      </w:pPr>
      <w:del w:id="450" w:author="PR Preview" w:date="2026-01-01T00:00:00Z">
        <w:r>
          <w:rPr>
            <w:b/>
            <w:bCs/>
          </w:rPr>
          <w:delText xml:space="preserve">Example 2 (Overfitting in polynomial fits to cars)</w:delText>
        </w:r>
      </w:del>
      <w:del w:id="451" w:author="PR Preview" w:date="2026-01-01T00:00:00Z">
        <w:r>
          <w:delText xml:space="preserve"> </w:delText>
        </w:r>
      </w:del>
      <w:del w:id="452" w:author="PR Preview" w:date="2026-01-01T00:00:00Z">
        <w:r>
          <w:delText xml:space="preserve">In</w:delText>
        </w:r>
      </w:del>
      <w:del w:id="453" w:author="PR Preview" w:date="2026-01-01T00:00:00Z">
        <w:r>
          <w:delText xml:space="preserve"> </w:delText>
        </w:r>
      </w:del>
      <w:hyperlink w:anchor="exr-overfitting">
        <w:del w:id="454" w:author="PR Preview" w:date="2026-01-01T00:00:00Z">
          <w:r>
            <w:rPr>
              <w:rStyle w:val="Hyperlink"/>
            </w:rPr>
            <w:delText xml:space="preserve">Exercise 1</w:delText>
          </w:r>
        </w:del>
      </w:hyperlink>
      <w:del w:id="455" w:author="PR Preview" w:date="2026-01-01T00:00:00Z">
        <w:r>
          <w:delText xml:space="preserve">,</w:delText>
        </w:r>
      </w:del>
      <w:del w:id="456" w:author="PR Preview" w:date="2026-01-01T00:00:00Z">
        <w:r>
          <w:delText xml:space="preserve"> </w:delText>
        </w:r>
      </w:del>
      <w:del w:id="457" w:author="PR Preview" w:date="2026-01-01T00:00:00Z">
        <w:r>
          <w:delText xml:space="preserve">the terms beyond degree 2 fit the 20 training cars more closely</w:delText>
        </w:r>
      </w:del>
      <w:del w:id="458" w:author="PR Preview" w:date="2026-01-01T00:00:00Z">
        <w:r>
          <w:delText xml:space="preserve"> </w:delText>
        </w:r>
      </w:del>
      <w:del w:id="459" w:author="PR Preview" w:date="2026-01-01T00:00:00Z">
        <w:r>
          <w:delText xml:space="preserve">but do not predict the 12 held-out cars better.</w:delText>
        </w:r>
      </w:del>
      <w:del w:id="460" w:author="PR Preview" w:date="2026-01-01T00:00:00Z">
        <w:r>
          <w:delText xml:space="preserve"> </w:delText>
        </w:r>
      </w:del>
      <w:del w:id="461" w:author="PR Preview" w:date="2026-01-01T00:00:00Z">
        <w:r>
          <w:delText xml:space="preserve">The effect is small here:</w:delText>
        </w:r>
      </w:del>
      <w:del w:id="462" w:author="PR Preview" w:date="2026-01-01T00:00:00Z">
        <w:r>
          <w:delText xml:space="preserve"> </w:delText>
        </w:r>
      </w:del>
      <w:del w:id="463" w:author="PR Preview" w:date="2026-01-01T00:00:00Z">
        <w:r>
          <w:delText xml:space="preserve">it is the beginning of overfitting, not a dramatic case.</w:delText>
        </w:r>
      </w:del>
    </w:p>
    <w:p>
      <w:pPr>
        <w:pStyle w:val="FirstParagraph"/>
      </w:pPr>
      <w:ins w:id="464" w:author="PR Preview" w:date="2026-01-01T00:00:00Z">
        <w:r>
          <w:rPr>
            <w:b/>
            <w:bCs/>
          </w:rPr>
          <w:t xml:space="preserve">Definition 13 (Overfitting)</w:t>
        </w:r>
      </w:ins>
      <w:ins w:id="465" w:author="PR Preview" w:date="2026-01-01T00:00:00Z">
        <w:r>
          <w:t xml:space="preserve"> </w:t>
        </w:r>
      </w:ins>
      <w:ins w:id="466" w:author="PR Preview" w:date="2026-01-01T00:00:00Z">
        <w:r>
          <w:rPr>
            <w:b/>
            <w:bCs/>
          </w:rPr>
          <w:t xml:space="preserve">Overfitting</w:t>
        </w:r>
      </w:ins>
      <w:ins w:id="467" w:author="PR Preview" w:date="2026-01-01T00:00:00Z">
        <w:r>
          <w:t xml:space="preserve"> </w:t>
        </w:r>
      </w:ins>
      <w:ins w:id="468" w:author="PR Preview" w:date="2026-01-01T00:00:00Z">
        <w:r>
          <w:t xml:space="preserve">occurs when a</w:t>
        </w:r>
      </w:ins>
      <w:ins w:id="469" w:author="PR Preview" w:date="2026-01-01T00:00:00Z">
        <w:r>
          <w:t xml:space="preserve"> </w:t>
        </w:r>
      </w:ins>
      <w:hyperlink w:anchor="def-prediction-rule">
        <w:ins w:id="470" w:author="PR Preview" w:date="2026-01-01T00:00:00Z">
          <w:r>
            <w:rPr>
              <w:rStyle w:val="Hyperlink"/>
            </w:rPr>
            <w:t xml:space="preserve">prediction rule</w:t>
          </w:r>
        </w:ins>
      </w:hyperlink>
      <w:ins w:id="471" w:author="PR Preview" w:date="2026-01-01T00:00:00Z">
        <w:r>
          <w:t xml:space="preserve"> </w:t>
        </w:r>
      </w:ins>
      <w:ins w:id="472" w:author="PR Preview" w:date="2026-01-01T00:00:00Z">
        <w:r>
          <w:t xml:space="preserve">fits its</w:t>
        </w:r>
      </w:ins>
      <w:ins w:id="473" w:author="PR Preview" w:date="2026-01-01T00:00:00Z">
        <w:r>
          <w:t xml:space="preserve"> </w:t>
        </w:r>
      </w:ins>
      <w:hyperlink w:anchor="def-training-set">
        <w:ins w:id="474" w:author="PR Preview" w:date="2026-01-01T00:00:00Z">
          <w:r>
            <w:rPr>
              <w:rStyle w:val="Hyperlink"/>
            </w:rPr>
            <w:t xml:space="preserve">training set</w:t>
          </w:r>
        </w:ins>
      </w:hyperlink>
      <w:ins w:id="475" w:author="PR Preview" w:date="2026-01-01T00:00:00Z">
        <w:r>
          <w:t xml:space="preserve"> </w:t>
        </w:r>
      </w:ins>
      <w:ins w:id="476" w:author="PR Preview" w:date="2026-01-01T00:00:00Z">
        <w:r>
          <w:t xml:space="preserve">well</w:t>
        </w:r>
      </w:ins>
      <w:ins w:id="477" w:author="PR Preview" w:date="2026-01-01T00:00:00Z">
        <w:r>
          <w:t xml:space="preserve"> </w:t>
        </w:r>
      </w:ins>
      <w:ins w:id="478" w:author="PR Preview" w:date="2026-01-01T00:00:00Z">
        <w:r>
          <w:t xml:space="preserve">but predicts poorly for new observations.</w:t>
        </w:r>
      </w:ins>
    </w:p>
    <w:bookmarkEnd w:id="50"/>
    <w:bookmarkStart w:id="51" w:name="exm-overfitting-polynomial-cars"/>
    <w:p>
      <w:pPr>
        <w:pStyle w:val="BodyText"/>
      </w:pPr>
      <w:ins w:id="479" w:author="PR Preview" w:date="2026-01-01T00:00:00Z">
        <w:r>
          <w:rPr>
            <w:b/>
            <w:bCs/>
          </w:rPr>
          <w:t xml:space="preserve">Example 3 (Overfitting in polynomial fits to cars)</w:t>
        </w:r>
      </w:ins>
      <w:ins w:id="480" w:author="PR Preview" w:date="2026-01-01T00:00:00Z">
        <w:r>
          <w:t xml:space="preserve"> </w:t>
        </w:r>
      </w:ins>
      <w:ins w:id="481" w:author="PR Preview" w:date="2026-01-01T00:00:00Z">
        <w:r>
          <w:t xml:space="preserve">In</w:t>
        </w:r>
      </w:ins>
      <w:ins w:id="482" w:author="PR Preview" w:date="2026-01-01T00:00:00Z">
        <w:r>
          <w:t xml:space="preserve"> </w:t>
        </w:r>
      </w:ins>
      <w:hyperlink w:anchor="exr-overfitting">
        <w:ins w:id="483" w:author="PR Preview" w:date="2026-01-01T00:00:00Z">
          <w:r>
            <w:rPr>
              <w:rStyle w:val="Hyperlink"/>
            </w:rPr>
            <w:t xml:space="preserve">Exercise 1</w:t>
          </w:r>
        </w:ins>
      </w:hyperlink>
      <w:ins w:id="484" w:author="PR Preview" w:date="2026-01-01T00:00:00Z">
        <w:r>
          <w:t xml:space="preserve">,</w:t>
        </w:r>
      </w:ins>
      <w:ins w:id="485" w:author="PR Preview" w:date="2026-01-01T00:00:00Z">
        <w:r>
          <w:t xml:space="preserve"> </w:t>
        </w:r>
      </w:ins>
      <w:ins w:id="486" w:author="PR Preview" w:date="2026-01-01T00:00:00Z">
        <w:r>
          <w:t xml:space="preserve">the terms beyond degree 2 fit the 20 training cars more closely</w:t>
        </w:r>
      </w:ins>
      <w:ins w:id="487" w:author="PR Preview" w:date="2026-01-01T00:00:00Z">
        <w:r>
          <w:t xml:space="preserve"> </w:t>
        </w:r>
      </w:ins>
      <w:ins w:id="488" w:author="PR Preview" w:date="2026-01-01T00:00:00Z">
        <w:r>
          <w:t xml:space="preserve">but do not predict the 12 held-out cars better.</w:t>
        </w:r>
      </w:ins>
      <w:ins w:id="489" w:author="PR Preview" w:date="2026-01-01T00:00:00Z">
        <w:r>
          <w:t xml:space="preserve"> </w:t>
        </w:r>
      </w:ins>
      <w:ins w:id="490" w:author="PR Preview" w:date="2026-01-01T00:00:00Z">
        <w:r>
          <w:t xml:space="preserve">The effect is small here:</w:t>
        </w:r>
      </w:ins>
      <w:ins w:id="491" w:author="PR Preview" w:date="2026-01-01T00:00:00Z">
        <w:r>
          <w:t xml:space="preserve"> </w:t>
        </w:r>
      </w:ins>
      <w:ins w:id="492" w:author="PR Preview" w:date="2026-01-01T00:00:00Z">
        <w:r>
          <w:t xml:space="preserve">it is the beginning of overfitting, not a dramatic case.</w:t>
        </w:r>
      </w:ins>
    </w:p>
    <w:bookmarkEnd w:id="51"/>
    <w:bookmarkEnd w:id="52"/>
    <w:bookmarkStart w:id="113" w:name="sec-generalization-error"/>
    <w:p>
      <w:pPr>
        <w:pStyle w:val="Heading2"/>
      </w:pPr>
      <w:r>
        <w:t xml:space="preserve">4 Generalization error</w:t>
      </w:r>
    </w:p>
    <w:bookmarkStart w:id="53" w:name="exr-generalization-error"/>
    <w:p>
      <w:pPr>
        <w:pStyle w:val="FirstParagraph"/>
      </w:pPr>
      <w:r>
        <w:rPr>
          <w:b/>
          <w:bCs/>
        </w:rPr>
        <w:t xml:space="preserve">Exercise 2 (Score a fitted model on a car it has not seen)</w:t>
      </w:r>
      <w:r>
        <w:t xml:space="preserve"> </w:t>
      </w:r>
      <w:r>
        <w:t xml:space="preserve">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has been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such as the 20 training cars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.</w:t>
      </w:r>
      <w:r>
        <w:t xml:space="preserve"> </w:t>
      </w:r>
      <w:r>
        <w:t xml:space="preserve">A new car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then drawn from the same population,</w:t>
      </w:r>
      <w:r>
        <w:t xml:space="preserve"> </w:t>
      </w:r>
      <w:r>
        <w:t xml:space="preserve">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del w:id="493" w:author="PR Preview" w:date="2026-01-01T00:00:00Z">
        <w:r>
          <w:delText xml:space="preserve">Holding</w:delText>
        </w:r>
      </w:del>
      <w:del w:id="494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del w:id="495" w:author="PR Preview" w:date="2026-01-01T00:00:00Z">
        <w:r>
          <w:delText xml:space="preserve"> </w:delText>
        </w:r>
      </w:del>
      <w:del w:id="496" w:author="PR Preview" w:date="2026-01-01T00:00:00Z">
        <w:r>
          <w:delText xml:space="preserve">fixed,</w:delText>
        </w:r>
      </w:del>
      <w:del w:id="497" w:author="PR Preview" w:date="2026-01-01T00:00:00Z">
        <w:r>
          <w:delText xml:space="preserve"> </w:delText>
        </w:r>
      </w:del>
      <w:del w:id="498" w:author="PR Preview" w:date="2026-01-01T00:00:00Z">
        <w:r>
          <w:delText xml:space="preserve">write the average squared</w:delText>
        </w:r>
      </w:del>
      <w:del w:id="499" w:author="PR Preview" w:date="2026-01-01T00:00:00Z">
        <w:r>
          <w:delText xml:space="preserve"> </w:delText>
        </w:r>
      </w:del>
      <w:hyperlink r:id="rId33">
        <w:del w:id="500" w:author="PR Preview" w:date="2026-01-01T00:00:00Z">
          <w:r>
            <w:rPr>
              <w:rStyle w:val="Hyperlink"/>
            </w:rPr>
            <w:delText xml:space="preserve">prediction error</w:delText>
          </w:r>
        </w:del>
      </w:hyperlink>
      <w:del w:id="501" w:author="PR Preview" w:date="2026-01-01T00:00:00Z">
        <w:r>
          <w:delText xml:space="preserve"> </w:delText>
        </w:r>
      </w:del>
      <w:del w:id="502" w:author="PR Preview" w:date="2026-01-01T00:00:00Z">
        <w:r>
          <w:delText xml:space="preserve">that</w:delText>
        </w:r>
      </w:del>
      <w:del w:id="503" w:author="PR Preview" w:date="2026-01-01T00:00:00Z">
        <w:r>
          <w:delText xml:space="preserve"> </w:delText>
        </w:r>
      </w:del>
      <m:oMath>
        <m:acc>
          <m:accPr>
            <m:chr m:val="̂"/>
          </m:accPr>
          <m:e>
            <m:r>
              <m:t>y</m:t>
            </m:r>
          </m:e>
        </m:acc>
      </m:oMath>
      <w:del w:id="504" w:author="PR Preview" w:date="2026-01-01T00:00:00Z">
        <w:r>
          <w:delText xml:space="preserve"> </w:delText>
        </w:r>
      </w:del>
      <w:del w:id="505" w:author="PR Preview" w:date="2026-01-01T00:00:00Z">
        <w:r>
          <w:delText xml:space="preserve">would make over all such new cars,</w:delText>
        </w:r>
      </w:del>
      <w:del w:id="506" w:author="PR Preview" w:date="2026-01-01T00:00:00Z">
        <w:r>
          <w:delText xml:space="preserve"> </w:delText>
        </w:r>
      </w:del>
      <w:del w:id="507" w:author="PR Preview" w:date="2026-01-01T00:00:00Z">
        <w:r>
          <w:delText xml:space="preserve">as an expectation.</w:delText>
        </w:r>
      </w:del>
    </w:p>
    <w:p>
      <w:pPr>
        <w:pStyle w:val="Compact"/>
        <w:numPr>
          <w:ilvl w:val="0"/>
          <w:numId w:val="1003"/>
        </w:numPr>
      </w:pPr>
      <w:ins w:id="508" w:author="PR Preview" w:date="2026-01-01T00:00:00Z">
        <w:r>
          <w:t xml:space="preserve">Holding</w:t>
        </w:r>
      </w:ins>
      <w:ins w:id="509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ins w:id="510" w:author="PR Preview" w:date="2026-01-01T00:00:00Z">
        <w:r>
          <w:t xml:space="preserve"> </w:t>
        </w:r>
      </w:ins>
      <w:ins w:id="511" w:author="PR Preview" w:date="2026-01-01T00:00:00Z">
        <w:r>
          <w:t xml:space="preserve">fixed,</w:t>
        </w:r>
      </w:ins>
      <w:ins w:id="512" w:author="PR Preview" w:date="2026-01-01T00:00:00Z">
        <w:r>
          <w:t xml:space="preserve"> </w:t>
        </w:r>
      </w:ins>
      <w:ins w:id="513" w:author="PR Preview" w:date="2026-01-01T00:00:00Z">
        <w:r>
          <w:t xml:space="preserve">write the average</w:t>
        </w:r>
      </w:ins>
      <w:ins w:id="514" w:author="PR Preview" w:date="2026-01-01T00:00:00Z">
        <w:r>
          <w:t xml:space="preserve"> </w:t>
        </w:r>
      </w:ins>
      <w:hyperlink w:anchor="def-observation-loss">
        <w:ins w:id="515" w:author="PR Preview" w:date="2026-01-01T00:00:00Z">
          <w:r>
            <w:rPr>
              <w:rStyle w:val="Hyperlink"/>
            </w:rPr>
            <w:t xml:space="preserve">loss</w:t>
          </w:r>
        </w:ins>
      </w:hyperlink>
      <w:ins w:id="516" w:author="PR Preview" w:date="2026-01-01T00:00:00Z">
        <w:r>
          <w:t xml:space="preserve"> </w:t>
        </w:r>
      </w:ins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</m:oMath>
      <w:ins w:id="517" w:author="PR Preview" w:date="2026-01-01T00:00:00Z">
        <w:r>
          <w:t xml:space="preserve"> </w:t>
        </w:r>
      </w:ins>
      <w:ins w:id="518" w:author="PR Preview" w:date="2026-01-01T00:00:00Z">
        <w:r>
          <w:t xml:space="preserve">that</w:t>
        </w:r>
      </w:ins>
      <w:ins w:id="519" w:author="PR Preview" w:date="2026-01-01T00:00:00Z">
        <w:r>
          <w:t xml:space="preserve"> </w:t>
        </w:r>
      </w:ins>
      <m:oMath>
        <m:acc>
          <m:accPr>
            <m:chr m:val="̂"/>
          </m:accPr>
          <m:e>
            <m:r>
              <m:t>y</m:t>
            </m:r>
          </m:e>
        </m:acc>
      </m:oMath>
      <w:ins w:id="520" w:author="PR Preview" w:date="2026-01-01T00:00:00Z">
        <w:r>
          <w:t xml:space="preserve"> </w:t>
        </w:r>
      </w:ins>
      <w:ins w:id="521" w:author="PR Preview" w:date="2026-01-01T00:00:00Z">
        <w:r>
          <w:t xml:space="preserve">would incur over all such new cars,</w:t>
        </w:r>
      </w:ins>
      <w:ins w:id="522" w:author="PR Preview" w:date="2026-01-01T00:00:00Z">
        <w:r>
          <w:t xml:space="preserve"> </w:t>
        </w:r>
      </w:ins>
      <w:ins w:id="523" w:author="PR Preview" w:date="2026-01-01T00:00:00Z">
        <w:r>
          <w:t xml:space="preserve">as an expectation.</w:t>
        </w:r>
      </w:ins>
      <w:ins w:id="524" w:author="PR Preview" w:date="2026-01-01T00:00:00Z">
        <w:r>
          <w:t xml:space="preserve"> </w:t>
        </w:r>
      </w:ins>
      <w:ins w:id="525" w:author="PR Preview" w:date="2026-01-01T00:00:00Z">
        <w:r>
          <w:t xml:space="preserve">Then write it for squared-error loss,</w:t>
        </w:r>
      </w:ins>
      <w:ins w:id="526" w:author="PR Preview" w:date="2026-01-01T00:00:00Z">
        <w:r>
          <w:t xml:space="preserve"> </w:t>
        </w:r>
      </w:ins>
      <w:ins w:id="527" w:author="PR Preview" w:date="2026-01-01T00:00:00Z">
        <w:r>
          <w:t xml:space="preserve">as the average squared</w:t>
        </w:r>
      </w:ins>
      <w:ins w:id="528" w:author="PR Preview" w:date="2026-01-01T00:00:00Z">
        <w:r>
          <w:t xml:space="preserve"> </w:t>
        </w:r>
      </w:ins>
      <w:hyperlink r:id="rId33">
        <w:ins w:id="529" w:author="PR Preview" w:date="2026-01-01T00:00:00Z">
          <w:r>
            <w:rPr>
              <w:rStyle w:val="Hyperlink"/>
            </w:rPr>
            <w:t xml:space="preserve">prediction error</w:t>
          </w:r>
        </w:ins>
      </w:hyperlink>
      <w:ins w:id="530" w:author="PR Preview" w:date="2026-01-01T00:00:00Z">
        <w:r>
          <w:t xml:space="preserve">.</w:t>
        </w:r>
      </w:ins>
    </w:p>
    <w:p>
      <w:pPr>
        <w:pStyle w:val="Compact"/>
        <w:numPr>
          <w:ilvl w:val="0"/>
          <w:numId w:val="1003"/>
        </w:numPr>
      </w:pPr>
      <w:r>
        <w:t xml:space="preserve">Which parts of your expression do you know,</w:t>
      </w:r>
      <w:r>
        <w:t xml:space="preserve"> </w:t>
      </w:r>
      <w:r>
        <w:t xml:space="preserve">and which do you not know?</w:t>
      </w:r>
    </w:p>
    <w:p>
      <w:pPr>
        <w:pStyle w:val="Compact"/>
        <w:numPr>
          <w:ilvl w:val="0"/>
          <w:numId w:val="1003"/>
        </w:numPr>
      </w:pPr>
      <w:del w:id="531" w:author="PR Preview" w:date="2026-01-01T00:00:00Z">
        <w:r>
          <w:delText xml:space="preserve">The training RMSE of</w:delText>
        </w:r>
      </w:del>
      <w:del w:id="532" w:author="PR Preview" w:date="2026-01-01T00:00:00Z">
        <w:r>
          <w:delText xml:space="preserve"> </w:delText>
        </w:r>
      </w:del>
      <w:hyperlink w:anchor="exr-overfitting">
        <w:del w:id="533" w:author="PR Preview" w:date="2026-01-01T00:00:00Z">
          <w:r>
            <w:rPr>
              <w:rStyle w:val="Hyperlink"/>
            </w:rPr>
            <w:delText xml:space="preserve">Exercise 1</w:delText>
          </w:r>
        </w:del>
      </w:hyperlink>
      <w:del w:id="534" w:author="PR Preview" w:date="2026-01-01T00:00:00Z">
        <w:r>
          <w:delText xml:space="preserve"> </w:delText>
        </w:r>
      </w:del>
      <w:del w:id="535" w:author="PR Preview" w:date="2026-01-01T00:00:00Z">
        <w:r>
          <w:delText xml:space="preserve">is the square root of the</w:delText>
        </w:r>
      </w:del>
      <w:del w:id="536" w:author="PR Preview" w:date="2026-01-01T00:00:00Z">
        <w:r>
          <w:delText xml:space="preserve"> </w:delText>
        </w:r>
      </w:del>
      <w:hyperlink w:anchor="def-training-mse">
        <w:del w:id="537" w:author="PR Preview" w:date="2026-01-01T00:00:00Z">
          <w:r>
            <w:rPr>
              <w:rStyle w:val="Hyperlink"/>
            </w:rPr>
            <w:delText xml:space="preserve">training error</w:delText>
          </w:r>
        </w:del>
      </w:hyperlink>
      <w:del w:id="538" w:author="PR Preview" w:date="2026-01-01T00:00:00Z">
        <w:r>
          <w:delText xml:space="preserve"> </w:delText>
        </w:r>
      </w:del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del w:id="539" w:author="PR Preview" w:date="2026-01-01T00:00:00Z">
        <w:r>
          <w:delText xml:space="preserve">.</w:delText>
        </w:r>
      </w:del>
      <w:del w:id="540" w:author="PR Preview" w:date="2026-01-01T00:00:00Z">
        <w:r>
          <w:delText xml:space="preserve"> </w:delText>
        </w:r>
      </w:del>
      <w:del w:id="541" w:author="PR Preview" w:date="2026-01-01T00:00:00Z">
        <w:r>
          <w:delText xml:space="preserve">What does</w:delText>
        </w:r>
      </w:del>
      <w:del w:id="542" w:author="PR Preview" w:date="2026-01-01T00:00:00Z">
        <w:r>
          <w:delText xml:space="preserve"> </w:delText>
        </w:r>
      </w:del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del w:id="543" w:author="PR Preview" w:date="2026-01-01T00:00:00Z">
        <w:r>
          <w:delText xml:space="preserve"> </w:delText>
        </w:r>
      </w:del>
      <w:del w:id="544" w:author="PR Preview" w:date="2026-01-01T00:00:00Z">
        <w:r>
          <w:delText xml:space="preserve">use in place of your expectation?</w:delText>
        </w:r>
      </w:del>
    </w:p>
    <w:p>
      <w:pPr>
        <w:pStyle w:val="Compact"/>
        <w:numPr>
          <w:ilvl w:val="0"/>
          <w:numId w:val="1003"/>
        </w:numPr>
      </w:pPr>
      <w:ins w:id="545" w:author="PR Preview" w:date="2026-01-01T00:00:00Z">
        <w:r>
          <w:t xml:space="preserve">The training RMSE of</w:t>
        </w:r>
      </w:ins>
      <w:ins w:id="546" w:author="PR Preview" w:date="2026-01-01T00:00:00Z">
        <w:r>
          <w:t xml:space="preserve"> </w:t>
        </w:r>
      </w:ins>
      <w:hyperlink w:anchor="exr-overfitting">
        <w:ins w:id="547" w:author="PR Preview" w:date="2026-01-01T00:00:00Z">
          <w:r>
            <w:rPr>
              <w:rStyle w:val="Hyperlink"/>
            </w:rPr>
            <w:t xml:space="preserve">Exercise 1</w:t>
          </w:r>
        </w:ins>
      </w:hyperlink>
      <w:ins w:id="548" w:author="PR Preview" w:date="2026-01-01T00:00:00Z">
        <w:r>
          <w:t xml:space="preserve"> </w:t>
        </w:r>
      </w:ins>
      <w:ins w:id="549" w:author="PR Preview" w:date="2026-01-01T00:00:00Z">
        <w:r>
          <w:t xml:space="preserve">is the square root of the</w:t>
        </w:r>
      </w:ins>
      <w:ins w:id="550" w:author="PR Preview" w:date="2026-01-01T00:00:00Z">
        <w:r>
          <w:t xml:space="preserve"> </w:t>
        </w:r>
      </w:ins>
      <w:hyperlink w:anchor="def-training-mse">
        <w:ins w:id="551" w:author="PR Preview" w:date="2026-01-01T00:00:00Z">
          <w:r>
            <w:rPr>
              <w:rStyle w:val="Hyperlink"/>
            </w:rPr>
            <w:t xml:space="preserve">training error</w:t>
          </w:r>
        </w:ins>
      </w:hyperlink>
      <w:ins w:id="552" w:author="PR Preview" w:date="2026-01-01T00:00:00Z">
        <w:r>
          <w:t xml:space="preserve"> </w:t>
        </w:r>
      </w:ins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ins w:id="553" w:author="PR Preview" w:date="2026-01-01T00:00:00Z">
        <w:r>
          <w:t xml:space="preserve"> </w:t>
        </w:r>
      </w:ins>
      <w:ins w:id="554" w:author="PR Preview" w:date="2026-01-01T00:00:00Z">
        <w:r>
          <w:t xml:space="preserve">under squared-error loss.</w:t>
        </w:r>
      </w:ins>
      <w:ins w:id="555" w:author="PR Preview" w:date="2026-01-01T00:00:00Z">
        <w:r>
          <w:t xml:space="preserve"> </w:t>
        </w:r>
      </w:ins>
      <w:ins w:id="556" w:author="PR Preview" w:date="2026-01-01T00:00:00Z">
        <w:r>
          <w:t xml:space="preserve">What does</w:t>
        </w:r>
      </w:ins>
      <w:ins w:id="557" w:author="PR Preview" w:date="2026-01-01T00:00:00Z">
        <w:r>
          <w:t xml:space="preserve"> </w:t>
        </w:r>
      </w:ins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ins w:id="558" w:author="PR Preview" w:date="2026-01-01T00:00:00Z">
        <w:r>
          <w:t xml:space="preserve"> </w:t>
        </w:r>
      </w:ins>
      <w:ins w:id="559" w:author="PR Preview" w:date="2026-01-01T00:00:00Z">
        <w:r>
          <w:t xml:space="preserve">use in place of your expectation?</w:t>
        </w:r>
      </w:ins>
    </w:p>
    <w:bookmarkEnd w:id="53"/>
    <w:bookmarkStart w:id="54" w:name="sol-generalization-error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04"/>
        </w:numPr>
      </w:pPr>
      <w:del w:id="560" w:author="PR Preview" w:date="2026-01-01T00:00:00Z">
        <w:r>
          <w:delText xml:space="preserve">Average the squared prediction error over the distribution of</w:delText>
        </w:r>
      </w:del>
      <w:del w:id="561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del w:id="562" w:author="PR Preview" w:date="2026-01-01T00:00:00Z">
        <w:r>
          <w:delText xml:space="preserve">,</w:delText>
        </w:r>
      </w:del>
      <w:del w:id="563" w:author="PR Preview" w:date="2026-01-01T00:00:00Z">
        <w:r>
          <w:delText xml:space="preserve"> </w:delText>
        </w:r>
      </w:del>
      <w:del w:id="564" w:author="PR Preview" w:date="2026-01-01T00:00:00Z">
        <w:r>
          <w:delText xml:space="preserve">with</w:delText>
        </w:r>
      </w:del>
      <w:del w:id="565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del w:id="566" w:author="PR Preview" w:date="2026-01-01T00:00:00Z">
        <w:r>
          <w:delText xml:space="preserve">, and so the rule</w:delText>
        </w:r>
      </w:del>
      <w:del w:id="567" w:author="PR Preview" w:date="2026-01-01T00:00:00Z">
        <w:r>
          <w:delText xml:space="preserve"> </w:delText>
        </w:r>
      </w:del>
      <m:oMath>
        <m:acc>
          <m:accPr>
            <m:chr m:val="̂"/>
          </m:accPr>
          <m:e>
            <m:r>
              <m:t>y</m:t>
            </m:r>
          </m:e>
        </m:acc>
      </m:oMath>
      <w:del w:id="568" w:author="PR Preview" w:date="2026-01-01T00:00:00Z">
        <w:r>
          <w:delText xml:space="preserve">, held fixed:</w:delText>
        </w:r>
      </w:del>
    </w:p>
    <w:p>
      <w:pPr>
        <w:numPr>
          <w:ilvl w:val="0"/>
          <w:numId w:val="1004"/>
        </w:numPr>
      </w:pPr>
      <w:ins w:id="569" w:author="PR Preview" w:date="2026-01-01T00:00:00Z">
        <w:r>
          <w:t xml:space="preserve">Average the loss over the distribution of</w:t>
        </w:r>
      </w:ins>
      <w:ins w:id="570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ins w:id="571" w:author="PR Preview" w:date="2026-01-01T00:00:00Z">
        <w:r>
          <w:t xml:space="preserve">,</w:t>
        </w:r>
      </w:ins>
      <w:ins w:id="572" w:author="PR Preview" w:date="2026-01-01T00:00:00Z">
        <w:r>
          <w:t xml:space="preserve"> </w:t>
        </w:r>
      </w:ins>
      <w:ins w:id="573" w:author="PR Preview" w:date="2026-01-01T00:00:00Z">
        <w:r>
          <w:t xml:space="preserve">with</w:t>
        </w:r>
      </w:ins>
      <w:ins w:id="574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ins w:id="575" w:author="PR Preview" w:date="2026-01-01T00:00:00Z">
        <w:r>
          <w:t xml:space="preserve">, and so the rule</w:t>
        </w:r>
      </w:ins>
      <w:ins w:id="576" w:author="PR Preview" w:date="2026-01-01T00:00:00Z">
        <w:r>
          <w:t xml:space="preserve"> </w:t>
        </w:r>
      </w:ins>
      <m:oMath>
        <m:acc>
          <m:accPr>
            <m:chr m:val="̂"/>
          </m:accPr>
          <m:e>
            <m:r>
              <m:t>y</m:t>
            </m:r>
          </m:e>
        </m:acc>
      </m:oMath>
      <w:ins w:id="577" w:author="PR Preview" w:date="2026-01-01T00:00:00Z">
        <w:r>
          <w:t xml:space="preserve">, held fixed:</w:t>
        </w:r>
      </w:ins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ℓ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ins w:id="578" w:author="PR Preview" w:date="2026-01-01T00:00:00Z">
        <w:r>
          <w:t xml:space="preserve">For squared-error loss, the loss is the squared prediction error:</w:t>
        </w:r>
      </w:ins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Sup>
                <m:e>
                  <m:r>
                    <m:t>ε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4"/>
        </w:numPr>
      </w:pPr>
      <w:r>
        <w:t xml:space="preserve">The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known, because we fitted it.</w:t>
      </w:r>
      <w:r>
        <w:t xml:space="preserve"> </w:t>
      </w:r>
      <w:r>
        <w:t xml:space="preserve">The joint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unknown,</w:t>
      </w:r>
      <w:r>
        <w:t xml:space="preserve"> </w:t>
      </w:r>
      <w:r>
        <w:t xml:space="preserve">so the expectation cannot be computed.</w:t>
      </w:r>
      <w:r>
        <w:t xml:space="preserve"> </w:t>
      </w:r>
      <w:r>
        <w:t xml:space="preserve">If we knew that distribution,</w:t>
      </w:r>
      <w:r>
        <w:t xml:space="preserve"> </w:t>
      </w:r>
      <w:r>
        <w:t xml:space="preserve">we would not need data to build a prediction rule.</w:t>
      </w:r>
    </w:p>
    <w:p>
      <w:pPr>
        <w:numPr>
          <w:ilvl w:val="0"/>
          <w:numId w:val="1004"/>
        </w:numPr>
      </w:pPr>
      <w:r>
        <w:t xml:space="preserve">The training error</w:t>
      </w:r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replaces the expectation</w:t>
      </w:r>
      <w:r>
        <w:t xml:space="preserve"> </w:t>
      </w:r>
      <w:r>
        <w:t xml:space="preserve">over new cars</w:t>
      </w:r>
      <w:r>
        <w:t xml:space="preserve"> </w:t>
      </w:r>
      <w:r>
        <w:t xml:space="preserve">with an average over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training cars.</w:t>
      </w:r>
      <w:r>
        <w:t xml:space="preserve"> </w:t>
      </w:r>
      <w:r>
        <w:t xml:space="preserve">Those cars are draws from the same population,</w:t>
      </w:r>
      <w:r>
        <w:t xml:space="preserve"> </w:t>
      </w:r>
      <w:r>
        <w:t xml:space="preserve">but they are not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  <w:r>
        <w:t xml:space="preserve"> </w:t>
      </w:r>
      <w:r>
        <w:t xml:space="preserve">they</w:t>
      </w:r>
      <w:r>
        <w:t xml:space="preserve"> </w:t>
      </w:r>
      <w:r>
        <w:rPr>
          <w:i/>
          <w:iCs/>
        </w:rPr>
        <w:t xml:space="preserve">are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was chosen to fit them.</w:t>
      </w:r>
    </w:p>
    <w:bookmarkEnd w:id="54"/>
    <w:bookmarkStart w:id="56" w:name="def-expected-generalization-error"/>
    <w:p>
      <w:pPr>
        <w:pStyle w:val="FirstParagraph"/>
      </w:pPr>
      <w:del w:id="579" w:author="PR Preview" w:date="2026-01-01T00:00:00Z">
        <w:r>
          <w:rPr>
            <w:b/>
            <w:bCs/>
          </w:rPr>
          <w:delText xml:space="preserve">Definition 12 (Expected generalization error (expected prediction error, expected test error))</w:delText>
        </w:r>
      </w:del>
      <w:del w:id="580" w:author="PR Preview" w:date="2026-01-01T00:00:00Z">
        <w:r>
          <w:delText xml:space="preserve"> </w:delText>
        </w:r>
      </w:del>
      <w:del w:id="581" w:author="PR Preview" w:date="2026-01-01T00:00:00Z">
        <w:r>
          <w:delText xml:space="preserve">The</w:delText>
        </w:r>
      </w:del>
      <w:del w:id="582" w:author="PR Preview" w:date="2026-01-01T00:00:00Z">
        <w:r>
          <w:delText xml:space="preserve"> </w:delText>
        </w:r>
      </w:del>
      <w:del w:id="583" w:author="PR Preview" w:date="2026-01-01T00:00:00Z">
        <w:r>
          <w:rPr>
            <w:b/>
            <w:bCs/>
          </w:rPr>
          <w:delText xml:space="preserve">expected generalization error</w:delText>
        </w:r>
      </w:del>
      <w:del w:id="584" w:author="PR Preview" w:date="2026-01-01T00:00:00Z">
        <w:r>
          <w:delText xml:space="preserve"> </w:delText>
        </w:r>
      </w:del>
      <w:del w:id="585" w:author="PR Preview" w:date="2026-01-01T00:00:00Z">
        <w:r>
          <w:delText xml:space="preserve">of a</w:delText>
        </w:r>
      </w:del>
      <w:del w:id="586" w:author="PR Preview" w:date="2026-01-01T00:00:00Z">
        <w:r>
          <w:delText xml:space="preserve"> </w:delText>
        </w:r>
      </w:del>
      <w:hyperlink w:anchor="def-fitting-procedure">
        <w:del w:id="587" w:author="PR Preview" w:date="2026-01-01T00:00:00Z">
          <w:r>
            <w:rPr>
              <w:rStyle w:val="Hyperlink"/>
            </w:rPr>
            <w:delText xml:space="preserve">fitting procedure</w:delText>
          </w:r>
        </w:del>
      </w:hyperlink>
      <w:del w:id="588" w:author="PR Preview" w:date="2026-01-01T00:00:00Z">
        <w:r>
          <w:delText xml:space="preserve"> </w:delText>
        </w:r>
      </w:del>
      <m:oMath>
        <m:r>
          <m:t>g</m:t>
        </m:r>
      </m:oMath>
      <w:del w:id="589" w:author="PR Preview" w:date="2026-01-01T00:00:00Z">
        <w:r>
          <w:delText xml:space="preserve"> </w:delText>
        </w:r>
      </w:del>
      <w:del w:id="590" w:author="PR Preview" w:date="2026-01-01T00:00:00Z">
        <w:r>
          <w:delText xml:space="preserve">at training-set size</w:delText>
        </w:r>
      </w:del>
      <w:del w:id="591" w:author="PR Preview" w:date="2026-01-01T00:00:00Z">
        <w:r>
          <w:delText xml:space="preserve"> </w:delText>
        </w:r>
      </w:del>
      <m:oMath>
        <m:r>
          <m:t>n</m:t>
        </m:r>
      </m:oMath>
      <w:del w:id="592" w:author="PR Preview" w:date="2026-01-01T00:00:00Z">
        <w:r>
          <w:delText xml:space="preserve"> </w:delText>
        </w:r>
      </w:del>
      <w:del w:id="593" w:author="PR Preview" w:date="2026-01-01T00:00:00Z">
        <w:r>
          <w:delText xml:space="preserve">is the mean,</w:delText>
        </w:r>
      </w:del>
      <w:del w:id="594" w:author="PR Preview" w:date="2026-01-01T00:00:00Z">
        <w:r>
          <w:delText xml:space="preserve"> </w:delText>
        </w:r>
      </w:del>
      <w:del w:id="595" w:author="PR Preview" w:date="2026-01-01T00:00:00Z">
        <w:r>
          <w:delText xml:space="preserve">over</w:delText>
        </w:r>
      </w:del>
      <w:del w:id="596" w:author="PR Preview" w:date="2026-01-01T00:00:00Z">
        <w:r>
          <w:delText xml:space="preserve"> </w:delText>
        </w:r>
      </w:del>
      <w:hyperlink w:anchor="def-training-set">
        <w:del w:id="597" w:author="PR Preview" w:date="2026-01-01T00:00:00Z">
          <w:r>
            <w:rPr>
              <w:rStyle w:val="Hyperlink"/>
            </w:rPr>
            <w:delText xml:space="preserve">training sets</w:delText>
          </w:r>
        </w:del>
      </w:hyperlink>
      <w:del w:id="598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del w:id="599" w:author="PR Preview" w:date="2026-01-01T00:00:00Z">
        <w:r>
          <w:delText xml:space="preserve"> </w:delText>
        </w:r>
      </w:del>
      <w:del w:id="600" w:author="PR Preview" w:date="2026-01-01T00:00:00Z">
        <w:r>
          <w:delText xml:space="preserve">of</w:delText>
        </w:r>
      </w:del>
      <w:del w:id="601" w:author="PR Preview" w:date="2026-01-01T00:00:00Z">
        <w:r>
          <w:delText xml:space="preserve"> </w:delText>
        </w:r>
      </w:del>
      <m:oMath>
        <m:r>
          <m:t>n</m:t>
        </m:r>
      </m:oMath>
      <w:del w:id="602" w:author="PR Preview" w:date="2026-01-01T00:00:00Z">
        <w:r>
          <w:delText xml:space="preserve"> </w:delText>
        </w:r>
      </w:del>
      <w:del w:id="603" w:author="PR Preview" w:date="2026-01-01T00:00:00Z">
        <w:r>
          <w:delText xml:space="preserve">observations</w:delText>
        </w:r>
      </w:del>
      <w:del w:id="604" w:author="PR Preview" w:date="2026-01-01T00:00:00Z">
        <w:r>
          <w:delText xml:space="preserve"> </w:delText>
        </w:r>
      </w:del>
      <w:del w:id="605" w:author="PR Preview" w:date="2026-01-01T00:00:00Z">
        <w:r>
          <w:delText xml:space="preserve">drawn independently from the population,</w:delText>
        </w:r>
      </w:del>
      <w:del w:id="606" w:author="PR Preview" w:date="2026-01-01T00:00:00Z">
        <w:r>
          <w:delText xml:space="preserve"> </w:delText>
        </w:r>
      </w:del>
      <w:del w:id="607" w:author="PR Preview" w:date="2026-01-01T00:00:00Z">
        <w:r>
          <w:delText xml:space="preserve">of the</w:delText>
        </w:r>
      </w:del>
      <w:del w:id="608" w:author="PR Preview" w:date="2026-01-01T00:00:00Z">
        <w:r>
          <w:delText xml:space="preserve"> </w:delText>
        </w:r>
      </w:del>
      <w:hyperlink w:anchor="def-generalization-error">
        <w:del w:id="609" w:author="PR Preview" w:date="2026-01-01T00:00:00Z">
          <w:r>
            <w:rPr>
              <w:rStyle w:val="Hyperlink"/>
            </w:rPr>
            <w:delText xml:space="preserve">generalization error</w:delText>
          </w:r>
        </w:del>
      </w:hyperlink>
      <w:del w:id="610" w:author="PR Preview" w:date="2026-01-01T00:00:00Z">
        <w:r>
          <w:delText xml:space="preserve"> </w:delText>
        </w:r>
      </w:del>
      <w:del w:id="611" w:author="PR Preview" w:date="2026-01-01T00:00:00Z">
        <w:r>
          <w:delText xml:space="preserve">of the</w:delText>
        </w:r>
      </w:del>
      <w:del w:id="612" w:author="PR Preview" w:date="2026-01-01T00:00:00Z">
        <w:r>
          <w:delText xml:space="preserve"> </w:delText>
        </w:r>
      </w:del>
      <w:hyperlink w:anchor="def-prediction-rule">
        <w:del w:id="613" w:author="PR Preview" w:date="2026-01-01T00:00:00Z">
          <w:r>
            <w:rPr>
              <w:rStyle w:val="Hyperlink"/>
            </w:rPr>
            <w:delText xml:space="preserve">prediction rule</w:delText>
          </w:r>
        </w:del>
      </w:hyperlink>
      <w:del w:id="614" w:author="PR Preview" w:date="2026-01-01T00:00:00Z">
        <w:r>
          <w:delText xml:space="preserve"> </w:delText>
        </w:r>
      </w:del>
      <w:del w:id="615" w:author="PR Preview" w:date="2026-01-01T00:00:00Z">
        <w:r>
          <w:delText xml:space="preserve">that</w:delText>
        </w:r>
      </w:del>
      <w:del w:id="616" w:author="PR Preview" w:date="2026-01-01T00:00:00Z">
        <w:r>
          <w:delText xml:space="preserve"> </w:delText>
        </w:r>
      </w:del>
      <m:oMath>
        <m:r>
          <m:t>g</m:t>
        </m:r>
      </m:oMath>
      <w:del w:id="617" w:author="PR Preview" w:date="2026-01-01T00:00:00Z">
        <w:r>
          <w:delText xml:space="preserve"> </w:delText>
        </w:r>
      </w:del>
      <w:del w:id="618" w:author="PR Preview" w:date="2026-01-01T00:00:00Z">
        <w:r>
          <w:delText xml:space="preserve">produces from</w:delText>
        </w:r>
      </w:del>
      <w:del w:id="619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del w:id="620" w:author="PR Preview" w:date="2026-01-01T00:00:00Z">
        <w:r>
          <w:delText xml:space="preserve">:</w:delText>
        </w:r>
      </w:del>
    </w:p>
    <w:p>
      <w:pPr>
        <w:pStyle w:val="BodyText"/>
      </w:pPr>
      <w:bookmarkStart w:id="49" w:name="eq-expected-generalization-error"/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Err</m:t>
              </m:r>
            </m:e>
            <m:sup>
              <m:r>
                <m:t>g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sSub>
            <m:e>
              <m:r>
                <m:rPr>
                  <m:scr m:val="script"/>
                  <m:sty m:val="p"/>
                </m:rPr>
                <m:t>D</m:t>
              </m:r>
            </m:e>
            <m:sub>
              <m:r>
                <m:rPr>
                  <m:nor/>
                  <m:sty m:val="p"/>
                </m:rPr>
                <m:t>train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I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n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49"/>
    </w:p>
    <w:p>
      <w:pPr>
        <w:pStyle w:val="FirstParagraph"/>
      </w:pPr>
      <w:del w:id="621" w:author="PR Preview" w:date="2026-01-01T00:00:00Z">
        <w:r>
          <w:rPr>
            <w:i/>
            <w:iCs/>
          </w:rPr>
          <w:delText xml:space="preserve">Remark 7</w:delText>
        </w:r>
      </w:del>
      <w:del w:id="622" w:author="PR Preview" w:date="2026-01-01T00:00:00Z">
        <w:r>
          <w:delText xml:space="preserve"> (Source: Expected generalization error (expected prediction error, expected test error)). </w:delText>
        </w:r>
      </w:del>
      <w:del w:id="623" w:author="PR Preview" w:date="2026-01-01T00:00:00Z">
        <w:r>
          <w:delText xml:space="preserve">Also called the</w:delText>
        </w:r>
      </w:del>
      <w:del w:id="624" w:author="PR Preview" w:date="2026-01-01T00:00:00Z">
        <w:r>
          <w:delText xml:space="preserve"> </w:delText>
        </w:r>
      </w:del>
      <w:del w:id="625" w:author="PR Preview" w:date="2026-01-01T00:00:00Z">
        <w:r>
          <w:rPr>
            <w:b/>
            <w:bCs/>
          </w:rPr>
          <w:delText xml:space="preserve">expected prediction error</w:delText>
        </w:r>
      </w:del>
      <w:del w:id="626" w:author="PR Preview" w:date="2026-01-01T00:00:00Z">
        <w:r>
          <w:delText xml:space="preserve"> </w:delText>
        </w:r>
      </w:del>
      <w:del w:id="627" w:author="PR Preview" w:date="2026-01-01T00:00:00Z">
        <w:r>
          <w:delText xml:space="preserve">or</w:delText>
        </w:r>
      </w:del>
      <w:del w:id="628" w:author="PR Preview" w:date="2026-01-01T00:00:00Z">
        <w:r>
          <w:delText xml:space="preserve"> </w:delText>
        </w:r>
      </w:del>
      <w:del w:id="629" w:author="PR Preview" w:date="2026-01-01T00:00:00Z">
        <w:r>
          <w:rPr>
            <w:b/>
            <w:bCs/>
          </w:rPr>
          <w:delText xml:space="preserve">expected test error</w:delText>
        </w:r>
      </w:del>
      <w:del w:id="630" w:author="PR Preview" w:date="2026-01-01T00:00:00Z">
        <w:r>
          <w:delText xml:space="preserve"> </w:delText>
        </w:r>
      </w:del>
      <w:del w:id="631" w:author="PR Preview" w:date="2026-01-01T00:00:00Z">
        <w:r>
          <w:delText xml:space="preserve">(Hastie et al. 2009, sec. 7.2)</w:delText>
        </w:r>
      </w:del>
      <w:del w:id="632" w:author="PR Preview" w:date="2026-01-01T00:00:00Z">
        <w:r>
          <w:delText xml:space="preserve">.</w:delText>
        </w:r>
      </w:del>
      <w:del w:id="633" w:author="PR Preview" w:date="2026-01-01T00:00:00Z">
        <w:r>
          <w:delText xml:space="preserve"> </w:delText>
        </w:r>
      </w:del>
      <w:del w:id="634" w:author="PR Preview" w:date="2026-01-01T00:00:00Z">
        <w:r>
          <w:delText xml:space="preserve">Hastie et al. write the quantity as</w:delText>
        </w:r>
      </w:del>
      <w:del w:id="635" w:author="PR Preview" w:date="2026-01-01T00:00:00Z">
        <w:r>
          <w:delText xml:space="preserve"> </w:delText>
        </w:r>
      </w:del>
      <m:oMath>
        <m:r>
          <m:rPr>
            <m:sty m:val="p"/>
          </m:rPr>
          <m:t>Err</m:t>
        </m:r>
      </m:oMath>
      <w:del w:id="636" w:author="PR Preview" w:date="2026-01-01T00:00:00Z">
        <w:r>
          <w:delText xml:space="preserve">, without the argument</w:delText>
        </w:r>
      </w:del>
      <w:del w:id="637" w:author="PR Preview" w:date="2026-01-01T00:00:00Z">
        <w:r>
          <w:delText xml:space="preserve"> </w:delText>
        </w:r>
      </w:del>
      <m:oMath>
        <m:r>
          <m:t>n</m:t>
        </m:r>
      </m:oMath>
      <w:del w:id="638" w:author="PR Preview" w:date="2026-01-01T00:00:00Z">
        <w:r>
          <w:delText xml:space="preserve">.</w:delText>
        </w:r>
      </w:del>
    </w:p>
    <w:p>
      <w:pPr>
        <w:pStyle w:val="BodyText"/>
      </w:pPr>
      <w:del w:id="639" w:author="PR Preview" w:date="2026-01-01T00:00:00Z">
        <w:r>
          <w:rPr>
            <w:b/>
            <w:bCs/>
          </w:rPr>
          <w:delText xml:space="preserve">Definition 13 (Mean function)</w:delText>
        </w:r>
      </w:del>
      <w:del w:id="640" w:author="PR Preview" w:date="2026-01-01T00:00:00Z">
        <w:r>
          <w:delText xml:space="preserve"> </w:delText>
        </w:r>
      </w:del>
      <w:del w:id="641" w:author="PR Preview" w:date="2026-01-01T00:00:00Z">
        <w:r>
          <w:delText xml:space="preserve">The</w:delText>
        </w:r>
      </w:del>
      <w:del w:id="642" w:author="PR Preview" w:date="2026-01-01T00:00:00Z">
        <w:r>
          <w:delText xml:space="preserve"> </w:delText>
        </w:r>
      </w:del>
      <w:del w:id="643" w:author="PR Preview" w:date="2026-01-01T00:00:00Z">
        <w:r>
          <w:rPr>
            <w:b/>
            <w:bCs/>
          </w:rPr>
          <w:delText xml:space="preserve">mean function</w:delText>
        </w:r>
      </w:del>
      <w:del w:id="644" w:author="PR Preview" w:date="2026-01-01T00:00:00Z">
        <w:r>
          <w:delText xml:space="preserve"> </w:delText>
        </w:r>
      </w:del>
      <m:oMath>
        <m:r>
          <m:t>μ</m:t>
        </m:r>
      </m:oMath>
      <w:del w:id="645" w:author="PR Preview" w:date="2026-01-01T00:00:00Z">
        <w:r>
          <w:delText xml:space="preserve"> </w:delText>
        </w:r>
      </w:del>
      <w:del w:id="646" w:author="PR Preview" w:date="2026-01-01T00:00:00Z">
        <w:r>
          <w:delText xml:space="preserve">of an outcome</w:delText>
        </w:r>
      </w:del>
      <w:del w:id="647" w:author="PR Preview" w:date="2026-01-01T00:00:00Z">
        <w:r>
          <w:delText xml:space="preserve"> </w:delText>
        </w:r>
      </w:del>
      <m:oMath>
        <m:r>
          <m:t>Y</m:t>
        </m:r>
      </m:oMath>
      <w:del w:id="648" w:author="PR Preview" w:date="2026-01-01T00:00:00Z">
        <w:r>
          <w:delText xml:space="preserve"> </w:delText>
        </w:r>
      </w:del>
      <w:del w:id="649" w:author="PR Preview" w:date="2026-01-01T00:00:00Z">
        <w:r>
          <w:delText xml:space="preserve">given a covariate</w:delText>
        </w:r>
      </w:del>
      <w:del w:id="650" w:author="PR Preview" w:date="2026-01-01T00:00:00Z">
        <w:r>
          <w:delText xml:space="preserve"> </w:delText>
        </w:r>
      </w:del>
      <m:oMath>
        <m:r>
          <m:t>X</m:t>
        </m:r>
      </m:oMath>
      <w:del w:id="651" w:author="PR Preview" w:date="2026-01-01T00:00:00Z">
        <w:r>
          <w:delText xml:space="preserve"> </w:delText>
        </w:r>
      </w:del>
      <w:del w:id="652" w:author="PR Preview" w:date="2026-01-01T00:00:00Z">
        <w:r>
          <w:delText xml:space="preserve">maps each covariate value</w:delText>
        </w:r>
      </w:del>
      <w:del w:id="653" w:author="PR Preview" w:date="2026-01-01T00:00:00Z">
        <w:r>
          <w:delText xml:space="preserve"> </w:delText>
        </w:r>
      </w:del>
      <m:oMath>
        <m:r>
          <m:t>x</m:t>
        </m:r>
      </m:oMath>
      <w:del w:id="654" w:author="PR Preview" w:date="2026-01-01T00:00:00Z">
        <w:r>
          <w:delText xml:space="preserve"> </w:delText>
        </w:r>
      </w:del>
      <w:del w:id="655" w:author="PR Preview" w:date="2026-01-01T00:00:00Z">
        <w:r>
          <w:delText xml:space="preserve">to the mean of</w:delText>
        </w:r>
      </w:del>
      <w:del w:id="656" w:author="PR Preview" w:date="2026-01-01T00:00:00Z">
        <w:r>
          <w:delText xml:space="preserve"> </w:delText>
        </w:r>
      </w:del>
      <m:oMath>
        <m:r>
          <m:t>Y</m:t>
        </m:r>
      </m:oMath>
      <w:del w:id="657" w:author="PR Preview" w:date="2026-01-01T00:00:00Z">
        <w:r>
          <w:delText xml:space="preserve"> </w:delText>
        </w:r>
      </w:del>
      <w:del w:id="658" w:author="PR Preview" w:date="2026-01-01T00:00:00Z">
        <w:r>
          <w:delText xml:space="preserve">given</w:delText>
        </w:r>
      </w:del>
      <w:del w:id="659" w:author="PR Preview" w:date="2026-01-01T00:00:00Z">
        <w:r>
          <w:delText xml:space="preserve"> </w:delText>
        </w:r>
      </w:del>
      <m:oMath>
        <m:r>
          <m:t>X</m:t>
        </m:r>
        <m:r>
          <m:rPr>
            <m:sty m:val="p"/>
          </m:rPr>
          <m:t>=</m:t>
        </m:r>
        <m:r>
          <m:t>x</m:t>
        </m:r>
      </m:oMath>
      <w:del w:id="660" w:author="PR Preview" w:date="2026-01-01T00:00:00Z">
        <w:r>
          <w:delText xml:space="preserve">:</w:delText>
        </w:r>
      </w:del>
    </w:p>
    <w:p>
      <w:pPr>
        <w:pStyle w:val="BodyText"/>
      </w:pPr>
      <w:bookmarkStart w:id="52" w:name="eq-mean-function"/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52"/>
    </w:p>
    <w:p>
      <w:pPr>
        <w:pStyle w:val="FirstParagraph"/>
      </w:pPr>
      <w:del w:id="661" w:author="PR Preview" w:date="2026-01-01T00:00:00Z">
        <w:r>
          <w:rPr>
            <w:b/>
            <w:bCs/>
          </w:rPr>
          <w:delText xml:space="preserve">Definition 14 (Expected squared prediction error at a covariate value)</w:delText>
        </w:r>
      </w:del>
      <w:del w:id="662" w:author="PR Preview" w:date="2026-01-01T00:00:00Z">
        <w:r>
          <w:delText xml:space="preserve"> </w:delText>
        </w:r>
      </w:del>
      <w:del w:id="663" w:author="PR Preview" w:date="2026-01-01T00:00:00Z">
        <w:r>
          <w:delText xml:space="preserve">The</w:delText>
        </w:r>
      </w:del>
      <w:del w:id="664" w:author="PR Preview" w:date="2026-01-01T00:00:00Z">
        <w:r>
          <w:delText xml:space="preserve"> </w:delText>
        </w:r>
      </w:del>
      <w:del w:id="665" w:author="PR Preview" w:date="2026-01-01T00:00:00Z">
        <w:r>
          <w:rPr>
            <w:b/>
            <w:bCs/>
          </w:rPr>
          <w:delText xml:space="preserve">expected squared prediction error at</w:delText>
        </w:r>
      </w:del>
      <w:del w:id="666" w:author="PR Preview" w:date="2026-01-01T00:00:00Z">
        <w:r>
          <w:rPr>
            <w:b/>
            <w:bCs/>
          </w:rPr>
          <w:delText xml:space="preserve"> </w:delText>
        </w:r>
      </w:del>
      <m:oMath>
        <m:r>
          <m:t>x</m:t>
        </m:r>
      </m:oMath>
      <w:del w:id="667" w:author="PR Preview" w:date="2026-01-01T00:00:00Z">
        <w:r>
          <w:delText xml:space="preserve"> </w:delText>
        </w:r>
      </w:del>
      <w:del w:id="668" w:author="PR Preview" w:date="2026-01-01T00:00:00Z">
        <w:r>
          <w:delText xml:space="preserve">of a</w:delText>
        </w:r>
      </w:del>
      <w:del w:id="669" w:author="PR Preview" w:date="2026-01-01T00:00:00Z">
        <w:r>
          <w:delText xml:space="preserve"> </w:delText>
        </w:r>
      </w:del>
      <w:hyperlink w:anchor="def-fitting-procedure">
        <w:del w:id="670" w:author="PR Preview" w:date="2026-01-01T00:00:00Z">
          <w:r>
            <w:rPr>
              <w:rStyle w:val="Hyperlink"/>
            </w:rPr>
            <w:delText xml:space="preserve">fitting procedure</w:delText>
          </w:r>
        </w:del>
      </w:hyperlink>
      <w:del w:id="671" w:author="PR Preview" w:date="2026-01-01T00:00:00Z">
        <w:r>
          <w:delText xml:space="preserve"> </w:delText>
        </w:r>
      </w:del>
      <m:oMath>
        <m:r>
          <m:t>g</m:t>
        </m:r>
      </m:oMath>
      <w:del w:id="672" w:author="PR Preview" w:date="2026-01-01T00:00:00Z">
        <w:r>
          <w:delText xml:space="preserve"> </w:delText>
        </w:r>
      </w:del>
      <w:del w:id="673" w:author="PR Preview" w:date="2026-01-01T00:00:00Z">
        <w:r>
          <w:delText xml:space="preserve">at training-set size</w:delText>
        </w:r>
      </w:del>
      <w:del w:id="674" w:author="PR Preview" w:date="2026-01-01T00:00:00Z">
        <w:r>
          <w:delText xml:space="preserve"> </w:delText>
        </w:r>
      </w:del>
      <m:oMath>
        <m:r>
          <m:t>n</m:t>
        </m:r>
      </m:oMath>
      <w:del w:id="675" w:author="PR Preview" w:date="2026-01-01T00:00:00Z">
        <w:r>
          <w:delText xml:space="preserve"> </w:delText>
        </w:r>
      </w:del>
      <w:del w:id="676" w:author="PR Preview" w:date="2026-01-01T00:00:00Z">
        <w:r>
          <w:delText xml:space="preserve">is the mean squared</w:delText>
        </w:r>
      </w:del>
      <w:del w:id="677" w:author="PR Preview" w:date="2026-01-01T00:00:00Z">
        <w:r>
          <w:delText xml:space="preserve"> </w:delText>
        </w:r>
      </w:del>
      <w:hyperlink r:id="rId33">
        <w:del w:id="678" w:author="PR Preview" w:date="2026-01-01T00:00:00Z">
          <w:r>
            <w:rPr>
              <w:rStyle w:val="Hyperlink"/>
            </w:rPr>
            <w:delText xml:space="preserve">prediction error</w:delText>
          </w:r>
        </w:del>
      </w:hyperlink>
      <w:del w:id="679" w:author="PR Preview" w:date="2026-01-01T00:00:00Z">
        <w:r>
          <w:delText xml:space="preserve"> </w:delText>
        </w:r>
      </w:del>
      <w:del w:id="680" w:author="PR Preview" w:date="2026-01-01T00:00:00Z">
        <w:r>
          <w:delText xml:space="preserve">of its prediction at</w:delText>
        </w:r>
      </w:del>
      <w:del w:id="681" w:author="PR Preview" w:date="2026-01-01T00:00:00Z">
        <w:r>
          <w:delText xml:space="preserve"> </w:delText>
        </w:r>
      </w:del>
      <m:oMath>
        <m:r>
          <m:t>x</m:t>
        </m:r>
      </m:oMath>
      <w:del w:id="682" w:author="PR Preview" w:date="2026-01-01T00:00:00Z">
        <w:r>
          <w:delText xml:space="preserve"> </w:delText>
        </w:r>
      </w:del>
      <w:del w:id="683" w:author="PR Preview" w:date="2026-01-01T00:00:00Z">
        <w:r>
          <w:delText xml:space="preserve">for a new outcome</w:delText>
        </w:r>
      </w:del>
      <w:del w:id="684" w:author="PR Preview" w:date="2026-01-01T00:00:00Z">
        <w:r>
          <w:delText xml:space="preserve"> </w:delText>
        </w:r>
      </w:del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del w:id="685" w:author="PR Preview" w:date="2026-01-01T00:00:00Z">
        <w:r>
          <w:delText xml:space="preserve"> </w:delText>
        </w:r>
      </w:del>
      <w:del w:id="686" w:author="PR Preview" w:date="2026-01-01T00:00:00Z">
        <w:r>
          <w:delText xml:space="preserve">with</w:delText>
        </w:r>
      </w:del>
      <w:del w:id="687" w:author="PR Preview" w:date="2026-01-01T00:00:00Z">
        <w:r>
          <w:delText xml:space="preserve"> </w:delText>
        </w:r>
      </w:del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del w:id="688" w:author="PR Preview" w:date="2026-01-01T00:00:00Z">
        <w:r>
          <w:delText xml:space="preserve">,</w:delText>
        </w:r>
      </w:del>
      <w:del w:id="689" w:author="PR Preview" w:date="2026-01-01T00:00:00Z">
        <w:r>
          <w:delText xml:space="preserve"> </w:delText>
        </w:r>
      </w:del>
      <w:del w:id="690" w:author="PR Preview" w:date="2026-01-01T00:00:00Z">
        <w:r>
          <w:delText xml:space="preserve">averaged over random</w:delText>
        </w:r>
      </w:del>
      <w:del w:id="691" w:author="PR Preview" w:date="2026-01-01T00:00:00Z">
        <w:r>
          <w:delText xml:space="preserve"> </w:delText>
        </w:r>
      </w:del>
      <w:hyperlink w:anchor="def-training-set">
        <w:del w:id="692" w:author="PR Preview" w:date="2026-01-01T00:00:00Z">
          <w:r>
            <w:rPr>
              <w:rStyle w:val="Hyperlink"/>
            </w:rPr>
            <w:delText xml:space="preserve">training sets</w:delText>
          </w:r>
        </w:del>
      </w:hyperlink>
      <w:del w:id="693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del w:id="694" w:author="PR Preview" w:date="2026-01-01T00:00:00Z">
        <w:r>
          <w:delText xml:space="preserve"> </w:delText>
        </w:r>
      </w:del>
      <w:del w:id="695" w:author="PR Preview" w:date="2026-01-01T00:00:00Z">
        <w:r>
          <w:delText xml:space="preserve">of</w:delText>
        </w:r>
      </w:del>
      <w:del w:id="696" w:author="PR Preview" w:date="2026-01-01T00:00:00Z">
        <w:r>
          <w:delText xml:space="preserve"> </w:delText>
        </w:r>
      </w:del>
      <m:oMath>
        <m:r>
          <m:t>n</m:t>
        </m:r>
      </m:oMath>
      <w:del w:id="697" w:author="PR Preview" w:date="2026-01-01T00:00:00Z">
        <w:r>
          <w:delText xml:space="preserve"> </w:delText>
        </w:r>
      </w:del>
      <w:del w:id="698" w:author="PR Preview" w:date="2026-01-01T00:00:00Z">
        <w:r>
          <w:delText xml:space="preserve">observations</w:delText>
        </w:r>
      </w:del>
      <w:del w:id="699" w:author="PR Preview" w:date="2026-01-01T00:00:00Z">
        <w:r>
          <w:delText xml:space="preserve"> </w:delText>
        </w:r>
      </w:del>
      <w:del w:id="700" w:author="PR Preview" w:date="2026-01-01T00:00:00Z">
        <w:r>
          <w:delText xml:space="preserve">drawn independently of</w:delText>
        </w:r>
      </w:del>
      <w:del w:id="701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del w:id="702" w:author="PR Preview" w:date="2026-01-01T00:00:00Z">
        <w:r>
          <w:delText xml:space="preserve">,</w:delText>
        </w:r>
      </w:del>
      <w:del w:id="703" w:author="PR Preview" w:date="2026-01-01T00:00:00Z">
        <w:r>
          <w:delText xml:space="preserve"> </w:delText>
        </w:r>
      </w:del>
      <w:del w:id="704" w:author="PR Preview" w:date="2026-01-01T00:00:00Z">
        <w:r>
          <w:delText xml:space="preserve">and over</w:delText>
        </w:r>
      </w:del>
      <w:del w:id="705" w:author="PR Preview" w:date="2026-01-01T00:00:00Z">
        <w:r>
          <w:delText xml:space="preserve"> </w:delText>
        </w:r>
      </w:del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del w:id="706" w:author="PR Preview" w:date="2026-01-01T00:00:00Z">
        <w:r>
          <w:delText xml:space="preserve">:</w:delText>
        </w:r>
      </w:del>
    </w:p>
    <w:p>
      <w:pPr>
        <w:pStyle w:val="BodyText"/>
      </w:pPr>
      <w:bookmarkStart w:id="54" w:name="eq-epe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EPE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54"/>
    </w:p>
    <w:p>
      <w:pPr>
        <w:pStyle w:val="FirstParagraph"/>
      </w:pPr>
      <w:del w:id="707" w:author="PR Preview" w:date="2026-01-01T00:00:00Z">
        <w:r>
          <w:rPr>
            <w:i/>
            <w:iCs/>
          </w:rPr>
          <w:delText xml:space="preserve">Remark 8</w:delText>
        </w:r>
      </w:del>
      <w:del w:id="708" w:author="PR Preview" w:date="2026-01-01T00:00:00Z">
        <w:r>
          <w:delText xml:space="preserve"> (Source: Expected squared prediction error at a covariate value). </w:delText>
        </w:r>
      </w:del>
      <w:del w:id="709" w:author="PR Preview" w:date="2026-01-01T00:00:00Z">
        <w:r>
          <w:delText xml:space="preserve">Hastie et al. (2009, sec. 7.3)</w:delText>
        </w:r>
      </w:del>
      <w:del w:id="710" w:author="PR Preview" w:date="2026-01-01T00:00:00Z">
        <w:r>
          <w:delText xml:space="preserve">, who write this quantity as</w:delText>
        </w:r>
      </w:del>
      <w:del w:id="711" w:author="PR Preview" w:date="2026-01-01T00:00:00Z">
        <w:r>
          <w:delText xml:space="preserve"> </w:delText>
        </w:r>
      </w:del>
      <m:oMath>
        <m:r>
          <m:rPr>
            <m:sty m:val="p"/>
          </m:rPr>
          <m:t>Err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del w:id="712" w:author="PR Preview" w:date="2026-01-01T00:00:00Z">
        <w:r>
          <w:delText xml:space="preserve">.</w:delText>
        </w:r>
      </w:del>
    </w:p>
    <w:p>
      <w:pPr>
        <w:pStyle w:val="BodyText"/>
      </w:pPr>
      <w:del w:id="713" w:author="PR Preview" w:date="2026-01-01T00:00:00Z">
        <w:r>
          <w:rPr>
            <w:b/>
            <w:bCs/>
          </w:rPr>
          <w:delText xml:space="preserve">Exercise 3 (The expected generalization error, covariate value by covariate value)</w:delText>
        </w:r>
      </w:del>
      <w:del w:id="714" w:author="PR Preview" w:date="2026-01-01T00:00:00Z">
        <w:r>
          <w:delText xml:space="preserve"> </w:delText>
        </w:r>
      </w:del>
      <w:del w:id="715" w:author="PR Preview" w:date="2026-01-01T00:00:00Z">
        <w:r>
          <w:delText xml:space="preserve">Let</w:delText>
        </w:r>
      </w:del>
      <w:del w:id="716" w:author="PR Preview" w:date="2026-01-01T00:00:00Z">
        <w:r>
          <w:delText xml:space="preserve"> </w:delText>
        </w:r>
      </w:del>
      <m:oMath>
        <m:r>
          <m:t>g</m:t>
        </m:r>
      </m:oMath>
      <w:del w:id="717" w:author="PR Preview" w:date="2026-01-01T00:00:00Z">
        <w:r>
          <w:delText xml:space="preserve"> </w:delText>
        </w:r>
      </w:del>
      <w:del w:id="718" w:author="PR Preview" w:date="2026-01-01T00:00:00Z">
        <w:r>
          <w:delText xml:space="preserve">be a</w:delText>
        </w:r>
      </w:del>
      <w:del w:id="719" w:author="PR Preview" w:date="2026-01-01T00:00:00Z">
        <w:r>
          <w:delText xml:space="preserve"> </w:delText>
        </w:r>
      </w:del>
      <w:hyperlink w:anchor="def-fitting-procedure">
        <w:del w:id="720" w:author="PR Preview" w:date="2026-01-01T00:00:00Z">
          <w:r>
            <w:rPr>
              <w:rStyle w:val="Hyperlink"/>
            </w:rPr>
            <w:delText xml:space="preserve">fitting procedure</w:delText>
          </w:r>
        </w:del>
      </w:hyperlink>
      <w:del w:id="721" w:author="PR Preview" w:date="2026-01-01T00:00:00Z">
        <w:r>
          <w:delText xml:space="preserve">,</w:delText>
        </w:r>
      </w:del>
      <w:del w:id="722" w:author="PR Preview" w:date="2026-01-01T00:00:00Z">
        <w:r>
          <w:delText xml:space="preserve"> </w:delText>
        </w:r>
      </w:del>
      <w:del w:id="723" w:author="PR Preview" w:date="2026-01-01T00:00:00Z">
        <w:r>
          <w:delText xml:space="preserve">and let the random</w:delText>
        </w:r>
      </w:del>
      <w:del w:id="724" w:author="PR Preview" w:date="2026-01-01T00:00:00Z">
        <w:r>
          <w:delText xml:space="preserve"> </w:delText>
        </w:r>
      </w:del>
      <w:hyperlink w:anchor="def-training-set">
        <w:del w:id="725" w:author="PR Preview" w:date="2026-01-01T00:00:00Z">
          <w:r>
            <w:rPr>
              <w:rStyle w:val="Hyperlink"/>
            </w:rPr>
            <w:delText xml:space="preserve">training set</w:delText>
          </w:r>
        </w:del>
      </w:hyperlink>
      <w:del w:id="726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del w:id="727" w:author="PR Preview" w:date="2026-01-01T00:00:00Z">
        <w:r>
          <w:delText xml:space="preserve"> </w:delText>
        </w:r>
      </w:del>
      <w:del w:id="728" w:author="PR Preview" w:date="2026-01-01T00:00:00Z">
        <w:r>
          <w:delText xml:space="preserve">of</w:delText>
        </w:r>
      </w:del>
      <w:del w:id="729" w:author="PR Preview" w:date="2026-01-01T00:00:00Z">
        <w:r>
          <w:delText xml:space="preserve"> </w:delText>
        </w:r>
      </w:del>
      <m:oMath>
        <m:r>
          <m:t>n</m:t>
        </m:r>
      </m:oMath>
      <w:del w:id="730" w:author="PR Preview" w:date="2026-01-01T00:00:00Z">
        <w:r>
          <w:delText xml:space="preserve"> </w:delText>
        </w:r>
      </w:del>
      <w:del w:id="731" w:author="PR Preview" w:date="2026-01-01T00:00:00Z">
        <w:r>
          <w:delText xml:space="preserve">observations</w:delText>
        </w:r>
      </w:del>
      <w:del w:id="732" w:author="PR Preview" w:date="2026-01-01T00:00:00Z">
        <w:r>
          <w:delText xml:space="preserve"> </w:delText>
        </w:r>
      </w:del>
      <w:del w:id="733" w:author="PR Preview" w:date="2026-01-01T00:00:00Z">
        <w:r>
          <w:delText xml:space="preserve">be independent of the new observation</w:delText>
        </w:r>
      </w:del>
      <w:del w:id="734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del w:id="735" w:author="PR Preview" w:date="2026-01-01T00:00:00Z">
        <w:r>
          <w:delText xml:space="preserve">.</w:delText>
        </w:r>
      </w:del>
      <w:del w:id="736" w:author="PR Preview" w:date="2026-01-01T00:00:00Z">
        <w:r>
          <w:delText xml:space="preserve"> </w:delText>
        </w:r>
      </w:del>
      <w:del w:id="737" w:author="PR Preview" w:date="2026-01-01T00:00:00Z">
        <w:r>
          <w:delText xml:space="preserve">Write the</w:delText>
        </w:r>
      </w:del>
      <w:del w:id="738" w:author="PR Preview" w:date="2026-01-01T00:00:00Z">
        <w:r>
          <w:delText xml:space="preserve"> </w:delText>
        </w:r>
      </w:del>
      <w:hyperlink w:anchor="def-expected-generalization-error">
        <w:del w:id="739" w:author="PR Preview" w:date="2026-01-01T00:00:00Z">
          <w:r>
            <w:rPr>
              <w:rStyle w:val="Hyperlink"/>
            </w:rPr>
            <w:delText xml:space="preserve">expected generalization error</w:delText>
          </w:r>
        </w:del>
      </w:hyperlink>
      <w:del w:id="740" w:author="PR Preview" w:date="2026-01-01T00:00:00Z">
        <w:r>
          <w:delText xml:space="preserve"> </w:delText>
        </w:r>
      </w:del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del w:id="741" w:author="PR Preview" w:date="2026-01-01T00:00:00Z">
        <w:r>
          <w:delText xml:space="preserve"> </w:delText>
        </w:r>
      </w:del>
      <w:del w:id="742" w:author="PR Preview" w:date="2026-01-01T00:00:00Z">
        <w:r>
          <w:delText xml:space="preserve">in terms of the</w:delText>
        </w:r>
      </w:del>
      <w:del w:id="743" w:author="PR Preview" w:date="2026-01-01T00:00:00Z">
        <w:r>
          <w:delText xml:space="preserve"> </w:delText>
        </w:r>
      </w:del>
      <w:hyperlink w:anchor="def-epe">
        <w:del w:id="744" w:author="PR Preview" w:date="2026-01-01T00:00:00Z">
          <w:r>
            <w:rPr>
              <w:rStyle w:val="Hyperlink"/>
            </w:rPr>
            <w:delText xml:space="preserve">expected squared prediction error at</w:delText>
          </w:r>
        </w:del>
        <w:del w:id="745" w:author="PR Preview" w:date="2026-01-01T00:00:00Z">
          <w:r>
            <w:rPr>
              <w:rStyle w:val="Hyperlink"/>
            </w:rPr>
            <w:delText xml:space="preserve"> </w:delText>
          </w:r>
        </w:del>
        <m:oMath>
          <m:r>
            <m:t>x</m:t>
          </m:r>
        </m:oMath>
      </w:hyperlink>
      <w:del w:id="746" w:author="PR Preview" w:date="2026-01-01T00:00:00Z">
        <w:r>
          <w:delText xml:space="preserve">,</w:delText>
        </w:r>
      </w:del>
      <w:del w:id="747" w:author="PR Preview" w:date="2026-01-01T00:00:00Z">
        <w:r>
          <w:delText xml:space="preserve"> </w:delText>
        </w:r>
      </w:del>
      <m:oMath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del w:id="748" w:author="PR Preview" w:date="2026-01-01T00:00:00Z">
        <w:r>
          <w:delText xml:space="preserve">,</w:delText>
        </w:r>
      </w:del>
      <w:del w:id="749" w:author="PR Preview" w:date="2026-01-01T00:00:00Z">
        <w:r>
          <w:delText xml:space="preserve"> </w:delText>
        </w:r>
      </w:del>
      <w:del w:id="750" w:author="PR Preview" w:date="2026-01-01T00:00:00Z">
        <w:r>
          <w:delText xml:space="preserve">and the distribution of</w:delText>
        </w:r>
      </w:del>
      <w:del w:id="751" w:author="PR Preview" w:date="2026-01-01T00:00:00Z">
        <w:r>
          <w:delText xml:space="preserve"> </w:delText>
        </w:r>
      </w:del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del w:id="752" w:author="PR Preview" w:date="2026-01-01T00:00:00Z">
        <w:r>
          <w:delText xml:space="preserve">.</w:delText>
        </w:r>
      </w:del>
    </w:p>
    <w:p>
      <w:pPr>
        <w:pStyle w:val="FirstParagraph"/>
      </w:pPr>
      <w:ins w:id="753" w:author="PR Preview" w:date="2026-01-01T00:00:00Z">
        <w:r>
          <w:rPr>
            <w:b/>
            <w:bCs/>
          </w:rPr>
          <w:t xml:space="preserve">Definition 14 (Expected generalization error (expected prediction error, expected test error))</w:t>
        </w:r>
      </w:ins>
      <w:ins w:id="754" w:author="PR Preview" w:date="2026-01-01T00:00:00Z">
        <w:r>
          <w:t xml:space="preserve"> </w:t>
        </w:r>
      </w:ins>
      <w:ins w:id="755" w:author="PR Preview" w:date="2026-01-01T00:00:00Z">
        <w:r>
          <w:t xml:space="preserve">The</w:t>
        </w:r>
      </w:ins>
      <w:ins w:id="756" w:author="PR Preview" w:date="2026-01-01T00:00:00Z">
        <w:r>
          <w:t xml:space="preserve"> </w:t>
        </w:r>
      </w:ins>
      <w:ins w:id="757" w:author="PR Preview" w:date="2026-01-01T00:00:00Z">
        <w:r>
          <w:rPr>
            <w:b/>
            <w:bCs/>
          </w:rPr>
          <w:t xml:space="preserve">expected generalization error</w:t>
        </w:r>
      </w:ins>
      <w:ins w:id="758" w:author="PR Preview" w:date="2026-01-01T00:00:00Z">
        <w:r>
          <w:t xml:space="preserve"> </w:t>
        </w:r>
      </w:ins>
      <w:ins w:id="759" w:author="PR Preview" w:date="2026-01-01T00:00:00Z">
        <w:r>
          <w:t xml:space="preserve">of a</w:t>
        </w:r>
      </w:ins>
      <w:ins w:id="760" w:author="PR Preview" w:date="2026-01-01T00:00:00Z">
        <w:r>
          <w:t xml:space="preserve"> </w:t>
        </w:r>
      </w:ins>
      <w:hyperlink w:anchor="def-fitting-procedure">
        <w:ins w:id="761" w:author="PR Preview" w:date="2026-01-01T00:00:00Z">
          <w:r>
            <w:rPr>
              <w:rStyle w:val="Hyperlink"/>
            </w:rPr>
            <w:t xml:space="preserve">fitting procedure</w:t>
          </w:r>
        </w:ins>
      </w:hyperlink>
      <w:ins w:id="762" w:author="PR Preview" w:date="2026-01-01T00:00:00Z">
        <w:r>
          <w:t xml:space="preserve"> </w:t>
        </w:r>
      </w:ins>
      <m:oMath>
        <m:r>
          <m:t>g</m:t>
        </m:r>
      </m:oMath>
      <w:ins w:id="763" w:author="PR Preview" w:date="2026-01-01T00:00:00Z">
        <w:r>
          <w:t xml:space="preserve"> </w:t>
        </w:r>
      </w:ins>
      <w:ins w:id="764" w:author="PR Preview" w:date="2026-01-01T00:00:00Z">
        <w:r>
          <w:t xml:space="preserve">at training-set size</w:t>
        </w:r>
      </w:ins>
      <w:ins w:id="765" w:author="PR Preview" w:date="2026-01-01T00:00:00Z">
        <w:r>
          <w:t xml:space="preserve"> </w:t>
        </w:r>
      </w:ins>
      <m:oMath>
        <m:r>
          <m:t>n</m:t>
        </m:r>
      </m:oMath>
      <w:ins w:id="766" w:author="PR Preview" w:date="2026-01-01T00:00:00Z">
        <w:r>
          <w:t xml:space="preserve"> </w:t>
        </w:r>
      </w:ins>
      <w:ins w:id="767" w:author="PR Preview" w:date="2026-01-01T00:00:00Z">
        <w:r>
          <w:t xml:space="preserve">is the mean,</w:t>
        </w:r>
      </w:ins>
      <w:ins w:id="768" w:author="PR Preview" w:date="2026-01-01T00:00:00Z">
        <w:r>
          <w:t xml:space="preserve"> </w:t>
        </w:r>
      </w:ins>
      <w:ins w:id="769" w:author="PR Preview" w:date="2026-01-01T00:00:00Z">
        <w:r>
          <w:t xml:space="preserve">over</w:t>
        </w:r>
      </w:ins>
      <w:ins w:id="770" w:author="PR Preview" w:date="2026-01-01T00:00:00Z">
        <w:r>
          <w:t xml:space="preserve"> </w:t>
        </w:r>
      </w:ins>
      <w:hyperlink w:anchor="def-training-set">
        <w:ins w:id="771" w:author="PR Preview" w:date="2026-01-01T00:00:00Z">
          <w:r>
            <w:rPr>
              <w:rStyle w:val="Hyperlink"/>
            </w:rPr>
            <w:t xml:space="preserve">training sets</w:t>
          </w:r>
        </w:ins>
      </w:hyperlink>
      <w:ins w:id="772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ins w:id="773" w:author="PR Preview" w:date="2026-01-01T00:00:00Z">
        <w:r>
          <w:t xml:space="preserve"> </w:t>
        </w:r>
      </w:ins>
      <w:ins w:id="774" w:author="PR Preview" w:date="2026-01-01T00:00:00Z">
        <w:r>
          <w:t xml:space="preserve">of</w:t>
        </w:r>
      </w:ins>
      <w:ins w:id="775" w:author="PR Preview" w:date="2026-01-01T00:00:00Z">
        <w:r>
          <w:t xml:space="preserve"> </w:t>
        </w:r>
      </w:ins>
      <m:oMath>
        <m:r>
          <m:t>n</m:t>
        </m:r>
      </m:oMath>
      <w:ins w:id="776" w:author="PR Preview" w:date="2026-01-01T00:00:00Z">
        <w:r>
          <w:t xml:space="preserve"> </w:t>
        </w:r>
      </w:ins>
      <w:ins w:id="777" w:author="PR Preview" w:date="2026-01-01T00:00:00Z">
        <w:r>
          <w:t xml:space="preserve">observations</w:t>
        </w:r>
      </w:ins>
      <w:ins w:id="778" w:author="PR Preview" w:date="2026-01-01T00:00:00Z">
        <w:r>
          <w:t xml:space="preserve"> </w:t>
        </w:r>
      </w:ins>
      <w:ins w:id="779" w:author="PR Preview" w:date="2026-01-01T00:00:00Z">
        <w:r>
          <w:t xml:space="preserve">drawn independently from the population,</w:t>
        </w:r>
      </w:ins>
      <w:ins w:id="780" w:author="PR Preview" w:date="2026-01-01T00:00:00Z">
        <w:r>
          <w:t xml:space="preserve"> </w:t>
        </w:r>
      </w:ins>
      <w:ins w:id="781" w:author="PR Preview" w:date="2026-01-01T00:00:00Z">
        <w:r>
          <w:t xml:space="preserve">of the</w:t>
        </w:r>
      </w:ins>
      <w:ins w:id="782" w:author="PR Preview" w:date="2026-01-01T00:00:00Z">
        <w:r>
          <w:t xml:space="preserve"> </w:t>
        </w:r>
      </w:ins>
      <w:hyperlink w:anchor="def-generalization-error">
        <w:ins w:id="783" w:author="PR Preview" w:date="2026-01-01T00:00:00Z">
          <w:r>
            <w:rPr>
              <w:rStyle w:val="Hyperlink"/>
            </w:rPr>
            <w:t xml:space="preserve">generalization error</w:t>
          </w:r>
        </w:ins>
      </w:hyperlink>
      <w:ins w:id="784" w:author="PR Preview" w:date="2026-01-01T00:00:00Z">
        <w:r>
          <w:t xml:space="preserve"> </w:t>
        </w:r>
      </w:ins>
      <w:ins w:id="785" w:author="PR Preview" w:date="2026-01-01T00:00:00Z">
        <w:r>
          <w:t xml:space="preserve">of the</w:t>
        </w:r>
      </w:ins>
      <w:ins w:id="786" w:author="PR Preview" w:date="2026-01-01T00:00:00Z">
        <w:r>
          <w:t xml:space="preserve"> </w:t>
        </w:r>
      </w:ins>
      <w:hyperlink w:anchor="def-prediction-rule">
        <w:ins w:id="787" w:author="PR Preview" w:date="2026-01-01T00:00:00Z">
          <w:r>
            <w:rPr>
              <w:rStyle w:val="Hyperlink"/>
            </w:rPr>
            <w:t xml:space="preserve">prediction rule</w:t>
          </w:r>
        </w:ins>
      </w:hyperlink>
      <w:ins w:id="788" w:author="PR Preview" w:date="2026-01-01T00:00:00Z">
        <w:r>
          <w:t xml:space="preserve"> </w:t>
        </w:r>
      </w:ins>
      <w:ins w:id="789" w:author="PR Preview" w:date="2026-01-01T00:00:00Z">
        <w:r>
          <w:t xml:space="preserve">that</w:t>
        </w:r>
      </w:ins>
      <w:ins w:id="790" w:author="PR Preview" w:date="2026-01-01T00:00:00Z">
        <w:r>
          <w:t xml:space="preserve"> </w:t>
        </w:r>
      </w:ins>
      <m:oMath>
        <m:r>
          <m:t>g</m:t>
        </m:r>
      </m:oMath>
      <w:ins w:id="791" w:author="PR Preview" w:date="2026-01-01T00:00:00Z">
        <w:r>
          <w:t xml:space="preserve"> </w:t>
        </w:r>
      </w:ins>
      <w:ins w:id="792" w:author="PR Preview" w:date="2026-01-01T00:00:00Z">
        <w:r>
          <w:t xml:space="preserve">produces from</w:t>
        </w:r>
      </w:ins>
      <w:ins w:id="793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ins w:id="794" w:author="PR Preview" w:date="2026-01-01T00:00:00Z">
        <w:r>
          <w:t xml:space="preserve">:</w:t>
        </w:r>
      </w:ins>
    </w:p>
    <w:p>
      <w:pPr>
        <w:pStyle w:val="BodyText"/>
      </w:pPr>
      <w:bookmarkStart w:id="55" w:name="eq-expected-generalization-error"/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Err</m:t>
              </m:r>
            </m:e>
            <m:sup>
              <m:r>
                <m:t>g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sSub>
            <m:e>
              <m:r>
                <m:rPr>
                  <m:scr m:val="script"/>
                  <m:sty m:val="p"/>
                </m:rPr>
                <m:t>D</m:t>
              </m:r>
            </m:e>
            <m:sub>
              <m:r>
                <m:rPr>
                  <m:nor/>
                  <m:sty m:val="p"/>
                </m:rPr>
                <m:t>train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I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n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55"/>
    </w:p>
    <w:bookmarkEnd w:id="56"/>
    <w:bookmarkStart w:id="57" w:name="rem-source-expected-generalization-error"/>
    <w:p>
      <w:pPr>
        <w:pStyle w:val="FirstParagraph"/>
      </w:pPr>
      <w:ins w:id="795" w:author="PR Preview" w:date="2026-01-01T00:00:00Z">
        <w:r>
          <w:rPr>
            <w:i/>
            <w:iCs/>
          </w:rPr>
          <w:t xml:space="preserve">Remark 8</w:t>
        </w:r>
      </w:ins>
      <w:ins w:id="796" w:author="PR Preview" w:date="2026-01-01T00:00:00Z">
        <w:r>
          <w:t xml:space="preserve"> (Source: Expected generalization error (expected prediction error, expected test error)). </w:t>
        </w:r>
      </w:ins>
      <w:ins w:id="797" w:author="PR Preview" w:date="2026-01-01T00:00:00Z">
        <w:r>
          <w:t xml:space="preserve">Also called the</w:t>
        </w:r>
      </w:ins>
      <w:ins w:id="798" w:author="PR Preview" w:date="2026-01-01T00:00:00Z">
        <w:r>
          <w:t xml:space="preserve"> </w:t>
        </w:r>
      </w:ins>
      <w:ins w:id="799" w:author="PR Preview" w:date="2026-01-01T00:00:00Z">
        <w:r>
          <w:rPr>
            <w:b/>
            <w:bCs/>
          </w:rPr>
          <w:t xml:space="preserve">expected prediction error</w:t>
        </w:r>
      </w:ins>
      <w:ins w:id="800" w:author="PR Preview" w:date="2026-01-01T00:00:00Z">
        <w:r>
          <w:t xml:space="preserve"> </w:t>
        </w:r>
      </w:ins>
      <w:ins w:id="801" w:author="PR Preview" w:date="2026-01-01T00:00:00Z">
        <w:r>
          <w:t xml:space="preserve">or</w:t>
        </w:r>
      </w:ins>
      <w:ins w:id="802" w:author="PR Preview" w:date="2026-01-01T00:00:00Z">
        <w:r>
          <w:t xml:space="preserve"> </w:t>
        </w:r>
      </w:ins>
      <w:ins w:id="803" w:author="PR Preview" w:date="2026-01-01T00:00:00Z">
        <w:r>
          <w:rPr>
            <w:b/>
            <w:bCs/>
          </w:rPr>
          <w:t xml:space="preserve">expected test error</w:t>
        </w:r>
      </w:ins>
      <w:ins w:id="804" w:author="PR Preview" w:date="2026-01-01T00:00:00Z">
        <w:r>
          <w:t xml:space="preserve"> </w:t>
        </w:r>
      </w:ins>
      <w:ins w:id="805" w:author="PR Preview" w:date="2026-01-01T00:00:00Z">
        <w:r>
          <w:t xml:space="preserve">(Hastie et al. 2009, sec. 7.2)</w:t>
        </w:r>
      </w:ins>
      <w:ins w:id="806" w:author="PR Preview" w:date="2026-01-01T00:00:00Z">
        <w:r>
          <w:t xml:space="preserve">.</w:t>
        </w:r>
      </w:ins>
      <w:ins w:id="807" w:author="PR Preview" w:date="2026-01-01T00:00:00Z">
        <w:r>
          <w:t xml:space="preserve"> </w:t>
        </w:r>
      </w:ins>
      <w:ins w:id="808" w:author="PR Preview" w:date="2026-01-01T00:00:00Z">
        <w:r>
          <w:t xml:space="preserve">Hastie et al. write the quantity as</w:t>
        </w:r>
      </w:ins>
      <w:ins w:id="809" w:author="PR Preview" w:date="2026-01-01T00:00:00Z">
        <w:r>
          <w:t xml:space="preserve"> </w:t>
        </w:r>
      </w:ins>
      <m:oMath>
        <m:r>
          <m:rPr>
            <m:sty m:val="p"/>
          </m:rPr>
          <m:t>Err</m:t>
        </m:r>
      </m:oMath>
      <w:ins w:id="810" w:author="PR Preview" w:date="2026-01-01T00:00:00Z">
        <w:r>
          <w:t xml:space="preserve">, without the argument</w:t>
        </w:r>
      </w:ins>
      <w:ins w:id="811" w:author="PR Preview" w:date="2026-01-01T00:00:00Z">
        <w:r>
          <w:t xml:space="preserve"> </w:t>
        </w:r>
      </w:ins>
      <m:oMath>
        <m:r>
          <m:t>n</m:t>
        </m:r>
      </m:oMath>
      <w:ins w:id="812" w:author="PR Preview" w:date="2026-01-01T00:00:00Z">
        <w:r>
          <w:t xml:space="preserve">.</w:t>
        </w:r>
      </w:ins>
    </w:p>
    <w:bookmarkEnd w:id="57"/>
    <w:bookmarkStart w:id="59" w:name="def-mean-function"/>
    <w:p>
      <w:pPr>
        <w:pStyle w:val="BodyText"/>
      </w:pPr>
      <w:ins w:id="813" w:author="PR Preview" w:date="2026-01-01T00:00:00Z">
        <w:r>
          <w:rPr>
            <w:b/>
            <w:bCs/>
          </w:rPr>
          <w:t xml:space="preserve">Definition 15 (Mean function)</w:t>
        </w:r>
      </w:ins>
      <w:ins w:id="814" w:author="PR Preview" w:date="2026-01-01T00:00:00Z">
        <w:r>
          <w:t xml:space="preserve"> </w:t>
        </w:r>
      </w:ins>
      <w:ins w:id="815" w:author="PR Preview" w:date="2026-01-01T00:00:00Z">
        <w:r>
          <w:t xml:space="preserve">The</w:t>
        </w:r>
      </w:ins>
      <w:ins w:id="816" w:author="PR Preview" w:date="2026-01-01T00:00:00Z">
        <w:r>
          <w:t xml:space="preserve"> </w:t>
        </w:r>
      </w:ins>
      <w:ins w:id="817" w:author="PR Preview" w:date="2026-01-01T00:00:00Z">
        <w:r>
          <w:rPr>
            <w:b/>
            <w:bCs/>
          </w:rPr>
          <w:t xml:space="preserve">mean function</w:t>
        </w:r>
      </w:ins>
      <w:ins w:id="818" w:author="PR Preview" w:date="2026-01-01T00:00:00Z">
        <w:r>
          <w:t xml:space="preserve"> </w:t>
        </w:r>
      </w:ins>
      <m:oMath>
        <m:r>
          <m:t>μ</m:t>
        </m:r>
      </m:oMath>
      <w:ins w:id="819" w:author="PR Preview" w:date="2026-01-01T00:00:00Z">
        <w:r>
          <w:t xml:space="preserve"> </w:t>
        </w:r>
      </w:ins>
      <w:ins w:id="820" w:author="PR Preview" w:date="2026-01-01T00:00:00Z">
        <w:r>
          <w:t xml:space="preserve">of an outcome</w:t>
        </w:r>
      </w:ins>
      <w:ins w:id="821" w:author="PR Preview" w:date="2026-01-01T00:00:00Z">
        <w:r>
          <w:t xml:space="preserve"> </w:t>
        </w:r>
      </w:ins>
      <m:oMath>
        <m:r>
          <m:t>Y</m:t>
        </m:r>
      </m:oMath>
      <w:ins w:id="822" w:author="PR Preview" w:date="2026-01-01T00:00:00Z">
        <w:r>
          <w:t xml:space="preserve"> </w:t>
        </w:r>
      </w:ins>
      <w:ins w:id="823" w:author="PR Preview" w:date="2026-01-01T00:00:00Z">
        <w:r>
          <w:t xml:space="preserve">given a covariate</w:t>
        </w:r>
      </w:ins>
      <w:ins w:id="824" w:author="PR Preview" w:date="2026-01-01T00:00:00Z">
        <w:r>
          <w:t xml:space="preserve"> </w:t>
        </w:r>
      </w:ins>
      <m:oMath>
        <m:r>
          <m:t>X</m:t>
        </m:r>
      </m:oMath>
      <w:ins w:id="825" w:author="PR Preview" w:date="2026-01-01T00:00:00Z">
        <w:r>
          <w:t xml:space="preserve"> </w:t>
        </w:r>
      </w:ins>
      <w:ins w:id="826" w:author="PR Preview" w:date="2026-01-01T00:00:00Z">
        <w:r>
          <w:t xml:space="preserve">maps each covariate value</w:t>
        </w:r>
      </w:ins>
      <w:ins w:id="827" w:author="PR Preview" w:date="2026-01-01T00:00:00Z">
        <w:r>
          <w:t xml:space="preserve"> </w:t>
        </w:r>
      </w:ins>
      <m:oMath>
        <m:r>
          <m:t>x</m:t>
        </m:r>
      </m:oMath>
      <w:ins w:id="828" w:author="PR Preview" w:date="2026-01-01T00:00:00Z">
        <w:r>
          <w:t xml:space="preserve"> </w:t>
        </w:r>
      </w:ins>
      <w:ins w:id="829" w:author="PR Preview" w:date="2026-01-01T00:00:00Z">
        <w:r>
          <w:t xml:space="preserve">to the mean of</w:t>
        </w:r>
      </w:ins>
      <w:ins w:id="830" w:author="PR Preview" w:date="2026-01-01T00:00:00Z">
        <w:r>
          <w:t xml:space="preserve"> </w:t>
        </w:r>
      </w:ins>
      <m:oMath>
        <m:r>
          <m:t>Y</m:t>
        </m:r>
      </m:oMath>
      <w:ins w:id="831" w:author="PR Preview" w:date="2026-01-01T00:00:00Z">
        <w:r>
          <w:t xml:space="preserve"> </w:t>
        </w:r>
      </w:ins>
      <w:ins w:id="832" w:author="PR Preview" w:date="2026-01-01T00:00:00Z">
        <w:r>
          <w:t xml:space="preserve">given</w:t>
        </w:r>
      </w:ins>
      <w:ins w:id="833" w:author="PR Preview" w:date="2026-01-01T00:00:00Z">
        <w:r>
          <w:t xml:space="preserve"> </w:t>
        </w:r>
      </w:ins>
      <m:oMath>
        <m:r>
          <m:t>X</m:t>
        </m:r>
        <m:r>
          <m:rPr>
            <m:sty m:val="p"/>
          </m:rPr>
          <m:t>=</m:t>
        </m:r>
        <m:r>
          <m:t>x</m:t>
        </m:r>
      </m:oMath>
      <w:ins w:id="834" w:author="PR Preview" w:date="2026-01-01T00:00:00Z">
        <w:r>
          <w:t xml:space="preserve">:</w:t>
        </w:r>
      </w:ins>
    </w:p>
    <w:p>
      <w:pPr>
        <w:pStyle w:val="BodyText"/>
      </w:pPr>
      <w:bookmarkStart w:id="58" w:name="eq-mean-function"/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58"/>
    </w:p>
    <w:bookmarkEnd w:id="59"/>
    <w:bookmarkStart w:id="61" w:name="def-epl"/>
    <w:p>
      <w:pPr>
        <w:pStyle w:val="FirstParagraph"/>
      </w:pPr>
      <w:ins w:id="835" w:author="PR Preview" w:date="2026-01-01T00:00:00Z">
        <w:r>
          <w:rPr>
            <w:b/>
            <w:bCs/>
          </w:rPr>
          <w:t xml:space="preserve">Definition 16 (Expected prediction loss at a covariate value)</w:t>
        </w:r>
      </w:ins>
      <w:ins w:id="836" w:author="PR Preview" w:date="2026-01-01T00:00:00Z">
        <w:r>
          <w:t xml:space="preserve"> </w:t>
        </w:r>
      </w:ins>
      <w:ins w:id="837" w:author="PR Preview" w:date="2026-01-01T00:00:00Z">
        <w:r>
          <w:t xml:space="preserve">The</w:t>
        </w:r>
      </w:ins>
      <w:ins w:id="838" w:author="PR Preview" w:date="2026-01-01T00:00:00Z">
        <w:r>
          <w:t xml:space="preserve"> </w:t>
        </w:r>
      </w:ins>
      <w:ins w:id="839" w:author="PR Preview" w:date="2026-01-01T00:00:00Z">
        <w:r>
          <w:rPr>
            <w:b/>
            <w:bCs/>
          </w:rPr>
          <w:t xml:space="preserve">expected prediction loss at</w:t>
        </w:r>
      </w:ins>
      <w:ins w:id="840" w:author="PR Preview" w:date="2026-01-01T00:00:00Z">
        <w:r>
          <w:rPr>
            <w:b/>
            <w:bCs/>
          </w:rPr>
          <w:t xml:space="preserve"> </w:t>
        </w:r>
      </w:ins>
      <m:oMath>
        <m:r>
          <m:t>x</m:t>
        </m:r>
      </m:oMath>
      <w:ins w:id="841" w:author="PR Preview" w:date="2026-01-01T00:00:00Z">
        <w:r>
          <w:t xml:space="preserve"> </w:t>
        </w:r>
      </w:ins>
      <w:ins w:id="842" w:author="PR Preview" w:date="2026-01-01T00:00:00Z">
        <w:r>
          <w:t xml:space="preserve">of a</w:t>
        </w:r>
      </w:ins>
      <w:ins w:id="843" w:author="PR Preview" w:date="2026-01-01T00:00:00Z">
        <w:r>
          <w:t xml:space="preserve"> </w:t>
        </w:r>
      </w:ins>
      <w:hyperlink w:anchor="def-fitting-procedure">
        <w:ins w:id="844" w:author="PR Preview" w:date="2026-01-01T00:00:00Z">
          <w:r>
            <w:rPr>
              <w:rStyle w:val="Hyperlink"/>
            </w:rPr>
            <w:t xml:space="preserve">fitting procedure</w:t>
          </w:r>
        </w:ins>
      </w:hyperlink>
      <w:ins w:id="845" w:author="PR Preview" w:date="2026-01-01T00:00:00Z">
        <w:r>
          <w:t xml:space="preserve"> </w:t>
        </w:r>
      </w:ins>
      <m:oMath>
        <m:r>
          <m:t>g</m:t>
        </m:r>
      </m:oMath>
      <w:ins w:id="846" w:author="PR Preview" w:date="2026-01-01T00:00:00Z">
        <w:r>
          <w:t xml:space="preserve"> </w:t>
        </w:r>
      </w:ins>
      <w:ins w:id="847" w:author="PR Preview" w:date="2026-01-01T00:00:00Z">
        <w:r>
          <w:t xml:space="preserve">at training-set size</w:t>
        </w:r>
      </w:ins>
      <w:ins w:id="848" w:author="PR Preview" w:date="2026-01-01T00:00:00Z">
        <w:r>
          <w:t xml:space="preserve"> </w:t>
        </w:r>
      </w:ins>
      <m:oMath>
        <m:r>
          <m:t>n</m:t>
        </m:r>
      </m:oMath>
      <w:ins w:id="849" w:author="PR Preview" w:date="2026-01-01T00:00:00Z">
        <w:r>
          <w:t xml:space="preserve"> </w:t>
        </w:r>
      </w:ins>
      <w:ins w:id="850" w:author="PR Preview" w:date="2026-01-01T00:00:00Z">
        <w:r>
          <w:t xml:space="preserve">is the expected</w:t>
        </w:r>
      </w:ins>
      <w:ins w:id="851" w:author="PR Preview" w:date="2026-01-01T00:00:00Z">
        <w:r>
          <w:t xml:space="preserve"> </w:t>
        </w:r>
      </w:ins>
      <w:hyperlink w:anchor="def-observation-loss">
        <w:ins w:id="852" w:author="PR Preview" w:date="2026-01-01T00:00:00Z">
          <w:r>
            <w:rPr>
              <w:rStyle w:val="Hyperlink"/>
            </w:rPr>
            <w:t xml:space="preserve">loss</w:t>
          </w:r>
        </w:ins>
      </w:hyperlink>
      <w:ins w:id="853" w:author="PR Preview" w:date="2026-01-01T00:00:00Z">
        <w:r>
          <w:t xml:space="preserve"> </w:t>
        </w:r>
      </w:ins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</m:oMath>
      <w:ins w:id="854" w:author="PR Preview" w:date="2026-01-01T00:00:00Z">
        <w:r>
          <w:t xml:space="preserve"> </w:t>
        </w:r>
      </w:ins>
      <w:ins w:id="855" w:author="PR Preview" w:date="2026-01-01T00:00:00Z">
        <w:r>
          <w:t xml:space="preserve">of its prediction</w:t>
        </w:r>
      </w:ins>
      <w:ins w:id="856" w:author="PR Preview" w:date="2026-01-01T00:00:00Z">
        <w:r>
          <w:t xml:space="preserve"> </w:t>
        </w:r>
      </w:ins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ins w:id="857" w:author="PR Preview" w:date="2026-01-01T00:00:00Z">
        <w:r>
          <w:t xml:space="preserve"> </w:t>
        </w:r>
      </w:ins>
      <w:ins w:id="858" w:author="PR Preview" w:date="2026-01-01T00:00:00Z">
        <w:r>
          <w:t xml:space="preserve">for a new outcome</w:t>
        </w:r>
      </w:ins>
      <w:ins w:id="859" w:author="PR Preview" w:date="2026-01-01T00:00:00Z">
        <w:r>
          <w:t xml:space="preserve"> </w:t>
        </w:r>
      </w:ins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ins w:id="860" w:author="PR Preview" w:date="2026-01-01T00:00:00Z">
        <w:r>
          <w:t xml:space="preserve"> </w:t>
        </w:r>
      </w:ins>
      <w:ins w:id="861" w:author="PR Preview" w:date="2026-01-01T00:00:00Z">
        <w:r>
          <w:t xml:space="preserve">with</w:t>
        </w:r>
      </w:ins>
      <w:ins w:id="862" w:author="PR Preview" w:date="2026-01-01T00:00:00Z">
        <w:r>
          <w:t xml:space="preserve"> </w:t>
        </w:r>
      </w:ins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ins w:id="863" w:author="PR Preview" w:date="2026-01-01T00:00:00Z">
        <w:r>
          <w:t xml:space="preserve">,</w:t>
        </w:r>
      </w:ins>
      <w:ins w:id="864" w:author="PR Preview" w:date="2026-01-01T00:00:00Z">
        <w:r>
          <w:t xml:space="preserve"> </w:t>
        </w:r>
      </w:ins>
      <w:ins w:id="865" w:author="PR Preview" w:date="2026-01-01T00:00:00Z">
        <w:r>
          <w:t xml:space="preserve">averaged over random</w:t>
        </w:r>
      </w:ins>
      <w:ins w:id="866" w:author="PR Preview" w:date="2026-01-01T00:00:00Z">
        <w:r>
          <w:t xml:space="preserve"> </w:t>
        </w:r>
      </w:ins>
      <w:hyperlink w:anchor="def-training-set">
        <w:ins w:id="867" w:author="PR Preview" w:date="2026-01-01T00:00:00Z">
          <w:r>
            <w:rPr>
              <w:rStyle w:val="Hyperlink"/>
            </w:rPr>
            <w:t xml:space="preserve">training sets</w:t>
          </w:r>
        </w:ins>
      </w:hyperlink>
      <w:ins w:id="868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ins w:id="869" w:author="PR Preview" w:date="2026-01-01T00:00:00Z">
        <w:r>
          <w:t xml:space="preserve"> </w:t>
        </w:r>
      </w:ins>
      <w:ins w:id="870" w:author="PR Preview" w:date="2026-01-01T00:00:00Z">
        <w:r>
          <w:t xml:space="preserve">of</w:t>
        </w:r>
      </w:ins>
      <w:ins w:id="871" w:author="PR Preview" w:date="2026-01-01T00:00:00Z">
        <w:r>
          <w:t xml:space="preserve"> </w:t>
        </w:r>
      </w:ins>
      <m:oMath>
        <m:r>
          <m:t>n</m:t>
        </m:r>
      </m:oMath>
      <w:ins w:id="872" w:author="PR Preview" w:date="2026-01-01T00:00:00Z">
        <w:r>
          <w:t xml:space="preserve"> </w:t>
        </w:r>
      </w:ins>
      <w:ins w:id="873" w:author="PR Preview" w:date="2026-01-01T00:00:00Z">
        <w:r>
          <w:t xml:space="preserve">observations</w:t>
        </w:r>
      </w:ins>
      <w:ins w:id="874" w:author="PR Preview" w:date="2026-01-01T00:00:00Z">
        <w:r>
          <w:t xml:space="preserve"> </w:t>
        </w:r>
      </w:ins>
      <w:ins w:id="875" w:author="PR Preview" w:date="2026-01-01T00:00:00Z">
        <w:r>
          <w:t xml:space="preserve">drawn independently of</w:t>
        </w:r>
      </w:ins>
      <w:ins w:id="876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ins w:id="877" w:author="PR Preview" w:date="2026-01-01T00:00:00Z">
        <w:r>
          <w:t xml:space="preserve">,</w:t>
        </w:r>
      </w:ins>
      <w:ins w:id="878" w:author="PR Preview" w:date="2026-01-01T00:00:00Z">
        <w:r>
          <w:t xml:space="preserve"> </w:t>
        </w:r>
      </w:ins>
      <w:ins w:id="879" w:author="PR Preview" w:date="2026-01-01T00:00:00Z">
        <w:r>
          <w:t xml:space="preserve">and over</w:t>
        </w:r>
      </w:ins>
      <w:ins w:id="880" w:author="PR Preview" w:date="2026-01-01T00:00:00Z">
        <w:r>
          <w:t xml:space="preserve"> </w:t>
        </w:r>
      </w:ins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ins w:id="881" w:author="PR Preview" w:date="2026-01-01T00:00:00Z">
        <w:r>
          <w:t xml:space="preserve">:</w:t>
        </w:r>
      </w:ins>
    </w:p>
    <w:p>
      <w:pPr>
        <w:pStyle w:val="BodyText"/>
      </w:pPr>
      <w:bookmarkStart w:id="60" w:name="eq-epl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EPL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ℓ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60"/>
    </w:p>
    <w:bookmarkEnd w:id="61"/>
    <w:bookmarkStart w:id="62" w:name="rem-epl-generalization-error"/>
    <w:p>
      <w:pPr>
        <w:pStyle w:val="FirstParagraph"/>
      </w:pPr>
      <w:ins w:id="882" w:author="PR Preview" w:date="2026-01-01T00:00:00Z">
        <w:r>
          <w:rPr>
            <w:i/>
            <w:iCs/>
          </w:rPr>
          <w:t xml:space="preserve">Remark 9</w:t>
        </w:r>
      </w:ins>
      <w:ins w:id="883" w:author="PR Preview" w:date="2026-01-01T00:00:00Z">
        <w:r>
          <w:t xml:space="preserve"> (The expected prediction loss and the generalization error). </w:t>
        </w:r>
      </w:ins>
      <w:ins w:id="884" w:author="PR Preview" w:date="2026-01-01T00:00:00Z">
        <w:r>
          <w:t xml:space="preserve">The</w:t>
        </w:r>
      </w:ins>
      <w:ins w:id="885" w:author="PR Preview" w:date="2026-01-01T00:00:00Z">
        <w:r>
          <w:t xml:space="preserve"> </w:t>
        </w:r>
      </w:ins>
      <w:hyperlink w:anchor="def-generalization-error">
        <w:ins w:id="886" w:author="PR Preview" w:date="2026-01-01T00:00:00Z">
          <w:r>
            <w:rPr>
              <w:rStyle w:val="Hyperlink"/>
            </w:rPr>
            <w:t xml:space="preserve">generalization error</w:t>
          </w:r>
        </w:ins>
      </w:hyperlink>
      <w:ins w:id="887" w:author="PR Preview" w:date="2026-01-01T00:00:00Z">
        <w:r>
          <w:t xml:space="preserve"> </w:t>
        </w:r>
      </w:ins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ins w:id="888" w:author="PR Preview" w:date="2026-01-01T00:00:00Z">
        <w:r>
          <w:t xml:space="preserve"> </w:t>
        </w:r>
      </w:ins>
      <w:ins w:id="889" w:author="PR Preview" w:date="2026-01-01T00:00:00Z">
        <w:r>
          <w:t xml:space="preserve">holds the training set fixed and averages the loss over new covariate values too.</w:t>
        </w:r>
      </w:ins>
      <w:ins w:id="890" w:author="PR Preview" w:date="2026-01-01T00:00:00Z">
        <w:r>
          <w:t xml:space="preserve"> </w:t>
        </w:r>
      </w:ins>
      <w:ins w:id="891" w:author="PR Preview" w:date="2026-01-01T00:00:00Z">
        <w:r>
          <w:t xml:space="preserve">The expected prediction loss at</w:t>
        </w:r>
      </w:ins>
      <w:ins w:id="892" w:author="PR Preview" w:date="2026-01-01T00:00:00Z">
        <w:r>
          <w:t xml:space="preserve"> </w:t>
        </w:r>
      </w:ins>
      <m:oMath>
        <m:r>
          <m:t>x</m:t>
        </m:r>
      </m:oMath>
      <w:ins w:id="893" w:author="PR Preview" w:date="2026-01-01T00:00:00Z">
        <w:r>
          <w:t xml:space="preserve"> </w:t>
        </w:r>
      </w:ins>
      <w:ins w:id="894" w:author="PR Preview" w:date="2026-01-01T00:00:00Z">
        <w:r>
          <w:t xml:space="preserve">averages over training sets as well,</w:t>
        </w:r>
      </w:ins>
      <w:ins w:id="895" w:author="PR Preview" w:date="2026-01-01T00:00:00Z">
        <w:r>
          <w:t xml:space="preserve"> </w:t>
        </w:r>
      </w:ins>
      <w:ins w:id="896" w:author="PR Preview" w:date="2026-01-01T00:00:00Z">
        <w:r>
          <w:t xml:space="preserve">and holds the covariate value fixed.</w:t>
        </w:r>
      </w:ins>
      <w:ins w:id="897" w:author="PR Preview" w:date="2026-01-01T00:00:00Z">
        <w:r>
          <w:t xml:space="preserve"> </w:t>
        </w:r>
      </w:ins>
      <w:ins w:id="898" w:author="PR Preview" w:date="2026-01-01T00:00:00Z">
        <w:r>
          <w:t xml:space="preserve">Neither is the</w:t>
        </w:r>
      </w:ins>
      <w:ins w:id="899" w:author="PR Preview" w:date="2026-01-01T00:00:00Z">
        <w:r>
          <w:t xml:space="preserve"> </w:t>
        </w:r>
      </w:ins>
      <w:hyperlink w:anchor="def-test-error">
        <w:ins w:id="900" w:author="PR Preview" w:date="2026-01-01T00:00:00Z">
          <w:r>
            <w:rPr>
              <w:rStyle w:val="Hyperlink"/>
            </w:rPr>
            <w:t xml:space="preserve">test error</w:t>
          </w:r>
        </w:ins>
      </w:hyperlink>
      <w:ins w:id="901" w:author="PR Preview" w:date="2026-01-01T00:00:00Z">
        <w:r>
          <w:t xml:space="preserve">:</w:t>
        </w:r>
      </w:ins>
      <w:ins w:id="902" w:author="PR Preview" w:date="2026-01-01T00:00:00Z">
        <w:r>
          <w:t xml:space="preserve"> </w:t>
        </w:r>
      </w:ins>
      <w:ins w:id="903" w:author="PR Preview" w:date="2026-01-01T00:00:00Z">
        <w:r>
          <w:t xml:space="preserve">the test error is an average over a finite test set,</w:t>
        </w:r>
      </w:ins>
      <w:ins w:id="904" w:author="PR Preview" w:date="2026-01-01T00:00:00Z">
        <w:r>
          <w:t xml:space="preserve"> </w:t>
        </w:r>
      </w:ins>
      <w:ins w:id="905" w:author="PR Preview" w:date="2026-01-01T00:00:00Z">
        <w:r>
          <w:t xml:space="preserve">so it estimates the generalization error without equalling it.</w:t>
        </w:r>
      </w:ins>
    </w:p>
    <w:bookmarkEnd w:id="62"/>
    <w:bookmarkStart w:id="64" w:name="def-epe"/>
    <w:p>
      <w:pPr>
        <w:pStyle w:val="BodyText"/>
      </w:pPr>
      <w:ins w:id="906" w:author="PR Preview" w:date="2026-01-01T00:00:00Z">
        <w:r>
          <w:rPr>
            <w:b/>
            <w:bCs/>
          </w:rPr>
          <w:t xml:space="preserve">Definition 17 (Expected prediction error at a covariate value)</w:t>
        </w:r>
      </w:ins>
      <w:ins w:id="907" w:author="PR Preview" w:date="2026-01-01T00:00:00Z">
        <w:r>
          <w:t xml:space="preserve"> </w:t>
        </w:r>
      </w:ins>
      <w:ins w:id="908" w:author="PR Preview" w:date="2026-01-01T00:00:00Z">
        <w:r>
          <w:t xml:space="preserve">The</w:t>
        </w:r>
      </w:ins>
      <w:ins w:id="909" w:author="PR Preview" w:date="2026-01-01T00:00:00Z">
        <w:r>
          <w:t xml:space="preserve"> </w:t>
        </w:r>
      </w:ins>
      <w:ins w:id="910" w:author="PR Preview" w:date="2026-01-01T00:00:00Z">
        <w:r>
          <w:rPr>
            <w:b/>
            <w:bCs/>
          </w:rPr>
          <w:t xml:space="preserve">expected prediction error at</w:t>
        </w:r>
      </w:ins>
      <w:ins w:id="911" w:author="PR Preview" w:date="2026-01-01T00:00:00Z">
        <w:r>
          <w:rPr>
            <w:b/>
            <w:bCs/>
          </w:rPr>
          <w:t xml:space="preserve"> </w:t>
        </w:r>
      </w:ins>
      <m:oMath>
        <m:r>
          <m:t>x</m:t>
        </m:r>
      </m:oMath>
      <w:ins w:id="912" w:author="PR Preview" w:date="2026-01-01T00:00:00Z">
        <w:r>
          <w:t xml:space="preserve"> </w:t>
        </w:r>
      </w:ins>
      <w:ins w:id="913" w:author="PR Preview" w:date="2026-01-01T00:00:00Z">
        <w:r>
          <w:t xml:space="preserve">(</w:t>
        </w:r>
      </w:ins>
      <w:ins w:id="914" w:author="PR Preview" w:date="2026-01-01T00:00:00Z">
        <w:r>
          <w:rPr>
            <w:b/>
            <w:bCs/>
          </w:rPr>
          <w:t xml:space="preserve">EPE</w:t>
        </w:r>
      </w:ins>
      <w:ins w:id="915" w:author="PR Preview" w:date="2026-01-01T00:00:00Z">
        <w:r>
          <w:t xml:space="preserve">; also the expected squared prediction error)</w:t>
        </w:r>
      </w:ins>
      <w:ins w:id="916" w:author="PR Preview" w:date="2026-01-01T00:00:00Z">
        <w:r>
          <w:t xml:space="preserve"> </w:t>
        </w:r>
      </w:ins>
      <w:ins w:id="917" w:author="PR Preview" w:date="2026-01-01T00:00:00Z">
        <w:r>
          <w:t xml:space="preserve">of a</w:t>
        </w:r>
      </w:ins>
      <w:ins w:id="918" w:author="PR Preview" w:date="2026-01-01T00:00:00Z">
        <w:r>
          <w:t xml:space="preserve"> </w:t>
        </w:r>
      </w:ins>
      <w:hyperlink w:anchor="def-fitting-procedure">
        <w:ins w:id="919" w:author="PR Preview" w:date="2026-01-01T00:00:00Z">
          <w:r>
            <w:rPr>
              <w:rStyle w:val="Hyperlink"/>
            </w:rPr>
            <w:t xml:space="preserve">fitting procedure</w:t>
          </w:r>
        </w:ins>
      </w:hyperlink>
      <w:ins w:id="920" w:author="PR Preview" w:date="2026-01-01T00:00:00Z">
        <w:r>
          <w:t xml:space="preserve"> </w:t>
        </w:r>
      </w:ins>
      <m:oMath>
        <m:r>
          <m:t>g</m:t>
        </m:r>
      </m:oMath>
      <w:ins w:id="921" w:author="PR Preview" w:date="2026-01-01T00:00:00Z">
        <w:r>
          <w:t xml:space="preserve"> </w:t>
        </w:r>
      </w:ins>
      <w:ins w:id="922" w:author="PR Preview" w:date="2026-01-01T00:00:00Z">
        <w:r>
          <w:t xml:space="preserve">at training-set size</w:t>
        </w:r>
      </w:ins>
      <w:ins w:id="923" w:author="PR Preview" w:date="2026-01-01T00:00:00Z">
        <w:r>
          <w:t xml:space="preserve"> </w:t>
        </w:r>
      </w:ins>
      <m:oMath>
        <m:r>
          <m:t>n</m:t>
        </m:r>
      </m:oMath>
      <w:ins w:id="924" w:author="PR Preview" w:date="2026-01-01T00:00:00Z">
        <w:r>
          <w:t xml:space="preserve"> </w:t>
        </w:r>
      </w:ins>
      <w:ins w:id="925" w:author="PR Preview" w:date="2026-01-01T00:00:00Z">
        <w:r>
          <w:t xml:space="preserve">is its</w:t>
        </w:r>
      </w:ins>
      <w:ins w:id="926" w:author="PR Preview" w:date="2026-01-01T00:00:00Z">
        <w:r>
          <w:t xml:space="preserve"> </w:t>
        </w:r>
      </w:ins>
      <w:hyperlink w:anchor="def-epl">
        <w:ins w:id="927" w:author="PR Preview" w:date="2026-01-01T00:00:00Z">
          <w:r>
            <w:rPr>
              <w:rStyle w:val="Hyperlink"/>
            </w:rPr>
            <w:t xml:space="preserve">expected prediction loss</w:t>
          </w:r>
        </w:ins>
      </w:hyperlink>
      <w:ins w:id="928" w:author="PR Preview" w:date="2026-01-01T00:00:00Z">
        <w:r>
          <w:t xml:space="preserve"> </w:t>
        </w:r>
      </w:ins>
      <w:ins w:id="929" w:author="PR Preview" w:date="2026-01-01T00:00:00Z">
        <w:r>
          <w:t xml:space="preserve">under</w:t>
        </w:r>
      </w:ins>
      <w:ins w:id="930" w:author="PR Preview" w:date="2026-01-01T00:00:00Z">
        <w:r>
          <w:t xml:space="preserve"> </w:t>
        </w:r>
      </w:ins>
      <w:hyperlink w:anchor="rem-squared-error-loss">
        <w:ins w:id="931" w:author="PR Preview" w:date="2026-01-01T00:00:00Z">
          <w:r>
            <w:rPr>
              <w:rStyle w:val="Hyperlink"/>
            </w:rPr>
            <w:t xml:space="preserve">squared-error loss</w:t>
          </w:r>
        </w:ins>
      </w:hyperlink>
      <w:ins w:id="932" w:author="PR Preview" w:date="2026-01-01T00:00:00Z">
        <w:r>
          <w:t xml:space="preserve">,</w:t>
        </w:r>
      </w:ins>
      <w:ins w:id="933" w:author="PR Preview" w:date="2026-01-01T00:00:00Z">
        <w:r>
          <w:t xml:space="preserve"> </w:t>
        </w:r>
      </w:ins>
      <w:ins w:id="934" w:author="PR Preview" w:date="2026-01-01T00:00:00Z">
        <w:r>
          <w:t xml:space="preserve">the expected square of the</w:t>
        </w:r>
      </w:ins>
      <w:ins w:id="935" w:author="PR Preview" w:date="2026-01-01T00:00:00Z">
        <w:r>
          <w:t xml:space="preserve"> </w:t>
        </w:r>
      </w:ins>
      <w:hyperlink r:id="rId33">
        <w:ins w:id="936" w:author="PR Preview" w:date="2026-01-01T00:00:00Z">
          <w:r>
            <w:rPr>
              <w:rStyle w:val="Hyperlink"/>
            </w:rPr>
            <w:t xml:space="preserve">prediction error</w:t>
          </w:r>
        </w:ins>
      </w:hyperlink>
      <w:ins w:id="937" w:author="PR Preview" w:date="2026-01-01T00:00:00Z">
        <w:r>
          <w:t xml:space="preserve"> </w:t>
        </w:r>
      </w:ins>
      <m:oMath>
        <m:sSub>
          <m:e>
            <m:r>
              <m:t>ε</m:t>
            </m:r>
          </m:e>
          <m:sub>
            <m:r>
              <m:rPr>
                <m:sty m:val="p"/>
              </m:rPr>
              <m:t>*</m:t>
            </m:r>
          </m:sub>
        </m:sSub>
      </m:oMath>
      <w:ins w:id="938" w:author="PR Preview" w:date="2026-01-01T00:00:00Z">
        <w:r>
          <w:t xml:space="preserve">:</w:t>
        </w:r>
      </w:ins>
    </w:p>
    <w:p>
      <w:pPr>
        <w:pStyle w:val="BodyText"/>
      </w:pPr>
      <w:bookmarkStart w:id="63" w:name="eq-epe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EPE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Sup>
                <m:e>
                  <m:r>
                    <m:t>ε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63"/>
    </w:p>
    <w:bookmarkEnd w:id="64"/>
    <w:bookmarkStart w:id="66" w:name="rem-epe-mse"/>
    <w:p>
      <w:pPr>
        <w:pStyle w:val="FirstParagraph"/>
      </w:pPr>
      <w:ins w:id="939" w:author="PR Preview" w:date="2026-01-01T00:00:00Z">
        <w:r>
          <w:rPr>
            <w:i/>
            <w:iCs/>
          </w:rPr>
          <w:t xml:space="preserve">Remark 10</w:t>
        </w:r>
      </w:ins>
      <w:ins w:id="940" w:author="PR Preview" w:date="2026-01-01T00:00:00Z">
        <w:r>
          <w:t xml:space="preserve"> (The expected prediction error is a mean squared error). </w:t>
        </w:r>
      </w:ins>
      <w:ins w:id="941" w:author="PR Preview" w:date="2026-01-01T00:00:00Z">
        <w:r>
          <w:t xml:space="preserve">The expected prediction error is the</w:t>
        </w:r>
      </w:ins>
      <w:ins w:id="942" w:author="PR Preview" w:date="2026-01-01T00:00:00Z">
        <w:r>
          <w:t xml:space="preserve"> </w:t>
        </w:r>
      </w:ins>
      <w:hyperlink r:id="rId41">
        <w:ins w:id="943" w:author="PR Preview" w:date="2026-01-01T00:00:00Z">
          <w:r>
            <w:rPr>
              <w:rStyle w:val="Hyperlink"/>
            </w:rPr>
            <w:t xml:space="preserve">mean squared error of predictions</w:t>
          </w:r>
        </w:ins>
      </w:hyperlink>
      <w:ins w:id="944" w:author="PR Preview" w:date="2026-01-01T00:00:00Z">
        <w:r>
          <w:t xml:space="preserve"> </w:t>
        </w:r>
      </w:ins>
      <w:ins w:id="945" w:author="PR Preview" w:date="2026-01-01T00:00:00Z">
        <w:r>
          <w:t xml:space="preserve">with the average over observations replaced by an expectation</w:t>
        </w:r>
      </w:ins>
      <w:ins w:id="946" w:author="PR Preview" w:date="2026-01-01T00:00:00Z">
        <w:r>
          <w:t xml:space="preserve"> </w:t>
        </w:r>
      </w:ins>
      <w:ins w:id="947" w:author="PR Preview" w:date="2026-01-01T00:00:00Z">
        <w:r>
          <w:t xml:space="preserve">over training sets and new outcomes:</w:t>
        </w:r>
      </w:ins>
      <w:ins w:id="948" w:author="PR Preview" w:date="2026-01-01T00:00:00Z">
        <w:r>
          <w:t xml:space="preserve"> </w:t>
        </w:r>
      </w:ins>
      <w:ins w:id="949" w:author="PR Preview" w:date="2026-01-01T00:00:00Z">
        <w:r>
          <w:t xml:space="preserve">the mean squared error of the prediction</w:t>
        </w:r>
      </w:ins>
      <w:ins w:id="950" w:author="PR Preview" w:date="2026-01-01T00:00:00Z">
        <w:r>
          <w:t xml:space="preserve"> </w:t>
        </w:r>
      </w:ins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ins w:id="951" w:author="PR Preview" w:date="2026-01-01T00:00:00Z">
        <w:r>
          <w:t xml:space="preserve"> </w:t>
        </w:r>
      </w:ins>
      <w:ins w:id="952" w:author="PR Preview" w:date="2026-01-01T00:00:00Z">
        <w:r>
          <w:t xml:space="preserve">as a prediction of the new outcome</w:t>
        </w:r>
      </w:ins>
      <w:ins w:id="953" w:author="PR Preview" w:date="2026-01-01T00:00:00Z">
        <w:r>
          <w:t xml:space="preserve"> </w:t>
        </w:r>
      </w:ins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ins w:id="954" w:author="PR Preview" w:date="2026-01-01T00:00:00Z">
        <w:r>
          <w:t xml:space="preserve">.</w:t>
        </w:r>
      </w:ins>
      <w:ins w:id="955" w:author="PR Preview" w:date="2026-01-01T00:00:00Z">
        <w:r>
          <w:t xml:space="preserve"> </w:t>
        </w:r>
      </w:ins>
      <w:ins w:id="956" w:author="PR Preview" w:date="2026-01-01T00:00:00Z">
        <w:r>
          <w:t xml:space="preserve">With squared-error loss,</w:t>
        </w:r>
      </w:ins>
      <w:ins w:id="957" w:author="PR Preview" w:date="2026-01-01T00:00:00Z">
        <w:r>
          <w:t xml:space="preserve"> </w:t>
        </w:r>
      </w:ins>
      <m:oMath>
        <m:sSubSup>
          <m:e>
            <m:r>
              <m:rPr>
                <m:sty m:val="p"/>
              </m:rPr>
              <m:t>EPL</m:t>
            </m:r>
          </m:e>
          <m:sub>
            <m:r>
              <m:t>n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ins w:id="958" w:author="PR Preview" w:date="2026-01-01T00:00:00Z">
        <w:r>
          <w:t xml:space="preserve">.</w:t>
        </w:r>
      </w:ins>
    </w:p>
    <w:p>
      <w:pPr>
        <w:pStyle w:val="BodyText"/>
      </w:pPr>
      <w:ins w:id="959" w:author="PR Preview" w:date="2026-01-01T00:00:00Z">
        <w:r>
          <w:t xml:space="preserve">It is not the</w:t>
        </w:r>
      </w:ins>
      <w:ins w:id="960" w:author="PR Preview" w:date="2026-01-01T00:00:00Z">
        <w:r>
          <w:t xml:space="preserve"> </w:t>
        </w:r>
      </w:ins>
      <w:hyperlink r:id="rId65">
        <w:ins w:id="961" w:author="PR Preview" w:date="2026-01-01T00:00:00Z">
          <w:r>
            <w:rPr>
              <w:rStyle w:val="Hyperlink"/>
            </w:rPr>
            <w:t xml:space="preserve">mean squared error of an estimator</w:t>
          </w:r>
        </w:ins>
      </w:hyperlink>
      <w:ins w:id="962" w:author="PR Preview" w:date="2026-01-01T00:00:00Z">
        <w:r>
          <w:t xml:space="preserve">:</w:t>
        </w:r>
      </w:ins>
      <w:ins w:id="963" w:author="PR Preview" w:date="2026-01-01T00:00:00Z">
        <w:r>
          <w:t xml:space="preserve"> </w:t>
        </w:r>
      </w:ins>
      <w:hyperlink w:anchor="thm-epe-decomposition">
        <w:ins w:id="964" w:author="PR Preview" w:date="2026-01-01T00:00:00Z">
          <w:r>
            <w:rPr>
              <w:rStyle w:val="Hyperlink"/>
            </w:rPr>
            <w:t xml:space="preserve">Theorem 2</w:t>
          </w:r>
        </w:ins>
      </w:hyperlink>
      <w:ins w:id="965" w:author="PR Preview" w:date="2026-01-01T00:00:00Z">
        <w:r>
          <w:t xml:space="preserve"> </w:t>
        </w:r>
      </w:ins>
      <w:ins w:id="966" w:author="PR Preview" w:date="2026-01-01T00:00:00Z">
        <w:r>
          <w:t xml:space="preserve">shows that it exceeds the mean squared error</w:t>
        </w:r>
      </w:ins>
      <w:ins w:id="967" w:author="PR Preview" w:date="2026-01-01T00:00:00Z">
        <w:r>
          <w:t xml:space="preserve"> </w:t>
        </w:r>
      </w:ins>
      <w:ins w:id="968" w:author="PR Preview" w:date="2026-01-01T00:00:00Z">
        <w:r>
          <w:t xml:space="preserve">of the prediction as an estimator of the</w:t>
        </w:r>
      </w:ins>
      <w:ins w:id="969" w:author="PR Preview" w:date="2026-01-01T00:00:00Z">
        <w:r>
          <w:t xml:space="preserve"> </w:t>
        </w:r>
      </w:ins>
      <w:hyperlink w:anchor="def-mean-function">
        <w:ins w:id="970" w:author="PR Preview" w:date="2026-01-01T00:00:00Z">
          <w:r>
            <w:rPr>
              <w:rStyle w:val="Hyperlink"/>
            </w:rPr>
            <w:t xml:space="preserve">mean function</w:t>
          </w:r>
        </w:ins>
      </w:hyperlink>
      <w:ins w:id="971" w:author="PR Preview" w:date="2026-01-01T00:00:00Z">
        <w:r>
          <w:t xml:space="preserve"> </w:t>
        </w:r>
      </w:ins>
      <w:ins w:id="972" w:author="PR Preview" w:date="2026-01-01T00:00:00Z">
        <w:r>
          <w:t xml:space="preserve">value</w:t>
        </w:r>
      </w:ins>
      <w:ins w:id="973" w:author="PR Preview" w:date="2026-01-01T00:00:00Z">
        <w:r>
          <w:t xml:space="preserve"> </w:t>
        </w:r>
      </w:ins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ins w:id="974" w:author="PR Preview" w:date="2026-01-01T00:00:00Z">
        <w:r>
          <w:t xml:space="preserve"> </w:t>
        </w:r>
      </w:ins>
      <w:ins w:id="975" w:author="PR Preview" w:date="2026-01-01T00:00:00Z">
        <w:r>
          <w:t xml:space="preserve">by the noise variance.</w:t>
        </w:r>
      </w:ins>
      <w:ins w:id="976" w:author="PR Preview" w:date="2026-01-01T00:00:00Z">
        <w:r>
          <w:t xml:space="preserve"> </w:t>
        </w:r>
      </w:ins>
      <w:ins w:id="977" w:author="PR Preview" w:date="2026-01-01T00:00:00Z">
        <w:r>
          <w:t xml:space="preserve">The acronym omits</w:t>
        </w:r>
      </w:ins>
      <w:ins w:id="978" w:author="PR Preview" w:date="2026-01-01T00:00:00Z">
        <w:r>
          <w:t xml:space="preserve"> </w:t>
        </w:r>
      </w:ins>
      <w:ins w:id="979" w:author="PR Preview" w:date="2026-01-01T00:00:00Z">
        <w:r>
          <w:t xml:space="preserve">“squared”</w:t>
        </w:r>
      </w:ins>
      <w:ins w:id="980" w:author="PR Preview" w:date="2026-01-01T00:00:00Z">
        <w:r>
          <w:t xml:space="preserve"> </w:t>
        </w:r>
      </w:ins>
      <w:ins w:id="981" w:author="PR Preview" w:date="2026-01-01T00:00:00Z">
        <w:r>
          <w:t xml:space="preserve">because</w:t>
        </w:r>
      </w:ins>
      <w:ins w:id="982" w:author="PR Preview" w:date="2026-01-01T00:00:00Z">
        <w:r>
          <w:t xml:space="preserve"> </w:t>
        </w:r>
      </w:ins>
      <w:ins w:id="983" w:author="PR Preview" w:date="2026-01-01T00:00:00Z">
        <w:r>
          <w:t xml:space="preserve">“error”</w:t>
        </w:r>
      </w:ins>
      <w:ins w:id="984" w:author="PR Preview" w:date="2026-01-01T00:00:00Z">
        <w:r>
          <w:t xml:space="preserve"> </w:t>
        </w:r>
      </w:ins>
      <w:ins w:id="985" w:author="PR Preview" w:date="2026-01-01T00:00:00Z">
        <w:r>
          <w:t xml:space="preserve">already means squared error here.</w:t>
        </w:r>
      </w:ins>
      <w:ins w:id="986" w:author="PR Preview" w:date="2026-01-01T00:00:00Z">
        <w:r>
          <w:t xml:space="preserve"> </w:t>
        </w:r>
      </w:ins>
      <w:ins w:id="987" w:author="PR Preview" w:date="2026-01-01T00:00:00Z">
        <w:r>
          <w:t xml:space="preserve">Another loss gives an expected prediction loss, not an EPE.</w:t>
        </w:r>
      </w:ins>
    </w:p>
    <w:bookmarkEnd w:id="66"/>
    <w:bookmarkStart w:id="67" w:name="rem-source-epe"/>
    <w:p>
      <w:pPr>
        <w:pStyle w:val="BodyText"/>
      </w:pPr>
      <w:ins w:id="988" w:author="PR Preview" w:date="2026-01-01T00:00:00Z">
        <w:r>
          <w:rPr>
            <w:i/>
            <w:iCs/>
          </w:rPr>
          <w:t xml:space="preserve">Remark 11</w:t>
        </w:r>
      </w:ins>
      <w:ins w:id="989" w:author="PR Preview" w:date="2026-01-01T00:00:00Z">
        <w:r>
          <w:t xml:space="preserve"> (Source: Expected prediction error at a covariate value). </w:t>
        </w:r>
      </w:ins>
      <w:ins w:id="990" w:author="PR Preview" w:date="2026-01-01T00:00:00Z">
        <w:r>
          <w:t xml:space="preserve">Hastie et al. (2009, sec. 7.3)</w:t>
        </w:r>
      </w:ins>
      <w:ins w:id="991" w:author="PR Preview" w:date="2026-01-01T00:00:00Z">
        <w:r>
          <w:t xml:space="preserve">, who write this quantity as</w:t>
        </w:r>
      </w:ins>
      <w:ins w:id="992" w:author="PR Preview" w:date="2026-01-01T00:00:00Z">
        <w:r>
          <w:t xml:space="preserve"> </w:t>
        </w:r>
      </w:ins>
      <m:oMath>
        <m:r>
          <m:rPr>
            <m:sty m:val="p"/>
          </m:rPr>
          <m:t>Err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ins w:id="993" w:author="PR Preview" w:date="2026-01-01T00:00:00Z">
        <w:r>
          <w:t xml:space="preserve"> </w:t>
        </w:r>
      </w:ins>
      <w:ins w:id="994" w:author="PR Preview" w:date="2026-01-01T00:00:00Z">
        <w:r>
          <w:t xml:space="preserve">for squared-error loss.</w:t>
        </w:r>
      </w:ins>
    </w:p>
    <w:bookmarkEnd w:id="67"/>
    <w:bookmarkStart w:id="68" w:name="exr-expected-error-epe"/>
    <w:p>
      <w:pPr>
        <w:pStyle w:val="BodyText"/>
      </w:pPr>
      <w:ins w:id="995" w:author="PR Preview" w:date="2026-01-01T00:00:00Z">
        <w:r>
          <w:rPr>
            <w:b/>
            <w:bCs/>
          </w:rPr>
          <w:t xml:space="preserve">Exercise 3 (The expected generalization error, covariate value by covariate value)</w:t>
        </w:r>
      </w:ins>
      <w:ins w:id="996" w:author="PR Preview" w:date="2026-01-01T00:00:00Z">
        <w:r>
          <w:t xml:space="preserve"> </w:t>
        </w:r>
      </w:ins>
      <w:ins w:id="997" w:author="PR Preview" w:date="2026-01-01T00:00:00Z">
        <w:r>
          <w:t xml:space="preserve">Let</w:t>
        </w:r>
      </w:ins>
      <w:ins w:id="998" w:author="PR Preview" w:date="2026-01-01T00:00:00Z">
        <w:r>
          <w:t xml:space="preserve"> </w:t>
        </w:r>
      </w:ins>
      <m:oMath>
        <m:r>
          <m:t>g</m:t>
        </m:r>
      </m:oMath>
      <w:ins w:id="999" w:author="PR Preview" w:date="2026-01-01T00:00:00Z">
        <w:r>
          <w:t xml:space="preserve"> </w:t>
        </w:r>
      </w:ins>
      <w:ins w:id="1000" w:author="PR Preview" w:date="2026-01-01T00:00:00Z">
        <w:r>
          <w:t xml:space="preserve">be a</w:t>
        </w:r>
      </w:ins>
      <w:ins w:id="1001" w:author="PR Preview" w:date="2026-01-01T00:00:00Z">
        <w:r>
          <w:t xml:space="preserve"> </w:t>
        </w:r>
      </w:ins>
      <w:hyperlink w:anchor="def-fitting-procedure">
        <w:ins w:id="1002" w:author="PR Preview" w:date="2026-01-01T00:00:00Z">
          <w:r>
            <w:rPr>
              <w:rStyle w:val="Hyperlink"/>
            </w:rPr>
            <w:t xml:space="preserve">fitting procedure</w:t>
          </w:r>
        </w:ins>
      </w:hyperlink>
      <w:ins w:id="1003" w:author="PR Preview" w:date="2026-01-01T00:00:00Z">
        <w:r>
          <w:t xml:space="preserve">,</w:t>
        </w:r>
      </w:ins>
      <w:ins w:id="1004" w:author="PR Preview" w:date="2026-01-01T00:00:00Z">
        <w:r>
          <w:t xml:space="preserve"> </w:t>
        </w:r>
      </w:ins>
      <w:ins w:id="1005" w:author="PR Preview" w:date="2026-01-01T00:00:00Z">
        <w:r>
          <w:t xml:space="preserve">and let the random</w:t>
        </w:r>
      </w:ins>
      <w:ins w:id="1006" w:author="PR Preview" w:date="2026-01-01T00:00:00Z">
        <w:r>
          <w:t xml:space="preserve"> </w:t>
        </w:r>
      </w:ins>
      <w:hyperlink w:anchor="def-training-set">
        <w:ins w:id="1007" w:author="PR Preview" w:date="2026-01-01T00:00:00Z">
          <w:r>
            <w:rPr>
              <w:rStyle w:val="Hyperlink"/>
            </w:rPr>
            <w:t xml:space="preserve">training set</w:t>
          </w:r>
        </w:ins>
      </w:hyperlink>
      <w:ins w:id="1008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ins w:id="1009" w:author="PR Preview" w:date="2026-01-01T00:00:00Z">
        <w:r>
          <w:t xml:space="preserve"> </w:t>
        </w:r>
      </w:ins>
      <w:ins w:id="1010" w:author="PR Preview" w:date="2026-01-01T00:00:00Z">
        <w:r>
          <w:t xml:space="preserve">of</w:t>
        </w:r>
      </w:ins>
      <w:ins w:id="1011" w:author="PR Preview" w:date="2026-01-01T00:00:00Z">
        <w:r>
          <w:t xml:space="preserve"> </w:t>
        </w:r>
      </w:ins>
      <m:oMath>
        <m:r>
          <m:t>n</m:t>
        </m:r>
      </m:oMath>
      <w:ins w:id="1012" w:author="PR Preview" w:date="2026-01-01T00:00:00Z">
        <w:r>
          <w:t xml:space="preserve"> </w:t>
        </w:r>
      </w:ins>
      <w:ins w:id="1013" w:author="PR Preview" w:date="2026-01-01T00:00:00Z">
        <w:r>
          <w:t xml:space="preserve">observations</w:t>
        </w:r>
      </w:ins>
      <w:ins w:id="1014" w:author="PR Preview" w:date="2026-01-01T00:00:00Z">
        <w:r>
          <w:t xml:space="preserve"> </w:t>
        </w:r>
      </w:ins>
      <w:ins w:id="1015" w:author="PR Preview" w:date="2026-01-01T00:00:00Z">
        <w:r>
          <w:t xml:space="preserve">be independent of the new observation</w:t>
        </w:r>
      </w:ins>
      <w:ins w:id="1016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ins w:id="1017" w:author="PR Preview" w:date="2026-01-01T00:00:00Z">
        <w:r>
          <w:t xml:space="preserve">.</w:t>
        </w:r>
      </w:ins>
      <w:ins w:id="1018" w:author="PR Preview" w:date="2026-01-01T00:00:00Z">
        <w:r>
          <w:t xml:space="preserve"> </w:t>
        </w:r>
      </w:ins>
      <w:ins w:id="1019" w:author="PR Preview" w:date="2026-01-01T00:00:00Z">
        <w:r>
          <w:t xml:space="preserve">Write the</w:t>
        </w:r>
      </w:ins>
      <w:ins w:id="1020" w:author="PR Preview" w:date="2026-01-01T00:00:00Z">
        <w:r>
          <w:t xml:space="preserve"> </w:t>
        </w:r>
      </w:ins>
      <w:hyperlink w:anchor="def-expected-generalization-error">
        <w:ins w:id="1021" w:author="PR Preview" w:date="2026-01-01T00:00:00Z">
          <w:r>
            <w:rPr>
              <w:rStyle w:val="Hyperlink"/>
            </w:rPr>
            <w:t xml:space="preserve">expected generalization error</w:t>
          </w:r>
        </w:ins>
      </w:hyperlink>
      <w:ins w:id="1022" w:author="PR Preview" w:date="2026-01-01T00:00:00Z">
        <w:r>
          <w:t xml:space="preserve"> </w:t>
        </w:r>
      </w:ins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ins w:id="1023" w:author="PR Preview" w:date="2026-01-01T00:00:00Z">
        <w:r>
          <w:t xml:space="preserve"> </w:t>
        </w:r>
      </w:ins>
      <w:ins w:id="1024" w:author="PR Preview" w:date="2026-01-01T00:00:00Z">
        <w:r>
          <w:t xml:space="preserve">in terms of the</w:t>
        </w:r>
      </w:ins>
      <w:ins w:id="1025" w:author="PR Preview" w:date="2026-01-01T00:00:00Z">
        <w:r>
          <w:t xml:space="preserve"> </w:t>
        </w:r>
      </w:ins>
      <w:hyperlink w:anchor="def-epl">
        <w:ins w:id="1026" w:author="PR Preview" w:date="2026-01-01T00:00:00Z">
          <w:r>
            <w:rPr>
              <w:rStyle w:val="Hyperlink"/>
            </w:rPr>
            <w:t xml:space="preserve">expected prediction loss at</w:t>
          </w:r>
        </w:ins>
        <w:ins w:id="1027" w:author="PR Preview" w:date="2026-01-01T00:00:00Z">
          <w:r>
            <w:rPr>
              <w:rStyle w:val="Hyperlink"/>
            </w:rPr>
            <w:t xml:space="preserve"> </w:t>
          </w:r>
        </w:ins>
        <m:oMath>
          <m:r>
            <m:t>x</m:t>
          </m:r>
        </m:oMath>
      </w:hyperlink>
      <w:ins w:id="1028" w:author="PR Preview" w:date="2026-01-01T00:00:00Z">
        <w:r>
          <w:t xml:space="preserve">,</w:t>
        </w:r>
      </w:ins>
      <w:ins w:id="1029" w:author="PR Preview" w:date="2026-01-01T00:00:00Z">
        <w:r>
          <w:t xml:space="preserve"> </w:t>
        </w:r>
      </w:ins>
      <m:oMath>
        <m:sSubSup>
          <m:e>
            <m:r>
              <m:rPr>
                <m:sty m:val="p"/>
              </m:rPr>
              <m:t>EPL</m:t>
            </m:r>
          </m:e>
          <m:sub>
            <m:r>
              <m:t>n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ins w:id="1030" w:author="PR Preview" w:date="2026-01-01T00:00:00Z">
        <w:r>
          <w:t xml:space="preserve">,</w:t>
        </w:r>
      </w:ins>
      <w:ins w:id="1031" w:author="PR Preview" w:date="2026-01-01T00:00:00Z">
        <w:r>
          <w:t xml:space="preserve"> </w:t>
        </w:r>
      </w:ins>
      <w:ins w:id="1032" w:author="PR Preview" w:date="2026-01-01T00:00:00Z">
        <w:r>
          <w:t xml:space="preserve">and the distribution of</w:t>
        </w:r>
      </w:ins>
      <w:ins w:id="1033" w:author="PR Preview" w:date="2026-01-01T00:00:00Z">
        <w:r>
          <w:t xml:space="preserve"> </w:t>
        </w:r>
      </w:ins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ins w:id="1034" w:author="PR Preview" w:date="2026-01-01T00:00:00Z">
        <w:r>
          <w:t xml:space="preserve">.</w:t>
        </w:r>
      </w:ins>
    </w:p>
    <w:bookmarkEnd w:id="68"/>
    <w:bookmarkStart w:id="70" w:name="sol-expected-error-epe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sSup>
                <m:e>
                  <m:r>
                    <m:rPr>
                      <m:sty m:val="p"/>
                    </m:rPr>
                    <m:t>Err</m:t>
                  </m:r>
                </m:e>
                <m:sup>
                  <m:r>
                    <m:t>g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ℓ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(iterated expectations)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(iterated expectations)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rPr>
                          <m:sty m:val="p"/>
                        </m:rPr>
                        <m:t>EPL</m:t>
                      </m:r>
                    </m:e>
                    <m:sub>
                      <m:r>
                        <m:t>n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</m:eqArr>
        </m:oMath>
      </m:oMathPara>
    </w:p>
    <w:p>
      <w:pPr>
        <w:pStyle w:val="FirstParagraph"/>
      </w:pPr>
      <w:del w:id="1035" w:author="PR Preview" w:date="2026-01-01T00:00:00Z">
        <w:r>
          <w:delText xml:space="preserve">The steps labeled</w:delText>
        </w:r>
      </w:del>
      <w:del w:id="1036" w:author="PR Preview" w:date="2026-01-01T00:00:00Z">
        <w:r>
          <w:delText xml:space="preserve"> </w:delText>
        </w:r>
      </w:del>
      <w:del w:id="1037" w:author="PR Preview" w:date="2026-01-01T00:00:00Z">
        <w:r>
          <w:delText xml:space="preserve">“definition”</w:delText>
        </w:r>
      </w:del>
      <w:del w:id="1038" w:author="PR Preview" w:date="2026-01-01T00:00:00Z">
        <w:r>
          <w:delText xml:space="preserve"> </w:delText>
        </w:r>
      </w:del>
      <w:del w:id="1039" w:author="PR Preview" w:date="2026-01-01T00:00:00Z">
        <w:r>
          <w:delText xml:space="preserve">apply</w:delText>
        </w:r>
      </w:del>
      <w:del w:id="1040" w:author="PR Preview" w:date="2026-01-01T00:00:00Z">
        <w:r>
          <w:delText xml:space="preserve"> </w:delText>
        </w:r>
      </w:del>
      <w:hyperlink w:anchor="eq-expected-generalization-error">
        <w:del w:id="1041" w:author="PR Preview" w:date="2026-01-01T00:00:00Z">
          <w:r>
            <w:rPr>
              <w:rStyle w:val="Hyperlink"/>
            </w:rPr>
            <w:delText xml:space="preserve">Equation 11</w:delText>
          </w:r>
        </w:del>
      </w:hyperlink>
      <w:del w:id="1042" w:author="PR Preview" w:date="2026-01-01T00:00:00Z">
        <w:r>
          <w:delText xml:space="preserve">,</w:delText>
        </w:r>
      </w:del>
      <w:del w:id="1043" w:author="PR Preview" w:date="2026-01-01T00:00:00Z">
        <w:r>
          <w:delText xml:space="preserve"> </w:delText>
        </w:r>
      </w:del>
      <w:hyperlink w:anchor="eq-generalization-error">
        <w:del w:id="1044" w:author="PR Preview" w:date="2026-01-01T00:00:00Z">
          <w:r>
            <w:rPr>
              <w:rStyle w:val="Hyperlink"/>
            </w:rPr>
            <w:delText xml:space="preserve">Equation 7</w:delText>
          </w:r>
        </w:del>
      </w:hyperlink>
      <w:del w:id="1045" w:author="PR Preview" w:date="2026-01-01T00:00:00Z">
        <w:r>
          <w:delText xml:space="preserve"> </w:delText>
        </w:r>
      </w:del>
      <w:del w:id="1046" w:author="PR Preview" w:date="2026-01-01T00:00:00Z">
        <w:r>
          <w:delText xml:space="preserve">and</w:delText>
        </w:r>
      </w:del>
      <w:del w:id="1047" w:author="PR Preview" w:date="2026-01-01T00:00:00Z">
        <w:r>
          <w:delText xml:space="preserve"> </w:delText>
        </w:r>
      </w:del>
      <w:hyperlink w:anchor="eq-epe">
        <w:del w:id="1048" w:author="PR Preview" w:date="2026-01-01T00:00:00Z">
          <w:r>
            <w:rPr>
              <w:rStyle w:val="Hyperlink"/>
            </w:rPr>
            <w:delText xml:space="preserve">Equation 13</w:delText>
          </w:r>
        </w:del>
      </w:hyperlink>
      <w:del w:id="1049" w:author="PR Preview" w:date="2026-01-01T00:00:00Z">
        <w:r>
          <w:delText xml:space="preserve">, in that order,</w:delText>
        </w:r>
      </w:del>
      <w:del w:id="1050" w:author="PR Preview" w:date="2026-01-01T00:00:00Z">
        <w:r>
          <w:delText xml:space="preserve"> </w:delText>
        </w:r>
      </w:del>
      <w:del w:id="1051" w:author="PR Preview" w:date="2026-01-01T00:00:00Z">
        <w:r>
          <w:delText xml:space="preserve">and the step labeled</w:delText>
        </w:r>
      </w:del>
      <w:del w:id="1052" w:author="PR Preview" w:date="2026-01-01T00:00:00Z">
        <w:r>
          <w:delText xml:space="preserve"> </w:delText>
        </w:r>
      </w:del>
      <w:del w:id="1053" w:author="PR Preview" w:date="2026-01-01T00:00:00Z">
        <w:r>
          <w:delText xml:space="preserve">“prediction rule”</w:delText>
        </w:r>
      </w:del>
      <w:del w:id="1054" w:author="PR Preview" w:date="2026-01-01T00:00:00Z">
        <w:r>
          <w:delText xml:space="preserve"> </w:delText>
        </w:r>
      </w:del>
      <w:del w:id="1055" w:author="PR Preview" w:date="2026-01-01T00:00:00Z">
        <w:r>
          <w:delText xml:space="preserve">applies</w:delText>
        </w:r>
      </w:del>
      <w:del w:id="1056" w:author="PR Preview" w:date="2026-01-01T00:00:00Z">
        <w:r>
          <w:delText xml:space="preserve"> </w:delText>
        </w:r>
      </w:del>
      <w:hyperlink w:anchor="eq-prediction-rule">
        <w:del w:id="1057" w:author="PR Preview" w:date="2026-01-01T00:00:00Z">
          <w:r>
            <w:rPr>
              <w:rStyle w:val="Hyperlink"/>
            </w:rPr>
            <w:delText xml:space="preserve">Equation 6</w:delText>
          </w:r>
        </w:del>
      </w:hyperlink>
      <w:del w:id="1058" w:author="PR Preview" w:date="2026-01-01T00:00:00Z">
        <w:r>
          <w:delText xml:space="preserve">,</w:delText>
        </w:r>
      </w:del>
      <w:del w:id="1059" w:author="PR Preview" w:date="2026-01-01T00:00:00Z">
        <w:r>
          <w:delText xml:space="preserve"> </w:delText>
        </w:r>
      </w:del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del w:id="1060" w:author="PR Preview" w:date="2026-01-01T00:00:00Z">
        <w:r>
          <w:delText xml:space="preserve">.</w:delText>
        </w:r>
      </w:del>
      <w:del w:id="1061" w:author="PR Preview" w:date="2026-01-01T00:00:00Z">
        <w:r>
          <w:delText xml:space="preserve"> </w:delText>
        </w:r>
      </w:del>
      <w:del w:id="1062" w:author="PR Preview" w:date="2026-01-01T00:00:00Z">
        <w:r>
          <w:delText xml:space="preserve">The two steps labeled</w:delText>
        </w:r>
      </w:del>
      <w:del w:id="1063" w:author="PR Preview" w:date="2026-01-01T00:00:00Z">
        <w:r>
          <w:delText xml:space="preserve"> </w:delText>
        </w:r>
      </w:del>
      <w:del w:id="1064" w:author="PR Preview" w:date="2026-01-01T00:00:00Z">
        <w:r>
          <w:delText xml:space="preserve">“iterated expectations”</w:delText>
        </w:r>
      </w:del>
      <w:del w:id="1065" w:author="PR Preview" w:date="2026-01-01T00:00:00Z">
        <w:r>
          <w:delText xml:space="preserve"> </w:delText>
        </w:r>
      </w:del>
      <w:del w:id="1066" w:author="PR Preview" w:date="2026-01-01T00:00:00Z">
        <w:r>
          <w:delText xml:space="preserve">use the</w:delText>
        </w:r>
      </w:del>
      <w:del w:id="1067" w:author="PR Preview" w:date="2026-01-01T00:00:00Z">
        <w:r>
          <w:delText xml:space="preserve"> </w:delText>
        </w:r>
      </w:del>
      <w:hyperlink r:id="rId69">
        <w:del w:id="1068" w:author="PR Preview" w:date="2026-01-01T00:00:00Z">
          <w:r>
            <w:rPr>
              <w:rStyle w:val="Hyperlink"/>
            </w:rPr>
            <w:delText xml:space="preserve">law of iterated expectations</w:delText>
          </w:r>
        </w:del>
      </w:hyperlink>
      <w:del w:id="1069" w:author="PR Preview" w:date="2026-01-01T00:00:00Z">
        <w:r>
          <w:delText xml:space="preserve">,</w:delText>
        </w:r>
      </w:del>
      <w:del w:id="1070" w:author="PR Preview" w:date="2026-01-01T00:00:00Z">
        <w:r>
          <w:delText xml:space="preserve"> </w:delText>
        </w:r>
      </w:del>
      <w:del w:id="1071" w:author="PR Preview" w:date="2026-01-01T00:00:00Z">
        <w:r>
          <w:delText xml:space="preserve">the first conditioning on</w:delText>
        </w:r>
      </w:del>
      <w:del w:id="1072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del w:id="1073" w:author="PR Preview" w:date="2026-01-01T00:00:00Z">
        <w:r>
          <w:delText xml:space="preserve"> </w:delText>
        </w:r>
      </w:del>
      <w:del w:id="1074" w:author="PR Preview" w:date="2026-01-01T00:00:00Z">
        <w:r>
          <w:delText xml:space="preserve">and the second on</w:delText>
        </w:r>
      </w:del>
      <w:del w:id="1075" w:author="PR Preview" w:date="2026-01-01T00:00:00Z">
        <w:r>
          <w:delText xml:space="preserve"> </w:delText>
        </w:r>
      </w:del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del w:id="1076" w:author="PR Preview" w:date="2026-01-01T00:00:00Z">
        <w:r>
          <w:delText xml:space="preserve">.</w:delText>
        </w:r>
      </w:del>
      <w:del w:id="1077" w:author="PR Preview" w:date="2026-01-01T00:00:00Z">
        <w:r>
          <w:delText xml:space="preserve"> </w:delText>
        </w:r>
      </w:del>
      <w:del w:id="1078" w:author="PR Preview" w:date="2026-01-01T00:00:00Z">
        <w:r>
          <w:delText xml:space="preserve">The last line needs</w:delText>
        </w:r>
      </w:del>
      <w:del w:id="1079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del w:id="1080" w:author="PR Preview" w:date="2026-01-01T00:00:00Z">
        <w:r>
          <w:delText xml:space="preserve"> </w:delText>
        </w:r>
      </w:del>
      <w:del w:id="1081" w:author="PR Preview" w:date="2026-01-01T00:00:00Z">
        <w:r>
          <w:delText xml:space="preserve">to be independent of</w:delText>
        </w:r>
      </w:del>
      <w:del w:id="1082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del w:id="1083" w:author="PR Preview" w:date="2026-01-01T00:00:00Z">
        <w:r>
          <w:delText xml:space="preserve">:</w:delText>
        </w:r>
      </w:del>
      <w:del w:id="1084" w:author="PR Preview" w:date="2026-01-01T00:00:00Z">
        <w:r>
          <w:delText xml:space="preserve"> </w:delText>
        </w:r>
      </w:del>
      <w:del w:id="1085" w:author="PR Preview" w:date="2026-01-01T00:00:00Z">
        <w:r>
          <w:delText xml:space="preserve">then, given</w:delText>
        </w:r>
      </w:del>
      <w:del w:id="1086" w:author="PR Preview" w:date="2026-01-01T00:00:00Z">
        <w:r>
          <w:delText xml:space="preserve"> </w:delText>
        </w:r>
      </w:del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del w:id="1087" w:author="PR Preview" w:date="2026-01-01T00:00:00Z">
        <w:r>
          <w:delText xml:space="preserve">,</w:delText>
        </w:r>
      </w:del>
      <w:del w:id="1088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del w:id="1089" w:author="PR Preview" w:date="2026-01-01T00:00:00Z">
        <w:r>
          <w:delText xml:space="preserve"> </w:delText>
        </w:r>
      </w:del>
      <w:del w:id="1090" w:author="PR Preview" w:date="2026-01-01T00:00:00Z">
        <w:r>
          <w:delText xml:space="preserve">still has its unconditional distribution,</w:delText>
        </w:r>
      </w:del>
      <w:del w:id="1091" w:author="PR Preview" w:date="2026-01-01T00:00:00Z">
        <w:r>
          <w:delText xml:space="preserve"> </w:delText>
        </w:r>
      </w:del>
      <w:del w:id="1092" w:author="PR Preview" w:date="2026-01-01T00:00:00Z">
        <w:r>
          <w:delText xml:space="preserve">as</w:delText>
        </w:r>
      </w:del>
      <w:del w:id="1093" w:author="PR Preview" w:date="2026-01-01T00:00:00Z">
        <w:r>
          <w:delText xml:space="preserve"> </w:delText>
        </w:r>
      </w:del>
      <w:hyperlink w:anchor="def-epe">
        <w:del w:id="1094" w:author="PR Preview" w:date="2026-01-01T00:00:00Z">
          <w:r>
            <w:rPr>
              <w:rStyle w:val="Hyperlink"/>
            </w:rPr>
            <w:delText xml:space="preserve">Definition 14</w:delText>
          </w:r>
        </w:del>
      </w:hyperlink>
      <w:del w:id="1095" w:author="PR Preview" w:date="2026-01-01T00:00:00Z">
        <w:r>
          <w:delText xml:space="preserve"> </w:delText>
        </w:r>
      </w:del>
      <w:del w:id="1096" w:author="PR Preview" w:date="2026-01-01T00:00:00Z">
        <w:r>
          <w:delText xml:space="preserve">requires.</w:delText>
        </w:r>
      </w:del>
    </w:p>
    <w:p>
      <w:pPr>
        <w:pStyle w:val="BodyText"/>
      </w:pPr>
      <w:del w:id="1097" w:author="PR Preview" w:date="2026-01-01T00:00:00Z">
        <w:r>
          <w:rPr>
            <w:b/>
            <w:bCs/>
          </w:rPr>
          <w:delText xml:space="preserve">Theorem 1 (The expected generalization error averages the error at each covariate value)</w:delText>
        </w:r>
      </w:del>
      <w:del w:id="1098" w:author="PR Preview" w:date="2026-01-01T00:00:00Z">
        <w:r>
          <w:delText xml:space="preserve"> </w:delText>
        </w:r>
      </w:del>
      <w:del w:id="1099" w:author="PR Preview" w:date="2026-01-01T00:00:00Z">
        <w:r>
          <w:delText xml:space="preserve">If the random</w:delText>
        </w:r>
      </w:del>
      <w:del w:id="1100" w:author="PR Preview" w:date="2026-01-01T00:00:00Z">
        <w:r>
          <w:delText xml:space="preserve"> </w:delText>
        </w:r>
      </w:del>
      <w:hyperlink w:anchor="def-training-set">
        <w:del w:id="1101" w:author="PR Preview" w:date="2026-01-01T00:00:00Z">
          <w:r>
            <w:rPr>
              <w:rStyle w:val="Hyperlink"/>
            </w:rPr>
            <w:delText xml:space="preserve">training set</w:delText>
          </w:r>
        </w:del>
      </w:hyperlink>
      <w:del w:id="1102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del w:id="1103" w:author="PR Preview" w:date="2026-01-01T00:00:00Z">
        <w:r>
          <w:delText xml:space="preserve"> </w:delText>
        </w:r>
      </w:del>
      <w:del w:id="1104" w:author="PR Preview" w:date="2026-01-01T00:00:00Z">
        <w:r>
          <w:delText xml:space="preserve">is independent of the new observation</w:delText>
        </w:r>
      </w:del>
      <w:del w:id="1105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del w:id="1106" w:author="PR Preview" w:date="2026-01-01T00:00:00Z">
        <w:r>
          <w:delText xml:space="preserve">,</w:delText>
        </w:r>
      </w:del>
      <w:del w:id="1107" w:author="PR Preview" w:date="2026-01-01T00:00:00Z">
        <w:r>
          <w:delText xml:space="preserve"> </w:delText>
        </w:r>
      </w:del>
      <w:del w:id="1108" w:author="PR Preview" w:date="2026-01-01T00:00:00Z">
        <w:r>
          <w:delText xml:space="preserve">the</w:delText>
        </w:r>
      </w:del>
      <w:del w:id="1109" w:author="PR Preview" w:date="2026-01-01T00:00:00Z">
        <w:r>
          <w:delText xml:space="preserve"> </w:delText>
        </w:r>
      </w:del>
      <w:hyperlink w:anchor="def-expected-generalization-error">
        <w:del w:id="1110" w:author="PR Preview" w:date="2026-01-01T00:00:00Z">
          <w:r>
            <w:rPr>
              <w:rStyle w:val="Hyperlink"/>
            </w:rPr>
            <w:delText xml:space="preserve">expected generalization error</w:delText>
          </w:r>
        </w:del>
      </w:hyperlink>
      <w:del w:id="1111" w:author="PR Preview" w:date="2026-01-01T00:00:00Z">
        <w:r>
          <w:delText xml:space="preserve"> </w:delText>
        </w:r>
      </w:del>
      <w:del w:id="1112" w:author="PR Preview" w:date="2026-01-01T00:00:00Z">
        <w:r>
          <w:delText xml:space="preserve">of a</w:delText>
        </w:r>
      </w:del>
      <w:del w:id="1113" w:author="PR Preview" w:date="2026-01-01T00:00:00Z">
        <w:r>
          <w:delText xml:space="preserve"> </w:delText>
        </w:r>
      </w:del>
      <w:hyperlink w:anchor="def-fitting-procedure">
        <w:del w:id="1114" w:author="PR Preview" w:date="2026-01-01T00:00:00Z">
          <w:r>
            <w:rPr>
              <w:rStyle w:val="Hyperlink"/>
            </w:rPr>
            <w:delText xml:space="preserve">fitting procedure</w:delText>
          </w:r>
        </w:del>
      </w:hyperlink>
      <w:del w:id="1115" w:author="PR Preview" w:date="2026-01-01T00:00:00Z">
        <w:r>
          <w:delText xml:space="preserve"> </w:delText>
        </w:r>
      </w:del>
      <m:oMath>
        <m:r>
          <m:t>g</m:t>
        </m:r>
      </m:oMath>
      <w:del w:id="1116" w:author="PR Preview" w:date="2026-01-01T00:00:00Z">
        <w:r>
          <w:delText xml:space="preserve"> </w:delText>
        </w:r>
      </w:del>
      <w:del w:id="1117" w:author="PR Preview" w:date="2026-01-01T00:00:00Z">
        <w:r>
          <w:delText xml:space="preserve">is the mean of its</w:delText>
        </w:r>
      </w:del>
      <w:del w:id="1118" w:author="PR Preview" w:date="2026-01-01T00:00:00Z">
        <w:r>
          <w:delText xml:space="preserve"> </w:delText>
        </w:r>
      </w:del>
      <w:hyperlink w:anchor="def-epe">
        <w:del w:id="1119" w:author="PR Preview" w:date="2026-01-01T00:00:00Z">
          <w:r>
            <w:rPr>
              <w:rStyle w:val="Hyperlink"/>
            </w:rPr>
            <w:delText xml:space="preserve">expected squared prediction error at</w:delText>
          </w:r>
        </w:del>
        <w:del w:id="1120" w:author="PR Preview" w:date="2026-01-01T00:00:00Z">
          <w:r>
            <w:rPr>
              <w:rStyle w:val="Hyperlink"/>
            </w:rPr>
            <w:delText xml:space="preserve"> </w:delText>
          </w:r>
        </w:del>
        <m:oMath>
          <m:r>
            <m:t>x</m:t>
          </m:r>
        </m:oMath>
      </w:hyperlink>
      <w:del w:id="1121" w:author="PR Preview" w:date="2026-01-01T00:00:00Z">
        <w:r>
          <w:delText xml:space="preserve"> </w:delText>
        </w:r>
      </w:del>
      <w:del w:id="1122" w:author="PR Preview" w:date="2026-01-01T00:00:00Z">
        <w:r>
          <w:delText xml:space="preserve">over the distribution of</w:delText>
        </w:r>
      </w:del>
      <w:del w:id="1123" w:author="PR Preview" w:date="2026-01-01T00:00:00Z">
        <w:r>
          <w:delText xml:space="preserve"> </w:delText>
        </w:r>
      </w:del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del w:id="1124" w:author="PR Preview" w:date="2026-01-01T00:00:00Z">
        <w:r>
          <w:delText xml:space="preserve">:</w:delText>
        </w:r>
      </w:del>
    </w:p>
    <w:p>
      <w:pPr>
        <w:pStyle w:val="FirstParagraph"/>
      </w:pPr>
      <w:ins w:id="1125" w:author="PR Preview" w:date="2026-01-01T00:00:00Z">
        <w:r>
          <w:t xml:space="preserve">The steps labeled</w:t>
        </w:r>
      </w:ins>
      <w:ins w:id="1126" w:author="PR Preview" w:date="2026-01-01T00:00:00Z">
        <w:r>
          <w:t xml:space="preserve"> </w:t>
        </w:r>
      </w:ins>
      <w:ins w:id="1127" w:author="PR Preview" w:date="2026-01-01T00:00:00Z">
        <w:r>
          <w:t xml:space="preserve">“definition”</w:t>
        </w:r>
      </w:ins>
      <w:ins w:id="1128" w:author="PR Preview" w:date="2026-01-01T00:00:00Z">
        <w:r>
          <w:t xml:space="preserve"> </w:t>
        </w:r>
      </w:ins>
      <w:ins w:id="1129" w:author="PR Preview" w:date="2026-01-01T00:00:00Z">
        <w:r>
          <w:t xml:space="preserve">apply</w:t>
        </w:r>
      </w:ins>
      <w:ins w:id="1130" w:author="PR Preview" w:date="2026-01-01T00:00:00Z">
        <w:r>
          <w:t xml:space="preserve"> </w:t>
        </w:r>
      </w:ins>
      <w:hyperlink w:anchor="eq-expected-generalization-error">
        <w:ins w:id="1131" w:author="PR Preview" w:date="2026-01-01T00:00:00Z">
          <w:r>
            <w:rPr>
              <w:rStyle w:val="Hyperlink"/>
            </w:rPr>
            <w:t xml:space="preserve">Equation 12</w:t>
          </w:r>
        </w:ins>
      </w:hyperlink>
      <w:ins w:id="1132" w:author="PR Preview" w:date="2026-01-01T00:00:00Z">
        <w:r>
          <w:t xml:space="preserve">,</w:t>
        </w:r>
      </w:ins>
      <w:ins w:id="1133" w:author="PR Preview" w:date="2026-01-01T00:00:00Z">
        <w:r>
          <w:t xml:space="preserve"> </w:t>
        </w:r>
      </w:ins>
      <w:hyperlink w:anchor="eq-generalization-error">
        <w:ins w:id="1134" w:author="PR Preview" w:date="2026-01-01T00:00:00Z">
          <w:r>
            <w:rPr>
              <w:rStyle w:val="Hyperlink"/>
            </w:rPr>
            <w:t xml:space="preserve">Equation 8</w:t>
          </w:r>
        </w:ins>
      </w:hyperlink>
      <w:ins w:id="1135" w:author="PR Preview" w:date="2026-01-01T00:00:00Z">
        <w:r>
          <w:t xml:space="preserve"> </w:t>
        </w:r>
      </w:ins>
      <w:ins w:id="1136" w:author="PR Preview" w:date="2026-01-01T00:00:00Z">
        <w:r>
          <w:t xml:space="preserve">and</w:t>
        </w:r>
      </w:ins>
      <w:ins w:id="1137" w:author="PR Preview" w:date="2026-01-01T00:00:00Z">
        <w:r>
          <w:t xml:space="preserve"> </w:t>
        </w:r>
      </w:ins>
      <w:hyperlink w:anchor="eq-epl">
        <w:ins w:id="1138" w:author="PR Preview" w:date="2026-01-01T00:00:00Z">
          <w:r>
            <w:rPr>
              <w:rStyle w:val="Hyperlink"/>
            </w:rPr>
            <w:t xml:space="preserve">Equation 14</w:t>
          </w:r>
        </w:ins>
      </w:hyperlink>
      <w:ins w:id="1139" w:author="PR Preview" w:date="2026-01-01T00:00:00Z">
        <w:r>
          <w:t xml:space="preserve">, in that order.</w:t>
        </w:r>
      </w:ins>
      <w:ins w:id="1140" w:author="PR Preview" w:date="2026-01-01T00:00:00Z">
        <w:r>
          <w:t xml:space="preserve"> </w:t>
        </w:r>
      </w:ins>
      <w:ins w:id="1141" w:author="PR Preview" w:date="2026-01-01T00:00:00Z">
        <w:r>
          <w:t xml:space="preserve">Here</w:t>
        </w:r>
      </w:ins>
      <w:ins w:id="1142" w:author="PR Preview" w:date="2026-01-01T00:00:00Z">
        <w:r>
          <w:t xml:space="preserve"> </w:t>
        </w:r>
      </w:ins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</m:oMath>
      <w:ins w:id="1143" w:author="PR Preview" w:date="2026-01-01T00:00:00Z">
        <w:r>
          <w:t xml:space="preserve"> </w:t>
        </w:r>
      </w:ins>
      <w:ins w:id="1144" w:author="PR Preview" w:date="2026-01-01T00:00:00Z">
        <w:r>
          <w:t xml:space="preserve">is the</w:t>
        </w:r>
      </w:ins>
      <w:ins w:id="1145" w:author="PR Preview" w:date="2026-01-01T00:00:00Z">
        <w:r>
          <w:t xml:space="preserve"> </w:t>
        </w:r>
      </w:ins>
      <w:hyperlink w:anchor="def-observation-loss">
        <w:ins w:id="1146" w:author="PR Preview" w:date="2026-01-01T00:00:00Z">
          <w:r>
            <w:rPr>
              <w:rStyle w:val="Hyperlink"/>
            </w:rPr>
            <w:t xml:space="preserve">loss</w:t>
          </w:r>
        </w:ins>
      </w:hyperlink>
      <w:ins w:id="1147" w:author="PR Preview" w:date="2026-01-01T00:00:00Z">
        <w:r>
          <w:t xml:space="preserve"> </w:t>
        </w:r>
      </w:ins>
      <w:ins w:id="1148" w:author="PR Preview" w:date="2026-01-01T00:00:00Z">
        <w:r>
          <w:t xml:space="preserve">of the prediction rule</w:t>
        </w:r>
      </w:ins>
      <w:ins w:id="1149" w:author="PR Preview" w:date="2026-01-01T00:00:00Z">
        <w:r>
          <w:t xml:space="preserve"> </w:t>
        </w:r>
      </w:ins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ins w:id="1150" w:author="PR Preview" w:date="2026-01-01T00:00:00Z">
        <w:r>
          <w:t xml:space="preserve"> </w:t>
        </w:r>
      </w:ins>
      <w:ins w:id="1151" w:author="PR Preview" w:date="2026-01-01T00:00:00Z">
        <w:r>
          <w:t xml:space="preserve">(</w:t>
        </w:r>
      </w:ins>
      <w:hyperlink w:anchor="eq-prediction-rule">
        <w:ins w:id="1152" w:author="PR Preview" w:date="2026-01-01T00:00:00Z">
          <w:r>
            <w:rPr>
              <w:rStyle w:val="Hyperlink"/>
            </w:rPr>
            <w:t xml:space="preserve">Equation 6</w:t>
          </w:r>
        </w:ins>
      </w:hyperlink>
      <w:ins w:id="1153" w:author="PR Preview" w:date="2026-01-01T00:00:00Z">
        <w:r>
          <w:t xml:space="preserve">)</w:t>
        </w:r>
      </w:ins>
      <w:ins w:id="1154" w:author="PR Preview" w:date="2026-01-01T00:00:00Z">
        <w:r>
          <w:t xml:space="preserve"> </w:t>
        </w:r>
      </w:ins>
      <w:ins w:id="1155" w:author="PR Preview" w:date="2026-01-01T00:00:00Z">
        <w:r>
          <w:t xml:space="preserve">on the new observation.</w:t>
        </w:r>
      </w:ins>
      <w:ins w:id="1156" w:author="PR Preview" w:date="2026-01-01T00:00:00Z">
        <w:r>
          <w:t xml:space="preserve"> </w:t>
        </w:r>
      </w:ins>
      <w:ins w:id="1157" w:author="PR Preview" w:date="2026-01-01T00:00:00Z">
        <w:r>
          <w:t xml:space="preserve">The two steps labeled</w:t>
        </w:r>
      </w:ins>
      <w:ins w:id="1158" w:author="PR Preview" w:date="2026-01-01T00:00:00Z">
        <w:r>
          <w:t xml:space="preserve"> </w:t>
        </w:r>
      </w:ins>
      <w:ins w:id="1159" w:author="PR Preview" w:date="2026-01-01T00:00:00Z">
        <w:r>
          <w:t xml:space="preserve">“iterated expectations”</w:t>
        </w:r>
      </w:ins>
      <w:ins w:id="1160" w:author="PR Preview" w:date="2026-01-01T00:00:00Z">
        <w:r>
          <w:t xml:space="preserve"> </w:t>
        </w:r>
      </w:ins>
      <w:ins w:id="1161" w:author="PR Preview" w:date="2026-01-01T00:00:00Z">
        <w:r>
          <w:t xml:space="preserve">use the</w:t>
        </w:r>
      </w:ins>
      <w:ins w:id="1162" w:author="PR Preview" w:date="2026-01-01T00:00:00Z">
        <w:r>
          <w:t xml:space="preserve"> </w:t>
        </w:r>
      </w:ins>
      <w:hyperlink r:id="rId69">
        <w:ins w:id="1163" w:author="PR Preview" w:date="2026-01-01T00:00:00Z">
          <w:r>
            <w:rPr>
              <w:rStyle w:val="Hyperlink"/>
            </w:rPr>
            <w:t xml:space="preserve">law of iterated expectations</w:t>
          </w:r>
        </w:ins>
      </w:hyperlink>
      <w:ins w:id="1164" w:author="PR Preview" w:date="2026-01-01T00:00:00Z">
        <w:r>
          <w:t xml:space="preserve">,</w:t>
        </w:r>
      </w:ins>
      <w:ins w:id="1165" w:author="PR Preview" w:date="2026-01-01T00:00:00Z">
        <w:r>
          <w:t xml:space="preserve"> </w:t>
        </w:r>
      </w:ins>
      <w:ins w:id="1166" w:author="PR Preview" w:date="2026-01-01T00:00:00Z">
        <w:r>
          <w:t xml:space="preserve">the first conditioning on</w:t>
        </w:r>
      </w:ins>
      <w:ins w:id="1167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ins w:id="1168" w:author="PR Preview" w:date="2026-01-01T00:00:00Z">
        <w:r>
          <w:t xml:space="preserve"> </w:t>
        </w:r>
      </w:ins>
      <w:ins w:id="1169" w:author="PR Preview" w:date="2026-01-01T00:00:00Z">
        <w:r>
          <w:t xml:space="preserve">and the second on</w:t>
        </w:r>
      </w:ins>
      <w:ins w:id="1170" w:author="PR Preview" w:date="2026-01-01T00:00:00Z">
        <w:r>
          <w:t xml:space="preserve"> </w:t>
        </w:r>
      </w:ins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ins w:id="1171" w:author="PR Preview" w:date="2026-01-01T00:00:00Z">
        <w:r>
          <w:t xml:space="preserve">.</w:t>
        </w:r>
      </w:ins>
      <w:ins w:id="1172" w:author="PR Preview" w:date="2026-01-01T00:00:00Z">
        <w:r>
          <w:t xml:space="preserve"> </w:t>
        </w:r>
      </w:ins>
      <w:ins w:id="1173" w:author="PR Preview" w:date="2026-01-01T00:00:00Z">
        <w:r>
          <w:t xml:space="preserve">The last line needs</w:t>
        </w:r>
      </w:ins>
      <w:ins w:id="1174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ins w:id="1175" w:author="PR Preview" w:date="2026-01-01T00:00:00Z">
        <w:r>
          <w:t xml:space="preserve"> </w:t>
        </w:r>
      </w:ins>
      <w:ins w:id="1176" w:author="PR Preview" w:date="2026-01-01T00:00:00Z">
        <w:r>
          <w:t xml:space="preserve">to be independent of</w:t>
        </w:r>
      </w:ins>
      <w:ins w:id="1177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ins w:id="1178" w:author="PR Preview" w:date="2026-01-01T00:00:00Z">
        <w:r>
          <w:t xml:space="preserve">:</w:t>
        </w:r>
      </w:ins>
      <w:ins w:id="1179" w:author="PR Preview" w:date="2026-01-01T00:00:00Z">
        <w:r>
          <w:t xml:space="preserve"> </w:t>
        </w:r>
      </w:ins>
      <w:ins w:id="1180" w:author="PR Preview" w:date="2026-01-01T00:00:00Z">
        <w:r>
          <w:t xml:space="preserve">then, given</w:t>
        </w:r>
      </w:ins>
      <w:ins w:id="1181" w:author="PR Preview" w:date="2026-01-01T00:00:00Z">
        <w:r>
          <w:t xml:space="preserve"> </w:t>
        </w:r>
      </w:ins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ins w:id="1182" w:author="PR Preview" w:date="2026-01-01T00:00:00Z">
        <w:r>
          <w:t xml:space="preserve">,</w:t>
        </w:r>
      </w:ins>
      <w:ins w:id="1183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ins w:id="1184" w:author="PR Preview" w:date="2026-01-01T00:00:00Z">
        <w:r>
          <w:t xml:space="preserve"> </w:t>
        </w:r>
      </w:ins>
      <w:ins w:id="1185" w:author="PR Preview" w:date="2026-01-01T00:00:00Z">
        <w:r>
          <w:t xml:space="preserve">still has its unconditional distribution,</w:t>
        </w:r>
      </w:ins>
      <w:ins w:id="1186" w:author="PR Preview" w:date="2026-01-01T00:00:00Z">
        <w:r>
          <w:t xml:space="preserve"> </w:t>
        </w:r>
      </w:ins>
      <w:ins w:id="1187" w:author="PR Preview" w:date="2026-01-01T00:00:00Z">
        <w:r>
          <w:t xml:space="preserve">as</w:t>
        </w:r>
      </w:ins>
      <w:ins w:id="1188" w:author="PR Preview" w:date="2026-01-01T00:00:00Z">
        <w:r>
          <w:t xml:space="preserve"> </w:t>
        </w:r>
      </w:ins>
      <w:hyperlink w:anchor="def-epl">
        <w:ins w:id="1189" w:author="PR Preview" w:date="2026-01-01T00:00:00Z">
          <w:r>
            <w:rPr>
              <w:rStyle w:val="Hyperlink"/>
            </w:rPr>
            <w:t xml:space="preserve">Definition 16</w:t>
          </w:r>
        </w:ins>
      </w:hyperlink>
      <w:ins w:id="1190" w:author="PR Preview" w:date="2026-01-01T00:00:00Z">
        <w:r>
          <w:t xml:space="preserve"> </w:t>
        </w:r>
      </w:ins>
      <w:ins w:id="1191" w:author="PR Preview" w:date="2026-01-01T00:00:00Z">
        <w:r>
          <w:t xml:space="preserve">requires.</w:t>
        </w:r>
      </w:ins>
    </w:p>
    <w:bookmarkEnd w:id="70"/>
    <w:bookmarkStart w:id="72" w:name="thm-expected-error-epe"/>
    <w:p>
      <w:pPr>
        <w:pStyle w:val="BodyText"/>
      </w:pPr>
      <w:ins w:id="1192" w:author="PR Preview" w:date="2026-01-01T00:00:00Z">
        <w:r>
          <w:rPr>
            <w:b/>
            <w:bCs/>
          </w:rPr>
          <w:t xml:space="preserve">Theorem 1 (The expected generalization error averages the loss at each covariate value)</w:t>
        </w:r>
      </w:ins>
      <w:ins w:id="1193" w:author="PR Preview" w:date="2026-01-01T00:00:00Z">
        <w:r>
          <w:t xml:space="preserve"> </w:t>
        </w:r>
      </w:ins>
      <w:ins w:id="1194" w:author="PR Preview" w:date="2026-01-01T00:00:00Z">
        <w:r>
          <w:t xml:space="preserve">If the random</w:t>
        </w:r>
      </w:ins>
      <w:ins w:id="1195" w:author="PR Preview" w:date="2026-01-01T00:00:00Z">
        <w:r>
          <w:t xml:space="preserve"> </w:t>
        </w:r>
      </w:ins>
      <w:hyperlink w:anchor="def-training-set">
        <w:ins w:id="1196" w:author="PR Preview" w:date="2026-01-01T00:00:00Z">
          <w:r>
            <w:rPr>
              <w:rStyle w:val="Hyperlink"/>
            </w:rPr>
            <w:t xml:space="preserve">training set</w:t>
          </w:r>
        </w:ins>
      </w:hyperlink>
      <w:ins w:id="1197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ins w:id="1198" w:author="PR Preview" w:date="2026-01-01T00:00:00Z">
        <w:r>
          <w:t xml:space="preserve"> </w:t>
        </w:r>
      </w:ins>
      <w:ins w:id="1199" w:author="PR Preview" w:date="2026-01-01T00:00:00Z">
        <w:r>
          <w:t xml:space="preserve">is independent of the new observation</w:t>
        </w:r>
      </w:ins>
      <w:ins w:id="1200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ins w:id="1201" w:author="PR Preview" w:date="2026-01-01T00:00:00Z">
        <w:r>
          <w:t xml:space="preserve">,</w:t>
        </w:r>
      </w:ins>
      <w:ins w:id="1202" w:author="PR Preview" w:date="2026-01-01T00:00:00Z">
        <w:r>
          <w:t xml:space="preserve"> </w:t>
        </w:r>
      </w:ins>
      <w:ins w:id="1203" w:author="PR Preview" w:date="2026-01-01T00:00:00Z">
        <w:r>
          <w:t xml:space="preserve">the</w:t>
        </w:r>
      </w:ins>
      <w:ins w:id="1204" w:author="PR Preview" w:date="2026-01-01T00:00:00Z">
        <w:r>
          <w:t xml:space="preserve"> </w:t>
        </w:r>
      </w:ins>
      <w:hyperlink w:anchor="def-expected-generalization-error">
        <w:ins w:id="1205" w:author="PR Preview" w:date="2026-01-01T00:00:00Z">
          <w:r>
            <w:rPr>
              <w:rStyle w:val="Hyperlink"/>
            </w:rPr>
            <w:t xml:space="preserve">expected generalization error</w:t>
          </w:r>
        </w:ins>
      </w:hyperlink>
      <w:ins w:id="1206" w:author="PR Preview" w:date="2026-01-01T00:00:00Z">
        <w:r>
          <w:t xml:space="preserve"> </w:t>
        </w:r>
      </w:ins>
      <w:ins w:id="1207" w:author="PR Preview" w:date="2026-01-01T00:00:00Z">
        <w:r>
          <w:t xml:space="preserve">of a</w:t>
        </w:r>
      </w:ins>
      <w:ins w:id="1208" w:author="PR Preview" w:date="2026-01-01T00:00:00Z">
        <w:r>
          <w:t xml:space="preserve"> </w:t>
        </w:r>
      </w:ins>
      <w:hyperlink w:anchor="def-fitting-procedure">
        <w:ins w:id="1209" w:author="PR Preview" w:date="2026-01-01T00:00:00Z">
          <w:r>
            <w:rPr>
              <w:rStyle w:val="Hyperlink"/>
            </w:rPr>
            <w:t xml:space="preserve">fitting procedure</w:t>
          </w:r>
        </w:ins>
      </w:hyperlink>
      <w:ins w:id="1210" w:author="PR Preview" w:date="2026-01-01T00:00:00Z">
        <w:r>
          <w:t xml:space="preserve"> </w:t>
        </w:r>
      </w:ins>
      <m:oMath>
        <m:r>
          <m:t>g</m:t>
        </m:r>
      </m:oMath>
      <w:ins w:id="1211" w:author="PR Preview" w:date="2026-01-01T00:00:00Z">
        <w:r>
          <w:t xml:space="preserve"> </w:t>
        </w:r>
      </w:ins>
      <w:ins w:id="1212" w:author="PR Preview" w:date="2026-01-01T00:00:00Z">
        <w:r>
          <w:t xml:space="preserve">is the mean of its</w:t>
        </w:r>
      </w:ins>
      <w:ins w:id="1213" w:author="PR Preview" w:date="2026-01-01T00:00:00Z">
        <w:r>
          <w:t xml:space="preserve"> </w:t>
        </w:r>
      </w:ins>
      <w:hyperlink w:anchor="def-epl">
        <w:ins w:id="1214" w:author="PR Preview" w:date="2026-01-01T00:00:00Z">
          <w:r>
            <w:rPr>
              <w:rStyle w:val="Hyperlink"/>
            </w:rPr>
            <w:t xml:space="preserve">expected prediction loss at</w:t>
          </w:r>
        </w:ins>
        <w:ins w:id="1215" w:author="PR Preview" w:date="2026-01-01T00:00:00Z">
          <w:r>
            <w:rPr>
              <w:rStyle w:val="Hyperlink"/>
            </w:rPr>
            <w:t xml:space="preserve"> </w:t>
          </w:r>
        </w:ins>
        <m:oMath>
          <m:r>
            <m:t>x</m:t>
          </m:r>
        </m:oMath>
      </w:hyperlink>
      <w:ins w:id="1216" w:author="PR Preview" w:date="2026-01-01T00:00:00Z">
        <w:r>
          <w:t xml:space="preserve"> </w:t>
        </w:r>
      </w:ins>
      <w:ins w:id="1217" w:author="PR Preview" w:date="2026-01-01T00:00:00Z">
        <w:r>
          <w:t xml:space="preserve">over the distribution of</w:t>
        </w:r>
      </w:ins>
      <w:ins w:id="1218" w:author="PR Preview" w:date="2026-01-01T00:00:00Z">
        <w:r>
          <w:t xml:space="preserve"> </w:t>
        </w:r>
      </w:ins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ins w:id="1219" w:author="PR Preview" w:date="2026-01-01T00:00:00Z">
        <w:r>
          <w:t xml:space="preserve">:</w:t>
        </w:r>
      </w:ins>
    </w:p>
    <w:p>
      <w:pPr>
        <w:pStyle w:val="BodyText"/>
      </w:pPr>
      <w:bookmarkStart w:id="71" w:name="eq-expected-error-epe"/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Err</m:t>
              </m:r>
            </m:e>
            <m:sup>
              <m:r>
                <m:t>g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Sup>
                <m:e>
                  <m:r>
                    <m:rPr>
                      <m:sty m:val="p"/>
                    </m:rPr>
                    <m:t>EPL</m:t>
                  </m:r>
                </m:e>
                <m:sub>
                  <m:r>
                    <m:t>n</m:t>
                  </m:r>
                </m:sub>
                <m:sup>
                  <m:r>
                    <m:t>g</m:t>
                  </m:r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16</m:t>
          </m:r>
          <m:r>
            <m:rPr>
              <m:sty m:val="p"/>
            </m:rPr>
            <m:t>)</m:t>
          </m:r>
        </m:oMath>
      </m:oMathPara>
      <w:bookmarkEnd w:id="71"/>
    </w:p>
    <w:bookmarkEnd w:id="7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expected-error-epe">
        <w:r>
          <w:rPr>
            <w:rStyle w:val="Hyperlink"/>
          </w:rPr>
          <w:t xml:space="preserve">Solution 3</w:t>
        </w:r>
      </w:hyperlink>
      <w:r>
        <w:t xml:space="preserve">.</w:t>
      </w:r>
    </w:p>
    <w:bookmarkStart w:id="74" w:name="def-average-fit"/>
    <w:p>
      <w:pPr>
        <w:pStyle w:val="BodyText"/>
      </w:pPr>
      <w:del w:id="1220" w:author="PR Preview" w:date="2026-01-01T00:00:00Z">
        <w:r>
          <w:rPr>
            <w:b/>
            <w:bCs/>
          </w:rPr>
          <w:delText xml:space="preserve">Definition 15 (Average fit)</w:delText>
        </w:r>
      </w:del>
      <w:del w:id="1221" w:author="PR Preview" w:date="2026-01-01T00:00:00Z">
        <w:r>
          <w:delText xml:space="preserve"> </w:delText>
        </w:r>
      </w:del>
      <w:del w:id="1222" w:author="PR Preview" w:date="2026-01-01T00:00:00Z">
        <w:r>
          <w:delText xml:space="preserve">Let</w:delText>
        </w:r>
      </w:del>
      <w:del w:id="1223" w:author="PR Preview" w:date="2026-01-01T00:00:00Z">
        <w:r>
          <w:delText xml:space="preserve"> </w:delText>
        </w:r>
      </w:del>
      <m:oMath>
        <m:r>
          <m:t>g</m:t>
        </m:r>
      </m:oMath>
      <w:del w:id="1224" w:author="PR Preview" w:date="2026-01-01T00:00:00Z">
        <w:r>
          <w:delText xml:space="preserve"> </w:delText>
        </w:r>
      </w:del>
      <w:del w:id="1225" w:author="PR Preview" w:date="2026-01-01T00:00:00Z">
        <w:r>
          <w:delText xml:space="preserve">be a</w:delText>
        </w:r>
      </w:del>
      <w:del w:id="1226" w:author="PR Preview" w:date="2026-01-01T00:00:00Z">
        <w:r>
          <w:delText xml:space="preserve"> </w:delText>
        </w:r>
      </w:del>
      <w:hyperlink w:anchor="def-fitting-procedure">
        <w:del w:id="1227" w:author="PR Preview" w:date="2026-01-01T00:00:00Z">
          <w:r>
            <w:rPr>
              <w:rStyle w:val="Hyperlink"/>
            </w:rPr>
            <w:delText xml:space="preserve">fitting procedure</w:delText>
          </w:r>
        </w:del>
      </w:hyperlink>
      <w:del w:id="1228" w:author="PR Preview" w:date="2026-01-01T00:00:00Z">
        <w:r>
          <w:delText xml:space="preserve">,</w:delText>
        </w:r>
      </w:del>
      <w:del w:id="1229" w:author="PR Preview" w:date="2026-01-01T00:00:00Z">
        <w:r>
          <w:delText xml:space="preserve"> </w:delText>
        </w:r>
      </w:del>
      <w:del w:id="1230" w:author="PR Preview" w:date="2026-01-01T00:00:00Z">
        <w:r>
          <w:delText xml:space="preserve">and let</w:delText>
        </w:r>
      </w:del>
      <w:del w:id="1231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del w:id="1232" w:author="PR Preview" w:date="2026-01-01T00:00:00Z">
        <w:r>
          <w:delText xml:space="preserve"> </w:delText>
        </w:r>
      </w:del>
      <w:del w:id="1233" w:author="PR Preview" w:date="2026-01-01T00:00:00Z">
        <w:r>
          <w:delText xml:space="preserve">be a random</w:delText>
        </w:r>
      </w:del>
      <w:del w:id="1234" w:author="PR Preview" w:date="2026-01-01T00:00:00Z">
        <w:r>
          <w:delText xml:space="preserve"> </w:delText>
        </w:r>
      </w:del>
      <w:hyperlink w:anchor="def-training-set">
        <w:del w:id="1235" w:author="PR Preview" w:date="2026-01-01T00:00:00Z">
          <w:r>
            <w:rPr>
              <w:rStyle w:val="Hyperlink"/>
            </w:rPr>
            <w:delText xml:space="preserve">training set</w:delText>
          </w:r>
        </w:del>
      </w:hyperlink>
      <w:del w:id="1236" w:author="PR Preview" w:date="2026-01-01T00:00:00Z">
        <w:r>
          <w:delText xml:space="preserve">.</w:delText>
        </w:r>
      </w:del>
      <w:del w:id="1237" w:author="PR Preview" w:date="2026-01-01T00:00:00Z">
        <w:r>
          <w:delText xml:space="preserve"> </w:delText>
        </w:r>
      </w:del>
      <w:del w:id="1238" w:author="PR Preview" w:date="2026-01-01T00:00:00Z">
        <w:r>
          <w:delText xml:space="preserve">The</w:delText>
        </w:r>
      </w:del>
      <w:del w:id="1239" w:author="PR Preview" w:date="2026-01-01T00:00:00Z">
        <w:r>
          <w:delText xml:space="preserve"> </w:delText>
        </w:r>
      </w:del>
      <w:del w:id="1240" w:author="PR Preview" w:date="2026-01-01T00:00:00Z">
        <w:r>
          <w:rPr>
            <w:b/>
            <w:bCs/>
          </w:rPr>
          <w:delText xml:space="preserve">average fit</w:delText>
        </w:r>
      </w:del>
      <w:del w:id="1241" w:author="PR Preview" w:date="2026-01-01T00:00:00Z">
        <w:r>
          <w:delText xml:space="preserve"> </w:delText>
        </w:r>
      </w:del>
      <w:del w:id="1242" w:author="PR Preview" w:date="2026-01-01T00:00:00Z">
        <w:r>
          <w:delText xml:space="preserve">of</w:delText>
        </w:r>
      </w:del>
      <w:del w:id="1243" w:author="PR Preview" w:date="2026-01-01T00:00:00Z">
        <w:r>
          <w:delText xml:space="preserve"> </w:delText>
        </w:r>
      </w:del>
      <m:oMath>
        <m:r>
          <m:t>g</m:t>
        </m:r>
      </m:oMath>
      <w:del w:id="1244" w:author="PR Preview" w:date="2026-01-01T00:00:00Z">
        <w:r>
          <w:delText xml:space="preserve"> </w:delText>
        </w:r>
      </w:del>
      <w:del w:id="1245" w:author="PR Preview" w:date="2026-01-01T00:00:00Z">
        <w:r>
          <w:delText xml:space="preserve">at a covariate value</w:delText>
        </w:r>
      </w:del>
      <w:del w:id="1246" w:author="PR Preview" w:date="2026-01-01T00:00:00Z">
        <w:r>
          <w:delText xml:space="preserve"> </w:delText>
        </w:r>
      </w:del>
      <m:oMath>
        <m:r>
          <m:t>x</m:t>
        </m:r>
      </m:oMath>
      <w:del w:id="1247" w:author="PR Preview" w:date="2026-01-01T00:00:00Z">
        <w:r>
          <w:delText xml:space="preserve"> </w:delText>
        </w:r>
      </w:del>
      <w:del w:id="1248" w:author="PR Preview" w:date="2026-01-01T00:00:00Z">
        <w:r>
          <w:delText xml:space="preserve">is the prediction</w:delText>
        </w:r>
      </w:del>
      <w:del w:id="1249" w:author="PR Preview" w:date="2026-01-01T00:00:00Z">
        <w:r>
          <w:delText xml:space="preserve"> </w:delText>
        </w:r>
      </w:del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del w:id="1250" w:author="PR Preview" w:date="2026-01-01T00:00:00Z">
        <w:r>
          <w:delText xml:space="preserve"> </w:delText>
        </w:r>
      </w:del>
      <w:del w:id="1251" w:author="PR Preview" w:date="2026-01-01T00:00:00Z">
        <w:r>
          <w:delText xml:space="preserve">averaged over every training set it might have been fitted to:</w:delText>
        </w:r>
      </w:del>
    </w:p>
    <w:p>
      <w:pPr>
        <w:pStyle w:val="BodyText"/>
      </w:pPr>
      <w:ins w:id="1252" w:author="PR Preview" w:date="2026-01-01T00:00:00Z">
        <w:r>
          <w:rPr>
            <w:b/>
            <w:bCs/>
          </w:rPr>
          <w:t xml:space="preserve">Definition 18 (Average fit)</w:t>
        </w:r>
      </w:ins>
      <w:ins w:id="1253" w:author="PR Preview" w:date="2026-01-01T00:00:00Z">
        <w:r>
          <w:t xml:space="preserve"> </w:t>
        </w:r>
      </w:ins>
      <w:ins w:id="1254" w:author="PR Preview" w:date="2026-01-01T00:00:00Z">
        <w:r>
          <w:t xml:space="preserve">Let</w:t>
        </w:r>
      </w:ins>
      <w:ins w:id="1255" w:author="PR Preview" w:date="2026-01-01T00:00:00Z">
        <w:r>
          <w:t xml:space="preserve"> </w:t>
        </w:r>
      </w:ins>
      <m:oMath>
        <m:r>
          <m:t>g</m:t>
        </m:r>
      </m:oMath>
      <w:ins w:id="1256" w:author="PR Preview" w:date="2026-01-01T00:00:00Z">
        <w:r>
          <w:t xml:space="preserve"> </w:t>
        </w:r>
      </w:ins>
      <w:ins w:id="1257" w:author="PR Preview" w:date="2026-01-01T00:00:00Z">
        <w:r>
          <w:t xml:space="preserve">be a</w:t>
        </w:r>
      </w:ins>
      <w:ins w:id="1258" w:author="PR Preview" w:date="2026-01-01T00:00:00Z">
        <w:r>
          <w:t xml:space="preserve"> </w:t>
        </w:r>
      </w:ins>
      <w:hyperlink w:anchor="def-fitting-procedure">
        <w:ins w:id="1259" w:author="PR Preview" w:date="2026-01-01T00:00:00Z">
          <w:r>
            <w:rPr>
              <w:rStyle w:val="Hyperlink"/>
            </w:rPr>
            <w:t xml:space="preserve">fitting procedure</w:t>
          </w:r>
        </w:ins>
      </w:hyperlink>
      <w:ins w:id="1260" w:author="PR Preview" w:date="2026-01-01T00:00:00Z">
        <w:r>
          <w:t xml:space="preserve">,</w:t>
        </w:r>
      </w:ins>
      <w:ins w:id="1261" w:author="PR Preview" w:date="2026-01-01T00:00:00Z">
        <w:r>
          <w:t xml:space="preserve"> </w:t>
        </w:r>
      </w:ins>
      <w:ins w:id="1262" w:author="PR Preview" w:date="2026-01-01T00:00:00Z">
        <w:r>
          <w:t xml:space="preserve">and let</w:t>
        </w:r>
      </w:ins>
      <w:ins w:id="1263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ins w:id="1264" w:author="PR Preview" w:date="2026-01-01T00:00:00Z">
        <w:r>
          <w:t xml:space="preserve"> </w:t>
        </w:r>
      </w:ins>
      <w:ins w:id="1265" w:author="PR Preview" w:date="2026-01-01T00:00:00Z">
        <w:r>
          <w:t xml:space="preserve">be a random</w:t>
        </w:r>
      </w:ins>
      <w:ins w:id="1266" w:author="PR Preview" w:date="2026-01-01T00:00:00Z">
        <w:r>
          <w:t xml:space="preserve"> </w:t>
        </w:r>
      </w:ins>
      <w:hyperlink w:anchor="def-training-set">
        <w:ins w:id="1267" w:author="PR Preview" w:date="2026-01-01T00:00:00Z">
          <w:r>
            <w:rPr>
              <w:rStyle w:val="Hyperlink"/>
            </w:rPr>
            <w:t xml:space="preserve">training set</w:t>
          </w:r>
        </w:ins>
      </w:hyperlink>
      <w:ins w:id="1268" w:author="PR Preview" w:date="2026-01-01T00:00:00Z">
        <w:r>
          <w:t xml:space="preserve">.</w:t>
        </w:r>
      </w:ins>
      <w:ins w:id="1269" w:author="PR Preview" w:date="2026-01-01T00:00:00Z">
        <w:r>
          <w:t xml:space="preserve"> </w:t>
        </w:r>
      </w:ins>
      <w:ins w:id="1270" w:author="PR Preview" w:date="2026-01-01T00:00:00Z">
        <w:r>
          <w:t xml:space="preserve">The</w:t>
        </w:r>
      </w:ins>
      <w:ins w:id="1271" w:author="PR Preview" w:date="2026-01-01T00:00:00Z">
        <w:r>
          <w:t xml:space="preserve"> </w:t>
        </w:r>
      </w:ins>
      <w:ins w:id="1272" w:author="PR Preview" w:date="2026-01-01T00:00:00Z">
        <w:r>
          <w:rPr>
            <w:b/>
            <w:bCs/>
          </w:rPr>
          <w:t xml:space="preserve">average fit</w:t>
        </w:r>
      </w:ins>
      <w:ins w:id="1273" w:author="PR Preview" w:date="2026-01-01T00:00:00Z">
        <w:r>
          <w:t xml:space="preserve"> </w:t>
        </w:r>
      </w:ins>
      <w:ins w:id="1274" w:author="PR Preview" w:date="2026-01-01T00:00:00Z">
        <w:r>
          <w:t xml:space="preserve">of</w:t>
        </w:r>
      </w:ins>
      <w:ins w:id="1275" w:author="PR Preview" w:date="2026-01-01T00:00:00Z">
        <w:r>
          <w:t xml:space="preserve"> </w:t>
        </w:r>
      </w:ins>
      <m:oMath>
        <m:r>
          <m:t>g</m:t>
        </m:r>
      </m:oMath>
      <w:ins w:id="1276" w:author="PR Preview" w:date="2026-01-01T00:00:00Z">
        <w:r>
          <w:t xml:space="preserve"> </w:t>
        </w:r>
      </w:ins>
      <w:ins w:id="1277" w:author="PR Preview" w:date="2026-01-01T00:00:00Z">
        <w:r>
          <w:t xml:space="preserve">at a covariate value</w:t>
        </w:r>
      </w:ins>
      <w:ins w:id="1278" w:author="PR Preview" w:date="2026-01-01T00:00:00Z">
        <w:r>
          <w:t xml:space="preserve"> </w:t>
        </w:r>
      </w:ins>
      <m:oMath>
        <m:r>
          <m:t>x</m:t>
        </m:r>
      </m:oMath>
      <w:ins w:id="1279" w:author="PR Preview" w:date="2026-01-01T00:00:00Z">
        <w:r>
          <w:t xml:space="preserve"> </w:t>
        </w:r>
      </w:ins>
      <w:ins w:id="1280" w:author="PR Preview" w:date="2026-01-01T00:00:00Z">
        <w:r>
          <w:t xml:space="preserve">is the prediction</w:t>
        </w:r>
      </w:ins>
      <w:ins w:id="1281" w:author="PR Preview" w:date="2026-01-01T00:00:00Z">
        <w:r>
          <w:t xml:space="preserve"> </w:t>
        </w:r>
      </w:ins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ins w:id="1282" w:author="PR Preview" w:date="2026-01-01T00:00:00Z">
        <w:r>
          <w:t xml:space="preserve"> </w:t>
        </w:r>
      </w:ins>
      <w:ins w:id="1283" w:author="PR Preview" w:date="2026-01-01T00:00:00Z">
        <w:r>
          <w:t xml:space="preserve">averaged over every training set it might have been fitted to:</w:t>
        </w:r>
      </w:ins>
    </w:p>
    <w:p>
      <w:pPr>
        <w:pStyle w:val="BodyText"/>
      </w:pPr>
      <w:bookmarkStart w:id="73" w:name="eq-average-fit"/>
      <m:oMathPara>
        <m:oMathParaPr>
          <m:jc m:val="center"/>
        </m:oMathParaPr>
        <m:oMath>
          <m:acc>
            <m:accPr>
              <m:chr m:val="‾"/>
            </m:accPr>
            <m:e>
              <m:r>
                <m:t>h</m:t>
              </m:r>
            </m:e>
          </m:acc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17</m:t>
          </m:r>
          <m:r>
            <m:rPr>
              <m:sty m:val="p"/>
            </m:rPr>
            <m:t>)</m:t>
          </m:r>
        </m:oMath>
      </m:oMathPara>
      <w:bookmarkEnd w:id="73"/>
    </w:p>
    <w:bookmarkEnd w:id="74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average fit is not a prediction anyone ever holds,</w:t>
      </w:r>
      <w:r>
        <w:t xml:space="preserve"> </w:t>
      </w:r>
      <w:r>
        <w:t xml:space="preserve">because an analysis has one training set, not the whole distribution of them.</w:t>
      </w:r>
      <w:r>
        <w:t xml:space="preserve"> </w:t>
      </w:r>
      <w:r>
        <w:t xml:space="preserve">It is a reference point for measuring how far the predictions are</w:t>
      </w:r>
      <w:r>
        <w:t xml:space="preserve"> </w:t>
      </w:r>
      <w:r>
        <w:t xml:space="preserve">from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and from each other.</w:t>
      </w:r>
    </w:p>
    <w:bookmarkStart w:id="75" w:name="exm-average-fit"/>
    <w:p>
      <w:pPr>
        <w:pStyle w:val="BodyText"/>
      </w:pPr>
      <w:del w:id="1284" w:author="PR Preview" w:date="2026-01-01T00:00:00Z">
        <w:r>
          <w:rPr>
            <w:b/>
            <w:bCs/>
          </w:rPr>
          <w:delText xml:space="preserve">Example 3 (Computing the average fit)</w:delText>
        </w:r>
      </w:del>
      <w:del w:id="1285" w:author="PR Preview" w:date="2026-01-01T00:00:00Z">
        <w:r>
          <w:delText xml:space="preserve"> </w:delText>
        </w:r>
      </w:del>
      <w:del w:id="1286" w:author="PR Preview" w:date="2026-01-01T00:00:00Z">
        <w:r>
          <w:delText xml:space="preserve">Suppose the predictions</w:delText>
        </w:r>
      </w:del>
      <w:del w:id="1287" w:author="PR Preview" w:date="2026-01-01T00:00:00Z">
        <w:r>
          <w:delText xml:space="preserve"> </w:delText>
        </w:r>
      </w:del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del w:id="1288" w:author="PR Preview" w:date="2026-01-01T00:00:00Z">
        <w:r>
          <w:delText xml:space="preserve"> </w:delText>
        </w:r>
      </w:del>
      <w:del w:id="1289" w:author="PR Preview" w:date="2026-01-01T00:00:00Z">
        <w:r>
          <w:delText xml:space="preserve">at</w:delText>
        </w:r>
      </w:del>
      <w:del w:id="1290" w:author="PR Preview" w:date="2026-01-01T00:00:00Z">
        <w:r>
          <w:delText xml:space="preserve"> </w:delText>
        </w:r>
      </w:del>
      <m:oMath>
        <m:r>
          <m:t>x</m:t>
        </m:r>
      </m:oMath>
      <w:del w:id="1291" w:author="PR Preview" w:date="2026-01-01T00:00:00Z">
        <w:r>
          <w:delText xml:space="preserve"> </w:delText>
        </w:r>
      </w:del>
      <w:del w:id="1292" w:author="PR Preview" w:date="2026-01-01T00:00:00Z">
        <w:r>
          <w:delText xml:space="preserve">take the values</w:delText>
        </w:r>
      </w:del>
      <w:del w:id="1293" w:author="PR Preview" w:date="2026-01-01T00:00:00Z">
        <w:r>
          <w:delText xml:space="preserve"> </w:delText>
        </w:r>
      </w:del>
      <m:oMath>
        <m:r>
          <m:t>9</m:t>
        </m:r>
      </m:oMath>
      <w:del w:id="1294" w:author="PR Preview" w:date="2026-01-01T00:00:00Z">
        <w:r>
          <w:delText xml:space="preserve">,</w:delText>
        </w:r>
      </w:del>
      <w:del w:id="1295" w:author="PR Preview" w:date="2026-01-01T00:00:00Z">
        <w:r>
          <w:delText xml:space="preserve"> </w:delText>
        </w:r>
      </w:del>
      <m:oMath>
        <m:r>
          <m:t>11</m:t>
        </m:r>
      </m:oMath>
      <w:del w:id="1296" w:author="PR Preview" w:date="2026-01-01T00:00:00Z">
        <w:r>
          <w:delText xml:space="preserve"> </w:delText>
        </w:r>
      </w:del>
      <w:del w:id="1297" w:author="PR Preview" w:date="2026-01-01T00:00:00Z">
        <w:r>
          <w:delText xml:space="preserve">and</w:delText>
        </w:r>
      </w:del>
      <w:del w:id="1298" w:author="PR Preview" w:date="2026-01-01T00:00:00Z">
        <w:r>
          <w:delText xml:space="preserve"> </w:delText>
        </w:r>
      </w:del>
      <m:oMath>
        <m:r>
          <m:t>13</m:t>
        </m:r>
      </m:oMath>
      <w:del w:id="1299" w:author="PR Preview" w:date="2026-01-01T00:00:00Z">
        <w:r>
          <w:delText xml:space="preserve"> </w:delText>
        </w:r>
      </w:del>
      <w:del w:id="1300" w:author="PR Preview" w:date="2026-01-01T00:00:00Z">
        <w:r>
          <w:delText xml:space="preserve">with equal probability.</w:delText>
        </w:r>
      </w:del>
      <w:del w:id="1301" w:author="PR Preview" w:date="2026-01-01T00:00:00Z">
        <w:r>
          <w:delText xml:space="preserve"> </w:delText>
        </w:r>
      </w:del>
      <w:del w:id="1302" w:author="PR Preview" w:date="2026-01-01T00:00:00Z">
        <w:r>
          <w:delText xml:space="preserve">Then</w:delText>
        </w:r>
      </w:del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‾"/>
                </m:accPr>
                <m:e>
                  <m:r>
                    <m:t>h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11</m:t>
                  </m:r>
                  <m:r>
                    <m:rPr>
                      <m:sty m:val="p"/>
                    </m:rPr>
                    <m:t>+</m:t>
                  </m:r>
                  <m:r>
                    <m:t>13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del w:id="1303" w:author="PR Preview" w:date="2026-01-01T00:00:00Z">
        <w:r>
          <w:rPr>
            <w:b/>
            <w:bCs/>
          </w:rPr>
          <w:delText xml:space="preserve">Definition 16 (Bias of a prediction)</w:delText>
        </w:r>
      </w:del>
      <w:del w:id="1304" w:author="PR Preview" w:date="2026-01-01T00:00:00Z">
        <w:r>
          <w:delText xml:space="preserve"> </w:delText>
        </w:r>
      </w:del>
      <w:del w:id="1305" w:author="PR Preview" w:date="2026-01-01T00:00:00Z">
        <w:r>
          <w:delText xml:space="preserve">Let</w:delText>
        </w:r>
      </w:del>
      <w:del w:id="1306" w:author="PR Preview" w:date="2026-01-01T00:00:00Z">
        <w:r>
          <w:delText xml:space="preserve"> </w:delText>
        </w:r>
      </w:del>
      <m:oMath>
        <m:r>
          <m:t>g</m:t>
        </m:r>
      </m:oMath>
      <w:del w:id="1307" w:author="PR Preview" w:date="2026-01-01T00:00:00Z">
        <w:r>
          <w:delText xml:space="preserve"> </w:delText>
        </w:r>
      </w:del>
      <w:del w:id="1308" w:author="PR Preview" w:date="2026-01-01T00:00:00Z">
        <w:r>
          <w:delText xml:space="preserve">be a</w:delText>
        </w:r>
      </w:del>
      <w:del w:id="1309" w:author="PR Preview" w:date="2026-01-01T00:00:00Z">
        <w:r>
          <w:delText xml:space="preserve"> </w:delText>
        </w:r>
      </w:del>
      <w:hyperlink w:anchor="def-fitting-procedure">
        <w:del w:id="1310" w:author="PR Preview" w:date="2026-01-01T00:00:00Z">
          <w:r>
            <w:rPr>
              <w:rStyle w:val="Hyperlink"/>
            </w:rPr>
            <w:delText xml:space="preserve">fitting procedure</w:delText>
          </w:r>
        </w:del>
      </w:hyperlink>
      <w:del w:id="1311" w:author="PR Preview" w:date="2026-01-01T00:00:00Z">
        <w:r>
          <w:delText xml:space="preserve">,</w:delText>
        </w:r>
      </w:del>
      <w:del w:id="1312" w:author="PR Preview" w:date="2026-01-01T00:00:00Z">
        <w:r>
          <w:delText xml:space="preserve"> </w:delText>
        </w:r>
      </w:del>
      <w:del w:id="1313" w:author="PR Preview" w:date="2026-01-01T00:00:00Z">
        <w:r>
          <w:delText xml:space="preserve">and let</w:delText>
        </w:r>
      </w:del>
      <w:del w:id="1314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del w:id="1315" w:author="PR Preview" w:date="2026-01-01T00:00:00Z">
        <w:r>
          <w:delText xml:space="preserve"> </w:delText>
        </w:r>
      </w:del>
      <w:del w:id="1316" w:author="PR Preview" w:date="2026-01-01T00:00:00Z">
        <w:r>
          <w:delText xml:space="preserve">be a random</w:delText>
        </w:r>
      </w:del>
      <w:del w:id="1317" w:author="PR Preview" w:date="2026-01-01T00:00:00Z">
        <w:r>
          <w:delText xml:space="preserve"> </w:delText>
        </w:r>
      </w:del>
      <w:hyperlink w:anchor="def-training-set">
        <w:del w:id="1318" w:author="PR Preview" w:date="2026-01-01T00:00:00Z">
          <w:r>
            <w:rPr>
              <w:rStyle w:val="Hyperlink"/>
            </w:rPr>
            <w:delText xml:space="preserve">training set</w:delText>
          </w:r>
        </w:del>
      </w:hyperlink>
      <w:del w:id="1319" w:author="PR Preview" w:date="2026-01-01T00:00:00Z">
        <w:r>
          <w:delText xml:space="preserve">.</w:delText>
        </w:r>
      </w:del>
      <w:del w:id="1320" w:author="PR Preview" w:date="2026-01-01T00:00:00Z">
        <w:r>
          <w:delText xml:space="preserve"> </w:delText>
        </w:r>
      </w:del>
      <w:del w:id="1321" w:author="PR Preview" w:date="2026-01-01T00:00:00Z">
        <w:r>
          <w:delText xml:space="preserve">At a covariate value</w:delText>
        </w:r>
      </w:del>
      <w:del w:id="1322" w:author="PR Preview" w:date="2026-01-01T00:00:00Z">
        <w:r>
          <w:delText xml:space="preserve"> </w:delText>
        </w:r>
      </w:del>
      <m:oMath>
        <m:r>
          <m:t>x</m:t>
        </m:r>
      </m:oMath>
      <w:del w:id="1323" w:author="PR Preview" w:date="2026-01-01T00:00:00Z">
        <w:r>
          <w:delText xml:space="preserve">,</w:delText>
        </w:r>
      </w:del>
      <w:del w:id="1324" w:author="PR Preview" w:date="2026-01-01T00:00:00Z">
        <w:r>
          <w:delText xml:space="preserve"> </w:delText>
        </w:r>
      </w:del>
      <w:del w:id="1325" w:author="PR Preview" w:date="2026-01-01T00:00:00Z">
        <w:r>
          <w:delText xml:space="preserve">the prediction</w:delText>
        </w:r>
      </w:del>
      <w:del w:id="1326" w:author="PR Preview" w:date="2026-01-01T00:00:00Z">
        <w:r>
          <w:delText xml:space="preserve"> </w:delText>
        </w:r>
      </w:del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del w:id="1327" w:author="PR Preview" w:date="2026-01-01T00:00:00Z">
        <w:r>
          <w:delText xml:space="preserve"> </w:delText>
        </w:r>
      </w:del>
      <w:del w:id="1328" w:author="PR Preview" w:date="2026-01-01T00:00:00Z">
        <w:r>
          <w:delText xml:space="preserve">is a random variable,</w:delText>
        </w:r>
      </w:del>
      <w:del w:id="1329" w:author="PR Preview" w:date="2026-01-01T00:00:00Z">
        <w:r>
          <w:delText xml:space="preserve"> </w:delText>
        </w:r>
      </w:del>
      <w:del w:id="1330" w:author="PR Preview" w:date="2026-01-01T00:00:00Z">
        <w:r>
          <w:delText xml:space="preserve">because it depends on the random training data.</w:delText>
        </w:r>
      </w:del>
      <w:del w:id="1331" w:author="PR Preview" w:date="2026-01-01T00:00:00Z">
        <w:r>
          <w:delText xml:space="preserve"> </w:delText>
        </w:r>
      </w:del>
      <w:del w:id="1332" w:author="PR Preview" w:date="2026-01-01T00:00:00Z">
        <w:r>
          <w:delText xml:space="preserve">The</w:delText>
        </w:r>
      </w:del>
      <w:del w:id="1333" w:author="PR Preview" w:date="2026-01-01T00:00:00Z">
        <w:r>
          <w:delText xml:space="preserve"> </w:delText>
        </w:r>
      </w:del>
      <w:del w:id="1334" w:author="PR Preview" w:date="2026-01-01T00:00:00Z">
        <w:r>
          <w:rPr>
            <w:b/>
            <w:bCs/>
          </w:rPr>
          <w:delText xml:space="preserve">bias</w:delText>
        </w:r>
      </w:del>
      <w:del w:id="1335" w:author="PR Preview" w:date="2026-01-01T00:00:00Z">
        <w:r>
          <w:delText xml:space="preserve"> </w:delText>
        </w:r>
      </w:del>
      <w:del w:id="1336" w:author="PR Preview" w:date="2026-01-01T00:00:00Z">
        <w:r>
          <w:delText xml:space="preserve">of the prediction, as a prediction of</w:delText>
        </w:r>
      </w:del>
      <w:del w:id="1337" w:author="PR Preview" w:date="2026-01-01T00:00:00Z">
        <w:r>
          <w:delText xml:space="preserve"> </w:delText>
        </w:r>
      </w:del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del w:id="1338" w:author="PR Preview" w:date="2026-01-01T00:00:00Z">
        <w:r>
          <w:delText xml:space="preserve">,</w:delText>
        </w:r>
      </w:del>
      <w:del w:id="1339" w:author="PR Preview" w:date="2026-01-01T00:00:00Z">
        <w:r>
          <w:delText xml:space="preserve"> </w:delText>
        </w:r>
      </w:del>
      <w:del w:id="1340" w:author="PR Preview" w:date="2026-01-01T00:00:00Z">
        <w:r>
          <w:delText xml:space="preserve">is the</w:delText>
        </w:r>
      </w:del>
      <w:del w:id="1341" w:author="PR Preview" w:date="2026-01-01T00:00:00Z">
        <w:r>
          <w:delText xml:space="preserve"> </w:delText>
        </w:r>
      </w:del>
      <w:hyperlink r:id="rId76">
        <w:del w:id="1342" w:author="PR Preview" w:date="2026-01-01T00:00:00Z">
          <w:r>
            <w:rPr>
              <w:rStyle w:val="Hyperlink"/>
            </w:rPr>
            <w:delText xml:space="preserve">bias</w:delText>
          </w:r>
        </w:del>
      </w:hyperlink>
      <w:del w:id="1343" w:author="PR Preview" w:date="2026-01-01T00:00:00Z">
        <w:r>
          <w:delText xml:space="preserve"> </w:delText>
        </w:r>
      </w:del>
      <w:del w:id="1344" w:author="PR Preview" w:date="2026-01-01T00:00:00Z">
        <w:r>
          <w:delText xml:space="preserve">of</w:delText>
        </w:r>
      </w:del>
      <w:del w:id="1345" w:author="PR Preview" w:date="2026-01-01T00:00:00Z">
        <w:r>
          <w:delText xml:space="preserve"> </w:delText>
        </w:r>
      </w:del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del w:id="1346" w:author="PR Preview" w:date="2026-01-01T00:00:00Z">
        <w:r>
          <w:delText xml:space="preserve"> </w:delText>
        </w:r>
      </w:del>
      <w:del w:id="1347" w:author="PR Preview" w:date="2026-01-01T00:00:00Z">
        <w:r>
          <w:delText xml:space="preserve">as an estimator of the</w:delText>
        </w:r>
      </w:del>
      <w:del w:id="1348" w:author="PR Preview" w:date="2026-01-01T00:00:00Z">
        <w:r>
          <w:delText xml:space="preserve"> </w:delText>
        </w:r>
      </w:del>
      <w:hyperlink w:anchor="def-mean-function">
        <w:del w:id="1349" w:author="PR Preview" w:date="2026-01-01T00:00:00Z">
          <w:r>
            <w:rPr>
              <w:rStyle w:val="Hyperlink"/>
            </w:rPr>
            <w:delText xml:space="preserve">mean function</w:delText>
          </w:r>
        </w:del>
      </w:hyperlink>
      <w:del w:id="1350" w:author="PR Preview" w:date="2026-01-01T00:00:00Z">
        <w:r>
          <w:delText xml:space="preserve"> </w:delText>
        </w:r>
      </w:del>
      <w:del w:id="1351" w:author="PR Preview" w:date="2026-01-01T00:00:00Z">
        <w:r>
          <w:delText xml:space="preserve">value</w:delText>
        </w:r>
      </w:del>
      <w:del w:id="1352" w:author="PR Preview" w:date="2026-01-01T00:00:00Z">
        <w:r>
          <w:delText xml:space="preserve"> </w:delText>
        </w:r>
      </w:del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del w:id="1353" w:author="PR Preview" w:date="2026-01-01T00:00:00Z">
        <w:r>
          <w:delText xml:space="preserve">:</w:delText>
        </w:r>
      </w:del>
    </w:p>
    <w:p>
      <w:pPr>
        <w:pStyle w:val="BodyText"/>
      </w:pPr>
      <w:ins w:id="1354" w:author="PR Preview" w:date="2026-01-01T00:00:00Z">
        <w:r>
          <w:rPr>
            <w:b/>
            <w:bCs/>
          </w:rPr>
          <w:t xml:space="preserve">Example 4 (Computing the average fit)</w:t>
        </w:r>
      </w:ins>
      <w:ins w:id="1355" w:author="PR Preview" w:date="2026-01-01T00:00:00Z">
        <w:r>
          <w:t xml:space="preserve"> </w:t>
        </w:r>
      </w:ins>
      <w:ins w:id="1356" w:author="PR Preview" w:date="2026-01-01T00:00:00Z">
        <w:r>
          <w:t xml:space="preserve">Suppose the predictions</w:t>
        </w:r>
      </w:ins>
      <w:ins w:id="1357" w:author="PR Preview" w:date="2026-01-01T00:00:00Z">
        <w:r>
          <w:t xml:space="preserve"> </w:t>
        </w:r>
      </w:ins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ins w:id="1358" w:author="PR Preview" w:date="2026-01-01T00:00:00Z">
        <w:r>
          <w:t xml:space="preserve"> </w:t>
        </w:r>
      </w:ins>
      <w:ins w:id="1359" w:author="PR Preview" w:date="2026-01-01T00:00:00Z">
        <w:r>
          <w:t xml:space="preserve">at</w:t>
        </w:r>
      </w:ins>
      <w:ins w:id="1360" w:author="PR Preview" w:date="2026-01-01T00:00:00Z">
        <w:r>
          <w:t xml:space="preserve"> </w:t>
        </w:r>
      </w:ins>
      <m:oMath>
        <m:r>
          <m:t>x</m:t>
        </m:r>
      </m:oMath>
      <w:ins w:id="1361" w:author="PR Preview" w:date="2026-01-01T00:00:00Z">
        <w:r>
          <w:t xml:space="preserve"> </w:t>
        </w:r>
      </w:ins>
      <w:ins w:id="1362" w:author="PR Preview" w:date="2026-01-01T00:00:00Z">
        <w:r>
          <w:t xml:space="preserve">take the values</w:t>
        </w:r>
      </w:ins>
      <w:ins w:id="1363" w:author="PR Preview" w:date="2026-01-01T00:00:00Z">
        <w:r>
          <w:t xml:space="preserve"> </w:t>
        </w:r>
      </w:ins>
      <m:oMath>
        <m:r>
          <m:t>9</m:t>
        </m:r>
      </m:oMath>
      <w:ins w:id="1364" w:author="PR Preview" w:date="2026-01-01T00:00:00Z">
        <w:r>
          <w:t xml:space="preserve">,</w:t>
        </w:r>
      </w:ins>
      <w:ins w:id="1365" w:author="PR Preview" w:date="2026-01-01T00:00:00Z">
        <w:r>
          <w:t xml:space="preserve"> </w:t>
        </w:r>
      </w:ins>
      <m:oMath>
        <m:r>
          <m:t>11</m:t>
        </m:r>
      </m:oMath>
      <w:ins w:id="1366" w:author="PR Preview" w:date="2026-01-01T00:00:00Z">
        <w:r>
          <w:t xml:space="preserve"> </w:t>
        </w:r>
      </w:ins>
      <w:ins w:id="1367" w:author="PR Preview" w:date="2026-01-01T00:00:00Z">
        <w:r>
          <w:t xml:space="preserve">and</w:t>
        </w:r>
      </w:ins>
      <w:ins w:id="1368" w:author="PR Preview" w:date="2026-01-01T00:00:00Z">
        <w:r>
          <w:t xml:space="preserve"> </w:t>
        </w:r>
      </w:ins>
      <m:oMath>
        <m:r>
          <m:t>13</m:t>
        </m:r>
      </m:oMath>
      <w:ins w:id="1369" w:author="PR Preview" w:date="2026-01-01T00:00:00Z">
        <w:r>
          <w:t xml:space="preserve"> </w:t>
        </w:r>
      </w:ins>
      <w:ins w:id="1370" w:author="PR Preview" w:date="2026-01-01T00:00:00Z">
        <w:r>
          <w:t xml:space="preserve">with equal probability.</w:t>
        </w:r>
      </w:ins>
      <w:ins w:id="1371" w:author="PR Preview" w:date="2026-01-01T00:00:00Z">
        <w:r>
          <w:t xml:space="preserve"> </w:t>
        </w:r>
      </w:ins>
      <w:ins w:id="1372" w:author="PR Preview" w:date="2026-01-01T00:00:00Z">
        <w:r>
          <w:t xml:space="preserve">Then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‾"/>
                </m:accPr>
                <m:e>
                  <m:r>
                    <m:t>h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11</m:t>
                  </m:r>
                  <m:r>
                    <m:rPr>
                      <m:sty m:val="p"/>
                    </m:rPr>
                    <m:t>+</m:t>
                  </m:r>
                  <m:r>
                    <m:t>13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5"/>
    <w:bookmarkStart w:id="78" w:name="def-prediction-bias"/>
    <w:p>
      <w:pPr>
        <w:pStyle w:val="FirstParagraph"/>
      </w:pPr>
      <w:ins w:id="1373" w:author="PR Preview" w:date="2026-01-01T00:00:00Z">
        <w:r>
          <w:rPr>
            <w:b/>
            <w:bCs/>
          </w:rPr>
          <w:t xml:space="preserve">Definition 19 (Bias of a prediction)</w:t>
        </w:r>
      </w:ins>
      <w:ins w:id="1374" w:author="PR Preview" w:date="2026-01-01T00:00:00Z">
        <w:r>
          <w:t xml:space="preserve"> </w:t>
        </w:r>
      </w:ins>
      <w:ins w:id="1375" w:author="PR Preview" w:date="2026-01-01T00:00:00Z">
        <w:r>
          <w:t xml:space="preserve">Let</w:t>
        </w:r>
      </w:ins>
      <w:ins w:id="1376" w:author="PR Preview" w:date="2026-01-01T00:00:00Z">
        <w:r>
          <w:t xml:space="preserve"> </w:t>
        </w:r>
      </w:ins>
      <m:oMath>
        <m:r>
          <m:t>g</m:t>
        </m:r>
      </m:oMath>
      <w:ins w:id="1377" w:author="PR Preview" w:date="2026-01-01T00:00:00Z">
        <w:r>
          <w:t xml:space="preserve"> </w:t>
        </w:r>
      </w:ins>
      <w:ins w:id="1378" w:author="PR Preview" w:date="2026-01-01T00:00:00Z">
        <w:r>
          <w:t xml:space="preserve">be a</w:t>
        </w:r>
      </w:ins>
      <w:ins w:id="1379" w:author="PR Preview" w:date="2026-01-01T00:00:00Z">
        <w:r>
          <w:t xml:space="preserve"> </w:t>
        </w:r>
      </w:ins>
      <w:hyperlink w:anchor="def-fitting-procedure">
        <w:ins w:id="1380" w:author="PR Preview" w:date="2026-01-01T00:00:00Z">
          <w:r>
            <w:rPr>
              <w:rStyle w:val="Hyperlink"/>
            </w:rPr>
            <w:t xml:space="preserve">fitting procedure</w:t>
          </w:r>
        </w:ins>
      </w:hyperlink>
      <w:ins w:id="1381" w:author="PR Preview" w:date="2026-01-01T00:00:00Z">
        <w:r>
          <w:t xml:space="preserve">,</w:t>
        </w:r>
      </w:ins>
      <w:ins w:id="1382" w:author="PR Preview" w:date="2026-01-01T00:00:00Z">
        <w:r>
          <w:t xml:space="preserve"> </w:t>
        </w:r>
      </w:ins>
      <w:ins w:id="1383" w:author="PR Preview" w:date="2026-01-01T00:00:00Z">
        <w:r>
          <w:t xml:space="preserve">and let</w:t>
        </w:r>
      </w:ins>
      <w:ins w:id="1384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ins w:id="1385" w:author="PR Preview" w:date="2026-01-01T00:00:00Z">
        <w:r>
          <w:t xml:space="preserve"> </w:t>
        </w:r>
      </w:ins>
      <w:ins w:id="1386" w:author="PR Preview" w:date="2026-01-01T00:00:00Z">
        <w:r>
          <w:t xml:space="preserve">be a random</w:t>
        </w:r>
      </w:ins>
      <w:ins w:id="1387" w:author="PR Preview" w:date="2026-01-01T00:00:00Z">
        <w:r>
          <w:t xml:space="preserve"> </w:t>
        </w:r>
      </w:ins>
      <w:hyperlink w:anchor="def-training-set">
        <w:ins w:id="1388" w:author="PR Preview" w:date="2026-01-01T00:00:00Z">
          <w:r>
            <w:rPr>
              <w:rStyle w:val="Hyperlink"/>
            </w:rPr>
            <w:t xml:space="preserve">training set</w:t>
          </w:r>
        </w:ins>
      </w:hyperlink>
      <w:ins w:id="1389" w:author="PR Preview" w:date="2026-01-01T00:00:00Z">
        <w:r>
          <w:t xml:space="preserve">.</w:t>
        </w:r>
      </w:ins>
      <w:ins w:id="1390" w:author="PR Preview" w:date="2026-01-01T00:00:00Z">
        <w:r>
          <w:t xml:space="preserve"> </w:t>
        </w:r>
      </w:ins>
      <w:ins w:id="1391" w:author="PR Preview" w:date="2026-01-01T00:00:00Z">
        <w:r>
          <w:t xml:space="preserve">At a covariate value</w:t>
        </w:r>
      </w:ins>
      <w:ins w:id="1392" w:author="PR Preview" w:date="2026-01-01T00:00:00Z">
        <w:r>
          <w:t xml:space="preserve"> </w:t>
        </w:r>
      </w:ins>
      <m:oMath>
        <m:r>
          <m:t>x</m:t>
        </m:r>
      </m:oMath>
      <w:ins w:id="1393" w:author="PR Preview" w:date="2026-01-01T00:00:00Z">
        <w:r>
          <w:t xml:space="preserve">,</w:t>
        </w:r>
      </w:ins>
      <w:ins w:id="1394" w:author="PR Preview" w:date="2026-01-01T00:00:00Z">
        <w:r>
          <w:t xml:space="preserve"> </w:t>
        </w:r>
      </w:ins>
      <w:ins w:id="1395" w:author="PR Preview" w:date="2026-01-01T00:00:00Z">
        <w:r>
          <w:t xml:space="preserve">the prediction</w:t>
        </w:r>
      </w:ins>
      <w:ins w:id="1396" w:author="PR Preview" w:date="2026-01-01T00:00:00Z">
        <w:r>
          <w:t xml:space="preserve"> </w:t>
        </w:r>
      </w:ins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ins w:id="1397" w:author="PR Preview" w:date="2026-01-01T00:00:00Z">
        <w:r>
          <w:t xml:space="preserve"> </w:t>
        </w:r>
      </w:ins>
      <w:ins w:id="1398" w:author="PR Preview" w:date="2026-01-01T00:00:00Z">
        <w:r>
          <w:t xml:space="preserve">is a random variable,</w:t>
        </w:r>
      </w:ins>
      <w:ins w:id="1399" w:author="PR Preview" w:date="2026-01-01T00:00:00Z">
        <w:r>
          <w:t xml:space="preserve"> </w:t>
        </w:r>
      </w:ins>
      <w:ins w:id="1400" w:author="PR Preview" w:date="2026-01-01T00:00:00Z">
        <w:r>
          <w:t xml:space="preserve">because it depends on the random training data.</w:t>
        </w:r>
      </w:ins>
      <w:ins w:id="1401" w:author="PR Preview" w:date="2026-01-01T00:00:00Z">
        <w:r>
          <w:t xml:space="preserve"> </w:t>
        </w:r>
      </w:ins>
      <w:ins w:id="1402" w:author="PR Preview" w:date="2026-01-01T00:00:00Z">
        <w:r>
          <w:t xml:space="preserve">The</w:t>
        </w:r>
      </w:ins>
      <w:ins w:id="1403" w:author="PR Preview" w:date="2026-01-01T00:00:00Z">
        <w:r>
          <w:t xml:space="preserve"> </w:t>
        </w:r>
      </w:ins>
      <w:ins w:id="1404" w:author="PR Preview" w:date="2026-01-01T00:00:00Z">
        <w:r>
          <w:rPr>
            <w:b/>
            <w:bCs/>
          </w:rPr>
          <w:t xml:space="preserve">bias</w:t>
        </w:r>
      </w:ins>
      <w:ins w:id="1405" w:author="PR Preview" w:date="2026-01-01T00:00:00Z">
        <w:r>
          <w:t xml:space="preserve"> </w:t>
        </w:r>
      </w:ins>
      <w:ins w:id="1406" w:author="PR Preview" w:date="2026-01-01T00:00:00Z">
        <w:r>
          <w:t xml:space="preserve">of the prediction, as a prediction of</w:t>
        </w:r>
      </w:ins>
      <w:ins w:id="1407" w:author="PR Preview" w:date="2026-01-01T00:00:00Z">
        <w:r>
          <w:t xml:space="preserve"> </w:t>
        </w:r>
      </w:ins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ins w:id="1408" w:author="PR Preview" w:date="2026-01-01T00:00:00Z">
        <w:r>
          <w:t xml:space="preserve">,</w:t>
        </w:r>
      </w:ins>
      <w:ins w:id="1409" w:author="PR Preview" w:date="2026-01-01T00:00:00Z">
        <w:r>
          <w:t xml:space="preserve"> </w:t>
        </w:r>
      </w:ins>
      <w:ins w:id="1410" w:author="PR Preview" w:date="2026-01-01T00:00:00Z">
        <w:r>
          <w:t xml:space="preserve">is the</w:t>
        </w:r>
      </w:ins>
      <w:ins w:id="1411" w:author="PR Preview" w:date="2026-01-01T00:00:00Z">
        <w:r>
          <w:t xml:space="preserve"> </w:t>
        </w:r>
      </w:ins>
      <w:hyperlink r:id="rId76">
        <w:ins w:id="1412" w:author="PR Preview" w:date="2026-01-01T00:00:00Z">
          <w:r>
            <w:rPr>
              <w:rStyle w:val="Hyperlink"/>
            </w:rPr>
            <w:t xml:space="preserve">bias</w:t>
          </w:r>
        </w:ins>
      </w:hyperlink>
      <w:ins w:id="1413" w:author="PR Preview" w:date="2026-01-01T00:00:00Z">
        <w:r>
          <w:t xml:space="preserve"> </w:t>
        </w:r>
      </w:ins>
      <w:ins w:id="1414" w:author="PR Preview" w:date="2026-01-01T00:00:00Z">
        <w:r>
          <w:t xml:space="preserve">of</w:t>
        </w:r>
      </w:ins>
      <w:ins w:id="1415" w:author="PR Preview" w:date="2026-01-01T00:00:00Z">
        <w:r>
          <w:t xml:space="preserve"> </w:t>
        </w:r>
      </w:ins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ins w:id="1416" w:author="PR Preview" w:date="2026-01-01T00:00:00Z">
        <w:r>
          <w:t xml:space="preserve"> </w:t>
        </w:r>
      </w:ins>
      <w:ins w:id="1417" w:author="PR Preview" w:date="2026-01-01T00:00:00Z">
        <w:r>
          <w:t xml:space="preserve">as an estimator of the</w:t>
        </w:r>
      </w:ins>
      <w:ins w:id="1418" w:author="PR Preview" w:date="2026-01-01T00:00:00Z">
        <w:r>
          <w:t xml:space="preserve"> </w:t>
        </w:r>
      </w:ins>
      <w:hyperlink w:anchor="def-mean-function">
        <w:ins w:id="1419" w:author="PR Preview" w:date="2026-01-01T00:00:00Z">
          <w:r>
            <w:rPr>
              <w:rStyle w:val="Hyperlink"/>
            </w:rPr>
            <w:t xml:space="preserve">mean function</w:t>
          </w:r>
        </w:ins>
      </w:hyperlink>
      <w:ins w:id="1420" w:author="PR Preview" w:date="2026-01-01T00:00:00Z">
        <w:r>
          <w:t xml:space="preserve"> </w:t>
        </w:r>
      </w:ins>
      <w:ins w:id="1421" w:author="PR Preview" w:date="2026-01-01T00:00:00Z">
        <w:r>
          <w:t xml:space="preserve">value</w:t>
        </w:r>
      </w:ins>
      <w:ins w:id="1422" w:author="PR Preview" w:date="2026-01-01T00:00:00Z">
        <w:r>
          <w:t xml:space="preserve"> </w:t>
        </w:r>
      </w:ins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ins w:id="1423" w:author="PR Preview" w:date="2026-01-01T00:00:00Z">
        <w:r>
          <w:t xml:space="preserve">:</w:t>
        </w:r>
      </w:ins>
    </w:p>
    <w:p>
      <w:pPr>
        <w:pStyle w:val="BodyText"/>
      </w:pPr>
      <w:bookmarkStart w:id="77" w:name="eq-prediction-bias"/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t>μ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18</m:t>
          </m:r>
          <m:r>
            <m:rPr>
              <m:sty m:val="p"/>
            </m:rPr>
            <m:t>)</m:t>
          </m:r>
        </m:oMath>
      </m:oMathPara>
      <w:bookmarkEnd w:id="77"/>
    </w:p>
    <w:p>
      <w:pPr>
        <w:pStyle w:val="FirstParagraph"/>
      </w:pPr>
      <w:r>
        <w:t xml:space="preserve">which is the</w:t>
      </w:r>
      <w:r>
        <w:t xml:space="preserve"> </w:t>
      </w:r>
      <w:hyperlink w:anchor="def-average-fit">
        <w:r>
          <w:rPr>
            <w:rStyle w:val="Hyperlink"/>
          </w:rPr>
          <w:t xml:space="preserve">average fit</w:t>
        </w:r>
      </w:hyperlink>
      <w:r>
        <w:t xml:space="preserve"> </w:t>
      </w:r>
      <m:oMath>
        <m:acc>
          <m:accPr>
            <m:chr m:val="‾"/>
          </m:accPr>
          <m:e>
            <m:r>
              <m:t>h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minus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78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In expected prediction error decompositions</w:t>
      </w:r>
      <w:r>
        <w:t xml:space="preserve"> </w:t>
      </w:r>
      <w:r>
        <w:t xml:space="preserve">(James et al. 2021, sec. 2.2.2)</w:t>
      </w:r>
      <w:r>
        <w:t xml:space="preserve">,</w:t>
      </w:r>
      <w:r>
        <w:t xml:space="preserve"> </w:t>
      </w:r>
      <w:r>
        <w:t xml:space="preserve">the bias reflects the error introduced by approximating a real-world relationship by a model.</w:t>
      </w:r>
    </w:p>
    <w:bookmarkStart w:id="79" w:name="exm-prediction-bias"/>
    <w:p>
      <w:pPr>
        <w:pStyle w:val="BodyText"/>
      </w:pPr>
      <w:del w:id="1424" w:author="PR Preview" w:date="2026-01-01T00:00:00Z">
        <w:r>
          <w:rPr>
            <w:b/>
            <w:bCs/>
          </w:rPr>
          <w:delText xml:space="preserve">Example 4 (Computing the bias of a prediction)</w:delText>
        </w:r>
      </w:del>
      <w:del w:id="1425" w:author="PR Preview" w:date="2026-01-01T00:00:00Z">
        <w:r>
          <w:delText xml:space="preserve"> </w:delText>
        </w:r>
      </w:del>
      <w:del w:id="1426" w:author="PR Preview" w:date="2026-01-01T00:00:00Z">
        <w:r>
          <w:delText xml:space="preserve">Suppose</w:delText>
        </w:r>
      </w:del>
      <w:del w:id="1427" w:author="PR Preview" w:date="2026-01-01T00:00:00Z">
        <w:r>
          <w:delText xml:space="preserve"> </w:delText>
        </w:r>
      </w:del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10</m:t>
        </m:r>
      </m:oMath>
      <w:del w:id="1428" w:author="PR Preview" w:date="2026-01-01T00:00:00Z">
        <w:r>
          <w:delText xml:space="preserve">,</w:delText>
        </w:r>
      </w:del>
      <w:del w:id="1429" w:author="PR Preview" w:date="2026-01-01T00:00:00Z">
        <w:r>
          <w:delText xml:space="preserve"> </w:delText>
        </w:r>
      </w:del>
      <w:del w:id="1430" w:author="PR Preview" w:date="2026-01-01T00:00:00Z">
        <w:r>
          <w:delText xml:space="preserve">and the predictions</w:delText>
        </w:r>
      </w:del>
      <w:del w:id="1431" w:author="PR Preview" w:date="2026-01-01T00:00:00Z">
        <w:r>
          <w:delText xml:space="preserve"> </w:delText>
        </w:r>
      </w:del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del w:id="1432" w:author="PR Preview" w:date="2026-01-01T00:00:00Z">
        <w:r>
          <w:delText xml:space="preserve">,</w:delText>
        </w:r>
      </w:del>
      <w:del w:id="1433" w:author="PR Preview" w:date="2026-01-01T00:00:00Z">
        <w:r>
          <w:delText xml:space="preserve"> </w:delText>
        </w:r>
      </w:del>
      <w:del w:id="1434" w:author="PR Preview" w:date="2026-01-01T00:00:00Z">
        <w:r>
          <w:delText xml:space="preserve">over repeated training sets,</w:delText>
        </w:r>
      </w:del>
      <w:del w:id="1435" w:author="PR Preview" w:date="2026-01-01T00:00:00Z">
        <w:r>
          <w:delText xml:space="preserve"> </w:delText>
        </w:r>
      </w:del>
      <w:del w:id="1436" w:author="PR Preview" w:date="2026-01-01T00:00:00Z">
        <w:r>
          <w:delText xml:space="preserve">average</w:delText>
        </w:r>
      </w:del>
      <w:del w:id="1437" w:author="PR Preview" w:date="2026-01-01T00:00:00Z">
        <w:r>
          <w:delText xml:space="preserve"> </w:delText>
        </w:r>
      </w:del>
      <m:oMath>
        <m:r>
          <m:t>11</m:t>
        </m:r>
      </m:oMath>
      <w:del w:id="1438" w:author="PR Preview" w:date="2026-01-01T00:00:00Z">
        <w:r>
          <w:delText xml:space="preserve">.</w:delText>
        </w:r>
      </w:del>
      <w:del w:id="1439" w:author="PR Preview" w:date="2026-01-01T00:00:00Z">
        <w:r>
          <w:delText xml:space="preserve"> </w:delText>
        </w:r>
      </w:del>
      <w:del w:id="1440" w:author="PR Preview" w:date="2026-01-01T00:00:00Z">
        <w:r>
          <w:delText xml:space="preserve">Then</w:delText>
        </w:r>
      </w:del>
    </w:p>
    <w:p>
      <w:pPr>
        <w:pStyle w:val="BodyText"/>
      </w:pPr>
      <w:ins w:id="1441" w:author="PR Preview" w:date="2026-01-01T00:00:00Z">
        <w:r>
          <w:rPr>
            <w:b/>
            <w:bCs/>
          </w:rPr>
          <w:t xml:space="preserve">Example 5 (Computing the bias of a prediction)</w:t>
        </w:r>
      </w:ins>
      <w:ins w:id="1442" w:author="PR Preview" w:date="2026-01-01T00:00:00Z">
        <w:r>
          <w:t xml:space="preserve"> </w:t>
        </w:r>
      </w:ins>
      <w:ins w:id="1443" w:author="PR Preview" w:date="2026-01-01T00:00:00Z">
        <w:r>
          <w:t xml:space="preserve">Suppose</w:t>
        </w:r>
      </w:ins>
      <w:ins w:id="1444" w:author="PR Preview" w:date="2026-01-01T00:00:00Z">
        <w:r>
          <w:t xml:space="preserve"> </w:t>
        </w:r>
      </w:ins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10</m:t>
        </m:r>
      </m:oMath>
      <w:ins w:id="1445" w:author="PR Preview" w:date="2026-01-01T00:00:00Z">
        <w:r>
          <w:t xml:space="preserve">,</w:t>
        </w:r>
      </w:ins>
      <w:ins w:id="1446" w:author="PR Preview" w:date="2026-01-01T00:00:00Z">
        <w:r>
          <w:t xml:space="preserve"> </w:t>
        </w:r>
      </w:ins>
      <w:ins w:id="1447" w:author="PR Preview" w:date="2026-01-01T00:00:00Z">
        <w:r>
          <w:t xml:space="preserve">and the predictions</w:t>
        </w:r>
      </w:ins>
      <w:ins w:id="1448" w:author="PR Preview" w:date="2026-01-01T00:00:00Z">
        <w:r>
          <w:t xml:space="preserve"> </w:t>
        </w:r>
      </w:ins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ins w:id="1449" w:author="PR Preview" w:date="2026-01-01T00:00:00Z">
        <w:r>
          <w:t xml:space="preserve">,</w:t>
        </w:r>
      </w:ins>
      <w:ins w:id="1450" w:author="PR Preview" w:date="2026-01-01T00:00:00Z">
        <w:r>
          <w:t xml:space="preserve"> </w:t>
        </w:r>
      </w:ins>
      <w:ins w:id="1451" w:author="PR Preview" w:date="2026-01-01T00:00:00Z">
        <w:r>
          <w:t xml:space="preserve">over repeated training sets,</w:t>
        </w:r>
      </w:ins>
      <w:ins w:id="1452" w:author="PR Preview" w:date="2026-01-01T00:00:00Z">
        <w:r>
          <w:t xml:space="preserve"> </w:t>
        </w:r>
      </w:ins>
      <w:ins w:id="1453" w:author="PR Preview" w:date="2026-01-01T00:00:00Z">
        <w:r>
          <w:t xml:space="preserve">average</w:t>
        </w:r>
      </w:ins>
      <w:ins w:id="1454" w:author="PR Preview" w:date="2026-01-01T00:00:00Z">
        <w:r>
          <w:t xml:space="preserve"> </w:t>
        </w:r>
      </w:ins>
      <m:oMath>
        <m:r>
          <m:t>11</m:t>
        </m:r>
      </m:oMath>
      <w:ins w:id="1455" w:author="PR Preview" w:date="2026-01-01T00:00:00Z">
        <w:r>
          <w:t xml:space="preserve">.</w:t>
        </w:r>
      </w:ins>
      <w:ins w:id="1456" w:author="PR Preview" w:date="2026-01-01T00:00:00Z">
        <w:r>
          <w:t xml:space="preserve"> </w:t>
        </w:r>
      </w:ins>
      <w:ins w:id="1457" w:author="PR Preview" w:date="2026-01-01T00:00:00Z">
        <w:r>
          <w:t xml:space="preserve">Then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−</m:t>
              </m:r>
              <m:r>
                <m:t>10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squared bias is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value in</w:t>
      </w:r>
      <w:r>
        <w:t xml:space="preserve"> </w:t>
      </w:r>
      <w:hyperlink w:anchor="exr-epe-three-sources">
        <w:r>
          <w:rPr>
            <w:rStyle w:val="Hyperlink"/>
          </w:rPr>
          <w:t xml:space="preserve">Exercise 4</w:t>
        </w:r>
      </w:hyperlink>
      <w:r>
        <w:t xml:space="preserve">.</w:t>
      </w:r>
    </w:p>
    <w:bookmarkEnd w:id="79"/>
    <w:bookmarkStart w:id="80" w:name="exr-epe-three-sources"/>
    <w:p>
      <w:pPr>
        <w:pStyle w:val="BodyText"/>
      </w:pPr>
      <w:r>
        <w:rPr>
          <w:b/>
          <w:bCs/>
        </w:rPr>
        <w:t xml:space="preserve">Exercise 4 (Expected squared error from three sources)</w:t>
      </w:r>
      <w:r>
        <w:t xml:space="preserve"> </w:t>
      </w:r>
      <w:r>
        <w:t xml:space="preserve">A prediction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</w:t>
      </w:r>
      <w:r>
        <w:t xml:space="preserve"> </w:t>
      </w:r>
      <w:r>
        <w:t xml:space="preserve">squared bias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g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;</m:t>
                </m:r>
                <m:sSub>
                  <m:e>
                    <m:r>
                      <m:rPr>
                        <m:scr m:val="script"/>
                        <m:sty m:val="p"/>
                      </m:rPr>
                      <m:t>D</m:t>
                    </m:r>
                  </m:e>
                  <m:sub>
                    <m:r>
                      <m:rPr>
                        <m:nor/>
                        <m:sty m:val="p"/>
                      </m:rPr>
                      <m:t>train</m:t>
                    </m:r>
                  </m:sub>
                </m:sSub>
              </m:e>
            </m:d>
            <m:r>
              <m:t>​</m:t>
            </m:r>
          </m:e>
        </m:d>
        <m:r>
          <m:t>​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g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;</m:t>
                </m:r>
                <m:sSub>
                  <m:e>
                    <m:r>
                      <m:rPr>
                        <m:scr m:val="script"/>
                        <m:sty m:val="p"/>
                      </m:rPr>
                      <m:t>D</m:t>
                    </m:r>
                  </m:e>
                  <m:sub>
                    <m:r>
                      <m:rPr>
                        <m:nor/>
                        <m:sty m:val="p"/>
                      </m:rPr>
                      <m:t>train</m:t>
                    </m:r>
                  </m:sub>
                </m:sSub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new outcome is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ε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has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is independent of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What is the expected squared prediction error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−</m:t>
            </m:r>
            <m:r>
              <m:t>g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;</m:t>
                </m:r>
                <m:sSub>
                  <m:e>
                    <m:r>
                      <m:rPr>
                        <m:scr m:val="script"/>
                        <m:sty m:val="p"/>
                      </m:rPr>
                      <m:t>D</m:t>
                    </m:r>
                  </m:e>
                  <m:sub>
                    <m:r>
                      <m:rPr>
                        <m:nor/>
                        <m:sty m:val="p"/>
                      </m:rPr>
                      <m:t>train</m:t>
                    </m:r>
                  </m:sub>
                </m:sSub>
              </m:e>
            </m:d>
            <m:r>
              <m:t>​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?</w:t>
      </w:r>
    </w:p>
    <w:p>
      <w:pPr>
        <w:pStyle w:val="Compact"/>
        <w:numPr>
          <w:ilvl w:val="0"/>
          <w:numId w:val="1005"/>
        </w:numPr>
      </w:pPr>
      <w:r>
        <w:t xml:space="preserve">If we could remove all bias and all variance of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what would the expected squared prediction error be?</w:t>
      </w:r>
    </w:p>
    <w:p>
      <w:pPr>
        <w:pStyle w:val="Compact"/>
        <w:numPr>
          <w:ilvl w:val="0"/>
          <w:numId w:val="1005"/>
        </w:numPr>
      </w:pPr>
      <w:r>
        <w:t xml:space="preserve">Which of the three quantities</w:t>
      </w:r>
      <w:r>
        <w:t xml:space="preserve"> </w:t>
      </w:r>
      <w:r>
        <w:t xml:space="preserve">(squared bias, variance of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)</w:t>
      </w:r>
      <w:r>
        <w:t xml:space="preserve"> </w:t>
      </w:r>
      <w:r>
        <w:t xml:space="preserve">can a better prediction method reduce,</w:t>
      </w:r>
      <w:r>
        <w:t xml:space="preserve"> </w:t>
      </w:r>
      <w:r>
        <w:t xml:space="preserve">and which cannot?</w:t>
      </w:r>
    </w:p>
    <w:bookmarkEnd w:id="80"/>
    <w:bookmarkStart w:id="81" w:name="sol-epe-three-sources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</w:p>
    <w:p>
      <w:pPr>
        <w:numPr>
          <w:ilvl w:val="0"/>
          <w:numId w:val="1006"/>
        </w:numPr>
      </w:pPr>
      <w:r>
        <w:t xml:space="preserve">The expected squared error is the sum of the three sources: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p>
      <w:pPr>
        <w:numPr>
          <w:ilvl w:val="0"/>
          <w:numId w:val="1006"/>
        </w:numPr>
      </w:pP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noise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remains,</w:t>
      </w:r>
      <w:r>
        <w:t xml:space="preserve"> </w:t>
      </w:r>
      <w:r>
        <w:t xml:space="preserve">so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the smallest expected squared error any prediction can have here.</w:t>
      </w:r>
    </w:p>
    <w:p>
      <w:pPr>
        <w:numPr>
          <w:ilvl w:val="0"/>
          <w:numId w:val="1006"/>
        </w:numPr>
      </w:pPr>
      <w:r>
        <w:t xml:space="preserve">A better method can reduce the squared bias and the variance of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both depend on how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built.</w:t>
      </w:r>
      <w:r>
        <w:t xml:space="preserve"> </w:t>
      </w:r>
      <w:r>
        <w:t xml:space="preserve">It cannot reduce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is the variance of the noise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in the new outcome.</w:t>
      </w:r>
    </w:p>
    <w:bookmarkEnd w:id="81"/>
    <w:bookmarkStart w:id="82" w:name="exr-epe-split-noise"/>
    <w:p>
      <w:pPr>
        <w:pStyle w:val="FirstParagraph"/>
      </w:pPr>
      <w:del w:id="1458" w:author="PR Preview" w:date="2026-01-01T00:00:00Z">
        <w:r>
          <w:rPr>
            <w:b/>
            <w:bCs/>
          </w:rPr>
          <w:delText xml:space="preserve">Exercise 5 (Separate the noise)</w:delText>
        </w:r>
      </w:del>
      <w:del w:id="1459" w:author="PR Preview" w:date="2026-01-01T00:00:00Z">
        <w:r>
          <w:delText xml:space="preserve"> </w:delText>
        </w:r>
      </w:del>
      <w:del w:id="1460" w:author="PR Preview" w:date="2026-01-01T00:00:00Z">
        <w:r>
          <w:delText xml:space="preserve">Suppose that, given</w:delText>
        </w:r>
      </w:del>
      <w:del w:id="1461" w:author="PR Preview" w:date="2026-01-01T00:00:00Z">
        <w:r>
          <w:delText xml:space="preserve"> </w:delText>
        </w:r>
      </w:del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del w:id="1462" w:author="PR Preview" w:date="2026-01-01T00:00:00Z">
        <w:r>
          <w:delText xml:space="preserve">,</w:delText>
        </w:r>
      </w:del>
      <w:del w:id="1463" w:author="PR Preview" w:date="2026-01-01T00:00:00Z">
        <w:r>
          <w:delText xml:space="preserve"> </w:delText>
        </w:r>
      </w:del>
      <w:del w:id="1464" w:author="PR Preview" w:date="2026-01-01T00:00:00Z">
        <w:r>
          <w:delText xml:space="preserve">the new outcome is</w:delText>
        </w:r>
      </w:del>
      <w:del w:id="1465" w:author="PR Preview" w:date="2026-01-01T00:00:00Z">
        <w:r>
          <w:delText xml:space="preserve"> </w:delText>
        </w:r>
      </w:del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ε</m:t>
        </m:r>
      </m:oMath>
      <w:del w:id="1466" w:author="PR Preview" w:date="2026-01-01T00:00:00Z">
        <w:r>
          <w:delText xml:space="preserve">,</w:delText>
        </w:r>
      </w:del>
      <w:del w:id="1467" w:author="PR Preview" w:date="2026-01-01T00:00:00Z">
        <w:r>
          <w:delText xml:space="preserve"> </w:delText>
        </w:r>
      </w:del>
      <w:del w:id="1468" w:author="PR Preview" w:date="2026-01-01T00:00:00Z">
        <w:r>
          <w:delText xml:space="preserve">where the noise</w:delText>
        </w:r>
      </w:del>
      <w:del w:id="1469" w:author="PR Preview" w:date="2026-01-01T00:00:00Z">
        <w:r>
          <w:delText xml:space="preserve"> </w:delText>
        </w:r>
      </w:del>
      <m:oMath>
        <m:r>
          <m:t>ε</m:t>
        </m:r>
      </m:oMath>
      <w:del w:id="1470" w:author="PR Preview" w:date="2026-01-01T00:00:00Z">
        <w:r>
          <w:delText xml:space="preserve"> </w:delText>
        </w:r>
      </w:del>
      <w:del w:id="1471" w:author="PR Preview" w:date="2026-01-01T00:00:00Z">
        <w:r>
          <w:delText xml:space="preserve">has mean</w:delText>
        </w:r>
      </w:del>
      <w:del w:id="1472" w:author="PR Preview" w:date="2026-01-01T00:00:00Z">
        <w:r>
          <w:delText xml:space="preserve"> </w:delText>
        </w:r>
      </w:del>
      <m:oMath>
        <m:r>
          <m:t>0</m:t>
        </m:r>
      </m:oMath>
      <w:del w:id="1473" w:author="PR Preview" w:date="2026-01-01T00:00:00Z">
        <w:r>
          <w:delText xml:space="preserve"> </w:delText>
        </w:r>
      </w:del>
      <w:del w:id="1474" w:author="PR Preview" w:date="2026-01-01T00:00:00Z">
        <w:r>
          <w:delText xml:space="preserve">and variance</w:delText>
        </w:r>
      </w:del>
      <w:del w:id="1475" w:author="PR Preview" w:date="2026-01-01T00:00:00Z">
        <w:r>
          <w:delText xml:space="preserve"> </w:delText>
        </w:r>
      </w:del>
      <m:oMath>
        <m:sSup>
          <m:e>
            <m:r>
              <m:t>σ</m:t>
            </m:r>
          </m:e>
          <m:sup>
            <m:r>
              <m:t>2</m:t>
            </m:r>
          </m:sup>
        </m:sSup>
      </m:oMath>
      <w:del w:id="1476" w:author="PR Preview" w:date="2026-01-01T00:00:00Z">
        <w:r>
          <w:delText xml:space="preserve">,</w:delText>
        </w:r>
      </w:del>
      <w:del w:id="1477" w:author="PR Preview" w:date="2026-01-01T00:00:00Z">
        <w:r>
          <w:delText xml:space="preserve"> </w:delText>
        </w:r>
      </w:del>
      <w:del w:id="1478" w:author="PR Preview" w:date="2026-01-01T00:00:00Z">
        <w:r>
          <w:delText xml:space="preserve">and that</w:delText>
        </w:r>
      </w:del>
      <w:del w:id="1479" w:author="PR Preview" w:date="2026-01-01T00:00:00Z">
        <w:r>
          <w:delText xml:space="preserve"> </w:delText>
        </w:r>
      </w:del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del w:id="1480" w:author="PR Preview" w:date="2026-01-01T00:00:00Z">
        <w:r>
          <w:delText xml:space="preserve"> </w:delText>
        </w:r>
      </w:del>
      <w:del w:id="1481" w:author="PR Preview" w:date="2026-01-01T00:00:00Z">
        <w:r>
          <w:delText xml:space="preserve">is independent of the random</w:delText>
        </w:r>
      </w:del>
      <w:del w:id="1482" w:author="PR Preview" w:date="2026-01-01T00:00:00Z">
        <w:r>
          <w:delText xml:space="preserve"> </w:delText>
        </w:r>
      </w:del>
      <w:hyperlink w:anchor="def-training-set">
        <w:del w:id="1483" w:author="PR Preview" w:date="2026-01-01T00:00:00Z">
          <w:r>
            <w:rPr>
              <w:rStyle w:val="Hyperlink"/>
            </w:rPr>
            <w:delText xml:space="preserve">training set</w:delText>
          </w:r>
        </w:del>
      </w:hyperlink>
      <w:del w:id="1484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del w:id="1485" w:author="PR Preview" w:date="2026-01-01T00:00:00Z">
        <w:r>
          <w:delText xml:space="preserve">.</w:delText>
        </w:r>
      </w:del>
      <w:del w:id="1486" w:author="PR Preview" w:date="2026-01-01T00:00:00Z">
        <w:r>
          <w:delText xml:space="preserve"> </w:delText>
        </w:r>
      </w:del>
      <w:del w:id="1487" w:author="PR Preview" w:date="2026-01-01T00:00:00Z">
        <w:r>
          <w:delText xml:space="preserve">Take every expectation below to be conditional on</w:delText>
        </w:r>
      </w:del>
      <w:del w:id="1488" w:author="PR Preview" w:date="2026-01-01T00:00:00Z">
        <w:r>
          <w:delText xml:space="preserve"> </w:delText>
        </w:r>
      </w:del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del w:id="1489" w:author="PR Preview" w:date="2026-01-01T00:00:00Z">
        <w:r>
          <w:delText xml:space="preserve">.</w:delText>
        </w:r>
      </w:del>
      <w:del w:id="1490" w:author="PR Preview" w:date="2026-01-01T00:00:00Z">
        <w:r>
          <w:delText xml:space="preserve"> </w:delText>
        </w:r>
      </w:del>
      <w:del w:id="1491" w:author="PR Preview" w:date="2026-01-01T00:00:00Z">
        <w:r>
          <w:delText xml:space="preserve">Add and subtract</w:delText>
        </w:r>
      </w:del>
      <w:del w:id="1492" w:author="PR Preview" w:date="2026-01-01T00:00:00Z">
        <w:r>
          <w:delText xml:space="preserve"> </w:delText>
        </w:r>
      </w:del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del w:id="1493" w:author="PR Preview" w:date="2026-01-01T00:00:00Z">
        <w:r>
          <w:delText xml:space="preserve"> </w:delText>
        </w:r>
      </w:del>
      <w:del w:id="1494" w:author="PR Preview" w:date="2026-01-01T00:00:00Z">
        <w:r>
          <w:delText xml:space="preserve">inside the square of the</w:delText>
        </w:r>
      </w:del>
      <w:del w:id="1495" w:author="PR Preview" w:date="2026-01-01T00:00:00Z">
        <w:r>
          <w:delText xml:space="preserve"> </w:delText>
        </w:r>
      </w:del>
      <w:hyperlink w:anchor="def-epe">
        <w:del w:id="1496" w:author="PR Preview" w:date="2026-01-01T00:00:00Z">
          <w:r>
            <w:rPr>
              <w:rStyle w:val="Hyperlink"/>
            </w:rPr>
            <w:delText xml:space="preserve">expected squared prediction error</w:delText>
          </w:r>
        </w:del>
      </w:hyperlink>
      <w:del w:id="1497" w:author="PR Preview" w:date="2026-01-01T00:00:00Z">
        <w:r>
          <w:delText xml:space="preserve">,</w:delText>
        </w:r>
      </w:del>
    </w:p>
    <w:p>
      <w:pPr>
        <w:pStyle w:val="FirstParagraph"/>
      </w:pPr>
      <w:ins w:id="1498" w:author="PR Preview" w:date="2026-01-01T00:00:00Z">
        <w:r>
          <w:rPr>
            <w:b/>
            <w:bCs/>
          </w:rPr>
          <w:t xml:space="preserve">Exercise 5 (Separate the noise)</w:t>
        </w:r>
      </w:ins>
      <w:ins w:id="1499" w:author="PR Preview" w:date="2026-01-01T00:00:00Z">
        <w:r>
          <w:t xml:space="preserve"> </w:t>
        </w:r>
      </w:ins>
      <w:ins w:id="1500" w:author="PR Preview" w:date="2026-01-01T00:00:00Z">
        <w:r>
          <w:t xml:space="preserve">Suppose that, given</w:t>
        </w:r>
      </w:ins>
      <w:ins w:id="1501" w:author="PR Preview" w:date="2026-01-01T00:00:00Z">
        <w:r>
          <w:t xml:space="preserve"> </w:t>
        </w:r>
      </w:ins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ins w:id="1502" w:author="PR Preview" w:date="2026-01-01T00:00:00Z">
        <w:r>
          <w:t xml:space="preserve">,</w:t>
        </w:r>
      </w:ins>
      <w:ins w:id="1503" w:author="PR Preview" w:date="2026-01-01T00:00:00Z">
        <w:r>
          <w:t xml:space="preserve"> </w:t>
        </w:r>
      </w:ins>
      <w:ins w:id="1504" w:author="PR Preview" w:date="2026-01-01T00:00:00Z">
        <w:r>
          <w:t xml:space="preserve">the new outcome is</w:t>
        </w:r>
      </w:ins>
      <w:ins w:id="1505" w:author="PR Preview" w:date="2026-01-01T00:00:00Z">
        <w:r>
          <w:t xml:space="preserve"> </w:t>
        </w:r>
      </w:ins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ε</m:t>
        </m:r>
      </m:oMath>
      <w:ins w:id="1506" w:author="PR Preview" w:date="2026-01-01T00:00:00Z">
        <w:r>
          <w:t xml:space="preserve">,</w:t>
        </w:r>
      </w:ins>
      <w:ins w:id="1507" w:author="PR Preview" w:date="2026-01-01T00:00:00Z">
        <w:r>
          <w:t xml:space="preserve"> </w:t>
        </w:r>
      </w:ins>
      <w:ins w:id="1508" w:author="PR Preview" w:date="2026-01-01T00:00:00Z">
        <w:r>
          <w:t xml:space="preserve">where the noise</w:t>
        </w:r>
      </w:ins>
      <w:ins w:id="1509" w:author="PR Preview" w:date="2026-01-01T00:00:00Z">
        <w:r>
          <w:t xml:space="preserve"> </w:t>
        </w:r>
      </w:ins>
      <m:oMath>
        <m:r>
          <m:t>ε</m:t>
        </m:r>
      </m:oMath>
      <w:ins w:id="1510" w:author="PR Preview" w:date="2026-01-01T00:00:00Z">
        <w:r>
          <w:t xml:space="preserve"> </w:t>
        </w:r>
      </w:ins>
      <w:ins w:id="1511" w:author="PR Preview" w:date="2026-01-01T00:00:00Z">
        <w:r>
          <w:t xml:space="preserve">has mean</w:t>
        </w:r>
      </w:ins>
      <w:ins w:id="1512" w:author="PR Preview" w:date="2026-01-01T00:00:00Z">
        <w:r>
          <w:t xml:space="preserve"> </w:t>
        </w:r>
      </w:ins>
      <m:oMath>
        <m:r>
          <m:t>0</m:t>
        </m:r>
      </m:oMath>
      <w:ins w:id="1513" w:author="PR Preview" w:date="2026-01-01T00:00:00Z">
        <w:r>
          <w:t xml:space="preserve"> </w:t>
        </w:r>
      </w:ins>
      <w:ins w:id="1514" w:author="PR Preview" w:date="2026-01-01T00:00:00Z">
        <w:r>
          <w:t xml:space="preserve">and variance</w:t>
        </w:r>
      </w:ins>
      <w:ins w:id="1515" w:author="PR Preview" w:date="2026-01-01T00:00:00Z">
        <w:r>
          <w:t xml:space="preserve"> </w:t>
        </w:r>
      </w:ins>
      <m:oMath>
        <m:sSup>
          <m:e>
            <m:r>
              <m:t>σ</m:t>
            </m:r>
          </m:e>
          <m:sup>
            <m:r>
              <m:t>2</m:t>
            </m:r>
          </m:sup>
        </m:sSup>
      </m:oMath>
      <w:ins w:id="1516" w:author="PR Preview" w:date="2026-01-01T00:00:00Z">
        <w:r>
          <w:t xml:space="preserve">,</w:t>
        </w:r>
      </w:ins>
      <w:ins w:id="1517" w:author="PR Preview" w:date="2026-01-01T00:00:00Z">
        <w:r>
          <w:t xml:space="preserve"> </w:t>
        </w:r>
      </w:ins>
      <w:ins w:id="1518" w:author="PR Preview" w:date="2026-01-01T00:00:00Z">
        <w:r>
          <w:t xml:space="preserve">and that</w:t>
        </w:r>
      </w:ins>
      <w:ins w:id="1519" w:author="PR Preview" w:date="2026-01-01T00:00:00Z">
        <w:r>
          <w:t xml:space="preserve"> </w:t>
        </w:r>
      </w:ins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ins w:id="1520" w:author="PR Preview" w:date="2026-01-01T00:00:00Z">
        <w:r>
          <w:t xml:space="preserve"> </w:t>
        </w:r>
      </w:ins>
      <w:ins w:id="1521" w:author="PR Preview" w:date="2026-01-01T00:00:00Z">
        <w:r>
          <w:t xml:space="preserve">is independent of the random</w:t>
        </w:r>
      </w:ins>
      <w:ins w:id="1522" w:author="PR Preview" w:date="2026-01-01T00:00:00Z">
        <w:r>
          <w:t xml:space="preserve"> </w:t>
        </w:r>
      </w:ins>
      <w:hyperlink w:anchor="def-training-set">
        <w:ins w:id="1523" w:author="PR Preview" w:date="2026-01-01T00:00:00Z">
          <w:r>
            <w:rPr>
              <w:rStyle w:val="Hyperlink"/>
            </w:rPr>
            <w:t xml:space="preserve">training set</w:t>
          </w:r>
        </w:ins>
      </w:hyperlink>
      <w:ins w:id="1524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ins w:id="1525" w:author="PR Preview" w:date="2026-01-01T00:00:00Z">
        <w:r>
          <w:t xml:space="preserve">.</w:t>
        </w:r>
      </w:ins>
      <w:ins w:id="1526" w:author="PR Preview" w:date="2026-01-01T00:00:00Z">
        <w:r>
          <w:t xml:space="preserve"> </w:t>
        </w:r>
      </w:ins>
      <w:ins w:id="1527" w:author="PR Preview" w:date="2026-01-01T00:00:00Z">
        <w:r>
          <w:t xml:space="preserve">Take every expectation below to be conditional on</w:t>
        </w:r>
      </w:ins>
      <w:ins w:id="1528" w:author="PR Preview" w:date="2026-01-01T00:00:00Z">
        <w:r>
          <w:t xml:space="preserve"> </w:t>
        </w:r>
      </w:ins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ins w:id="1529" w:author="PR Preview" w:date="2026-01-01T00:00:00Z">
        <w:r>
          <w:t xml:space="preserve">.</w:t>
        </w:r>
      </w:ins>
      <w:ins w:id="1530" w:author="PR Preview" w:date="2026-01-01T00:00:00Z">
        <w:r>
          <w:t xml:space="preserve"> </w:t>
        </w:r>
      </w:ins>
      <w:ins w:id="1531" w:author="PR Preview" w:date="2026-01-01T00:00:00Z">
        <w:r>
          <w:t xml:space="preserve">Add and subtract</w:t>
        </w:r>
      </w:ins>
      <w:ins w:id="1532" w:author="PR Preview" w:date="2026-01-01T00:00:00Z">
        <w:r>
          <w:t xml:space="preserve"> </w:t>
        </w:r>
      </w:ins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ins w:id="1533" w:author="PR Preview" w:date="2026-01-01T00:00:00Z">
        <w:r>
          <w:t xml:space="preserve"> </w:t>
        </w:r>
      </w:ins>
      <w:ins w:id="1534" w:author="PR Preview" w:date="2026-01-01T00:00:00Z">
        <w:r>
          <w:t xml:space="preserve">inside the square of the</w:t>
        </w:r>
      </w:ins>
      <w:ins w:id="1535" w:author="PR Preview" w:date="2026-01-01T00:00:00Z">
        <w:r>
          <w:t xml:space="preserve"> </w:t>
        </w:r>
      </w:ins>
      <w:hyperlink w:anchor="def-epe">
        <w:ins w:id="1536" w:author="PR Preview" w:date="2026-01-01T00:00:00Z">
          <w:r>
            <w:rPr>
              <w:rStyle w:val="Hyperlink"/>
            </w:rPr>
            <w:t xml:space="preserve">expected prediction error</w:t>
          </w:r>
        </w:ins>
      </w:hyperlink>
      <w:ins w:id="1537" w:author="PR Preview" w:date="2026-01-01T00:00:00Z">
        <w:r>
          <w:t xml:space="preserve">,</w:t>
        </w:r>
      </w:ins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expand it, and take the expectation term by term.</w:t>
      </w:r>
    </w:p>
    <w:p>
      <w:pPr>
        <w:pStyle w:val="BodyText"/>
      </w:pPr>
      <w:r>
        <w:t xml:space="preserve">Two of the three terms simplify.</w:t>
      </w:r>
      <w:r>
        <w:t xml:space="preserve"> </w:t>
      </w:r>
      <w:r>
        <w:t xml:space="preserve">Say what each becomes,</w:t>
      </w:r>
      <w:r>
        <w:t xml:space="preserve"> </w:t>
      </w:r>
      <w:r>
        <w:t xml:space="preserve">and name the assumptions that make the cross term zero.</w:t>
      </w:r>
    </w:p>
    <w:bookmarkEnd w:id="82"/>
    <w:bookmarkStart w:id="86" w:name="sol-epe-split-noise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  <w:r>
        <w:t xml:space="preserve">Write the prediction error as noise plus the error of the prediction as an estimate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 of a sum)</m:t>
              </m:r>
            </m:e>
          </m:eqArr>
        </m:oMath>
      </m:oMathPara>
    </w:p>
    <w:p>
      <w:pPr>
        <w:pStyle w:val="FirstParagraph"/>
      </w:pPr>
      <w:r>
        <w:t xml:space="preserve">Take the expectation of each term in turn, using</w:t>
      </w:r>
      <w:r>
        <w:t xml:space="preserve"> </w:t>
      </w:r>
      <w:hyperlink r:id="rId83">
        <w:r>
          <w:rPr>
            <w:rStyle w:val="Hyperlink"/>
          </w:rPr>
          <w:t xml:space="preserve">linearity of expectation</w:t>
        </w:r>
      </w:hyperlink>
      <w:r>
        <w:t xml:space="preserve"> </w:t>
      </w:r>
      <w:r>
        <w:t xml:space="preserve">to split the sum.</w:t>
      </w:r>
    </w:p>
    <w:p>
      <w:pPr>
        <w:pStyle w:val="BodyText"/>
      </w:pPr>
      <w:r>
        <w:t xml:space="preserve">For the noise term,</w:t>
      </w:r>
      <w:r>
        <w:t xml:space="preserve"> </w:t>
      </w:r>
      <w:r>
        <w:t xml:space="preserve">the</w:t>
      </w:r>
      <w:r>
        <w:t xml:space="preserve"> </w:t>
      </w:r>
      <w:hyperlink r:id="rId84">
        <w:r>
          <w:rPr>
            <w:rStyle w:val="Hyperlink"/>
          </w:rPr>
          <w:t xml:space="preserve">variance identity</w:t>
        </w:r>
      </w:hyperlink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ε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ε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ε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identity)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noise has mean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, and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cross term,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shifts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by a constant,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is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 hence of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and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expectation of a product of independent random variables is the product of their expectations: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noise has mean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times a number)</m:t>
              </m:r>
            </m:e>
          </m:eqArr>
        </m:oMath>
      </m:oMathPara>
    </w:p>
    <w:p>
      <w:pPr>
        <w:pStyle w:val="FirstParagraph"/>
      </w:pPr>
      <w:r>
        <w:t xml:space="preserve">Adding the three expectations,</w:t>
      </w:r>
    </w:p>
    <w:p>
      <w:pPr>
        <w:pStyle w:val="BodyText"/>
      </w:pPr>
      <w:bookmarkStart w:id="85" w:name="eq-epe-after-noise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19</m:t>
          </m:r>
          <m:r>
            <m:rPr>
              <m:sty m:val="p"/>
            </m:rPr>
            <m:t>)</m:t>
          </m:r>
        </m:oMath>
      </m:oMathPara>
      <w:bookmarkEnd w:id="85"/>
    </w:p>
    <w:p>
      <w:pPr>
        <w:pStyle w:val="FirstParagraph"/>
      </w:pPr>
      <w:r>
        <w:t xml:space="preserve">The cross term vanished because the noise has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and,</w:t>
      </w:r>
      <w:r>
        <w:t xml:space="preserve"> </w:t>
      </w:r>
      <w:r>
        <w:t xml:space="preserve">for a new outcome, is independent of the training set.</w:t>
      </w:r>
      <w:r>
        <w:t xml:space="preserve"> </w:t>
      </w:r>
      <w:r>
        <w:t xml:space="preserve">Without the zero mean, independence alone would leave</w:t>
      </w:r>
      <w:r>
        <w:t xml:space="preserve"> </w:t>
      </w:r>
      <m:oMath>
        <m:r>
          <m:t>2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times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μ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g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;</m:t>
                </m:r>
                <m:sSub>
                  <m:e>
                    <m:r>
                      <m:rPr>
                        <m:scr m:val="script"/>
                        <m:sty m:val="p"/>
                      </m:rPr>
                      <m:t>D</m:t>
                    </m:r>
                  </m:e>
                  <m:sub>
                    <m:r>
                      <m:rPr>
                        <m:nor/>
                        <m:sty m:val="p"/>
                      </m:rPr>
                      <m:t>train</m:t>
                    </m:r>
                  </m:sub>
                </m:sSub>
              </m:e>
            </m:d>
            <m:r>
              <m:t>​</m:t>
            </m:r>
          </m:e>
        </m:d>
        <m:r>
          <m:t>​</m:t>
        </m:r>
      </m:oMath>
      <w:r>
        <w:t xml:space="preserve">, which need not be zero.</w:t>
      </w:r>
      <w:r>
        <w:t xml:space="preserve"> </w:t>
      </w:r>
      <w:r>
        <w:t xml:space="preserve">That holds for a fresh observation,</w:t>
      </w:r>
      <w:r>
        <w:t xml:space="preserve"> </w:t>
      </w:r>
      <w:r>
        <w:t xml:space="preserve">and it fails for an observation the procedure was trained on,</w:t>
      </w:r>
      <w:r>
        <w:t xml:space="preserve"> </w:t>
      </w:r>
      <w:r>
        <w:t xml:space="preserve">whose noise helped determine the prediction.</w:t>
      </w:r>
    </w:p>
    <w:bookmarkEnd w:id="86"/>
    <w:bookmarkStart w:id="87" w:name="exr-epe-split-bias"/>
    <w:p>
      <w:pPr>
        <w:pStyle w:val="BodyText"/>
      </w:pPr>
      <w:del w:id="1538" w:author="PR Preview" w:date="2026-01-01T00:00:00Z">
        <w:r>
          <w:rPr>
            <w:b/>
            <w:bCs/>
          </w:rPr>
          <w:delText xml:space="preserve">Exercise 6 (Separate the bias)</w:delText>
        </w:r>
      </w:del>
      <w:del w:id="1539" w:author="PR Preview" w:date="2026-01-01T00:00:00Z">
        <w:r>
          <w:delText xml:space="preserve"> </w:delText>
        </w:r>
      </w:del>
      <w:hyperlink w:anchor="eq-epe-after-noise">
        <w:del w:id="1540" w:author="PR Preview" w:date="2026-01-01T00:00:00Z">
          <w:r>
            <w:rPr>
              <w:rStyle w:val="Hyperlink"/>
            </w:rPr>
            <w:delText xml:space="preserve">Equation 17</w:delText>
          </w:r>
        </w:del>
      </w:hyperlink>
      <w:del w:id="1541" w:author="PR Preview" w:date="2026-01-01T00:00:00Z">
        <w:r>
          <w:delText xml:space="preserve"> </w:delText>
        </w:r>
      </w:del>
      <w:del w:id="1542" w:author="PR Preview" w:date="2026-01-01T00:00:00Z">
        <w:r>
          <w:delText xml:space="preserve">leaves one term that still mixes two ideas:</w:delText>
        </w:r>
      </w:del>
    </w:p>
    <w:p>
      <w:pPr>
        <w:pStyle w:val="BodyText"/>
      </w:pPr>
      <w:ins w:id="1543" w:author="PR Preview" w:date="2026-01-01T00:00:00Z">
        <w:r>
          <w:rPr>
            <w:b/>
            <w:bCs/>
          </w:rPr>
          <w:t xml:space="preserve">Exercise 6 (Separate the bias)</w:t>
        </w:r>
      </w:ins>
      <w:ins w:id="1544" w:author="PR Preview" w:date="2026-01-01T00:00:00Z">
        <w:r>
          <w:t xml:space="preserve"> </w:t>
        </w:r>
      </w:ins>
      <w:hyperlink w:anchor="eq-epe-after-noise">
        <w:ins w:id="1545" w:author="PR Preview" w:date="2026-01-01T00:00:00Z">
          <w:r>
            <w:rPr>
              <w:rStyle w:val="Hyperlink"/>
            </w:rPr>
            <w:t xml:space="preserve">Equation 19</w:t>
          </w:r>
        </w:ins>
      </w:hyperlink>
      <w:ins w:id="1546" w:author="PR Preview" w:date="2026-01-01T00:00:00Z">
        <w:r>
          <w:t xml:space="preserve"> </w:t>
        </w:r>
      </w:ins>
      <w:ins w:id="1547" w:author="PR Preview" w:date="2026-01-01T00:00:00Z">
        <w:r>
          <w:t xml:space="preserve">leaves one term that still mixes two ideas:</w:t>
        </w:r>
      </w:ins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 prediction can miss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because its</w:t>
      </w:r>
      <w:r>
        <w:t xml:space="preserve"> </w:t>
      </w:r>
      <w:hyperlink w:anchor="def-average-fit">
        <w:r>
          <w:rPr>
            <w:rStyle w:val="Hyperlink"/>
          </w:rPr>
          <w:t xml:space="preserve">average fit</w:t>
        </w:r>
      </w:hyperlink>
      <w:r>
        <w:t xml:space="preserve"> </w:t>
      </w:r>
      <w:r>
        <w:t xml:space="preserve">is off,</w:t>
      </w:r>
      <w:r>
        <w:t xml:space="preserve"> </w:t>
      </w:r>
      <w:r>
        <w:t xml:space="preserve">or because it gives a different result for every training set.</w:t>
      </w:r>
      <w:r>
        <w:t xml:space="preserve"> </w:t>
      </w:r>
      <w:r>
        <w:t xml:space="preserve">These are different failures with different fixes,</w:t>
      </w:r>
      <w:r>
        <w:t xml:space="preserve"> </w:t>
      </w:r>
      <w:r>
        <w:t xml:space="preserve">so the term should split into one piece for each.</w:t>
      </w:r>
    </w:p>
    <w:p>
      <w:pPr>
        <w:pStyle w:val="BodyText"/>
      </w:pPr>
      <w:del w:id="1548" w:author="PR Preview" w:date="2026-01-01T00:00:00Z">
        <w:r>
          <w:delText xml:space="preserve">Split it with the same technique as before:</w:delText>
        </w:r>
      </w:del>
      <w:del w:id="1549" w:author="PR Preview" w:date="2026-01-01T00:00:00Z">
        <w:r>
          <w:delText xml:space="preserve"> </w:delText>
        </w:r>
      </w:del>
      <w:del w:id="1550" w:author="PR Preview" w:date="2026-01-01T00:00:00Z">
        <w:r>
          <w:delText xml:space="preserve">add and subtract the average fit</w:delText>
        </w:r>
      </w:del>
      <w:del w:id="1551" w:author="PR Preview" w:date="2026-01-01T00:00:00Z">
        <w:r>
          <w:delText xml:space="preserve"> </w:delText>
        </w:r>
      </w:del>
      <m:oMath>
        <m:acc>
          <m:accPr>
            <m:chr m:val="‾"/>
          </m:accPr>
          <m:e>
            <m:r>
              <m:t>h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del w:id="1552" w:author="PR Preview" w:date="2026-01-01T00:00:00Z">
        <w:r>
          <w:delText xml:space="preserve"> </w:delText>
        </w:r>
      </w:del>
      <w:del w:id="1553" w:author="PR Preview" w:date="2026-01-01T00:00:00Z">
        <w:r>
          <w:delText xml:space="preserve">(</w:delText>
        </w:r>
      </w:del>
      <w:hyperlink w:anchor="eq-average-fit">
        <w:del w:id="1554" w:author="PR Preview" w:date="2026-01-01T00:00:00Z">
          <w:r>
            <w:rPr>
              <w:rStyle w:val="Hyperlink"/>
            </w:rPr>
            <w:delText xml:space="preserve">Equation 15</w:delText>
          </w:r>
        </w:del>
      </w:hyperlink>
      <w:del w:id="1555" w:author="PR Preview" w:date="2026-01-01T00:00:00Z">
        <w:r>
          <w:delText xml:space="preserve">),</w:delText>
        </w:r>
      </w:del>
      <w:del w:id="1556" w:author="PR Preview" w:date="2026-01-01T00:00:00Z">
        <w:r>
          <w:delText xml:space="preserve"> </w:delText>
        </w:r>
      </w:del>
      <w:del w:id="1557" w:author="PR Preview" w:date="2026-01-01T00:00:00Z">
        <w:r>
          <w:delText xml:space="preserve">expand, and take the expectation term by term.</w:delText>
        </w:r>
      </w:del>
    </w:p>
    <w:p>
      <w:pPr>
        <w:pStyle w:val="BodyText"/>
      </w:pPr>
      <w:ins w:id="1558" w:author="PR Preview" w:date="2026-01-01T00:00:00Z">
        <w:r>
          <w:t xml:space="preserve">Split it with the same technique as before:</w:t>
        </w:r>
      </w:ins>
      <w:ins w:id="1559" w:author="PR Preview" w:date="2026-01-01T00:00:00Z">
        <w:r>
          <w:t xml:space="preserve"> </w:t>
        </w:r>
      </w:ins>
      <w:ins w:id="1560" w:author="PR Preview" w:date="2026-01-01T00:00:00Z">
        <w:r>
          <w:t xml:space="preserve">add and subtract the average fit</w:t>
        </w:r>
      </w:ins>
      <w:ins w:id="1561" w:author="PR Preview" w:date="2026-01-01T00:00:00Z">
        <w:r>
          <w:t xml:space="preserve"> </w:t>
        </w:r>
      </w:ins>
      <m:oMath>
        <m:acc>
          <m:accPr>
            <m:chr m:val="‾"/>
          </m:accPr>
          <m:e>
            <m:r>
              <m:t>h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ins w:id="1562" w:author="PR Preview" w:date="2026-01-01T00:00:00Z">
        <w:r>
          <w:t xml:space="preserve"> </w:t>
        </w:r>
      </w:ins>
      <w:ins w:id="1563" w:author="PR Preview" w:date="2026-01-01T00:00:00Z">
        <w:r>
          <w:t xml:space="preserve">(</w:t>
        </w:r>
      </w:ins>
      <w:hyperlink w:anchor="eq-average-fit">
        <w:ins w:id="1564" w:author="PR Preview" w:date="2026-01-01T00:00:00Z">
          <w:r>
            <w:rPr>
              <w:rStyle w:val="Hyperlink"/>
            </w:rPr>
            <w:t xml:space="preserve">Equation 17</w:t>
          </w:r>
        </w:ins>
      </w:hyperlink>
      <w:ins w:id="1565" w:author="PR Preview" w:date="2026-01-01T00:00:00Z">
        <w:r>
          <w:t xml:space="preserve">),</w:t>
        </w:r>
      </w:ins>
      <w:ins w:id="1566" w:author="PR Preview" w:date="2026-01-01T00:00:00Z">
        <w:r>
          <w:t xml:space="preserve"> </w:t>
        </w:r>
      </w:ins>
      <w:ins w:id="1567" w:author="PR Preview" w:date="2026-01-01T00:00:00Z">
        <w:r>
          <w:t xml:space="preserve">expand, and take the expectation term by term.</w:t>
        </w:r>
      </w:ins>
    </w:p>
    <w:p>
      <w:pPr>
        <w:pStyle w:val="BodyText"/>
      </w:pPr>
      <w:r>
        <w:t xml:space="preserve">Which of the three terms is not random at all,</w:t>
      </w:r>
      <w:r>
        <w:t xml:space="preserve"> </w:t>
      </w:r>
      <w:r>
        <w:t xml:space="preserve">and what makes the cross term zero this time?</w:t>
      </w:r>
    </w:p>
    <w:bookmarkEnd w:id="87"/>
    <w:bookmarkStart w:id="90" w:name="sol-epe-split-bias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Insert the average fit: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acc>
                <m:accPr>
                  <m:chr m:val="‾"/>
                </m:accPr>
                <m:e>
                  <m:r>
                    <m:t>h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‾"/>
                        </m:accPr>
                        <m:e>
                          <m:r>
                            <m:t>h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‾"/>
                        </m:accPr>
                        <m:e>
                          <m:r>
                            <m:t>h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 of a sum)</m:t>
              </m:r>
            </m:e>
          </m:eqArr>
        </m:oMath>
      </m:oMathPara>
    </w:p>
    <w:p>
      <w:pPr>
        <w:pStyle w:val="FirstParagraph"/>
      </w:pPr>
      <w:r>
        <w:t xml:space="preserve">Take the expectation of each term in turn.</w:t>
      </w:r>
    </w:p>
    <w:p>
      <w:pPr>
        <w:pStyle w:val="BodyText"/>
      </w:pPr>
      <w:r>
        <w:t xml:space="preserve">The first term does not depend 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constant,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h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 already been averaged over training sets.</w:t>
      </w:r>
      <w:r>
        <w:t xml:space="preserve"> </w:t>
      </w:r>
      <w:r>
        <w:t xml:space="preserve">The expectation of a constant is that constant: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acc>
                            <m:accPr>
                              <m:chr m:val="‾"/>
                            </m:accPr>
                            <m:e>
                              <m:r>
                                <m:t>h</m:t>
                              </m:r>
                            </m:e>
                          </m:acc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‾"/>
                        </m:accPr>
                        <m:e>
                          <m:r>
                            <m:t>h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‾"/>
                        </m:accPr>
                        <m:e>
                          <m:r>
                            <m:t>h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and its negative have the same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(definitions of the average fit and of bias)</m:t>
              </m:r>
            </m:e>
          </m:eqArr>
        </m:oMath>
      </m:oMathPara>
    </w:p>
    <w:p>
      <w:pPr>
        <w:pStyle w:val="FirstParagraph"/>
      </w:pPr>
      <w:r>
        <w:t xml:space="preserve">The cross term vanishes, and this time not by independence</w:t>
      </w:r>
      <w:r>
        <w:t xml:space="preserve"> </w:t>
      </w:r>
      <w:r>
        <w:t xml:space="preserve">but by the definition of the average fit.</w:t>
      </w:r>
      <w:r>
        <w:t xml:space="preserve"> </w:t>
      </w:r>
      <w:r>
        <w:t xml:space="preserve">The first factor is a constant, so it comes out of the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‾"/>
                        </m:accPr>
                        <m:e>
                          <m:r>
                            <m:t>h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‾"/>
                        </m:accPr>
                        <m:e>
                          <m:r>
                            <m:t>h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difference of a constant and a variable)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average fit)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times zero)</m:t>
              </m:r>
            </m:e>
          </m:eqArr>
        </m:oMath>
      </m:oMathPara>
    </w:p>
    <w:p>
      <w:pPr>
        <w:pStyle w:val="FirstParagraph"/>
      </w:pPr>
      <w:r>
        <w:t xml:space="preserve">The third term is the expectation of the squared deviation of the prediction from its mean,</w:t>
      </w:r>
      <w:r>
        <w:t xml:space="preserve"> </w:t>
      </w:r>
      <w:r>
        <w:t xml:space="preserve">which is the</w:t>
      </w:r>
      <w:r>
        <w:t xml:space="preserve"> </w:t>
      </w:r>
      <w:hyperlink r:id="rId88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 the prediction: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h</m:t>
                              </m:r>
                            </m:e>
                          </m:acc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acc>
                            <m:accPr>
                              <m:chr m:val="‾"/>
                            </m:accPr>
                            <m:e>
                              <m:r>
                                <m:t>h</m:t>
                              </m:r>
                            </m:e>
                          </m:acc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and its negative have the same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r>
                                <m:t>g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x</m:t>
                                  </m:r>
                                  <m:r>
                                    <m:rPr>
                                      <m:sty m:val="p"/>
                                    </m:rPr>
                                    <m:t>;</m:t>
                                  </m:r>
                                  <m:sSub>
                                    <m:e>
                                      <m:r>
                                        <m:rPr>
                                          <m:scr m:val="script"/>
                                          <m:sty m:val="p"/>
                                        </m:rPr>
                                        <m:t>D</m:t>
                                      </m:r>
                                    </m:e>
                                    <m:sub>
                                      <m:r>
                                        <m:rPr>
                                          <m:nor/>
                                          <m:sty m:val="p"/>
                                        </m:rPr>
                                        <m:t>train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average fit)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</m:eqArr>
        </m:oMath>
      </m:oMathPara>
    </w:p>
    <w:p>
      <w:pPr>
        <w:pStyle w:val="FirstParagraph"/>
      </w:pPr>
      <w:r>
        <w:t xml:space="preserve">Adding the three expectations,</w:t>
      </w:r>
    </w:p>
    <w:p>
      <w:pPr>
        <w:pStyle w:val="BodyText"/>
      </w:pPr>
      <w:bookmarkStart w:id="89" w:name="eq-epe-after-bias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20</m:t>
          </m:r>
          <m:r>
            <m:rPr>
              <m:sty m:val="p"/>
            </m:rPr>
            <m:t>)</m:t>
          </m:r>
        </m:oMath>
      </m:oMathPara>
      <w:bookmarkEnd w:id="89"/>
    </w:p>
    <w:p>
      <w:pPr>
        <w:pStyle w:val="FirstParagraph"/>
      </w:pPr>
      <w:del w:id="1568" w:author="PR Preview" w:date="2026-01-01T00:00:00Z">
        <w:r>
          <w:delText xml:space="preserve">Neither cross term needed the noise to be normal,</w:delText>
        </w:r>
      </w:del>
      <w:del w:id="1569" w:author="PR Preview" w:date="2026-01-01T00:00:00Z">
        <w:r>
          <w:delText xml:space="preserve"> </w:delText>
        </w:r>
      </w:del>
      <w:del w:id="1570" w:author="PR Preview" w:date="2026-01-01T00:00:00Z">
        <w:r>
          <w:delText xml:space="preserve">and neither assumed anything about the fitting procedure:</w:delText>
        </w:r>
      </w:del>
      <w:del w:id="1571" w:author="PR Preview" w:date="2026-01-01T00:00:00Z">
        <w:r>
          <w:delText xml:space="preserve"> </w:delText>
        </w:r>
      </w:del>
      <m:oMath>
        <m:r>
          <m:t>g</m:t>
        </m:r>
      </m:oMath>
      <w:del w:id="1572" w:author="PR Preview" w:date="2026-01-01T00:00:00Z">
        <w:r>
          <w:delText xml:space="preserve"> </w:delText>
        </w:r>
      </w:del>
      <w:del w:id="1573" w:author="PR Preview" w:date="2026-01-01T00:00:00Z">
        <w:r>
          <w:delText xml:space="preserve">can be a line, a tree or a neural network.</w:delText>
        </w:r>
      </w:del>
      <w:del w:id="1574" w:author="PR Preview" w:date="2026-01-01T00:00:00Z">
        <w:r>
          <w:delText xml:space="preserve"> </w:delText>
        </w:r>
      </w:del>
      <w:del w:id="1575" w:author="PR Preview" w:date="2026-01-01T00:00:00Z">
        <w:r>
          <w:delText xml:space="preserve">This split is specific to squared-error loss, the loss these notes use.</w:delText>
        </w:r>
      </w:del>
    </w:p>
    <w:p>
      <w:pPr>
        <w:pStyle w:val="BodyText"/>
      </w:pPr>
      <w:del w:id="1576" w:author="PR Preview" w:date="2026-01-01T00:00:00Z">
        <w:r>
          <w:rPr>
            <w:b/>
            <w:bCs/>
          </w:rPr>
          <w:delText xml:space="preserve">Theorem 2 (Bias, variance and noise)</w:delText>
        </w:r>
      </w:del>
      <w:del w:id="1577" w:author="PR Preview" w:date="2026-01-01T00:00:00Z">
        <w:r>
          <w:delText xml:space="preserve"> </w:delText>
        </w:r>
      </w:del>
      <w:del w:id="1578" w:author="PR Preview" w:date="2026-01-01T00:00:00Z">
        <w:r>
          <w:delText xml:space="preserve">Let</w:delText>
        </w:r>
      </w:del>
      <w:del w:id="1579" w:author="PR Preview" w:date="2026-01-01T00:00:00Z">
        <w:r>
          <w:delText xml:space="preserve"> </w:delText>
        </w:r>
      </w:del>
      <m:oMath>
        <m:r>
          <m:t>μ</m:t>
        </m:r>
      </m:oMath>
      <w:del w:id="1580" w:author="PR Preview" w:date="2026-01-01T00:00:00Z">
        <w:r>
          <w:delText xml:space="preserve"> </w:delText>
        </w:r>
      </w:del>
      <w:del w:id="1581" w:author="PR Preview" w:date="2026-01-01T00:00:00Z">
        <w:r>
          <w:delText xml:space="preserve">be the</w:delText>
        </w:r>
      </w:del>
      <w:del w:id="1582" w:author="PR Preview" w:date="2026-01-01T00:00:00Z">
        <w:r>
          <w:delText xml:space="preserve"> </w:delText>
        </w:r>
      </w:del>
      <w:hyperlink w:anchor="def-mean-function">
        <w:del w:id="1583" w:author="PR Preview" w:date="2026-01-01T00:00:00Z">
          <w:r>
            <w:rPr>
              <w:rStyle w:val="Hyperlink"/>
            </w:rPr>
            <w:delText xml:space="preserve">mean function</w:delText>
          </w:r>
        </w:del>
      </w:hyperlink>
      <w:del w:id="1584" w:author="PR Preview" w:date="2026-01-01T00:00:00Z">
        <w:r>
          <w:delText xml:space="preserve"> </w:delText>
        </w:r>
      </w:del>
      <w:del w:id="1585" w:author="PR Preview" w:date="2026-01-01T00:00:00Z">
        <w:r>
          <w:delText xml:space="preserve">of the outcome given the covariate.</w:delText>
        </w:r>
      </w:del>
      <w:del w:id="1586" w:author="PR Preview" w:date="2026-01-01T00:00:00Z">
        <w:r>
          <w:delText xml:space="preserve"> </w:delText>
        </w:r>
      </w:del>
      <w:del w:id="1587" w:author="PR Preview" w:date="2026-01-01T00:00:00Z">
        <w:r>
          <w:delText xml:space="preserve">Suppose that, given</w:delText>
        </w:r>
      </w:del>
      <w:del w:id="1588" w:author="PR Preview" w:date="2026-01-01T00:00:00Z">
        <w:r>
          <w:delText xml:space="preserve"> </w:delText>
        </w:r>
      </w:del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del w:id="1589" w:author="PR Preview" w:date="2026-01-01T00:00:00Z">
        <w:r>
          <w:delText xml:space="preserve">,</w:delText>
        </w:r>
      </w:del>
      <w:del w:id="1590" w:author="PR Preview" w:date="2026-01-01T00:00:00Z">
        <w:r>
          <w:delText xml:space="preserve"> </w:delText>
        </w:r>
      </w:del>
      <w:del w:id="1591" w:author="PR Preview" w:date="2026-01-01T00:00:00Z">
        <w:r>
          <w:delText xml:space="preserve">the new outcome is</w:delText>
        </w:r>
      </w:del>
      <w:del w:id="1592" w:author="PR Preview" w:date="2026-01-01T00:00:00Z">
        <w:r>
          <w:delText xml:space="preserve"> </w:delText>
        </w:r>
      </w:del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ε</m:t>
        </m:r>
      </m:oMath>
      <w:del w:id="1593" w:author="PR Preview" w:date="2026-01-01T00:00:00Z">
        <w:r>
          <w:delText xml:space="preserve">,</w:delText>
        </w:r>
      </w:del>
      <w:del w:id="1594" w:author="PR Preview" w:date="2026-01-01T00:00:00Z">
        <w:r>
          <w:delText xml:space="preserve"> </w:delText>
        </w:r>
      </w:del>
      <w:del w:id="1595" w:author="PR Preview" w:date="2026-01-01T00:00:00Z">
        <w:r>
          <w:delText xml:space="preserve">where</w:delText>
        </w:r>
      </w:del>
      <w:del w:id="1596" w:author="PR Preview" w:date="2026-01-01T00:00:00Z">
        <w:r>
          <w:delText xml:space="preserve"> </w:delText>
        </w:r>
      </w:del>
      <m:oMath>
        <m:r>
          <m:t>ε</m:t>
        </m:r>
      </m:oMath>
      <w:del w:id="1597" w:author="PR Preview" w:date="2026-01-01T00:00:00Z">
        <w:r>
          <w:delText xml:space="preserve">, the noise in the outcome at</w:delText>
        </w:r>
      </w:del>
      <w:del w:id="1598" w:author="PR Preview" w:date="2026-01-01T00:00:00Z">
        <w:r>
          <w:delText xml:space="preserve"> </w:delText>
        </w:r>
      </w:del>
      <m:oMath>
        <m:r>
          <m:t>x</m:t>
        </m:r>
      </m:oMath>
      <w:del w:id="1599" w:author="PR Preview" w:date="2026-01-01T00:00:00Z">
        <w:r>
          <w:delText xml:space="preserve">, has mean</w:delText>
        </w:r>
      </w:del>
      <w:del w:id="1600" w:author="PR Preview" w:date="2026-01-01T00:00:00Z">
        <w:r>
          <w:delText xml:space="preserve"> </w:delText>
        </w:r>
      </w:del>
      <m:oMath>
        <m:r>
          <m:t>0</m:t>
        </m:r>
      </m:oMath>
      <w:del w:id="1601" w:author="PR Preview" w:date="2026-01-01T00:00:00Z">
        <w:r>
          <w:delText xml:space="preserve"> </w:delText>
        </w:r>
      </w:del>
      <w:del w:id="1602" w:author="PR Preview" w:date="2026-01-01T00:00:00Z">
        <w:r>
          <w:delText xml:space="preserve">and variance</w:delText>
        </w:r>
      </w:del>
      <w:del w:id="1603" w:author="PR Preview" w:date="2026-01-01T00:00:00Z">
        <w:r>
          <w:delText xml:space="preserve"> </w:delText>
        </w:r>
      </w:del>
      <m:oMath>
        <m:sSup>
          <m:e>
            <m:r>
              <m:t>σ</m:t>
            </m:r>
          </m:e>
          <m:sup>
            <m:r>
              <m:t>2</m:t>
            </m:r>
          </m:sup>
        </m:sSup>
      </m:oMath>
      <w:del w:id="1604" w:author="PR Preview" w:date="2026-01-01T00:00:00Z">
        <w:r>
          <w:delText xml:space="preserve">,</w:delText>
        </w:r>
      </w:del>
      <w:del w:id="1605" w:author="PR Preview" w:date="2026-01-01T00:00:00Z">
        <w:r>
          <w:delText xml:space="preserve"> </w:delText>
        </w:r>
      </w:del>
      <w:del w:id="1606" w:author="PR Preview" w:date="2026-01-01T00:00:00Z">
        <w:r>
          <w:delText xml:space="preserve">and that</w:delText>
        </w:r>
      </w:del>
      <w:del w:id="1607" w:author="PR Preview" w:date="2026-01-01T00:00:00Z">
        <w:r>
          <w:delText xml:space="preserve"> </w:delText>
        </w:r>
      </w:del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del w:id="1608" w:author="PR Preview" w:date="2026-01-01T00:00:00Z">
        <w:r>
          <w:delText xml:space="preserve"> </w:delText>
        </w:r>
      </w:del>
      <w:del w:id="1609" w:author="PR Preview" w:date="2026-01-01T00:00:00Z">
        <w:r>
          <w:delText xml:space="preserve">is independent of the random training set</w:delText>
        </w:r>
      </w:del>
      <w:del w:id="1610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del w:id="1611" w:author="PR Preview" w:date="2026-01-01T00:00:00Z">
        <w:r>
          <w:delText xml:space="preserve">,</w:delText>
        </w:r>
      </w:del>
      <w:del w:id="1612" w:author="PR Preview" w:date="2026-01-01T00:00:00Z">
        <w:r>
          <w:delText xml:space="preserve"> </w:delText>
        </w:r>
      </w:del>
      <w:del w:id="1613" w:author="PR Preview" w:date="2026-01-01T00:00:00Z">
        <w:r>
          <w:delText xml:space="preserve">and that</w:delText>
        </w:r>
      </w:del>
      <w:del w:id="1614" w:author="PR Preview" w:date="2026-01-01T00:00:00Z">
        <w:r>
          <w:delText xml:space="preserve"> </w:delText>
        </w:r>
      </w:del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;</m:t>
                </m:r>
                <m:sSub>
                  <m:e>
                    <m:r>
                      <m:rPr>
                        <m:scr m:val="script"/>
                        <m:sty m:val="p"/>
                      </m:rPr>
                      <m:t>D</m:t>
                    </m:r>
                  </m:e>
                  <m:sub>
                    <m:r>
                      <m:rPr>
                        <m:nor/>
                        <m:sty m:val="p"/>
                      </m:rPr>
                      <m:t>train</m:t>
                    </m:r>
                  </m:sub>
                </m:sSub>
              </m:e>
            </m:d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del w:id="1615" w:author="PR Preview" w:date="2026-01-01T00:00:00Z">
        <w:r>
          <w:delText xml:space="preserve">.</w:delText>
        </w:r>
      </w:del>
      <w:del w:id="1616" w:author="PR Preview" w:date="2026-01-01T00:00:00Z">
        <w:r>
          <w:delText xml:space="preserve"> </w:delText>
        </w:r>
      </w:del>
      <w:del w:id="1617" w:author="PR Preview" w:date="2026-01-01T00:00:00Z">
        <w:r>
          <w:delText xml:space="preserve">Then the</w:delText>
        </w:r>
      </w:del>
      <w:del w:id="1618" w:author="PR Preview" w:date="2026-01-01T00:00:00Z">
        <w:r>
          <w:delText xml:space="preserve"> </w:delText>
        </w:r>
      </w:del>
      <w:hyperlink w:anchor="def-epe">
        <w:del w:id="1619" w:author="PR Preview" w:date="2026-01-01T00:00:00Z">
          <w:r>
            <w:rPr>
              <w:rStyle w:val="Hyperlink"/>
            </w:rPr>
            <w:delText xml:space="preserve">expected squared prediction error at</w:delText>
          </w:r>
        </w:del>
        <w:del w:id="1620" w:author="PR Preview" w:date="2026-01-01T00:00:00Z">
          <w:r>
            <w:rPr>
              <w:rStyle w:val="Hyperlink"/>
            </w:rPr>
            <w:delText xml:space="preserve"> </w:delText>
          </w:r>
        </w:del>
        <m:oMath>
          <m:r>
            <m:t>x</m:t>
          </m:r>
        </m:oMath>
      </w:hyperlink>
      <w:del w:id="1621" w:author="PR Preview" w:date="2026-01-01T00:00:00Z">
        <w:r>
          <w:delText xml:space="preserve"> </w:delText>
        </w:r>
      </w:del>
      <w:del w:id="1622" w:author="PR Preview" w:date="2026-01-01T00:00:00Z">
        <w:r>
          <w:delText xml:space="preserve">is the squared</w:delText>
        </w:r>
      </w:del>
      <w:del w:id="1623" w:author="PR Preview" w:date="2026-01-01T00:00:00Z">
        <w:r>
          <w:delText xml:space="preserve"> </w:delText>
        </w:r>
      </w:del>
      <w:hyperlink w:anchor="def-prediction-bias">
        <w:del w:id="1624" w:author="PR Preview" w:date="2026-01-01T00:00:00Z">
          <w:r>
            <w:rPr>
              <w:rStyle w:val="Hyperlink"/>
            </w:rPr>
            <w:delText xml:space="preserve">bias</w:delText>
          </w:r>
        </w:del>
      </w:hyperlink>
      <w:del w:id="1625" w:author="PR Preview" w:date="2026-01-01T00:00:00Z">
        <w:r>
          <w:delText xml:space="preserve"> </w:delText>
        </w:r>
      </w:del>
      <w:del w:id="1626" w:author="PR Preview" w:date="2026-01-01T00:00:00Z">
        <w:r>
          <w:delText xml:space="preserve">of the prediction</w:delText>
        </w:r>
      </w:del>
      <w:del w:id="1627" w:author="PR Preview" w:date="2026-01-01T00:00:00Z">
        <w:r>
          <w:delText xml:space="preserve"> </w:delText>
        </w:r>
      </w:del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del w:id="1628" w:author="PR Preview" w:date="2026-01-01T00:00:00Z">
        <w:r>
          <w:delText xml:space="preserve"> </w:delText>
        </w:r>
      </w:del>
      <w:del w:id="1629" w:author="PR Preview" w:date="2026-01-01T00:00:00Z">
        <w:r>
          <w:delText xml:space="preserve">as a prediction of</w:delText>
        </w:r>
      </w:del>
      <w:del w:id="1630" w:author="PR Preview" w:date="2026-01-01T00:00:00Z">
        <w:r>
          <w:delText xml:space="preserve"> </w:delText>
        </w:r>
      </w:del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del w:id="1631" w:author="PR Preview" w:date="2026-01-01T00:00:00Z">
        <w:r>
          <w:delText xml:space="preserve">,</w:delText>
        </w:r>
      </w:del>
      <w:del w:id="1632" w:author="PR Preview" w:date="2026-01-01T00:00:00Z">
        <w:r>
          <w:delText xml:space="preserve"> </w:delText>
        </w:r>
      </w:del>
      <w:del w:id="1633" w:author="PR Preview" w:date="2026-01-01T00:00:00Z">
        <w:r>
          <w:delText xml:space="preserve">plus its</w:delText>
        </w:r>
      </w:del>
      <w:del w:id="1634" w:author="PR Preview" w:date="2026-01-01T00:00:00Z">
        <w:r>
          <w:delText xml:space="preserve"> </w:delText>
        </w:r>
      </w:del>
      <w:hyperlink r:id="rId88">
        <w:del w:id="1635" w:author="PR Preview" w:date="2026-01-01T00:00:00Z">
          <w:r>
            <w:rPr>
              <w:rStyle w:val="Hyperlink"/>
            </w:rPr>
            <w:delText xml:space="preserve">variance</w:delText>
          </w:r>
        </w:del>
      </w:hyperlink>
      <w:del w:id="1636" w:author="PR Preview" w:date="2026-01-01T00:00:00Z">
        <w:r>
          <w:delText xml:space="preserve">,</w:delText>
        </w:r>
      </w:del>
      <w:del w:id="1637" w:author="PR Preview" w:date="2026-01-01T00:00:00Z">
        <w:r>
          <w:delText xml:space="preserve"> </w:delText>
        </w:r>
      </w:del>
      <w:del w:id="1638" w:author="PR Preview" w:date="2026-01-01T00:00:00Z">
        <w:r>
          <w:delText xml:space="preserve">plus</w:delText>
        </w:r>
      </w:del>
      <w:del w:id="1639" w:author="PR Preview" w:date="2026-01-01T00:00:00Z">
        <w:r>
          <w:delText xml:space="preserve"> </w:delText>
        </w:r>
      </w:del>
      <m:oMath>
        <m:sSup>
          <m:e>
            <m:r>
              <m:t>σ</m:t>
            </m:r>
          </m:e>
          <m:sup>
            <m:r>
              <m:t>2</m:t>
            </m:r>
          </m:sup>
        </m:sSup>
      </m:oMath>
      <w:del w:id="1640" w:author="PR Preview" w:date="2026-01-01T00:00:00Z">
        <w:r>
          <w:delText xml:space="preserve">:</w:delText>
        </w:r>
      </w:del>
    </w:p>
    <w:p>
      <w:pPr>
        <w:pStyle w:val="BodyText"/>
      </w:pPr>
      <w:bookmarkStart w:id="80" w:name="eq-epe-decomposition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EPE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19</m:t>
          </m:r>
          <m:r>
            <m:rPr>
              <m:sty m:val="p"/>
            </m:rPr>
            <m:t>)</m:t>
          </m:r>
        </m:oMath>
      </m:oMathPara>
      <w:bookmarkEnd w:id="80"/>
    </w:p>
    <w:p>
      <w:pPr>
        <w:pStyle w:val="FirstParagraph"/>
      </w:pPr>
      <w:del w:id="1641" w:author="PR Preview" w:date="2026-01-01T00:00:00Z">
        <w:r>
          <w:rPr>
            <w:i/>
            <w:iCs/>
          </w:rPr>
          <w:delText xml:space="preserve">Proof</w:delText>
        </w:r>
      </w:del>
      <w:del w:id="1642" w:author="PR Preview" w:date="2026-01-01T00:00:00Z">
        <w:r>
          <w:delText xml:space="preserve">. </w:delText>
        </w:r>
      </w:del>
      <w:del w:id="1643" w:author="PR Preview" w:date="2026-01-01T00:00:00Z">
        <w:r>
          <w:delText xml:space="preserve">Every expectation below is conditional on</w:delText>
        </w:r>
      </w:del>
      <w:del w:id="1644" w:author="PR Preview" w:date="2026-01-01T00:00:00Z">
        <w:r>
          <w:delText xml:space="preserve"> </w:delText>
        </w:r>
      </w:del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del w:id="1645" w:author="PR Preview" w:date="2026-01-01T00:00:00Z">
        <w:r>
          <w:delText xml:space="preserve">, as in the exercises.</w:delText>
        </w:r>
      </w:del>
      <w:del w:id="1646" w:author="PR Preview" w:date="2026-01-01T00:00:00Z">
        <w:r>
          <w:delText xml:space="preserve"> </w:delText>
        </w:r>
      </w:del>
      <w:del w:id="1647" w:author="PR Preview" w:date="2026-01-01T00:00:00Z">
        <w:r>
          <w:delText xml:space="preserve">By</w:delText>
        </w:r>
      </w:del>
      <w:del w:id="1648" w:author="PR Preview" w:date="2026-01-01T00:00:00Z">
        <w:r>
          <w:delText xml:space="preserve"> </w:delText>
        </w:r>
      </w:del>
      <w:hyperlink w:anchor="sol-epe-split-noise">
        <w:del w:id="1649" w:author="PR Preview" w:date="2026-01-01T00:00:00Z">
          <w:r>
            <w:rPr>
              <w:rStyle w:val="Hyperlink"/>
            </w:rPr>
            <w:delText xml:space="preserve">Solution 5</w:delText>
          </w:r>
        </w:del>
      </w:hyperlink>
      <w:del w:id="1650" w:author="PR Preview" w:date="2026-01-01T00:00:00Z">
        <w:r>
          <w:delText xml:space="preserve">, the expected squared prediction error is the noise variance plus the mean squared error of the prediction as an estimate of</w:delText>
        </w:r>
      </w:del>
      <w:del w:id="1651" w:author="PR Preview" w:date="2026-01-01T00:00:00Z">
        <w:r>
          <w:delText xml:space="preserve"> </w:delText>
        </w:r>
      </w:del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del w:id="1652" w:author="PR Preview" w:date="2026-01-01T00:00:00Z">
        <w:r>
          <w:delText xml:space="preserve">.</w:delText>
        </w:r>
      </w:del>
      <w:del w:id="1653" w:author="PR Preview" w:date="2026-01-01T00:00:00Z">
        <w:r>
          <w:delText xml:space="preserve"> </w:delText>
        </w:r>
      </w:del>
      <w:del w:id="1654" w:author="PR Preview" w:date="2026-01-01T00:00:00Z">
        <w:r>
          <w:delText xml:space="preserve">By</w:delText>
        </w:r>
      </w:del>
      <w:del w:id="1655" w:author="PR Preview" w:date="2026-01-01T00:00:00Z">
        <w:r>
          <w:delText xml:space="preserve"> </w:delText>
        </w:r>
      </w:del>
      <w:hyperlink w:anchor="sol-epe-split-bias">
        <w:del w:id="1656" w:author="PR Preview" w:date="2026-01-01T00:00:00Z">
          <w:r>
            <w:rPr>
              <w:rStyle w:val="Hyperlink"/>
            </w:rPr>
            <w:delText xml:space="preserve">Solution 6</w:delText>
          </w:r>
        </w:del>
      </w:hyperlink>
      <w:del w:id="1657" w:author="PR Preview" w:date="2026-01-01T00:00:00Z">
        <w:r>
          <w:delText xml:space="preserve">, that mean squared error is the squared bias plus the variance.</w:delText>
        </w:r>
      </w:del>
      <w:del w:id="1658" w:author="PR Preview" w:date="2026-01-01T00:00:00Z">
        <w:r>
          <w:delText xml:space="preserve"> </w:delText>
        </w:r>
      </w:del>
      <w:del w:id="1659" w:author="PR Preview" w:date="2026-01-01T00:00:00Z">
        <w:r>
          <w:delText xml:space="preserve">Substituting</w:delText>
        </w:r>
      </w:del>
      <w:del w:id="1660" w:author="PR Preview" w:date="2026-01-01T00:00:00Z">
        <w:r>
          <w:delText xml:space="preserve"> </w:delText>
        </w:r>
      </w:del>
      <w:hyperlink w:anchor="eq-epe-after-bias">
        <w:del w:id="1661" w:author="PR Preview" w:date="2026-01-01T00:00:00Z">
          <w:r>
            <w:rPr>
              <w:rStyle w:val="Hyperlink"/>
            </w:rPr>
            <w:delText xml:space="preserve">Equation 18</w:delText>
          </w:r>
        </w:del>
      </w:hyperlink>
      <w:del w:id="1662" w:author="PR Preview" w:date="2026-01-01T00:00:00Z">
        <w:r>
          <w:delText xml:space="preserve"> </w:delText>
        </w:r>
      </w:del>
      <w:del w:id="1663" w:author="PR Preview" w:date="2026-01-01T00:00:00Z">
        <w:r>
          <w:delText xml:space="preserve">into</w:delText>
        </w:r>
      </w:del>
      <w:del w:id="1664" w:author="PR Preview" w:date="2026-01-01T00:00:00Z">
        <w:r>
          <w:delText xml:space="preserve"> </w:delText>
        </w:r>
      </w:del>
      <w:hyperlink w:anchor="eq-epe-after-noise">
        <w:del w:id="1665" w:author="PR Preview" w:date="2026-01-01T00:00:00Z">
          <w:r>
            <w:rPr>
              <w:rStyle w:val="Hyperlink"/>
            </w:rPr>
            <w:delText xml:space="preserve">Equation 17</w:delText>
          </w:r>
        </w:del>
      </w:hyperlink>
      <w:del w:id="1666" w:author="PR Preview" w:date="2026-01-01T00:00:00Z">
        <w:r>
          <w:delText xml:space="preserve">:</w:delText>
        </w:r>
      </w:del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rPr>
                      <m:sty m:val="p"/>
                    </m:rPr>
                    <m:t>EPE</m:t>
                  </m:r>
                </m:e>
                <m:sub>
                  <m:r>
                    <m:t>n</m:t>
                  </m:r>
                </m:sub>
                <m:sup>
                  <m:r>
                    <m:t>g</m:t>
                  </m:r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(separating the noise)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(separating the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</m:eqArr>
        </m:oMath>
      </m:oMathPara>
    </w:p>
    <w:p>
      <w:pPr>
        <w:pStyle w:val="FirstParagraph"/>
      </w:pPr>
      <w:del w:id="1667" w:author="PR Preview" w:date="2026-01-01T00:00:00Z">
        <w:r>
          <w:rPr>
            <w:b/>
            <w:bCs/>
          </w:rPr>
          <w:delText xml:space="preserve">Definition 17 (Irreducible error)</w:delText>
        </w:r>
      </w:del>
      <w:del w:id="1668" w:author="PR Preview" w:date="2026-01-01T00:00:00Z">
        <w:r>
          <w:delText xml:space="preserve"> </w:delText>
        </w:r>
      </w:del>
      <w:del w:id="1669" w:author="PR Preview" w:date="2026-01-01T00:00:00Z">
        <w:r>
          <w:delText xml:space="preserve">In</w:delText>
        </w:r>
      </w:del>
      <w:del w:id="1670" w:author="PR Preview" w:date="2026-01-01T00:00:00Z">
        <w:r>
          <w:delText xml:space="preserve"> </w:delText>
        </w:r>
      </w:del>
      <w:hyperlink w:anchor="thm-epe-decomposition">
        <w:del w:id="1671" w:author="PR Preview" w:date="2026-01-01T00:00:00Z">
          <w:r>
            <w:rPr>
              <w:rStyle w:val="Hyperlink"/>
            </w:rPr>
            <w:delText xml:space="preserve">Theorem 2</w:delText>
          </w:r>
        </w:del>
      </w:hyperlink>
      <w:del w:id="1672" w:author="PR Preview" w:date="2026-01-01T00:00:00Z">
        <w:r>
          <w:delText xml:space="preserve">,</w:delText>
        </w:r>
      </w:del>
      <w:del w:id="1673" w:author="PR Preview" w:date="2026-01-01T00:00:00Z">
        <w:r>
          <w:delText xml:space="preserve"> </w:delText>
        </w:r>
      </w:del>
      <w:del w:id="1674" w:author="PR Preview" w:date="2026-01-01T00:00:00Z">
        <w:r>
          <w:delText xml:space="preserve">the term</w:delText>
        </w:r>
      </w:del>
      <w:del w:id="1675" w:author="PR Preview" w:date="2026-01-01T00:00:00Z">
        <w:r>
          <w:delText xml:space="preserve"> </w:delText>
        </w:r>
      </w:del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</m:oMath>
      <w:del w:id="1676" w:author="PR Preview" w:date="2026-01-01T00:00:00Z">
        <w:r>
          <w:delText xml:space="preserve"> </w:delText>
        </w:r>
      </w:del>
      <w:del w:id="1677" w:author="PR Preview" w:date="2026-01-01T00:00:00Z">
        <w:r>
          <w:delText xml:space="preserve">is the</w:delText>
        </w:r>
      </w:del>
      <w:del w:id="1678" w:author="PR Preview" w:date="2026-01-01T00:00:00Z">
        <w:r>
          <w:delText xml:space="preserve"> </w:delText>
        </w:r>
      </w:del>
      <w:del w:id="1679" w:author="PR Preview" w:date="2026-01-01T00:00:00Z">
        <w:r>
          <w:rPr>
            <w:b/>
            <w:bCs/>
          </w:rPr>
          <w:delText xml:space="preserve">irreducible error</w:delText>
        </w:r>
      </w:del>
      <w:del w:id="1680" w:author="PR Preview" w:date="2026-01-01T00:00:00Z">
        <w:r>
          <w:delText xml:space="preserve">.</w:delText>
        </w:r>
      </w:del>
      <w:del w:id="1681" w:author="PR Preview" w:date="2026-01-01T00:00:00Z">
        <w:r>
          <w:delText xml:space="preserve"> </w:delText>
        </w:r>
      </w:del>
      <w:del w:id="1682" w:author="PR Preview" w:date="2026-01-01T00:00:00Z">
        <w:r>
          <w:delText xml:space="preserve">It does not depend on the fitting procedure</w:delText>
        </w:r>
      </w:del>
      <w:del w:id="1683" w:author="PR Preview" w:date="2026-01-01T00:00:00Z">
        <w:r>
          <w:delText xml:space="preserve"> </w:delText>
        </w:r>
      </w:del>
      <m:oMath>
        <m:r>
          <m:t>g</m:t>
        </m:r>
      </m:oMath>
      <w:del w:id="1684" w:author="PR Preview" w:date="2026-01-01T00:00:00Z">
        <w:r>
          <w:delText xml:space="preserve">,</w:delText>
        </w:r>
      </w:del>
      <w:del w:id="1685" w:author="PR Preview" w:date="2026-01-01T00:00:00Z">
        <w:r>
          <w:delText xml:space="preserve"> </w:delText>
        </w:r>
      </w:del>
      <w:del w:id="1686" w:author="PR Preview" w:date="2026-01-01T00:00:00Z">
        <w:r>
          <w:delText xml:space="preserve">so no choice of prediction can remove it.</w:delText>
        </w:r>
      </w:del>
      <w:del w:id="1687" w:author="PR Preview" w:date="2026-01-01T00:00:00Z">
        <w:r>
          <w:delText xml:space="preserve"> </w:delText>
        </w:r>
      </w:del>
      <w:del w:id="1688" w:author="PR Preview" w:date="2026-01-01T00:00:00Z">
        <w:r>
          <w:delText xml:space="preserve">The theorem concerns the single covariate value</w:delText>
        </w:r>
      </w:del>
      <w:del w:id="1689" w:author="PR Preview" w:date="2026-01-01T00:00:00Z">
        <w:r>
          <w:delText xml:space="preserve"> </w:delText>
        </w:r>
      </w:del>
      <m:oMath>
        <m:r>
          <m:t>x</m:t>
        </m:r>
      </m:oMath>
      <w:del w:id="1690" w:author="PR Preview" w:date="2026-01-01T00:00:00Z">
        <w:r>
          <w:delText xml:space="preserve">,</w:delText>
        </w:r>
      </w:del>
      <w:del w:id="1691" w:author="PR Preview" w:date="2026-01-01T00:00:00Z">
        <w:r>
          <w:delText xml:space="preserve"> </w:delText>
        </w:r>
      </w:del>
      <w:del w:id="1692" w:author="PR Preview" w:date="2026-01-01T00:00:00Z">
        <w:r>
          <w:delText xml:space="preserve">so</w:delText>
        </w:r>
      </w:del>
      <w:del w:id="1693" w:author="PR Preview" w:date="2026-01-01T00:00:00Z">
        <w:r>
          <w:delText xml:space="preserve"> </w:delText>
        </w:r>
      </w:del>
      <m:oMath>
        <m:sSup>
          <m:e>
            <m:r>
              <m:t>σ</m:t>
            </m:r>
          </m:e>
          <m:sup>
            <m:r>
              <m:t>2</m:t>
            </m:r>
          </m:sup>
        </m:sSup>
      </m:oMath>
      <w:del w:id="1694" w:author="PR Preview" w:date="2026-01-01T00:00:00Z">
        <w:r>
          <w:delText xml:space="preserve"> </w:delText>
        </w:r>
      </w:del>
      <w:del w:id="1695" w:author="PR Preview" w:date="2026-01-01T00:00:00Z">
        <w:r>
          <w:delText xml:space="preserve">may differ from one covariate value to another:</w:delText>
        </w:r>
      </w:del>
      <w:del w:id="1696" w:author="PR Preview" w:date="2026-01-01T00:00:00Z">
        <w:r>
          <w:delText xml:space="preserve"> </w:delText>
        </w:r>
      </w:del>
      <w:del w:id="1697" w:author="PR Preview" w:date="2026-01-01T00:00:00Z">
        <w:r>
          <w:delText xml:space="preserve">it does not assume constant noise variance across covariate values.</w:delText>
        </w:r>
      </w:del>
      <w:del w:id="1698" w:author="PR Preview" w:date="2026-01-01T00:00:00Z">
        <w:r>
          <w:delText xml:space="preserve"> </w:delText>
        </w:r>
      </w:del>
      <w:del w:id="1699" w:author="PR Preview" w:date="2026-01-01T00:00:00Z">
        <w:r>
          <w:delText xml:space="preserve">For example, in</w:delText>
        </w:r>
      </w:del>
      <w:del w:id="1700" w:author="PR Preview" w:date="2026-01-01T00:00:00Z">
        <w:r>
          <w:delText xml:space="preserve"> </w:delText>
        </w:r>
      </w:del>
      <w:hyperlink w:anchor="exr-epe-three-sources">
        <w:del w:id="1701" w:author="PR Preview" w:date="2026-01-01T00:00:00Z">
          <w:r>
            <w:rPr>
              <w:rStyle w:val="Hyperlink"/>
            </w:rPr>
            <w:delText xml:space="preserve">Exercise 4</w:delText>
          </w:r>
        </w:del>
      </w:hyperlink>
      <w:del w:id="1702" w:author="PR Preview" w:date="2026-01-01T00:00:00Z">
        <w:r>
          <w:delText xml:space="preserve">,</w:delText>
        </w:r>
      </w:del>
      <w:del w:id="1703" w:author="PR Preview" w:date="2026-01-01T00:00:00Z">
        <w:r>
          <w:delText xml:space="preserve"> </w:delText>
        </w:r>
      </w:del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</m:t>
        </m:r>
      </m:oMath>
      <w:del w:id="1704" w:author="PR Preview" w:date="2026-01-01T00:00:00Z">
        <w:r>
          <w:delText xml:space="preserve">,</w:delText>
        </w:r>
      </w:del>
      <w:del w:id="1705" w:author="PR Preview" w:date="2026-01-01T00:00:00Z">
        <w:r>
          <w:delText xml:space="preserve"> </w:delText>
        </w:r>
      </w:del>
      <w:del w:id="1706" w:author="PR Preview" w:date="2026-01-01T00:00:00Z">
        <w:r>
          <w:delText xml:space="preserve">so every prediction there has expected squared error at least</w:delText>
        </w:r>
      </w:del>
      <w:del w:id="1707" w:author="PR Preview" w:date="2026-01-01T00:00:00Z">
        <w:r>
          <w:delText xml:space="preserve"> </w:delText>
        </w:r>
      </w:del>
      <m:oMath>
        <m:r>
          <m:t>3</m:t>
        </m:r>
      </m:oMath>
      <w:del w:id="1708" w:author="PR Preview" w:date="2026-01-01T00:00:00Z">
        <w:r>
          <w:delText xml:space="preserve">.</w:delText>
        </w:r>
      </w:del>
    </w:p>
    <w:p>
      <w:pPr>
        <w:pStyle w:val="FirstParagraph"/>
      </w:pPr>
      <w:ins w:id="1709" w:author="PR Preview" w:date="2026-01-01T00:00:00Z">
        <w:r>
          <w:t xml:space="preserve">Neither cross term needed the noise to be normal,</w:t>
        </w:r>
      </w:ins>
      <w:ins w:id="1710" w:author="PR Preview" w:date="2026-01-01T00:00:00Z">
        <w:r>
          <w:t xml:space="preserve"> </w:t>
        </w:r>
      </w:ins>
      <w:ins w:id="1711" w:author="PR Preview" w:date="2026-01-01T00:00:00Z">
        <w:r>
          <w:t xml:space="preserve">and neither assumed anything about the fitting procedure:</w:t>
        </w:r>
      </w:ins>
      <w:ins w:id="1712" w:author="PR Preview" w:date="2026-01-01T00:00:00Z">
        <w:r>
          <w:t xml:space="preserve"> </w:t>
        </w:r>
      </w:ins>
      <m:oMath>
        <m:r>
          <m:t>g</m:t>
        </m:r>
      </m:oMath>
      <w:ins w:id="1713" w:author="PR Preview" w:date="2026-01-01T00:00:00Z">
        <w:r>
          <w:t xml:space="preserve"> </w:t>
        </w:r>
      </w:ins>
      <w:ins w:id="1714" w:author="PR Preview" w:date="2026-01-01T00:00:00Z">
        <w:r>
          <w:t xml:space="preserve">can be a line, a tree or a neural network.</w:t>
        </w:r>
      </w:ins>
      <w:ins w:id="1715" w:author="PR Preview" w:date="2026-01-01T00:00:00Z">
        <w:r>
          <w:t xml:space="preserve"> </w:t>
        </w:r>
      </w:ins>
      <w:ins w:id="1716" w:author="PR Preview" w:date="2026-01-01T00:00:00Z">
        <w:r>
          <w:t xml:space="preserve">This split is specific to squared-error loss, the loss of this chapter’s examples.</w:t>
        </w:r>
      </w:ins>
    </w:p>
    <w:bookmarkEnd w:id="90"/>
    <w:bookmarkStart w:id="92" w:name="thm-epe-decomposition"/>
    <w:p>
      <w:pPr>
        <w:pStyle w:val="BodyText"/>
      </w:pPr>
      <w:ins w:id="1717" w:author="PR Preview" w:date="2026-01-01T00:00:00Z">
        <w:r>
          <w:rPr>
            <w:b/>
            <w:bCs/>
          </w:rPr>
          <w:t xml:space="preserve">Theorem 2 (Bias, variance and noise)</w:t>
        </w:r>
      </w:ins>
      <w:ins w:id="1718" w:author="PR Preview" w:date="2026-01-01T00:00:00Z">
        <w:r>
          <w:t xml:space="preserve"> </w:t>
        </w:r>
      </w:ins>
      <w:ins w:id="1719" w:author="PR Preview" w:date="2026-01-01T00:00:00Z">
        <w:r>
          <w:t xml:space="preserve">Let</w:t>
        </w:r>
      </w:ins>
      <w:ins w:id="1720" w:author="PR Preview" w:date="2026-01-01T00:00:00Z">
        <w:r>
          <w:t xml:space="preserve"> </w:t>
        </w:r>
      </w:ins>
      <m:oMath>
        <m:r>
          <m:t>μ</m:t>
        </m:r>
      </m:oMath>
      <w:ins w:id="1721" w:author="PR Preview" w:date="2026-01-01T00:00:00Z">
        <w:r>
          <w:t xml:space="preserve"> </w:t>
        </w:r>
      </w:ins>
      <w:ins w:id="1722" w:author="PR Preview" w:date="2026-01-01T00:00:00Z">
        <w:r>
          <w:t xml:space="preserve">be the</w:t>
        </w:r>
      </w:ins>
      <w:ins w:id="1723" w:author="PR Preview" w:date="2026-01-01T00:00:00Z">
        <w:r>
          <w:t xml:space="preserve"> </w:t>
        </w:r>
      </w:ins>
      <w:hyperlink w:anchor="def-mean-function">
        <w:ins w:id="1724" w:author="PR Preview" w:date="2026-01-01T00:00:00Z">
          <w:r>
            <w:rPr>
              <w:rStyle w:val="Hyperlink"/>
            </w:rPr>
            <w:t xml:space="preserve">mean function</w:t>
          </w:r>
        </w:ins>
      </w:hyperlink>
      <w:ins w:id="1725" w:author="PR Preview" w:date="2026-01-01T00:00:00Z">
        <w:r>
          <w:t xml:space="preserve"> </w:t>
        </w:r>
      </w:ins>
      <w:ins w:id="1726" w:author="PR Preview" w:date="2026-01-01T00:00:00Z">
        <w:r>
          <w:t xml:space="preserve">of the outcome given the covariate.</w:t>
        </w:r>
      </w:ins>
      <w:ins w:id="1727" w:author="PR Preview" w:date="2026-01-01T00:00:00Z">
        <w:r>
          <w:t xml:space="preserve"> </w:t>
        </w:r>
      </w:ins>
      <w:ins w:id="1728" w:author="PR Preview" w:date="2026-01-01T00:00:00Z">
        <w:r>
          <w:t xml:space="preserve">Suppose that, given</w:t>
        </w:r>
      </w:ins>
      <w:ins w:id="1729" w:author="PR Preview" w:date="2026-01-01T00:00:00Z">
        <w:r>
          <w:t xml:space="preserve"> </w:t>
        </w:r>
      </w:ins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ins w:id="1730" w:author="PR Preview" w:date="2026-01-01T00:00:00Z">
        <w:r>
          <w:t xml:space="preserve">,</w:t>
        </w:r>
      </w:ins>
      <w:ins w:id="1731" w:author="PR Preview" w:date="2026-01-01T00:00:00Z">
        <w:r>
          <w:t xml:space="preserve"> </w:t>
        </w:r>
      </w:ins>
      <w:ins w:id="1732" w:author="PR Preview" w:date="2026-01-01T00:00:00Z">
        <w:r>
          <w:t xml:space="preserve">the new outcome is</w:t>
        </w:r>
      </w:ins>
      <w:ins w:id="1733" w:author="PR Preview" w:date="2026-01-01T00:00:00Z">
        <w:r>
          <w:t xml:space="preserve"> </w:t>
        </w:r>
      </w:ins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ε</m:t>
        </m:r>
      </m:oMath>
      <w:ins w:id="1734" w:author="PR Preview" w:date="2026-01-01T00:00:00Z">
        <w:r>
          <w:t xml:space="preserve">,</w:t>
        </w:r>
      </w:ins>
      <w:ins w:id="1735" w:author="PR Preview" w:date="2026-01-01T00:00:00Z">
        <w:r>
          <w:t xml:space="preserve"> </w:t>
        </w:r>
      </w:ins>
      <w:ins w:id="1736" w:author="PR Preview" w:date="2026-01-01T00:00:00Z">
        <w:r>
          <w:t xml:space="preserve">where</w:t>
        </w:r>
      </w:ins>
      <w:ins w:id="1737" w:author="PR Preview" w:date="2026-01-01T00:00:00Z">
        <w:r>
          <w:t xml:space="preserve"> </w:t>
        </w:r>
      </w:ins>
      <m:oMath>
        <m:r>
          <m:t>ε</m:t>
        </m:r>
      </m:oMath>
      <w:ins w:id="1738" w:author="PR Preview" w:date="2026-01-01T00:00:00Z">
        <w:r>
          <w:t xml:space="preserve">, the noise in the outcome at</w:t>
        </w:r>
      </w:ins>
      <w:ins w:id="1739" w:author="PR Preview" w:date="2026-01-01T00:00:00Z">
        <w:r>
          <w:t xml:space="preserve"> </w:t>
        </w:r>
      </w:ins>
      <m:oMath>
        <m:r>
          <m:t>x</m:t>
        </m:r>
      </m:oMath>
      <w:ins w:id="1740" w:author="PR Preview" w:date="2026-01-01T00:00:00Z">
        <w:r>
          <w:t xml:space="preserve">, has mean</w:t>
        </w:r>
      </w:ins>
      <w:ins w:id="1741" w:author="PR Preview" w:date="2026-01-01T00:00:00Z">
        <w:r>
          <w:t xml:space="preserve"> </w:t>
        </w:r>
      </w:ins>
      <m:oMath>
        <m:r>
          <m:t>0</m:t>
        </m:r>
      </m:oMath>
      <w:ins w:id="1742" w:author="PR Preview" w:date="2026-01-01T00:00:00Z">
        <w:r>
          <w:t xml:space="preserve"> </w:t>
        </w:r>
      </w:ins>
      <w:ins w:id="1743" w:author="PR Preview" w:date="2026-01-01T00:00:00Z">
        <w:r>
          <w:t xml:space="preserve">and variance</w:t>
        </w:r>
      </w:ins>
      <w:ins w:id="1744" w:author="PR Preview" w:date="2026-01-01T00:00:00Z">
        <w:r>
          <w:t xml:space="preserve"> </w:t>
        </w:r>
      </w:ins>
      <m:oMath>
        <m:sSup>
          <m:e>
            <m:r>
              <m:t>σ</m:t>
            </m:r>
          </m:e>
          <m:sup>
            <m:r>
              <m:t>2</m:t>
            </m:r>
          </m:sup>
        </m:sSup>
      </m:oMath>
      <w:ins w:id="1745" w:author="PR Preview" w:date="2026-01-01T00:00:00Z">
        <w:r>
          <w:t xml:space="preserve">,</w:t>
        </w:r>
      </w:ins>
      <w:ins w:id="1746" w:author="PR Preview" w:date="2026-01-01T00:00:00Z">
        <w:r>
          <w:t xml:space="preserve"> </w:t>
        </w:r>
      </w:ins>
      <w:ins w:id="1747" w:author="PR Preview" w:date="2026-01-01T00:00:00Z">
        <w:r>
          <w:t xml:space="preserve">and that</w:t>
        </w:r>
      </w:ins>
      <w:ins w:id="1748" w:author="PR Preview" w:date="2026-01-01T00:00:00Z">
        <w:r>
          <w:t xml:space="preserve"> </w:t>
        </w:r>
      </w:ins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ins w:id="1749" w:author="PR Preview" w:date="2026-01-01T00:00:00Z">
        <w:r>
          <w:t xml:space="preserve"> </w:t>
        </w:r>
      </w:ins>
      <w:ins w:id="1750" w:author="PR Preview" w:date="2026-01-01T00:00:00Z">
        <w:r>
          <w:t xml:space="preserve">is independent of the random training set</w:t>
        </w:r>
      </w:ins>
      <w:ins w:id="1751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ins w:id="1752" w:author="PR Preview" w:date="2026-01-01T00:00:00Z">
        <w:r>
          <w:t xml:space="preserve">,</w:t>
        </w:r>
      </w:ins>
      <w:ins w:id="1753" w:author="PR Preview" w:date="2026-01-01T00:00:00Z">
        <w:r>
          <w:t xml:space="preserve"> </w:t>
        </w:r>
      </w:ins>
      <w:ins w:id="1754" w:author="PR Preview" w:date="2026-01-01T00:00:00Z">
        <w:r>
          <w:t xml:space="preserve">and that</w:t>
        </w:r>
      </w:ins>
      <w:ins w:id="1755" w:author="PR Preview" w:date="2026-01-01T00:00:00Z">
        <w:r>
          <w:t xml:space="preserve"> </w:t>
        </w:r>
      </w:ins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;</m:t>
                </m:r>
                <m:sSub>
                  <m:e>
                    <m:r>
                      <m:rPr>
                        <m:scr m:val="script"/>
                        <m:sty m:val="p"/>
                      </m:rPr>
                      <m:t>D</m:t>
                    </m:r>
                  </m:e>
                  <m:sub>
                    <m:r>
                      <m:rPr>
                        <m:nor/>
                        <m:sty m:val="p"/>
                      </m:rPr>
                      <m:t>train</m:t>
                    </m:r>
                  </m:sub>
                </m:sSub>
              </m:e>
            </m:d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ins w:id="1756" w:author="PR Preview" w:date="2026-01-01T00:00:00Z">
        <w:r>
          <w:t xml:space="preserve">.</w:t>
        </w:r>
      </w:ins>
      <w:ins w:id="1757" w:author="PR Preview" w:date="2026-01-01T00:00:00Z">
        <w:r>
          <w:t xml:space="preserve"> </w:t>
        </w:r>
      </w:ins>
      <w:ins w:id="1758" w:author="PR Preview" w:date="2026-01-01T00:00:00Z">
        <w:r>
          <w:t xml:space="preserve">Then the</w:t>
        </w:r>
      </w:ins>
      <w:ins w:id="1759" w:author="PR Preview" w:date="2026-01-01T00:00:00Z">
        <w:r>
          <w:t xml:space="preserve"> </w:t>
        </w:r>
      </w:ins>
      <w:hyperlink w:anchor="def-epe">
        <w:ins w:id="1760" w:author="PR Preview" w:date="2026-01-01T00:00:00Z">
          <w:r>
            <w:rPr>
              <w:rStyle w:val="Hyperlink"/>
            </w:rPr>
            <w:t xml:space="preserve">expected prediction error at</w:t>
          </w:r>
        </w:ins>
        <w:ins w:id="1761" w:author="PR Preview" w:date="2026-01-01T00:00:00Z">
          <w:r>
            <w:rPr>
              <w:rStyle w:val="Hyperlink"/>
            </w:rPr>
            <w:t xml:space="preserve"> </w:t>
          </w:r>
        </w:ins>
        <m:oMath>
          <m:r>
            <m:t>x</m:t>
          </m:r>
        </m:oMath>
      </w:hyperlink>
      <w:ins w:id="1762" w:author="PR Preview" w:date="2026-01-01T00:00:00Z">
        <w:r>
          <w:t xml:space="preserve"> </w:t>
        </w:r>
      </w:ins>
      <w:ins w:id="1763" w:author="PR Preview" w:date="2026-01-01T00:00:00Z">
        <w:r>
          <w:t xml:space="preserve">is the squared</w:t>
        </w:r>
      </w:ins>
      <w:ins w:id="1764" w:author="PR Preview" w:date="2026-01-01T00:00:00Z">
        <w:r>
          <w:t xml:space="preserve"> </w:t>
        </w:r>
      </w:ins>
      <w:hyperlink w:anchor="def-prediction-bias">
        <w:ins w:id="1765" w:author="PR Preview" w:date="2026-01-01T00:00:00Z">
          <w:r>
            <w:rPr>
              <w:rStyle w:val="Hyperlink"/>
            </w:rPr>
            <w:t xml:space="preserve">bias</w:t>
          </w:r>
        </w:ins>
      </w:hyperlink>
      <w:ins w:id="1766" w:author="PR Preview" w:date="2026-01-01T00:00:00Z">
        <w:r>
          <w:t xml:space="preserve"> </w:t>
        </w:r>
      </w:ins>
      <w:ins w:id="1767" w:author="PR Preview" w:date="2026-01-01T00:00:00Z">
        <w:r>
          <w:t xml:space="preserve">of the prediction</w:t>
        </w:r>
      </w:ins>
      <w:ins w:id="1768" w:author="PR Preview" w:date="2026-01-01T00:00:00Z">
        <w:r>
          <w:t xml:space="preserve"> </w:t>
        </w:r>
      </w:ins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ins w:id="1769" w:author="PR Preview" w:date="2026-01-01T00:00:00Z">
        <w:r>
          <w:t xml:space="preserve"> </w:t>
        </w:r>
      </w:ins>
      <w:ins w:id="1770" w:author="PR Preview" w:date="2026-01-01T00:00:00Z">
        <w:r>
          <w:t xml:space="preserve">as a prediction of</w:t>
        </w:r>
      </w:ins>
      <w:ins w:id="1771" w:author="PR Preview" w:date="2026-01-01T00:00:00Z">
        <w:r>
          <w:t xml:space="preserve"> </w:t>
        </w:r>
      </w:ins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ins w:id="1772" w:author="PR Preview" w:date="2026-01-01T00:00:00Z">
        <w:r>
          <w:t xml:space="preserve">,</w:t>
        </w:r>
      </w:ins>
      <w:ins w:id="1773" w:author="PR Preview" w:date="2026-01-01T00:00:00Z">
        <w:r>
          <w:t xml:space="preserve"> </w:t>
        </w:r>
      </w:ins>
      <w:ins w:id="1774" w:author="PR Preview" w:date="2026-01-01T00:00:00Z">
        <w:r>
          <w:t xml:space="preserve">plus its</w:t>
        </w:r>
      </w:ins>
      <w:ins w:id="1775" w:author="PR Preview" w:date="2026-01-01T00:00:00Z">
        <w:r>
          <w:t xml:space="preserve"> </w:t>
        </w:r>
      </w:ins>
      <w:hyperlink r:id="rId88">
        <w:ins w:id="1776" w:author="PR Preview" w:date="2026-01-01T00:00:00Z">
          <w:r>
            <w:rPr>
              <w:rStyle w:val="Hyperlink"/>
            </w:rPr>
            <w:t xml:space="preserve">variance</w:t>
          </w:r>
        </w:ins>
      </w:hyperlink>
      <w:ins w:id="1777" w:author="PR Preview" w:date="2026-01-01T00:00:00Z">
        <w:r>
          <w:t xml:space="preserve">,</w:t>
        </w:r>
      </w:ins>
      <w:ins w:id="1778" w:author="PR Preview" w:date="2026-01-01T00:00:00Z">
        <w:r>
          <w:t xml:space="preserve"> </w:t>
        </w:r>
      </w:ins>
      <w:ins w:id="1779" w:author="PR Preview" w:date="2026-01-01T00:00:00Z">
        <w:r>
          <w:t xml:space="preserve">plus</w:t>
        </w:r>
      </w:ins>
      <w:ins w:id="1780" w:author="PR Preview" w:date="2026-01-01T00:00:00Z">
        <w:r>
          <w:t xml:space="preserve"> </w:t>
        </w:r>
      </w:ins>
      <m:oMath>
        <m:sSup>
          <m:e>
            <m:r>
              <m:t>σ</m:t>
            </m:r>
          </m:e>
          <m:sup>
            <m:r>
              <m:t>2</m:t>
            </m:r>
          </m:sup>
        </m:sSup>
      </m:oMath>
      <w:ins w:id="1781" w:author="PR Preview" w:date="2026-01-01T00:00:00Z">
        <w:r>
          <w:t xml:space="preserve">:</w:t>
        </w:r>
      </w:ins>
    </w:p>
    <w:p>
      <w:pPr>
        <w:pStyle w:val="BodyText"/>
      </w:pPr>
      <w:bookmarkStart w:id="91" w:name="eq-epe-decomposition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EPE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21</m:t>
          </m:r>
          <m:r>
            <m:rPr>
              <m:sty m:val="p"/>
            </m:rPr>
            <m:t>)</m:t>
          </m:r>
        </m:oMath>
      </m:oMathPara>
      <w:bookmarkEnd w:id="91"/>
    </w:p>
    <w:bookmarkEnd w:id="92"/>
    <w:p>
      <w:pPr>
        <w:pStyle w:val="FirstParagraph"/>
      </w:pPr>
      <w:ins w:id="1782" w:author="PR Preview" w:date="2026-01-01T00:00:00Z">
        <w:r>
          <w:rPr>
            <w:i/>
            <w:iCs/>
          </w:rPr>
          <w:t xml:space="preserve">Proof</w:t>
        </w:r>
      </w:ins>
      <w:ins w:id="1783" w:author="PR Preview" w:date="2026-01-01T00:00:00Z">
        <w:r>
          <w:t xml:space="preserve">. </w:t>
        </w:r>
      </w:ins>
      <w:ins w:id="1784" w:author="PR Preview" w:date="2026-01-01T00:00:00Z">
        <w:r>
          <w:t xml:space="preserve">Every expectation below is conditional on</w:t>
        </w:r>
      </w:ins>
      <w:ins w:id="1785" w:author="PR Preview" w:date="2026-01-01T00:00:00Z">
        <w:r>
          <w:t xml:space="preserve"> </w:t>
        </w:r>
      </w:ins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ins w:id="1786" w:author="PR Preview" w:date="2026-01-01T00:00:00Z">
        <w:r>
          <w:t xml:space="preserve">, as in the exercises.</w:t>
        </w:r>
      </w:ins>
      <w:ins w:id="1787" w:author="PR Preview" w:date="2026-01-01T00:00:00Z">
        <w:r>
          <w:t xml:space="preserve"> </w:t>
        </w:r>
      </w:ins>
      <w:ins w:id="1788" w:author="PR Preview" w:date="2026-01-01T00:00:00Z">
        <w:r>
          <w:t xml:space="preserve">By</w:t>
        </w:r>
      </w:ins>
      <w:ins w:id="1789" w:author="PR Preview" w:date="2026-01-01T00:00:00Z">
        <w:r>
          <w:t xml:space="preserve"> </w:t>
        </w:r>
      </w:ins>
      <w:hyperlink w:anchor="sol-epe-split-noise">
        <w:ins w:id="1790" w:author="PR Preview" w:date="2026-01-01T00:00:00Z">
          <w:r>
            <w:rPr>
              <w:rStyle w:val="Hyperlink"/>
            </w:rPr>
            <w:t xml:space="preserve">Solution 5</w:t>
          </w:r>
        </w:ins>
      </w:hyperlink>
      <w:ins w:id="1791" w:author="PR Preview" w:date="2026-01-01T00:00:00Z">
        <w:r>
          <w:t xml:space="preserve">, the expected squared prediction error is the noise variance plus the mean squared error of the prediction as an estimate of</w:t>
        </w:r>
      </w:ins>
      <w:ins w:id="1792" w:author="PR Preview" w:date="2026-01-01T00:00:00Z">
        <w:r>
          <w:t xml:space="preserve"> </w:t>
        </w:r>
      </w:ins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ins w:id="1793" w:author="PR Preview" w:date="2026-01-01T00:00:00Z">
        <w:r>
          <w:t xml:space="preserve">.</w:t>
        </w:r>
      </w:ins>
      <w:ins w:id="1794" w:author="PR Preview" w:date="2026-01-01T00:00:00Z">
        <w:r>
          <w:t xml:space="preserve"> </w:t>
        </w:r>
      </w:ins>
      <w:ins w:id="1795" w:author="PR Preview" w:date="2026-01-01T00:00:00Z">
        <w:r>
          <w:t xml:space="preserve">By</w:t>
        </w:r>
      </w:ins>
      <w:ins w:id="1796" w:author="PR Preview" w:date="2026-01-01T00:00:00Z">
        <w:r>
          <w:t xml:space="preserve"> </w:t>
        </w:r>
      </w:ins>
      <w:hyperlink w:anchor="sol-epe-split-bias">
        <w:ins w:id="1797" w:author="PR Preview" w:date="2026-01-01T00:00:00Z">
          <w:r>
            <w:rPr>
              <w:rStyle w:val="Hyperlink"/>
            </w:rPr>
            <w:t xml:space="preserve">Solution 6</w:t>
          </w:r>
        </w:ins>
      </w:hyperlink>
      <w:ins w:id="1798" w:author="PR Preview" w:date="2026-01-01T00:00:00Z">
        <w:r>
          <w:t xml:space="preserve">, that mean squared error is the squared bias plus the variance.</w:t>
        </w:r>
      </w:ins>
      <w:ins w:id="1799" w:author="PR Preview" w:date="2026-01-01T00:00:00Z">
        <w:r>
          <w:t xml:space="preserve"> </w:t>
        </w:r>
      </w:ins>
      <w:ins w:id="1800" w:author="PR Preview" w:date="2026-01-01T00:00:00Z">
        <w:r>
          <w:t xml:space="preserve">Substituting</w:t>
        </w:r>
      </w:ins>
      <w:ins w:id="1801" w:author="PR Preview" w:date="2026-01-01T00:00:00Z">
        <w:r>
          <w:t xml:space="preserve"> </w:t>
        </w:r>
      </w:ins>
      <w:hyperlink w:anchor="eq-epe-after-bias">
        <w:ins w:id="1802" w:author="PR Preview" w:date="2026-01-01T00:00:00Z">
          <w:r>
            <w:rPr>
              <w:rStyle w:val="Hyperlink"/>
            </w:rPr>
            <w:t xml:space="preserve">Equation 20</w:t>
          </w:r>
        </w:ins>
      </w:hyperlink>
      <w:ins w:id="1803" w:author="PR Preview" w:date="2026-01-01T00:00:00Z">
        <w:r>
          <w:t xml:space="preserve"> </w:t>
        </w:r>
      </w:ins>
      <w:ins w:id="1804" w:author="PR Preview" w:date="2026-01-01T00:00:00Z">
        <w:r>
          <w:t xml:space="preserve">into</w:t>
        </w:r>
      </w:ins>
      <w:ins w:id="1805" w:author="PR Preview" w:date="2026-01-01T00:00:00Z">
        <w:r>
          <w:t xml:space="preserve"> </w:t>
        </w:r>
      </w:ins>
      <w:hyperlink w:anchor="eq-epe-after-noise">
        <w:ins w:id="1806" w:author="PR Preview" w:date="2026-01-01T00:00:00Z">
          <w:r>
            <w:rPr>
              <w:rStyle w:val="Hyperlink"/>
            </w:rPr>
            <w:t xml:space="preserve">Equation 19</w:t>
          </w:r>
        </w:ins>
      </w:hyperlink>
      <w:ins w:id="1807" w:author="PR Preview" w:date="2026-01-01T00:00:00Z">
        <w:r>
          <w:t xml:space="preserve">: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rPr>
                      <m:sty m:val="p"/>
                    </m:rPr>
                    <m:t>EPE</m:t>
                  </m:r>
                </m:e>
                <m:sub>
                  <m:r>
                    <m:t>n</m:t>
                  </m:r>
                </m:sub>
                <m:sup>
                  <m:r>
                    <m:t>g</m:t>
                  </m:r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(separating the noise)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(separating the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</m:eqArr>
        </m:oMath>
      </m:oMathPara>
    </w:p>
    <w:bookmarkStart w:id="93" w:name="def-irreducible-error"/>
    <w:p>
      <w:pPr>
        <w:pStyle w:val="FirstParagraph"/>
      </w:pPr>
      <w:ins w:id="1808" w:author="PR Preview" w:date="2026-01-01T00:00:00Z">
        <w:r>
          <w:rPr>
            <w:b/>
            <w:bCs/>
          </w:rPr>
          <w:t xml:space="preserve">Definition 20 (Irreducible error)</w:t>
        </w:r>
      </w:ins>
      <w:ins w:id="1809" w:author="PR Preview" w:date="2026-01-01T00:00:00Z">
        <w:r>
          <w:t xml:space="preserve"> </w:t>
        </w:r>
      </w:ins>
      <w:ins w:id="1810" w:author="PR Preview" w:date="2026-01-01T00:00:00Z">
        <w:r>
          <w:t xml:space="preserve">In</w:t>
        </w:r>
      </w:ins>
      <w:ins w:id="1811" w:author="PR Preview" w:date="2026-01-01T00:00:00Z">
        <w:r>
          <w:t xml:space="preserve"> </w:t>
        </w:r>
      </w:ins>
      <w:hyperlink w:anchor="thm-epe-decomposition">
        <w:ins w:id="1812" w:author="PR Preview" w:date="2026-01-01T00:00:00Z">
          <w:r>
            <w:rPr>
              <w:rStyle w:val="Hyperlink"/>
            </w:rPr>
            <w:t xml:space="preserve">Theorem 2</w:t>
          </w:r>
        </w:ins>
      </w:hyperlink>
      <w:ins w:id="1813" w:author="PR Preview" w:date="2026-01-01T00:00:00Z">
        <w:r>
          <w:t xml:space="preserve">,</w:t>
        </w:r>
      </w:ins>
      <w:ins w:id="1814" w:author="PR Preview" w:date="2026-01-01T00:00:00Z">
        <w:r>
          <w:t xml:space="preserve"> </w:t>
        </w:r>
      </w:ins>
      <w:ins w:id="1815" w:author="PR Preview" w:date="2026-01-01T00:00:00Z">
        <w:r>
          <w:t xml:space="preserve">the term</w:t>
        </w:r>
      </w:ins>
      <w:ins w:id="1816" w:author="PR Preview" w:date="2026-01-01T00:00:00Z">
        <w:r>
          <w:t xml:space="preserve"> </w:t>
        </w:r>
      </w:ins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</m:oMath>
      <w:ins w:id="1817" w:author="PR Preview" w:date="2026-01-01T00:00:00Z">
        <w:r>
          <w:t xml:space="preserve"> </w:t>
        </w:r>
      </w:ins>
      <w:ins w:id="1818" w:author="PR Preview" w:date="2026-01-01T00:00:00Z">
        <w:r>
          <w:t xml:space="preserve">is the</w:t>
        </w:r>
      </w:ins>
      <w:ins w:id="1819" w:author="PR Preview" w:date="2026-01-01T00:00:00Z">
        <w:r>
          <w:t xml:space="preserve"> </w:t>
        </w:r>
      </w:ins>
      <w:ins w:id="1820" w:author="PR Preview" w:date="2026-01-01T00:00:00Z">
        <w:r>
          <w:rPr>
            <w:b/>
            <w:bCs/>
          </w:rPr>
          <w:t xml:space="preserve">irreducible error</w:t>
        </w:r>
      </w:ins>
      <w:ins w:id="1821" w:author="PR Preview" w:date="2026-01-01T00:00:00Z">
        <w:r>
          <w:t xml:space="preserve">.</w:t>
        </w:r>
      </w:ins>
      <w:ins w:id="1822" w:author="PR Preview" w:date="2026-01-01T00:00:00Z">
        <w:r>
          <w:t xml:space="preserve"> </w:t>
        </w:r>
      </w:ins>
      <w:ins w:id="1823" w:author="PR Preview" w:date="2026-01-01T00:00:00Z">
        <w:r>
          <w:t xml:space="preserve">It does not depend on the fitting procedure</w:t>
        </w:r>
      </w:ins>
      <w:ins w:id="1824" w:author="PR Preview" w:date="2026-01-01T00:00:00Z">
        <w:r>
          <w:t xml:space="preserve"> </w:t>
        </w:r>
      </w:ins>
      <m:oMath>
        <m:r>
          <m:t>g</m:t>
        </m:r>
      </m:oMath>
      <w:ins w:id="1825" w:author="PR Preview" w:date="2026-01-01T00:00:00Z">
        <w:r>
          <w:t xml:space="preserve">,</w:t>
        </w:r>
      </w:ins>
      <w:ins w:id="1826" w:author="PR Preview" w:date="2026-01-01T00:00:00Z">
        <w:r>
          <w:t xml:space="preserve"> </w:t>
        </w:r>
      </w:ins>
      <w:ins w:id="1827" w:author="PR Preview" w:date="2026-01-01T00:00:00Z">
        <w:r>
          <w:t xml:space="preserve">so no choice of prediction can remove it.</w:t>
        </w:r>
      </w:ins>
      <w:ins w:id="1828" w:author="PR Preview" w:date="2026-01-01T00:00:00Z">
        <w:r>
          <w:t xml:space="preserve"> </w:t>
        </w:r>
      </w:ins>
      <w:ins w:id="1829" w:author="PR Preview" w:date="2026-01-01T00:00:00Z">
        <w:r>
          <w:t xml:space="preserve">The theorem concerns the single covariate value</w:t>
        </w:r>
      </w:ins>
      <w:ins w:id="1830" w:author="PR Preview" w:date="2026-01-01T00:00:00Z">
        <w:r>
          <w:t xml:space="preserve"> </w:t>
        </w:r>
      </w:ins>
      <m:oMath>
        <m:r>
          <m:t>x</m:t>
        </m:r>
      </m:oMath>
      <w:ins w:id="1831" w:author="PR Preview" w:date="2026-01-01T00:00:00Z">
        <w:r>
          <w:t xml:space="preserve">,</w:t>
        </w:r>
      </w:ins>
      <w:ins w:id="1832" w:author="PR Preview" w:date="2026-01-01T00:00:00Z">
        <w:r>
          <w:t xml:space="preserve"> </w:t>
        </w:r>
      </w:ins>
      <w:ins w:id="1833" w:author="PR Preview" w:date="2026-01-01T00:00:00Z">
        <w:r>
          <w:t xml:space="preserve">so</w:t>
        </w:r>
      </w:ins>
      <w:ins w:id="1834" w:author="PR Preview" w:date="2026-01-01T00:00:00Z">
        <w:r>
          <w:t xml:space="preserve"> </w:t>
        </w:r>
      </w:ins>
      <m:oMath>
        <m:sSup>
          <m:e>
            <m:r>
              <m:t>σ</m:t>
            </m:r>
          </m:e>
          <m:sup>
            <m:r>
              <m:t>2</m:t>
            </m:r>
          </m:sup>
        </m:sSup>
      </m:oMath>
      <w:ins w:id="1835" w:author="PR Preview" w:date="2026-01-01T00:00:00Z">
        <w:r>
          <w:t xml:space="preserve"> </w:t>
        </w:r>
      </w:ins>
      <w:ins w:id="1836" w:author="PR Preview" w:date="2026-01-01T00:00:00Z">
        <w:r>
          <w:t xml:space="preserve">may differ from one covariate value to another:</w:t>
        </w:r>
      </w:ins>
      <w:ins w:id="1837" w:author="PR Preview" w:date="2026-01-01T00:00:00Z">
        <w:r>
          <w:t xml:space="preserve"> </w:t>
        </w:r>
      </w:ins>
      <w:ins w:id="1838" w:author="PR Preview" w:date="2026-01-01T00:00:00Z">
        <w:r>
          <w:t xml:space="preserve">it does not assume constant noise variance across covariate values.</w:t>
        </w:r>
      </w:ins>
      <w:ins w:id="1839" w:author="PR Preview" w:date="2026-01-01T00:00:00Z">
        <w:r>
          <w:t xml:space="preserve"> </w:t>
        </w:r>
      </w:ins>
      <w:ins w:id="1840" w:author="PR Preview" w:date="2026-01-01T00:00:00Z">
        <w:r>
          <w:t xml:space="preserve">For example, in</w:t>
        </w:r>
      </w:ins>
      <w:ins w:id="1841" w:author="PR Preview" w:date="2026-01-01T00:00:00Z">
        <w:r>
          <w:t xml:space="preserve"> </w:t>
        </w:r>
      </w:ins>
      <w:hyperlink w:anchor="exr-epe-three-sources">
        <w:ins w:id="1842" w:author="PR Preview" w:date="2026-01-01T00:00:00Z">
          <w:r>
            <w:rPr>
              <w:rStyle w:val="Hyperlink"/>
            </w:rPr>
            <w:t xml:space="preserve">Exercise 4</w:t>
          </w:r>
        </w:ins>
      </w:hyperlink>
      <w:ins w:id="1843" w:author="PR Preview" w:date="2026-01-01T00:00:00Z">
        <w:r>
          <w:t xml:space="preserve">,</w:t>
        </w:r>
      </w:ins>
      <w:ins w:id="1844" w:author="PR Preview" w:date="2026-01-01T00:00:00Z">
        <w:r>
          <w:t xml:space="preserve"> </w:t>
        </w:r>
      </w:ins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</m:t>
        </m:r>
      </m:oMath>
      <w:ins w:id="1845" w:author="PR Preview" w:date="2026-01-01T00:00:00Z">
        <w:r>
          <w:t xml:space="preserve">,</w:t>
        </w:r>
      </w:ins>
      <w:ins w:id="1846" w:author="PR Preview" w:date="2026-01-01T00:00:00Z">
        <w:r>
          <w:t xml:space="preserve"> </w:t>
        </w:r>
      </w:ins>
      <w:ins w:id="1847" w:author="PR Preview" w:date="2026-01-01T00:00:00Z">
        <w:r>
          <w:t xml:space="preserve">so every prediction there has expected squared error at least</w:t>
        </w:r>
      </w:ins>
      <w:ins w:id="1848" w:author="PR Preview" w:date="2026-01-01T00:00:00Z">
        <w:r>
          <w:t xml:space="preserve"> </w:t>
        </w:r>
      </w:ins>
      <m:oMath>
        <m:r>
          <m:t>3</m:t>
        </m:r>
      </m:oMath>
      <w:ins w:id="1849" w:author="PR Preview" w:date="2026-01-01T00:00:00Z">
        <w:r>
          <w:t xml:space="preserve">.</w:t>
        </w:r>
      </w:ins>
    </w:p>
    <w:bookmarkEnd w:id="93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expected prediction error decomposition into squared bias, variance, and irreducible error follows</w:t>
      </w:r>
      <w:r>
        <w:t xml:space="preserve"> </w:t>
      </w:r>
      <w:r>
        <w:t xml:space="preserve">James et al. (2021, sec. 2.2.2)</w:t>
      </w:r>
      <w:r>
        <w:t xml:space="preserve">.</w:t>
      </w:r>
    </w:p>
    <w:bookmarkStart w:id="95" w:name="rem-generalization-error"/>
    <w:p>
      <w:pPr>
        <w:pStyle w:val="BodyText"/>
      </w:pPr>
      <w:del w:id="1850" w:author="PR Preview" w:date="2026-01-01T00:00:00Z">
        <w:r>
          <w:rPr>
            <w:i/>
            <w:iCs/>
          </w:rPr>
          <w:delText xml:space="preserve">Remark 9</w:delText>
        </w:r>
      </w:del>
      <w:del w:id="1851" w:author="PR Preview" w:date="2026-01-01T00:00:00Z">
        <w:r>
          <w:delText xml:space="preserve"> (Other names, and how the expected error splits). </w:delText>
        </w:r>
      </w:del>
      <w:del w:id="1852" w:author="PR Preview" w:date="2026-01-01T00:00:00Z">
        <w:r>
          <w:delText xml:space="preserve">Hastie et al. (2009, sec. 7.2)</w:delText>
        </w:r>
      </w:del>
      <w:del w:id="1853" w:author="PR Preview" w:date="2026-01-01T00:00:00Z">
        <w:r>
          <w:delText xml:space="preserve"> </w:delText>
        </w:r>
      </w:del>
      <w:del w:id="1854" w:author="PR Preview" w:date="2026-01-01T00:00:00Z">
        <w:r>
          <w:delText xml:space="preserve">also call</w:delText>
        </w:r>
      </w:del>
      <w:del w:id="1855" w:author="PR Preview" w:date="2026-01-01T00:00:00Z">
        <w:r>
          <w:delText xml:space="preserve"> </w:delText>
        </w:r>
      </w:del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del w:id="1856" w:author="PR Preview" w:date="2026-01-01T00:00:00Z">
        <w:r>
          <w:delText xml:space="preserve"> </w:delText>
        </w:r>
      </w:del>
      <w:del w:id="1857" w:author="PR Preview" w:date="2026-01-01T00:00:00Z">
        <w:r>
          <w:delText xml:space="preserve">the</w:delText>
        </w:r>
      </w:del>
      <w:del w:id="1858" w:author="PR Preview" w:date="2026-01-01T00:00:00Z">
        <w:r>
          <w:delText xml:space="preserve"> </w:delText>
        </w:r>
      </w:del>
      <w:del w:id="1859" w:author="PR Preview" w:date="2026-01-01T00:00:00Z">
        <w:r>
          <w:rPr>
            <w:i/>
            <w:iCs/>
          </w:rPr>
          <w:delText xml:space="preserve">test error</w:delText>
        </w:r>
      </w:del>
      <w:del w:id="1860" w:author="PR Preview" w:date="2026-01-01T00:00:00Z">
        <w:r>
          <w:delText xml:space="preserve">,</w:delText>
        </w:r>
      </w:del>
      <w:del w:id="1861" w:author="PR Preview" w:date="2026-01-01T00:00:00Z">
        <w:r>
          <w:delText xml:space="preserve"> </w:delText>
        </w:r>
      </w:del>
      <w:del w:id="1862" w:author="PR Preview" w:date="2026-01-01T00:00:00Z">
        <w:r>
          <w:delText xml:space="preserve">and in sec. 7.12 the</w:delText>
        </w:r>
      </w:del>
      <w:del w:id="1863" w:author="PR Preview" w:date="2026-01-01T00:00:00Z">
        <w:r>
          <w:delText xml:space="preserve"> </w:delText>
        </w:r>
      </w:del>
      <w:del w:id="1864" w:author="PR Preview" w:date="2026-01-01T00:00:00Z">
        <w:r>
          <w:rPr>
            <w:i/>
            <w:iCs/>
          </w:rPr>
          <w:delText xml:space="preserve">conditional</w:delText>
        </w:r>
      </w:del>
      <w:del w:id="1865" w:author="PR Preview" w:date="2026-01-01T00:00:00Z">
        <w:r>
          <w:delText xml:space="preserve"> </w:delText>
        </w:r>
      </w:del>
      <w:del w:id="1866" w:author="PR Preview" w:date="2026-01-01T00:00:00Z">
        <w:r>
          <w:delText xml:space="preserve">test error.</w:delText>
        </w:r>
      </w:del>
      <w:del w:id="1867" w:author="PR Preview" w:date="2026-01-01T00:00:00Z">
        <w:r>
          <w:delText xml:space="preserve"> </w:delText>
        </w:r>
      </w:del>
      <w:del w:id="1868" w:author="PR Preview" w:date="2026-01-01T00:00:00Z">
        <w:r>
          <w:delText xml:space="preserve">It is the</w:delText>
        </w:r>
      </w:del>
      <w:del w:id="1869" w:author="PR Preview" w:date="2026-01-01T00:00:00Z">
        <w:r>
          <w:delText xml:space="preserve"> </w:delText>
        </w:r>
      </w:del>
      <w:hyperlink r:id="rId94">
        <w:del w:id="1870" w:author="PR Preview" w:date="2026-01-01T00:00:00Z">
          <w:r>
            <w:rPr>
              <w:rStyle w:val="Hyperlink"/>
            </w:rPr>
            <w:delText xml:space="preserve">risk</w:delText>
          </w:r>
        </w:del>
      </w:hyperlink>
      <w:del w:id="1871" w:author="PR Preview" w:date="2026-01-01T00:00:00Z">
        <w:r>
          <w:delText xml:space="preserve"> </w:delText>
        </w:r>
      </w:del>
      <w:del w:id="1872" w:author="PR Preview" w:date="2026-01-01T00:00:00Z">
        <w:r>
          <w:delText xml:space="preserve">of the prediction</w:delText>
        </w:r>
      </w:del>
      <w:del w:id="1873" w:author="PR Preview" w:date="2026-01-01T00:00:00Z">
        <w:r>
          <w:delText xml:space="preserve"> </w:delText>
        </w:r>
      </w:del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del w:id="1874" w:author="PR Preview" w:date="2026-01-01T00:00:00Z">
        <w:r>
          <w:delText xml:space="preserve"> </w:delText>
        </w:r>
      </w:del>
      <w:del w:id="1875" w:author="PR Preview" w:date="2026-01-01T00:00:00Z">
        <w:r>
          <w:delText xml:space="preserve">under squared error</w:delText>
        </w:r>
      </w:del>
      <w:del w:id="1876" w:author="PR Preview" w:date="2026-01-01T00:00:00Z">
        <w:r>
          <w:delText xml:space="preserve"> </w:delText>
        </w:r>
      </w:del>
      <w:hyperlink r:id="rId30">
        <w:del w:id="1877" w:author="PR Preview" w:date="2026-01-01T00:00:00Z">
          <w:r>
            <w:rPr>
              <w:rStyle w:val="Hyperlink"/>
            </w:rPr>
            <w:delText xml:space="preserve">loss</w:delText>
          </w:r>
        </w:del>
      </w:hyperlink>
      <w:del w:id="1878" w:author="PR Preview" w:date="2026-01-01T00:00:00Z">
        <w:r>
          <w:delText xml:space="preserve">,</w:delText>
        </w:r>
      </w:del>
      <w:del w:id="1879" w:author="PR Preview" w:date="2026-01-01T00:00:00Z">
        <w:r>
          <w:delText xml:space="preserve"> </w:delText>
        </w:r>
      </w:del>
      <w:del w:id="1880" w:author="PR Preview" w:date="2026-01-01T00:00:00Z">
        <w:r>
          <w:delText xml:space="preserve">computed with the training set held fixed.</w:delText>
        </w:r>
      </w:del>
    </w:p>
    <w:p>
      <w:pPr>
        <w:pStyle w:val="BodyText"/>
      </w:pPr>
      <w:del w:id="1881" w:author="PR Preview" w:date="2026-01-01T00:00:00Z">
        <w:r>
          <w:delText xml:space="preserve">The argument</w:delText>
        </w:r>
      </w:del>
      <w:del w:id="1882" w:author="PR Preview" w:date="2026-01-01T00:00:00Z">
        <w:r>
          <w:delText xml:space="preserve"> </w:delText>
        </w:r>
      </w:del>
      <m:oMath>
        <m:r>
          <m:t>n</m:t>
        </m:r>
      </m:oMath>
      <w:del w:id="1883" w:author="PR Preview" w:date="2026-01-01T00:00:00Z">
        <w:r>
          <w:delText xml:space="preserve"> </w:delText>
        </w:r>
      </w:del>
      <w:del w:id="1884" w:author="PR Preview" w:date="2026-01-01T00:00:00Z">
        <w:r>
          <w:delText xml:space="preserve">of the</w:delText>
        </w:r>
      </w:del>
      <w:del w:id="1885" w:author="PR Preview" w:date="2026-01-01T00:00:00Z">
        <w:r>
          <w:delText xml:space="preserve"> </w:delText>
        </w:r>
      </w:del>
      <w:hyperlink w:anchor="def-expected-generalization-error">
        <w:del w:id="1886" w:author="PR Preview" w:date="2026-01-01T00:00:00Z">
          <w:r>
            <w:rPr>
              <w:rStyle w:val="Hyperlink"/>
            </w:rPr>
            <w:delText xml:space="preserve">expected generalization error</w:delText>
          </w:r>
        </w:del>
      </w:hyperlink>
      <w:del w:id="1887" w:author="PR Preview" w:date="2026-01-01T00:00:00Z">
        <w:r>
          <w:delText xml:space="preserve"> </w:delText>
        </w:r>
      </w:del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del w:id="1888" w:author="PR Preview" w:date="2026-01-01T00:00:00Z">
        <w:r>
          <w:delText xml:space="preserve"> </w:delText>
        </w:r>
      </w:del>
      <w:del w:id="1889" w:author="PR Preview" w:date="2026-01-01T00:00:00Z">
        <w:r>
          <w:delText xml:space="preserve">of a fitting procedure</w:delText>
        </w:r>
      </w:del>
      <w:del w:id="1890" w:author="PR Preview" w:date="2026-01-01T00:00:00Z">
        <w:r>
          <w:delText xml:space="preserve"> </w:delText>
        </w:r>
      </w:del>
      <m:oMath>
        <m:r>
          <m:t>g</m:t>
        </m:r>
      </m:oMath>
      <w:del w:id="1891" w:author="PR Preview" w:date="2026-01-01T00:00:00Z">
        <w:r>
          <w:delText xml:space="preserve"> </w:delText>
        </w:r>
      </w:del>
      <w:del w:id="1892" w:author="PR Preview" w:date="2026-01-01T00:00:00Z">
        <w:r>
          <w:delText xml:space="preserve">records that it depends on how many observations each training set has.</w:delText>
        </w:r>
      </w:del>
      <w:del w:id="1893" w:author="PR Preview" w:date="2026-01-01T00:00:00Z">
        <w:r>
          <w:delText xml:space="preserve"> </w:delText>
        </w:r>
      </w:del>
      <w:del w:id="1894" w:author="PR Preview" w:date="2026-01-01T00:00:00Z">
        <w:r>
          <w:delText xml:space="preserve">By</w:delText>
        </w:r>
      </w:del>
      <w:del w:id="1895" w:author="PR Preview" w:date="2026-01-01T00:00:00Z">
        <w:r>
          <w:delText xml:space="preserve"> </w:delText>
        </w:r>
      </w:del>
      <w:hyperlink w:anchor="thm-expected-error-epe">
        <w:del w:id="1896" w:author="PR Preview" w:date="2026-01-01T00:00:00Z">
          <w:r>
            <w:rPr>
              <w:rStyle w:val="Hyperlink"/>
            </w:rPr>
            <w:delText xml:space="preserve">Theorem 1</w:delText>
          </w:r>
        </w:del>
      </w:hyperlink>
      <w:del w:id="1897" w:author="PR Preview" w:date="2026-01-01T00:00:00Z">
        <w:r>
          <w:delText xml:space="preserve">,</w:delText>
        </w:r>
      </w:del>
      <w:del w:id="1898" w:author="PR Preview" w:date="2026-01-01T00:00:00Z">
        <w:r>
          <w:delText xml:space="preserve"> </w:delText>
        </w:r>
      </w:del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del w:id="1899" w:author="PR Preview" w:date="2026-01-01T00:00:00Z">
        <w:r>
          <w:delText xml:space="preserve"> </w:delText>
        </w:r>
      </w:del>
      <w:del w:id="1900" w:author="PR Preview" w:date="2026-01-01T00:00:00Z">
        <w:r>
          <w:delText xml:space="preserve">averages</w:delText>
        </w:r>
      </w:del>
      <w:del w:id="1901" w:author="PR Preview" w:date="2026-01-01T00:00:00Z">
        <w:r>
          <w:delText xml:space="preserve"> </w:delText>
        </w:r>
      </w:del>
      <w:del w:id="1902" w:author="PR Preview" w:date="2026-01-01T00:00:00Z">
        <w:r>
          <w:delText xml:space="preserve">the expected squared prediction error at each covariate value,</w:delText>
        </w:r>
      </w:del>
      <w:del w:id="1903" w:author="PR Preview" w:date="2026-01-01T00:00:00Z">
        <w:r>
          <w:delText xml:space="preserve"> </w:delText>
        </w:r>
      </w:del>
      <w:del w:id="1904" w:author="PR Preview" w:date="2026-01-01T00:00:00Z">
        <w:r>
          <w:delText xml:space="preserve">and</w:delText>
        </w:r>
      </w:del>
      <w:del w:id="1905" w:author="PR Preview" w:date="2026-01-01T00:00:00Z">
        <w:r>
          <w:delText xml:space="preserve"> </w:delText>
        </w:r>
      </w:del>
      <w:hyperlink w:anchor="thm-epe-decomposition">
        <w:del w:id="1906" w:author="PR Preview" w:date="2026-01-01T00:00:00Z">
          <w:r>
            <w:rPr>
              <w:rStyle w:val="Hyperlink"/>
            </w:rPr>
            <w:delText xml:space="preserve">Theorem 2</w:delText>
          </w:r>
        </w:del>
      </w:hyperlink>
      <w:del w:id="1907" w:author="PR Preview" w:date="2026-01-01T00:00:00Z">
        <w:r>
          <w:delText xml:space="preserve"> </w:delText>
        </w:r>
      </w:del>
      <w:del w:id="1908" w:author="PR Preview" w:date="2026-01-01T00:00:00Z">
        <w:r>
          <w:delText xml:space="preserve">splits that error</w:delText>
        </w:r>
      </w:del>
      <w:del w:id="1909" w:author="PR Preview" w:date="2026-01-01T00:00:00Z">
        <w:r>
          <w:delText xml:space="preserve"> </w:delText>
        </w:r>
      </w:del>
      <w:del w:id="1910" w:author="PR Preview" w:date="2026-01-01T00:00:00Z">
        <w:r>
          <w:delText xml:space="preserve">into a squared bias, a variance and a noise variance.</w:delText>
        </w:r>
      </w:del>
    </w:p>
    <w:p>
      <w:pPr>
        <w:pStyle w:val="BodyText"/>
      </w:pPr>
      <w:del w:id="1911" w:author="PR Preview" w:date="2026-01-01T00:00:00Z">
        <w:r>
          <w:rPr>
            <w:b/>
            <w:bCs/>
          </w:rPr>
          <w:delText xml:space="preserve">Definition 18 (Flexibility)</w:delText>
        </w:r>
      </w:del>
      <w:del w:id="1912" w:author="PR Preview" w:date="2026-01-01T00:00:00Z">
        <w:r>
          <w:delText xml:space="preserve"> </w:delText>
        </w:r>
      </w:del>
      <w:del w:id="1913" w:author="PR Preview" w:date="2026-01-01T00:00:00Z">
        <w:r>
          <w:delText xml:space="preserve">Let</w:delText>
        </w:r>
      </w:del>
      <w:del w:id="1914" w:author="PR Preview" w:date="2026-01-01T00:00:00Z">
        <w:r>
          <w:delText xml:space="preserve"> </w:delText>
        </w:r>
      </w:del>
      <m:oMath>
        <m:sSub>
          <m:e>
            <m:r>
              <m:t>g</m:t>
            </m:r>
          </m:e>
          <m:sub>
            <m:r>
              <m:t>1</m:t>
            </m:r>
          </m:sub>
        </m:sSub>
      </m:oMath>
      <w:del w:id="1915" w:author="PR Preview" w:date="2026-01-01T00:00:00Z">
        <w:r>
          <w:delText xml:space="preserve"> </w:delText>
        </w:r>
      </w:del>
      <w:del w:id="1916" w:author="PR Preview" w:date="2026-01-01T00:00:00Z">
        <w:r>
          <w:delText xml:space="preserve">and</w:delText>
        </w:r>
      </w:del>
      <w:del w:id="1917" w:author="PR Preview" w:date="2026-01-01T00:00:00Z">
        <w:r>
          <w:delText xml:space="preserve"> </w:delText>
        </w:r>
      </w:del>
      <m:oMath>
        <m:sSub>
          <m:e>
            <m:r>
              <m:t>g</m:t>
            </m:r>
          </m:e>
          <m:sub>
            <m:r>
              <m:t>2</m:t>
            </m:r>
          </m:sub>
        </m:sSub>
      </m:oMath>
      <w:del w:id="1918" w:author="PR Preview" w:date="2026-01-01T00:00:00Z">
        <w:r>
          <w:delText xml:space="preserve"> </w:delText>
        </w:r>
      </w:del>
      <w:del w:id="1919" w:author="PR Preview" w:date="2026-01-01T00:00:00Z">
        <w:r>
          <w:delText xml:space="preserve">be</w:delText>
        </w:r>
      </w:del>
      <w:del w:id="1920" w:author="PR Preview" w:date="2026-01-01T00:00:00Z">
        <w:r>
          <w:delText xml:space="preserve"> </w:delText>
        </w:r>
      </w:del>
      <w:hyperlink w:anchor="def-fitting-procedure">
        <w:del w:id="1921" w:author="PR Preview" w:date="2026-01-01T00:00:00Z">
          <w:r>
            <w:rPr>
              <w:rStyle w:val="Hyperlink"/>
            </w:rPr>
            <w:delText xml:space="preserve">fitting procedures</w:delText>
          </w:r>
        </w:del>
      </w:hyperlink>
      <w:del w:id="1922" w:author="PR Preview" w:date="2026-01-01T00:00:00Z">
        <w:r>
          <w:delText xml:space="preserve"> </w:delText>
        </w:r>
      </w:del>
      <w:del w:id="1923" w:author="PR Preview" w:date="2026-01-01T00:00:00Z">
        <w:r>
          <w:delText xml:space="preserve">that each choose, by least squares,</w:delText>
        </w:r>
      </w:del>
      <w:del w:id="1924" w:author="PR Preview" w:date="2026-01-01T00:00:00Z">
        <w:r>
          <w:delText xml:space="preserve"> </w:delText>
        </w:r>
      </w:del>
      <w:del w:id="1925" w:author="PR Preview" w:date="2026-01-01T00:00:00Z">
        <w:r>
          <w:delText xml:space="preserve">a</w:delText>
        </w:r>
      </w:del>
      <w:del w:id="1926" w:author="PR Preview" w:date="2026-01-01T00:00:00Z">
        <w:r>
          <w:delText xml:space="preserve"> </w:delText>
        </w:r>
      </w:del>
      <w:hyperlink w:anchor="def-prediction-rule">
        <w:del w:id="1927" w:author="PR Preview" w:date="2026-01-01T00:00:00Z">
          <w:r>
            <w:rPr>
              <w:rStyle w:val="Hyperlink"/>
            </w:rPr>
            <w:delText xml:space="preserve">prediction rule</w:delText>
          </w:r>
        </w:del>
      </w:hyperlink>
      <w:del w:id="1928" w:author="PR Preview" w:date="2026-01-01T00:00:00Z">
        <w:r>
          <w:delText xml:space="preserve"> </w:delText>
        </w:r>
      </w:del>
      <w:del w:id="1929" w:author="PR Preview" w:date="2026-01-01T00:00:00Z">
        <w:r>
          <w:delText xml:space="preserve">from a set of candidate functions,</w:delText>
        </w:r>
      </w:del>
      <w:del w:id="1930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G</m:t>
            </m:r>
          </m:e>
          <m:sub>
            <m:r>
              <m:t>1</m:t>
            </m:r>
          </m:sub>
        </m:sSub>
      </m:oMath>
      <w:del w:id="1931" w:author="PR Preview" w:date="2026-01-01T00:00:00Z">
        <w:r>
          <w:delText xml:space="preserve"> </w:delText>
        </w:r>
      </w:del>
      <w:del w:id="1932" w:author="PR Preview" w:date="2026-01-01T00:00:00Z">
        <w:r>
          <w:delText xml:space="preserve">and</w:delText>
        </w:r>
      </w:del>
      <w:del w:id="1933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G</m:t>
            </m:r>
          </m:e>
          <m:sub>
            <m:r>
              <m:t>2</m:t>
            </m:r>
          </m:sub>
        </m:sSub>
      </m:oMath>
      <w:del w:id="1934" w:author="PR Preview" w:date="2026-01-01T00:00:00Z">
        <w:r>
          <w:delText xml:space="preserve"> </w:delText>
        </w:r>
      </w:del>
      <w:del w:id="1935" w:author="PR Preview" w:date="2026-01-01T00:00:00Z">
        <w:r>
          <w:delText xml:space="preserve">respectively.</w:delText>
        </w:r>
      </w:del>
      <w:del w:id="1936" w:author="PR Preview" w:date="2026-01-01T00:00:00Z">
        <w:r>
          <w:delText xml:space="preserve"> </w:delText>
        </w:r>
      </w:del>
      <w:del w:id="1937" w:author="PR Preview" w:date="2026-01-01T00:00:00Z">
        <w:r>
          <w:delText xml:space="preserve">The procedure</w:delText>
        </w:r>
      </w:del>
      <w:del w:id="1938" w:author="PR Preview" w:date="2026-01-01T00:00:00Z">
        <w:r>
          <w:delText xml:space="preserve"> </w:delText>
        </w:r>
      </w:del>
      <m:oMath>
        <m:sSub>
          <m:e>
            <m:r>
              <m:t>g</m:t>
            </m:r>
          </m:e>
          <m:sub>
            <m:r>
              <m:t>2</m:t>
            </m:r>
          </m:sub>
        </m:sSub>
      </m:oMath>
      <w:del w:id="1939" w:author="PR Preview" w:date="2026-01-01T00:00:00Z">
        <w:r>
          <w:delText xml:space="preserve"> </w:delText>
        </w:r>
      </w:del>
      <w:del w:id="1940" w:author="PR Preview" w:date="2026-01-01T00:00:00Z">
        <w:r>
          <w:delText xml:space="preserve">is</w:delText>
        </w:r>
      </w:del>
      <w:del w:id="1941" w:author="PR Preview" w:date="2026-01-01T00:00:00Z">
        <w:r>
          <w:delText xml:space="preserve"> </w:delText>
        </w:r>
      </w:del>
      <w:del w:id="1942" w:author="PR Preview" w:date="2026-01-01T00:00:00Z">
        <w:r>
          <w:rPr>
            <w:b/>
            <w:bCs/>
          </w:rPr>
          <w:delText xml:space="preserve">at least as flexible</w:delText>
        </w:r>
      </w:del>
      <w:del w:id="1943" w:author="PR Preview" w:date="2026-01-01T00:00:00Z">
        <w:r>
          <w:delText xml:space="preserve"> </w:delText>
        </w:r>
      </w:del>
      <w:del w:id="1944" w:author="PR Preview" w:date="2026-01-01T00:00:00Z">
        <w:r>
          <w:delText xml:space="preserve">as</w:delText>
        </w:r>
      </w:del>
      <w:del w:id="1945" w:author="PR Preview" w:date="2026-01-01T00:00:00Z">
        <w:r>
          <w:delText xml:space="preserve"> </w:delText>
        </w:r>
      </w:del>
      <m:oMath>
        <m:sSub>
          <m:e>
            <m:r>
              <m:t>g</m:t>
            </m:r>
          </m:e>
          <m:sub>
            <m:r>
              <m:t>1</m:t>
            </m:r>
          </m:sub>
        </m:sSub>
      </m:oMath>
      <w:del w:id="1946" w:author="PR Preview" w:date="2026-01-01T00:00:00Z">
        <w:r>
          <w:delText xml:space="preserve"> </w:delText>
        </w:r>
      </w:del>
      <w:del w:id="1947" w:author="PR Preview" w:date="2026-01-01T00:00:00Z">
        <w:r>
          <w:delText xml:space="preserve">if every candidate of</w:delText>
        </w:r>
      </w:del>
      <w:del w:id="1948" w:author="PR Preview" w:date="2026-01-01T00:00:00Z">
        <w:r>
          <w:delText xml:space="preserve"> </w:delText>
        </w:r>
      </w:del>
      <m:oMath>
        <m:sSub>
          <m:e>
            <m:r>
              <m:t>g</m:t>
            </m:r>
          </m:e>
          <m:sub>
            <m:r>
              <m:t>1</m:t>
            </m:r>
          </m:sub>
        </m:sSub>
      </m:oMath>
      <w:del w:id="1949" w:author="PR Preview" w:date="2026-01-01T00:00:00Z">
        <w:r>
          <w:delText xml:space="preserve"> </w:delText>
        </w:r>
      </w:del>
      <w:del w:id="1950" w:author="PR Preview" w:date="2026-01-01T00:00:00Z">
        <w:r>
          <w:delText xml:space="preserve">is also a candidate of</w:delText>
        </w:r>
      </w:del>
      <w:del w:id="1951" w:author="PR Preview" w:date="2026-01-01T00:00:00Z">
        <w:r>
          <w:delText xml:space="preserve"> </w:delText>
        </w:r>
      </w:del>
      <m:oMath>
        <m:sSub>
          <m:e>
            <m:r>
              <m:t>g</m:t>
            </m:r>
          </m:e>
          <m:sub>
            <m:r>
              <m:t>2</m:t>
            </m:r>
          </m:sub>
        </m:sSub>
      </m:oMath>
      <w:del w:id="1952" w:author="PR Preview" w:date="2026-01-01T00:00:00Z">
        <w:r>
          <w:delText xml:space="preserve">:</w:delText>
        </w:r>
      </w:del>
    </w:p>
    <w:p>
      <w:pPr>
        <w:pStyle w:val="BodyText"/>
      </w:pPr>
      <w:bookmarkStart w:id="86" w:name="eq-flexibility"/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G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⊆</m:t>
          </m:r>
          <m:sSub>
            <m:e>
              <m:r>
                <m:rPr>
                  <m:scr m:val="script"/>
                  <m:sty m:val="p"/>
                </m:rPr>
                <m:t>G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20</m:t>
          </m:r>
          <m:r>
            <m:rPr>
              <m:sty m:val="p"/>
            </m:rPr>
            <m:t>)</m:t>
          </m:r>
        </m:oMath>
      </m:oMathPara>
      <w:bookmarkEnd w:id="86"/>
    </w:p>
    <w:p>
      <w:pPr>
        <w:pStyle w:val="FirstParagraph"/>
      </w:pPr>
      <w:del w:id="1953" w:author="PR Preview" w:date="2026-01-01T00:00:00Z">
        <w:r>
          <w:rPr>
            <w:i/>
            <w:iCs/>
          </w:rPr>
          <w:delText xml:space="preserve">Remark 10</w:delText>
        </w:r>
      </w:del>
      <w:del w:id="1954" w:author="PR Preview" w:date="2026-01-01T00:00:00Z">
        <w:r>
          <w:delText xml:space="preserve"> (Source: Flexibility). </w:delText>
        </w:r>
      </w:del>
      <w:del w:id="1955" w:author="PR Preview" w:date="2026-01-01T00:00:00Z">
        <w:r>
          <w:delText xml:space="preserve">James et al. (2021, sec. 2.1.3)</w:delText>
        </w:r>
      </w:del>
      <w:del w:id="1956" w:author="PR Preview" w:date="2026-01-01T00:00:00Z">
        <w:r>
          <w:delText xml:space="preserve"> </w:delText>
        </w:r>
      </w:del>
      <w:del w:id="1957" w:author="PR Preview" w:date="2026-01-01T00:00:00Z">
        <w:r>
          <w:delText xml:space="preserve">use flexibility without a formal definition.</w:delText>
        </w:r>
      </w:del>
    </w:p>
    <w:p>
      <w:pPr>
        <w:pStyle w:val="BodyText"/>
      </w:pPr>
      <w:del w:id="1958" w:author="PR Preview" w:date="2026-01-01T00:00:00Z">
        <w:r>
          <w:rPr>
            <w:i/>
            <w:iCs/>
          </w:rPr>
          <w:delText xml:space="preserve">Remark 11</w:delText>
        </w:r>
      </w:del>
      <w:del w:id="1959" w:author="PR Preview" w:date="2026-01-01T00:00:00Z">
        <w:r>
          <w:delText xml:space="preserve"> (Polynomial degree orders flexibility). </w:delText>
        </w:r>
      </w:del>
      <w:del w:id="1960" w:author="PR Preview" w:date="2026-01-01T00:00:00Z">
        <w:r>
          <w:delText xml:space="preserve">Least-squares polynomial fits are ordered by degree:</w:delText>
        </w:r>
      </w:del>
      <w:del w:id="1961" w:author="PR Preview" w:date="2026-01-01T00:00:00Z">
        <w:r>
          <w:delText xml:space="preserve"> </w:delText>
        </w:r>
      </w:del>
      <w:del w:id="1962" w:author="PR Preview" w:date="2026-01-01T00:00:00Z">
        <w:r>
          <w:delText xml:space="preserve">a polynomial of degree</w:delText>
        </w:r>
      </w:del>
      <w:del w:id="1963" w:author="PR Preview" w:date="2026-01-01T00:00:00Z">
        <w:r>
          <w:delText xml:space="preserve"> </w:delText>
        </w:r>
      </w:del>
      <m:oMath>
        <m:r>
          <m:t>d</m:t>
        </m:r>
      </m:oMath>
      <w:del w:id="1964" w:author="PR Preview" w:date="2026-01-01T00:00:00Z">
        <w:r>
          <w:delText xml:space="preserve"> </w:delText>
        </w:r>
      </w:del>
      <w:del w:id="1965" w:author="PR Preview" w:date="2026-01-01T00:00:00Z">
        <w:r>
          <w:delText xml:space="preserve">is also a polynomial of degree</w:delText>
        </w:r>
      </w:del>
      <w:del w:id="1966" w:author="PR Preview" w:date="2026-01-01T00:00:00Z">
        <w:r>
          <w:delText xml:space="preserve"> </w:delText>
        </w:r>
      </w:del>
      <m:oMath>
        <m:r>
          <m:t>d</m:t>
        </m:r>
        <m:r>
          <m:rPr>
            <m:sty m:val="p"/>
          </m:rPr>
          <m:t>+</m:t>
        </m:r>
        <m:r>
          <m:t>1</m:t>
        </m:r>
      </m:oMath>
      <w:del w:id="1967" w:author="PR Preview" w:date="2026-01-01T00:00:00Z">
        <w:r>
          <w:delText xml:space="preserve"> </w:delText>
        </w:r>
      </w:del>
      <w:del w:id="1968" w:author="PR Preview" w:date="2026-01-01T00:00:00Z">
        <w:r>
          <w:delText xml:space="preserve">whose coefficient of</w:delText>
        </w:r>
      </w:del>
      <w:del w:id="1969" w:author="PR Preview" w:date="2026-01-01T00:00:00Z">
        <w:r>
          <w:delText xml:space="preserve"> </w:delText>
        </w:r>
      </w:del>
      <m:oMath>
        <m:sSup>
          <m:e>
            <m:r>
              <m:t>x</m:t>
            </m:r>
          </m:e>
          <m:sup>
            <m:r>
              <m:t>d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del w:id="1970" w:author="PR Preview" w:date="2026-01-01T00:00:00Z">
        <w:r>
          <w:delText xml:space="preserve"> </w:delText>
        </w:r>
      </w:del>
      <w:del w:id="1971" w:author="PR Preview" w:date="2026-01-01T00:00:00Z">
        <w:r>
          <w:delText xml:space="preserve">is zero,</w:delText>
        </w:r>
      </w:del>
      <w:del w:id="1972" w:author="PR Preview" w:date="2026-01-01T00:00:00Z">
        <w:r>
          <w:delText xml:space="preserve"> </w:delText>
        </w:r>
      </w:del>
      <w:del w:id="1973" w:author="PR Preview" w:date="2026-01-01T00:00:00Z">
        <w:r>
          <w:delText xml:space="preserve">so the fit of degree</w:delText>
        </w:r>
      </w:del>
      <w:del w:id="1974" w:author="PR Preview" w:date="2026-01-01T00:00:00Z">
        <w:r>
          <w:delText xml:space="preserve"> </w:delText>
        </w:r>
      </w:del>
      <m:oMath>
        <m:r>
          <m:t>d</m:t>
        </m:r>
        <m:r>
          <m:rPr>
            <m:sty m:val="p"/>
          </m:rPr>
          <m:t>+</m:t>
        </m:r>
        <m:r>
          <m:t>1</m:t>
        </m:r>
      </m:oMath>
      <w:del w:id="1975" w:author="PR Preview" w:date="2026-01-01T00:00:00Z">
        <w:r>
          <w:delText xml:space="preserve"> </w:delText>
        </w:r>
      </w:del>
      <w:del w:id="1976" w:author="PR Preview" w:date="2026-01-01T00:00:00Z">
        <w:r>
          <w:delText xml:space="preserve">is</w:delText>
        </w:r>
      </w:del>
      <w:del w:id="1977" w:author="PR Preview" w:date="2026-01-01T00:00:00Z">
        <w:r>
          <w:delText xml:space="preserve"> </w:delText>
        </w:r>
      </w:del>
      <w:hyperlink w:anchor="def-flexibility">
        <w:del w:id="1978" w:author="PR Preview" w:date="2026-01-01T00:00:00Z">
          <w:r>
            <w:rPr>
              <w:rStyle w:val="Hyperlink"/>
            </w:rPr>
            <w:delText xml:space="preserve">at least as flexible</w:delText>
          </w:r>
        </w:del>
      </w:hyperlink>
      <w:del w:id="1979" w:author="PR Preview" w:date="2026-01-01T00:00:00Z">
        <w:r>
          <w:delText xml:space="preserve"> </w:delText>
        </w:r>
      </w:del>
      <w:del w:id="1980" w:author="PR Preview" w:date="2026-01-01T00:00:00Z">
        <w:r>
          <w:delText xml:space="preserve">as the fit of degree</w:delText>
        </w:r>
      </w:del>
      <w:del w:id="1981" w:author="PR Preview" w:date="2026-01-01T00:00:00Z">
        <w:r>
          <w:delText xml:space="preserve"> </w:delText>
        </w:r>
      </w:del>
      <m:oMath>
        <m:r>
          <m:t>d</m:t>
        </m:r>
      </m:oMath>
      <w:del w:id="1982" w:author="PR Preview" w:date="2026-01-01T00:00:00Z">
        <w:r>
          <w:delText xml:space="preserve">.</w:delText>
        </w:r>
      </w:del>
      <w:del w:id="1983" w:author="PR Preview" w:date="2026-01-01T00:00:00Z">
        <w:r>
          <w:delText xml:space="preserve"> </w:delText>
        </w:r>
      </w:del>
      <w:del w:id="1984" w:author="PR Preview" w:date="2026-01-01T00:00:00Z">
        <w:r>
          <w:delText xml:space="preserve">The four fits of</w:delText>
        </w:r>
      </w:del>
      <w:del w:id="1985" w:author="PR Preview" w:date="2026-01-01T00:00:00Z">
        <w:r>
          <w:delText xml:space="preserve"> </w:delText>
        </w:r>
      </w:del>
      <w:hyperlink w:anchor="exr-overfitting">
        <w:del w:id="1986" w:author="PR Preview" w:date="2026-01-01T00:00:00Z">
          <w:r>
            <w:rPr>
              <w:rStyle w:val="Hyperlink"/>
            </w:rPr>
            <w:delText xml:space="preserve">Exercise 1</w:delText>
          </w:r>
        </w:del>
      </w:hyperlink>
      <w:del w:id="1987" w:author="PR Preview" w:date="2026-01-01T00:00:00Z">
        <w:r>
          <w:delText xml:space="preserve"> </w:delText>
        </w:r>
      </w:del>
      <w:del w:id="1988" w:author="PR Preview" w:date="2026-01-01T00:00:00Z">
        <w:r>
          <w:delText xml:space="preserve">are ordered this way.</w:delText>
        </w:r>
      </w:del>
      <w:del w:id="1989" w:author="PR Preview" w:date="2026-01-01T00:00:00Z">
        <w:r>
          <w:delText xml:space="preserve"> </w:delText>
        </w:r>
      </w:del>
      <w:hyperlink w:anchor="def-flexibility">
        <w:del w:id="1990" w:author="PR Preview" w:date="2026-01-01T00:00:00Z">
          <w:r>
            <w:rPr>
              <w:rStyle w:val="Hyperlink"/>
            </w:rPr>
            <w:delText xml:space="preserve">Definition 18</w:delText>
          </w:r>
        </w:del>
      </w:hyperlink>
      <w:del w:id="1991" w:author="PR Preview" w:date="2026-01-01T00:00:00Z">
        <w:r>
          <w:delText xml:space="preserve"> </w:delText>
        </w:r>
      </w:del>
      <w:del w:id="1992" w:author="PR Preview" w:date="2026-01-01T00:00:00Z">
        <w:r>
          <w:delText xml:space="preserve">is narrower than the informal use of the word</w:delText>
        </w:r>
      </w:del>
      <w:del w:id="1993" w:author="PR Preview" w:date="2026-01-01T00:00:00Z">
        <w:r>
          <w:delText xml:space="preserve"> </w:delText>
        </w:r>
      </w:del>
      <w:del w:id="1994" w:author="PR Preview" w:date="2026-01-01T00:00:00Z">
        <w:r>
          <w:delText xml:space="preserve">in</w:delText>
        </w:r>
      </w:del>
      <w:del w:id="1995" w:author="PR Preview" w:date="2026-01-01T00:00:00Z">
        <w:r>
          <w:delText xml:space="preserve"> </w:delText>
        </w:r>
      </w:del>
      <w:del w:id="1996" w:author="PR Preview" w:date="2026-01-01T00:00:00Z">
        <w:r>
          <w:delText xml:space="preserve">James et al. (2021, sec. 2.1.3)</w:delText>
        </w:r>
      </w:del>
      <w:del w:id="1997" w:author="PR Preview" w:date="2026-01-01T00:00:00Z">
        <w:r>
          <w:delText xml:space="preserve">:</w:delText>
        </w:r>
      </w:del>
      <w:del w:id="1998" w:author="PR Preview" w:date="2026-01-01T00:00:00Z">
        <w:r>
          <w:delText xml:space="preserve"> </w:delText>
        </w:r>
      </w:del>
      <w:del w:id="1999" w:author="PR Preview" w:date="2026-01-01T00:00:00Z">
        <w:r>
          <w:delText xml:space="preserve">it orders only procedures whose candidate sets are nested.</w:delText>
        </w:r>
      </w:del>
      <w:del w:id="2000" w:author="PR Preview" w:date="2026-01-01T00:00:00Z">
        <w:r>
          <w:delText xml:space="preserve"> </w:delText>
        </w:r>
      </w:del>
      <w:del w:id="2001" w:author="PR Preview" w:date="2026-01-01T00:00:00Z">
        <w:r>
          <w:delText xml:space="preserve">Other procedures can be compared by other measures,</w:delText>
        </w:r>
      </w:del>
      <w:del w:id="2002" w:author="PR Preview" w:date="2026-01-01T00:00:00Z">
        <w:r>
          <w:delText xml:space="preserve"> </w:delText>
        </w:r>
      </w:del>
      <w:del w:id="2003" w:author="PR Preview" w:date="2026-01-01T00:00:00Z">
        <w:r>
          <w:delText xml:space="preserve">such as the effective number of parameters</w:delText>
        </w:r>
      </w:del>
      <w:del w:id="2004" w:author="PR Preview" w:date="2026-01-01T00:00:00Z">
        <w:r>
          <w:delText xml:space="preserve"> </w:delText>
        </w:r>
      </w:del>
      <w:del w:id="2005" w:author="PR Preview" w:date="2026-01-01T00:00:00Z">
        <w:r>
          <w:delText xml:space="preserve">(Hastie et al. 2009, sec. 7.6)</w:delText>
        </w:r>
      </w:del>
      <w:del w:id="2006" w:author="PR Preview" w:date="2026-01-01T00:00:00Z">
        <w:r>
          <w:delText xml:space="preserve">.</w:delText>
        </w:r>
      </w:del>
    </w:p>
    <w:p>
      <w:pPr>
        <w:pStyle w:val="BodyText"/>
      </w:pPr>
      <w:del w:id="2007" w:author="PR Preview" w:date="2026-01-01T00:00:00Z">
        <w:r>
          <w:rPr>
            <w:b/>
            <w:bCs/>
          </w:rPr>
          <w:delText xml:space="preserve">Definition 19 (Bias–variance trade-off)</w:delText>
        </w:r>
      </w:del>
      <w:del w:id="2008" w:author="PR Preview" w:date="2026-01-01T00:00:00Z">
        <w:r>
          <w:delText xml:space="preserve"> </w:delText>
        </w:r>
      </w:del>
      <w:del w:id="2009" w:author="PR Preview" w:date="2026-01-01T00:00:00Z">
        <w:r>
          <w:delText xml:space="preserve">Let</w:delText>
        </w:r>
      </w:del>
      <w:del w:id="2010" w:author="PR Preview" w:date="2026-01-01T00:00:00Z">
        <w:r>
          <w:delText xml:space="preserve"> </w:delText>
        </w:r>
      </w:del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del w:id="2011" w:author="PR Preview" w:date="2026-01-01T00:00:00Z">
        <w:r>
          <w:delText xml:space="preserve"> </w:delText>
        </w:r>
      </w:del>
      <w:del w:id="2012" w:author="PR Preview" w:date="2026-01-01T00:00:00Z">
        <w:r>
          <w:delText xml:space="preserve">be</w:delText>
        </w:r>
      </w:del>
      <w:del w:id="2013" w:author="PR Preview" w:date="2026-01-01T00:00:00Z">
        <w:r>
          <w:delText xml:space="preserve"> </w:delText>
        </w:r>
      </w:del>
      <w:hyperlink w:anchor="def-fitting-procedure">
        <w:del w:id="2014" w:author="PR Preview" w:date="2026-01-01T00:00:00Z">
          <w:r>
            <w:rPr>
              <w:rStyle w:val="Hyperlink"/>
            </w:rPr>
            <w:delText xml:space="preserve">fitting procedures</w:delText>
          </w:r>
        </w:del>
      </w:hyperlink>
      <w:del w:id="2015" w:author="PR Preview" w:date="2026-01-01T00:00:00Z">
        <w:r>
          <w:delText xml:space="preserve">,</w:delText>
        </w:r>
      </w:del>
      <w:del w:id="2016" w:author="PR Preview" w:date="2026-01-01T00:00:00Z">
        <w:r>
          <w:delText xml:space="preserve"> </w:delText>
        </w:r>
      </w:del>
      <w:del w:id="2017" w:author="PR Preview" w:date="2026-01-01T00:00:00Z">
        <w:r>
          <w:delText xml:space="preserve">each</w:delText>
        </w:r>
      </w:del>
      <w:del w:id="2018" w:author="PR Preview" w:date="2026-01-01T00:00:00Z">
        <w:r>
          <w:delText xml:space="preserve"> </w:delText>
        </w:r>
      </w:del>
      <w:hyperlink w:anchor="def-flexibility">
        <w:del w:id="2019" w:author="PR Preview" w:date="2026-01-01T00:00:00Z">
          <w:r>
            <w:rPr>
              <w:rStyle w:val="Hyperlink"/>
            </w:rPr>
            <w:delText xml:space="preserve">at least as flexible</w:delText>
          </w:r>
        </w:del>
      </w:hyperlink>
      <w:del w:id="2020" w:author="PR Preview" w:date="2026-01-01T00:00:00Z">
        <w:r>
          <w:delText xml:space="preserve"> </w:delText>
        </w:r>
      </w:del>
      <w:del w:id="2021" w:author="PR Preview" w:date="2026-01-01T00:00:00Z">
        <w:r>
          <w:delText xml:space="preserve">as the one before,</w:delText>
        </w:r>
      </w:del>
      <w:del w:id="2022" w:author="PR Preview" w:date="2026-01-01T00:00:00Z">
        <w:r>
          <w:delText xml:space="preserve"> </w:delText>
        </w:r>
      </w:del>
      <w:del w:id="2023" w:author="PR Preview" w:date="2026-01-01T00:00:00Z">
        <w:r>
          <w:delText xml:space="preserve">and let</w:delText>
        </w:r>
      </w:del>
      <w:del w:id="2024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del w:id="2025" w:author="PR Preview" w:date="2026-01-01T00:00:00Z">
        <w:r>
          <w:delText xml:space="preserve"> </w:delText>
        </w:r>
      </w:del>
      <w:del w:id="2026" w:author="PR Preview" w:date="2026-01-01T00:00:00Z">
        <w:r>
          <w:delText xml:space="preserve">be a random</w:delText>
        </w:r>
      </w:del>
      <w:del w:id="2027" w:author="PR Preview" w:date="2026-01-01T00:00:00Z">
        <w:r>
          <w:delText xml:space="preserve"> </w:delText>
        </w:r>
      </w:del>
      <w:hyperlink w:anchor="def-training-set">
        <w:del w:id="2028" w:author="PR Preview" w:date="2026-01-01T00:00:00Z">
          <w:r>
            <w:rPr>
              <w:rStyle w:val="Hyperlink"/>
            </w:rPr>
            <w:delText xml:space="preserve">training set</w:delText>
          </w:r>
        </w:del>
      </w:hyperlink>
      <w:del w:id="2029" w:author="PR Preview" w:date="2026-01-01T00:00:00Z">
        <w:r>
          <w:delText xml:space="preserve">.</w:delText>
        </w:r>
      </w:del>
      <w:del w:id="2030" w:author="PR Preview" w:date="2026-01-01T00:00:00Z">
        <w:r>
          <w:delText xml:space="preserve"> </w:delText>
        </w:r>
      </w:del>
      <w:del w:id="2031" w:author="PR Preview" w:date="2026-01-01T00:00:00Z">
        <w:r>
          <w:delText xml:space="preserve">At a covariate value</w:delText>
        </w:r>
      </w:del>
      <w:del w:id="2032" w:author="PR Preview" w:date="2026-01-01T00:00:00Z">
        <w:r>
          <w:delText xml:space="preserve"> </w:delText>
        </w:r>
      </w:del>
      <m:oMath>
        <m:r>
          <m:t>x</m:t>
        </m:r>
      </m:oMath>
      <w:del w:id="2033" w:author="PR Preview" w:date="2026-01-01T00:00:00Z">
        <w:r>
          <w:delText xml:space="preserve">,</w:delText>
        </w:r>
      </w:del>
      <w:del w:id="2034" w:author="PR Preview" w:date="2026-01-01T00:00:00Z">
        <w:r>
          <w:delText xml:space="preserve"> </w:delText>
        </w:r>
      </w:del>
      <w:del w:id="2035" w:author="PR Preview" w:date="2026-01-01T00:00:00Z">
        <w:r>
          <w:delText xml:space="preserve">with</w:delText>
        </w:r>
      </w:del>
      <w:del w:id="2036" w:author="PR Preview" w:date="2026-01-01T00:00:00Z">
        <w:r>
          <w:delText xml:space="preserve"> </w:delText>
        </w:r>
      </w:del>
      <m:oMath>
        <m:r>
          <m:t>μ</m:t>
        </m:r>
      </m:oMath>
      <w:del w:id="2037" w:author="PR Preview" w:date="2026-01-01T00:00:00Z">
        <w:r>
          <w:delText xml:space="preserve"> </w:delText>
        </w:r>
      </w:del>
      <w:del w:id="2038" w:author="PR Preview" w:date="2026-01-01T00:00:00Z">
        <w:r>
          <w:delText xml:space="preserve">the</w:delText>
        </w:r>
      </w:del>
      <w:del w:id="2039" w:author="PR Preview" w:date="2026-01-01T00:00:00Z">
        <w:r>
          <w:delText xml:space="preserve"> </w:delText>
        </w:r>
      </w:del>
      <w:hyperlink w:anchor="def-mean-function">
        <w:del w:id="2040" w:author="PR Preview" w:date="2026-01-01T00:00:00Z">
          <w:r>
            <w:rPr>
              <w:rStyle w:val="Hyperlink"/>
            </w:rPr>
            <w:delText xml:space="preserve">mean function</w:delText>
          </w:r>
        </w:del>
      </w:hyperlink>
      <w:del w:id="2041" w:author="PR Preview" w:date="2026-01-01T00:00:00Z">
        <w:r>
          <w:delText xml:space="preserve">,</w:delText>
        </w:r>
      </w:del>
      <w:del w:id="2042" w:author="PR Preview" w:date="2026-01-01T00:00:00Z">
        <w:r>
          <w:delText xml:space="preserve"> </w:delText>
        </w:r>
      </w:del>
      <w:del w:id="2043" w:author="PR Preview" w:date="2026-01-01T00:00:00Z">
        <w:r>
          <w:delText xml:space="preserve">there is a</w:delText>
        </w:r>
      </w:del>
      <w:del w:id="2044" w:author="PR Preview" w:date="2026-01-01T00:00:00Z">
        <w:r>
          <w:delText xml:space="preserve"> </w:delText>
        </w:r>
      </w:del>
      <w:del w:id="2045" w:author="PR Preview" w:date="2026-01-01T00:00:00Z">
        <w:r>
          <w:rPr>
            <w:b/>
            <w:bCs/>
          </w:rPr>
          <w:delText xml:space="preserve">bias–variance trade-off</w:delText>
        </w:r>
      </w:del>
      <w:del w:id="2046" w:author="PR Preview" w:date="2026-01-01T00:00:00Z">
        <w:r>
          <w:delText xml:space="preserve"> </w:delText>
        </w:r>
      </w:del>
      <w:del w:id="2047" w:author="PR Preview" w:date="2026-01-01T00:00:00Z">
        <w:r>
          <w:delText xml:space="preserve">among them</w:delText>
        </w:r>
      </w:del>
      <w:del w:id="2048" w:author="PR Preview" w:date="2026-01-01T00:00:00Z">
        <w:r>
          <w:delText xml:space="preserve"> </w:delText>
        </w:r>
      </w:del>
      <w:del w:id="2049" w:author="PR Preview" w:date="2026-01-01T00:00:00Z">
        <w:r>
          <w:delText xml:space="preserve">when, from each procedure to the next,</w:delText>
        </w:r>
      </w:del>
      <w:del w:id="2050" w:author="PR Preview" w:date="2026-01-01T00:00:00Z">
        <w:r>
          <w:delText xml:space="preserve"> </w:delText>
        </w:r>
      </w:del>
      <w:del w:id="2051" w:author="PR Preview" w:date="2026-01-01T00:00:00Z">
        <w:r>
          <w:delText xml:space="preserve">the squared</w:delText>
        </w:r>
      </w:del>
      <w:del w:id="2052" w:author="PR Preview" w:date="2026-01-01T00:00:00Z">
        <w:r>
          <w:delText xml:space="preserve"> </w:delText>
        </w:r>
      </w:del>
      <w:hyperlink w:anchor="def-prediction-bias">
        <w:del w:id="2053" w:author="PR Preview" w:date="2026-01-01T00:00:00Z">
          <w:r>
            <w:rPr>
              <w:rStyle w:val="Hyperlink"/>
            </w:rPr>
            <w:delText xml:space="preserve">bias</w:delText>
          </w:r>
        </w:del>
      </w:hyperlink>
      <w:del w:id="2054" w:author="PR Preview" w:date="2026-01-01T00:00:00Z">
        <w:r>
          <w:delText xml:space="preserve"> </w:delText>
        </w:r>
      </w:del>
      <w:del w:id="2055" w:author="PR Preview" w:date="2026-01-01T00:00:00Z">
        <w:r>
          <w:delText xml:space="preserve">of the prediction, as a prediction of</w:delText>
        </w:r>
      </w:del>
      <w:del w:id="2056" w:author="PR Preview" w:date="2026-01-01T00:00:00Z">
        <w:r>
          <w:delText xml:space="preserve"> </w:delText>
        </w:r>
      </w:del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del w:id="2057" w:author="PR Preview" w:date="2026-01-01T00:00:00Z">
        <w:r>
          <w:delText xml:space="preserve">, does not rise</w:delText>
        </w:r>
      </w:del>
      <w:del w:id="2058" w:author="PR Preview" w:date="2026-01-01T00:00:00Z">
        <w:r>
          <w:delText xml:space="preserve"> </w:delText>
        </w:r>
      </w:del>
      <w:del w:id="2059" w:author="PR Preview" w:date="2026-01-01T00:00:00Z">
        <w:r>
          <w:delText xml:space="preserve">and its</w:delText>
        </w:r>
      </w:del>
      <w:del w:id="2060" w:author="PR Preview" w:date="2026-01-01T00:00:00Z">
        <w:r>
          <w:delText xml:space="preserve"> </w:delText>
        </w:r>
      </w:del>
      <w:hyperlink r:id="rId88">
        <w:del w:id="2061" w:author="PR Preview" w:date="2026-01-01T00:00:00Z">
          <w:r>
            <w:rPr>
              <w:rStyle w:val="Hyperlink"/>
            </w:rPr>
            <w:delText xml:space="preserve">variance</w:delText>
          </w:r>
        </w:del>
      </w:hyperlink>
      <w:del w:id="2062" w:author="PR Preview" w:date="2026-01-01T00:00:00Z">
        <w:r>
          <w:delText xml:space="preserve"> </w:delText>
        </w:r>
      </w:del>
      <w:del w:id="2063" w:author="PR Preview" w:date="2026-01-01T00:00:00Z">
        <w:r>
          <w:delText xml:space="preserve">does not fall:</w:delText>
        </w:r>
      </w:del>
    </w:p>
    <w:p>
      <w:pPr>
        <w:pStyle w:val="BodyText"/>
      </w:pPr>
      <w:ins w:id="2064" w:author="PR Preview" w:date="2026-01-01T00:00:00Z">
        <w:r>
          <w:rPr>
            <w:i/>
            <w:iCs/>
          </w:rPr>
          <w:t xml:space="preserve">Remark 12</w:t>
        </w:r>
      </w:ins>
      <w:ins w:id="2065" w:author="PR Preview" w:date="2026-01-01T00:00:00Z">
        <w:r>
          <w:t xml:space="preserve"> (Other names, and how the expected error splits). </w:t>
        </w:r>
      </w:ins>
      <w:ins w:id="2066" w:author="PR Preview" w:date="2026-01-01T00:00:00Z">
        <w:r>
          <w:t xml:space="preserve">Hastie et al. (2009, sec. 7.2)</w:t>
        </w:r>
      </w:ins>
      <w:ins w:id="2067" w:author="PR Preview" w:date="2026-01-01T00:00:00Z">
        <w:r>
          <w:t xml:space="preserve"> </w:t>
        </w:r>
      </w:ins>
      <w:ins w:id="2068" w:author="PR Preview" w:date="2026-01-01T00:00:00Z">
        <w:r>
          <w:t xml:space="preserve">also call</w:t>
        </w:r>
      </w:ins>
      <w:ins w:id="2069" w:author="PR Preview" w:date="2026-01-01T00:00:00Z">
        <w:r>
          <w:t xml:space="preserve"> </w:t>
        </w:r>
      </w:ins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ins w:id="2070" w:author="PR Preview" w:date="2026-01-01T00:00:00Z">
        <w:r>
          <w:t xml:space="preserve"> </w:t>
        </w:r>
      </w:ins>
      <w:ins w:id="2071" w:author="PR Preview" w:date="2026-01-01T00:00:00Z">
        <w:r>
          <w:t xml:space="preserve">the</w:t>
        </w:r>
      </w:ins>
      <w:ins w:id="2072" w:author="PR Preview" w:date="2026-01-01T00:00:00Z">
        <w:r>
          <w:t xml:space="preserve"> </w:t>
        </w:r>
      </w:ins>
      <w:ins w:id="2073" w:author="PR Preview" w:date="2026-01-01T00:00:00Z">
        <w:r>
          <w:rPr>
            <w:i/>
            <w:iCs/>
          </w:rPr>
          <w:t xml:space="preserve">test error</w:t>
        </w:r>
      </w:ins>
      <w:ins w:id="2074" w:author="PR Preview" w:date="2026-01-01T00:00:00Z">
        <w:r>
          <w:t xml:space="preserve">,</w:t>
        </w:r>
      </w:ins>
      <w:ins w:id="2075" w:author="PR Preview" w:date="2026-01-01T00:00:00Z">
        <w:r>
          <w:t xml:space="preserve"> </w:t>
        </w:r>
      </w:ins>
      <w:ins w:id="2076" w:author="PR Preview" w:date="2026-01-01T00:00:00Z">
        <w:r>
          <w:t xml:space="preserve">and in sec. 7.12 the</w:t>
        </w:r>
      </w:ins>
      <w:ins w:id="2077" w:author="PR Preview" w:date="2026-01-01T00:00:00Z">
        <w:r>
          <w:t xml:space="preserve"> </w:t>
        </w:r>
      </w:ins>
      <w:ins w:id="2078" w:author="PR Preview" w:date="2026-01-01T00:00:00Z">
        <w:r>
          <w:rPr>
            <w:i/>
            <w:iCs/>
          </w:rPr>
          <w:t xml:space="preserve">conditional</w:t>
        </w:r>
      </w:ins>
      <w:ins w:id="2079" w:author="PR Preview" w:date="2026-01-01T00:00:00Z">
        <w:r>
          <w:t xml:space="preserve"> </w:t>
        </w:r>
      </w:ins>
      <w:ins w:id="2080" w:author="PR Preview" w:date="2026-01-01T00:00:00Z">
        <w:r>
          <w:t xml:space="preserve">test error.</w:t>
        </w:r>
      </w:ins>
      <w:ins w:id="2081" w:author="PR Preview" w:date="2026-01-01T00:00:00Z">
        <w:r>
          <w:t xml:space="preserve"> </w:t>
        </w:r>
      </w:ins>
      <w:ins w:id="2082" w:author="PR Preview" w:date="2026-01-01T00:00:00Z">
        <w:r>
          <w:t xml:space="preserve">It is the</w:t>
        </w:r>
      </w:ins>
      <w:ins w:id="2083" w:author="PR Preview" w:date="2026-01-01T00:00:00Z">
        <w:r>
          <w:t xml:space="preserve"> </w:t>
        </w:r>
      </w:ins>
      <w:hyperlink r:id="rId94">
        <w:ins w:id="2084" w:author="PR Preview" w:date="2026-01-01T00:00:00Z">
          <w:r>
            <w:rPr>
              <w:rStyle w:val="Hyperlink"/>
            </w:rPr>
            <w:t xml:space="preserve">risk</w:t>
          </w:r>
        </w:ins>
      </w:hyperlink>
      <w:ins w:id="2085" w:author="PR Preview" w:date="2026-01-01T00:00:00Z">
        <w:r>
          <w:t xml:space="preserve"> </w:t>
        </w:r>
      </w:ins>
      <w:ins w:id="2086" w:author="PR Preview" w:date="2026-01-01T00:00:00Z">
        <w:r>
          <w:t xml:space="preserve">of the prediction</w:t>
        </w:r>
      </w:ins>
      <w:ins w:id="2087" w:author="PR Preview" w:date="2026-01-01T00:00:00Z">
        <w:r>
          <w:t xml:space="preserve"> </w:t>
        </w:r>
      </w:ins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ins w:id="2088" w:author="PR Preview" w:date="2026-01-01T00:00:00Z">
        <w:r>
          <w:t xml:space="preserve"> </w:t>
        </w:r>
      </w:ins>
      <w:ins w:id="2089" w:author="PR Preview" w:date="2026-01-01T00:00:00Z">
        <w:r>
          <w:t xml:space="preserve">under the</w:t>
        </w:r>
      </w:ins>
      <w:ins w:id="2090" w:author="PR Preview" w:date="2026-01-01T00:00:00Z">
        <w:r>
          <w:t xml:space="preserve"> </w:t>
        </w:r>
      </w:ins>
      <w:hyperlink r:id="rId30">
        <w:ins w:id="2091" w:author="PR Preview" w:date="2026-01-01T00:00:00Z">
          <w:r>
            <w:rPr>
              <w:rStyle w:val="Hyperlink"/>
            </w:rPr>
            <w:t xml:space="preserve">loss</w:t>
          </w:r>
        </w:ins>
      </w:hyperlink>
      <w:ins w:id="2092" w:author="PR Preview" w:date="2026-01-01T00:00:00Z">
        <w:r>
          <w:t xml:space="preserve"> </w:t>
        </w:r>
      </w:ins>
      <m:oMath>
        <m:r>
          <m:t>L</m:t>
        </m:r>
      </m:oMath>
      <w:ins w:id="2093" w:author="PR Preview" w:date="2026-01-01T00:00:00Z">
        <w:r>
          <w:t xml:space="preserve">,</w:t>
        </w:r>
      </w:ins>
      <w:ins w:id="2094" w:author="PR Preview" w:date="2026-01-01T00:00:00Z">
        <w:r>
          <w:t xml:space="preserve"> </w:t>
        </w:r>
      </w:ins>
      <w:ins w:id="2095" w:author="PR Preview" w:date="2026-01-01T00:00:00Z">
        <w:r>
          <w:t xml:space="preserve">computed with the training set held fixed.</w:t>
        </w:r>
      </w:ins>
    </w:p>
    <w:p>
      <w:pPr>
        <w:pStyle w:val="BodyText"/>
      </w:pPr>
      <w:ins w:id="2096" w:author="PR Preview" w:date="2026-01-01T00:00:00Z">
        <w:r>
          <w:t xml:space="preserve">The argument</w:t>
        </w:r>
      </w:ins>
      <w:ins w:id="2097" w:author="PR Preview" w:date="2026-01-01T00:00:00Z">
        <w:r>
          <w:t xml:space="preserve"> </w:t>
        </w:r>
      </w:ins>
      <m:oMath>
        <m:r>
          <m:t>n</m:t>
        </m:r>
      </m:oMath>
      <w:ins w:id="2098" w:author="PR Preview" w:date="2026-01-01T00:00:00Z">
        <w:r>
          <w:t xml:space="preserve"> </w:t>
        </w:r>
      </w:ins>
      <w:ins w:id="2099" w:author="PR Preview" w:date="2026-01-01T00:00:00Z">
        <w:r>
          <w:t xml:space="preserve">of the</w:t>
        </w:r>
      </w:ins>
      <w:ins w:id="2100" w:author="PR Preview" w:date="2026-01-01T00:00:00Z">
        <w:r>
          <w:t xml:space="preserve"> </w:t>
        </w:r>
      </w:ins>
      <w:hyperlink w:anchor="def-expected-generalization-error">
        <w:ins w:id="2101" w:author="PR Preview" w:date="2026-01-01T00:00:00Z">
          <w:r>
            <w:rPr>
              <w:rStyle w:val="Hyperlink"/>
            </w:rPr>
            <w:t xml:space="preserve">expected generalization error</w:t>
          </w:r>
        </w:ins>
      </w:hyperlink>
      <w:ins w:id="2102" w:author="PR Preview" w:date="2026-01-01T00:00:00Z">
        <w:r>
          <w:t xml:space="preserve"> </w:t>
        </w:r>
      </w:ins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ins w:id="2103" w:author="PR Preview" w:date="2026-01-01T00:00:00Z">
        <w:r>
          <w:t xml:space="preserve"> </w:t>
        </w:r>
      </w:ins>
      <w:ins w:id="2104" w:author="PR Preview" w:date="2026-01-01T00:00:00Z">
        <w:r>
          <w:t xml:space="preserve">of a fitting procedure</w:t>
        </w:r>
      </w:ins>
      <w:ins w:id="2105" w:author="PR Preview" w:date="2026-01-01T00:00:00Z">
        <w:r>
          <w:t xml:space="preserve"> </w:t>
        </w:r>
      </w:ins>
      <m:oMath>
        <m:r>
          <m:t>g</m:t>
        </m:r>
      </m:oMath>
      <w:ins w:id="2106" w:author="PR Preview" w:date="2026-01-01T00:00:00Z">
        <w:r>
          <w:t xml:space="preserve"> </w:t>
        </w:r>
      </w:ins>
      <w:ins w:id="2107" w:author="PR Preview" w:date="2026-01-01T00:00:00Z">
        <w:r>
          <w:t xml:space="preserve">records that it depends on how many observations each training set has.</w:t>
        </w:r>
      </w:ins>
      <w:ins w:id="2108" w:author="PR Preview" w:date="2026-01-01T00:00:00Z">
        <w:r>
          <w:t xml:space="preserve"> </w:t>
        </w:r>
      </w:ins>
      <w:ins w:id="2109" w:author="PR Preview" w:date="2026-01-01T00:00:00Z">
        <w:r>
          <w:t xml:space="preserve">By</w:t>
        </w:r>
      </w:ins>
      <w:ins w:id="2110" w:author="PR Preview" w:date="2026-01-01T00:00:00Z">
        <w:r>
          <w:t xml:space="preserve"> </w:t>
        </w:r>
      </w:ins>
      <w:hyperlink w:anchor="thm-expected-error-epe">
        <w:ins w:id="2111" w:author="PR Preview" w:date="2026-01-01T00:00:00Z">
          <w:r>
            <w:rPr>
              <w:rStyle w:val="Hyperlink"/>
            </w:rPr>
            <w:t xml:space="preserve">Theorem 1</w:t>
          </w:r>
        </w:ins>
      </w:hyperlink>
      <w:ins w:id="2112" w:author="PR Preview" w:date="2026-01-01T00:00:00Z">
        <w:r>
          <w:t xml:space="preserve">,</w:t>
        </w:r>
      </w:ins>
      <w:ins w:id="2113" w:author="PR Preview" w:date="2026-01-01T00:00:00Z">
        <w:r>
          <w:t xml:space="preserve"> </w:t>
        </w:r>
      </w:ins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ins w:id="2114" w:author="PR Preview" w:date="2026-01-01T00:00:00Z">
        <w:r>
          <w:t xml:space="preserve"> </w:t>
        </w:r>
      </w:ins>
      <w:ins w:id="2115" w:author="PR Preview" w:date="2026-01-01T00:00:00Z">
        <w:r>
          <w:t xml:space="preserve">averages</w:t>
        </w:r>
      </w:ins>
      <w:ins w:id="2116" w:author="PR Preview" w:date="2026-01-01T00:00:00Z">
        <w:r>
          <w:t xml:space="preserve"> </w:t>
        </w:r>
      </w:ins>
      <w:ins w:id="2117" w:author="PR Preview" w:date="2026-01-01T00:00:00Z">
        <w:r>
          <w:t xml:space="preserve">the expected prediction error at each covariate value,</w:t>
        </w:r>
      </w:ins>
      <w:ins w:id="2118" w:author="PR Preview" w:date="2026-01-01T00:00:00Z">
        <w:r>
          <w:t xml:space="preserve"> </w:t>
        </w:r>
      </w:ins>
      <w:ins w:id="2119" w:author="PR Preview" w:date="2026-01-01T00:00:00Z">
        <w:r>
          <w:t xml:space="preserve">and</w:t>
        </w:r>
      </w:ins>
      <w:ins w:id="2120" w:author="PR Preview" w:date="2026-01-01T00:00:00Z">
        <w:r>
          <w:t xml:space="preserve"> </w:t>
        </w:r>
      </w:ins>
      <w:hyperlink w:anchor="thm-epe-decomposition">
        <w:ins w:id="2121" w:author="PR Preview" w:date="2026-01-01T00:00:00Z">
          <w:r>
            <w:rPr>
              <w:rStyle w:val="Hyperlink"/>
            </w:rPr>
            <w:t xml:space="preserve">Theorem 2</w:t>
          </w:r>
        </w:ins>
      </w:hyperlink>
      <w:ins w:id="2122" w:author="PR Preview" w:date="2026-01-01T00:00:00Z">
        <w:r>
          <w:t xml:space="preserve"> </w:t>
        </w:r>
      </w:ins>
      <w:ins w:id="2123" w:author="PR Preview" w:date="2026-01-01T00:00:00Z">
        <w:r>
          <w:t xml:space="preserve">splits that error, under squared-error loss,</w:t>
        </w:r>
      </w:ins>
      <w:ins w:id="2124" w:author="PR Preview" w:date="2026-01-01T00:00:00Z">
        <w:r>
          <w:t xml:space="preserve"> </w:t>
        </w:r>
      </w:ins>
      <w:ins w:id="2125" w:author="PR Preview" w:date="2026-01-01T00:00:00Z">
        <w:r>
          <w:t xml:space="preserve">into a squared bias, a variance and a noise variance.</w:t>
        </w:r>
      </w:ins>
    </w:p>
    <w:bookmarkEnd w:id="95"/>
    <w:bookmarkStart w:id="97" w:name="def-flexibility"/>
    <w:p>
      <w:pPr>
        <w:pStyle w:val="BodyText"/>
      </w:pPr>
      <w:ins w:id="2126" w:author="PR Preview" w:date="2026-01-01T00:00:00Z">
        <w:r>
          <w:rPr>
            <w:b/>
            <w:bCs/>
          </w:rPr>
          <w:t xml:space="preserve">Definition 21 (Flexibility)</w:t>
        </w:r>
      </w:ins>
      <w:ins w:id="2127" w:author="PR Preview" w:date="2026-01-01T00:00:00Z">
        <w:r>
          <w:t xml:space="preserve"> </w:t>
        </w:r>
      </w:ins>
      <w:ins w:id="2128" w:author="PR Preview" w:date="2026-01-01T00:00:00Z">
        <w:r>
          <w:t xml:space="preserve">Let</w:t>
        </w:r>
      </w:ins>
      <w:ins w:id="2129" w:author="PR Preview" w:date="2026-01-01T00:00:00Z">
        <w:r>
          <w:t xml:space="preserve"> </w:t>
        </w:r>
      </w:ins>
      <m:oMath>
        <m:sSub>
          <m:e>
            <m:r>
              <m:t>g</m:t>
            </m:r>
          </m:e>
          <m:sub>
            <m:r>
              <m:t>1</m:t>
            </m:r>
          </m:sub>
        </m:sSub>
      </m:oMath>
      <w:ins w:id="2130" w:author="PR Preview" w:date="2026-01-01T00:00:00Z">
        <w:r>
          <w:t xml:space="preserve"> </w:t>
        </w:r>
      </w:ins>
      <w:ins w:id="2131" w:author="PR Preview" w:date="2026-01-01T00:00:00Z">
        <w:r>
          <w:t xml:space="preserve">and</w:t>
        </w:r>
      </w:ins>
      <w:ins w:id="2132" w:author="PR Preview" w:date="2026-01-01T00:00:00Z">
        <w:r>
          <w:t xml:space="preserve"> </w:t>
        </w:r>
      </w:ins>
      <m:oMath>
        <m:sSub>
          <m:e>
            <m:r>
              <m:t>g</m:t>
            </m:r>
          </m:e>
          <m:sub>
            <m:r>
              <m:t>2</m:t>
            </m:r>
          </m:sub>
        </m:sSub>
      </m:oMath>
      <w:ins w:id="2133" w:author="PR Preview" w:date="2026-01-01T00:00:00Z">
        <w:r>
          <w:t xml:space="preserve"> </w:t>
        </w:r>
      </w:ins>
      <w:ins w:id="2134" w:author="PR Preview" w:date="2026-01-01T00:00:00Z">
        <w:r>
          <w:t xml:space="preserve">be</w:t>
        </w:r>
      </w:ins>
      <w:ins w:id="2135" w:author="PR Preview" w:date="2026-01-01T00:00:00Z">
        <w:r>
          <w:t xml:space="preserve"> </w:t>
        </w:r>
      </w:ins>
      <w:hyperlink w:anchor="def-fitting-procedure">
        <w:ins w:id="2136" w:author="PR Preview" w:date="2026-01-01T00:00:00Z">
          <w:r>
            <w:rPr>
              <w:rStyle w:val="Hyperlink"/>
            </w:rPr>
            <w:t xml:space="preserve">fitting procedures</w:t>
          </w:r>
        </w:ins>
      </w:hyperlink>
      <w:ins w:id="2137" w:author="PR Preview" w:date="2026-01-01T00:00:00Z">
        <w:r>
          <w:t xml:space="preserve"> </w:t>
        </w:r>
      </w:ins>
      <w:ins w:id="2138" w:author="PR Preview" w:date="2026-01-01T00:00:00Z">
        <w:r>
          <w:t xml:space="preserve">that each choose, by least squares,</w:t>
        </w:r>
      </w:ins>
      <w:ins w:id="2139" w:author="PR Preview" w:date="2026-01-01T00:00:00Z">
        <w:r>
          <w:t xml:space="preserve"> </w:t>
        </w:r>
      </w:ins>
      <w:ins w:id="2140" w:author="PR Preview" w:date="2026-01-01T00:00:00Z">
        <w:r>
          <w:t xml:space="preserve">a</w:t>
        </w:r>
      </w:ins>
      <w:ins w:id="2141" w:author="PR Preview" w:date="2026-01-01T00:00:00Z">
        <w:r>
          <w:t xml:space="preserve"> </w:t>
        </w:r>
      </w:ins>
      <w:hyperlink w:anchor="def-prediction-rule">
        <w:ins w:id="2142" w:author="PR Preview" w:date="2026-01-01T00:00:00Z">
          <w:r>
            <w:rPr>
              <w:rStyle w:val="Hyperlink"/>
            </w:rPr>
            <w:t xml:space="preserve">prediction rule</w:t>
          </w:r>
        </w:ins>
      </w:hyperlink>
      <w:ins w:id="2143" w:author="PR Preview" w:date="2026-01-01T00:00:00Z">
        <w:r>
          <w:t xml:space="preserve"> </w:t>
        </w:r>
      </w:ins>
      <w:ins w:id="2144" w:author="PR Preview" w:date="2026-01-01T00:00:00Z">
        <w:r>
          <w:t xml:space="preserve">from a set of candidate functions,</w:t>
        </w:r>
      </w:ins>
      <w:ins w:id="2145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G</m:t>
            </m:r>
          </m:e>
          <m:sub>
            <m:r>
              <m:t>1</m:t>
            </m:r>
          </m:sub>
        </m:sSub>
      </m:oMath>
      <w:ins w:id="2146" w:author="PR Preview" w:date="2026-01-01T00:00:00Z">
        <w:r>
          <w:t xml:space="preserve"> </w:t>
        </w:r>
      </w:ins>
      <w:ins w:id="2147" w:author="PR Preview" w:date="2026-01-01T00:00:00Z">
        <w:r>
          <w:t xml:space="preserve">and</w:t>
        </w:r>
      </w:ins>
      <w:ins w:id="2148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G</m:t>
            </m:r>
          </m:e>
          <m:sub>
            <m:r>
              <m:t>2</m:t>
            </m:r>
          </m:sub>
        </m:sSub>
      </m:oMath>
      <w:ins w:id="2149" w:author="PR Preview" w:date="2026-01-01T00:00:00Z">
        <w:r>
          <w:t xml:space="preserve"> </w:t>
        </w:r>
      </w:ins>
      <w:ins w:id="2150" w:author="PR Preview" w:date="2026-01-01T00:00:00Z">
        <w:r>
          <w:t xml:space="preserve">respectively.</w:t>
        </w:r>
      </w:ins>
      <w:ins w:id="2151" w:author="PR Preview" w:date="2026-01-01T00:00:00Z">
        <w:r>
          <w:t xml:space="preserve"> </w:t>
        </w:r>
      </w:ins>
      <w:ins w:id="2152" w:author="PR Preview" w:date="2026-01-01T00:00:00Z">
        <w:r>
          <w:t xml:space="preserve">The procedure</w:t>
        </w:r>
      </w:ins>
      <w:ins w:id="2153" w:author="PR Preview" w:date="2026-01-01T00:00:00Z">
        <w:r>
          <w:t xml:space="preserve"> </w:t>
        </w:r>
      </w:ins>
      <m:oMath>
        <m:sSub>
          <m:e>
            <m:r>
              <m:t>g</m:t>
            </m:r>
          </m:e>
          <m:sub>
            <m:r>
              <m:t>2</m:t>
            </m:r>
          </m:sub>
        </m:sSub>
      </m:oMath>
      <w:ins w:id="2154" w:author="PR Preview" w:date="2026-01-01T00:00:00Z">
        <w:r>
          <w:t xml:space="preserve"> </w:t>
        </w:r>
      </w:ins>
      <w:ins w:id="2155" w:author="PR Preview" w:date="2026-01-01T00:00:00Z">
        <w:r>
          <w:t xml:space="preserve">is</w:t>
        </w:r>
      </w:ins>
      <w:ins w:id="2156" w:author="PR Preview" w:date="2026-01-01T00:00:00Z">
        <w:r>
          <w:t xml:space="preserve"> </w:t>
        </w:r>
      </w:ins>
      <w:ins w:id="2157" w:author="PR Preview" w:date="2026-01-01T00:00:00Z">
        <w:r>
          <w:rPr>
            <w:b/>
            <w:bCs/>
          </w:rPr>
          <w:t xml:space="preserve">at least as flexible</w:t>
        </w:r>
      </w:ins>
      <w:ins w:id="2158" w:author="PR Preview" w:date="2026-01-01T00:00:00Z">
        <w:r>
          <w:t xml:space="preserve"> </w:t>
        </w:r>
      </w:ins>
      <w:ins w:id="2159" w:author="PR Preview" w:date="2026-01-01T00:00:00Z">
        <w:r>
          <w:t xml:space="preserve">as</w:t>
        </w:r>
      </w:ins>
      <w:ins w:id="2160" w:author="PR Preview" w:date="2026-01-01T00:00:00Z">
        <w:r>
          <w:t xml:space="preserve"> </w:t>
        </w:r>
      </w:ins>
      <m:oMath>
        <m:sSub>
          <m:e>
            <m:r>
              <m:t>g</m:t>
            </m:r>
          </m:e>
          <m:sub>
            <m:r>
              <m:t>1</m:t>
            </m:r>
          </m:sub>
        </m:sSub>
      </m:oMath>
      <w:ins w:id="2161" w:author="PR Preview" w:date="2026-01-01T00:00:00Z">
        <w:r>
          <w:t xml:space="preserve"> </w:t>
        </w:r>
      </w:ins>
      <w:ins w:id="2162" w:author="PR Preview" w:date="2026-01-01T00:00:00Z">
        <w:r>
          <w:t xml:space="preserve">if every candidate of</w:t>
        </w:r>
      </w:ins>
      <w:ins w:id="2163" w:author="PR Preview" w:date="2026-01-01T00:00:00Z">
        <w:r>
          <w:t xml:space="preserve"> </w:t>
        </w:r>
      </w:ins>
      <m:oMath>
        <m:sSub>
          <m:e>
            <m:r>
              <m:t>g</m:t>
            </m:r>
          </m:e>
          <m:sub>
            <m:r>
              <m:t>1</m:t>
            </m:r>
          </m:sub>
        </m:sSub>
      </m:oMath>
      <w:ins w:id="2164" w:author="PR Preview" w:date="2026-01-01T00:00:00Z">
        <w:r>
          <w:t xml:space="preserve"> </w:t>
        </w:r>
      </w:ins>
      <w:ins w:id="2165" w:author="PR Preview" w:date="2026-01-01T00:00:00Z">
        <w:r>
          <w:t xml:space="preserve">is also a candidate of</w:t>
        </w:r>
      </w:ins>
      <w:ins w:id="2166" w:author="PR Preview" w:date="2026-01-01T00:00:00Z">
        <w:r>
          <w:t xml:space="preserve"> </w:t>
        </w:r>
      </w:ins>
      <m:oMath>
        <m:sSub>
          <m:e>
            <m:r>
              <m:t>g</m:t>
            </m:r>
          </m:e>
          <m:sub>
            <m:r>
              <m:t>2</m:t>
            </m:r>
          </m:sub>
        </m:sSub>
      </m:oMath>
      <w:ins w:id="2167" w:author="PR Preview" w:date="2026-01-01T00:00:00Z">
        <w:r>
          <w:t xml:space="preserve">:</w:t>
        </w:r>
      </w:ins>
    </w:p>
    <w:p>
      <w:pPr>
        <w:pStyle w:val="BodyText"/>
      </w:pPr>
      <w:bookmarkStart w:id="96" w:name="eq-flexibility"/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G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⊆</m:t>
          </m:r>
          <m:sSub>
            <m:e>
              <m:r>
                <m:rPr>
                  <m:scr m:val="script"/>
                  <m:sty m:val="p"/>
                </m:rPr>
                <m:t>G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22</m:t>
          </m:r>
          <m:r>
            <m:rPr>
              <m:sty m:val="p"/>
            </m:rPr>
            <m:t>)</m:t>
          </m:r>
        </m:oMath>
      </m:oMathPara>
      <w:bookmarkEnd w:id="96"/>
    </w:p>
    <w:bookmarkEnd w:id="97"/>
    <w:bookmarkStart w:id="98" w:name="rem-source-flexibility"/>
    <w:p>
      <w:pPr>
        <w:pStyle w:val="FirstParagraph"/>
      </w:pPr>
      <w:ins w:id="2168" w:author="PR Preview" w:date="2026-01-01T00:00:00Z">
        <w:r>
          <w:rPr>
            <w:i/>
            <w:iCs/>
          </w:rPr>
          <w:t xml:space="preserve">Remark 13</w:t>
        </w:r>
      </w:ins>
      <w:ins w:id="2169" w:author="PR Preview" w:date="2026-01-01T00:00:00Z">
        <w:r>
          <w:t xml:space="preserve"> (Source: Flexibility). </w:t>
        </w:r>
      </w:ins>
      <w:ins w:id="2170" w:author="PR Preview" w:date="2026-01-01T00:00:00Z">
        <w:r>
          <w:t xml:space="preserve">James et al. (2021, sec. 2.1.3)</w:t>
        </w:r>
      </w:ins>
      <w:ins w:id="2171" w:author="PR Preview" w:date="2026-01-01T00:00:00Z">
        <w:r>
          <w:t xml:space="preserve"> </w:t>
        </w:r>
      </w:ins>
      <w:ins w:id="2172" w:author="PR Preview" w:date="2026-01-01T00:00:00Z">
        <w:r>
          <w:t xml:space="preserve">use flexibility without a formal definition.</w:t>
        </w:r>
      </w:ins>
    </w:p>
    <w:bookmarkEnd w:id="98"/>
    <w:bookmarkStart w:id="99" w:name="rem-flexibility"/>
    <w:p>
      <w:pPr>
        <w:pStyle w:val="BodyText"/>
      </w:pPr>
      <w:ins w:id="2173" w:author="PR Preview" w:date="2026-01-01T00:00:00Z">
        <w:r>
          <w:rPr>
            <w:i/>
            <w:iCs/>
          </w:rPr>
          <w:t xml:space="preserve">Remark 14</w:t>
        </w:r>
      </w:ins>
      <w:ins w:id="2174" w:author="PR Preview" w:date="2026-01-01T00:00:00Z">
        <w:r>
          <w:t xml:space="preserve"> (Polynomial degree orders flexibility). </w:t>
        </w:r>
      </w:ins>
      <w:ins w:id="2175" w:author="PR Preview" w:date="2026-01-01T00:00:00Z">
        <w:r>
          <w:t xml:space="preserve">Least-squares polynomial fits are ordered by degree:</w:t>
        </w:r>
      </w:ins>
      <w:ins w:id="2176" w:author="PR Preview" w:date="2026-01-01T00:00:00Z">
        <w:r>
          <w:t xml:space="preserve"> </w:t>
        </w:r>
      </w:ins>
      <w:ins w:id="2177" w:author="PR Preview" w:date="2026-01-01T00:00:00Z">
        <w:r>
          <w:t xml:space="preserve">a polynomial of degree</w:t>
        </w:r>
      </w:ins>
      <w:ins w:id="2178" w:author="PR Preview" w:date="2026-01-01T00:00:00Z">
        <w:r>
          <w:t xml:space="preserve"> </w:t>
        </w:r>
      </w:ins>
      <m:oMath>
        <m:r>
          <m:t>d</m:t>
        </m:r>
      </m:oMath>
      <w:ins w:id="2179" w:author="PR Preview" w:date="2026-01-01T00:00:00Z">
        <w:r>
          <w:t xml:space="preserve"> </w:t>
        </w:r>
      </w:ins>
      <w:ins w:id="2180" w:author="PR Preview" w:date="2026-01-01T00:00:00Z">
        <w:r>
          <w:t xml:space="preserve">is also a polynomial of degree</w:t>
        </w:r>
      </w:ins>
      <w:ins w:id="2181" w:author="PR Preview" w:date="2026-01-01T00:00:00Z">
        <w:r>
          <w:t xml:space="preserve"> </w:t>
        </w:r>
      </w:ins>
      <m:oMath>
        <m:r>
          <m:t>d</m:t>
        </m:r>
        <m:r>
          <m:rPr>
            <m:sty m:val="p"/>
          </m:rPr>
          <m:t>+</m:t>
        </m:r>
        <m:r>
          <m:t>1</m:t>
        </m:r>
      </m:oMath>
      <w:ins w:id="2182" w:author="PR Preview" w:date="2026-01-01T00:00:00Z">
        <w:r>
          <w:t xml:space="preserve"> </w:t>
        </w:r>
      </w:ins>
      <w:ins w:id="2183" w:author="PR Preview" w:date="2026-01-01T00:00:00Z">
        <w:r>
          <w:t xml:space="preserve">whose coefficient of</w:t>
        </w:r>
      </w:ins>
      <w:ins w:id="2184" w:author="PR Preview" w:date="2026-01-01T00:00:00Z">
        <w:r>
          <w:t xml:space="preserve"> </w:t>
        </w:r>
      </w:ins>
      <m:oMath>
        <m:sSup>
          <m:e>
            <m:r>
              <m:t>x</m:t>
            </m:r>
          </m:e>
          <m:sup>
            <m:r>
              <m:t>d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ins w:id="2185" w:author="PR Preview" w:date="2026-01-01T00:00:00Z">
        <w:r>
          <w:t xml:space="preserve"> </w:t>
        </w:r>
      </w:ins>
      <w:ins w:id="2186" w:author="PR Preview" w:date="2026-01-01T00:00:00Z">
        <w:r>
          <w:t xml:space="preserve">is zero,</w:t>
        </w:r>
      </w:ins>
      <w:ins w:id="2187" w:author="PR Preview" w:date="2026-01-01T00:00:00Z">
        <w:r>
          <w:t xml:space="preserve"> </w:t>
        </w:r>
      </w:ins>
      <w:ins w:id="2188" w:author="PR Preview" w:date="2026-01-01T00:00:00Z">
        <w:r>
          <w:t xml:space="preserve">so the fit of degree</w:t>
        </w:r>
      </w:ins>
      <w:ins w:id="2189" w:author="PR Preview" w:date="2026-01-01T00:00:00Z">
        <w:r>
          <w:t xml:space="preserve"> </w:t>
        </w:r>
      </w:ins>
      <m:oMath>
        <m:r>
          <m:t>d</m:t>
        </m:r>
        <m:r>
          <m:rPr>
            <m:sty m:val="p"/>
          </m:rPr>
          <m:t>+</m:t>
        </m:r>
        <m:r>
          <m:t>1</m:t>
        </m:r>
      </m:oMath>
      <w:ins w:id="2190" w:author="PR Preview" w:date="2026-01-01T00:00:00Z">
        <w:r>
          <w:t xml:space="preserve"> </w:t>
        </w:r>
      </w:ins>
      <w:ins w:id="2191" w:author="PR Preview" w:date="2026-01-01T00:00:00Z">
        <w:r>
          <w:t xml:space="preserve">is</w:t>
        </w:r>
      </w:ins>
      <w:ins w:id="2192" w:author="PR Preview" w:date="2026-01-01T00:00:00Z">
        <w:r>
          <w:t xml:space="preserve"> </w:t>
        </w:r>
      </w:ins>
      <w:hyperlink w:anchor="def-flexibility">
        <w:ins w:id="2193" w:author="PR Preview" w:date="2026-01-01T00:00:00Z">
          <w:r>
            <w:rPr>
              <w:rStyle w:val="Hyperlink"/>
            </w:rPr>
            <w:t xml:space="preserve">at least as flexible</w:t>
          </w:r>
        </w:ins>
      </w:hyperlink>
      <w:ins w:id="2194" w:author="PR Preview" w:date="2026-01-01T00:00:00Z">
        <w:r>
          <w:t xml:space="preserve"> </w:t>
        </w:r>
      </w:ins>
      <w:ins w:id="2195" w:author="PR Preview" w:date="2026-01-01T00:00:00Z">
        <w:r>
          <w:t xml:space="preserve">as the fit of degree</w:t>
        </w:r>
      </w:ins>
      <w:ins w:id="2196" w:author="PR Preview" w:date="2026-01-01T00:00:00Z">
        <w:r>
          <w:t xml:space="preserve"> </w:t>
        </w:r>
      </w:ins>
      <m:oMath>
        <m:r>
          <m:t>d</m:t>
        </m:r>
      </m:oMath>
      <w:ins w:id="2197" w:author="PR Preview" w:date="2026-01-01T00:00:00Z">
        <w:r>
          <w:t xml:space="preserve">.</w:t>
        </w:r>
      </w:ins>
      <w:ins w:id="2198" w:author="PR Preview" w:date="2026-01-01T00:00:00Z">
        <w:r>
          <w:t xml:space="preserve"> </w:t>
        </w:r>
      </w:ins>
      <w:ins w:id="2199" w:author="PR Preview" w:date="2026-01-01T00:00:00Z">
        <w:r>
          <w:t xml:space="preserve">The four fits of</w:t>
        </w:r>
      </w:ins>
      <w:ins w:id="2200" w:author="PR Preview" w:date="2026-01-01T00:00:00Z">
        <w:r>
          <w:t xml:space="preserve"> </w:t>
        </w:r>
      </w:ins>
      <w:hyperlink w:anchor="exr-overfitting">
        <w:ins w:id="2201" w:author="PR Preview" w:date="2026-01-01T00:00:00Z">
          <w:r>
            <w:rPr>
              <w:rStyle w:val="Hyperlink"/>
            </w:rPr>
            <w:t xml:space="preserve">Exercise 1</w:t>
          </w:r>
        </w:ins>
      </w:hyperlink>
      <w:ins w:id="2202" w:author="PR Preview" w:date="2026-01-01T00:00:00Z">
        <w:r>
          <w:t xml:space="preserve"> </w:t>
        </w:r>
      </w:ins>
      <w:ins w:id="2203" w:author="PR Preview" w:date="2026-01-01T00:00:00Z">
        <w:r>
          <w:t xml:space="preserve">are ordered this way.</w:t>
        </w:r>
      </w:ins>
      <w:ins w:id="2204" w:author="PR Preview" w:date="2026-01-01T00:00:00Z">
        <w:r>
          <w:t xml:space="preserve"> </w:t>
        </w:r>
      </w:ins>
      <w:hyperlink w:anchor="def-flexibility">
        <w:ins w:id="2205" w:author="PR Preview" w:date="2026-01-01T00:00:00Z">
          <w:r>
            <w:rPr>
              <w:rStyle w:val="Hyperlink"/>
            </w:rPr>
            <w:t xml:space="preserve">Definition 21</w:t>
          </w:r>
        </w:ins>
      </w:hyperlink>
      <w:ins w:id="2206" w:author="PR Preview" w:date="2026-01-01T00:00:00Z">
        <w:r>
          <w:t xml:space="preserve"> </w:t>
        </w:r>
      </w:ins>
      <w:ins w:id="2207" w:author="PR Preview" w:date="2026-01-01T00:00:00Z">
        <w:r>
          <w:t xml:space="preserve">is narrower than the informal use of the word</w:t>
        </w:r>
      </w:ins>
      <w:ins w:id="2208" w:author="PR Preview" w:date="2026-01-01T00:00:00Z">
        <w:r>
          <w:t xml:space="preserve"> </w:t>
        </w:r>
      </w:ins>
      <w:ins w:id="2209" w:author="PR Preview" w:date="2026-01-01T00:00:00Z">
        <w:r>
          <w:t xml:space="preserve">in</w:t>
        </w:r>
      </w:ins>
      <w:ins w:id="2210" w:author="PR Preview" w:date="2026-01-01T00:00:00Z">
        <w:r>
          <w:t xml:space="preserve"> </w:t>
        </w:r>
      </w:ins>
      <w:ins w:id="2211" w:author="PR Preview" w:date="2026-01-01T00:00:00Z">
        <w:r>
          <w:t xml:space="preserve">James et al. (2021, sec. 2.1.3)</w:t>
        </w:r>
      </w:ins>
      <w:ins w:id="2212" w:author="PR Preview" w:date="2026-01-01T00:00:00Z">
        <w:r>
          <w:t xml:space="preserve">:</w:t>
        </w:r>
      </w:ins>
      <w:ins w:id="2213" w:author="PR Preview" w:date="2026-01-01T00:00:00Z">
        <w:r>
          <w:t xml:space="preserve"> </w:t>
        </w:r>
      </w:ins>
      <w:ins w:id="2214" w:author="PR Preview" w:date="2026-01-01T00:00:00Z">
        <w:r>
          <w:t xml:space="preserve">it orders only procedures whose candidate sets are nested.</w:t>
        </w:r>
      </w:ins>
      <w:ins w:id="2215" w:author="PR Preview" w:date="2026-01-01T00:00:00Z">
        <w:r>
          <w:t xml:space="preserve"> </w:t>
        </w:r>
      </w:ins>
      <w:ins w:id="2216" w:author="PR Preview" w:date="2026-01-01T00:00:00Z">
        <w:r>
          <w:t xml:space="preserve">Other procedures can be compared by other measures,</w:t>
        </w:r>
      </w:ins>
      <w:ins w:id="2217" w:author="PR Preview" w:date="2026-01-01T00:00:00Z">
        <w:r>
          <w:t xml:space="preserve"> </w:t>
        </w:r>
      </w:ins>
      <w:ins w:id="2218" w:author="PR Preview" w:date="2026-01-01T00:00:00Z">
        <w:r>
          <w:t xml:space="preserve">such as the effective number of parameters</w:t>
        </w:r>
      </w:ins>
      <w:ins w:id="2219" w:author="PR Preview" w:date="2026-01-01T00:00:00Z">
        <w:r>
          <w:t xml:space="preserve"> </w:t>
        </w:r>
      </w:ins>
      <w:ins w:id="2220" w:author="PR Preview" w:date="2026-01-01T00:00:00Z">
        <w:r>
          <w:t xml:space="preserve">(Hastie et al. 2009, sec. 7.6)</w:t>
        </w:r>
      </w:ins>
      <w:ins w:id="2221" w:author="PR Preview" w:date="2026-01-01T00:00:00Z">
        <w:r>
          <w:t xml:space="preserve">.</w:t>
        </w:r>
      </w:ins>
    </w:p>
    <w:bookmarkEnd w:id="99"/>
    <w:bookmarkStart w:id="101" w:name="def-bias-variance-tradeoff"/>
    <w:p>
      <w:pPr>
        <w:pStyle w:val="BodyText"/>
      </w:pPr>
      <w:ins w:id="2222" w:author="PR Preview" w:date="2026-01-01T00:00:00Z">
        <w:r>
          <w:rPr>
            <w:b/>
            <w:bCs/>
          </w:rPr>
          <w:t xml:space="preserve">Definition 22 (Bias–variance trade-off)</w:t>
        </w:r>
      </w:ins>
      <w:ins w:id="2223" w:author="PR Preview" w:date="2026-01-01T00:00:00Z">
        <w:r>
          <w:t xml:space="preserve"> </w:t>
        </w:r>
      </w:ins>
      <w:ins w:id="2224" w:author="PR Preview" w:date="2026-01-01T00:00:00Z">
        <w:r>
          <w:t xml:space="preserve">Let</w:t>
        </w:r>
      </w:ins>
      <w:ins w:id="2225" w:author="PR Preview" w:date="2026-01-01T00:00:00Z">
        <w:r>
          <w:t xml:space="preserve"> </w:t>
        </w:r>
      </w:ins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ins w:id="2226" w:author="PR Preview" w:date="2026-01-01T00:00:00Z">
        <w:r>
          <w:t xml:space="preserve"> </w:t>
        </w:r>
      </w:ins>
      <w:ins w:id="2227" w:author="PR Preview" w:date="2026-01-01T00:00:00Z">
        <w:r>
          <w:t xml:space="preserve">be</w:t>
        </w:r>
      </w:ins>
      <w:ins w:id="2228" w:author="PR Preview" w:date="2026-01-01T00:00:00Z">
        <w:r>
          <w:t xml:space="preserve"> </w:t>
        </w:r>
      </w:ins>
      <w:hyperlink w:anchor="def-fitting-procedure">
        <w:ins w:id="2229" w:author="PR Preview" w:date="2026-01-01T00:00:00Z">
          <w:r>
            <w:rPr>
              <w:rStyle w:val="Hyperlink"/>
            </w:rPr>
            <w:t xml:space="preserve">fitting procedures</w:t>
          </w:r>
        </w:ins>
      </w:hyperlink>
      <w:ins w:id="2230" w:author="PR Preview" w:date="2026-01-01T00:00:00Z">
        <w:r>
          <w:t xml:space="preserve">,</w:t>
        </w:r>
      </w:ins>
      <w:ins w:id="2231" w:author="PR Preview" w:date="2026-01-01T00:00:00Z">
        <w:r>
          <w:t xml:space="preserve"> </w:t>
        </w:r>
      </w:ins>
      <w:ins w:id="2232" w:author="PR Preview" w:date="2026-01-01T00:00:00Z">
        <w:r>
          <w:t xml:space="preserve">each</w:t>
        </w:r>
      </w:ins>
      <w:ins w:id="2233" w:author="PR Preview" w:date="2026-01-01T00:00:00Z">
        <w:r>
          <w:t xml:space="preserve"> </w:t>
        </w:r>
      </w:ins>
      <w:hyperlink w:anchor="def-flexibility">
        <w:ins w:id="2234" w:author="PR Preview" w:date="2026-01-01T00:00:00Z">
          <w:r>
            <w:rPr>
              <w:rStyle w:val="Hyperlink"/>
            </w:rPr>
            <w:t xml:space="preserve">at least as flexible</w:t>
          </w:r>
        </w:ins>
      </w:hyperlink>
      <w:ins w:id="2235" w:author="PR Preview" w:date="2026-01-01T00:00:00Z">
        <w:r>
          <w:t xml:space="preserve"> </w:t>
        </w:r>
      </w:ins>
      <w:ins w:id="2236" w:author="PR Preview" w:date="2026-01-01T00:00:00Z">
        <w:r>
          <w:t xml:space="preserve">as the one before,</w:t>
        </w:r>
      </w:ins>
      <w:ins w:id="2237" w:author="PR Preview" w:date="2026-01-01T00:00:00Z">
        <w:r>
          <w:t xml:space="preserve"> </w:t>
        </w:r>
      </w:ins>
      <w:ins w:id="2238" w:author="PR Preview" w:date="2026-01-01T00:00:00Z">
        <w:r>
          <w:t xml:space="preserve">and let</w:t>
        </w:r>
      </w:ins>
      <w:ins w:id="2239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ins w:id="2240" w:author="PR Preview" w:date="2026-01-01T00:00:00Z">
        <w:r>
          <w:t xml:space="preserve"> </w:t>
        </w:r>
      </w:ins>
      <w:ins w:id="2241" w:author="PR Preview" w:date="2026-01-01T00:00:00Z">
        <w:r>
          <w:t xml:space="preserve">be a random</w:t>
        </w:r>
      </w:ins>
      <w:ins w:id="2242" w:author="PR Preview" w:date="2026-01-01T00:00:00Z">
        <w:r>
          <w:t xml:space="preserve"> </w:t>
        </w:r>
      </w:ins>
      <w:hyperlink w:anchor="def-training-set">
        <w:ins w:id="2243" w:author="PR Preview" w:date="2026-01-01T00:00:00Z">
          <w:r>
            <w:rPr>
              <w:rStyle w:val="Hyperlink"/>
            </w:rPr>
            <w:t xml:space="preserve">training set</w:t>
          </w:r>
        </w:ins>
      </w:hyperlink>
      <w:ins w:id="2244" w:author="PR Preview" w:date="2026-01-01T00:00:00Z">
        <w:r>
          <w:t xml:space="preserve">.</w:t>
        </w:r>
      </w:ins>
      <w:ins w:id="2245" w:author="PR Preview" w:date="2026-01-01T00:00:00Z">
        <w:r>
          <w:t xml:space="preserve"> </w:t>
        </w:r>
      </w:ins>
      <w:ins w:id="2246" w:author="PR Preview" w:date="2026-01-01T00:00:00Z">
        <w:r>
          <w:t xml:space="preserve">At a covariate value</w:t>
        </w:r>
      </w:ins>
      <w:ins w:id="2247" w:author="PR Preview" w:date="2026-01-01T00:00:00Z">
        <w:r>
          <w:t xml:space="preserve"> </w:t>
        </w:r>
      </w:ins>
      <m:oMath>
        <m:r>
          <m:t>x</m:t>
        </m:r>
      </m:oMath>
      <w:ins w:id="2248" w:author="PR Preview" w:date="2026-01-01T00:00:00Z">
        <w:r>
          <w:t xml:space="preserve">,</w:t>
        </w:r>
      </w:ins>
      <w:ins w:id="2249" w:author="PR Preview" w:date="2026-01-01T00:00:00Z">
        <w:r>
          <w:t xml:space="preserve"> </w:t>
        </w:r>
      </w:ins>
      <w:ins w:id="2250" w:author="PR Preview" w:date="2026-01-01T00:00:00Z">
        <w:r>
          <w:t xml:space="preserve">with</w:t>
        </w:r>
      </w:ins>
      <w:ins w:id="2251" w:author="PR Preview" w:date="2026-01-01T00:00:00Z">
        <w:r>
          <w:t xml:space="preserve"> </w:t>
        </w:r>
      </w:ins>
      <m:oMath>
        <m:r>
          <m:t>μ</m:t>
        </m:r>
      </m:oMath>
      <w:ins w:id="2252" w:author="PR Preview" w:date="2026-01-01T00:00:00Z">
        <w:r>
          <w:t xml:space="preserve"> </w:t>
        </w:r>
      </w:ins>
      <w:ins w:id="2253" w:author="PR Preview" w:date="2026-01-01T00:00:00Z">
        <w:r>
          <w:t xml:space="preserve">the</w:t>
        </w:r>
      </w:ins>
      <w:ins w:id="2254" w:author="PR Preview" w:date="2026-01-01T00:00:00Z">
        <w:r>
          <w:t xml:space="preserve"> </w:t>
        </w:r>
      </w:ins>
      <w:hyperlink w:anchor="def-mean-function">
        <w:ins w:id="2255" w:author="PR Preview" w:date="2026-01-01T00:00:00Z">
          <w:r>
            <w:rPr>
              <w:rStyle w:val="Hyperlink"/>
            </w:rPr>
            <w:t xml:space="preserve">mean function</w:t>
          </w:r>
        </w:ins>
      </w:hyperlink>
      <w:ins w:id="2256" w:author="PR Preview" w:date="2026-01-01T00:00:00Z">
        <w:r>
          <w:t xml:space="preserve">,</w:t>
        </w:r>
      </w:ins>
      <w:ins w:id="2257" w:author="PR Preview" w:date="2026-01-01T00:00:00Z">
        <w:r>
          <w:t xml:space="preserve"> </w:t>
        </w:r>
      </w:ins>
      <w:ins w:id="2258" w:author="PR Preview" w:date="2026-01-01T00:00:00Z">
        <w:r>
          <w:t xml:space="preserve">there is a</w:t>
        </w:r>
      </w:ins>
      <w:ins w:id="2259" w:author="PR Preview" w:date="2026-01-01T00:00:00Z">
        <w:r>
          <w:t xml:space="preserve"> </w:t>
        </w:r>
      </w:ins>
      <w:ins w:id="2260" w:author="PR Preview" w:date="2026-01-01T00:00:00Z">
        <w:r>
          <w:rPr>
            <w:b/>
            <w:bCs/>
          </w:rPr>
          <w:t xml:space="preserve">bias–variance trade-off</w:t>
        </w:r>
      </w:ins>
      <w:ins w:id="2261" w:author="PR Preview" w:date="2026-01-01T00:00:00Z">
        <w:r>
          <w:t xml:space="preserve"> </w:t>
        </w:r>
      </w:ins>
      <w:ins w:id="2262" w:author="PR Preview" w:date="2026-01-01T00:00:00Z">
        <w:r>
          <w:t xml:space="preserve">among them</w:t>
        </w:r>
      </w:ins>
      <w:ins w:id="2263" w:author="PR Preview" w:date="2026-01-01T00:00:00Z">
        <w:r>
          <w:t xml:space="preserve"> </w:t>
        </w:r>
      </w:ins>
      <w:ins w:id="2264" w:author="PR Preview" w:date="2026-01-01T00:00:00Z">
        <w:r>
          <w:t xml:space="preserve">when, from each procedure to the next,</w:t>
        </w:r>
      </w:ins>
      <w:ins w:id="2265" w:author="PR Preview" w:date="2026-01-01T00:00:00Z">
        <w:r>
          <w:t xml:space="preserve"> </w:t>
        </w:r>
      </w:ins>
      <w:ins w:id="2266" w:author="PR Preview" w:date="2026-01-01T00:00:00Z">
        <w:r>
          <w:t xml:space="preserve">the squared</w:t>
        </w:r>
      </w:ins>
      <w:ins w:id="2267" w:author="PR Preview" w:date="2026-01-01T00:00:00Z">
        <w:r>
          <w:t xml:space="preserve"> </w:t>
        </w:r>
      </w:ins>
      <w:hyperlink w:anchor="def-prediction-bias">
        <w:ins w:id="2268" w:author="PR Preview" w:date="2026-01-01T00:00:00Z">
          <w:r>
            <w:rPr>
              <w:rStyle w:val="Hyperlink"/>
            </w:rPr>
            <w:t xml:space="preserve">bias</w:t>
          </w:r>
        </w:ins>
      </w:hyperlink>
      <w:ins w:id="2269" w:author="PR Preview" w:date="2026-01-01T00:00:00Z">
        <w:r>
          <w:t xml:space="preserve"> </w:t>
        </w:r>
      </w:ins>
      <w:ins w:id="2270" w:author="PR Preview" w:date="2026-01-01T00:00:00Z">
        <w:r>
          <w:t xml:space="preserve">of the prediction, as a prediction of</w:t>
        </w:r>
      </w:ins>
      <w:ins w:id="2271" w:author="PR Preview" w:date="2026-01-01T00:00:00Z">
        <w:r>
          <w:t xml:space="preserve"> </w:t>
        </w:r>
      </w:ins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ins w:id="2272" w:author="PR Preview" w:date="2026-01-01T00:00:00Z">
        <w:r>
          <w:t xml:space="preserve">, does not rise</w:t>
        </w:r>
      </w:ins>
      <w:ins w:id="2273" w:author="PR Preview" w:date="2026-01-01T00:00:00Z">
        <w:r>
          <w:t xml:space="preserve"> </w:t>
        </w:r>
      </w:ins>
      <w:ins w:id="2274" w:author="PR Preview" w:date="2026-01-01T00:00:00Z">
        <w:r>
          <w:t xml:space="preserve">and its</w:t>
        </w:r>
      </w:ins>
      <w:ins w:id="2275" w:author="PR Preview" w:date="2026-01-01T00:00:00Z">
        <w:r>
          <w:t xml:space="preserve"> </w:t>
        </w:r>
      </w:ins>
      <w:hyperlink r:id="rId88">
        <w:ins w:id="2276" w:author="PR Preview" w:date="2026-01-01T00:00:00Z">
          <w:r>
            <w:rPr>
              <w:rStyle w:val="Hyperlink"/>
            </w:rPr>
            <w:t xml:space="preserve">variance</w:t>
          </w:r>
        </w:ins>
      </w:hyperlink>
      <w:ins w:id="2277" w:author="PR Preview" w:date="2026-01-01T00:00:00Z">
        <w:r>
          <w:t xml:space="preserve"> </w:t>
        </w:r>
      </w:ins>
      <w:ins w:id="2278" w:author="PR Preview" w:date="2026-01-01T00:00:00Z">
        <w:r>
          <w:t xml:space="preserve">does not fall:</w:t>
        </w:r>
      </w:ins>
    </w:p>
    <w:p>
      <w:pPr>
        <w:pStyle w:val="BodyText"/>
      </w:pPr>
      <w:bookmarkStart w:id="100" w:name="eq-bias-variance-tradeoff"/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g</m:t>
                              </m:r>
                            </m:e>
                            <m:sub>
                              <m:r>
                                <m:t>l</m:t>
                              </m:r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r>
                                <m:t>1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g</m:t>
                              </m:r>
                            </m:e>
                            <m:sub>
                              <m:r>
                                <m:t>l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l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≥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l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  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23</m:t>
          </m:r>
          <m:r>
            <m:rPr>
              <m:sty m:val="p"/>
            </m:rPr>
            <m:t>)</m:t>
          </m:r>
        </m:oMath>
      </m:oMathPara>
      <w:bookmarkEnd w:id="10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(2021, sec. 2.2.2)</w:t>
      </w:r>
      <w:r>
        <w:t xml:space="preserve">.</w:t>
      </w:r>
    </w:p>
    <w:bookmarkEnd w:id="101"/>
    <w:bookmarkStart w:id="102" w:name="rem-overfitting-tradeoff"/>
    <w:p>
      <w:pPr>
        <w:pStyle w:val="BodyText"/>
      </w:pPr>
      <w:del w:id="2279" w:author="PR Preview" w:date="2026-01-01T00:00:00Z">
        <w:r>
          <w:rPr>
            <w:i/>
            <w:iCs/>
          </w:rPr>
          <w:delText xml:space="preserve">Remark 12</w:delText>
        </w:r>
      </w:del>
      <w:del w:id="2280" w:author="PR Preview" w:date="2026-01-01T00:00:00Z">
        <w:r>
          <w:delText xml:space="preserve"> (Overfitting and the trade-off). </w:delText>
        </w:r>
      </w:del>
      <w:del w:id="2281" w:author="PR Preview" w:date="2026-01-01T00:00:00Z">
        <w:r>
          <w:delText xml:space="preserve">By</w:delText>
        </w:r>
      </w:del>
      <w:del w:id="2282" w:author="PR Preview" w:date="2026-01-01T00:00:00Z">
        <w:r>
          <w:delText xml:space="preserve"> </w:delText>
        </w:r>
      </w:del>
      <w:hyperlink w:anchor="thm-epe-decomposition">
        <w:del w:id="2283" w:author="PR Preview" w:date="2026-01-01T00:00:00Z">
          <w:r>
            <w:rPr>
              <w:rStyle w:val="Hyperlink"/>
            </w:rPr>
            <w:delText xml:space="preserve">Theorem 2</w:delText>
          </w:r>
        </w:del>
      </w:hyperlink>
      <w:del w:id="2284" w:author="PR Preview" w:date="2026-01-01T00:00:00Z">
        <w:r>
          <w:delText xml:space="preserve">,</w:delText>
        </w:r>
      </w:del>
      <w:del w:id="2285" w:author="PR Preview" w:date="2026-01-01T00:00:00Z">
        <w:r>
          <w:delText xml:space="preserve"> </w:delText>
        </w:r>
      </w:del>
      <m:oMath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l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del w:id="2286" w:author="PR Preview" w:date="2026-01-01T00:00:00Z">
        <w:r>
          <w:delText xml:space="preserve"> </w:delText>
        </w:r>
      </w:del>
      <w:del w:id="2287" w:author="PR Preview" w:date="2026-01-01T00:00:00Z">
        <w:r>
          <w:delText xml:space="preserve">is the squared bias plus the variance plus</w:delText>
        </w:r>
      </w:del>
      <w:del w:id="2288" w:author="PR Preview" w:date="2026-01-01T00:00:00Z">
        <w:r>
          <w:delText xml:space="preserve"> </w:delText>
        </w:r>
      </w:del>
      <m:oMath>
        <m:sSup>
          <m:e>
            <m:r>
              <m:t>σ</m:t>
            </m:r>
          </m:e>
          <m:sup>
            <m:r>
              <m:t>2</m:t>
            </m:r>
          </m:sup>
        </m:sSup>
      </m:oMath>
      <w:del w:id="2289" w:author="PR Preview" w:date="2026-01-01T00:00:00Z">
        <w:r>
          <w:delText xml:space="preserve">.</w:delText>
        </w:r>
      </w:del>
      <w:del w:id="2290" w:author="PR Preview" w:date="2026-01-01T00:00:00Z">
        <w:r>
          <w:delText xml:space="preserve"> </w:delText>
        </w:r>
      </w:del>
      <w:del w:id="2291" w:author="PR Preview" w:date="2026-01-01T00:00:00Z">
        <w:r>
          <w:delText xml:space="preserve">Under a</w:delText>
        </w:r>
      </w:del>
      <w:del w:id="2292" w:author="PR Preview" w:date="2026-01-01T00:00:00Z">
        <w:r>
          <w:delText xml:space="preserve"> </w:delText>
        </w:r>
      </w:del>
      <w:hyperlink w:anchor="def-bias-variance-tradeoff">
        <w:del w:id="2293" w:author="PR Preview" w:date="2026-01-01T00:00:00Z">
          <w:r>
            <w:rPr>
              <w:rStyle w:val="Hyperlink"/>
            </w:rPr>
            <w:delText xml:space="preserve">bias–variance trade-off</w:delText>
          </w:r>
        </w:del>
      </w:hyperlink>
      <w:del w:id="2294" w:author="PR Preview" w:date="2026-01-01T00:00:00Z">
        <w:r>
          <w:delText xml:space="preserve"> </w:delText>
        </w:r>
      </w:del>
      <w:del w:id="2295" w:author="PR Preview" w:date="2026-01-01T00:00:00Z">
        <w:r>
          <w:delText xml:space="preserve">among</w:delText>
        </w:r>
      </w:del>
      <w:del w:id="2296" w:author="PR Preview" w:date="2026-01-01T00:00:00Z">
        <w:r>
          <w:delText xml:space="preserve"> </w:delText>
        </w:r>
      </w:del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del w:id="2297" w:author="PR Preview" w:date="2026-01-01T00:00:00Z">
        <w:r>
          <w:delText xml:space="preserve">,</w:delText>
        </w:r>
      </w:del>
      <w:del w:id="2298" w:author="PR Preview" w:date="2026-01-01T00:00:00Z">
        <w:r>
          <w:delText xml:space="preserve"> </w:delText>
        </w:r>
      </w:del>
      <w:del w:id="2299" w:author="PR Preview" w:date="2026-01-01T00:00:00Z">
        <w:r>
          <w:delText xml:space="preserve">moving from</w:delText>
        </w:r>
      </w:del>
      <w:del w:id="2300" w:author="PR Preview" w:date="2026-01-01T00:00:00Z">
        <w:r>
          <w:delText xml:space="preserve"> </w:delText>
        </w:r>
      </w:del>
      <m:oMath>
        <m:sSub>
          <m:e>
            <m:r>
              <m:t>g</m:t>
            </m:r>
          </m:e>
          <m:sub>
            <m:r>
              <m:t>l</m:t>
            </m:r>
          </m:sub>
        </m:sSub>
      </m:oMath>
      <w:del w:id="2301" w:author="PR Preview" w:date="2026-01-01T00:00:00Z">
        <w:r>
          <w:delText xml:space="preserve"> </w:delText>
        </w:r>
      </w:del>
      <w:del w:id="2302" w:author="PR Preview" w:date="2026-01-01T00:00:00Z">
        <w:r>
          <w:delText xml:space="preserve">to</w:delText>
        </w:r>
      </w:del>
      <w:del w:id="2303" w:author="PR Preview" w:date="2026-01-01T00:00:00Z">
        <w:r>
          <w:delText xml:space="preserve"> </w:delText>
        </w:r>
      </w:del>
      <m:oMath>
        <m:sSub>
          <m:e>
            <m:r>
              <m:t>g</m:t>
            </m:r>
          </m:e>
          <m:sub>
            <m:r>
              <m:t>l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del w:id="2304" w:author="PR Preview" w:date="2026-01-01T00:00:00Z">
        <w:r>
          <w:delText xml:space="preserve"> </w:delText>
        </w:r>
      </w:del>
      <w:del w:id="2305" w:author="PR Preview" w:date="2026-01-01T00:00:00Z">
        <w:r>
          <w:delText xml:space="preserve">lowers the expected squared prediction error at</w:delText>
        </w:r>
      </w:del>
      <w:del w:id="2306" w:author="PR Preview" w:date="2026-01-01T00:00:00Z">
        <w:r>
          <w:delText xml:space="preserve"> </w:delText>
        </w:r>
      </w:del>
      <m:oMath>
        <m:r>
          <m:t>x</m:t>
        </m:r>
      </m:oMath>
      <w:del w:id="2307" w:author="PR Preview" w:date="2026-01-01T00:00:00Z">
        <w:r>
          <w:delText xml:space="preserve"> </w:delText>
        </w:r>
      </w:del>
      <w:del w:id="2308" w:author="PR Preview" w:date="2026-01-01T00:00:00Z">
        <w:r>
          <w:delText xml:space="preserve">when the squared bias falls by more than the variance rises,</w:delText>
        </w:r>
      </w:del>
      <w:del w:id="2309" w:author="PR Preview" w:date="2026-01-01T00:00:00Z">
        <w:r>
          <w:delText xml:space="preserve"> </w:delText>
        </w:r>
      </w:del>
      <w:del w:id="2310" w:author="PR Preview" w:date="2026-01-01T00:00:00Z">
        <w:r>
          <w:delText xml:space="preserve">and raises it otherwise.</w:delText>
        </w:r>
      </w:del>
      <w:del w:id="2311" w:author="PR Preview" w:date="2026-01-01T00:00:00Z">
        <w:r>
          <w:delText xml:space="preserve"> </w:delText>
        </w:r>
      </w:del>
      <w:del w:id="2312" w:author="PR Preview" w:date="2026-01-01T00:00:00Z">
        <w:r>
          <w:delText xml:space="preserve">The smallest of</w:delText>
        </w:r>
      </w:del>
      <w:del w:id="2313" w:author="PR Preview" w:date="2026-01-01T00:00:00Z">
        <w:r>
          <w:delText xml:space="preserve"> </w:delText>
        </w:r>
      </w:del>
      <m:oMath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1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L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del w:id="2314" w:author="PR Preview" w:date="2026-01-01T00:00:00Z">
        <w:r>
          <w:delText xml:space="preserve"> </w:delText>
        </w:r>
      </w:del>
      <w:del w:id="2315" w:author="PR Preview" w:date="2026-01-01T00:00:00Z">
        <w:r>
          <w:delText xml:space="preserve">is often at some</w:delText>
        </w:r>
      </w:del>
      <w:del w:id="2316" w:author="PR Preview" w:date="2026-01-01T00:00:00Z">
        <w:r>
          <w:delText xml:space="preserve"> </w:delText>
        </w:r>
      </w:del>
      <m:oMath>
        <m:sSub>
          <m:e>
            <m:r>
              <m:t>g</m:t>
            </m:r>
          </m:e>
          <m:sub>
            <m:r>
              <m:t>l</m:t>
            </m:r>
          </m:sub>
        </m:sSub>
      </m:oMath>
      <w:del w:id="2317" w:author="PR Preview" w:date="2026-01-01T00:00:00Z">
        <w:r>
          <w:delText xml:space="preserve"> </w:delText>
        </w:r>
      </w:del>
      <w:del w:id="2318" w:author="PR Preview" w:date="2026-01-01T00:00:00Z">
        <w:r>
          <w:delText xml:space="preserve">with</w:delText>
        </w:r>
      </w:del>
      <w:del w:id="2319" w:author="PR Preview" w:date="2026-01-01T00:00:00Z">
        <w:r>
          <w:delText xml:space="preserve"> </w:delText>
        </w:r>
      </w:del>
      <m:oMath>
        <m:r>
          <m:t>1</m:t>
        </m:r>
        <m:r>
          <m:rPr>
            <m:sty m:val="p"/>
          </m:rPr>
          <m:t>&lt;</m:t>
        </m:r>
        <m:r>
          <m:t>l</m:t>
        </m:r>
        <m:r>
          <m:rPr>
            <m:sty m:val="p"/>
          </m:rPr>
          <m:t>&lt;</m:t>
        </m:r>
        <m:r>
          <m:t>L</m:t>
        </m:r>
      </m:oMath>
      <w:del w:id="2320" w:author="PR Preview" w:date="2026-01-01T00:00:00Z">
        <w:r>
          <w:delText xml:space="preserve"> </w:delText>
        </w:r>
      </w:del>
      <w:del w:id="2321" w:author="PR Preview" w:date="2026-01-01T00:00:00Z">
        <w:r>
          <w:delText xml:space="preserve">(James et al. 2021, sec. 2.2.2)</w:delText>
        </w:r>
      </w:del>
      <w:del w:id="2322" w:author="PR Preview" w:date="2026-01-01T00:00:00Z">
        <w:r>
          <w:delText xml:space="preserve">,</w:delText>
        </w:r>
      </w:del>
      <w:del w:id="2323" w:author="PR Preview" w:date="2026-01-01T00:00:00Z">
        <w:r>
          <w:delText xml:space="preserve"> </w:delText>
        </w:r>
      </w:del>
      <w:del w:id="2324" w:author="PR Preview" w:date="2026-01-01T00:00:00Z">
        <w:r>
          <w:delText xml:space="preserve">but not always:</w:delText>
        </w:r>
      </w:del>
      <w:del w:id="2325" w:author="PR Preview" w:date="2026-01-01T00:00:00Z">
        <w:r>
          <w:delText xml:space="preserve"> </w:delText>
        </w:r>
      </w:del>
      <w:del w:id="2326" w:author="PR Preview" w:date="2026-01-01T00:00:00Z">
        <w:r>
          <w:delText xml:space="preserve">if the mean function</w:delText>
        </w:r>
      </w:del>
      <w:del w:id="2327" w:author="PR Preview" w:date="2026-01-01T00:00:00Z">
        <w:r>
          <w:delText xml:space="preserve"> </w:delText>
        </w:r>
      </w:del>
      <m:oMath>
        <m:r>
          <m:t>μ</m:t>
        </m:r>
      </m:oMath>
      <w:del w:id="2328" w:author="PR Preview" w:date="2026-01-01T00:00:00Z">
        <w:r>
          <w:delText xml:space="preserve"> </w:delText>
        </w:r>
      </w:del>
      <w:del w:id="2329" w:author="PR Preview" w:date="2026-01-01T00:00:00Z">
        <w:r>
          <w:delText xml:space="preserve">is a candidate of</w:delText>
        </w:r>
      </w:del>
      <w:del w:id="2330" w:author="PR Preview" w:date="2026-01-01T00:00:00Z">
        <w:r>
          <w:delText xml:space="preserve"> </w:delText>
        </w:r>
      </w:del>
      <m:oMath>
        <m:sSub>
          <m:e>
            <m:r>
              <m:t>g</m:t>
            </m:r>
          </m:e>
          <m:sub>
            <m:r>
              <m:t>1</m:t>
            </m:r>
          </m:sub>
        </m:sSub>
      </m:oMath>
      <w:del w:id="2331" w:author="PR Preview" w:date="2026-01-01T00:00:00Z">
        <w:r>
          <w:delText xml:space="preserve">,</w:delText>
        </w:r>
      </w:del>
      <w:del w:id="2332" w:author="PR Preview" w:date="2026-01-01T00:00:00Z">
        <w:r>
          <w:delText xml:space="preserve"> </w:delText>
        </w:r>
      </w:del>
      <w:del w:id="2333" w:author="PR Preview" w:date="2026-01-01T00:00:00Z">
        <w:r>
          <w:delText xml:space="preserve">the squared bias of</w:delText>
        </w:r>
      </w:del>
      <w:del w:id="2334" w:author="PR Preview" w:date="2026-01-01T00:00:00Z">
        <w:r>
          <w:delText xml:space="preserve"> </w:delText>
        </w:r>
      </w:del>
      <m:oMath>
        <m:sSub>
          <m:e>
            <m:r>
              <m:t>g</m:t>
            </m:r>
          </m:e>
          <m:sub>
            <m:r>
              <m:t>1</m:t>
            </m:r>
          </m:sub>
        </m:sSub>
      </m:oMath>
      <w:del w:id="2335" w:author="PR Preview" w:date="2026-01-01T00:00:00Z">
        <w:r>
          <w:delText xml:space="preserve"> </w:delText>
        </w:r>
      </w:del>
      <w:del w:id="2336" w:author="PR Preview" w:date="2026-01-01T00:00:00Z">
        <w:r>
          <w:delText xml:space="preserve">can be zero,</w:delText>
        </w:r>
      </w:del>
      <w:del w:id="2337" w:author="PR Preview" w:date="2026-01-01T00:00:00Z">
        <w:r>
          <w:delText xml:space="preserve"> </w:delText>
        </w:r>
      </w:del>
      <w:del w:id="2338" w:author="PR Preview" w:date="2026-01-01T00:00:00Z">
        <w:r>
          <w:delText xml:space="preserve">and then no later</w:delText>
        </w:r>
      </w:del>
      <w:del w:id="2339" w:author="PR Preview" w:date="2026-01-01T00:00:00Z">
        <w:r>
          <w:delText xml:space="preserve"> </w:delText>
        </w:r>
      </w:del>
      <m:oMath>
        <m:sSub>
          <m:e>
            <m:r>
              <m:t>g</m:t>
            </m:r>
          </m:e>
          <m:sub>
            <m:r>
              <m:t>l</m:t>
            </m:r>
          </m:sub>
        </m:sSub>
      </m:oMath>
      <w:del w:id="2340" w:author="PR Preview" w:date="2026-01-01T00:00:00Z">
        <w:r>
          <w:delText xml:space="preserve"> </w:delText>
        </w:r>
      </w:del>
      <w:del w:id="2341" w:author="PR Preview" w:date="2026-01-01T00:00:00Z">
        <w:r>
          <w:delText xml:space="preserve">has a smaller squared bias</w:delText>
        </w:r>
      </w:del>
      <w:del w:id="2342" w:author="PR Preview" w:date="2026-01-01T00:00:00Z">
        <w:r>
          <w:delText xml:space="preserve"> </w:delText>
        </w:r>
      </w:del>
      <w:del w:id="2343" w:author="PR Preview" w:date="2026-01-01T00:00:00Z">
        <w:r>
          <w:delText xml:space="preserve">and, under the trade-off, none has a smaller variance,</w:delText>
        </w:r>
      </w:del>
      <w:del w:id="2344" w:author="PR Preview" w:date="2026-01-01T00:00:00Z">
        <w:r>
          <w:delText xml:space="preserve"> </w:delText>
        </w:r>
      </w:del>
      <w:del w:id="2345" w:author="PR Preview" w:date="2026-01-01T00:00:00Z">
        <w:r>
          <w:delText xml:space="preserve">so none has a smaller expected squared prediction error.</w:delText>
        </w:r>
      </w:del>
      <w:del w:id="2346" w:author="PR Preview" w:date="2026-01-01T00:00:00Z">
        <w:r>
          <w:delText xml:space="preserve"> </w:delText>
        </w:r>
      </w:del>
      <w:del w:id="2347" w:author="PR Preview" w:date="2026-01-01T00:00:00Z">
        <w:r>
          <w:delText xml:space="preserve">The procedures past the smallest error</w:delText>
        </w:r>
      </w:del>
      <w:del w:id="2348" w:author="PR Preview" w:date="2026-01-01T00:00:00Z">
        <w:r>
          <w:delText xml:space="preserve"> </w:delText>
        </w:r>
      </w:del>
      <w:del w:id="2349" w:author="PR Preview" w:date="2026-01-01T00:00:00Z">
        <w:r>
          <w:delText xml:space="preserve">have lowered their squared bias by less than they have raised their variance,</w:delText>
        </w:r>
      </w:del>
      <w:del w:id="2350" w:author="PR Preview" w:date="2026-01-01T00:00:00Z">
        <w:r>
          <w:delText xml:space="preserve"> </w:delText>
        </w:r>
      </w:del>
      <w:del w:id="2351" w:author="PR Preview" w:date="2026-01-01T00:00:00Z">
        <w:r>
          <w:delText xml:space="preserve">and the rules they produce tend to</w:delText>
        </w:r>
      </w:del>
      <w:del w:id="2352" w:author="PR Preview" w:date="2026-01-01T00:00:00Z">
        <w:r>
          <w:delText xml:space="preserve"> </w:delText>
        </w:r>
      </w:del>
      <w:hyperlink w:anchor="def-overfitting">
        <w:del w:id="2353" w:author="PR Preview" w:date="2026-01-01T00:00:00Z">
          <w:r>
            <w:rPr>
              <w:rStyle w:val="Hyperlink"/>
            </w:rPr>
            <w:delText xml:space="preserve">overfit</w:delText>
          </w:r>
        </w:del>
      </w:hyperlink>
      <w:del w:id="2354" w:author="PR Preview" w:date="2026-01-01T00:00:00Z">
        <w:r>
          <w:delText xml:space="preserve">:</w:delText>
        </w:r>
      </w:del>
      <w:del w:id="2355" w:author="PR Preview" w:date="2026-01-01T00:00:00Z">
        <w:r>
          <w:delText xml:space="preserve"> </w:delText>
        </w:r>
      </w:del>
      <w:del w:id="2356" w:author="PR Preview" w:date="2026-01-01T00:00:00Z">
        <w:r>
          <w:delText xml:space="preserve">they fit their training sets more closely than the procedure with the smallest error</w:delText>
        </w:r>
      </w:del>
      <w:del w:id="2357" w:author="PR Preview" w:date="2026-01-01T00:00:00Z">
        <w:r>
          <w:delText xml:space="preserve"> </w:delText>
        </w:r>
      </w:del>
      <w:del w:id="2358" w:author="PR Preview" w:date="2026-01-01T00:00:00Z">
        <w:r>
          <w:delText xml:space="preserve">but predict new observations worse.</w:delText>
        </w:r>
      </w:del>
    </w:p>
    <w:p>
      <w:pPr>
        <w:pStyle w:val="BodyText"/>
      </w:pPr>
      <w:del w:id="2359" w:author="PR Preview" w:date="2026-01-01T00:00:00Z">
        <w:r>
          <w:rPr>
            <w:i/>
            <w:iCs/>
          </w:rPr>
          <w:delText xml:space="preserve">Remark 13</w:delText>
        </w:r>
      </w:del>
      <w:del w:id="2360" w:author="PR Preview" w:date="2026-01-01T00:00:00Z">
        <w:r>
          <w:delText xml:space="preserve"> (Coefficients per observation). </w:delText>
        </w:r>
      </w:del>
      <w:del w:id="2361" w:author="PR Preview" w:date="2026-01-01T00:00:00Z">
        <w:r>
          <w:delText xml:space="preserve">Adding coefficients to a least-squares fit makes it</w:delText>
        </w:r>
      </w:del>
      <w:del w:id="2362" w:author="PR Preview" w:date="2026-01-01T00:00:00Z">
        <w:r>
          <w:delText xml:space="preserve"> </w:delText>
        </w:r>
      </w:del>
      <w:hyperlink w:anchor="def-flexibility">
        <w:del w:id="2363" w:author="PR Preview" w:date="2026-01-01T00:00:00Z">
          <w:r>
            <w:rPr>
              <w:rStyle w:val="Hyperlink"/>
            </w:rPr>
            <w:delText xml:space="preserve">at least as flexible</w:delText>
          </w:r>
        </w:del>
      </w:hyperlink>
      <w:del w:id="2364" w:author="PR Preview" w:date="2026-01-01T00:00:00Z">
        <w:r>
          <w:delText xml:space="preserve"> </w:delText>
        </w:r>
      </w:del>
      <w:del w:id="2365" w:author="PR Preview" w:date="2026-01-01T00:00:00Z">
        <w:r>
          <w:delText xml:space="preserve">as before.</w:delText>
        </w:r>
      </w:del>
      <w:del w:id="2366" w:author="PR Preview" w:date="2026-01-01T00:00:00Z">
        <w:r>
          <w:delText xml:space="preserve"> </w:delText>
        </w:r>
      </w:del>
      <w:del w:id="2367" w:author="PR Preview" w:date="2026-01-01T00:00:00Z">
        <w:r>
          <w:delText xml:space="preserve">With few observations per coefficient,</w:delText>
        </w:r>
      </w:del>
      <w:del w:id="2368" w:author="PR Preview" w:date="2026-01-01T00:00:00Z">
        <w:r>
          <w:delText xml:space="preserve"> </w:delText>
        </w:r>
      </w:del>
      <w:del w:id="2369" w:author="PR Preview" w:date="2026-01-01T00:00:00Z">
        <w:r>
          <w:delText xml:space="preserve">the variance this adds can outweigh the squared bias it removes,</w:delText>
        </w:r>
      </w:del>
      <w:del w:id="2370" w:author="PR Preview" w:date="2026-01-01T00:00:00Z">
        <w:r>
          <w:delText xml:space="preserve"> </w:delText>
        </w:r>
      </w:del>
      <w:del w:id="2371" w:author="PR Preview" w:date="2026-01-01T00:00:00Z">
        <w:r>
          <w:delText xml:space="preserve">which is the overfitting side of</w:delText>
        </w:r>
      </w:del>
      <w:del w:id="2372" w:author="PR Preview" w:date="2026-01-01T00:00:00Z">
        <w:r>
          <w:delText xml:space="preserve"> </w:delText>
        </w:r>
      </w:del>
      <w:hyperlink w:anchor="rem-overfitting-tradeoff">
        <w:del w:id="2373" w:author="PR Preview" w:date="2026-01-01T00:00:00Z">
          <w:r>
            <w:rPr>
              <w:rStyle w:val="Hyperlink"/>
            </w:rPr>
            <w:delText xml:space="preserve">Remark 12</w:delText>
          </w:r>
        </w:del>
      </w:hyperlink>
      <w:del w:id="2374" w:author="PR Preview" w:date="2026-01-01T00:00:00Z">
        <w:r>
          <w:delText xml:space="preserve">.</w:delText>
        </w:r>
      </w:del>
      <w:del w:id="2375" w:author="PR Preview" w:date="2026-01-01T00:00:00Z">
        <w:r>
          <w:delText xml:space="preserve"> </w:delText>
        </w:r>
      </w:del>
      <w:del w:id="2376" w:author="PR Preview" w:date="2026-01-01T00:00:00Z">
        <w:r>
          <w:delText xml:space="preserve">In</w:delText>
        </w:r>
      </w:del>
      <w:del w:id="2377" w:author="PR Preview" w:date="2026-01-01T00:00:00Z">
        <w:r>
          <w:delText xml:space="preserve"> </w:delText>
        </w:r>
      </w:del>
      <w:hyperlink w:anchor="exr-overfitting">
        <w:del w:id="2378" w:author="PR Preview" w:date="2026-01-01T00:00:00Z">
          <w:r>
            <w:rPr>
              <w:rStyle w:val="Hyperlink"/>
            </w:rPr>
            <w:delText xml:space="preserve">Exercise 1</w:delText>
          </w:r>
        </w:del>
      </w:hyperlink>
      <w:del w:id="2379" w:author="PR Preview" w:date="2026-01-01T00:00:00Z">
        <w:r>
          <w:delText xml:space="preserve">,</w:delText>
        </w:r>
      </w:del>
      <w:del w:id="2380" w:author="PR Preview" w:date="2026-01-01T00:00:00Z">
        <w:r>
          <w:delText xml:space="preserve"> </w:delText>
        </w:r>
      </w:del>
      <w:del w:id="2381" w:author="PR Preview" w:date="2026-01-01T00:00:00Z">
        <w:r>
          <w:delText xml:space="preserve">each added power of</w:delText>
        </w:r>
      </w:del>
      <w:del w:id="2382" w:author="PR Preview" w:date="2026-01-01T00:00:00Z">
        <w:r>
          <w:delText xml:space="preserve"> </w:delText>
        </w:r>
      </w:del>
      <w:del w:id="2383" w:author="PR Preview" w:date="2026-01-01T00:00:00Z">
        <w:r>
          <w:rPr>
            <w:rStyle w:val="VerbatimChar"/>
          </w:rPr>
          <w:delText xml:space="preserve">wt</w:delText>
        </w:r>
      </w:del>
      <w:del w:id="2384" w:author="PR Preview" w:date="2026-01-01T00:00:00Z">
        <w:r>
          <w:delText xml:space="preserve">, like an added predictor,</w:delText>
        </w:r>
      </w:del>
      <w:del w:id="2385" w:author="PR Preview" w:date="2026-01-01T00:00:00Z">
        <w:r>
          <w:delText xml:space="preserve"> </w:delText>
        </w:r>
      </w:del>
      <w:del w:id="2386" w:author="PR Preview" w:date="2026-01-01T00:00:00Z">
        <w:r>
          <w:delText xml:space="preserve">is one more coefficient fitted to the same 20 cars:</w:delText>
        </w:r>
      </w:del>
      <w:del w:id="2387" w:author="PR Preview" w:date="2026-01-01T00:00:00Z">
        <w:r>
          <w:delText xml:space="preserve"> </w:delText>
        </w:r>
      </w:del>
      <w:del w:id="2388" w:author="PR Preview" w:date="2026-01-01T00:00:00Z">
        <w:r>
          <w:delText xml:space="preserve">the degree-4 fit has five coefficients for those 20 cars.</w:delText>
        </w:r>
      </w:del>
    </w:p>
    <w:p>
      <w:pPr>
        <w:pStyle w:val="BodyText"/>
      </w:pPr>
      <w:del w:id="2389" w:author="PR Preview" w:date="2026-01-01T00:00:00Z">
        <w:r>
          <w:rPr>
            <w:b/>
            <w:bCs/>
          </w:rPr>
          <w:delText xml:space="preserve">Exercise 7 (Held-out predictions and the generalization error)</w:delText>
        </w:r>
      </w:del>
      <w:del w:id="2390" w:author="PR Preview" w:date="2026-01-01T00:00:00Z">
        <w:r>
          <w:delText xml:space="preserve"> </w:delText>
        </w:r>
      </w:del>
      <w:del w:id="2391" w:author="PR Preview" w:date="2026-01-01T00:00:00Z">
        <w:r>
          <w:delText xml:space="preserve">A</w:delText>
        </w:r>
      </w:del>
      <w:del w:id="2392" w:author="PR Preview" w:date="2026-01-01T00:00:00Z">
        <w:r>
          <w:delText xml:space="preserve"> </w:delText>
        </w:r>
      </w:del>
      <w:hyperlink w:anchor="def-prediction-rule">
        <w:del w:id="2393" w:author="PR Preview" w:date="2026-01-01T00:00:00Z">
          <w:r>
            <w:rPr>
              <w:rStyle w:val="Hyperlink"/>
            </w:rPr>
            <w:delText xml:space="preserve">prediction rule</w:delText>
          </w:r>
        </w:del>
      </w:hyperlink>
      <w:del w:id="2394" w:author="PR Preview" w:date="2026-01-01T00:00:00Z">
        <w:r>
          <w:delText xml:space="preserve"> </w:delText>
        </w:r>
      </w:del>
      <m:oMath>
        <m:acc>
          <m:accPr>
            <m:chr m:val="̂"/>
          </m:accPr>
          <m:e>
            <m:r>
              <m:t>y</m:t>
            </m:r>
          </m:e>
        </m:acc>
      </m:oMath>
      <w:del w:id="2395" w:author="PR Preview" w:date="2026-01-01T00:00:00Z">
        <w:r>
          <w:delText xml:space="preserve"> </w:delText>
        </w:r>
      </w:del>
      <w:del w:id="2396" w:author="PR Preview" w:date="2026-01-01T00:00:00Z">
        <w:r>
          <w:delText xml:space="preserve">is fitted to a</w:delText>
        </w:r>
      </w:del>
      <w:del w:id="2397" w:author="PR Preview" w:date="2026-01-01T00:00:00Z">
        <w:r>
          <w:delText xml:space="preserve"> </w:delText>
        </w:r>
      </w:del>
      <w:hyperlink w:anchor="def-training-set">
        <w:del w:id="2398" w:author="PR Preview" w:date="2026-01-01T00:00:00Z">
          <w:r>
            <w:rPr>
              <w:rStyle w:val="Hyperlink"/>
            </w:rPr>
            <w:delText xml:space="preserve">training set</w:delText>
          </w:r>
        </w:del>
      </w:hyperlink>
      <w:del w:id="2399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del w:id="2400" w:author="PR Preview" w:date="2026-01-01T00:00:00Z">
        <w:r>
          <w:delText xml:space="preserve">.</w:delText>
        </w:r>
      </w:del>
      <w:del w:id="2401" w:author="PR Preview" w:date="2026-01-01T00:00:00Z">
        <w:r>
          <w:delText xml:space="preserve"> </w:delText>
        </w:r>
      </w:del>
      <w:del w:id="2402" w:author="PR Preview" w:date="2026-01-01T00:00:00Z">
        <w:r>
          <w:delText xml:space="preserve">A</w:delText>
        </w:r>
      </w:del>
      <w:del w:id="2403" w:author="PR Preview" w:date="2026-01-01T00:00:00Z">
        <w:r>
          <w:delText xml:space="preserve"> </w:delText>
        </w:r>
      </w:del>
      <w:hyperlink w:anchor="def-held-out-set">
        <w:del w:id="2404" w:author="PR Preview" w:date="2026-01-01T00:00:00Z">
          <w:r>
            <w:rPr>
              <w:rStyle w:val="Hyperlink"/>
            </w:rPr>
            <w:delText xml:space="preserve">held-out set</w:delText>
          </w:r>
        </w:del>
      </w:hyperlink>
      <w:del w:id="2405" w:author="PR Preview" w:date="2026-01-01T00:00:00Z">
        <w:r>
          <w:delText xml:space="preserve"> </w:delText>
        </w:r>
      </w:del>
      <w:del w:id="2406" w:author="PR Preview" w:date="2026-01-01T00:00:00Z">
        <w:r>
          <w:delText xml:space="preserve">of</w:delText>
        </w:r>
      </w:del>
      <w:del w:id="2407" w:author="PR Preview" w:date="2026-01-01T00:00:00Z">
        <w:r>
          <w:delText xml:space="preserve"> </w:delText>
        </w:r>
      </w:del>
      <m:oMath>
        <m:r>
          <m:t>m</m:t>
        </m:r>
      </m:oMath>
      <w:del w:id="2408" w:author="PR Preview" w:date="2026-01-01T00:00:00Z">
        <w:r>
          <w:delText xml:space="preserve"> </w:delText>
        </w:r>
      </w:del>
      <w:del w:id="2409" w:author="PR Preview" w:date="2026-01-01T00:00:00Z">
        <w:r>
          <w:delText xml:space="preserve">observations</w:delText>
        </w:r>
      </w:del>
      <w:del w:id="2410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)</m:t>
        </m:r>
      </m:oMath>
      <w:del w:id="2411" w:author="PR Preview" w:date="2026-01-01T00:00:00Z">
        <w:r>
          <w:delText xml:space="preserve"> </w:delText>
        </w:r>
      </w:del>
      <w:del w:id="2412" w:author="PR Preview" w:date="2026-01-01T00:00:00Z">
        <w:r>
          <w:delText xml:space="preserve">is drawn from the same population as the new observation</w:delText>
        </w:r>
      </w:del>
      <w:del w:id="2413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del w:id="2414" w:author="PR Preview" w:date="2026-01-01T00:00:00Z">
        <w:r>
          <w:delText xml:space="preserve"> </w:delText>
        </w:r>
      </w:del>
      <w:del w:id="2415" w:author="PR Preview" w:date="2026-01-01T00:00:00Z">
        <w:r>
          <w:delText xml:space="preserve">of</w:delText>
        </w:r>
      </w:del>
      <w:del w:id="2416" w:author="PR Preview" w:date="2026-01-01T00:00:00Z">
        <w:r>
          <w:delText xml:space="preserve"> </w:delText>
        </w:r>
      </w:del>
      <w:hyperlink w:anchor="def-generalization-error">
        <w:del w:id="2417" w:author="PR Preview" w:date="2026-01-01T00:00:00Z">
          <w:r>
            <w:rPr>
              <w:rStyle w:val="Hyperlink"/>
            </w:rPr>
            <w:delText xml:space="preserve">Definition 7</w:delText>
          </w:r>
        </w:del>
      </w:hyperlink>
      <w:del w:id="2418" w:author="PR Preview" w:date="2026-01-01T00:00:00Z">
        <w:r>
          <w:delText xml:space="preserve">,</w:delText>
        </w:r>
      </w:del>
      <w:del w:id="2419" w:author="PR Preview" w:date="2026-01-01T00:00:00Z">
        <w:r>
          <w:delText xml:space="preserve"> </w:delText>
        </w:r>
      </w:del>
      <w:del w:id="2420" w:author="PR Preview" w:date="2026-01-01T00:00:00Z">
        <w:r>
          <w:delText xml:space="preserve">each independently of</w:delText>
        </w:r>
      </w:del>
      <w:del w:id="2421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del w:id="2422" w:author="PR Preview" w:date="2026-01-01T00:00:00Z">
        <w:r>
          <w:delText xml:space="preserve">.</w:delText>
        </w:r>
      </w:del>
    </w:p>
    <w:p>
      <w:pPr>
        <w:pStyle w:val="BodyText"/>
      </w:pPr>
      <w:del w:id="2423" w:author="PR Preview" w:date="2026-01-01T00:00:00Z">
        <w:r>
          <w:delText xml:space="preserve">Find, given</w:delText>
        </w:r>
      </w:del>
      <w:del w:id="2424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del w:id="2425" w:author="PR Preview" w:date="2026-01-01T00:00:00Z">
        <w:r>
          <w:delText xml:space="preserve">,</w:delText>
        </w:r>
      </w:del>
      <w:del w:id="2426" w:author="PR Preview" w:date="2026-01-01T00:00:00Z">
        <w:r>
          <w:delText xml:space="preserve"> </w:delText>
        </w:r>
      </w:del>
      <w:del w:id="2427" w:author="PR Preview" w:date="2026-01-01T00:00:00Z">
        <w:r>
          <w:delText xml:space="preserve">the expected</w:delText>
        </w:r>
      </w:del>
      <w:del w:id="2428" w:author="PR Preview" w:date="2026-01-01T00:00:00Z">
        <w:r>
          <w:delText xml:space="preserve"> </w:delText>
        </w:r>
      </w:del>
      <w:hyperlink r:id="rId41">
        <w:del w:id="2429" w:author="PR Preview" w:date="2026-01-01T00:00:00Z">
          <w:r>
            <w:rPr>
              <w:rStyle w:val="Hyperlink"/>
            </w:rPr>
            <w:delText xml:space="preserve">mean squared error</w:delText>
          </w:r>
        </w:del>
      </w:hyperlink>
      <w:del w:id="2430" w:author="PR Preview" w:date="2026-01-01T00:00:00Z">
        <w:r>
          <w:delText xml:space="preserve"> </w:delText>
        </w:r>
      </w:del>
      <w:del w:id="2431" w:author="PR Preview" w:date="2026-01-01T00:00:00Z">
        <w:r>
          <w:delText xml:space="preserve">of the held-out predictions,</w:delText>
        </w:r>
      </w:del>
      <w:del w:id="2432" w:author="PR Preview" w:date="2026-01-01T00:00:00Z">
        <w:r>
          <w:delText xml:space="preserve"> </w:delText>
        </w:r>
      </w:del>
      <w:del w:id="2433" w:author="PR Preview" w:date="2026-01-01T00:00:00Z">
        <w:r>
          <w:delText xml:space="preserve">in terms of the generalization error</w:delText>
        </w:r>
      </w:del>
      <w:del w:id="2434" w:author="PR Preview" w:date="2026-01-01T00:00:00Z">
        <w:r>
          <w:delText xml:space="preserve"> </w:delText>
        </w:r>
      </w:del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del w:id="2435" w:author="PR Preview" w:date="2026-01-01T00:00:00Z">
        <w:r>
          <w:delText xml:space="preserve">:</w:delText>
        </w:r>
      </w:del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del w:id="2436" w:author="PR Preview" w:date="2026-01-01T00:00:00Z">
        <w:r>
          <w:rPr>
            <w:i/>
            <w:iCs/>
          </w:rPr>
          <w:delText xml:space="preserve">Solution 7</w:delText>
        </w:r>
      </w:del>
      <w:del w:id="2437" w:author="PR Preview" w:date="2026-01-01T00:00:00Z">
        <w:r>
          <w:delText xml:space="preserve">. </w:delText>
        </w:r>
      </w:del>
      <w:del w:id="2438" w:author="PR Preview" w:date="2026-01-01T00:00:00Z">
        <w:r>
          <w:delText xml:space="preserve">Given</w:delText>
        </w:r>
      </w:del>
      <w:del w:id="2439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del w:id="2440" w:author="PR Preview" w:date="2026-01-01T00:00:00Z">
        <w:r>
          <w:delText xml:space="preserve">, the rule</w:delText>
        </w:r>
      </w:del>
      <w:del w:id="2441" w:author="PR Preview" w:date="2026-01-01T00:00:00Z">
        <w:r>
          <w:delText xml:space="preserve"> </w:delText>
        </w:r>
      </w:del>
      <m:oMath>
        <m:acc>
          <m:accPr>
            <m:chr m:val="̂"/>
          </m:accPr>
          <m:e>
            <m:r>
              <m:t>y</m:t>
            </m:r>
          </m:e>
        </m:acc>
      </m:oMath>
      <w:del w:id="2442" w:author="PR Preview" w:date="2026-01-01T00:00:00Z">
        <w:r>
          <w:delText xml:space="preserve"> </w:delText>
        </w:r>
      </w:del>
      <w:del w:id="2443" w:author="PR Preview" w:date="2026-01-01T00:00:00Z">
        <w:r>
          <w:delText xml:space="preserve">is fixed.</w:delText>
        </w:r>
      </w:del>
      <w:del w:id="2444" w:author="PR Preview" w:date="2026-01-01T00:00:00Z">
        <w:r>
          <w:delText xml:space="preserve"> </w:delText>
        </w:r>
      </w:del>
      <w:del w:id="2445" w:author="PR Preview" w:date="2026-01-01T00:00:00Z">
        <w:r>
          <w:delText xml:space="preserve">Each held-out pair has the same distribution as</w:delText>
        </w:r>
      </w:del>
      <w:del w:id="2446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del w:id="2447" w:author="PR Preview" w:date="2026-01-01T00:00:00Z">
        <w:r>
          <w:delText xml:space="preserve"> </w:delText>
        </w:r>
      </w:del>
      <w:del w:id="2448" w:author="PR Preview" w:date="2026-01-01T00:00:00Z">
        <w:r>
          <w:delText xml:space="preserve">and is independent of</w:delText>
        </w:r>
      </w:del>
      <w:del w:id="2449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del w:id="2450" w:author="PR Preview" w:date="2026-01-01T00:00:00Z">
        <w:r>
          <w:delText xml:space="preserve">,</w:delText>
        </w:r>
      </w:del>
      <w:del w:id="2451" w:author="PR Preview" w:date="2026-01-01T00:00:00Z">
        <w:r>
          <w:delText xml:space="preserve"> </w:delText>
        </w:r>
      </w:del>
      <w:del w:id="2452" w:author="PR Preview" w:date="2026-01-01T00:00:00Z">
        <w:r>
          <w:delText xml:space="preserve">so each squared prediction error has conditional expectation</w:delText>
        </w:r>
      </w:del>
      <w:del w:id="2453" w:author="PR Preview" w:date="2026-01-01T00:00:00Z">
        <w:r>
          <w:delText xml:space="preserve"> </w:delText>
        </w:r>
      </w:del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rPr>
                            <m:sty m:val="p"/>
                          </m:rPr>
                          <m:t>*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j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Y</m:t>
                        </m:r>
                      </m:e>
                      <m:sub>
                        <m:r>
                          <m:rPr>
                            <m:sty m:val="p"/>
                          </m:rPr>
                          <m:t>*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j</m:t>
                        </m:r>
                      </m:sub>
                    </m:sSub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∣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del w:id="2454" w:author="PR Preview" w:date="2026-01-01T00:00:00Z">
        <w:r>
          <w:delText xml:space="preserve"> </w:delText>
        </w:r>
      </w:del>
      <w:del w:id="2455" w:author="PR Preview" w:date="2026-01-01T00:00:00Z">
        <w:r>
          <w:delText xml:space="preserve">by</w:delText>
        </w:r>
      </w:del>
      <w:del w:id="2456" w:author="PR Preview" w:date="2026-01-01T00:00:00Z">
        <w:r>
          <w:delText xml:space="preserve"> </w:delText>
        </w:r>
      </w:del>
      <w:hyperlink w:anchor="eq-generalization-error">
        <w:del w:id="2457" w:author="PR Preview" w:date="2026-01-01T00:00:00Z">
          <w:r>
            <w:rPr>
              <w:rStyle w:val="Hyperlink"/>
            </w:rPr>
            <w:delText xml:space="preserve">Equation 7</w:delText>
          </w:r>
        </w:del>
      </w:hyperlink>
      <w:del w:id="2458" w:author="PR Preview" w:date="2026-01-01T00:00:00Z">
        <w:r>
          <w:delText xml:space="preserve">.</w:delText>
        </w:r>
      </w:del>
      <w:del w:id="2459" w:author="PR Preview" w:date="2026-01-01T00:00:00Z">
        <w:r>
          <w:delText xml:space="preserve"> </w:delText>
        </w:r>
      </w:del>
      <w:del w:id="2460" w:author="PR Preview" w:date="2026-01-01T00:00:00Z">
        <w:r>
          <w:delText xml:space="preserve">Then</w:delText>
        </w:r>
      </w:del>
    </w:p>
    <w:p>
      <w:pPr>
        <w:pStyle w:val="BodyText"/>
      </w:pPr>
      <w:ins w:id="2461" w:author="PR Preview" w:date="2026-01-01T00:00:00Z">
        <w:r>
          <w:rPr>
            <w:i/>
            <w:iCs/>
          </w:rPr>
          <w:t xml:space="preserve">Remark 15</w:t>
        </w:r>
      </w:ins>
      <w:ins w:id="2462" w:author="PR Preview" w:date="2026-01-01T00:00:00Z">
        <w:r>
          <w:t xml:space="preserve"> (Overfitting and the trade-off). </w:t>
        </w:r>
      </w:ins>
      <w:ins w:id="2463" w:author="PR Preview" w:date="2026-01-01T00:00:00Z">
        <w:r>
          <w:t xml:space="preserve">By</w:t>
        </w:r>
      </w:ins>
      <w:ins w:id="2464" w:author="PR Preview" w:date="2026-01-01T00:00:00Z">
        <w:r>
          <w:t xml:space="preserve"> </w:t>
        </w:r>
      </w:ins>
      <w:hyperlink w:anchor="thm-epe-decomposition">
        <w:ins w:id="2465" w:author="PR Preview" w:date="2026-01-01T00:00:00Z">
          <w:r>
            <w:rPr>
              <w:rStyle w:val="Hyperlink"/>
            </w:rPr>
            <w:t xml:space="preserve">Theorem 2</w:t>
          </w:r>
        </w:ins>
      </w:hyperlink>
      <w:ins w:id="2466" w:author="PR Preview" w:date="2026-01-01T00:00:00Z">
        <w:r>
          <w:t xml:space="preserve">,</w:t>
        </w:r>
      </w:ins>
      <w:ins w:id="2467" w:author="PR Preview" w:date="2026-01-01T00:00:00Z">
        <w:r>
          <w:t xml:space="preserve"> </w:t>
        </w:r>
      </w:ins>
      <m:oMath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l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ins w:id="2468" w:author="PR Preview" w:date="2026-01-01T00:00:00Z">
        <w:r>
          <w:t xml:space="preserve"> </w:t>
        </w:r>
      </w:ins>
      <w:ins w:id="2469" w:author="PR Preview" w:date="2026-01-01T00:00:00Z">
        <w:r>
          <w:t xml:space="preserve">is the squared bias plus the variance plus</w:t>
        </w:r>
      </w:ins>
      <w:ins w:id="2470" w:author="PR Preview" w:date="2026-01-01T00:00:00Z">
        <w:r>
          <w:t xml:space="preserve"> </w:t>
        </w:r>
      </w:ins>
      <m:oMath>
        <m:sSup>
          <m:e>
            <m:r>
              <m:t>σ</m:t>
            </m:r>
          </m:e>
          <m:sup>
            <m:r>
              <m:t>2</m:t>
            </m:r>
          </m:sup>
        </m:sSup>
      </m:oMath>
      <w:ins w:id="2471" w:author="PR Preview" w:date="2026-01-01T00:00:00Z">
        <w:r>
          <w:t xml:space="preserve">.</w:t>
        </w:r>
      </w:ins>
      <w:ins w:id="2472" w:author="PR Preview" w:date="2026-01-01T00:00:00Z">
        <w:r>
          <w:t xml:space="preserve"> </w:t>
        </w:r>
      </w:ins>
      <w:ins w:id="2473" w:author="PR Preview" w:date="2026-01-01T00:00:00Z">
        <w:r>
          <w:t xml:space="preserve">Under a</w:t>
        </w:r>
      </w:ins>
      <w:ins w:id="2474" w:author="PR Preview" w:date="2026-01-01T00:00:00Z">
        <w:r>
          <w:t xml:space="preserve"> </w:t>
        </w:r>
      </w:ins>
      <w:hyperlink w:anchor="def-bias-variance-tradeoff">
        <w:ins w:id="2475" w:author="PR Preview" w:date="2026-01-01T00:00:00Z">
          <w:r>
            <w:rPr>
              <w:rStyle w:val="Hyperlink"/>
            </w:rPr>
            <w:t xml:space="preserve">bias–variance trade-off</w:t>
          </w:r>
        </w:ins>
      </w:hyperlink>
      <w:ins w:id="2476" w:author="PR Preview" w:date="2026-01-01T00:00:00Z">
        <w:r>
          <w:t xml:space="preserve"> </w:t>
        </w:r>
      </w:ins>
      <w:ins w:id="2477" w:author="PR Preview" w:date="2026-01-01T00:00:00Z">
        <w:r>
          <w:t xml:space="preserve">among</w:t>
        </w:r>
      </w:ins>
      <w:ins w:id="2478" w:author="PR Preview" w:date="2026-01-01T00:00:00Z">
        <w:r>
          <w:t xml:space="preserve"> </w:t>
        </w:r>
      </w:ins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ins w:id="2479" w:author="PR Preview" w:date="2026-01-01T00:00:00Z">
        <w:r>
          <w:t xml:space="preserve">,</w:t>
        </w:r>
      </w:ins>
      <w:ins w:id="2480" w:author="PR Preview" w:date="2026-01-01T00:00:00Z">
        <w:r>
          <w:t xml:space="preserve"> </w:t>
        </w:r>
      </w:ins>
      <w:ins w:id="2481" w:author="PR Preview" w:date="2026-01-01T00:00:00Z">
        <w:r>
          <w:t xml:space="preserve">moving from</w:t>
        </w:r>
      </w:ins>
      <w:ins w:id="2482" w:author="PR Preview" w:date="2026-01-01T00:00:00Z">
        <w:r>
          <w:t xml:space="preserve"> </w:t>
        </w:r>
      </w:ins>
      <m:oMath>
        <m:sSub>
          <m:e>
            <m:r>
              <m:t>g</m:t>
            </m:r>
          </m:e>
          <m:sub>
            <m:r>
              <m:t>l</m:t>
            </m:r>
          </m:sub>
        </m:sSub>
      </m:oMath>
      <w:ins w:id="2483" w:author="PR Preview" w:date="2026-01-01T00:00:00Z">
        <w:r>
          <w:t xml:space="preserve"> </w:t>
        </w:r>
      </w:ins>
      <w:ins w:id="2484" w:author="PR Preview" w:date="2026-01-01T00:00:00Z">
        <w:r>
          <w:t xml:space="preserve">to</w:t>
        </w:r>
      </w:ins>
      <w:ins w:id="2485" w:author="PR Preview" w:date="2026-01-01T00:00:00Z">
        <w:r>
          <w:t xml:space="preserve"> </w:t>
        </w:r>
      </w:ins>
      <m:oMath>
        <m:sSub>
          <m:e>
            <m:r>
              <m:t>g</m:t>
            </m:r>
          </m:e>
          <m:sub>
            <m:r>
              <m:t>l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ins w:id="2486" w:author="PR Preview" w:date="2026-01-01T00:00:00Z">
        <w:r>
          <w:t xml:space="preserve"> </w:t>
        </w:r>
      </w:ins>
      <w:ins w:id="2487" w:author="PR Preview" w:date="2026-01-01T00:00:00Z">
        <w:r>
          <w:t xml:space="preserve">lowers the expected squared prediction error at</w:t>
        </w:r>
      </w:ins>
      <w:ins w:id="2488" w:author="PR Preview" w:date="2026-01-01T00:00:00Z">
        <w:r>
          <w:t xml:space="preserve"> </w:t>
        </w:r>
      </w:ins>
      <m:oMath>
        <m:r>
          <m:t>x</m:t>
        </m:r>
      </m:oMath>
      <w:ins w:id="2489" w:author="PR Preview" w:date="2026-01-01T00:00:00Z">
        <w:r>
          <w:t xml:space="preserve"> </w:t>
        </w:r>
      </w:ins>
      <w:ins w:id="2490" w:author="PR Preview" w:date="2026-01-01T00:00:00Z">
        <w:r>
          <w:t xml:space="preserve">when the squared bias falls by more than the variance rises,</w:t>
        </w:r>
      </w:ins>
      <w:ins w:id="2491" w:author="PR Preview" w:date="2026-01-01T00:00:00Z">
        <w:r>
          <w:t xml:space="preserve"> </w:t>
        </w:r>
      </w:ins>
      <w:ins w:id="2492" w:author="PR Preview" w:date="2026-01-01T00:00:00Z">
        <w:r>
          <w:t xml:space="preserve">and raises it otherwise.</w:t>
        </w:r>
      </w:ins>
      <w:ins w:id="2493" w:author="PR Preview" w:date="2026-01-01T00:00:00Z">
        <w:r>
          <w:t xml:space="preserve"> </w:t>
        </w:r>
      </w:ins>
      <w:ins w:id="2494" w:author="PR Preview" w:date="2026-01-01T00:00:00Z">
        <w:r>
          <w:t xml:space="preserve">The smallest of</w:t>
        </w:r>
      </w:ins>
      <w:ins w:id="2495" w:author="PR Preview" w:date="2026-01-01T00:00:00Z">
        <w:r>
          <w:t xml:space="preserve"> </w:t>
        </w:r>
      </w:ins>
      <m:oMath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1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L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ins w:id="2496" w:author="PR Preview" w:date="2026-01-01T00:00:00Z">
        <w:r>
          <w:t xml:space="preserve"> </w:t>
        </w:r>
      </w:ins>
      <w:ins w:id="2497" w:author="PR Preview" w:date="2026-01-01T00:00:00Z">
        <w:r>
          <w:t xml:space="preserve">is often at some</w:t>
        </w:r>
      </w:ins>
      <w:ins w:id="2498" w:author="PR Preview" w:date="2026-01-01T00:00:00Z">
        <w:r>
          <w:t xml:space="preserve"> </w:t>
        </w:r>
      </w:ins>
      <m:oMath>
        <m:sSub>
          <m:e>
            <m:r>
              <m:t>g</m:t>
            </m:r>
          </m:e>
          <m:sub>
            <m:r>
              <m:t>l</m:t>
            </m:r>
          </m:sub>
        </m:sSub>
      </m:oMath>
      <w:ins w:id="2499" w:author="PR Preview" w:date="2026-01-01T00:00:00Z">
        <w:r>
          <w:t xml:space="preserve"> </w:t>
        </w:r>
      </w:ins>
      <w:ins w:id="2500" w:author="PR Preview" w:date="2026-01-01T00:00:00Z">
        <w:r>
          <w:t xml:space="preserve">with</w:t>
        </w:r>
      </w:ins>
      <w:ins w:id="2501" w:author="PR Preview" w:date="2026-01-01T00:00:00Z">
        <w:r>
          <w:t xml:space="preserve"> </w:t>
        </w:r>
      </w:ins>
      <m:oMath>
        <m:r>
          <m:t>1</m:t>
        </m:r>
        <m:r>
          <m:rPr>
            <m:sty m:val="p"/>
          </m:rPr>
          <m:t>&lt;</m:t>
        </m:r>
        <m:r>
          <m:t>l</m:t>
        </m:r>
        <m:r>
          <m:rPr>
            <m:sty m:val="p"/>
          </m:rPr>
          <m:t>&lt;</m:t>
        </m:r>
        <m:r>
          <m:t>L</m:t>
        </m:r>
      </m:oMath>
      <w:ins w:id="2502" w:author="PR Preview" w:date="2026-01-01T00:00:00Z">
        <w:r>
          <w:t xml:space="preserve"> </w:t>
        </w:r>
      </w:ins>
      <w:ins w:id="2503" w:author="PR Preview" w:date="2026-01-01T00:00:00Z">
        <w:r>
          <w:t xml:space="preserve">(James et al. 2021, sec. 2.2.2)</w:t>
        </w:r>
      </w:ins>
      <w:ins w:id="2504" w:author="PR Preview" w:date="2026-01-01T00:00:00Z">
        <w:r>
          <w:t xml:space="preserve">,</w:t>
        </w:r>
      </w:ins>
      <w:ins w:id="2505" w:author="PR Preview" w:date="2026-01-01T00:00:00Z">
        <w:r>
          <w:t xml:space="preserve"> </w:t>
        </w:r>
      </w:ins>
      <w:ins w:id="2506" w:author="PR Preview" w:date="2026-01-01T00:00:00Z">
        <w:r>
          <w:t xml:space="preserve">but not always:</w:t>
        </w:r>
      </w:ins>
      <w:ins w:id="2507" w:author="PR Preview" w:date="2026-01-01T00:00:00Z">
        <w:r>
          <w:t xml:space="preserve"> </w:t>
        </w:r>
      </w:ins>
      <w:ins w:id="2508" w:author="PR Preview" w:date="2026-01-01T00:00:00Z">
        <w:r>
          <w:t xml:space="preserve">if the mean function</w:t>
        </w:r>
      </w:ins>
      <w:ins w:id="2509" w:author="PR Preview" w:date="2026-01-01T00:00:00Z">
        <w:r>
          <w:t xml:space="preserve"> </w:t>
        </w:r>
      </w:ins>
      <m:oMath>
        <m:r>
          <m:t>μ</m:t>
        </m:r>
      </m:oMath>
      <w:ins w:id="2510" w:author="PR Preview" w:date="2026-01-01T00:00:00Z">
        <w:r>
          <w:t xml:space="preserve"> </w:t>
        </w:r>
      </w:ins>
      <w:ins w:id="2511" w:author="PR Preview" w:date="2026-01-01T00:00:00Z">
        <w:r>
          <w:t xml:space="preserve">is a candidate of</w:t>
        </w:r>
      </w:ins>
      <w:ins w:id="2512" w:author="PR Preview" w:date="2026-01-01T00:00:00Z">
        <w:r>
          <w:t xml:space="preserve"> </w:t>
        </w:r>
      </w:ins>
      <m:oMath>
        <m:sSub>
          <m:e>
            <m:r>
              <m:t>g</m:t>
            </m:r>
          </m:e>
          <m:sub>
            <m:r>
              <m:t>1</m:t>
            </m:r>
          </m:sub>
        </m:sSub>
      </m:oMath>
      <w:ins w:id="2513" w:author="PR Preview" w:date="2026-01-01T00:00:00Z">
        <w:r>
          <w:t xml:space="preserve">,</w:t>
        </w:r>
      </w:ins>
      <w:ins w:id="2514" w:author="PR Preview" w:date="2026-01-01T00:00:00Z">
        <w:r>
          <w:t xml:space="preserve"> </w:t>
        </w:r>
      </w:ins>
      <w:ins w:id="2515" w:author="PR Preview" w:date="2026-01-01T00:00:00Z">
        <w:r>
          <w:t xml:space="preserve">the squared bias of</w:t>
        </w:r>
      </w:ins>
      <w:ins w:id="2516" w:author="PR Preview" w:date="2026-01-01T00:00:00Z">
        <w:r>
          <w:t xml:space="preserve"> </w:t>
        </w:r>
      </w:ins>
      <m:oMath>
        <m:sSub>
          <m:e>
            <m:r>
              <m:t>g</m:t>
            </m:r>
          </m:e>
          <m:sub>
            <m:r>
              <m:t>1</m:t>
            </m:r>
          </m:sub>
        </m:sSub>
      </m:oMath>
      <w:ins w:id="2517" w:author="PR Preview" w:date="2026-01-01T00:00:00Z">
        <w:r>
          <w:t xml:space="preserve"> </w:t>
        </w:r>
      </w:ins>
      <w:ins w:id="2518" w:author="PR Preview" w:date="2026-01-01T00:00:00Z">
        <w:r>
          <w:t xml:space="preserve">can be zero,</w:t>
        </w:r>
      </w:ins>
      <w:ins w:id="2519" w:author="PR Preview" w:date="2026-01-01T00:00:00Z">
        <w:r>
          <w:t xml:space="preserve"> </w:t>
        </w:r>
      </w:ins>
      <w:ins w:id="2520" w:author="PR Preview" w:date="2026-01-01T00:00:00Z">
        <w:r>
          <w:t xml:space="preserve">and then no later</w:t>
        </w:r>
      </w:ins>
      <w:ins w:id="2521" w:author="PR Preview" w:date="2026-01-01T00:00:00Z">
        <w:r>
          <w:t xml:space="preserve"> </w:t>
        </w:r>
      </w:ins>
      <m:oMath>
        <m:sSub>
          <m:e>
            <m:r>
              <m:t>g</m:t>
            </m:r>
          </m:e>
          <m:sub>
            <m:r>
              <m:t>l</m:t>
            </m:r>
          </m:sub>
        </m:sSub>
      </m:oMath>
      <w:ins w:id="2522" w:author="PR Preview" w:date="2026-01-01T00:00:00Z">
        <w:r>
          <w:t xml:space="preserve"> </w:t>
        </w:r>
      </w:ins>
      <w:ins w:id="2523" w:author="PR Preview" w:date="2026-01-01T00:00:00Z">
        <w:r>
          <w:t xml:space="preserve">has a smaller squared bias</w:t>
        </w:r>
      </w:ins>
      <w:ins w:id="2524" w:author="PR Preview" w:date="2026-01-01T00:00:00Z">
        <w:r>
          <w:t xml:space="preserve"> </w:t>
        </w:r>
      </w:ins>
      <w:ins w:id="2525" w:author="PR Preview" w:date="2026-01-01T00:00:00Z">
        <w:r>
          <w:t xml:space="preserve">and, under the trade-off, none has a smaller variance,</w:t>
        </w:r>
      </w:ins>
      <w:ins w:id="2526" w:author="PR Preview" w:date="2026-01-01T00:00:00Z">
        <w:r>
          <w:t xml:space="preserve"> </w:t>
        </w:r>
      </w:ins>
      <w:ins w:id="2527" w:author="PR Preview" w:date="2026-01-01T00:00:00Z">
        <w:r>
          <w:t xml:space="preserve">so none has a smaller expected squared prediction error.</w:t>
        </w:r>
      </w:ins>
      <w:ins w:id="2528" w:author="PR Preview" w:date="2026-01-01T00:00:00Z">
        <w:r>
          <w:t xml:space="preserve"> </w:t>
        </w:r>
      </w:ins>
      <w:ins w:id="2529" w:author="PR Preview" w:date="2026-01-01T00:00:00Z">
        <w:r>
          <w:t xml:space="preserve">The procedures past the smallest error</w:t>
        </w:r>
      </w:ins>
      <w:ins w:id="2530" w:author="PR Preview" w:date="2026-01-01T00:00:00Z">
        <w:r>
          <w:t xml:space="preserve"> </w:t>
        </w:r>
      </w:ins>
      <w:ins w:id="2531" w:author="PR Preview" w:date="2026-01-01T00:00:00Z">
        <w:r>
          <w:t xml:space="preserve">have lowered their squared bias by less than they have raised their variance,</w:t>
        </w:r>
      </w:ins>
      <w:ins w:id="2532" w:author="PR Preview" w:date="2026-01-01T00:00:00Z">
        <w:r>
          <w:t xml:space="preserve"> </w:t>
        </w:r>
      </w:ins>
      <w:ins w:id="2533" w:author="PR Preview" w:date="2026-01-01T00:00:00Z">
        <w:r>
          <w:t xml:space="preserve">and the rules they produce tend to</w:t>
        </w:r>
      </w:ins>
      <w:ins w:id="2534" w:author="PR Preview" w:date="2026-01-01T00:00:00Z">
        <w:r>
          <w:t xml:space="preserve"> </w:t>
        </w:r>
      </w:ins>
      <w:hyperlink w:anchor="def-overfitting">
        <w:ins w:id="2535" w:author="PR Preview" w:date="2026-01-01T00:00:00Z">
          <w:r>
            <w:rPr>
              <w:rStyle w:val="Hyperlink"/>
            </w:rPr>
            <w:t xml:space="preserve">overfit</w:t>
          </w:r>
        </w:ins>
      </w:hyperlink>
      <w:ins w:id="2536" w:author="PR Preview" w:date="2026-01-01T00:00:00Z">
        <w:r>
          <w:t xml:space="preserve">:</w:t>
        </w:r>
      </w:ins>
      <w:ins w:id="2537" w:author="PR Preview" w:date="2026-01-01T00:00:00Z">
        <w:r>
          <w:t xml:space="preserve"> </w:t>
        </w:r>
      </w:ins>
      <w:ins w:id="2538" w:author="PR Preview" w:date="2026-01-01T00:00:00Z">
        <w:r>
          <w:t xml:space="preserve">they fit their training sets more closely than the procedure with the smallest error</w:t>
        </w:r>
      </w:ins>
      <w:ins w:id="2539" w:author="PR Preview" w:date="2026-01-01T00:00:00Z">
        <w:r>
          <w:t xml:space="preserve"> </w:t>
        </w:r>
      </w:ins>
      <w:ins w:id="2540" w:author="PR Preview" w:date="2026-01-01T00:00:00Z">
        <w:r>
          <w:t xml:space="preserve">but predict new observations worse.</w:t>
        </w:r>
      </w:ins>
    </w:p>
    <w:bookmarkEnd w:id="102"/>
    <w:bookmarkStart w:id="103" w:name="rem-overfitting-causes"/>
    <w:p>
      <w:pPr>
        <w:pStyle w:val="BodyText"/>
      </w:pPr>
      <w:ins w:id="2541" w:author="PR Preview" w:date="2026-01-01T00:00:00Z">
        <w:r>
          <w:rPr>
            <w:i/>
            <w:iCs/>
          </w:rPr>
          <w:t xml:space="preserve">Remark 16</w:t>
        </w:r>
      </w:ins>
      <w:ins w:id="2542" w:author="PR Preview" w:date="2026-01-01T00:00:00Z">
        <w:r>
          <w:t xml:space="preserve"> (Coefficients per observation). </w:t>
        </w:r>
      </w:ins>
      <w:ins w:id="2543" w:author="PR Preview" w:date="2026-01-01T00:00:00Z">
        <w:r>
          <w:t xml:space="preserve">Adding coefficients to a least-squares fit makes it</w:t>
        </w:r>
      </w:ins>
      <w:ins w:id="2544" w:author="PR Preview" w:date="2026-01-01T00:00:00Z">
        <w:r>
          <w:t xml:space="preserve"> </w:t>
        </w:r>
      </w:ins>
      <w:hyperlink w:anchor="def-flexibility">
        <w:ins w:id="2545" w:author="PR Preview" w:date="2026-01-01T00:00:00Z">
          <w:r>
            <w:rPr>
              <w:rStyle w:val="Hyperlink"/>
            </w:rPr>
            <w:t xml:space="preserve">at least as flexible</w:t>
          </w:r>
        </w:ins>
      </w:hyperlink>
      <w:ins w:id="2546" w:author="PR Preview" w:date="2026-01-01T00:00:00Z">
        <w:r>
          <w:t xml:space="preserve"> </w:t>
        </w:r>
      </w:ins>
      <w:ins w:id="2547" w:author="PR Preview" w:date="2026-01-01T00:00:00Z">
        <w:r>
          <w:t xml:space="preserve">as before.</w:t>
        </w:r>
      </w:ins>
      <w:ins w:id="2548" w:author="PR Preview" w:date="2026-01-01T00:00:00Z">
        <w:r>
          <w:t xml:space="preserve"> </w:t>
        </w:r>
      </w:ins>
      <w:ins w:id="2549" w:author="PR Preview" w:date="2026-01-01T00:00:00Z">
        <w:r>
          <w:t xml:space="preserve">With few observations per coefficient,</w:t>
        </w:r>
      </w:ins>
      <w:ins w:id="2550" w:author="PR Preview" w:date="2026-01-01T00:00:00Z">
        <w:r>
          <w:t xml:space="preserve"> </w:t>
        </w:r>
      </w:ins>
      <w:ins w:id="2551" w:author="PR Preview" w:date="2026-01-01T00:00:00Z">
        <w:r>
          <w:t xml:space="preserve">the variance this adds can outweigh the squared bias it removes,</w:t>
        </w:r>
      </w:ins>
      <w:ins w:id="2552" w:author="PR Preview" w:date="2026-01-01T00:00:00Z">
        <w:r>
          <w:t xml:space="preserve"> </w:t>
        </w:r>
      </w:ins>
      <w:ins w:id="2553" w:author="PR Preview" w:date="2026-01-01T00:00:00Z">
        <w:r>
          <w:t xml:space="preserve">which is the overfitting side of</w:t>
        </w:r>
      </w:ins>
      <w:ins w:id="2554" w:author="PR Preview" w:date="2026-01-01T00:00:00Z">
        <w:r>
          <w:t xml:space="preserve"> </w:t>
        </w:r>
      </w:ins>
      <w:hyperlink w:anchor="rem-overfitting-tradeoff">
        <w:ins w:id="2555" w:author="PR Preview" w:date="2026-01-01T00:00:00Z">
          <w:r>
            <w:rPr>
              <w:rStyle w:val="Hyperlink"/>
            </w:rPr>
            <w:t xml:space="preserve">Remark 15</w:t>
          </w:r>
        </w:ins>
      </w:hyperlink>
      <w:ins w:id="2556" w:author="PR Preview" w:date="2026-01-01T00:00:00Z">
        <w:r>
          <w:t xml:space="preserve">.</w:t>
        </w:r>
      </w:ins>
      <w:ins w:id="2557" w:author="PR Preview" w:date="2026-01-01T00:00:00Z">
        <w:r>
          <w:t xml:space="preserve"> </w:t>
        </w:r>
      </w:ins>
      <w:ins w:id="2558" w:author="PR Preview" w:date="2026-01-01T00:00:00Z">
        <w:r>
          <w:t xml:space="preserve">In</w:t>
        </w:r>
      </w:ins>
      <w:ins w:id="2559" w:author="PR Preview" w:date="2026-01-01T00:00:00Z">
        <w:r>
          <w:t xml:space="preserve"> </w:t>
        </w:r>
      </w:ins>
      <w:hyperlink w:anchor="exr-overfitting">
        <w:ins w:id="2560" w:author="PR Preview" w:date="2026-01-01T00:00:00Z">
          <w:r>
            <w:rPr>
              <w:rStyle w:val="Hyperlink"/>
            </w:rPr>
            <w:t xml:space="preserve">Exercise 1</w:t>
          </w:r>
        </w:ins>
      </w:hyperlink>
      <w:ins w:id="2561" w:author="PR Preview" w:date="2026-01-01T00:00:00Z">
        <w:r>
          <w:t xml:space="preserve">,</w:t>
        </w:r>
      </w:ins>
      <w:ins w:id="2562" w:author="PR Preview" w:date="2026-01-01T00:00:00Z">
        <w:r>
          <w:t xml:space="preserve"> </w:t>
        </w:r>
      </w:ins>
      <w:ins w:id="2563" w:author="PR Preview" w:date="2026-01-01T00:00:00Z">
        <w:r>
          <w:t xml:space="preserve">each added power of</w:t>
        </w:r>
      </w:ins>
      <w:ins w:id="2564" w:author="PR Preview" w:date="2026-01-01T00:00:00Z">
        <w:r>
          <w:t xml:space="preserve"> </w:t>
        </w:r>
      </w:ins>
      <w:ins w:id="2565" w:author="PR Preview" w:date="2026-01-01T00:00:00Z">
        <w:r>
          <w:rPr>
            <w:rStyle w:val="VerbatimChar"/>
          </w:rPr>
          <w:t xml:space="preserve">wt</w:t>
        </w:r>
      </w:ins>
      <w:ins w:id="2566" w:author="PR Preview" w:date="2026-01-01T00:00:00Z">
        <w:r>
          <w:t xml:space="preserve">, like an added predictor,</w:t>
        </w:r>
      </w:ins>
      <w:ins w:id="2567" w:author="PR Preview" w:date="2026-01-01T00:00:00Z">
        <w:r>
          <w:t xml:space="preserve"> </w:t>
        </w:r>
      </w:ins>
      <w:ins w:id="2568" w:author="PR Preview" w:date="2026-01-01T00:00:00Z">
        <w:r>
          <w:t xml:space="preserve">is one more coefficient fitted to the same 20 cars:</w:t>
        </w:r>
      </w:ins>
      <w:ins w:id="2569" w:author="PR Preview" w:date="2026-01-01T00:00:00Z">
        <w:r>
          <w:t xml:space="preserve"> </w:t>
        </w:r>
      </w:ins>
      <w:ins w:id="2570" w:author="PR Preview" w:date="2026-01-01T00:00:00Z">
        <w:r>
          <w:t xml:space="preserve">the degree-4 fit has five coefficients for those 20 cars.</w:t>
        </w:r>
      </w:ins>
    </w:p>
    <w:bookmarkEnd w:id="103"/>
    <w:bookmarkStart w:id="104" w:name="exr-held-out-unbiased"/>
    <w:p>
      <w:pPr>
        <w:pStyle w:val="BodyText"/>
      </w:pPr>
      <w:ins w:id="2571" w:author="PR Preview" w:date="2026-01-01T00:00:00Z">
        <w:r>
          <w:rPr>
            <w:b/>
            <w:bCs/>
          </w:rPr>
          <w:t xml:space="preserve">Exercise 7 (Held-out predictions and the generalization error)</w:t>
        </w:r>
      </w:ins>
      <w:ins w:id="2572" w:author="PR Preview" w:date="2026-01-01T00:00:00Z">
        <w:r>
          <w:t xml:space="preserve"> </w:t>
        </w:r>
      </w:ins>
      <w:ins w:id="2573" w:author="PR Preview" w:date="2026-01-01T00:00:00Z">
        <w:r>
          <w:t xml:space="preserve">A</w:t>
        </w:r>
      </w:ins>
      <w:ins w:id="2574" w:author="PR Preview" w:date="2026-01-01T00:00:00Z">
        <w:r>
          <w:t xml:space="preserve"> </w:t>
        </w:r>
      </w:ins>
      <w:hyperlink w:anchor="def-prediction-rule">
        <w:ins w:id="2575" w:author="PR Preview" w:date="2026-01-01T00:00:00Z">
          <w:r>
            <w:rPr>
              <w:rStyle w:val="Hyperlink"/>
            </w:rPr>
            <w:t xml:space="preserve">prediction rule</w:t>
          </w:r>
        </w:ins>
      </w:hyperlink>
      <w:ins w:id="2576" w:author="PR Preview" w:date="2026-01-01T00:00:00Z">
        <w:r>
          <w:t xml:space="preserve"> </w:t>
        </w:r>
      </w:ins>
      <m:oMath>
        <m:acc>
          <m:accPr>
            <m:chr m:val="̂"/>
          </m:accPr>
          <m:e>
            <m:r>
              <m:t>y</m:t>
            </m:r>
          </m:e>
        </m:acc>
      </m:oMath>
      <w:ins w:id="2577" w:author="PR Preview" w:date="2026-01-01T00:00:00Z">
        <w:r>
          <w:t xml:space="preserve"> </w:t>
        </w:r>
      </w:ins>
      <w:ins w:id="2578" w:author="PR Preview" w:date="2026-01-01T00:00:00Z">
        <w:r>
          <w:t xml:space="preserve">is fitted to a</w:t>
        </w:r>
      </w:ins>
      <w:ins w:id="2579" w:author="PR Preview" w:date="2026-01-01T00:00:00Z">
        <w:r>
          <w:t xml:space="preserve"> </w:t>
        </w:r>
      </w:ins>
      <w:hyperlink w:anchor="def-training-set">
        <w:ins w:id="2580" w:author="PR Preview" w:date="2026-01-01T00:00:00Z">
          <w:r>
            <w:rPr>
              <w:rStyle w:val="Hyperlink"/>
            </w:rPr>
            <w:t xml:space="preserve">training set</w:t>
          </w:r>
        </w:ins>
      </w:hyperlink>
      <w:ins w:id="2581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ins w:id="2582" w:author="PR Preview" w:date="2026-01-01T00:00:00Z">
        <w:r>
          <w:t xml:space="preserve">.</w:t>
        </w:r>
      </w:ins>
      <w:ins w:id="2583" w:author="PR Preview" w:date="2026-01-01T00:00:00Z">
        <w:r>
          <w:t xml:space="preserve"> </w:t>
        </w:r>
      </w:ins>
      <w:ins w:id="2584" w:author="PR Preview" w:date="2026-01-01T00:00:00Z">
        <w:r>
          <w:t xml:space="preserve">A</w:t>
        </w:r>
      </w:ins>
      <w:ins w:id="2585" w:author="PR Preview" w:date="2026-01-01T00:00:00Z">
        <w:r>
          <w:t xml:space="preserve"> </w:t>
        </w:r>
      </w:ins>
      <w:hyperlink w:anchor="def-held-out-set">
        <w:ins w:id="2586" w:author="PR Preview" w:date="2026-01-01T00:00:00Z">
          <w:r>
            <w:rPr>
              <w:rStyle w:val="Hyperlink"/>
            </w:rPr>
            <w:t xml:space="preserve">held-out set</w:t>
          </w:r>
        </w:ins>
      </w:hyperlink>
      <w:ins w:id="2587" w:author="PR Preview" w:date="2026-01-01T00:00:00Z">
        <w:r>
          <w:t xml:space="preserve"> </w:t>
        </w:r>
      </w:ins>
      <w:ins w:id="2588" w:author="PR Preview" w:date="2026-01-01T00:00:00Z">
        <w:r>
          <w:t xml:space="preserve">of</w:t>
        </w:r>
      </w:ins>
      <w:ins w:id="2589" w:author="PR Preview" w:date="2026-01-01T00:00:00Z">
        <w:r>
          <w:t xml:space="preserve"> </w:t>
        </w:r>
      </w:ins>
      <m:oMath>
        <m:r>
          <m:t>m</m:t>
        </m:r>
      </m:oMath>
      <w:ins w:id="2590" w:author="PR Preview" w:date="2026-01-01T00:00:00Z">
        <w:r>
          <w:t xml:space="preserve"> </w:t>
        </w:r>
      </w:ins>
      <w:ins w:id="2591" w:author="PR Preview" w:date="2026-01-01T00:00:00Z">
        <w:r>
          <w:t xml:space="preserve">observations</w:t>
        </w:r>
      </w:ins>
      <w:ins w:id="2592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)</m:t>
        </m:r>
      </m:oMath>
      <w:ins w:id="2593" w:author="PR Preview" w:date="2026-01-01T00:00:00Z">
        <w:r>
          <w:t xml:space="preserve"> </w:t>
        </w:r>
      </w:ins>
      <w:ins w:id="2594" w:author="PR Preview" w:date="2026-01-01T00:00:00Z">
        <w:r>
          <w:t xml:space="preserve">is drawn from the same population as the new observation</w:t>
        </w:r>
      </w:ins>
      <w:ins w:id="2595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ins w:id="2596" w:author="PR Preview" w:date="2026-01-01T00:00:00Z">
        <w:r>
          <w:t xml:space="preserve"> </w:t>
        </w:r>
      </w:ins>
      <w:ins w:id="2597" w:author="PR Preview" w:date="2026-01-01T00:00:00Z">
        <w:r>
          <w:t xml:space="preserve">of</w:t>
        </w:r>
      </w:ins>
      <w:ins w:id="2598" w:author="PR Preview" w:date="2026-01-01T00:00:00Z">
        <w:r>
          <w:t xml:space="preserve"> </w:t>
        </w:r>
      </w:ins>
      <w:hyperlink w:anchor="def-generalization-error">
        <w:ins w:id="2599" w:author="PR Preview" w:date="2026-01-01T00:00:00Z">
          <w:r>
            <w:rPr>
              <w:rStyle w:val="Hyperlink"/>
            </w:rPr>
            <w:t xml:space="preserve">Definition 9</w:t>
          </w:r>
        </w:ins>
      </w:hyperlink>
      <w:ins w:id="2600" w:author="PR Preview" w:date="2026-01-01T00:00:00Z">
        <w:r>
          <w:t xml:space="preserve">,</w:t>
        </w:r>
      </w:ins>
      <w:ins w:id="2601" w:author="PR Preview" w:date="2026-01-01T00:00:00Z">
        <w:r>
          <w:t xml:space="preserve"> </w:t>
        </w:r>
      </w:ins>
      <w:ins w:id="2602" w:author="PR Preview" w:date="2026-01-01T00:00:00Z">
        <w:r>
          <w:t xml:space="preserve">each independently of</w:t>
        </w:r>
      </w:ins>
      <w:ins w:id="2603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ins w:id="2604" w:author="PR Preview" w:date="2026-01-01T00:00:00Z">
        <w:r>
          <w:t xml:space="preserve">.</w:t>
        </w:r>
      </w:ins>
      <w:ins w:id="2605" w:author="PR Preview" w:date="2026-01-01T00:00:00Z">
        <w:r>
          <w:t xml:space="preserve"> </w:t>
        </w:r>
      </w:ins>
      <w:ins w:id="2606" w:author="PR Preview" w:date="2026-01-01T00:00:00Z">
        <w:r>
          <w:t xml:space="preserve">Write</w:t>
        </w:r>
      </w:ins>
      <w:ins w:id="2607" w:author="PR Preview" w:date="2026-01-01T00:00:00Z">
        <w:r>
          <w:t xml:space="preserve"> </w:t>
        </w:r>
      </w:ins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j</m:t>
            </m:r>
          </m:sub>
        </m:sSub>
      </m:oMath>
      <w:ins w:id="2608" w:author="PR Preview" w:date="2026-01-01T00:00:00Z">
        <w:r>
          <w:t xml:space="preserve"> </w:t>
        </w:r>
      </w:ins>
      <w:ins w:id="2609" w:author="PR Preview" w:date="2026-01-01T00:00:00Z">
        <w:r>
          <w:t xml:space="preserve">for the</w:t>
        </w:r>
      </w:ins>
      <w:ins w:id="2610" w:author="PR Preview" w:date="2026-01-01T00:00:00Z">
        <w:r>
          <w:t xml:space="preserve"> </w:t>
        </w:r>
      </w:ins>
      <w:hyperlink w:anchor="def-observation-loss">
        <w:ins w:id="2611" w:author="PR Preview" w:date="2026-01-01T00:00:00Z">
          <w:r>
            <w:rPr>
              <w:rStyle w:val="Hyperlink"/>
            </w:rPr>
            <w:t xml:space="preserve">loss</w:t>
          </w:r>
        </w:ins>
      </w:hyperlink>
      <w:ins w:id="2612" w:author="PR Preview" w:date="2026-01-01T00:00:00Z">
        <w:r>
          <w:t xml:space="preserve"> </w:t>
        </w:r>
      </w:ins>
      <w:ins w:id="2613" w:author="PR Preview" w:date="2026-01-01T00:00:00Z">
        <w:r>
          <w:t xml:space="preserve">of</w:t>
        </w:r>
      </w:ins>
      <w:ins w:id="2614" w:author="PR Preview" w:date="2026-01-01T00:00:00Z">
        <w:r>
          <w:t xml:space="preserve"> </w:t>
        </w:r>
      </w:ins>
      <m:oMath>
        <m:acc>
          <m:accPr>
            <m:chr m:val="̂"/>
          </m:accPr>
          <m:e>
            <m:r>
              <m:t>y</m:t>
            </m:r>
          </m:e>
        </m:acc>
      </m:oMath>
      <w:ins w:id="2615" w:author="PR Preview" w:date="2026-01-01T00:00:00Z">
        <w:r>
          <w:t xml:space="preserve"> </w:t>
        </w:r>
      </w:ins>
      <w:ins w:id="2616" w:author="PR Preview" w:date="2026-01-01T00:00:00Z">
        <w:r>
          <w:t xml:space="preserve">on held-out observation</w:t>
        </w:r>
      </w:ins>
      <w:ins w:id="2617" w:author="PR Preview" w:date="2026-01-01T00:00:00Z">
        <w:r>
          <w:t xml:space="preserve"> </w:t>
        </w:r>
      </w:ins>
      <m:oMath>
        <m:r>
          <m:t>j</m:t>
        </m:r>
      </m:oMath>
      <w:ins w:id="2618" w:author="PR Preview" w:date="2026-01-01T00:00:00Z">
        <w:r>
          <w:t xml:space="preserve">.</w:t>
        </w:r>
      </w:ins>
    </w:p>
    <w:p>
      <w:pPr>
        <w:pStyle w:val="BodyText"/>
      </w:pPr>
      <w:ins w:id="2619" w:author="PR Preview" w:date="2026-01-01T00:00:00Z">
        <w:r>
          <w:t xml:space="preserve">Find, given</w:t>
        </w:r>
      </w:ins>
      <w:ins w:id="2620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ins w:id="2621" w:author="PR Preview" w:date="2026-01-01T00:00:00Z">
        <w:r>
          <w:t xml:space="preserve">,</w:t>
        </w:r>
      </w:ins>
      <w:ins w:id="2622" w:author="PR Preview" w:date="2026-01-01T00:00:00Z">
        <w:r>
          <w:t xml:space="preserve"> </w:t>
        </w:r>
      </w:ins>
      <w:ins w:id="2623" w:author="PR Preview" w:date="2026-01-01T00:00:00Z">
        <w:r>
          <w:t xml:space="preserve">the expected mean loss of the held-out predictions,</w:t>
        </w:r>
      </w:ins>
      <w:ins w:id="2624" w:author="PR Preview" w:date="2026-01-01T00:00:00Z">
        <w:r>
          <w:t xml:space="preserve"> </w:t>
        </w:r>
      </w:ins>
      <w:ins w:id="2625" w:author="PR Preview" w:date="2026-01-01T00:00:00Z">
        <w:r>
          <w:t xml:space="preserve">in terms of the generalization error</w:t>
        </w:r>
      </w:ins>
      <w:ins w:id="2626" w:author="PR Preview" w:date="2026-01-01T00:00:00Z">
        <w:r>
          <w:t xml:space="preserve"> </w:t>
        </w:r>
      </w:ins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ins w:id="2627" w:author="PR Preview" w:date="2026-01-01T00:00:00Z">
        <w:r>
          <w:t xml:space="preserve">:</w:t>
        </w:r>
      </w:ins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ℓ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04"/>
    <w:bookmarkStart w:id="105" w:name="sol-held-out-unbiased"/>
    <w:p>
      <w:pPr>
        <w:pStyle w:val="FirstParagraph"/>
      </w:pPr>
      <w:ins w:id="2628" w:author="PR Preview" w:date="2026-01-01T00:00:00Z">
        <w:r>
          <w:rPr>
            <w:i/>
            <w:iCs/>
          </w:rPr>
          <w:t xml:space="preserve">Solution 7</w:t>
        </w:r>
      </w:ins>
      <w:ins w:id="2629" w:author="PR Preview" w:date="2026-01-01T00:00:00Z">
        <w:r>
          <w:t xml:space="preserve">. </w:t>
        </w:r>
      </w:ins>
      <w:ins w:id="2630" w:author="PR Preview" w:date="2026-01-01T00:00:00Z">
        <w:r>
          <w:t xml:space="preserve">Given</w:t>
        </w:r>
      </w:ins>
      <w:ins w:id="2631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ins w:id="2632" w:author="PR Preview" w:date="2026-01-01T00:00:00Z">
        <w:r>
          <w:t xml:space="preserve">, the rule</w:t>
        </w:r>
      </w:ins>
      <w:ins w:id="2633" w:author="PR Preview" w:date="2026-01-01T00:00:00Z">
        <w:r>
          <w:t xml:space="preserve"> </w:t>
        </w:r>
      </w:ins>
      <m:oMath>
        <m:acc>
          <m:accPr>
            <m:chr m:val="̂"/>
          </m:accPr>
          <m:e>
            <m:r>
              <m:t>y</m:t>
            </m:r>
          </m:e>
        </m:acc>
      </m:oMath>
      <w:ins w:id="2634" w:author="PR Preview" w:date="2026-01-01T00:00:00Z">
        <w:r>
          <w:t xml:space="preserve"> </w:t>
        </w:r>
      </w:ins>
      <w:ins w:id="2635" w:author="PR Preview" w:date="2026-01-01T00:00:00Z">
        <w:r>
          <w:t xml:space="preserve">is fixed.</w:t>
        </w:r>
      </w:ins>
      <w:ins w:id="2636" w:author="PR Preview" w:date="2026-01-01T00:00:00Z">
        <w:r>
          <w:t xml:space="preserve"> </w:t>
        </w:r>
      </w:ins>
      <w:ins w:id="2637" w:author="PR Preview" w:date="2026-01-01T00:00:00Z">
        <w:r>
          <w:t xml:space="preserve">Each held-out pair has the same distribution as</w:t>
        </w:r>
      </w:ins>
      <w:ins w:id="2638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ins w:id="2639" w:author="PR Preview" w:date="2026-01-01T00:00:00Z">
        <w:r>
          <w:t xml:space="preserve"> </w:t>
        </w:r>
      </w:ins>
      <w:ins w:id="2640" w:author="PR Preview" w:date="2026-01-01T00:00:00Z">
        <w:r>
          <w:t xml:space="preserve">and is independent of</w:t>
        </w:r>
      </w:ins>
      <w:ins w:id="2641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ins w:id="2642" w:author="PR Preview" w:date="2026-01-01T00:00:00Z">
        <w:r>
          <w:t xml:space="preserve">,</w:t>
        </w:r>
      </w:ins>
      <w:ins w:id="2643" w:author="PR Preview" w:date="2026-01-01T00:00:00Z">
        <w:r>
          <w:t xml:space="preserve"> </w:t>
        </w:r>
      </w:ins>
      <w:ins w:id="2644" w:author="PR Preview" w:date="2026-01-01T00:00:00Z">
        <w:r>
          <w:t xml:space="preserve">so each loss has conditional expectation</w:t>
        </w:r>
      </w:ins>
      <w:ins w:id="2645" w:author="PR Preview" w:date="2026-01-01T00:00:00Z">
        <w:r>
          <w:t xml:space="preserve"> </w:t>
        </w:r>
      </w:ins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ℓ</m:t>
                </m:r>
              </m:e>
              <m:sub>
                <m:r>
                  <m:rPr>
                    <m:sty m:val="p"/>
                  </m:rPr>
                  <m:t>*</m:t>
                </m:r>
                <m:r>
                  <m:rPr>
                    <m:sty m:val="p"/>
                  </m:rPr>
                  <m:t>,</m:t>
                </m:r>
                <m:r>
                  <m:t>j</m:t>
                </m:r>
              </m:sub>
            </m:sSub>
            <m:r>
              <m:rPr>
                <m:sty m:val="p"/>
              </m:rPr>
              <m:t>∣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ins w:id="2646" w:author="PR Preview" w:date="2026-01-01T00:00:00Z">
        <w:r>
          <w:t xml:space="preserve"> </w:t>
        </w:r>
      </w:ins>
      <w:ins w:id="2647" w:author="PR Preview" w:date="2026-01-01T00:00:00Z">
        <w:r>
          <w:t xml:space="preserve">by</w:t>
        </w:r>
      </w:ins>
      <w:ins w:id="2648" w:author="PR Preview" w:date="2026-01-01T00:00:00Z">
        <w:r>
          <w:t xml:space="preserve"> </w:t>
        </w:r>
      </w:ins>
      <w:hyperlink w:anchor="eq-generalization-error">
        <w:ins w:id="2649" w:author="PR Preview" w:date="2026-01-01T00:00:00Z">
          <w:r>
            <w:rPr>
              <w:rStyle w:val="Hyperlink"/>
            </w:rPr>
            <w:t xml:space="preserve">Equation 8</w:t>
          </w:r>
        </w:ins>
      </w:hyperlink>
      <w:ins w:id="2650" w:author="PR Preview" w:date="2026-01-01T00:00:00Z">
        <w:r>
          <w:t xml:space="preserve">.</w:t>
        </w:r>
      </w:ins>
      <w:ins w:id="2651" w:author="PR Preview" w:date="2026-01-01T00:00:00Z">
        <w:r>
          <w:t xml:space="preserve"> </w:t>
        </w:r>
      </w:ins>
      <w:ins w:id="2652" w:author="PR Preview" w:date="2026-01-01T00:00:00Z">
        <w:r>
          <w:t xml:space="preserve">Then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nor/>
                  <m:sty m:val="p"/>
                </m:rPr>
                <m:t> out)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ℓ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</m:t>
              </m:r>
              <m:r>
                <m:rPr>
                  <m:sty m:val="p"/>
                </m:rPr>
                <m:t>E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term, as above)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m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m</m:t>
              </m:r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m</m:t>
                  </m:r>
                </m:e>
              </m:d>
              <m:r>
                <m:t>​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product)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⋅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1 changes nothing)</m:t>
              </m:r>
            </m:e>
          </m:eqArr>
        </m:oMath>
      </m:oMathPara>
    </w:p>
    <w:p>
      <w:pPr>
        <w:pStyle w:val="FirstParagraph"/>
      </w:pPr>
      <w:r>
        <w:t xml:space="preserve">The step labeled</w:t>
      </w:r>
      <w:r>
        <w:t xml:space="preserve"> </w:t>
      </w:r>
      <w:r>
        <w:t xml:space="preserve">“each term, as above”</w:t>
      </w:r>
      <w:r>
        <w:t xml:space="preserve"> </w:t>
      </w:r>
      <w:r>
        <w:t xml:space="preserve">is the one that needs the held-out set</w:t>
      </w:r>
      <w:r>
        <w:t xml:space="preserve"> </w:t>
      </w:r>
      <w:r>
        <w:t xml:space="preserve">to be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</w:p>
    <w:bookmarkEnd w:id="105"/>
    <w:bookmarkStart w:id="106" w:name="thm-held-out-unbiased"/>
    <w:p>
      <w:pPr>
        <w:pStyle w:val="BodyText"/>
      </w:pPr>
      <w:del w:id="2653" w:author="PR Preview" w:date="2026-01-01T00:00:00Z">
        <w:r>
          <w:rPr>
            <w:b/>
            <w:bCs/>
          </w:rPr>
          <w:delText xml:space="preserve">Theorem 3 (Held-out mean squared error estimates the generalization error)</w:delText>
        </w:r>
      </w:del>
      <w:del w:id="2654" w:author="PR Preview" w:date="2026-01-01T00:00:00Z">
        <w:r>
          <w:delText xml:space="preserve"> </w:delText>
        </w:r>
      </w:del>
      <w:del w:id="2655" w:author="PR Preview" w:date="2026-01-01T00:00:00Z">
        <w:r>
          <w:delText xml:space="preserve">Let a</w:delText>
        </w:r>
      </w:del>
      <w:del w:id="2656" w:author="PR Preview" w:date="2026-01-01T00:00:00Z">
        <w:r>
          <w:delText xml:space="preserve"> </w:delText>
        </w:r>
      </w:del>
      <w:hyperlink w:anchor="def-prediction-rule">
        <w:del w:id="2657" w:author="PR Preview" w:date="2026-01-01T00:00:00Z">
          <w:r>
            <w:rPr>
              <w:rStyle w:val="Hyperlink"/>
            </w:rPr>
            <w:delText xml:space="preserve">prediction rule</w:delText>
          </w:r>
        </w:del>
      </w:hyperlink>
      <w:del w:id="2658" w:author="PR Preview" w:date="2026-01-01T00:00:00Z">
        <w:r>
          <w:delText xml:space="preserve"> </w:delText>
        </w:r>
      </w:del>
      <m:oMath>
        <m:acc>
          <m:accPr>
            <m:chr m:val="̂"/>
          </m:accPr>
          <m:e>
            <m:r>
              <m:t>y</m:t>
            </m:r>
          </m:e>
        </m:acc>
      </m:oMath>
      <w:del w:id="2659" w:author="PR Preview" w:date="2026-01-01T00:00:00Z">
        <w:r>
          <w:delText xml:space="preserve"> </w:delText>
        </w:r>
      </w:del>
      <w:del w:id="2660" w:author="PR Preview" w:date="2026-01-01T00:00:00Z">
        <w:r>
          <w:delText xml:space="preserve">be fitted to a</w:delText>
        </w:r>
      </w:del>
      <w:del w:id="2661" w:author="PR Preview" w:date="2026-01-01T00:00:00Z">
        <w:r>
          <w:delText xml:space="preserve"> </w:delText>
        </w:r>
      </w:del>
      <w:hyperlink w:anchor="def-training-set">
        <w:del w:id="2662" w:author="PR Preview" w:date="2026-01-01T00:00:00Z">
          <w:r>
            <w:rPr>
              <w:rStyle w:val="Hyperlink"/>
            </w:rPr>
            <w:delText xml:space="preserve">training set</w:delText>
          </w:r>
        </w:del>
      </w:hyperlink>
      <w:del w:id="2663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del w:id="2664" w:author="PR Preview" w:date="2026-01-01T00:00:00Z">
        <w:r>
          <w:delText xml:space="preserve">,</w:delText>
        </w:r>
      </w:del>
      <w:del w:id="2665" w:author="PR Preview" w:date="2026-01-01T00:00:00Z">
        <w:r>
          <w:delText xml:space="preserve"> </w:delText>
        </w:r>
      </w:del>
      <w:del w:id="2666" w:author="PR Preview" w:date="2026-01-01T00:00:00Z">
        <w:r>
          <w:delText xml:space="preserve">and let a</w:delText>
        </w:r>
      </w:del>
      <w:del w:id="2667" w:author="PR Preview" w:date="2026-01-01T00:00:00Z">
        <w:r>
          <w:delText xml:space="preserve"> </w:delText>
        </w:r>
      </w:del>
      <w:hyperlink w:anchor="def-held-out-set">
        <w:del w:id="2668" w:author="PR Preview" w:date="2026-01-01T00:00:00Z">
          <w:r>
            <w:rPr>
              <w:rStyle w:val="Hyperlink"/>
            </w:rPr>
            <w:delText xml:space="preserve">held-out set</w:delText>
          </w:r>
        </w:del>
      </w:hyperlink>
      <w:del w:id="2669" w:author="PR Preview" w:date="2026-01-01T00:00:00Z">
        <w:r>
          <w:delText xml:space="preserve"> </w:delText>
        </w:r>
      </w:del>
      <w:del w:id="2670" w:author="PR Preview" w:date="2026-01-01T00:00:00Z">
        <w:r>
          <w:delText xml:space="preserve">of</w:delText>
        </w:r>
      </w:del>
      <w:del w:id="2671" w:author="PR Preview" w:date="2026-01-01T00:00:00Z">
        <w:r>
          <w:delText xml:space="preserve"> </w:delText>
        </w:r>
      </w:del>
      <m:oMath>
        <m:r>
          <m:t>m</m:t>
        </m:r>
      </m:oMath>
      <w:del w:id="2672" w:author="PR Preview" w:date="2026-01-01T00:00:00Z">
        <w:r>
          <w:delText xml:space="preserve"> </w:delText>
        </w:r>
      </w:del>
      <w:del w:id="2673" w:author="PR Preview" w:date="2026-01-01T00:00:00Z">
        <w:r>
          <w:delText xml:space="preserve">observations</w:delText>
        </w:r>
      </w:del>
      <w:del w:id="2674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)</m:t>
        </m:r>
      </m:oMath>
      <w:del w:id="2675" w:author="PR Preview" w:date="2026-01-01T00:00:00Z">
        <w:r>
          <w:delText xml:space="preserve"> </w:delText>
        </w:r>
      </w:del>
      <w:del w:id="2676" w:author="PR Preview" w:date="2026-01-01T00:00:00Z">
        <w:r>
          <w:delText xml:space="preserve">be drawn from the same population as</w:delText>
        </w:r>
      </w:del>
      <w:del w:id="2677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del w:id="2678" w:author="PR Preview" w:date="2026-01-01T00:00:00Z">
        <w:r>
          <w:delText xml:space="preserve">,</w:delText>
        </w:r>
      </w:del>
      <w:del w:id="2679" w:author="PR Preview" w:date="2026-01-01T00:00:00Z">
        <w:r>
          <w:delText xml:space="preserve"> </w:delText>
        </w:r>
      </w:del>
      <w:del w:id="2680" w:author="PR Preview" w:date="2026-01-01T00:00:00Z">
        <w:r>
          <w:delText xml:space="preserve">each independently of</w:delText>
        </w:r>
      </w:del>
      <w:del w:id="2681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del w:id="2682" w:author="PR Preview" w:date="2026-01-01T00:00:00Z">
        <w:r>
          <w:delText xml:space="preserve">.</w:delText>
        </w:r>
      </w:del>
      <w:del w:id="2683" w:author="PR Preview" w:date="2026-01-01T00:00:00Z">
        <w:r>
          <w:delText xml:space="preserve"> </w:delText>
        </w:r>
      </w:del>
      <w:del w:id="2684" w:author="PR Preview" w:date="2026-01-01T00:00:00Z">
        <w:r>
          <w:delText xml:space="preserve">Then, given</w:delText>
        </w:r>
      </w:del>
      <w:del w:id="2685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del w:id="2686" w:author="PR Preview" w:date="2026-01-01T00:00:00Z">
        <w:r>
          <w:delText xml:space="preserve">,</w:delText>
        </w:r>
      </w:del>
      <w:del w:id="2687" w:author="PR Preview" w:date="2026-01-01T00:00:00Z">
        <w:r>
          <w:delText xml:space="preserve"> </w:delText>
        </w:r>
      </w:del>
      <w:del w:id="2688" w:author="PR Preview" w:date="2026-01-01T00:00:00Z">
        <w:r>
          <w:delText xml:space="preserve">the expected</w:delText>
        </w:r>
      </w:del>
      <w:del w:id="2689" w:author="PR Preview" w:date="2026-01-01T00:00:00Z">
        <w:r>
          <w:delText xml:space="preserve"> </w:delText>
        </w:r>
      </w:del>
      <w:hyperlink r:id="rId41">
        <w:del w:id="2690" w:author="PR Preview" w:date="2026-01-01T00:00:00Z">
          <w:r>
            <w:rPr>
              <w:rStyle w:val="Hyperlink"/>
            </w:rPr>
            <w:delText xml:space="preserve">mean squared error</w:delText>
          </w:r>
        </w:del>
      </w:hyperlink>
      <w:del w:id="2691" w:author="PR Preview" w:date="2026-01-01T00:00:00Z">
        <w:r>
          <w:delText xml:space="preserve"> </w:delText>
        </w:r>
      </w:del>
      <w:del w:id="2692" w:author="PR Preview" w:date="2026-01-01T00:00:00Z">
        <w:r>
          <w:delText xml:space="preserve">of the held-out predictions</w:delText>
        </w:r>
      </w:del>
      <w:del w:id="2693" w:author="PR Preview" w:date="2026-01-01T00:00:00Z">
        <w:r>
          <w:delText xml:space="preserve"> </w:delText>
        </w:r>
      </w:del>
      <w:del w:id="2694" w:author="PR Preview" w:date="2026-01-01T00:00:00Z">
        <w:r>
          <w:delText xml:space="preserve">is the</w:delText>
        </w:r>
      </w:del>
      <w:del w:id="2695" w:author="PR Preview" w:date="2026-01-01T00:00:00Z">
        <w:r>
          <w:delText xml:space="preserve"> </w:delText>
        </w:r>
      </w:del>
      <w:hyperlink w:anchor="def-generalization-error">
        <w:del w:id="2696" w:author="PR Preview" w:date="2026-01-01T00:00:00Z">
          <w:r>
            <w:rPr>
              <w:rStyle w:val="Hyperlink"/>
            </w:rPr>
            <w:delText xml:space="preserve">generalization error</w:delText>
          </w:r>
        </w:del>
      </w:hyperlink>
      <w:del w:id="2697" w:author="PR Preview" w:date="2026-01-01T00:00:00Z">
        <w:r>
          <w:delText xml:space="preserve">:</w:delText>
        </w:r>
      </w:del>
    </w:p>
    <w:p>
      <w:pPr>
        <w:pStyle w:val="BodyText"/>
      </w:pPr>
      <w:ins w:id="2698" w:author="PR Preview" w:date="2026-01-01T00:00:00Z">
        <w:r>
          <w:rPr>
            <w:b/>
            <w:bCs/>
          </w:rPr>
          <w:t xml:space="preserve">Theorem 3 (The held-out mean loss estimates the generalization error)</w:t>
        </w:r>
      </w:ins>
      <w:ins w:id="2699" w:author="PR Preview" w:date="2026-01-01T00:00:00Z">
        <w:r>
          <w:t xml:space="preserve"> </w:t>
        </w:r>
      </w:ins>
      <w:ins w:id="2700" w:author="PR Preview" w:date="2026-01-01T00:00:00Z">
        <w:r>
          <w:t xml:space="preserve">Let a</w:t>
        </w:r>
      </w:ins>
      <w:ins w:id="2701" w:author="PR Preview" w:date="2026-01-01T00:00:00Z">
        <w:r>
          <w:t xml:space="preserve"> </w:t>
        </w:r>
      </w:ins>
      <w:hyperlink w:anchor="def-prediction-rule">
        <w:ins w:id="2702" w:author="PR Preview" w:date="2026-01-01T00:00:00Z">
          <w:r>
            <w:rPr>
              <w:rStyle w:val="Hyperlink"/>
            </w:rPr>
            <w:t xml:space="preserve">prediction rule</w:t>
          </w:r>
        </w:ins>
      </w:hyperlink>
      <w:ins w:id="2703" w:author="PR Preview" w:date="2026-01-01T00:00:00Z">
        <w:r>
          <w:t xml:space="preserve"> </w:t>
        </w:r>
      </w:ins>
      <m:oMath>
        <m:acc>
          <m:accPr>
            <m:chr m:val="̂"/>
          </m:accPr>
          <m:e>
            <m:r>
              <m:t>y</m:t>
            </m:r>
          </m:e>
        </m:acc>
      </m:oMath>
      <w:ins w:id="2704" w:author="PR Preview" w:date="2026-01-01T00:00:00Z">
        <w:r>
          <w:t xml:space="preserve"> </w:t>
        </w:r>
      </w:ins>
      <w:ins w:id="2705" w:author="PR Preview" w:date="2026-01-01T00:00:00Z">
        <w:r>
          <w:t xml:space="preserve">be fitted to a</w:t>
        </w:r>
      </w:ins>
      <w:ins w:id="2706" w:author="PR Preview" w:date="2026-01-01T00:00:00Z">
        <w:r>
          <w:t xml:space="preserve"> </w:t>
        </w:r>
      </w:ins>
      <w:hyperlink w:anchor="def-training-set">
        <w:ins w:id="2707" w:author="PR Preview" w:date="2026-01-01T00:00:00Z">
          <w:r>
            <w:rPr>
              <w:rStyle w:val="Hyperlink"/>
            </w:rPr>
            <w:t xml:space="preserve">training set</w:t>
          </w:r>
        </w:ins>
      </w:hyperlink>
      <w:ins w:id="2708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ins w:id="2709" w:author="PR Preview" w:date="2026-01-01T00:00:00Z">
        <w:r>
          <w:t xml:space="preserve">,</w:t>
        </w:r>
      </w:ins>
      <w:ins w:id="2710" w:author="PR Preview" w:date="2026-01-01T00:00:00Z">
        <w:r>
          <w:t xml:space="preserve"> </w:t>
        </w:r>
      </w:ins>
      <w:ins w:id="2711" w:author="PR Preview" w:date="2026-01-01T00:00:00Z">
        <w:r>
          <w:t xml:space="preserve">and let a</w:t>
        </w:r>
      </w:ins>
      <w:ins w:id="2712" w:author="PR Preview" w:date="2026-01-01T00:00:00Z">
        <w:r>
          <w:t xml:space="preserve"> </w:t>
        </w:r>
      </w:ins>
      <w:hyperlink w:anchor="def-held-out-set">
        <w:ins w:id="2713" w:author="PR Preview" w:date="2026-01-01T00:00:00Z">
          <w:r>
            <w:rPr>
              <w:rStyle w:val="Hyperlink"/>
            </w:rPr>
            <w:t xml:space="preserve">held-out set</w:t>
          </w:r>
        </w:ins>
      </w:hyperlink>
      <w:ins w:id="2714" w:author="PR Preview" w:date="2026-01-01T00:00:00Z">
        <w:r>
          <w:t xml:space="preserve"> </w:t>
        </w:r>
      </w:ins>
      <w:ins w:id="2715" w:author="PR Preview" w:date="2026-01-01T00:00:00Z">
        <w:r>
          <w:t xml:space="preserve">of</w:t>
        </w:r>
      </w:ins>
      <w:ins w:id="2716" w:author="PR Preview" w:date="2026-01-01T00:00:00Z">
        <w:r>
          <w:t xml:space="preserve"> </w:t>
        </w:r>
      </w:ins>
      <m:oMath>
        <m:r>
          <m:t>m</m:t>
        </m:r>
      </m:oMath>
      <w:ins w:id="2717" w:author="PR Preview" w:date="2026-01-01T00:00:00Z">
        <w:r>
          <w:t xml:space="preserve"> </w:t>
        </w:r>
      </w:ins>
      <w:ins w:id="2718" w:author="PR Preview" w:date="2026-01-01T00:00:00Z">
        <w:r>
          <w:t xml:space="preserve">observations</w:t>
        </w:r>
      </w:ins>
      <w:ins w:id="2719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)</m:t>
        </m:r>
      </m:oMath>
      <w:ins w:id="2720" w:author="PR Preview" w:date="2026-01-01T00:00:00Z">
        <w:r>
          <w:t xml:space="preserve"> </w:t>
        </w:r>
      </w:ins>
      <w:ins w:id="2721" w:author="PR Preview" w:date="2026-01-01T00:00:00Z">
        <w:r>
          <w:t xml:space="preserve">be drawn from the same population as</w:t>
        </w:r>
      </w:ins>
      <w:ins w:id="2722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ins w:id="2723" w:author="PR Preview" w:date="2026-01-01T00:00:00Z">
        <w:r>
          <w:t xml:space="preserve">,</w:t>
        </w:r>
      </w:ins>
      <w:ins w:id="2724" w:author="PR Preview" w:date="2026-01-01T00:00:00Z">
        <w:r>
          <w:t xml:space="preserve"> </w:t>
        </w:r>
      </w:ins>
      <w:ins w:id="2725" w:author="PR Preview" w:date="2026-01-01T00:00:00Z">
        <w:r>
          <w:t xml:space="preserve">each independently of</w:t>
        </w:r>
      </w:ins>
      <w:ins w:id="2726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ins w:id="2727" w:author="PR Preview" w:date="2026-01-01T00:00:00Z">
        <w:r>
          <w:t xml:space="preserve">.</w:t>
        </w:r>
      </w:ins>
      <w:ins w:id="2728" w:author="PR Preview" w:date="2026-01-01T00:00:00Z">
        <w:r>
          <w:t xml:space="preserve"> </w:t>
        </w:r>
      </w:ins>
      <w:ins w:id="2729" w:author="PR Preview" w:date="2026-01-01T00:00:00Z">
        <w:r>
          <w:t xml:space="preserve">Write</w:t>
        </w:r>
      </w:ins>
      <w:ins w:id="2730" w:author="PR Preview" w:date="2026-01-01T00:00:00Z">
        <w:r>
          <w:t xml:space="preserve"> </w:t>
        </w:r>
      </w:ins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j</m:t>
            </m:r>
          </m:sub>
        </m:sSub>
      </m:oMath>
      <w:ins w:id="2731" w:author="PR Preview" w:date="2026-01-01T00:00:00Z">
        <w:r>
          <w:t xml:space="preserve"> </w:t>
        </w:r>
      </w:ins>
      <w:ins w:id="2732" w:author="PR Preview" w:date="2026-01-01T00:00:00Z">
        <w:r>
          <w:t xml:space="preserve">for the</w:t>
        </w:r>
      </w:ins>
      <w:ins w:id="2733" w:author="PR Preview" w:date="2026-01-01T00:00:00Z">
        <w:r>
          <w:t xml:space="preserve"> </w:t>
        </w:r>
      </w:ins>
      <w:hyperlink w:anchor="def-observation-loss">
        <w:ins w:id="2734" w:author="PR Preview" w:date="2026-01-01T00:00:00Z">
          <w:r>
            <w:rPr>
              <w:rStyle w:val="Hyperlink"/>
            </w:rPr>
            <w:t xml:space="preserve">loss</w:t>
          </w:r>
        </w:ins>
      </w:hyperlink>
      <w:ins w:id="2735" w:author="PR Preview" w:date="2026-01-01T00:00:00Z">
        <w:r>
          <w:t xml:space="preserve"> </w:t>
        </w:r>
      </w:ins>
      <w:ins w:id="2736" w:author="PR Preview" w:date="2026-01-01T00:00:00Z">
        <w:r>
          <w:t xml:space="preserve">of</w:t>
        </w:r>
      </w:ins>
      <w:ins w:id="2737" w:author="PR Preview" w:date="2026-01-01T00:00:00Z">
        <w:r>
          <w:t xml:space="preserve"> </w:t>
        </w:r>
      </w:ins>
      <m:oMath>
        <m:acc>
          <m:accPr>
            <m:chr m:val="̂"/>
          </m:accPr>
          <m:e>
            <m:r>
              <m:t>y</m:t>
            </m:r>
          </m:e>
        </m:acc>
      </m:oMath>
      <w:ins w:id="2738" w:author="PR Preview" w:date="2026-01-01T00:00:00Z">
        <w:r>
          <w:t xml:space="preserve"> </w:t>
        </w:r>
      </w:ins>
      <w:ins w:id="2739" w:author="PR Preview" w:date="2026-01-01T00:00:00Z">
        <w:r>
          <w:t xml:space="preserve">on held-out observation</w:t>
        </w:r>
      </w:ins>
      <w:ins w:id="2740" w:author="PR Preview" w:date="2026-01-01T00:00:00Z">
        <w:r>
          <w:t xml:space="preserve"> </w:t>
        </w:r>
      </w:ins>
      <m:oMath>
        <m:r>
          <m:t>j</m:t>
        </m:r>
      </m:oMath>
      <w:ins w:id="2741" w:author="PR Preview" w:date="2026-01-01T00:00:00Z">
        <w:r>
          <w:t xml:space="preserve">.</w:t>
        </w:r>
      </w:ins>
      <w:ins w:id="2742" w:author="PR Preview" w:date="2026-01-01T00:00:00Z">
        <w:r>
          <w:t xml:space="preserve"> </w:t>
        </w:r>
      </w:ins>
      <w:ins w:id="2743" w:author="PR Preview" w:date="2026-01-01T00:00:00Z">
        <w:r>
          <w:t xml:space="preserve">Then, given</w:t>
        </w:r>
      </w:ins>
      <w:ins w:id="2744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ins w:id="2745" w:author="PR Preview" w:date="2026-01-01T00:00:00Z">
        <w:r>
          <w:t xml:space="preserve">,</w:t>
        </w:r>
      </w:ins>
      <w:ins w:id="2746" w:author="PR Preview" w:date="2026-01-01T00:00:00Z">
        <w:r>
          <w:t xml:space="preserve"> </w:t>
        </w:r>
      </w:ins>
      <w:ins w:id="2747" w:author="PR Preview" w:date="2026-01-01T00:00:00Z">
        <w:r>
          <w:t xml:space="preserve">the expected mean loss of the held-out predictions</w:t>
        </w:r>
      </w:ins>
      <w:ins w:id="2748" w:author="PR Preview" w:date="2026-01-01T00:00:00Z">
        <w:r>
          <w:t xml:space="preserve"> </w:t>
        </w:r>
      </w:ins>
      <w:ins w:id="2749" w:author="PR Preview" w:date="2026-01-01T00:00:00Z">
        <w:r>
          <w:t xml:space="preserve">is the</w:t>
        </w:r>
      </w:ins>
      <w:ins w:id="2750" w:author="PR Preview" w:date="2026-01-01T00:00:00Z">
        <w:r>
          <w:t xml:space="preserve"> </w:t>
        </w:r>
      </w:ins>
      <w:hyperlink w:anchor="def-generalization-error">
        <w:ins w:id="2751" w:author="PR Preview" w:date="2026-01-01T00:00:00Z">
          <w:r>
            <w:rPr>
              <w:rStyle w:val="Hyperlink"/>
            </w:rPr>
            <w:t xml:space="preserve">generalization error</w:t>
          </w:r>
        </w:ins>
      </w:hyperlink>
      <w:ins w:id="2752" w:author="PR Preview" w:date="2026-01-01T00:00:00Z">
        <w:r>
          <w:t xml:space="preserve">:</w:t>
        </w:r>
      </w:ins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ℓ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Err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10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held-out-unbiased">
        <w:r>
          <w:rPr>
            <w:rStyle w:val="Hyperlink"/>
          </w:rPr>
          <w:t xml:space="preserve">Solution 7</w:t>
        </w:r>
      </w:hyperlink>
      <w:r>
        <w:t xml:space="preserve">.</w:t>
      </w:r>
    </w:p>
    <w:bookmarkStart w:id="107" w:name="rem-training-mse-optimistic"/>
    <w:p>
      <w:pPr>
        <w:pStyle w:val="BodyText"/>
      </w:pPr>
      <w:del w:id="2753" w:author="PR Preview" w:date="2026-01-01T00:00:00Z">
        <w:r>
          <w:rPr>
            <w:i/>
            <w:iCs/>
          </w:rPr>
          <w:delText xml:space="preserve">Remark 14</w:delText>
        </w:r>
      </w:del>
      <w:del w:id="2754" w:author="PR Preview" w:date="2026-01-01T00:00:00Z">
        <w:r>
          <w:delText xml:space="preserve"> (Training error is optimistic). </w:delText>
        </w:r>
      </w:del>
      <w:del w:id="2755" w:author="PR Preview" w:date="2026-01-01T00:00:00Z">
        <w:r>
          <w:delText xml:space="preserve">The same argument fails for the training set.</w:delText>
        </w:r>
      </w:del>
      <w:del w:id="2756" w:author="PR Preview" w:date="2026-01-01T00:00:00Z">
        <w:r>
          <w:delText xml:space="preserve"> </w:delText>
        </w:r>
      </w:del>
      <w:del w:id="2757" w:author="PR Preview" w:date="2026-01-01T00:00:00Z">
        <w:r>
          <w:delText xml:space="preserve">The training pairs are not independent of</w:delText>
        </w:r>
      </w:del>
      <w:del w:id="2758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del w:id="2759" w:author="PR Preview" w:date="2026-01-01T00:00:00Z">
        <w:r>
          <w:delText xml:space="preserve">:</w:delText>
        </w:r>
      </w:del>
      <w:del w:id="2760" w:author="PR Preview" w:date="2026-01-01T00:00:00Z">
        <w:r>
          <w:delText xml:space="preserve"> </w:delText>
        </w:r>
      </w:del>
      <w:del w:id="2761" w:author="PR Preview" w:date="2026-01-01T00:00:00Z">
        <w:r>
          <w:delText xml:space="preserve">they are</w:delText>
        </w:r>
      </w:del>
      <w:del w:id="2762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del w:id="2763" w:author="PR Preview" w:date="2026-01-01T00:00:00Z">
        <w:r>
          <w:delText xml:space="preserve">,</w:delText>
        </w:r>
      </w:del>
      <w:del w:id="2764" w:author="PR Preview" w:date="2026-01-01T00:00:00Z">
        <w:r>
          <w:delText xml:space="preserve"> </w:delText>
        </w:r>
      </w:del>
      <w:del w:id="2765" w:author="PR Preview" w:date="2026-01-01T00:00:00Z">
        <w:r>
          <w:delText xml:space="preserve">and</w:delText>
        </w:r>
      </w:del>
      <w:del w:id="2766" w:author="PR Preview" w:date="2026-01-01T00:00:00Z">
        <w:r>
          <w:delText xml:space="preserve"> </w:delText>
        </w:r>
      </w:del>
      <m:oMath>
        <m:acc>
          <m:accPr>
            <m:chr m:val="̂"/>
          </m:accPr>
          <m:e>
            <m:r>
              <m:t>y</m:t>
            </m:r>
          </m:e>
        </m:acc>
      </m:oMath>
      <w:del w:id="2767" w:author="PR Preview" w:date="2026-01-01T00:00:00Z">
        <w:r>
          <w:delText xml:space="preserve"> </w:delText>
        </w:r>
      </w:del>
      <w:del w:id="2768" w:author="PR Preview" w:date="2026-01-01T00:00:00Z">
        <w:r>
          <w:delText xml:space="preserve">was fitted to make their prediction errors small.</w:delText>
        </w:r>
      </w:del>
      <w:del w:id="2769" w:author="PR Preview" w:date="2026-01-01T00:00:00Z">
        <w:r>
          <w:delText xml:space="preserve"> </w:delText>
        </w:r>
      </w:del>
      <w:del w:id="2770" w:author="PR Preview" w:date="2026-01-01T00:00:00Z">
        <w:r>
          <w:delText xml:space="preserve">So the argument of</w:delText>
        </w:r>
      </w:del>
      <w:del w:id="2771" w:author="PR Preview" w:date="2026-01-01T00:00:00Z">
        <w:r>
          <w:delText xml:space="preserve"> </w:delText>
        </w:r>
      </w:del>
      <w:hyperlink w:anchor="thm-held-out-unbiased">
        <w:del w:id="2772" w:author="PR Preview" w:date="2026-01-01T00:00:00Z">
          <w:r>
            <w:rPr>
              <w:rStyle w:val="Hyperlink"/>
            </w:rPr>
            <w:delText xml:space="preserve">Theorem 3</w:delText>
          </w:r>
        </w:del>
      </w:hyperlink>
      <w:del w:id="2773" w:author="PR Preview" w:date="2026-01-01T00:00:00Z">
        <w:r>
          <w:delText xml:space="preserve">,</w:delText>
        </w:r>
      </w:del>
      <w:del w:id="2774" w:author="PR Preview" w:date="2026-01-01T00:00:00Z">
        <w:r>
          <w:delText xml:space="preserve"> </w:delText>
        </w:r>
      </w:del>
      <w:del w:id="2775" w:author="PR Preview" w:date="2026-01-01T00:00:00Z">
        <w:r>
          <w:delText xml:space="preserve">that each squared prediction error has conditional expectation</w:delText>
        </w:r>
      </w:del>
      <w:del w:id="2776" w:author="PR Preview" w:date="2026-01-01T00:00:00Z">
        <w:r>
          <w:delText xml:space="preserve"> </w:delText>
        </w:r>
      </w:del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del w:id="2777" w:author="PR Preview" w:date="2026-01-01T00:00:00Z">
        <w:r>
          <w:delText xml:space="preserve">,</w:delText>
        </w:r>
      </w:del>
      <w:del w:id="2778" w:author="PR Preview" w:date="2026-01-01T00:00:00Z">
        <w:r>
          <w:delText xml:space="preserve"> </w:delText>
        </w:r>
      </w:del>
      <w:del w:id="2779" w:author="PR Preview" w:date="2026-01-01T00:00:00Z">
        <w:r>
          <w:delText xml:space="preserve">does not hold for them,</w:delText>
        </w:r>
      </w:del>
      <w:del w:id="2780" w:author="PR Preview" w:date="2026-01-01T00:00:00Z">
        <w:r>
          <w:delText xml:space="preserve"> </w:delText>
        </w:r>
      </w:del>
      <w:del w:id="2781" w:author="PR Preview" w:date="2026-01-01T00:00:00Z">
        <w:r>
          <w:delText xml:space="preserve">and the</w:delText>
        </w:r>
      </w:del>
      <w:del w:id="2782" w:author="PR Preview" w:date="2026-01-01T00:00:00Z">
        <w:r>
          <w:delText xml:space="preserve"> </w:delText>
        </w:r>
      </w:del>
      <w:hyperlink w:anchor="def-training-mse">
        <w:del w:id="2783" w:author="PR Preview" w:date="2026-01-01T00:00:00Z">
          <w:r>
            <w:rPr>
              <w:rStyle w:val="Hyperlink"/>
            </w:rPr>
            <w:delText xml:space="preserve">training error</w:delText>
          </w:r>
        </w:del>
      </w:hyperlink>
      <w:del w:id="2784" w:author="PR Preview" w:date="2026-01-01T00:00:00Z">
        <w:r>
          <w:delText xml:space="preserve"> </w:delText>
        </w:r>
      </w:del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del w:id="2785" w:author="PR Preview" w:date="2026-01-01T00:00:00Z">
        <w:r>
          <w:delText xml:space="preserve"> </w:delText>
        </w:r>
      </w:del>
      <w:del w:id="2786" w:author="PR Preview" w:date="2026-01-01T00:00:00Z">
        <w:r>
          <w:delText xml:space="preserve">is typically</w:delText>
        </w:r>
      </w:del>
      <w:del w:id="2787" w:author="PR Preview" w:date="2026-01-01T00:00:00Z">
        <w:r>
          <w:delText xml:space="preserve"> </w:delText>
        </w:r>
      </w:del>
      <w:del w:id="2788" w:author="PR Preview" w:date="2026-01-01T00:00:00Z">
        <w:r>
          <w:rPr>
            <w:i/>
            <w:iCs/>
          </w:rPr>
          <w:delText xml:space="preserve">smaller</w:delText>
        </w:r>
      </w:del>
      <w:del w:id="2789" w:author="PR Preview" w:date="2026-01-01T00:00:00Z">
        <w:r>
          <w:delText xml:space="preserve"> </w:delText>
        </w:r>
      </w:del>
      <w:del w:id="2790" w:author="PR Preview" w:date="2026-01-01T00:00:00Z">
        <w:r>
          <w:delText xml:space="preserve">than</w:delText>
        </w:r>
      </w:del>
      <w:del w:id="2791" w:author="PR Preview" w:date="2026-01-01T00:00:00Z">
        <w:r>
          <w:delText xml:space="preserve"> </w:delText>
        </w:r>
      </w:del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del w:id="2792" w:author="PR Preview" w:date="2026-01-01T00:00:00Z">
        <w:r>
          <w:delText xml:space="preserve"> </w:delText>
        </w:r>
      </w:del>
      <w:del w:id="2793" w:author="PR Preview" w:date="2026-01-01T00:00:00Z">
        <w:r>
          <w:delText xml:space="preserve">(Hastie et al. 2009, sec. 7.4)</w:delText>
        </w:r>
      </w:del>
      <w:del w:id="2794" w:author="PR Preview" w:date="2026-01-01T00:00:00Z">
        <w:r>
          <w:delText xml:space="preserve">.</w:delText>
        </w:r>
      </w:del>
      <w:del w:id="2795" w:author="PR Preview" w:date="2026-01-01T00:00:00Z">
        <w:r>
          <w:delText xml:space="preserve"> </w:delText>
        </w:r>
      </w:del>
      <w:hyperlink w:anchor="exr-overfitting">
        <w:del w:id="2796" w:author="PR Preview" w:date="2026-01-01T00:00:00Z">
          <w:r>
            <w:rPr>
              <w:rStyle w:val="Hyperlink"/>
            </w:rPr>
            <w:delText xml:space="preserve">Exercise 1</w:delText>
          </w:r>
        </w:del>
      </w:hyperlink>
      <w:del w:id="2797" w:author="PR Preview" w:date="2026-01-01T00:00:00Z">
        <w:r>
          <w:delText xml:space="preserve"> </w:delText>
        </w:r>
      </w:del>
      <w:del w:id="2798" w:author="PR Preview" w:date="2026-01-01T00:00:00Z">
        <w:r>
          <w:delText xml:space="preserve">shows the pattern:</w:delText>
        </w:r>
      </w:del>
      <w:del w:id="2799" w:author="PR Preview" w:date="2026-01-01T00:00:00Z">
        <w:r>
          <w:delText xml:space="preserve"> </w:delText>
        </w:r>
      </w:del>
      <w:del w:id="2800" w:author="PR Preview" w:date="2026-01-01T00:00:00Z">
        <w:r>
          <w:delText xml:space="preserve">training RMSE keeps falling as the degree grows,</w:delText>
        </w:r>
      </w:del>
      <w:del w:id="2801" w:author="PR Preview" w:date="2026-01-01T00:00:00Z">
        <w:r>
          <w:delText xml:space="preserve"> </w:delText>
        </w:r>
      </w:del>
      <w:del w:id="2802" w:author="PR Preview" w:date="2026-01-01T00:00:00Z">
        <w:r>
          <w:delText xml:space="preserve">while held-out RMSE does not.</w:delText>
        </w:r>
      </w:del>
    </w:p>
    <w:p>
      <w:pPr>
        <w:pStyle w:val="BodyText"/>
      </w:pPr>
      <w:del w:id="2803" w:author="PR Preview" w:date="2026-01-01T00:00:00Z">
        <w:r>
          <w:rPr>
            <w:b/>
            <w:bCs/>
          </w:rPr>
          <w:delText xml:space="preserve">Example 5 (Training error and generalization error by degree)</w:delText>
        </w:r>
      </w:del>
      <w:del w:id="2804" w:author="PR Preview" w:date="2026-01-01T00:00:00Z">
        <w:r>
          <w:delText xml:space="preserve"> </w:delText>
        </w:r>
      </w:del>
      <w:del w:id="2805" w:author="PR Preview" w:date="2026-01-01T00:00:00Z">
        <w:r>
          <w:delText xml:space="preserve">Real data never reveal</w:delText>
        </w:r>
      </w:del>
      <w:del w:id="2806" w:author="PR Preview" w:date="2026-01-01T00:00:00Z">
        <w:r>
          <w:delText xml:space="preserve"> </w:delText>
        </w:r>
      </w:del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del w:id="2807" w:author="PR Preview" w:date="2026-01-01T00:00:00Z">
        <w:r>
          <w:delText xml:space="preserve">,</w:delText>
        </w:r>
      </w:del>
      <w:del w:id="2808" w:author="PR Preview" w:date="2026-01-01T00:00:00Z">
        <w:r>
          <w:delText xml:space="preserve"> </w:delText>
        </w:r>
      </w:del>
      <w:del w:id="2809" w:author="PR Preview" w:date="2026-01-01T00:00:00Z">
        <w:r>
          <w:delText xml:space="preserve">but a simulation can,</w:delText>
        </w:r>
      </w:del>
      <w:del w:id="2810" w:author="PR Preview" w:date="2026-01-01T00:00:00Z">
        <w:r>
          <w:delText xml:space="preserve"> </w:delText>
        </w:r>
      </w:del>
      <w:del w:id="2811" w:author="PR Preview" w:date="2026-01-01T00:00:00Z">
        <w:r>
          <w:delText xml:space="preserve">because it can draw as many new observations as we like.</w:delText>
        </w:r>
      </w:del>
      <w:del w:id="2812" w:author="PR Preview" w:date="2026-01-01T00:00:00Z">
        <w:r>
          <w:delText xml:space="preserve"> </w:delText>
        </w:r>
      </w:del>
      <w:del w:id="2813" w:author="PR Preview" w:date="2026-01-01T00:00:00Z">
        <w:r>
          <w:delText xml:space="preserve">Here the population is known:</w:delText>
        </w:r>
      </w:del>
      <w:del w:id="2814" w:author="PR Preview" w:date="2026-01-01T00:00:00Z">
        <w:r>
          <w:delText xml:space="preserve"> </w:delText>
        </w:r>
      </w:del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del w:id="2815" w:author="PR Preview" w:date="2026-01-01T00:00:00Z">
        <w:r>
          <w:delText xml:space="preserve"> </w:delText>
        </w:r>
      </w:del>
      <w:del w:id="2816" w:author="PR Preview" w:date="2026-01-01T00:00:00Z">
        <w:r>
          <w:delText xml:space="preserve">and</w:delText>
        </w:r>
      </w:del>
      <w:del w:id="2817" w:author="PR Preview" w:date="2026-01-01T00:00:00Z">
        <w:r>
          <w:delText xml:space="preserve"> </w:delText>
        </w:r>
      </w:del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sin</m:t>
            </m:r>
            <m:r>
              <m:rPr>
                <m:sty m:val="p"/>
              </m:rPr>
              <m:t>(</m:t>
            </m:r>
            <m:r>
              <m:t>2</m:t>
            </m:r>
            <m:r>
              <m:t>π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del w:id="2818" w:author="PR Preview" w:date="2026-01-01T00:00:00Z">
        <w:r>
          <w:delText xml:space="preserve">,</w:delText>
        </w:r>
      </w:del>
      <w:del w:id="2819" w:author="PR Preview" w:date="2026-01-01T00:00:00Z">
        <w:r>
          <w:delText xml:space="preserve"> </w:delText>
        </w:r>
      </w:del>
      <w:del w:id="2820" w:author="PR Preview" w:date="2026-01-01T00:00:00Z">
        <w:r>
          <w:delText xml:space="preserve">with</w:delText>
        </w:r>
      </w:del>
      <w:del w:id="2821" w:author="PR Preview" w:date="2026-01-01T00:00:00Z">
        <w:r>
          <w:delText xml:space="preserve"> </w:delText>
        </w:r>
      </w:del>
      <m:oMath>
        <m:r>
          <m:t>σ</m:t>
        </m:r>
        <m:r>
          <m:rPr>
            <m:sty m:val="p"/>
          </m:rPr>
          <m:t>=</m:t>
        </m:r>
        <m:r>
          <m:t>0.3</m:t>
        </m:r>
      </m:oMath>
      <w:del w:id="2822" w:author="PR Preview" w:date="2026-01-01T00:00:00Z">
        <w:r>
          <w:delText xml:space="preserve">.</w:delText>
        </w:r>
      </w:del>
      <w:del w:id="2823" w:author="PR Preview" w:date="2026-01-01T00:00:00Z">
        <w:r>
          <w:delText xml:space="preserve"> </w:delText>
        </w:r>
      </w:del>
      <w:del w:id="2824" w:author="PR Preview" w:date="2026-01-01T00:00:00Z">
        <w:r>
          <w:delText xml:space="preserve">We draw one training set of</w:delText>
        </w:r>
      </w:del>
      <w:del w:id="2825" w:author="PR Preview" w:date="2026-01-01T00:00:00Z">
        <w:r>
          <w:delText xml:space="preserve"> </w:delText>
        </w:r>
      </w:del>
      <m:oMath>
        <m:r>
          <m:t>n</m:t>
        </m:r>
        <m:r>
          <m:rPr>
            <m:sty m:val="p"/>
          </m:rPr>
          <m:t>=</m:t>
        </m:r>
        <m:r>
          <m:t>30</m:t>
        </m:r>
      </m:oMath>
      <w:del w:id="2826" w:author="PR Preview" w:date="2026-01-01T00:00:00Z">
        <w:r>
          <w:delText xml:space="preserve"> </w:delText>
        </w:r>
      </w:del>
      <w:del w:id="2827" w:author="PR Preview" w:date="2026-01-01T00:00:00Z">
        <w:r>
          <w:delText xml:space="preserve">observations,</w:delText>
        </w:r>
      </w:del>
      <w:del w:id="2828" w:author="PR Preview" w:date="2026-01-01T00:00:00Z">
        <w:r>
          <w:delText xml:space="preserve"> </w:delText>
        </w:r>
      </w:del>
      <w:del w:id="2829" w:author="PR Preview" w:date="2026-01-01T00:00:00Z">
        <w:r>
          <w:delText xml:space="preserve">fit a polynomial in</w:delText>
        </w:r>
      </w:del>
      <w:del w:id="2830" w:author="PR Preview" w:date="2026-01-01T00:00:00Z">
        <w:r>
          <w:delText xml:space="preserve"> </w:delText>
        </w:r>
      </w:del>
      <m:oMath>
        <m:r>
          <m:t>x</m:t>
        </m:r>
      </m:oMath>
      <w:del w:id="2831" w:author="PR Preview" w:date="2026-01-01T00:00:00Z">
        <w:r>
          <w:delText xml:space="preserve"> </w:delText>
        </w:r>
      </w:del>
      <w:del w:id="2832" w:author="PR Preview" w:date="2026-01-01T00:00:00Z">
        <w:r>
          <w:delText xml:space="preserve">of each degree from 1 to 10 by least squares,</w:delText>
        </w:r>
      </w:del>
      <w:del w:id="2833" w:author="PR Preview" w:date="2026-01-01T00:00:00Z">
        <w:r>
          <w:delText xml:space="preserve"> </w:delText>
        </w:r>
      </w:del>
      <w:del w:id="2834" w:author="PR Preview" w:date="2026-01-01T00:00:00Z">
        <w:r>
          <w:delText xml:space="preserve">and score each fit on the training set</w:delText>
        </w:r>
      </w:del>
      <w:del w:id="2835" w:author="PR Preview" w:date="2026-01-01T00:00:00Z">
        <w:r>
          <w:delText xml:space="preserve"> </w:delText>
        </w:r>
      </w:del>
      <w:del w:id="2836" w:author="PR Preview" w:date="2026-01-01T00:00:00Z">
        <w:r>
          <w:delText xml:space="preserve">and on</w:delText>
        </w:r>
      </w:del>
      <w:del w:id="2837" w:author="PR Preview" w:date="2026-01-01T00:00:00Z">
        <w:r>
          <w:delText xml:space="preserve"> </w:delText>
        </w:r>
      </w:del>
      <m:oMath>
        <m:r>
          <m:t>10</m:t>
        </m:r>
        <m:r>
          <m:rPr>
            <m:sty m:val="p"/>
          </m:rPr>
          <m:t>,</m:t>
        </m:r>
        <m:r>
          <m:t>000</m:t>
        </m:r>
      </m:oMath>
      <w:del w:id="2838" w:author="PR Preview" w:date="2026-01-01T00:00:00Z">
        <w:r>
          <w:delText xml:space="preserve"> </w:delText>
        </w:r>
      </w:del>
      <w:del w:id="2839" w:author="PR Preview" w:date="2026-01-01T00:00:00Z">
        <w:r>
          <w:delText xml:space="preserve">new observations.</w:delText>
        </w:r>
      </w:del>
      <w:del w:id="2840" w:author="PR Preview" w:date="2026-01-01T00:00:00Z">
        <w:r>
          <w:delText xml:space="preserve"> </w:delText>
        </w:r>
      </w:del>
      <w:del w:id="2841" w:author="PR Preview" w:date="2026-01-01T00:00:00Z">
        <w:r>
          <w:delText xml:space="preserve">By</w:delText>
        </w:r>
      </w:del>
      <w:del w:id="2842" w:author="PR Preview" w:date="2026-01-01T00:00:00Z">
        <w:r>
          <w:delText xml:space="preserve"> </w:delText>
        </w:r>
      </w:del>
      <w:hyperlink w:anchor="thm-held-out-unbiased">
        <w:del w:id="2843" w:author="PR Preview" w:date="2026-01-01T00:00:00Z">
          <w:r>
            <w:rPr>
              <w:rStyle w:val="Hyperlink"/>
            </w:rPr>
            <w:delText xml:space="preserve">Theorem 3</w:delText>
          </w:r>
        </w:del>
      </w:hyperlink>
      <w:del w:id="2844" w:author="PR Preview" w:date="2026-01-01T00:00:00Z">
        <w:r>
          <w:delText xml:space="preserve">,</w:delText>
        </w:r>
      </w:del>
      <w:del w:id="2845" w:author="PR Preview" w:date="2026-01-01T00:00:00Z">
        <w:r>
          <w:delText xml:space="preserve"> </w:delText>
        </w:r>
      </w:del>
      <w:del w:id="2846" w:author="PR Preview" w:date="2026-01-01T00:00:00Z">
        <w:r>
          <w:delText xml:space="preserve">the second score has expectation</w:delText>
        </w:r>
      </w:del>
      <w:del w:id="2847" w:author="PR Preview" w:date="2026-01-01T00:00:00Z">
        <w:r>
          <w:delText xml:space="preserve"> </w:delText>
        </w:r>
      </w:del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del w:id="2848" w:author="PR Preview" w:date="2026-01-01T00:00:00Z">
        <w:r>
          <w:delText xml:space="preserve"> </w:delText>
        </w:r>
      </w:del>
      <w:del w:id="2849" w:author="PR Preview" w:date="2026-01-01T00:00:00Z">
        <w:r>
          <w:delText xml:space="preserve">given the training set,</w:delText>
        </w:r>
      </w:del>
      <w:del w:id="2850" w:author="PR Preview" w:date="2026-01-01T00:00:00Z">
        <w:r>
          <w:delText xml:space="preserve"> </w:delText>
        </w:r>
      </w:del>
      <w:del w:id="2851" w:author="PR Preview" w:date="2026-01-01T00:00:00Z">
        <w:r>
          <w:delText xml:space="preserve">and with</w:delText>
        </w:r>
      </w:del>
      <w:del w:id="2852" w:author="PR Preview" w:date="2026-01-01T00:00:00Z">
        <w:r>
          <w:delText xml:space="preserve"> </w:delText>
        </w:r>
      </w:del>
      <m:oMath>
        <m:r>
          <m:t>10</m:t>
        </m:r>
        <m:r>
          <m:rPr>
            <m:sty m:val="p"/>
          </m:rPr>
          <m:t>,</m:t>
        </m:r>
        <m:r>
          <m:t>000</m:t>
        </m:r>
      </m:oMath>
      <w:del w:id="2853" w:author="PR Preview" w:date="2026-01-01T00:00:00Z">
        <w:r>
          <w:delText xml:space="preserve"> </w:delText>
        </w:r>
      </w:del>
      <w:del w:id="2854" w:author="PR Preview" w:date="2026-01-01T00:00:00Z">
        <w:r>
          <w:delText xml:space="preserve">observations it is a precise estimate of it.</w:delText>
        </w:r>
      </w:del>
    </w:p>
    <w:p>
      <w:pPr>
        <w:pStyle w:val="BodyText"/>
      </w:pPr>
      <w:ins w:id="2855" w:author="PR Preview" w:date="2026-01-01T00:00:00Z">
        <w:r>
          <w:rPr>
            <w:i/>
            <w:iCs/>
          </w:rPr>
          <w:t xml:space="preserve">Remark 17</w:t>
        </w:r>
      </w:ins>
      <w:ins w:id="2856" w:author="PR Preview" w:date="2026-01-01T00:00:00Z">
        <w:r>
          <w:t xml:space="preserve"> (Training error is optimistic). </w:t>
        </w:r>
      </w:ins>
      <w:ins w:id="2857" w:author="PR Preview" w:date="2026-01-01T00:00:00Z">
        <w:r>
          <w:t xml:space="preserve">The same argument fails for the training set.</w:t>
        </w:r>
      </w:ins>
      <w:ins w:id="2858" w:author="PR Preview" w:date="2026-01-01T00:00:00Z">
        <w:r>
          <w:t xml:space="preserve"> </w:t>
        </w:r>
      </w:ins>
      <w:ins w:id="2859" w:author="PR Preview" w:date="2026-01-01T00:00:00Z">
        <w:r>
          <w:t xml:space="preserve">The training pairs are not independent of</w:t>
        </w:r>
      </w:ins>
      <w:ins w:id="2860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ins w:id="2861" w:author="PR Preview" w:date="2026-01-01T00:00:00Z">
        <w:r>
          <w:t xml:space="preserve">:</w:t>
        </w:r>
      </w:ins>
      <w:ins w:id="2862" w:author="PR Preview" w:date="2026-01-01T00:00:00Z">
        <w:r>
          <w:t xml:space="preserve"> </w:t>
        </w:r>
      </w:ins>
      <w:ins w:id="2863" w:author="PR Preview" w:date="2026-01-01T00:00:00Z">
        <w:r>
          <w:t xml:space="preserve">they are</w:t>
        </w:r>
      </w:ins>
      <w:ins w:id="2864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ins w:id="2865" w:author="PR Preview" w:date="2026-01-01T00:00:00Z">
        <w:r>
          <w:t xml:space="preserve">,</w:t>
        </w:r>
      </w:ins>
      <w:ins w:id="2866" w:author="PR Preview" w:date="2026-01-01T00:00:00Z">
        <w:r>
          <w:t xml:space="preserve"> </w:t>
        </w:r>
      </w:ins>
      <w:ins w:id="2867" w:author="PR Preview" w:date="2026-01-01T00:00:00Z">
        <w:r>
          <w:t xml:space="preserve">and</w:t>
        </w:r>
      </w:ins>
      <w:ins w:id="2868" w:author="PR Preview" w:date="2026-01-01T00:00:00Z">
        <w:r>
          <w:t xml:space="preserve"> </w:t>
        </w:r>
      </w:ins>
      <m:oMath>
        <m:acc>
          <m:accPr>
            <m:chr m:val="̂"/>
          </m:accPr>
          <m:e>
            <m:r>
              <m:t>y</m:t>
            </m:r>
          </m:e>
        </m:acc>
      </m:oMath>
      <w:ins w:id="2869" w:author="PR Preview" w:date="2026-01-01T00:00:00Z">
        <w:r>
          <w:t xml:space="preserve"> </w:t>
        </w:r>
      </w:ins>
      <w:ins w:id="2870" w:author="PR Preview" w:date="2026-01-01T00:00:00Z">
        <w:r>
          <w:t xml:space="preserve">was fitted to make their prediction errors small.</w:t>
        </w:r>
      </w:ins>
      <w:ins w:id="2871" w:author="PR Preview" w:date="2026-01-01T00:00:00Z">
        <w:r>
          <w:t xml:space="preserve"> </w:t>
        </w:r>
      </w:ins>
      <w:ins w:id="2872" w:author="PR Preview" w:date="2026-01-01T00:00:00Z">
        <w:r>
          <w:t xml:space="preserve">So the argument of</w:t>
        </w:r>
      </w:ins>
      <w:ins w:id="2873" w:author="PR Preview" w:date="2026-01-01T00:00:00Z">
        <w:r>
          <w:t xml:space="preserve"> </w:t>
        </w:r>
      </w:ins>
      <w:hyperlink w:anchor="thm-held-out-unbiased">
        <w:ins w:id="2874" w:author="PR Preview" w:date="2026-01-01T00:00:00Z">
          <w:r>
            <w:rPr>
              <w:rStyle w:val="Hyperlink"/>
            </w:rPr>
            <w:t xml:space="preserve">Theorem 3</w:t>
          </w:r>
        </w:ins>
      </w:hyperlink>
      <w:ins w:id="2875" w:author="PR Preview" w:date="2026-01-01T00:00:00Z">
        <w:r>
          <w:t xml:space="preserve">,</w:t>
        </w:r>
      </w:ins>
      <w:ins w:id="2876" w:author="PR Preview" w:date="2026-01-01T00:00:00Z">
        <w:r>
          <w:t xml:space="preserve"> </w:t>
        </w:r>
      </w:ins>
      <w:ins w:id="2877" w:author="PR Preview" w:date="2026-01-01T00:00:00Z">
        <w:r>
          <w:t xml:space="preserve">that each loss has conditional expectation</w:t>
        </w:r>
      </w:ins>
      <w:ins w:id="2878" w:author="PR Preview" w:date="2026-01-01T00:00:00Z">
        <w:r>
          <w:t xml:space="preserve"> </w:t>
        </w:r>
      </w:ins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ins w:id="2879" w:author="PR Preview" w:date="2026-01-01T00:00:00Z">
        <w:r>
          <w:t xml:space="preserve">,</w:t>
        </w:r>
      </w:ins>
      <w:ins w:id="2880" w:author="PR Preview" w:date="2026-01-01T00:00:00Z">
        <w:r>
          <w:t xml:space="preserve"> </w:t>
        </w:r>
      </w:ins>
      <w:ins w:id="2881" w:author="PR Preview" w:date="2026-01-01T00:00:00Z">
        <w:r>
          <w:t xml:space="preserve">does not hold for them,</w:t>
        </w:r>
      </w:ins>
      <w:ins w:id="2882" w:author="PR Preview" w:date="2026-01-01T00:00:00Z">
        <w:r>
          <w:t xml:space="preserve"> </w:t>
        </w:r>
      </w:ins>
      <w:ins w:id="2883" w:author="PR Preview" w:date="2026-01-01T00:00:00Z">
        <w:r>
          <w:t xml:space="preserve">and the</w:t>
        </w:r>
      </w:ins>
      <w:ins w:id="2884" w:author="PR Preview" w:date="2026-01-01T00:00:00Z">
        <w:r>
          <w:t xml:space="preserve"> </w:t>
        </w:r>
      </w:ins>
      <w:hyperlink w:anchor="def-training-mse">
        <w:ins w:id="2885" w:author="PR Preview" w:date="2026-01-01T00:00:00Z">
          <w:r>
            <w:rPr>
              <w:rStyle w:val="Hyperlink"/>
            </w:rPr>
            <w:t xml:space="preserve">training error</w:t>
          </w:r>
        </w:ins>
      </w:hyperlink>
      <w:ins w:id="2886" w:author="PR Preview" w:date="2026-01-01T00:00:00Z">
        <w:r>
          <w:t xml:space="preserve"> </w:t>
        </w:r>
      </w:ins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ins w:id="2887" w:author="PR Preview" w:date="2026-01-01T00:00:00Z">
        <w:r>
          <w:t xml:space="preserve"> </w:t>
        </w:r>
      </w:ins>
      <w:ins w:id="2888" w:author="PR Preview" w:date="2026-01-01T00:00:00Z">
        <w:r>
          <w:t xml:space="preserve">is typically</w:t>
        </w:r>
      </w:ins>
      <w:ins w:id="2889" w:author="PR Preview" w:date="2026-01-01T00:00:00Z">
        <w:r>
          <w:t xml:space="preserve"> </w:t>
        </w:r>
      </w:ins>
      <w:ins w:id="2890" w:author="PR Preview" w:date="2026-01-01T00:00:00Z">
        <w:r>
          <w:rPr>
            <w:i/>
            <w:iCs/>
          </w:rPr>
          <w:t xml:space="preserve">smaller</w:t>
        </w:r>
      </w:ins>
      <w:ins w:id="2891" w:author="PR Preview" w:date="2026-01-01T00:00:00Z">
        <w:r>
          <w:t xml:space="preserve"> </w:t>
        </w:r>
      </w:ins>
      <w:ins w:id="2892" w:author="PR Preview" w:date="2026-01-01T00:00:00Z">
        <w:r>
          <w:t xml:space="preserve">than</w:t>
        </w:r>
      </w:ins>
      <w:ins w:id="2893" w:author="PR Preview" w:date="2026-01-01T00:00:00Z">
        <w:r>
          <w:t xml:space="preserve"> </w:t>
        </w:r>
      </w:ins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ins w:id="2894" w:author="PR Preview" w:date="2026-01-01T00:00:00Z">
        <w:r>
          <w:t xml:space="preserve"> </w:t>
        </w:r>
      </w:ins>
      <w:ins w:id="2895" w:author="PR Preview" w:date="2026-01-01T00:00:00Z">
        <w:r>
          <w:t xml:space="preserve">(Hastie et al. 2009, sec. 7.4)</w:t>
        </w:r>
      </w:ins>
      <w:ins w:id="2896" w:author="PR Preview" w:date="2026-01-01T00:00:00Z">
        <w:r>
          <w:t xml:space="preserve">.</w:t>
        </w:r>
      </w:ins>
      <w:ins w:id="2897" w:author="PR Preview" w:date="2026-01-01T00:00:00Z">
        <w:r>
          <w:t xml:space="preserve"> </w:t>
        </w:r>
      </w:ins>
      <w:hyperlink w:anchor="exr-overfitting">
        <w:ins w:id="2898" w:author="PR Preview" w:date="2026-01-01T00:00:00Z">
          <w:r>
            <w:rPr>
              <w:rStyle w:val="Hyperlink"/>
            </w:rPr>
            <w:t xml:space="preserve">Exercise 1</w:t>
          </w:r>
        </w:ins>
      </w:hyperlink>
      <w:ins w:id="2899" w:author="PR Preview" w:date="2026-01-01T00:00:00Z">
        <w:r>
          <w:t xml:space="preserve"> </w:t>
        </w:r>
      </w:ins>
      <w:ins w:id="2900" w:author="PR Preview" w:date="2026-01-01T00:00:00Z">
        <w:r>
          <w:t xml:space="preserve">shows the pattern:</w:t>
        </w:r>
      </w:ins>
      <w:ins w:id="2901" w:author="PR Preview" w:date="2026-01-01T00:00:00Z">
        <w:r>
          <w:t xml:space="preserve"> </w:t>
        </w:r>
      </w:ins>
      <w:ins w:id="2902" w:author="PR Preview" w:date="2026-01-01T00:00:00Z">
        <w:r>
          <w:t xml:space="preserve">training RMSE keeps falling as the degree grows,</w:t>
        </w:r>
      </w:ins>
      <w:ins w:id="2903" w:author="PR Preview" w:date="2026-01-01T00:00:00Z">
        <w:r>
          <w:t xml:space="preserve"> </w:t>
        </w:r>
      </w:ins>
      <w:ins w:id="2904" w:author="PR Preview" w:date="2026-01-01T00:00:00Z">
        <w:r>
          <w:t xml:space="preserve">while held-out RMSE does not.</w:t>
        </w:r>
      </w:ins>
    </w:p>
    <w:bookmarkEnd w:id="107"/>
    <w:bookmarkStart w:id="112" w:name="exm-train-test-error-simulated"/>
    <w:p>
      <w:pPr>
        <w:pStyle w:val="BodyText"/>
      </w:pPr>
      <w:ins w:id="2905" w:author="PR Preview" w:date="2026-01-01T00:00:00Z">
        <w:r>
          <w:rPr>
            <w:b/>
            <w:bCs/>
          </w:rPr>
          <w:t xml:space="preserve">Example 6 (Training error and generalization error by degree)</w:t>
        </w:r>
      </w:ins>
      <w:ins w:id="2906" w:author="PR Preview" w:date="2026-01-01T00:00:00Z">
        <w:r>
          <w:t xml:space="preserve"> </w:t>
        </w:r>
      </w:ins>
      <w:ins w:id="2907" w:author="PR Preview" w:date="2026-01-01T00:00:00Z">
        <w:r>
          <w:t xml:space="preserve">Real data never reveal</w:t>
        </w:r>
      </w:ins>
      <w:ins w:id="2908" w:author="PR Preview" w:date="2026-01-01T00:00:00Z">
        <w:r>
          <w:t xml:space="preserve"> </w:t>
        </w:r>
      </w:ins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ins w:id="2909" w:author="PR Preview" w:date="2026-01-01T00:00:00Z">
        <w:r>
          <w:t xml:space="preserve">,</w:t>
        </w:r>
      </w:ins>
      <w:ins w:id="2910" w:author="PR Preview" w:date="2026-01-01T00:00:00Z">
        <w:r>
          <w:t xml:space="preserve"> </w:t>
        </w:r>
      </w:ins>
      <w:ins w:id="2911" w:author="PR Preview" w:date="2026-01-01T00:00:00Z">
        <w:r>
          <w:t xml:space="preserve">but a simulation can,</w:t>
        </w:r>
      </w:ins>
      <w:ins w:id="2912" w:author="PR Preview" w:date="2026-01-01T00:00:00Z">
        <w:r>
          <w:t xml:space="preserve"> </w:t>
        </w:r>
      </w:ins>
      <w:ins w:id="2913" w:author="PR Preview" w:date="2026-01-01T00:00:00Z">
        <w:r>
          <w:t xml:space="preserve">because it can draw as many new observations as we like.</w:t>
        </w:r>
      </w:ins>
      <w:ins w:id="2914" w:author="PR Preview" w:date="2026-01-01T00:00:00Z">
        <w:r>
          <w:t xml:space="preserve"> </w:t>
        </w:r>
      </w:ins>
      <w:ins w:id="2915" w:author="PR Preview" w:date="2026-01-01T00:00:00Z">
        <w:r>
          <w:t xml:space="preserve">Here the population is known:</w:t>
        </w:r>
      </w:ins>
      <w:ins w:id="2916" w:author="PR Preview" w:date="2026-01-01T00:00:00Z">
        <w:r>
          <w:t xml:space="preserve"> </w:t>
        </w:r>
      </w:ins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ins w:id="2917" w:author="PR Preview" w:date="2026-01-01T00:00:00Z">
        <w:r>
          <w:t xml:space="preserve"> </w:t>
        </w:r>
      </w:ins>
      <w:ins w:id="2918" w:author="PR Preview" w:date="2026-01-01T00:00:00Z">
        <w:r>
          <w:t xml:space="preserve">and</w:t>
        </w:r>
      </w:ins>
      <w:ins w:id="2919" w:author="PR Preview" w:date="2026-01-01T00:00:00Z">
        <w:r>
          <w:t xml:space="preserve"> </w:t>
        </w:r>
      </w:ins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sin</m:t>
            </m:r>
            <m:r>
              <m:rPr>
                <m:sty m:val="p"/>
              </m:rPr>
              <m:t>(</m:t>
            </m:r>
            <m:r>
              <m:t>2</m:t>
            </m:r>
            <m:r>
              <m:t>π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ins w:id="2920" w:author="PR Preview" w:date="2026-01-01T00:00:00Z">
        <w:r>
          <w:t xml:space="preserve">,</w:t>
        </w:r>
      </w:ins>
      <w:ins w:id="2921" w:author="PR Preview" w:date="2026-01-01T00:00:00Z">
        <w:r>
          <w:t xml:space="preserve"> </w:t>
        </w:r>
      </w:ins>
      <w:ins w:id="2922" w:author="PR Preview" w:date="2026-01-01T00:00:00Z">
        <w:r>
          <w:t xml:space="preserve">with</w:t>
        </w:r>
      </w:ins>
      <w:ins w:id="2923" w:author="PR Preview" w:date="2026-01-01T00:00:00Z">
        <w:r>
          <w:t xml:space="preserve"> </w:t>
        </w:r>
      </w:ins>
      <m:oMath>
        <m:r>
          <m:t>σ</m:t>
        </m:r>
        <m:r>
          <m:rPr>
            <m:sty m:val="p"/>
          </m:rPr>
          <m:t>=</m:t>
        </m:r>
        <m:r>
          <m:t>0.3</m:t>
        </m:r>
      </m:oMath>
      <w:ins w:id="2924" w:author="PR Preview" w:date="2026-01-01T00:00:00Z">
        <w:r>
          <w:t xml:space="preserve">.</w:t>
        </w:r>
      </w:ins>
      <w:ins w:id="2925" w:author="PR Preview" w:date="2026-01-01T00:00:00Z">
        <w:r>
          <w:t xml:space="preserve"> </w:t>
        </w:r>
      </w:ins>
      <w:ins w:id="2926" w:author="PR Preview" w:date="2026-01-01T00:00:00Z">
        <w:r>
          <w:t xml:space="preserve">We draw one training set of</w:t>
        </w:r>
      </w:ins>
      <w:ins w:id="2927" w:author="PR Preview" w:date="2026-01-01T00:00:00Z">
        <w:r>
          <w:t xml:space="preserve"> </w:t>
        </w:r>
      </w:ins>
      <m:oMath>
        <m:r>
          <m:t>n</m:t>
        </m:r>
        <m:r>
          <m:rPr>
            <m:sty m:val="p"/>
          </m:rPr>
          <m:t>=</m:t>
        </m:r>
        <m:r>
          <m:t>30</m:t>
        </m:r>
      </m:oMath>
      <w:ins w:id="2928" w:author="PR Preview" w:date="2026-01-01T00:00:00Z">
        <w:r>
          <w:t xml:space="preserve"> </w:t>
        </w:r>
      </w:ins>
      <w:ins w:id="2929" w:author="PR Preview" w:date="2026-01-01T00:00:00Z">
        <w:r>
          <w:t xml:space="preserve">observations,</w:t>
        </w:r>
      </w:ins>
      <w:ins w:id="2930" w:author="PR Preview" w:date="2026-01-01T00:00:00Z">
        <w:r>
          <w:t xml:space="preserve"> </w:t>
        </w:r>
      </w:ins>
      <w:ins w:id="2931" w:author="PR Preview" w:date="2026-01-01T00:00:00Z">
        <w:r>
          <w:t xml:space="preserve">fit a polynomial in</w:t>
        </w:r>
      </w:ins>
      <w:ins w:id="2932" w:author="PR Preview" w:date="2026-01-01T00:00:00Z">
        <w:r>
          <w:t xml:space="preserve"> </w:t>
        </w:r>
      </w:ins>
      <m:oMath>
        <m:r>
          <m:t>x</m:t>
        </m:r>
      </m:oMath>
      <w:ins w:id="2933" w:author="PR Preview" w:date="2026-01-01T00:00:00Z">
        <w:r>
          <w:t xml:space="preserve"> </w:t>
        </w:r>
      </w:ins>
      <w:ins w:id="2934" w:author="PR Preview" w:date="2026-01-01T00:00:00Z">
        <w:r>
          <w:t xml:space="preserve">of each degree from 1 to 10 by least squares,</w:t>
        </w:r>
      </w:ins>
      <w:ins w:id="2935" w:author="PR Preview" w:date="2026-01-01T00:00:00Z">
        <w:r>
          <w:t xml:space="preserve"> </w:t>
        </w:r>
      </w:ins>
      <w:ins w:id="2936" w:author="PR Preview" w:date="2026-01-01T00:00:00Z">
        <w:r>
          <w:t xml:space="preserve">and score each fit on the training set</w:t>
        </w:r>
      </w:ins>
      <w:ins w:id="2937" w:author="PR Preview" w:date="2026-01-01T00:00:00Z">
        <w:r>
          <w:t xml:space="preserve"> </w:t>
        </w:r>
      </w:ins>
      <w:ins w:id="2938" w:author="PR Preview" w:date="2026-01-01T00:00:00Z">
        <w:r>
          <w:t xml:space="preserve">and on</w:t>
        </w:r>
      </w:ins>
      <w:ins w:id="2939" w:author="PR Preview" w:date="2026-01-01T00:00:00Z">
        <w:r>
          <w:t xml:space="preserve"> </w:t>
        </w:r>
      </w:ins>
      <m:oMath>
        <m:r>
          <m:t>10</m:t>
        </m:r>
        <m:r>
          <m:rPr>
            <m:sty m:val="p"/>
          </m:rPr>
          <m:t>,</m:t>
        </m:r>
        <m:r>
          <m:t>000</m:t>
        </m:r>
      </m:oMath>
      <w:ins w:id="2940" w:author="PR Preview" w:date="2026-01-01T00:00:00Z">
        <w:r>
          <w:t xml:space="preserve"> </w:t>
        </w:r>
      </w:ins>
      <w:ins w:id="2941" w:author="PR Preview" w:date="2026-01-01T00:00:00Z">
        <w:r>
          <w:t xml:space="preserve">new observations.</w:t>
        </w:r>
      </w:ins>
      <w:ins w:id="2942" w:author="PR Preview" w:date="2026-01-01T00:00:00Z">
        <w:r>
          <w:t xml:space="preserve"> </w:t>
        </w:r>
      </w:ins>
      <w:ins w:id="2943" w:author="PR Preview" w:date="2026-01-01T00:00:00Z">
        <w:r>
          <w:t xml:space="preserve">By</w:t>
        </w:r>
      </w:ins>
      <w:ins w:id="2944" w:author="PR Preview" w:date="2026-01-01T00:00:00Z">
        <w:r>
          <w:t xml:space="preserve"> </w:t>
        </w:r>
      </w:ins>
      <w:hyperlink w:anchor="thm-held-out-unbiased">
        <w:ins w:id="2945" w:author="PR Preview" w:date="2026-01-01T00:00:00Z">
          <w:r>
            <w:rPr>
              <w:rStyle w:val="Hyperlink"/>
            </w:rPr>
            <w:t xml:space="preserve">Theorem 3</w:t>
          </w:r>
        </w:ins>
      </w:hyperlink>
      <w:ins w:id="2946" w:author="PR Preview" w:date="2026-01-01T00:00:00Z">
        <w:r>
          <w:t xml:space="preserve">,</w:t>
        </w:r>
      </w:ins>
      <w:ins w:id="2947" w:author="PR Preview" w:date="2026-01-01T00:00:00Z">
        <w:r>
          <w:t xml:space="preserve"> </w:t>
        </w:r>
      </w:ins>
      <w:ins w:id="2948" w:author="PR Preview" w:date="2026-01-01T00:00:00Z">
        <w:r>
          <w:t xml:space="preserve">the second score has expectation</w:t>
        </w:r>
      </w:ins>
      <w:ins w:id="2949" w:author="PR Preview" w:date="2026-01-01T00:00:00Z">
        <w:r>
          <w:t xml:space="preserve"> </w:t>
        </w:r>
      </w:ins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ins w:id="2950" w:author="PR Preview" w:date="2026-01-01T00:00:00Z">
        <w:r>
          <w:t xml:space="preserve"> </w:t>
        </w:r>
      </w:ins>
      <w:ins w:id="2951" w:author="PR Preview" w:date="2026-01-01T00:00:00Z">
        <w:r>
          <w:t xml:space="preserve">given the training set,</w:t>
        </w:r>
      </w:ins>
      <w:ins w:id="2952" w:author="PR Preview" w:date="2026-01-01T00:00:00Z">
        <w:r>
          <w:t xml:space="preserve"> </w:t>
        </w:r>
      </w:ins>
      <w:ins w:id="2953" w:author="PR Preview" w:date="2026-01-01T00:00:00Z">
        <w:r>
          <w:t xml:space="preserve">and with</w:t>
        </w:r>
      </w:ins>
      <w:ins w:id="2954" w:author="PR Preview" w:date="2026-01-01T00:00:00Z">
        <w:r>
          <w:t xml:space="preserve"> </w:t>
        </w:r>
      </w:ins>
      <m:oMath>
        <m:r>
          <m:t>10</m:t>
        </m:r>
        <m:r>
          <m:rPr>
            <m:sty m:val="p"/>
          </m:rPr>
          <m:t>,</m:t>
        </m:r>
        <m:r>
          <m:t>000</m:t>
        </m:r>
      </m:oMath>
      <w:ins w:id="2955" w:author="PR Preview" w:date="2026-01-01T00:00:00Z">
        <w:r>
          <w:t xml:space="preserve"> </w:t>
        </w:r>
      </w:ins>
      <w:ins w:id="2956" w:author="PR Preview" w:date="2026-01-01T00:00:00Z">
        <w:r>
          <w:t xml:space="preserve">observations it is a precise estimate of it.</w:t>
        </w:r>
      </w:ins>
    </w:p>
    <w:p>
      <w:pPr>
        <w:pStyle w:val="SourceCode"/>
      </w:pPr>
      <w:r>
        <w:rPr>
          <w:rStyle w:val="NormalTok"/>
        </w:rPr>
        <w:t xml:space="preserve">sim_sigma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sim_draw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sim_truth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sim_sigma))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sim_new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sim_degrees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br/>
      </w:r>
      <w:r>
        <w:br/>
      </w:r>
      <w:r>
        <w:rPr>
          <w:rStyle w:val="NormalTok"/>
        </w:rPr>
        <w:t xml:space="preserve">sim_errors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sim_degrees)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(degree, \(d)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sim_train)),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sim_train),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generalization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sim_new)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fit)</w:t>
      </w:r>
      <w:r>
        <w:br/>
      </w:r>
      <w:r>
        <w:br/>
      </w:r>
      <w:r>
        <w:rPr>
          <w:rStyle w:val="NormalTok"/>
        </w:rPr>
        <w:t xml:space="preserve">sim_errors</w:t>
      </w:r>
      <w:r>
        <w:br/>
      </w:r>
      <w:r>
        <w:rPr>
          <w:rStyle w:val="CommentTok"/>
        </w:rPr>
        <w:t xml:space="preserve">#&gt; # A tibble: 10 × 3</w:t>
      </w:r>
      <w:r>
        <w:br/>
      </w:r>
      <w:r>
        <w:rPr>
          <w:rStyle w:val="CommentTok"/>
        </w:rPr>
        <w:t xml:space="preserve">#&gt;    degree training generalization</w:t>
      </w:r>
      <w:r>
        <w:br/>
      </w:r>
      <w:r>
        <w:rPr>
          <w:rStyle w:val="CommentTok"/>
        </w:rPr>
        <w:t xml:space="preserve">#&gt;     &lt;int&gt;    &lt;dbl&gt;          &lt;dbl&gt;</w:t>
      </w:r>
      <w:r>
        <w:br/>
      </w:r>
      <w:r>
        <w:rPr>
          <w:rStyle w:val="CommentTok"/>
        </w:rPr>
        <w:t xml:space="preserve">#&gt;  1      1    0.567          0.547</w:t>
      </w:r>
      <w:r>
        <w:br/>
      </w:r>
      <w:r>
        <w:rPr>
          <w:rStyle w:val="CommentTok"/>
        </w:rPr>
        <w:t xml:space="preserve">#&gt;  2      2    0.560          0.557</w:t>
      </w:r>
      <w:r>
        <w:br/>
      </w:r>
      <w:r>
        <w:rPr>
          <w:rStyle w:val="CommentTok"/>
        </w:rPr>
        <w:t xml:space="preserve">#&gt;  3      3    0.231          0.315</w:t>
      </w:r>
      <w:r>
        <w:br/>
      </w:r>
      <w:r>
        <w:rPr>
          <w:rStyle w:val="CommentTok"/>
        </w:rPr>
        <w:t xml:space="preserve">#&gt;  4      4    0.231          0.315</w:t>
      </w:r>
      <w:r>
        <w:br/>
      </w:r>
      <w:r>
        <w:rPr>
          <w:rStyle w:val="CommentTok"/>
        </w:rPr>
        <w:t xml:space="preserve">#&gt;  5      5    0.216          0.306</w:t>
      </w:r>
      <w:r>
        <w:br/>
      </w:r>
      <w:r>
        <w:rPr>
          <w:rStyle w:val="CommentTok"/>
        </w:rPr>
        <w:t xml:space="preserve">#&gt;  6      6    0.195          0.324</w:t>
      </w:r>
      <w:r>
        <w:br/>
      </w:r>
      <w:r>
        <w:rPr>
          <w:rStyle w:val="CommentTok"/>
        </w:rPr>
        <w:t xml:space="preserve">#&gt;  7      7    0.194          0.326</w:t>
      </w:r>
      <w:r>
        <w:br/>
      </w:r>
      <w:r>
        <w:rPr>
          <w:rStyle w:val="CommentTok"/>
        </w:rPr>
        <w:t xml:space="preserve">#&gt;  8      8    0.184          0.335</w:t>
      </w:r>
      <w:r>
        <w:br/>
      </w:r>
      <w:r>
        <w:rPr>
          <w:rStyle w:val="CommentTok"/>
        </w:rPr>
        <w:t xml:space="preserve">#&gt;  9      9    0.183          0.335</w:t>
      </w:r>
      <w:r>
        <w:br/>
      </w:r>
      <w:r>
        <w:rPr>
          <w:rStyle w:val="CommentTok"/>
        </w:rPr>
        <w:t xml:space="preserve">#&gt; 10     10    0.180          0.341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1" w:name="fig-train-test-erro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sim_errors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(training, generalization),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"error"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rmse,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error,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error))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sim_sigma,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"root mean squared error (log scale)"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"top"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09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train-test-error-plot-1.png" id="11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Training RMSE and estimated generalization error</w:t>
            </w:r>
            <w:r>
              <w:t xml:space="preserve"> </w:t>
            </w:r>
            <w:r>
              <w:t xml:space="preserve">(RMSE on</w:t>
            </w:r>
            <w:r>
              <w:t xml:space="preserve"> </w:t>
            </w:r>
            <m:oMath>
              <m:r>
                <m:t>10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 </w:t>
            </w:r>
            <w:r>
              <w:t xml:space="preserve">new observations)</w:t>
            </w:r>
            <w:r>
              <w:t xml:space="preserve"> </w:t>
            </w:r>
            <w:r>
              <w:t xml:space="preserve">of polynomial fits to one simulated training set of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30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dashed line is the noise standard deviation</w:t>
            </w:r>
            <w:r>
              <w:t xml:space="preserve"> </w:t>
            </w:r>
            <m:oMath>
              <m:r>
                <m:t>σ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the square root of the</w:t>
            </w:r>
            <w:r>
              <w:t xml:space="preserve"> </w:t>
            </w:r>
            <w:hyperlink w:anchor="def-irreducible-error">
              <w:r>
                <w:rPr>
                  <w:rStyle w:val="Hyperlink"/>
                </w:rPr>
                <w:t xml:space="preserve">irreducible error</w:t>
              </w:r>
            </w:hyperlink>
            <w:r>
              <w:t xml:space="preserve">.</w:t>
            </w:r>
          </w:p>
          <w:bookmarkEnd w:id="111"/>
        </w:tc>
      </w:tr>
    </w:tbl>
    <w:p>
      <w:pPr>
        <w:pStyle w:val="SourceCode"/>
      </w:pPr>
      <w:r>
        <w:rPr>
          <w:rStyle w:val="NormalTok"/>
        </w:rPr>
        <w:t xml:space="preserve">sim_best_generalization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generalization)]</w:t>
      </w:r>
      <w:r>
        <w:br/>
      </w:r>
      <w:r>
        <w:rPr>
          <w:rStyle w:val="NormalTok"/>
        </w:rPr>
        <w:t xml:space="preserve">sim_best_training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training)]</w:t>
      </w:r>
      <w:r>
        <w:br/>
      </w:r>
      <w:r>
        <w:rPr>
          <w:rStyle w:val="NormalTok"/>
        </w:rPr>
        <w:t xml:space="preserve">sim_n_below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sim_sigma),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generalization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sim_sigma)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best_by_training =</w:t>
      </w:r>
      <w:r>
        <w:rPr>
          <w:rStyle w:val="NormalTok"/>
        </w:rPr>
        <w:t xml:space="preserve"> sim_best_training,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best_by_generalization =</w:t>
      </w:r>
      <w:r>
        <w:rPr>
          <w:rStyle w:val="NormalTok"/>
        </w:rPr>
        <w:t xml:space="preserve"> sim_best_generalization,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n_below_sigma2 =</w:t>
      </w:r>
      <w:r>
        <w:rPr>
          <w:rStyle w:val="NormalTok"/>
        </w:rPr>
        <w:t xml:space="preserve"> sim_n_below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best_by_training        best_by_generalization </w:t>
      </w:r>
      <w:r>
        <w:br/>
      </w:r>
      <w:r>
        <w:rPr>
          <w:rStyle w:val="CommentTok"/>
        </w:rPr>
        <w:t xml:space="preserve">#&gt;                            10                             5 </w:t>
      </w:r>
      <w:r>
        <w:br/>
      </w:r>
      <w:r>
        <w:rPr>
          <w:rStyle w:val="CommentTok"/>
        </w:rPr>
        <w:t xml:space="preserve">#&gt;       n_below_sigma2.training n_below_sigma2.generalization </w:t>
      </w:r>
      <w:r>
        <w:br/>
      </w:r>
      <w:r>
        <w:rPr>
          <w:rStyle w:val="CommentTok"/>
        </w:rPr>
        <w:t xml:space="preserve">#&gt;                             8                             0</w:t>
      </w:r>
    </w:p>
    <w:p>
      <w:pPr>
        <w:pStyle w:val="FirstParagraph"/>
      </w:pPr>
      <w:r>
        <w:t xml:space="preserve">The training error is smallest at degree 10</w:t>
      </w:r>
      <w:r>
        <w:t xml:space="preserve"> </w:t>
      </w:r>
      <w:r>
        <w:t xml:space="preserve">and never rises as the degree grows,</w:t>
      </w:r>
      <w:r>
        <w:t xml:space="preserve"> </w:t>
      </w:r>
      <w:r>
        <w:t xml:space="preserve">because each polynomial family contains the one before it.</w:t>
      </w:r>
      <w:r>
        <w:t xml:space="preserve"> </w:t>
      </w:r>
      <w:r>
        <w:t xml:space="preserve">The estimated generalization error is smallest at degree 5.</w:t>
      </w:r>
      <w:r>
        <w:t xml:space="preserve"> </w:t>
      </w:r>
      <w:r>
        <w:t xml:space="preserve">No prediction rule can have generalization RMSE below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Yet the training RMSE falls below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at 8 of the ten degrees,</w:t>
      </w:r>
      <w:r>
        <w:t xml:space="preserve"> </w:t>
      </w:r>
      <w:r>
        <w:t xml:space="preserve">while the estimated generalization error falls below it</w:t>
      </w:r>
      <w:r>
        <w:t xml:space="preserve"> </w:t>
      </w:r>
      <w:r>
        <w:t xml:space="preserve">at 0 of them:</w:t>
      </w:r>
      <w:r>
        <w:t xml:space="preserve"> </w:t>
      </w:r>
      <w:r>
        <w:t xml:space="preserve">the training error is</w:t>
      </w:r>
      <w:r>
        <w:t xml:space="preserve"> </w:t>
      </w:r>
      <w:hyperlink w:anchor="rem-training-mse-optimistic">
        <w:r>
          <w:rPr>
            <w:rStyle w:val="Hyperlink"/>
          </w:rPr>
          <w:t xml:space="preserve">optimistic</w:t>
        </w:r>
      </w:hyperlink>
      <w:r>
        <w:t xml:space="preserve">.</w:t>
      </w:r>
    </w:p>
    <w:bookmarkEnd w:id="112"/>
    <w:bookmarkEnd w:id="113"/>
    <w:bookmarkStart w:id="160" w:name="sec-data-splits"/>
    <w:p>
      <w:pPr>
        <w:pStyle w:val="Heading2"/>
      </w:pPr>
      <w:r>
        <w:t xml:space="preserve">5 Training, validation, and test sets</w:t>
      </w:r>
    </w:p>
    <w:bookmarkStart w:id="114" w:name="exr-data-splits"/>
    <w:p>
      <w:pPr>
        <w:pStyle w:val="FirstParagraph"/>
      </w:pPr>
      <w:r>
        <w:rPr>
          <w:b/>
          <w:bCs/>
        </w:rPr>
        <w:t xml:space="preserve">Exercise 8 (Sizes of a three-way split)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cars.</w:t>
      </w:r>
      <w:r>
        <w:t xml:space="preserve"> </w:t>
      </w:r>
      <w:r>
        <w:t xml:space="preserve">Suppose we assign</w:t>
      </w:r>
      <w:r>
        <w:t xml:space="preserve"> </w:t>
      </w:r>
      <m:oMath>
        <m:r>
          <m:rPr>
            <m:sty m:val="p"/>
          </m:rPr>
          <m:t>⌊</m:t>
        </m:r>
        <m:r>
          <m:t>0.6</m:t>
        </m:r>
        <m:r>
          <m:t>n</m:t>
        </m:r>
        <m:r>
          <m:rPr>
            <m:sty m:val="p"/>
          </m:rPr>
          <m:t>⌋</m:t>
        </m:r>
      </m:oMath>
      <w:r>
        <w:t xml:space="preserve"> </w:t>
      </w:r>
      <w:r>
        <w:t xml:space="preserve">cars to a training set,</w:t>
      </w:r>
      <w:r>
        <w:t xml:space="preserve"> </w:t>
      </w:r>
      <m:oMath>
        <m:r>
          <m:rPr>
            <m:sty m:val="p"/>
          </m:rPr>
          <m:t>⌊</m:t>
        </m:r>
        <m:r>
          <m:t>0.2</m:t>
        </m:r>
        <m:r>
          <m:t>n</m:t>
        </m:r>
        <m:r>
          <m:rPr>
            <m:sty m:val="p"/>
          </m:rPr>
          <m:t>⌋</m:t>
        </m:r>
      </m:oMath>
      <w:r>
        <w:t xml:space="preserve"> </w:t>
      </w:r>
      <w:r>
        <w:t xml:space="preserve">cars to a validation set,</w:t>
      </w:r>
      <w:r>
        <w:t xml:space="preserve"> </w:t>
      </w:r>
      <w:r>
        <w:t xml:space="preserve">and all remaining cars to a test set.</w:t>
      </w:r>
      <w:r>
        <w:t xml:space="preserve"> </w:t>
      </w:r>
      <w:r>
        <w:t xml:space="preserve">How many cars are in each set?</w:t>
      </w:r>
    </w:p>
    <w:bookmarkEnd w:id="114"/>
    <w:bookmarkStart w:id="115" w:name="sol-data-split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⌊</m:t>
              </m:r>
              <m:r>
                <m:t>0.6</m:t>
              </m:r>
              <m:r>
                <m:rPr>
                  <m:sty m:val="p"/>
                </m:rPr>
                <m:t>⋅</m:t>
              </m:r>
              <m:r>
                <m:t>32</m:t>
              </m:r>
              <m:r>
                <m:rPr>
                  <m:sty m:val="p"/>
                </m:rPr>
                <m:t>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⌊</m:t>
              </m:r>
              <m:r>
                <m:t>19.2</m:t>
              </m:r>
              <m:r>
                <m:rPr>
                  <m:sty m:val="p"/>
                </m:rPr>
                <m:t>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19</m:t>
              </m:r>
            </m:e>
          </m:eqArr>
        </m:oMath>
      </m:oMathPara>
    </w:p>
    <w:p>
      <w:pPr>
        <w:pStyle w:val="FirstParagraph"/>
      </w:pPr>
      <w:r>
        <w:t xml:space="preserve">training cars,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⌊</m:t>
              </m:r>
              <m:r>
                <m:t>0.2</m:t>
              </m:r>
              <m:r>
                <m:rPr>
                  <m:sty m:val="p"/>
                </m:rPr>
                <m:t>⋅</m:t>
              </m:r>
              <m:r>
                <m:t>32</m:t>
              </m:r>
              <m:r>
                <m:rPr>
                  <m:sty m:val="p"/>
                </m:rPr>
                <m:t>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⌊</m:t>
              </m:r>
              <m:r>
                <m:t>6.4</m:t>
              </m:r>
              <m:r>
                <m:rPr>
                  <m:sty m:val="p"/>
                </m:rPr>
                <m:t>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validation cars,</w:t>
      </w:r>
      <w:r>
        <w:t xml:space="preserve"> </w:t>
      </w:r>
      <w:r>
        <w:t xml:space="preserve">and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19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test cars.</w:t>
      </w:r>
    </w:p>
    <w:bookmarkEnd w:id="115"/>
    <w:bookmarkStart w:id="117" w:name="def-data-splits"/>
    <w:p>
      <w:pPr>
        <w:pStyle w:val="BodyText"/>
      </w:pPr>
      <w:del w:id="2957" w:author="PR Preview" w:date="2026-01-01T00:00:00Z">
        <w:r>
          <w:rPr>
            <w:b/>
            <w:bCs/>
          </w:rPr>
          <w:delText xml:space="preserve">Definition 20 (Training/validation/test split)</w:delText>
        </w:r>
      </w:del>
      <w:del w:id="2958" w:author="PR Preview" w:date="2026-01-01T00:00:00Z">
        <w:r>
          <w:delText xml:space="preserve"> </w:delText>
        </w:r>
      </w:del>
      <w:del w:id="2959" w:author="PR Preview" w:date="2026-01-01T00:00:00Z">
        <w:r>
          <w:delText xml:space="preserve">A</w:delText>
        </w:r>
      </w:del>
      <w:del w:id="2960" w:author="PR Preview" w:date="2026-01-01T00:00:00Z">
        <w:r>
          <w:delText xml:space="preserve"> </w:delText>
        </w:r>
      </w:del>
      <w:del w:id="2961" w:author="PR Preview" w:date="2026-01-01T00:00:00Z">
        <w:r>
          <w:rPr>
            <w:b/>
            <w:bCs/>
          </w:rPr>
          <w:delText xml:space="preserve">training/validation/test split</w:delText>
        </w:r>
      </w:del>
      <w:del w:id="2962" w:author="PR Preview" w:date="2026-01-01T00:00:00Z">
        <w:r>
          <w:delText xml:space="preserve"> </w:delText>
        </w:r>
      </w:del>
      <w:del w:id="2963" w:author="PR Preview" w:date="2026-01-01T00:00:00Z">
        <w:r>
          <w:delText xml:space="preserve">divides the observations</w:delText>
        </w:r>
      </w:del>
      <w:del w:id="2964" w:author="PR Preview" w:date="2026-01-01T00:00:00Z">
        <w:r>
          <w:delText xml:space="preserve"> </w:delText>
        </w:r>
      </w:del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del w:id="2965" w:author="PR Preview" w:date="2026-01-01T00:00:00Z">
        <w:r>
          <w:delText xml:space="preserve"> </w:delText>
        </w:r>
      </w:del>
      <w:del w:id="2966" w:author="PR Preview" w:date="2026-01-01T00:00:00Z">
        <w:r>
          <w:delText xml:space="preserve">of a data set</w:delText>
        </w:r>
      </w:del>
      <w:del w:id="2967" w:author="PR Preview" w:date="2026-01-01T00:00:00Z">
        <w:r>
          <w:delText xml:space="preserve"> </w:delText>
        </w:r>
      </w:del>
      <w:del w:id="2968" w:author="PR Preview" w:date="2026-01-01T00:00:00Z">
        <w:r>
          <w:delText xml:space="preserve">into three disjoint sets of indices,</w:delText>
        </w:r>
      </w:del>
      <w:del w:id="2969" w:author="PR Preview" w:date="2026-01-01T00:00:00Z">
        <w:r>
          <w:delText xml:space="preserve"> </w:delText>
        </w:r>
      </w:del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del w:id="2970" w:author="PR Preview" w:date="2026-01-01T00:00:00Z">
        <w:r>
          <w:delText xml:space="preserve">,</w:delText>
        </w:r>
      </w:del>
      <w:del w:id="2971" w:author="PR Preview" w:date="2026-01-01T00:00:00Z">
        <w:r>
          <w:delText xml:space="preserve"> </w:delText>
        </w:r>
      </w:del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del w:id="2972" w:author="PR Preview" w:date="2026-01-01T00:00:00Z">
        <w:r>
          <w:delText xml:space="preserve"> </w:delText>
        </w:r>
      </w:del>
      <w:del w:id="2973" w:author="PR Preview" w:date="2026-01-01T00:00:00Z">
        <w:r>
          <w:delText xml:space="preserve">and</w:delText>
        </w:r>
      </w:del>
      <w:del w:id="2974" w:author="PR Preview" w:date="2026-01-01T00:00:00Z">
        <w:r>
          <w:delText xml:space="preserve"> </w:delText>
        </w:r>
      </w:del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del w:id="2975" w:author="PR Preview" w:date="2026-01-01T00:00:00Z">
        <w:r>
          <w:delText xml:space="preserve">,</w:delText>
        </w:r>
      </w:del>
      <w:del w:id="2976" w:author="PR Preview" w:date="2026-01-01T00:00:00Z">
        <w:r>
          <w:delText xml:space="preserve"> </w:delText>
        </w:r>
      </w:del>
      <w:del w:id="2977" w:author="PR Preview" w:date="2026-01-01T00:00:00Z">
        <w:r>
          <w:delText xml:space="preserve">and takes the observations in</w:delText>
        </w:r>
      </w:del>
      <w:del w:id="2978" w:author="PR Preview" w:date="2026-01-01T00:00:00Z">
        <w:r>
          <w:delText xml:space="preserve"> </w:delText>
        </w:r>
      </w:del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del w:id="2979" w:author="PR Preview" w:date="2026-01-01T00:00:00Z">
        <w:r>
          <w:delText xml:space="preserve"> </w:delText>
        </w:r>
      </w:del>
      <w:del w:id="2980" w:author="PR Preview" w:date="2026-01-01T00:00:00Z">
        <w:r>
          <w:delText xml:space="preserve">as the</w:delText>
        </w:r>
      </w:del>
      <w:del w:id="2981" w:author="PR Preview" w:date="2026-01-01T00:00:00Z">
        <w:r>
          <w:delText xml:space="preserve"> </w:delText>
        </w:r>
      </w:del>
      <w:hyperlink w:anchor="def-training-set">
        <w:del w:id="2982" w:author="PR Preview" w:date="2026-01-01T00:00:00Z">
          <w:r>
            <w:rPr>
              <w:rStyle w:val="Hyperlink"/>
            </w:rPr>
            <w:delText xml:space="preserve">training set</w:delText>
          </w:r>
        </w:del>
      </w:hyperlink>
      <w:del w:id="2983" w:author="PR Preview" w:date="2026-01-01T00:00:00Z">
        <w:r>
          <w:delText xml:space="preserve">:</w:delText>
        </w:r>
      </w:del>
    </w:p>
    <w:p>
      <w:pPr>
        <w:pStyle w:val="BodyText"/>
      </w:pPr>
      <w:ins w:id="2984" w:author="PR Preview" w:date="2026-01-01T00:00:00Z">
        <w:r>
          <w:rPr>
            <w:b/>
            <w:bCs/>
          </w:rPr>
          <w:t xml:space="preserve">Definition 23 (Training/validation/test split)</w:t>
        </w:r>
      </w:ins>
      <w:ins w:id="2985" w:author="PR Preview" w:date="2026-01-01T00:00:00Z">
        <w:r>
          <w:t xml:space="preserve"> </w:t>
        </w:r>
      </w:ins>
      <w:ins w:id="2986" w:author="PR Preview" w:date="2026-01-01T00:00:00Z">
        <w:r>
          <w:t xml:space="preserve">A</w:t>
        </w:r>
      </w:ins>
      <w:ins w:id="2987" w:author="PR Preview" w:date="2026-01-01T00:00:00Z">
        <w:r>
          <w:t xml:space="preserve"> </w:t>
        </w:r>
      </w:ins>
      <w:ins w:id="2988" w:author="PR Preview" w:date="2026-01-01T00:00:00Z">
        <w:r>
          <w:rPr>
            <w:b/>
            <w:bCs/>
          </w:rPr>
          <w:t xml:space="preserve">training/validation/test split</w:t>
        </w:r>
      </w:ins>
      <w:ins w:id="2989" w:author="PR Preview" w:date="2026-01-01T00:00:00Z">
        <w:r>
          <w:t xml:space="preserve"> </w:t>
        </w:r>
      </w:ins>
      <w:ins w:id="2990" w:author="PR Preview" w:date="2026-01-01T00:00:00Z">
        <w:r>
          <w:t xml:space="preserve">divides the observations</w:t>
        </w:r>
      </w:ins>
      <w:ins w:id="2991" w:author="PR Preview" w:date="2026-01-01T00:00:00Z">
        <w:r>
          <w:t xml:space="preserve"> </w:t>
        </w:r>
      </w:ins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ins w:id="2992" w:author="PR Preview" w:date="2026-01-01T00:00:00Z">
        <w:r>
          <w:t xml:space="preserve"> </w:t>
        </w:r>
      </w:ins>
      <w:ins w:id="2993" w:author="PR Preview" w:date="2026-01-01T00:00:00Z">
        <w:r>
          <w:t xml:space="preserve">of a data set</w:t>
        </w:r>
      </w:ins>
      <w:ins w:id="2994" w:author="PR Preview" w:date="2026-01-01T00:00:00Z">
        <w:r>
          <w:t xml:space="preserve"> </w:t>
        </w:r>
      </w:ins>
      <w:ins w:id="2995" w:author="PR Preview" w:date="2026-01-01T00:00:00Z">
        <w:r>
          <w:t xml:space="preserve">into three disjoint sets of indices,</w:t>
        </w:r>
      </w:ins>
      <w:ins w:id="2996" w:author="PR Preview" w:date="2026-01-01T00:00:00Z">
        <w:r>
          <w:t xml:space="preserve"> </w:t>
        </w:r>
      </w:ins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ins w:id="2997" w:author="PR Preview" w:date="2026-01-01T00:00:00Z">
        <w:r>
          <w:t xml:space="preserve">,</w:t>
        </w:r>
      </w:ins>
      <w:ins w:id="2998" w:author="PR Preview" w:date="2026-01-01T00:00:00Z">
        <w:r>
          <w:t xml:space="preserve"> </w:t>
        </w:r>
      </w:ins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ins w:id="2999" w:author="PR Preview" w:date="2026-01-01T00:00:00Z">
        <w:r>
          <w:t xml:space="preserve"> </w:t>
        </w:r>
      </w:ins>
      <w:ins w:id="3000" w:author="PR Preview" w:date="2026-01-01T00:00:00Z">
        <w:r>
          <w:t xml:space="preserve">and</w:t>
        </w:r>
      </w:ins>
      <w:ins w:id="3001" w:author="PR Preview" w:date="2026-01-01T00:00:00Z">
        <w:r>
          <w:t xml:space="preserve"> </w:t>
        </w:r>
      </w:ins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ins w:id="3002" w:author="PR Preview" w:date="2026-01-01T00:00:00Z">
        <w:r>
          <w:t xml:space="preserve">,</w:t>
        </w:r>
      </w:ins>
      <w:ins w:id="3003" w:author="PR Preview" w:date="2026-01-01T00:00:00Z">
        <w:r>
          <w:t xml:space="preserve"> </w:t>
        </w:r>
      </w:ins>
      <w:ins w:id="3004" w:author="PR Preview" w:date="2026-01-01T00:00:00Z">
        <w:r>
          <w:t xml:space="preserve">and takes the observations in</w:t>
        </w:r>
      </w:ins>
      <w:ins w:id="3005" w:author="PR Preview" w:date="2026-01-01T00:00:00Z">
        <w:r>
          <w:t xml:space="preserve"> </w:t>
        </w:r>
      </w:ins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ins w:id="3006" w:author="PR Preview" w:date="2026-01-01T00:00:00Z">
        <w:r>
          <w:t xml:space="preserve"> </w:t>
        </w:r>
      </w:ins>
      <w:ins w:id="3007" w:author="PR Preview" w:date="2026-01-01T00:00:00Z">
        <w:r>
          <w:t xml:space="preserve">as the</w:t>
        </w:r>
      </w:ins>
      <w:ins w:id="3008" w:author="PR Preview" w:date="2026-01-01T00:00:00Z">
        <w:r>
          <w:t xml:space="preserve"> </w:t>
        </w:r>
      </w:ins>
      <w:hyperlink w:anchor="def-training-set">
        <w:ins w:id="3009" w:author="PR Preview" w:date="2026-01-01T00:00:00Z">
          <w:r>
            <w:rPr>
              <w:rStyle w:val="Hyperlink"/>
            </w:rPr>
            <w:t xml:space="preserve">training set</w:t>
          </w:r>
        </w:ins>
      </w:hyperlink>
      <w:ins w:id="3010" w:author="PR Preview" w:date="2026-01-01T00:00:00Z">
        <w:r>
          <w:t xml:space="preserve">:</w:t>
        </w:r>
      </w:ins>
    </w:p>
    <w:p>
      <w:pPr>
        <w:pStyle w:val="BodyText"/>
      </w:pPr>
      <w:bookmarkStart w:id="116" w:name="eq-data-splits"/>
      <m:oMathPara>
        <m:oMathParaPr>
          <m:jc m:val="center"/>
        </m:oMathParaPr>
        <m:oMath>
          <m:eqArr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24</m:t>
          </m:r>
          <m:r>
            <m:rPr>
              <m:sty m:val="p"/>
            </m:rPr>
            <m:t>)</m:t>
          </m:r>
        </m:oMath>
      </m:oMathPara>
      <w:bookmarkEnd w:id="116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(2021, 198–201)</w:t>
      </w:r>
      <w:r>
        <w:t xml:space="preserve">.</w:t>
      </w:r>
    </w:p>
    <w:bookmarkEnd w:id="117"/>
    <w:bookmarkStart w:id="118" w:name="exm-data-splits-sizes"/>
    <w:p>
      <w:pPr>
        <w:pStyle w:val="BodyText"/>
      </w:pPr>
      <w:del w:id="3011" w:author="PR Preview" w:date="2026-01-01T00:00:00Z">
        <w:r>
          <w:rPr>
            <w:b/>
            <w:bCs/>
          </w:rPr>
          <w:delText xml:space="preserve">Example 6 (Split sizes for 32 cars)</w:delText>
        </w:r>
      </w:del>
      <w:del w:id="3012" w:author="PR Preview" w:date="2026-01-01T00:00:00Z">
        <w:r>
          <w:delText xml:space="preserve"> </w:delText>
        </w:r>
      </w:del>
      <w:del w:id="3013" w:author="PR Preview" w:date="2026-01-01T00:00:00Z">
        <w:r>
          <w:delText xml:space="preserve">In</w:delText>
        </w:r>
      </w:del>
      <w:del w:id="3014" w:author="PR Preview" w:date="2026-01-01T00:00:00Z">
        <w:r>
          <w:delText xml:space="preserve"> </w:delText>
        </w:r>
      </w:del>
      <w:hyperlink w:anchor="exr-data-splits">
        <w:del w:id="3015" w:author="PR Preview" w:date="2026-01-01T00:00:00Z">
          <w:r>
            <w:rPr>
              <w:rStyle w:val="Hyperlink"/>
            </w:rPr>
            <w:delText xml:space="preserve">Exercise 8</w:delText>
          </w:r>
        </w:del>
      </w:hyperlink>
      <w:del w:id="3016" w:author="PR Preview" w:date="2026-01-01T00:00:00Z">
        <w:r>
          <w:delText xml:space="preserve">,</w:delText>
        </w:r>
      </w:del>
      <w:del w:id="3017" w:author="PR Preview" w:date="2026-01-01T00:00:00Z">
        <w:r>
          <w:delText xml:space="preserve"> </w:delText>
        </w:r>
      </w:del>
      <w:del w:id="3018" w:author="PR Preview" w:date="2026-01-01T00:00:00Z">
        <w:r>
          <w:delText xml:space="preserve">a rule of 60% / 20% / 20% on</w:delText>
        </w:r>
      </w:del>
      <w:del w:id="3019" w:author="PR Preview" w:date="2026-01-01T00:00:00Z">
        <w:r>
          <w:delText xml:space="preserve"> </w:delText>
        </w:r>
      </w:del>
      <m:oMath>
        <m:r>
          <m:t>n</m:t>
        </m:r>
        <m:r>
          <m:rPr>
            <m:sty m:val="p"/>
          </m:rPr>
          <m:t>=</m:t>
        </m:r>
        <m:r>
          <m:t>32</m:t>
        </m:r>
      </m:oMath>
      <w:del w:id="3020" w:author="PR Preview" w:date="2026-01-01T00:00:00Z">
        <w:r>
          <w:delText xml:space="preserve"> </w:delText>
        </w:r>
      </w:del>
      <w:del w:id="3021" w:author="PR Preview" w:date="2026-01-01T00:00:00Z">
        <w:r>
          <w:delText xml:space="preserve">cars</w:delText>
        </w:r>
      </w:del>
      <w:del w:id="3022" w:author="PR Preview" w:date="2026-01-01T00:00:00Z">
        <w:r>
          <w:delText xml:space="preserve"> </w:delText>
        </w:r>
      </w:del>
      <w:del w:id="3023" w:author="PR Preview" w:date="2026-01-01T00:00:00Z">
        <w:r>
          <w:delText xml:space="preserve">gives sets of 19, 6, and 7 cars,</w:delText>
        </w:r>
      </w:del>
      <w:del w:id="3024" w:author="PR Preview" w:date="2026-01-01T00:00:00Z">
        <w:r>
          <w:delText xml:space="preserve"> </w:delText>
        </w:r>
      </w:del>
      <w:del w:id="3025" w:author="PR Preview" w:date="2026-01-01T00:00:00Z">
        <w:r>
          <w:delText xml:space="preserve">and the 7 test cars are used only once, after the model is chosen.</w:delText>
        </w:r>
      </w:del>
    </w:p>
    <w:p>
      <w:pPr>
        <w:pStyle w:val="BodyText"/>
      </w:pPr>
      <w:del w:id="3026" w:author="PR Preview" w:date="2026-01-01T00:00:00Z">
        <w:r>
          <w:rPr>
            <w:b/>
            <w:bCs/>
          </w:rPr>
          <w:delText xml:space="preserve">Definition 21 (Tuning parameter)</w:delText>
        </w:r>
      </w:del>
      <w:del w:id="3027" w:author="PR Preview" w:date="2026-01-01T00:00:00Z">
        <w:r>
          <w:delText xml:space="preserve"> </w:delText>
        </w:r>
      </w:del>
      <w:del w:id="3028" w:author="PR Preview" w:date="2026-01-01T00:00:00Z">
        <w:r>
          <w:delText xml:space="preserve">A</w:delText>
        </w:r>
      </w:del>
      <w:del w:id="3029" w:author="PR Preview" w:date="2026-01-01T00:00:00Z">
        <w:r>
          <w:delText xml:space="preserve"> </w:delText>
        </w:r>
      </w:del>
      <w:del w:id="3030" w:author="PR Preview" w:date="2026-01-01T00:00:00Z">
        <w:r>
          <w:rPr>
            <w:b/>
            <w:bCs/>
          </w:rPr>
          <w:delText xml:space="preserve">tuning parameter</w:delText>
        </w:r>
      </w:del>
      <w:del w:id="3031" w:author="PR Preview" w:date="2026-01-01T00:00:00Z">
        <w:r>
          <w:delText xml:space="preserve"> </w:delText>
        </w:r>
      </w:del>
      <w:del w:id="3032" w:author="PR Preview" w:date="2026-01-01T00:00:00Z">
        <w:r>
          <w:delText xml:space="preserve">of a</w:delText>
        </w:r>
      </w:del>
      <w:del w:id="3033" w:author="PR Preview" w:date="2026-01-01T00:00:00Z">
        <w:r>
          <w:delText xml:space="preserve"> </w:delText>
        </w:r>
      </w:del>
      <w:hyperlink w:anchor="def-fitting-procedure">
        <w:del w:id="3034" w:author="PR Preview" w:date="2026-01-01T00:00:00Z">
          <w:r>
            <w:rPr>
              <w:rStyle w:val="Hyperlink"/>
            </w:rPr>
            <w:delText xml:space="preserve">fitting procedure</w:delText>
          </w:r>
        </w:del>
      </w:hyperlink>
      <w:del w:id="3035" w:author="PR Preview" w:date="2026-01-01T00:00:00Z">
        <w:r>
          <w:delText xml:space="preserve"> </w:delText>
        </w:r>
      </w:del>
      <w:del w:id="3036" w:author="PR Preview" w:date="2026-01-01T00:00:00Z">
        <w:r>
          <w:delText xml:space="preserve">is a setting</w:delText>
        </w:r>
      </w:del>
      <w:del w:id="3037" w:author="PR Preview" w:date="2026-01-01T00:00:00Z">
        <w:r>
          <w:delText xml:space="preserve"> </w:delText>
        </w:r>
      </w:del>
      <m:oMath>
        <m:r>
          <m:t>λ</m:t>
        </m:r>
      </m:oMath>
      <w:del w:id="3038" w:author="PR Preview" w:date="2026-01-01T00:00:00Z">
        <w:r>
          <w:delText xml:space="preserve"> </w:delText>
        </w:r>
      </w:del>
      <w:del w:id="3039" w:author="PR Preview" w:date="2026-01-01T00:00:00Z">
        <w:r>
          <w:delText xml:space="preserve">that the procedure needs</w:delText>
        </w:r>
      </w:del>
      <w:del w:id="3040" w:author="PR Preview" w:date="2026-01-01T00:00:00Z">
        <w:r>
          <w:delText xml:space="preserve"> </w:delText>
        </w:r>
      </w:del>
      <w:del w:id="3041" w:author="PR Preview" w:date="2026-01-01T00:00:00Z">
        <w:r>
          <w:delText xml:space="preserve">but does not compute from the</w:delText>
        </w:r>
      </w:del>
      <w:del w:id="3042" w:author="PR Preview" w:date="2026-01-01T00:00:00Z">
        <w:r>
          <w:delText xml:space="preserve"> </w:delText>
        </w:r>
      </w:del>
      <w:hyperlink w:anchor="def-training-set">
        <w:del w:id="3043" w:author="PR Preview" w:date="2026-01-01T00:00:00Z">
          <w:r>
            <w:rPr>
              <w:rStyle w:val="Hyperlink"/>
            </w:rPr>
            <w:delText xml:space="preserve">training set</w:delText>
          </w:r>
        </w:del>
      </w:hyperlink>
      <w:del w:id="3044" w:author="PR Preview" w:date="2026-01-01T00:00:00Z">
        <w:r>
          <w:delText xml:space="preserve">:</w:delText>
        </w:r>
      </w:del>
    </w:p>
    <w:p>
      <w:pPr>
        <w:pStyle w:val="BodyText"/>
      </w:pPr>
      <w:bookmarkStart w:id="109" w:name="eq-tuning-parameter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g</m:t>
              </m:r>
            </m:e>
            <m:sub>
              <m:r>
                <m:t>λ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23</m:t>
          </m:r>
          <m:r>
            <m:rPr>
              <m:sty m:val="p"/>
            </m:rPr>
            <m:t>)</m:t>
          </m:r>
        </m:oMath>
      </m:oMathPara>
      <w:bookmarkEnd w:id="109"/>
    </w:p>
    <w:p>
      <w:pPr>
        <w:pStyle w:val="FirstParagraph"/>
      </w:pPr>
      <w:del w:id="3045" w:author="PR Preview" w:date="2026-01-01T00:00:00Z">
        <w:r>
          <w:rPr>
            <w:b/>
            <w:bCs/>
          </w:rPr>
          <w:delText xml:space="preserve">Example 7 (Polynomial degree)</w:delText>
        </w:r>
      </w:del>
      <w:del w:id="3046" w:author="PR Preview" w:date="2026-01-01T00:00:00Z">
        <w:r>
          <w:delText xml:space="preserve"> </w:delText>
        </w:r>
      </w:del>
      <w:del w:id="3047" w:author="PR Preview" w:date="2026-01-01T00:00:00Z">
        <w:r>
          <w:delText xml:space="preserve">In</w:delText>
        </w:r>
      </w:del>
      <w:del w:id="3048" w:author="PR Preview" w:date="2026-01-01T00:00:00Z">
        <w:r>
          <w:delText xml:space="preserve"> </w:delText>
        </w:r>
      </w:del>
      <w:hyperlink w:anchor="exr-overfitting">
        <w:del w:id="3049" w:author="PR Preview" w:date="2026-01-01T00:00:00Z">
          <w:r>
            <w:rPr>
              <w:rStyle w:val="Hyperlink"/>
            </w:rPr>
            <w:delText xml:space="preserve">Exercise 1</w:delText>
          </w:r>
        </w:del>
      </w:hyperlink>
      <w:del w:id="3050" w:author="PR Preview" w:date="2026-01-01T00:00:00Z">
        <w:r>
          <w:delText xml:space="preserve">,</w:delText>
        </w:r>
      </w:del>
      <w:del w:id="3051" w:author="PR Preview" w:date="2026-01-01T00:00:00Z">
        <w:r>
          <w:delText xml:space="preserve"> </w:delText>
        </w:r>
      </w:del>
      <w:del w:id="3052" w:author="PR Preview" w:date="2026-01-01T00:00:00Z">
        <w:r>
          <w:delText xml:space="preserve">least squares computes the coefficients of each polynomial from the 20 training cars,</w:delText>
        </w:r>
      </w:del>
      <w:del w:id="3053" w:author="PR Preview" w:date="2026-01-01T00:00:00Z">
        <w:r>
          <w:delText xml:space="preserve"> </w:delText>
        </w:r>
      </w:del>
      <w:del w:id="3054" w:author="PR Preview" w:date="2026-01-01T00:00:00Z">
        <w:r>
          <w:delText xml:space="preserve">but the degree</w:delText>
        </w:r>
      </w:del>
      <w:del w:id="3055" w:author="PR Preview" w:date="2026-01-01T00:00:00Z">
        <w:r>
          <w:delText xml:space="preserve"> </w:delText>
        </w:r>
      </w:del>
      <m:oMath>
        <m:r>
          <m:t>d</m:t>
        </m:r>
      </m:oMath>
      <w:del w:id="3056" w:author="PR Preview" w:date="2026-01-01T00:00:00Z">
        <w:r>
          <w:delText xml:space="preserve"> </w:delText>
        </w:r>
      </w:del>
      <w:del w:id="3057" w:author="PR Preview" w:date="2026-01-01T00:00:00Z">
        <w:r>
          <w:delText xml:space="preserve">is fixed before the fit.</w:delText>
        </w:r>
      </w:del>
      <w:del w:id="3058" w:author="PR Preview" w:date="2026-01-01T00:00:00Z">
        <w:r>
          <w:delText xml:space="preserve"> </w:delText>
        </w:r>
      </w:del>
      <w:del w:id="3059" w:author="PR Preview" w:date="2026-01-01T00:00:00Z">
        <w:r>
          <w:delText xml:space="preserve">So the degree is a</w:delText>
        </w:r>
      </w:del>
      <w:del w:id="3060" w:author="PR Preview" w:date="2026-01-01T00:00:00Z">
        <w:r>
          <w:delText xml:space="preserve"> </w:delText>
        </w:r>
      </w:del>
      <w:hyperlink w:anchor="def-tuning-parameter">
        <w:del w:id="3061" w:author="PR Preview" w:date="2026-01-01T00:00:00Z">
          <w:r>
            <w:rPr>
              <w:rStyle w:val="Hyperlink"/>
            </w:rPr>
            <w:delText xml:space="preserve">tuning parameter</w:delText>
          </w:r>
        </w:del>
      </w:hyperlink>
      <w:del w:id="3062" w:author="PR Preview" w:date="2026-01-01T00:00:00Z">
        <w:r>
          <w:delText xml:space="preserve"> </w:delText>
        </w:r>
      </w:del>
      <w:del w:id="3063" w:author="PR Preview" w:date="2026-01-01T00:00:00Z">
        <w:r>
          <w:delText xml:space="preserve">of least-squares polynomial fitting,</w:delText>
        </w:r>
      </w:del>
      <w:del w:id="3064" w:author="PR Preview" w:date="2026-01-01T00:00:00Z">
        <w:r>
          <w:delText xml:space="preserve"> </w:delText>
        </w:r>
      </w:del>
      <w:del w:id="3065" w:author="PR Preview" w:date="2026-01-01T00:00:00Z">
        <w:r>
          <w:delText xml:space="preserve">and the four fits are</w:delText>
        </w:r>
      </w:del>
      <w:del w:id="3066" w:author="PR Preview" w:date="2026-01-01T00:00:00Z">
        <w:r>
          <w:delText xml:space="preserve"> </w:delText>
        </w:r>
      </w:del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4</m:t>
            </m:r>
          </m:sub>
        </m:sSub>
      </m:oMath>
      <w:del w:id="3067" w:author="PR Preview" w:date="2026-01-01T00:00:00Z">
        <w:r>
          <w:delText xml:space="preserve"> </w:delText>
        </w:r>
      </w:del>
      <w:del w:id="3068" w:author="PR Preview" w:date="2026-01-01T00:00:00Z">
        <w:r>
          <w:delText xml:space="preserve">with</w:delText>
        </w:r>
      </w:del>
      <w:del w:id="3069" w:author="PR Preview" w:date="2026-01-01T00:00:00Z">
        <w:r>
          <w:delText xml:space="preserve"> </w:delText>
        </w:r>
      </w:del>
      <m:oMath>
        <m:r>
          <m:t>λ</m:t>
        </m:r>
        <m:r>
          <m:rPr>
            <m:sty m:val="p"/>
          </m:rPr>
          <m:t>=</m:t>
        </m:r>
        <m:r>
          <m:t>d</m:t>
        </m:r>
      </m:oMath>
      <w:del w:id="3070" w:author="PR Preview" w:date="2026-01-01T00:00:00Z">
        <w:r>
          <w:delText xml:space="preserve">.</w:delText>
        </w:r>
      </w:del>
    </w:p>
    <w:p>
      <w:pPr>
        <w:pStyle w:val="BodyText"/>
      </w:pPr>
      <w:del w:id="3071" w:author="PR Preview" w:date="2026-01-01T00:00:00Z">
        <w:r>
          <w:rPr>
            <w:b/>
            <w:bCs/>
          </w:rPr>
          <w:delText xml:space="preserve">Definition 22 (Validation set)</w:delText>
        </w:r>
      </w:del>
      <w:del w:id="3072" w:author="PR Preview" w:date="2026-01-01T00:00:00Z">
        <w:r>
          <w:delText xml:space="preserve"> </w:delText>
        </w:r>
      </w:del>
      <w:del w:id="3073" w:author="PR Preview" w:date="2026-01-01T00:00:00Z">
        <w:r>
          <w:delText xml:space="preserve">The</w:delText>
        </w:r>
      </w:del>
      <w:del w:id="3074" w:author="PR Preview" w:date="2026-01-01T00:00:00Z">
        <w:r>
          <w:delText xml:space="preserve"> </w:delText>
        </w:r>
      </w:del>
      <w:del w:id="3075" w:author="PR Preview" w:date="2026-01-01T00:00:00Z">
        <w:r>
          <w:rPr>
            <w:b/>
            <w:bCs/>
          </w:rPr>
          <w:delText xml:space="preserve">validation set</w:delText>
        </w:r>
      </w:del>
      <w:del w:id="3076" w:author="PR Preview" w:date="2026-01-01T00:00:00Z">
        <w:r>
          <w:delText xml:space="preserve"> </w:delText>
        </w:r>
      </w:del>
      <w:del w:id="3077" w:author="PR Preview" w:date="2026-01-01T00:00:00Z">
        <w:r>
          <w:delText xml:space="preserve">of a</w:delText>
        </w:r>
      </w:del>
      <w:del w:id="3078" w:author="PR Preview" w:date="2026-01-01T00:00:00Z">
        <w:r>
          <w:delText xml:space="preserve"> </w:delText>
        </w:r>
      </w:del>
      <w:hyperlink w:anchor="def-data-splits">
        <w:del w:id="3079" w:author="PR Preview" w:date="2026-01-01T00:00:00Z">
          <w:r>
            <w:rPr>
              <w:rStyle w:val="Hyperlink"/>
            </w:rPr>
            <w:delText xml:space="preserve">training/validation/test split</w:delText>
          </w:r>
        </w:del>
      </w:hyperlink>
      <w:del w:id="3080" w:author="PR Preview" w:date="2026-01-01T00:00:00Z">
        <w:r>
          <w:delText xml:space="preserve"> </w:delText>
        </w:r>
      </w:del>
      <w:del w:id="3081" w:author="PR Preview" w:date="2026-01-01T00:00:00Z">
        <w:r>
          <w:delText xml:space="preserve">is the</w:delText>
        </w:r>
      </w:del>
      <w:del w:id="3082" w:author="PR Preview" w:date="2026-01-01T00:00:00Z">
        <w:r>
          <w:delText xml:space="preserve"> </w:delText>
        </w:r>
      </w:del>
      <w:hyperlink w:anchor="def-held-out-set">
        <w:del w:id="3083" w:author="PR Preview" w:date="2026-01-01T00:00:00Z">
          <w:r>
            <w:rPr>
              <w:rStyle w:val="Hyperlink"/>
            </w:rPr>
            <w:delText xml:space="preserve">held-out set</w:delText>
          </w:r>
        </w:del>
      </w:hyperlink>
      <w:del w:id="3084" w:author="PR Preview" w:date="2026-01-01T00:00:00Z">
        <w:r>
          <w:delText xml:space="preserve"> </w:delText>
        </w:r>
      </w:del>
      <w:del w:id="3085" w:author="PR Preview" w:date="2026-01-01T00:00:00Z">
        <w:r>
          <w:delText xml:space="preserve">of observations indexed by</w:delText>
        </w:r>
      </w:del>
      <w:del w:id="3086" w:author="PR Preview" w:date="2026-01-01T00:00:00Z">
        <w:r>
          <w:delText xml:space="preserve"> </w:delText>
        </w:r>
      </w:del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del w:id="3087" w:author="PR Preview" w:date="2026-01-01T00:00:00Z">
        <w:r>
          <w:delText xml:space="preserve">,</w:delText>
        </w:r>
      </w:del>
      <w:del w:id="3088" w:author="PR Preview" w:date="2026-01-01T00:00:00Z">
        <w:r>
          <w:delText xml:space="preserve"> </w:delText>
        </w:r>
      </w:del>
      <w:del w:id="3089" w:author="PR Preview" w:date="2026-01-01T00:00:00Z">
        <w:r>
          <w:delText xml:space="preserve">used to choose among candidate</w:delText>
        </w:r>
      </w:del>
      <w:del w:id="3090" w:author="PR Preview" w:date="2026-01-01T00:00:00Z">
        <w:r>
          <w:delText xml:space="preserve"> </w:delText>
        </w:r>
      </w:del>
      <w:hyperlink w:anchor="def-fitting-procedure">
        <w:del w:id="3091" w:author="PR Preview" w:date="2026-01-01T00:00:00Z">
          <w:r>
            <w:rPr>
              <w:rStyle w:val="Hyperlink"/>
            </w:rPr>
            <w:delText xml:space="preserve">fitting procedures</w:delText>
          </w:r>
        </w:del>
      </w:hyperlink>
      <w:del w:id="3092" w:author="PR Preview" w:date="2026-01-01T00:00:00Z">
        <w:r>
          <w:delText xml:space="preserve"> </w:delText>
        </w:r>
      </w:del>
      <w:del w:id="3093" w:author="PR Preview" w:date="2026-01-01T00:00:00Z">
        <w:r>
          <w:delText xml:space="preserve">fitted to the training set:</w:delText>
        </w:r>
      </w:del>
    </w:p>
    <w:p>
      <w:pPr>
        <w:pStyle w:val="BodyText"/>
      </w:pPr>
      <w:bookmarkStart w:id="112" w:name="eq-validation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24</m:t>
          </m:r>
          <m:r>
            <m:rPr>
              <m:sty m:val="p"/>
            </m:rPr>
            <m:t>)</m:t>
          </m:r>
        </m:oMath>
      </m:oMathPara>
      <w:bookmarkEnd w:id="112"/>
    </w:p>
    <w:p>
      <w:pPr>
        <w:pStyle w:val="FirstParagraph"/>
      </w:pPr>
      <w:del w:id="3094" w:author="PR Preview" w:date="2026-01-01T00:00:00Z">
        <w:r>
          <w:rPr>
            <w:b/>
            <w:bCs/>
          </w:rPr>
          <w:delText xml:space="preserve">Definition 23 (Validation error)</w:delText>
        </w:r>
      </w:del>
      <w:del w:id="3095" w:author="PR Preview" w:date="2026-01-01T00:00:00Z">
        <w:r>
          <w:delText xml:space="preserve"> </w:delText>
        </w:r>
      </w:del>
      <w:del w:id="3096" w:author="PR Preview" w:date="2026-01-01T00:00:00Z">
        <w:r>
          <w:delText xml:space="preserve">The</w:delText>
        </w:r>
      </w:del>
      <w:del w:id="3097" w:author="PR Preview" w:date="2026-01-01T00:00:00Z">
        <w:r>
          <w:delText xml:space="preserve"> </w:delText>
        </w:r>
      </w:del>
      <w:del w:id="3098" w:author="PR Preview" w:date="2026-01-01T00:00:00Z">
        <w:r>
          <w:rPr>
            <w:b/>
            <w:bCs/>
          </w:rPr>
          <w:delText xml:space="preserve">validation error</w:delText>
        </w:r>
      </w:del>
      <w:del w:id="3099" w:author="PR Preview" w:date="2026-01-01T00:00:00Z">
        <w:r>
          <w:delText xml:space="preserve"> </w:delText>
        </w:r>
      </w:del>
      <w:del w:id="3100" w:author="PR Preview" w:date="2026-01-01T00:00:00Z">
        <w:r>
          <w:delText xml:space="preserve">of a</w:delText>
        </w:r>
      </w:del>
      <w:del w:id="3101" w:author="PR Preview" w:date="2026-01-01T00:00:00Z">
        <w:r>
          <w:delText xml:space="preserve"> </w:delText>
        </w:r>
      </w:del>
      <w:hyperlink w:anchor="def-prediction-rule">
        <w:del w:id="3102" w:author="PR Preview" w:date="2026-01-01T00:00:00Z">
          <w:r>
            <w:rPr>
              <w:rStyle w:val="Hyperlink"/>
            </w:rPr>
            <w:delText xml:space="preserve">prediction rule</w:delText>
          </w:r>
        </w:del>
      </w:hyperlink>
      <w:del w:id="3103" w:author="PR Preview" w:date="2026-01-01T00:00:00Z">
        <w:r>
          <w:delText xml:space="preserve"> </w:delText>
        </w:r>
      </w:del>
      <m:oMath>
        <m:acc>
          <m:accPr>
            <m:chr m:val="̂"/>
          </m:accPr>
          <m:e>
            <m:r>
              <m:t>y</m:t>
            </m:r>
          </m:e>
        </m:acc>
      </m:oMath>
      <w:del w:id="3104" w:author="PR Preview" w:date="2026-01-01T00:00:00Z">
        <w:r>
          <w:delText xml:space="preserve"> </w:delText>
        </w:r>
      </w:del>
      <w:del w:id="3105" w:author="PR Preview" w:date="2026-01-01T00:00:00Z">
        <w:r>
          <w:delText xml:space="preserve">fitted to a</w:delText>
        </w:r>
      </w:del>
      <w:del w:id="3106" w:author="PR Preview" w:date="2026-01-01T00:00:00Z">
        <w:r>
          <w:delText xml:space="preserve"> </w:delText>
        </w:r>
      </w:del>
      <w:hyperlink w:anchor="def-training-set">
        <w:del w:id="3107" w:author="PR Preview" w:date="2026-01-01T00:00:00Z">
          <w:r>
            <w:rPr>
              <w:rStyle w:val="Hyperlink"/>
            </w:rPr>
            <w:delText xml:space="preserve">training set</w:delText>
          </w:r>
        </w:del>
      </w:hyperlink>
      <w:del w:id="3108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del w:id="3109" w:author="PR Preview" w:date="2026-01-01T00:00:00Z">
        <w:r>
          <w:delText xml:space="preserve"> </w:delText>
        </w:r>
      </w:del>
      <w:del w:id="3110" w:author="PR Preview" w:date="2026-01-01T00:00:00Z">
        <w:r>
          <w:delText xml:space="preserve">is the</w:delText>
        </w:r>
      </w:del>
      <w:del w:id="3111" w:author="PR Preview" w:date="2026-01-01T00:00:00Z">
        <w:r>
          <w:delText xml:space="preserve"> </w:delText>
        </w:r>
      </w:del>
      <w:hyperlink r:id="rId41">
        <w:del w:id="3112" w:author="PR Preview" w:date="2026-01-01T00:00:00Z">
          <w:r>
            <w:rPr>
              <w:rStyle w:val="Hyperlink"/>
            </w:rPr>
            <w:delText xml:space="preserve">mean squared error</w:delText>
          </w:r>
        </w:del>
      </w:hyperlink>
      <w:del w:id="3113" w:author="PR Preview" w:date="2026-01-01T00:00:00Z">
        <w:r>
          <w:delText xml:space="preserve"> </w:delText>
        </w:r>
      </w:del>
      <w:del w:id="3114" w:author="PR Preview" w:date="2026-01-01T00:00:00Z">
        <w:r>
          <w:delText xml:space="preserve">of its predictions for the</w:delText>
        </w:r>
      </w:del>
      <w:del w:id="3115" w:author="PR Preview" w:date="2026-01-01T00:00:00Z">
        <w:r>
          <w:delText xml:space="preserve"> </w:delText>
        </w:r>
      </w:del>
      <w:hyperlink w:anchor="def-validation-set">
        <w:del w:id="3116" w:author="PR Preview" w:date="2026-01-01T00:00:00Z">
          <w:r>
            <w:rPr>
              <w:rStyle w:val="Hyperlink"/>
            </w:rPr>
            <w:delText xml:space="preserve">validation set</w:delText>
          </w:r>
        </w:del>
      </w:hyperlink>
      <w:del w:id="3117" w:author="PR Preview" w:date="2026-01-01T00:00:00Z">
        <w:r>
          <w:delText xml:space="preserve">,</w:delText>
        </w:r>
      </w:del>
      <w:del w:id="3118" w:author="PR Preview" w:date="2026-01-01T00:00:00Z">
        <w:r>
          <w:delText xml:space="preserve"> </w:delText>
        </w:r>
      </w:del>
      <w:del w:id="3119" w:author="PR Preview" w:date="2026-01-01T00:00:00Z">
        <w:r>
          <w:delText xml:space="preserve">indexed by</w:delText>
        </w:r>
      </w:del>
      <w:del w:id="3120" w:author="PR Preview" w:date="2026-01-01T00:00:00Z">
        <w:r>
          <w:delText xml:space="preserve"> </w:delText>
        </w:r>
      </w:del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del w:id="3121" w:author="PR Preview" w:date="2026-01-01T00:00:00Z">
        <w:r>
          <w:delText xml:space="preserve">:</w:delText>
        </w:r>
      </w:del>
    </w:p>
    <w:p>
      <w:pPr>
        <w:pStyle w:val="BodyText"/>
      </w:pPr>
      <w:bookmarkStart w:id="114" w:name="eq-validation-error"/>
      <m:oMathPara>
        <m:oMathParaPr>
          <m:jc m:val="center"/>
        </m:oMathParaPr>
        <m:oMath>
          <m:sSub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err</m:t>
                  </m:r>
                </m:e>
              </m:bar>
            </m:e>
            <m:sub>
              <m:r>
                <m:rPr>
                  <m:nor/>
                  <m:sty m:val="p"/>
                </m:rPr>
                <m:t>val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val</m:t>
                      </m:r>
                    </m:sub>
                  </m:sSub>
                </m:e>
              </m:d>
              <m:r>
                <m:t>​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25</m:t>
          </m:r>
          <m:r>
            <m:rPr>
              <m:sty m:val="p"/>
            </m:rPr>
            <m:t>)</m:t>
          </m:r>
        </m:oMath>
      </m:oMathPara>
      <w:bookmarkEnd w:id="114"/>
    </w:p>
    <w:p>
      <w:pPr>
        <w:pStyle w:val="FirstParagraph"/>
      </w:pPr>
      <w:del w:id="3122" w:author="PR Preview" w:date="2026-01-01T00:00:00Z">
        <w:r>
          <w:rPr>
            <w:b/>
            <w:bCs/>
          </w:rPr>
          <w:delText xml:space="preserve">Definition 24 (Validation choice)</w:delText>
        </w:r>
      </w:del>
      <w:del w:id="3123" w:author="PR Preview" w:date="2026-01-01T00:00:00Z">
        <w:r>
          <w:delText xml:space="preserve"> </w:delText>
        </w:r>
      </w:del>
      <w:del w:id="3124" w:author="PR Preview" w:date="2026-01-01T00:00:00Z">
        <w:r>
          <w:delText xml:space="preserve">Given candidate</w:delText>
        </w:r>
      </w:del>
      <w:del w:id="3125" w:author="PR Preview" w:date="2026-01-01T00:00:00Z">
        <w:r>
          <w:delText xml:space="preserve"> </w:delText>
        </w:r>
      </w:del>
      <w:hyperlink w:anchor="def-fitting-procedure">
        <w:del w:id="3126" w:author="PR Preview" w:date="2026-01-01T00:00:00Z">
          <w:r>
            <w:rPr>
              <w:rStyle w:val="Hyperlink"/>
            </w:rPr>
            <w:delText xml:space="preserve">fitting procedures</w:delText>
          </w:r>
        </w:del>
      </w:hyperlink>
      <w:del w:id="3127" w:author="PR Preview" w:date="2026-01-01T00:00:00Z">
        <w:r>
          <w:delText xml:space="preserve"> </w:delText>
        </w:r>
      </w:del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del w:id="3128" w:author="PR Preview" w:date="2026-01-01T00:00:00Z">
        <w:r>
          <w:delText xml:space="preserve">,</w:delText>
        </w:r>
      </w:del>
      <w:del w:id="3129" w:author="PR Preview" w:date="2026-01-01T00:00:00Z">
        <w:r>
          <w:delText xml:space="preserve"> </w:delText>
        </w:r>
      </w:del>
      <w:del w:id="3130" w:author="PR Preview" w:date="2026-01-01T00:00:00Z">
        <w:r>
          <w:delText xml:space="preserve">the</w:delText>
        </w:r>
      </w:del>
      <w:del w:id="3131" w:author="PR Preview" w:date="2026-01-01T00:00:00Z">
        <w:r>
          <w:delText xml:space="preserve"> </w:delText>
        </w:r>
      </w:del>
      <w:del w:id="3132" w:author="PR Preview" w:date="2026-01-01T00:00:00Z">
        <w:r>
          <w:rPr>
            <w:b/>
            <w:bCs/>
          </w:rPr>
          <w:delText xml:space="preserve">validation choice</w:delText>
        </w:r>
      </w:del>
      <w:del w:id="3133" w:author="PR Preview" w:date="2026-01-01T00:00:00Z">
        <w:r>
          <w:delText xml:space="preserve"> </w:delText>
        </w:r>
      </w:del>
      <m:oMath>
        <m:acc>
          <m:accPr>
            <m:chr m:val="̂"/>
          </m:accPr>
          <m:e>
            <m:r>
              <m:t>l</m:t>
            </m:r>
          </m:e>
        </m:acc>
      </m:oMath>
      <w:del w:id="3134" w:author="PR Preview" w:date="2026-01-01T00:00:00Z">
        <w:r>
          <w:delText xml:space="preserve"> </w:delText>
        </w:r>
      </w:del>
      <w:del w:id="3135" w:author="PR Preview" w:date="2026-01-01T00:00:00Z">
        <w:r>
          <w:delText xml:space="preserve">is the index of the candidate whose</w:delText>
        </w:r>
      </w:del>
      <w:del w:id="3136" w:author="PR Preview" w:date="2026-01-01T00:00:00Z">
        <w:r>
          <w:delText xml:space="preserve"> </w:delText>
        </w:r>
      </w:del>
      <w:hyperlink w:anchor="def-prediction-rule">
        <w:del w:id="3137" w:author="PR Preview" w:date="2026-01-01T00:00:00Z">
          <w:r>
            <w:rPr>
              <w:rStyle w:val="Hyperlink"/>
            </w:rPr>
            <w:delText xml:space="preserve">prediction rule</w:delText>
          </w:r>
        </w:del>
      </w:hyperlink>
      <w:del w:id="3138" w:author="PR Preview" w:date="2026-01-01T00:00:00Z">
        <w:r>
          <w:delText xml:space="preserve">,</w:delText>
        </w:r>
      </w:del>
      <w:del w:id="3139" w:author="PR Preview" w:date="2026-01-01T00:00:00Z">
        <w:r>
          <w:delText xml:space="preserve"> </w:delText>
        </w:r>
      </w:del>
      <w:del w:id="3140" w:author="PR Preview" w:date="2026-01-01T00:00:00Z">
        <w:r>
          <w:delText xml:space="preserve">fitted to the training set</w:delText>
        </w:r>
      </w:del>
      <w:del w:id="3141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del w:id="3142" w:author="PR Preview" w:date="2026-01-01T00:00:00Z">
        <w:r>
          <w:delText xml:space="preserve">,</w:delText>
        </w:r>
      </w:del>
      <w:del w:id="3143" w:author="PR Preview" w:date="2026-01-01T00:00:00Z">
        <w:r>
          <w:delText xml:space="preserve"> </w:delText>
        </w:r>
      </w:del>
      <w:del w:id="3144" w:author="PR Preview" w:date="2026-01-01T00:00:00Z">
        <w:r>
          <w:delText xml:space="preserve">has the smallest</w:delText>
        </w:r>
      </w:del>
      <w:del w:id="3145" w:author="PR Preview" w:date="2026-01-01T00:00:00Z">
        <w:r>
          <w:delText xml:space="preserve"> </w:delText>
        </w:r>
      </w:del>
      <w:hyperlink r:id="rId41">
        <w:del w:id="3146" w:author="PR Preview" w:date="2026-01-01T00:00:00Z">
          <w:r>
            <w:rPr>
              <w:rStyle w:val="Hyperlink"/>
            </w:rPr>
            <w:delText xml:space="preserve">mean squared error</w:delText>
          </w:r>
        </w:del>
      </w:hyperlink>
      <w:del w:id="3147" w:author="PR Preview" w:date="2026-01-01T00:00:00Z">
        <w:r>
          <w:delText xml:space="preserve"> </w:delText>
        </w:r>
      </w:del>
      <w:del w:id="3148" w:author="PR Preview" w:date="2026-01-01T00:00:00Z">
        <w:r>
          <w:delText xml:space="preserve">on the</w:delText>
        </w:r>
      </w:del>
      <w:del w:id="3149" w:author="PR Preview" w:date="2026-01-01T00:00:00Z">
        <w:r>
          <w:delText xml:space="preserve"> </w:delText>
        </w:r>
      </w:del>
      <w:hyperlink w:anchor="def-validation-set">
        <w:del w:id="3150" w:author="PR Preview" w:date="2026-01-01T00:00:00Z">
          <w:r>
            <w:rPr>
              <w:rStyle w:val="Hyperlink"/>
            </w:rPr>
            <w:delText xml:space="preserve">validation set</w:delText>
          </w:r>
        </w:del>
      </w:hyperlink>
      <w:del w:id="3151" w:author="PR Preview" w:date="2026-01-01T00:00:00Z">
        <w:r>
          <w:delText xml:space="preserve">:</w:delText>
        </w:r>
      </w:del>
    </w:p>
    <w:p>
      <w:pPr>
        <w:pStyle w:val="BodyText"/>
      </w:pPr>
      <w:bookmarkStart w:id="116" w:name="eq-validation-choice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l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l</m:t>
              </m:r>
            </m:lim>
          </m:limLow>
          <m:f>
            <m:fPr>
              <m:type m:val="bar"/>
            </m:fPr>
            <m:num>
              <m:r>
                <m:t>1</m:t>
              </m:r>
            </m:num>
            <m:den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val</m:t>
                      </m:r>
                    </m:sub>
                  </m:sSub>
                </m:e>
              </m:d>
              <m:r>
                <m:t>​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g</m:t>
                          </m:r>
                        </m:e>
                        <m:sub>
                          <m:r>
                            <m:t>l</m:t>
                          </m:r>
                        </m:sub>
                      </m:sSub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26</m:t>
          </m:r>
          <m:r>
            <m:rPr>
              <m:sty m:val="p"/>
            </m:rPr>
            <m:t>)</m:t>
          </m:r>
        </m:oMath>
      </m:oMathPara>
      <w:bookmarkEnd w:id="116"/>
    </w:p>
    <w:p>
      <w:pPr>
        <w:pStyle w:val="FirstParagraph"/>
      </w:pPr>
      <w:del w:id="3152" w:author="PR Preview" w:date="2026-01-01T00:00:00Z">
        <w:r>
          <w:rPr>
            <w:b/>
            <w:bCs/>
          </w:rPr>
          <w:delText xml:space="preserve">Definition 25 (Test set)</w:delText>
        </w:r>
      </w:del>
      <w:del w:id="3153" w:author="PR Preview" w:date="2026-01-01T00:00:00Z">
        <w:r>
          <w:delText xml:space="preserve"> </w:delText>
        </w:r>
      </w:del>
      <w:del w:id="3154" w:author="PR Preview" w:date="2026-01-01T00:00:00Z">
        <w:r>
          <w:delText xml:space="preserve">The</w:delText>
        </w:r>
      </w:del>
      <w:del w:id="3155" w:author="PR Preview" w:date="2026-01-01T00:00:00Z">
        <w:r>
          <w:delText xml:space="preserve"> </w:delText>
        </w:r>
      </w:del>
      <w:del w:id="3156" w:author="PR Preview" w:date="2026-01-01T00:00:00Z">
        <w:r>
          <w:rPr>
            <w:b/>
            <w:bCs/>
          </w:rPr>
          <w:delText xml:space="preserve">test set</w:delText>
        </w:r>
      </w:del>
      <w:del w:id="3157" w:author="PR Preview" w:date="2026-01-01T00:00:00Z">
        <w:r>
          <w:delText xml:space="preserve"> </w:delText>
        </w:r>
      </w:del>
      <w:del w:id="3158" w:author="PR Preview" w:date="2026-01-01T00:00:00Z">
        <w:r>
          <w:delText xml:space="preserve">of a</w:delText>
        </w:r>
      </w:del>
      <w:del w:id="3159" w:author="PR Preview" w:date="2026-01-01T00:00:00Z">
        <w:r>
          <w:delText xml:space="preserve"> </w:delText>
        </w:r>
      </w:del>
      <w:hyperlink w:anchor="def-data-splits">
        <w:del w:id="3160" w:author="PR Preview" w:date="2026-01-01T00:00:00Z">
          <w:r>
            <w:rPr>
              <w:rStyle w:val="Hyperlink"/>
            </w:rPr>
            <w:delText xml:space="preserve">training/validation/test split</w:delText>
          </w:r>
        </w:del>
      </w:hyperlink>
      <w:del w:id="3161" w:author="PR Preview" w:date="2026-01-01T00:00:00Z">
        <w:r>
          <w:delText xml:space="preserve"> </w:delText>
        </w:r>
      </w:del>
      <w:del w:id="3162" w:author="PR Preview" w:date="2026-01-01T00:00:00Z">
        <w:r>
          <w:delText xml:space="preserve">is the</w:delText>
        </w:r>
      </w:del>
      <w:del w:id="3163" w:author="PR Preview" w:date="2026-01-01T00:00:00Z">
        <w:r>
          <w:delText xml:space="preserve"> </w:delText>
        </w:r>
      </w:del>
      <w:hyperlink w:anchor="def-held-out-set">
        <w:del w:id="3164" w:author="PR Preview" w:date="2026-01-01T00:00:00Z">
          <w:r>
            <w:rPr>
              <w:rStyle w:val="Hyperlink"/>
            </w:rPr>
            <w:delText xml:space="preserve">held-out set</w:delText>
          </w:r>
        </w:del>
      </w:hyperlink>
      <w:del w:id="3165" w:author="PR Preview" w:date="2026-01-01T00:00:00Z">
        <w:r>
          <w:delText xml:space="preserve"> </w:delText>
        </w:r>
      </w:del>
      <w:del w:id="3166" w:author="PR Preview" w:date="2026-01-01T00:00:00Z">
        <w:r>
          <w:delText xml:space="preserve">of observations indexed by</w:delText>
        </w:r>
      </w:del>
      <w:del w:id="3167" w:author="PR Preview" w:date="2026-01-01T00:00:00Z">
        <w:r>
          <w:delText xml:space="preserve"> </w:delText>
        </w:r>
      </w:del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del w:id="3168" w:author="PR Preview" w:date="2026-01-01T00:00:00Z">
        <w:r>
          <w:delText xml:space="preserve">,</w:delText>
        </w:r>
      </w:del>
      <w:del w:id="3169" w:author="PR Preview" w:date="2026-01-01T00:00:00Z">
        <w:r>
          <w:delText xml:space="preserve"> </w:delText>
        </w:r>
      </w:del>
      <w:del w:id="3170" w:author="PR Preview" w:date="2026-01-01T00:00:00Z">
        <w:r>
          <w:delText xml:space="preserve">on which the rule of the</w:delText>
        </w:r>
      </w:del>
      <w:del w:id="3171" w:author="PR Preview" w:date="2026-01-01T00:00:00Z">
        <w:r>
          <w:delText xml:space="preserve"> </w:delText>
        </w:r>
      </w:del>
      <w:hyperlink w:anchor="def-validation-choice">
        <w:del w:id="3172" w:author="PR Preview" w:date="2026-01-01T00:00:00Z">
          <w:r>
            <w:rPr>
              <w:rStyle w:val="Hyperlink"/>
            </w:rPr>
            <w:delText xml:space="preserve">validation choice</w:delText>
          </w:r>
        </w:del>
      </w:hyperlink>
      <w:del w:id="3173" w:author="PR Preview" w:date="2026-01-01T00:00:00Z">
        <w:r>
          <w:delText xml:space="preserve"> </w:delText>
        </w:r>
      </w:del>
      <m:oMath>
        <m:sSub>
          <m:e>
            <m:r>
              <m:t>g</m:t>
            </m:r>
          </m:e>
          <m:sub>
            <m:acc>
              <m:accPr>
                <m:chr m:val="̂"/>
              </m:accPr>
              <m:e>
                <m:r>
                  <m:t>l</m:t>
                </m:r>
              </m:e>
            </m:acc>
          </m:sub>
        </m:sSub>
      </m:oMath>
      <w:del w:id="3174" w:author="PR Preview" w:date="2026-01-01T00:00:00Z">
        <w:r>
          <w:delText xml:space="preserve"> </w:delText>
        </w:r>
      </w:del>
      <w:del w:id="3175" w:author="PR Preview" w:date="2026-01-01T00:00:00Z">
        <w:r>
          <w:delText xml:space="preserve">is scored:</w:delText>
        </w:r>
      </w:del>
    </w:p>
    <w:p>
      <w:pPr>
        <w:pStyle w:val="BodyText"/>
      </w:pPr>
      <w:bookmarkStart w:id="118" w:name="eq-test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27</m:t>
          </m:r>
          <m:r>
            <m:rPr>
              <m:sty m:val="p"/>
            </m:rPr>
            <m:t>)</m:t>
          </m:r>
        </m:oMath>
      </m:oMathPara>
      <w:bookmarkEnd w:id="118"/>
    </w:p>
    <w:p>
      <w:pPr>
        <w:pStyle w:val="FirstParagraph"/>
      </w:pPr>
      <w:del w:id="3176" w:author="PR Preview" w:date="2026-01-01T00:00:00Z">
        <w:r>
          <w:rPr>
            <w:b/>
            <w:bCs/>
          </w:rPr>
          <w:delText xml:space="preserve">Definition 26 (Test error)</w:delText>
        </w:r>
      </w:del>
      <w:del w:id="3177" w:author="PR Preview" w:date="2026-01-01T00:00:00Z">
        <w:r>
          <w:delText xml:space="preserve"> </w:delText>
        </w:r>
      </w:del>
      <w:del w:id="3178" w:author="PR Preview" w:date="2026-01-01T00:00:00Z">
        <w:r>
          <w:delText xml:space="preserve">The</w:delText>
        </w:r>
      </w:del>
      <w:del w:id="3179" w:author="PR Preview" w:date="2026-01-01T00:00:00Z">
        <w:r>
          <w:delText xml:space="preserve"> </w:delText>
        </w:r>
      </w:del>
      <w:del w:id="3180" w:author="PR Preview" w:date="2026-01-01T00:00:00Z">
        <w:r>
          <w:rPr>
            <w:b/>
            <w:bCs/>
          </w:rPr>
          <w:delText xml:space="preserve">test error</w:delText>
        </w:r>
      </w:del>
      <w:del w:id="3181" w:author="PR Preview" w:date="2026-01-01T00:00:00Z">
        <w:r>
          <w:delText xml:space="preserve"> </w:delText>
        </w:r>
      </w:del>
      <w:del w:id="3182" w:author="PR Preview" w:date="2026-01-01T00:00:00Z">
        <w:r>
          <w:delText xml:space="preserve">of a</w:delText>
        </w:r>
      </w:del>
      <w:del w:id="3183" w:author="PR Preview" w:date="2026-01-01T00:00:00Z">
        <w:r>
          <w:delText xml:space="preserve"> </w:delText>
        </w:r>
      </w:del>
      <w:hyperlink w:anchor="def-prediction-rule">
        <w:del w:id="3184" w:author="PR Preview" w:date="2026-01-01T00:00:00Z">
          <w:r>
            <w:rPr>
              <w:rStyle w:val="Hyperlink"/>
            </w:rPr>
            <w:delText xml:space="preserve">prediction rule</w:delText>
          </w:r>
        </w:del>
      </w:hyperlink>
      <w:del w:id="3185" w:author="PR Preview" w:date="2026-01-01T00:00:00Z">
        <w:r>
          <w:delText xml:space="preserve"> </w:delText>
        </w:r>
      </w:del>
      <m:oMath>
        <m:acc>
          <m:accPr>
            <m:chr m:val="̂"/>
          </m:accPr>
          <m:e>
            <m:r>
              <m:t>y</m:t>
            </m:r>
          </m:e>
        </m:acc>
      </m:oMath>
      <w:del w:id="3186" w:author="PR Preview" w:date="2026-01-01T00:00:00Z">
        <w:r>
          <w:delText xml:space="preserve"> </w:delText>
        </w:r>
      </w:del>
      <w:del w:id="3187" w:author="PR Preview" w:date="2026-01-01T00:00:00Z">
        <w:r>
          <w:delText xml:space="preserve">fitted to a</w:delText>
        </w:r>
      </w:del>
      <w:del w:id="3188" w:author="PR Preview" w:date="2026-01-01T00:00:00Z">
        <w:r>
          <w:delText xml:space="preserve"> </w:delText>
        </w:r>
      </w:del>
      <w:hyperlink w:anchor="def-training-set">
        <w:del w:id="3189" w:author="PR Preview" w:date="2026-01-01T00:00:00Z">
          <w:r>
            <w:rPr>
              <w:rStyle w:val="Hyperlink"/>
            </w:rPr>
            <w:delText xml:space="preserve">training set</w:delText>
          </w:r>
        </w:del>
      </w:hyperlink>
      <w:del w:id="3190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del w:id="3191" w:author="PR Preview" w:date="2026-01-01T00:00:00Z">
        <w:r>
          <w:delText xml:space="preserve"> </w:delText>
        </w:r>
      </w:del>
      <w:del w:id="3192" w:author="PR Preview" w:date="2026-01-01T00:00:00Z">
        <w:r>
          <w:delText xml:space="preserve">is the</w:delText>
        </w:r>
      </w:del>
      <w:del w:id="3193" w:author="PR Preview" w:date="2026-01-01T00:00:00Z">
        <w:r>
          <w:delText xml:space="preserve"> </w:delText>
        </w:r>
      </w:del>
      <w:hyperlink r:id="rId41">
        <w:del w:id="3194" w:author="PR Preview" w:date="2026-01-01T00:00:00Z">
          <w:r>
            <w:rPr>
              <w:rStyle w:val="Hyperlink"/>
            </w:rPr>
            <w:delText xml:space="preserve">mean squared error</w:delText>
          </w:r>
        </w:del>
      </w:hyperlink>
      <w:del w:id="3195" w:author="PR Preview" w:date="2026-01-01T00:00:00Z">
        <w:r>
          <w:delText xml:space="preserve"> </w:delText>
        </w:r>
      </w:del>
      <w:del w:id="3196" w:author="PR Preview" w:date="2026-01-01T00:00:00Z">
        <w:r>
          <w:delText xml:space="preserve">of its predictions for the</w:delText>
        </w:r>
      </w:del>
      <w:del w:id="3197" w:author="PR Preview" w:date="2026-01-01T00:00:00Z">
        <w:r>
          <w:delText xml:space="preserve"> </w:delText>
        </w:r>
      </w:del>
      <w:hyperlink w:anchor="def-test-set">
        <w:del w:id="3198" w:author="PR Preview" w:date="2026-01-01T00:00:00Z">
          <w:r>
            <w:rPr>
              <w:rStyle w:val="Hyperlink"/>
            </w:rPr>
            <w:delText xml:space="preserve">test set</w:delText>
          </w:r>
        </w:del>
      </w:hyperlink>
      <w:del w:id="3199" w:author="PR Preview" w:date="2026-01-01T00:00:00Z">
        <w:r>
          <w:delText xml:space="preserve">,</w:delText>
        </w:r>
      </w:del>
      <w:del w:id="3200" w:author="PR Preview" w:date="2026-01-01T00:00:00Z">
        <w:r>
          <w:delText xml:space="preserve"> </w:delText>
        </w:r>
      </w:del>
      <w:del w:id="3201" w:author="PR Preview" w:date="2026-01-01T00:00:00Z">
        <w:r>
          <w:delText xml:space="preserve">indexed by</w:delText>
        </w:r>
      </w:del>
      <w:del w:id="3202" w:author="PR Preview" w:date="2026-01-01T00:00:00Z">
        <w:r>
          <w:delText xml:space="preserve"> </w:delText>
        </w:r>
      </w:del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del w:id="3203" w:author="PR Preview" w:date="2026-01-01T00:00:00Z">
        <w:r>
          <w:delText xml:space="preserve">:</w:delText>
        </w:r>
      </w:del>
    </w:p>
    <w:p>
      <w:pPr>
        <w:pStyle w:val="BodyText"/>
      </w:pPr>
      <w:bookmarkStart w:id="120" w:name="eq-test-error"/>
      <m:oMathPara>
        <m:oMathParaPr>
          <m:jc m:val="center"/>
        </m:oMathParaPr>
        <m:oMath>
          <m:sSub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err</m:t>
                  </m:r>
                </m:e>
              </m:bar>
            </m:e>
            <m:sub>
              <m:r>
                <m:rPr>
                  <m:nor/>
                  <m:sty m:val="p"/>
                </m:rPr>
                <m:t>test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test</m:t>
                      </m:r>
                    </m:sub>
                  </m:sSub>
                </m:e>
              </m:d>
              <m:r>
                <m:t>​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28</m:t>
          </m:r>
          <m:r>
            <m:rPr>
              <m:sty m:val="p"/>
            </m:rPr>
            <m:t>)</m:t>
          </m:r>
        </m:oMath>
      </m:oMathPara>
      <w:bookmarkEnd w:id="120"/>
    </w:p>
    <w:p>
      <w:pPr>
        <w:pStyle w:val="FirstParagraph"/>
      </w:pPr>
      <w:del w:id="3204" w:author="PR Preview" w:date="2026-01-01T00:00:00Z">
        <w:r>
          <w:rPr>
            <w:i/>
            <w:iCs/>
          </w:rPr>
          <w:delText xml:space="preserve">Remark 15</w:delText>
        </w:r>
      </w:del>
      <w:del w:id="3205" w:author="PR Preview" w:date="2026-01-01T00:00:00Z">
        <w:r>
          <w:delText xml:space="preserve"> (What each set is for). </w:delText>
        </w:r>
      </w:del>
      <w:del w:id="3206" w:author="PR Preview" w:date="2026-01-01T00:00:00Z">
        <w:r>
          <w:delText xml:space="preserve">Each set of a</w:delText>
        </w:r>
      </w:del>
      <w:del w:id="3207" w:author="PR Preview" w:date="2026-01-01T00:00:00Z">
        <w:r>
          <w:delText xml:space="preserve"> </w:delText>
        </w:r>
      </w:del>
      <w:hyperlink w:anchor="def-data-splits">
        <w:del w:id="3208" w:author="PR Preview" w:date="2026-01-01T00:00:00Z">
          <w:r>
            <w:rPr>
              <w:rStyle w:val="Hyperlink"/>
            </w:rPr>
            <w:delText xml:space="preserve">training/validation/test split</w:delText>
          </w:r>
        </w:del>
      </w:hyperlink>
      <w:del w:id="3209" w:author="PR Preview" w:date="2026-01-01T00:00:00Z">
        <w:r>
          <w:delText xml:space="preserve"> </w:delText>
        </w:r>
      </w:del>
      <w:del w:id="3210" w:author="PR Preview" w:date="2026-01-01T00:00:00Z">
        <w:r>
          <w:delText xml:space="preserve">has one job:</w:delText>
        </w:r>
      </w:del>
    </w:p>
    <w:p>
      <w:pPr>
        <w:pStyle w:val="BodyText"/>
      </w:pPr>
      <w:ins w:id="3211" w:author="PR Preview" w:date="2026-01-01T00:00:00Z">
        <w:r>
          <w:rPr>
            <w:b/>
            <w:bCs/>
          </w:rPr>
          <w:t xml:space="preserve">Example 7 (Split sizes for 32 cars)</w:t>
        </w:r>
      </w:ins>
      <w:ins w:id="3212" w:author="PR Preview" w:date="2026-01-01T00:00:00Z">
        <w:r>
          <w:t xml:space="preserve"> </w:t>
        </w:r>
      </w:ins>
      <w:ins w:id="3213" w:author="PR Preview" w:date="2026-01-01T00:00:00Z">
        <w:r>
          <w:t xml:space="preserve">In</w:t>
        </w:r>
      </w:ins>
      <w:ins w:id="3214" w:author="PR Preview" w:date="2026-01-01T00:00:00Z">
        <w:r>
          <w:t xml:space="preserve"> </w:t>
        </w:r>
      </w:ins>
      <w:hyperlink w:anchor="exr-data-splits">
        <w:ins w:id="3215" w:author="PR Preview" w:date="2026-01-01T00:00:00Z">
          <w:r>
            <w:rPr>
              <w:rStyle w:val="Hyperlink"/>
            </w:rPr>
            <w:t xml:space="preserve">Exercise 8</w:t>
          </w:r>
        </w:ins>
      </w:hyperlink>
      <w:ins w:id="3216" w:author="PR Preview" w:date="2026-01-01T00:00:00Z">
        <w:r>
          <w:t xml:space="preserve">,</w:t>
        </w:r>
      </w:ins>
      <w:ins w:id="3217" w:author="PR Preview" w:date="2026-01-01T00:00:00Z">
        <w:r>
          <w:t xml:space="preserve"> </w:t>
        </w:r>
      </w:ins>
      <w:ins w:id="3218" w:author="PR Preview" w:date="2026-01-01T00:00:00Z">
        <w:r>
          <w:t xml:space="preserve">a rule of 60% / 20% / 20% on</w:t>
        </w:r>
      </w:ins>
      <w:ins w:id="3219" w:author="PR Preview" w:date="2026-01-01T00:00:00Z">
        <w:r>
          <w:t xml:space="preserve"> </w:t>
        </w:r>
      </w:ins>
      <m:oMath>
        <m:r>
          <m:t>n</m:t>
        </m:r>
        <m:r>
          <m:rPr>
            <m:sty m:val="p"/>
          </m:rPr>
          <m:t>=</m:t>
        </m:r>
        <m:r>
          <m:t>32</m:t>
        </m:r>
      </m:oMath>
      <w:ins w:id="3220" w:author="PR Preview" w:date="2026-01-01T00:00:00Z">
        <w:r>
          <w:t xml:space="preserve"> </w:t>
        </w:r>
      </w:ins>
      <w:ins w:id="3221" w:author="PR Preview" w:date="2026-01-01T00:00:00Z">
        <w:r>
          <w:t xml:space="preserve">cars</w:t>
        </w:r>
      </w:ins>
      <w:ins w:id="3222" w:author="PR Preview" w:date="2026-01-01T00:00:00Z">
        <w:r>
          <w:t xml:space="preserve"> </w:t>
        </w:r>
      </w:ins>
      <w:ins w:id="3223" w:author="PR Preview" w:date="2026-01-01T00:00:00Z">
        <w:r>
          <w:t xml:space="preserve">gives sets of 19, 6, and 7 cars,</w:t>
        </w:r>
      </w:ins>
      <w:ins w:id="3224" w:author="PR Preview" w:date="2026-01-01T00:00:00Z">
        <w:r>
          <w:t xml:space="preserve"> </w:t>
        </w:r>
      </w:ins>
      <w:ins w:id="3225" w:author="PR Preview" w:date="2026-01-01T00:00:00Z">
        <w:r>
          <w:t xml:space="preserve">and the 7 test cars are used only once, after the model is chosen.</w:t>
        </w:r>
      </w:ins>
    </w:p>
    <w:bookmarkEnd w:id="118"/>
    <w:bookmarkStart w:id="120" w:name="def-tuning-parameter"/>
    <w:p>
      <w:pPr>
        <w:pStyle w:val="BodyText"/>
      </w:pPr>
      <w:ins w:id="3226" w:author="PR Preview" w:date="2026-01-01T00:00:00Z">
        <w:r>
          <w:rPr>
            <w:b/>
            <w:bCs/>
          </w:rPr>
          <w:t xml:space="preserve">Definition 24 (Tuning parameter)</w:t>
        </w:r>
      </w:ins>
      <w:ins w:id="3227" w:author="PR Preview" w:date="2026-01-01T00:00:00Z">
        <w:r>
          <w:t xml:space="preserve"> </w:t>
        </w:r>
      </w:ins>
      <w:ins w:id="3228" w:author="PR Preview" w:date="2026-01-01T00:00:00Z">
        <w:r>
          <w:t xml:space="preserve">A</w:t>
        </w:r>
      </w:ins>
      <w:ins w:id="3229" w:author="PR Preview" w:date="2026-01-01T00:00:00Z">
        <w:r>
          <w:t xml:space="preserve"> </w:t>
        </w:r>
      </w:ins>
      <w:ins w:id="3230" w:author="PR Preview" w:date="2026-01-01T00:00:00Z">
        <w:r>
          <w:rPr>
            <w:b/>
            <w:bCs/>
          </w:rPr>
          <w:t xml:space="preserve">tuning parameter</w:t>
        </w:r>
      </w:ins>
      <w:ins w:id="3231" w:author="PR Preview" w:date="2026-01-01T00:00:00Z">
        <w:r>
          <w:t xml:space="preserve"> </w:t>
        </w:r>
      </w:ins>
      <w:ins w:id="3232" w:author="PR Preview" w:date="2026-01-01T00:00:00Z">
        <w:r>
          <w:t xml:space="preserve">of a</w:t>
        </w:r>
      </w:ins>
      <w:ins w:id="3233" w:author="PR Preview" w:date="2026-01-01T00:00:00Z">
        <w:r>
          <w:t xml:space="preserve"> </w:t>
        </w:r>
      </w:ins>
      <w:hyperlink w:anchor="def-fitting-procedure">
        <w:ins w:id="3234" w:author="PR Preview" w:date="2026-01-01T00:00:00Z">
          <w:r>
            <w:rPr>
              <w:rStyle w:val="Hyperlink"/>
            </w:rPr>
            <w:t xml:space="preserve">fitting procedure</w:t>
          </w:r>
        </w:ins>
      </w:hyperlink>
      <w:ins w:id="3235" w:author="PR Preview" w:date="2026-01-01T00:00:00Z">
        <w:r>
          <w:t xml:space="preserve"> </w:t>
        </w:r>
      </w:ins>
      <w:ins w:id="3236" w:author="PR Preview" w:date="2026-01-01T00:00:00Z">
        <w:r>
          <w:t xml:space="preserve">is a setting</w:t>
        </w:r>
      </w:ins>
      <w:ins w:id="3237" w:author="PR Preview" w:date="2026-01-01T00:00:00Z">
        <w:r>
          <w:t xml:space="preserve"> </w:t>
        </w:r>
      </w:ins>
      <m:oMath>
        <m:r>
          <m:t>λ</m:t>
        </m:r>
      </m:oMath>
      <w:ins w:id="3238" w:author="PR Preview" w:date="2026-01-01T00:00:00Z">
        <w:r>
          <w:t xml:space="preserve"> </w:t>
        </w:r>
      </w:ins>
      <w:ins w:id="3239" w:author="PR Preview" w:date="2026-01-01T00:00:00Z">
        <w:r>
          <w:t xml:space="preserve">that the procedure needs</w:t>
        </w:r>
      </w:ins>
      <w:ins w:id="3240" w:author="PR Preview" w:date="2026-01-01T00:00:00Z">
        <w:r>
          <w:t xml:space="preserve"> </w:t>
        </w:r>
      </w:ins>
      <w:ins w:id="3241" w:author="PR Preview" w:date="2026-01-01T00:00:00Z">
        <w:r>
          <w:t xml:space="preserve">but does not compute from the</w:t>
        </w:r>
      </w:ins>
      <w:ins w:id="3242" w:author="PR Preview" w:date="2026-01-01T00:00:00Z">
        <w:r>
          <w:t xml:space="preserve"> </w:t>
        </w:r>
      </w:ins>
      <w:hyperlink w:anchor="def-training-set">
        <w:ins w:id="3243" w:author="PR Preview" w:date="2026-01-01T00:00:00Z">
          <w:r>
            <w:rPr>
              <w:rStyle w:val="Hyperlink"/>
            </w:rPr>
            <w:t xml:space="preserve">training set</w:t>
          </w:r>
        </w:ins>
      </w:hyperlink>
      <w:ins w:id="3244" w:author="PR Preview" w:date="2026-01-01T00:00:00Z">
        <w:r>
          <w:t xml:space="preserve">:</w:t>
        </w:r>
      </w:ins>
    </w:p>
    <w:p>
      <w:pPr>
        <w:pStyle w:val="BodyText"/>
      </w:pPr>
      <w:bookmarkStart w:id="119" w:name="eq-tuning-parameter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g</m:t>
              </m:r>
            </m:e>
            <m:sub>
              <m:r>
                <m:t>λ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25</m:t>
          </m:r>
          <m:r>
            <m:rPr>
              <m:sty m:val="p"/>
            </m:rPr>
            <m:t>)</m:t>
          </m:r>
        </m:oMath>
      </m:oMathPara>
      <w:bookmarkEnd w:id="119"/>
    </w:p>
    <w:bookmarkEnd w:id="120"/>
    <w:bookmarkStart w:id="121" w:name="exm-tuning-parameter"/>
    <w:p>
      <w:pPr>
        <w:pStyle w:val="FirstParagraph"/>
      </w:pPr>
      <w:ins w:id="3245" w:author="PR Preview" w:date="2026-01-01T00:00:00Z">
        <w:r>
          <w:rPr>
            <w:b/>
            <w:bCs/>
          </w:rPr>
          <w:t xml:space="preserve">Example 8 (Polynomial degree)</w:t>
        </w:r>
      </w:ins>
      <w:ins w:id="3246" w:author="PR Preview" w:date="2026-01-01T00:00:00Z">
        <w:r>
          <w:t xml:space="preserve"> </w:t>
        </w:r>
      </w:ins>
      <w:ins w:id="3247" w:author="PR Preview" w:date="2026-01-01T00:00:00Z">
        <w:r>
          <w:t xml:space="preserve">In</w:t>
        </w:r>
      </w:ins>
      <w:ins w:id="3248" w:author="PR Preview" w:date="2026-01-01T00:00:00Z">
        <w:r>
          <w:t xml:space="preserve"> </w:t>
        </w:r>
      </w:ins>
      <w:hyperlink w:anchor="exr-overfitting">
        <w:ins w:id="3249" w:author="PR Preview" w:date="2026-01-01T00:00:00Z">
          <w:r>
            <w:rPr>
              <w:rStyle w:val="Hyperlink"/>
            </w:rPr>
            <w:t xml:space="preserve">Exercise 1</w:t>
          </w:r>
        </w:ins>
      </w:hyperlink>
      <w:ins w:id="3250" w:author="PR Preview" w:date="2026-01-01T00:00:00Z">
        <w:r>
          <w:t xml:space="preserve">,</w:t>
        </w:r>
      </w:ins>
      <w:ins w:id="3251" w:author="PR Preview" w:date="2026-01-01T00:00:00Z">
        <w:r>
          <w:t xml:space="preserve"> </w:t>
        </w:r>
      </w:ins>
      <w:ins w:id="3252" w:author="PR Preview" w:date="2026-01-01T00:00:00Z">
        <w:r>
          <w:t xml:space="preserve">least squares computes the coefficients of each polynomial from the 20 training cars,</w:t>
        </w:r>
      </w:ins>
      <w:ins w:id="3253" w:author="PR Preview" w:date="2026-01-01T00:00:00Z">
        <w:r>
          <w:t xml:space="preserve"> </w:t>
        </w:r>
      </w:ins>
      <w:ins w:id="3254" w:author="PR Preview" w:date="2026-01-01T00:00:00Z">
        <w:r>
          <w:t xml:space="preserve">but the degree</w:t>
        </w:r>
      </w:ins>
      <w:ins w:id="3255" w:author="PR Preview" w:date="2026-01-01T00:00:00Z">
        <w:r>
          <w:t xml:space="preserve"> </w:t>
        </w:r>
      </w:ins>
      <m:oMath>
        <m:r>
          <m:t>d</m:t>
        </m:r>
      </m:oMath>
      <w:ins w:id="3256" w:author="PR Preview" w:date="2026-01-01T00:00:00Z">
        <w:r>
          <w:t xml:space="preserve"> </w:t>
        </w:r>
      </w:ins>
      <w:ins w:id="3257" w:author="PR Preview" w:date="2026-01-01T00:00:00Z">
        <w:r>
          <w:t xml:space="preserve">is fixed before the fit.</w:t>
        </w:r>
      </w:ins>
      <w:ins w:id="3258" w:author="PR Preview" w:date="2026-01-01T00:00:00Z">
        <w:r>
          <w:t xml:space="preserve"> </w:t>
        </w:r>
      </w:ins>
      <w:ins w:id="3259" w:author="PR Preview" w:date="2026-01-01T00:00:00Z">
        <w:r>
          <w:t xml:space="preserve">So the degree is a</w:t>
        </w:r>
      </w:ins>
      <w:ins w:id="3260" w:author="PR Preview" w:date="2026-01-01T00:00:00Z">
        <w:r>
          <w:t xml:space="preserve"> </w:t>
        </w:r>
      </w:ins>
      <w:hyperlink w:anchor="def-tuning-parameter">
        <w:ins w:id="3261" w:author="PR Preview" w:date="2026-01-01T00:00:00Z">
          <w:r>
            <w:rPr>
              <w:rStyle w:val="Hyperlink"/>
            </w:rPr>
            <w:t xml:space="preserve">tuning parameter</w:t>
          </w:r>
        </w:ins>
      </w:hyperlink>
      <w:ins w:id="3262" w:author="PR Preview" w:date="2026-01-01T00:00:00Z">
        <w:r>
          <w:t xml:space="preserve"> </w:t>
        </w:r>
      </w:ins>
      <w:ins w:id="3263" w:author="PR Preview" w:date="2026-01-01T00:00:00Z">
        <w:r>
          <w:t xml:space="preserve">of least-squares polynomial fitting,</w:t>
        </w:r>
      </w:ins>
      <w:ins w:id="3264" w:author="PR Preview" w:date="2026-01-01T00:00:00Z">
        <w:r>
          <w:t xml:space="preserve"> </w:t>
        </w:r>
      </w:ins>
      <w:ins w:id="3265" w:author="PR Preview" w:date="2026-01-01T00:00:00Z">
        <w:r>
          <w:t xml:space="preserve">and the four fits are</w:t>
        </w:r>
      </w:ins>
      <w:ins w:id="3266" w:author="PR Preview" w:date="2026-01-01T00:00:00Z">
        <w:r>
          <w:t xml:space="preserve"> </w:t>
        </w:r>
      </w:ins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4</m:t>
            </m:r>
          </m:sub>
        </m:sSub>
      </m:oMath>
      <w:ins w:id="3267" w:author="PR Preview" w:date="2026-01-01T00:00:00Z">
        <w:r>
          <w:t xml:space="preserve"> </w:t>
        </w:r>
      </w:ins>
      <w:ins w:id="3268" w:author="PR Preview" w:date="2026-01-01T00:00:00Z">
        <w:r>
          <w:t xml:space="preserve">with</w:t>
        </w:r>
      </w:ins>
      <w:ins w:id="3269" w:author="PR Preview" w:date="2026-01-01T00:00:00Z">
        <w:r>
          <w:t xml:space="preserve"> </w:t>
        </w:r>
      </w:ins>
      <m:oMath>
        <m:r>
          <m:t>λ</m:t>
        </m:r>
        <m:r>
          <m:rPr>
            <m:sty m:val="p"/>
          </m:rPr>
          <m:t>=</m:t>
        </m:r>
        <m:r>
          <m:t>d</m:t>
        </m:r>
      </m:oMath>
      <w:ins w:id="3270" w:author="PR Preview" w:date="2026-01-01T00:00:00Z">
        <w:r>
          <w:t xml:space="preserve">.</w:t>
        </w:r>
      </w:ins>
    </w:p>
    <w:bookmarkEnd w:id="121"/>
    <w:bookmarkStart w:id="123" w:name="def-validation-set"/>
    <w:p>
      <w:pPr>
        <w:pStyle w:val="BodyText"/>
      </w:pPr>
      <w:ins w:id="3271" w:author="PR Preview" w:date="2026-01-01T00:00:00Z">
        <w:r>
          <w:rPr>
            <w:b/>
            <w:bCs/>
          </w:rPr>
          <w:t xml:space="preserve">Definition 25 (Validation set)</w:t>
        </w:r>
      </w:ins>
      <w:ins w:id="3272" w:author="PR Preview" w:date="2026-01-01T00:00:00Z">
        <w:r>
          <w:t xml:space="preserve"> </w:t>
        </w:r>
      </w:ins>
      <w:ins w:id="3273" w:author="PR Preview" w:date="2026-01-01T00:00:00Z">
        <w:r>
          <w:t xml:space="preserve">The</w:t>
        </w:r>
      </w:ins>
      <w:ins w:id="3274" w:author="PR Preview" w:date="2026-01-01T00:00:00Z">
        <w:r>
          <w:t xml:space="preserve"> </w:t>
        </w:r>
      </w:ins>
      <w:ins w:id="3275" w:author="PR Preview" w:date="2026-01-01T00:00:00Z">
        <w:r>
          <w:rPr>
            <w:b/>
            <w:bCs/>
          </w:rPr>
          <w:t xml:space="preserve">validation set</w:t>
        </w:r>
      </w:ins>
      <w:ins w:id="3276" w:author="PR Preview" w:date="2026-01-01T00:00:00Z">
        <w:r>
          <w:t xml:space="preserve"> </w:t>
        </w:r>
      </w:ins>
      <w:ins w:id="3277" w:author="PR Preview" w:date="2026-01-01T00:00:00Z">
        <w:r>
          <w:t xml:space="preserve">of a</w:t>
        </w:r>
      </w:ins>
      <w:ins w:id="3278" w:author="PR Preview" w:date="2026-01-01T00:00:00Z">
        <w:r>
          <w:t xml:space="preserve"> </w:t>
        </w:r>
      </w:ins>
      <w:hyperlink w:anchor="def-data-splits">
        <w:ins w:id="3279" w:author="PR Preview" w:date="2026-01-01T00:00:00Z">
          <w:r>
            <w:rPr>
              <w:rStyle w:val="Hyperlink"/>
            </w:rPr>
            <w:t xml:space="preserve">training/validation/test split</w:t>
          </w:r>
        </w:ins>
      </w:hyperlink>
      <w:ins w:id="3280" w:author="PR Preview" w:date="2026-01-01T00:00:00Z">
        <w:r>
          <w:t xml:space="preserve"> </w:t>
        </w:r>
      </w:ins>
      <w:ins w:id="3281" w:author="PR Preview" w:date="2026-01-01T00:00:00Z">
        <w:r>
          <w:t xml:space="preserve">is the</w:t>
        </w:r>
      </w:ins>
      <w:ins w:id="3282" w:author="PR Preview" w:date="2026-01-01T00:00:00Z">
        <w:r>
          <w:t xml:space="preserve"> </w:t>
        </w:r>
      </w:ins>
      <w:hyperlink w:anchor="def-held-out-set">
        <w:ins w:id="3283" w:author="PR Preview" w:date="2026-01-01T00:00:00Z">
          <w:r>
            <w:rPr>
              <w:rStyle w:val="Hyperlink"/>
            </w:rPr>
            <w:t xml:space="preserve">held-out set</w:t>
          </w:r>
        </w:ins>
      </w:hyperlink>
      <w:ins w:id="3284" w:author="PR Preview" w:date="2026-01-01T00:00:00Z">
        <w:r>
          <w:t xml:space="preserve"> </w:t>
        </w:r>
      </w:ins>
      <w:ins w:id="3285" w:author="PR Preview" w:date="2026-01-01T00:00:00Z">
        <w:r>
          <w:t xml:space="preserve">of observations indexed by</w:t>
        </w:r>
      </w:ins>
      <w:ins w:id="3286" w:author="PR Preview" w:date="2026-01-01T00:00:00Z">
        <w:r>
          <w:t xml:space="preserve"> </w:t>
        </w:r>
      </w:ins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ins w:id="3287" w:author="PR Preview" w:date="2026-01-01T00:00:00Z">
        <w:r>
          <w:t xml:space="preserve">,</w:t>
        </w:r>
      </w:ins>
      <w:ins w:id="3288" w:author="PR Preview" w:date="2026-01-01T00:00:00Z">
        <w:r>
          <w:t xml:space="preserve"> </w:t>
        </w:r>
      </w:ins>
      <w:ins w:id="3289" w:author="PR Preview" w:date="2026-01-01T00:00:00Z">
        <w:r>
          <w:t xml:space="preserve">used to choose among candidate</w:t>
        </w:r>
      </w:ins>
      <w:ins w:id="3290" w:author="PR Preview" w:date="2026-01-01T00:00:00Z">
        <w:r>
          <w:t xml:space="preserve"> </w:t>
        </w:r>
      </w:ins>
      <w:hyperlink w:anchor="def-fitting-procedure">
        <w:ins w:id="3291" w:author="PR Preview" w:date="2026-01-01T00:00:00Z">
          <w:r>
            <w:rPr>
              <w:rStyle w:val="Hyperlink"/>
            </w:rPr>
            <w:t xml:space="preserve">fitting procedures</w:t>
          </w:r>
        </w:ins>
      </w:hyperlink>
      <w:ins w:id="3292" w:author="PR Preview" w:date="2026-01-01T00:00:00Z">
        <w:r>
          <w:t xml:space="preserve"> </w:t>
        </w:r>
      </w:ins>
      <w:ins w:id="3293" w:author="PR Preview" w:date="2026-01-01T00:00:00Z">
        <w:r>
          <w:t xml:space="preserve">fitted to the training set:</w:t>
        </w:r>
      </w:ins>
    </w:p>
    <w:p>
      <w:pPr>
        <w:pStyle w:val="BodyText"/>
      </w:pPr>
      <w:bookmarkStart w:id="122" w:name="eq-validation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26</m:t>
          </m:r>
          <m:r>
            <m:rPr>
              <m:sty m:val="p"/>
            </m:rPr>
            <m:t>)</m:t>
          </m:r>
        </m:oMath>
      </m:oMathPara>
      <w:bookmarkEnd w:id="122"/>
    </w:p>
    <w:bookmarkEnd w:id="123"/>
    <w:bookmarkStart w:id="125" w:name="def-validation-error"/>
    <w:p>
      <w:pPr>
        <w:pStyle w:val="FirstParagraph"/>
      </w:pPr>
      <w:ins w:id="3294" w:author="PR Preview" w:date="2026-01-01T00:00:00Z">
        <w:r>
          <w:rPr>
            <w:b/>
            <w:bCs/>
          </w:rPr>
          <w:t xml:space="preserve">Definition 26 (Validation error)</w:t>
        </w:r>
      </w:ins>
      <w:ins w:id="3295" w:author="PR Preview" w:date="2026-01-01T00:00:00Z">
        <w:r>
          <w:t xml:space="preserve"> </w:t>
        </w:r>
      </w:ins>
      <w:ins w:id="3296" w:author="PR Preview" w:date="2026-01-01T00:00:00Z">
        <w:r>
          <w:t xml:space="preserve">The</w:t>
        </w:r>
      </w:ins>
      <w:ins w:id="3297" w:author="PR Preview" w:date="2026-01-01T00:00:00Z">
        <w:r>
          <w:t xml:space="preserve"> </w:t>
        </w:r>
      </w:ins>
      <w:ins w:id="3298" w:author="PR Preview" w:date="2026-01-01T00:00:00Z">
        <w:r>
          <w:rPr>
            <w:b/>
            <w:bCs/>
          </w:rPr>
          <w:t xml:space="preserve">validation error</w:t>
        </w:r>
      </w:ins>
      <w:ins w:id="3299" w:author="PR Preview" w:date="2026-01-01T00:00:00Z">
        <w:r>
          <w:t xml:space="preserve"> </w:t>
        </w:r>
      </w:ins>
      <w:ins w:id="3300" w:author="PR Preview" w:date="2026-01-01T00:00:00Z">
        <w:r>
          <w:t xml:space="preserve">of a</w:t>
        </w:r>
      </w:ins>
      <w:ins w:id="3301" w:author="PR Preview" w:date="2026-01-01T00:00:00Z">
        <w:r>
          <w:t xml:space="preserve"> </w:t>
        </w:r>
      </w:ins>
      <w:hyperlink w:anchor="def-prediction-rule">
        <w:ins w:id="3302" w:author="PR Preview" w:date="2026-01-01T00:00:00Z">
          <w:r>
            <w:rPr>
              <w:rStyle w:val="Hyperlink"/>
            </w:rPr>
            <w:t xml:space="preserve">prediction rule</w:t>
          </w:r>
        </w:ins>
      </w:hyperlink>
      <w:ins w:id="3303" w:author="PR Preview" w:date="2026-01-01T00:00:00Z">
        <w:r>
          <w:t xml:space="preserve"> </w:t>
        </w:r>
      </w:ins>
      <m:oMath>
        <m:acc>
          <m:accPr>
            <m:chr m:val="̂"/>
          </m:accPr>
          <m:e>
            <m:r>
              <m:t>y</m:t>
            </m:r>
          </m:e>
        </m:acc>
      </m:oMath>
      <w:ins w:id="3304" w:author="PR Preview" w:date="2026-01-01T00:00:00Z">
        <w:r>
          <w:t xml:space="preserve"> </w:t>
        </w:r>
      </w:ins>
      <w:ins w:id="3305" w:author="PR Preview" w:date="2026-01-01T00:00:00Z">
        <w:r>
          <w:t xml:space="preserve">fitted to a</w:t>
        </w:r>
      </w:ins>
      <w:ins w:id="3306" w:author="PR Preview" w:date="2026-01-01T00:00:00Z">
        <w:r>
          <w:t xml:space="preserve"> </w:t>
        </w:r>
      </w:ins>
      <w:hyperlink w:anchor="def-training-set">
        <w:ins w:id="3307" w:author="PR Preview" w:date="2026-01-01T00:00:00Z">
          <w:r>
            <w:rPr>
              <w:rStyle w:val="Hyperlink"/>
            </w:rPr>
            <w:t xml:space="preserve">training set</w:t>
          </w:r>
        </w:ins>
      </w:hyperlink>
      <w:ins w:id="3308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ins w:id="3309" w:author="PR Preview" w:date="2026-01-01T00:00:00Z">
        <w:r>
          <w:t xml:space="preserve"> </w:t>
        </w:r>
      </w:ins>
      <w:ins w:id="3310" w:author="PR Preview" w:date="2026-01-01T00:00:00Z">
        <w:r>
          <w:t xml:space="preserve">is its mean</w:t>
        </w:r>
      </w:ins>
      <w:ins w:id="3311" w:author="PR Preview" w:date="2026-01-01T00:00:00Z">
        <w:r>
          <w:t xml:space="preserve"> </w:t>
        </w:r>
      </w:ins>
      <w:hyperlink w:anchor="def-observation-loss">
        <w:ins w:id="3312" w:author="PR Preview" w:date="2026-01-01T00:00:00Z">
          <w:r>
            <w:rPr>
              <w:rStyle w:val="Hyperlink"/>
            </w:rPr>
            <w:t xml:space="preserve">loss</w:t>
          </w:r>
        </w:ins>
      </w:hyperlink>
      <w:ins w:id="3313" w:author="PR Preview" w:date="2026-01-01T00:00:00Z">
        <w:r>
          <w:t xml:space="preserve"> </w:t>
        </w:r>
      </w:ins>
      <m:oMath>
        <m:sSub>
          <m:e>
            <m:r>
              <m:t>ℓ</m:t>
            </m:r>
          </m:e>
          <m:sub>
            <m:r>
              <m:t>i</m:t>
            </m:r>
          </m:sub>
        </m:sSub>
      </m:oMath>
      <w:ins w:id="3314" w:author="PR Preview" w:date="2026-01-01T00:00:00Z">
        <w:r>
          <w:t xml:space="preserve"> </w:t>
        </w:r>
      </w:ins>
      <w:ins w:id="3315" w:author="PR Preview" w:date="2026-01-01T00:00:00Z">
        <w:r>
          <w:t xml:space="preserve">on the</w:t>
        </w:r>
      </w:ins>
      <w:ins w:id="3316" w:author="PR Preview" w:date="2026-01-01T00:00:00Z">
        <w:r>
          <w:t xml:space="preserve"> </w:t>
        </w:r>
      </w:ins>
      <w:hyperlink w:anchor="def-validation-set">
        <w:ins w:id="3317" w:author="PR Preview" w:date="2026-01-01T00:00:00Z">
          <w:r>
            <w:rPr>
              <w:rStyle w:val="Hyperlink"/>
            </w:rPr>
            <w:t xml:space="preserve">validation set</w:t>
          </w:r>
        </w:ins>
      </w:hyperlink>
      <w:ins w:id="3318" w:author="PR Preview" w:date="2026-01-01T00:00:00Z">
        <w:r>
          <w:t xml:space="preserve">, indexed by</w:t>
        </w:r>
      </w:ins>
      <w:ins w:id="3319" w:author="PR Preview" w:date="2026-01-01T00:00:00Z">
        <w:r>
          <w:t xml:space="preserve"> </w:t>
        </w:r>
      </w:ins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ins w:id="3320" w:author="PR Preview" w:date="2026-01-01T00:00:00Z">
        <w:r>
          <w:t xml:space="preserve">:</w:t>
        </w:r>
      </w:ins>
    </w:p>
    <w:p>
      <w:pPr>
        <w:pStyle w:val="BodyText"/>
      </w:pPr>
      <w:bookmarkStart w:id="124" w:name="eq-validation-error"/>
      <m:oMathPara>
        <m:oMathParaPr>
          <m:jc m:val="center"/>
        </m:oMathParaPr>
        <m:oMath>
          <m:sSub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err</m:t>
                  </m:r>
                </m:e>
              </m:bar>
            </m:e>
            <m:sub>
              <m:r>
                <m:rPr>
                  <m:nor/>
                  <m:sty m:val="p"/>
                </m:rPr>
                <m:t>val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val</m:t>
                      </m:r>
                    </m:sub>
                  </m:sSub>
                </m:e>
              </m:d>
              <m:r>
                <m:t>​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27</m:t>
          </m:r>
          <m:r>
            <m:rPr>
              <m:sty m:val="p"/>
            </m:rPr>
            <m:t>)</m:t>
          </m:r>
        </m:oMath>
      </m:oMathPara>
      <w:bookmarkEnd w:id="124"/>
    </w:p>
    <w:bookmarkEnd w:id="125"/>
    <w:bookmarkStart w:id="127" w:name="def-validation-choice"/>
    <w:p>
      <w:pPr>
        <w:pStyle w:val="FirstParagraph"/>
      </w:pPr>
      <w:ins w:id="3321" w:author="PR Preview" w:date="2026-01-01T00:00:00Z">
        <w:r>
          <w:rPr>
            <w:b/>
            <w:bCs/>
          </w:rPr>
          <w:t xml:space="preserve">Definition 27 (Validation choice)</w:t>
        </w:r>
      </w:ins>
      <w:ins w:id="3322" w:author="PR Preview" w:date="2026-01-01T00:00:00Z">
        <w:r>
          <w:t xml:space="preserve"> </w:t>
        </w:r>
      </w:ins>
      <w:ins w:id="3323" w:author="PR Preview" w:date="2026-01-01T00:00:00Z">
        <w:r>
          <w:t xml:space="preserve">Given candidate</w:t>
        </w:r>
      </w:ins>
      <w:ins w:id="3324" w:author="PR Preview" w:date="2026-01-01T00:00:00Z">
        <w:r>
          <w:t xml:space="preserve"> </w:t>
        </w:r>
      </w:ins>
      <w:hyperlink w:anchor="def-fitting-procedure">
        <w:ins w:id="3325" w:author="PR Preview" w:date="2026-01-01T00:00:00Z">
          <w:r>
            <w:rPr>
              <w:rStyle w:val="Hyperlink"/>
            </w:rPr>
            <w:t xml:space="preserve">fitting procedures</w:t>
          </w:r>
        </w:ins>
      </w:hyperlink>
      <w:ins w:id="3326" w:author="PR Preview" w:date="2026-01-01T00:00:00Z">
        <w:r>
          <w:t xml:space="preserve"> </w:t>
        </w:r>
      </w:ins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ins w:id="3327" w:author="PR Preview" w:date="2026-01-01T00:00:00Z">
        <w:r>
          <w:t xml:space="preserve">,</w:t>
        </w:r>
      </w:ins>
      <w:ins w:id="3328" w:author="PR Preview" w:date="2026-01-01T00:00:00Z">
        <w:r>
          <w:t xml:space="preserve"> </w:t>
        </w:r>
      </w:ins>
      <w:ins w:id="3329" w:author="PR Preview" w:date="2026-01-01T00:00:00Z">
        <w:r>
          <w:t xml:space="preserve">the</w:t>
        </w:r>
      </w:ins>
      <w:ins w:id="3330" w:author="PR Preview" w:date="2026-01-01T00:00:00Z">
        <w:r>
          <w:t xml:space="preserve"> </w:t>
        </w:r>
      </w:ins>
      <w:ins w:id="3331" w:author="PR Preview" w:date="2026-01-01T00:00:00Z">
        <w:r>
          <w:rPr>
            <w:b/>
            <w:bCs/>
          </w:rPr>
          <w:t xml:space="preserve">validation choice</w:t>
        </w:r>
      </w:ins>
      <w:ins w:id="3332" w:author="PR Preview" w:date="2026-01-01T00:00:00Z">
        <w:r>
          <w:t xml:space="preserve"> </w:t>
        </w:r>
      </w:ins>
      <m:oMath>
        <m:acc>
          <m:accPr>
            <m:chr m:val="̂"/>
          </m:accPr>
          <m:e>
            <m:r>
              <m:t>l</m:t>
            </m:r>
          </m:e>
        </m:acc>
      </m:oMath>
      <w:ins w:id="3333" w:author="PR Preview" w:date="2026-01-01T00:00:00Z">
        <w:r>
          <w:t xml:space="preserve"> </w:t>
        </w:r>
      </w:ins>
      <w:ins w:id="3334" w:author="PR Preview" w:date="2026-01-01T00:00:00Z">
        <w:r>
          <w:t xml:space="preserve">is the index of the candidate whose</w:t>
        </w:r>
      </w:ins>
      <w:ins w:id="3335" w:author="PR Preview" w:date="2026-01-01T00:00:00Z">
        <w:r>
          <w:t xml:space="preserve"> </w:t>
        </w:r>
      </w:ins>
      <w:hyperlink w:anchor="def-prediction-rule">
        <w:ins w:id="3336" w:author="PR Preview" w:date="2026-01-01T00:00:00Z">
          <w:r>
            <w:rPr>
              <w:rStyle w:val="Hyperlink"/>
            </w:rPr>
            <w:t xml:space="preserve">prediction rule</w:t>
          </w:r>
        </w:ins>
      </w:hyperlink>
      <w:ins w:id="3337" w:author="PR Preview" w:date="2026-01-01T00:00:00Z">
        <w:r>
          <w:t xml:space="preserve">,</w:t>
        </w:r>
      </w:ins>
      <w:ins w:id="3338" w:author="PR Preview" w:date="2026-01-01T00:00:00Z">
        <w:r>
          <w:t xml:space="preserve"> </w:t>
        </w:r>
      </w:ins>
      <w:ins w:id="3339" w:author="PR Preview" w:date="2026-01-01T00:00:00Z">
        <w:r>
          <w:t xml:space="preserve">fitted to the training set</w:t>
        </w:r>
      </w:ins>
      <w:ins w:id="3340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ins w:id="3341" w:author="PR Preview" w:date="2026-01-01T00:00:00Z">
        <w:r>
          <w:t xml:space="preserve">,</w:t>
        </w:r>
      </w:ins>
      <w:ins w:id="3342" w:author="PR Preview" w:date="2026-01-01T00:00:00Z">
        <w:r>
          <w:t xml:space="preserve"> </w:t>
        </w:r>
      </w:ins>
      <w:ins w:id="3343" w:author="PR Preview" w:date="2026-01-01T00:00:00Z">
        <w:r>
          <w:t xml:space="preserve">has the smallest</w:t>
        </w:r>
      </w:ins>
      <w:ins w:id="3344" w:author="PR Preview" w:date="2026-01-01T00:00:00Z">
        <w:r>
          <w:t xml:space="preserve"> </w:t>
        </w:r>
      </w:ins>
      <w:hyperlink w:anchor="def-validation-error">
        <w:ins w:id="3345" w:author="PR Preview" w:date="2026-01-01T00:00:00Z">
          <w:r>
            <w:rPr>
              <w:rStyle w:val="Hyperlink"/>
            </w:rPr>
            <w:t xml:space="preserve">validation error</w:t>
          </w:r>
        </w:ins>
      </w:hyperlink>
      <w:ins w:id="3346" w:author="PR Preview" w:date="2026-01-01T00:00:00Z">
        <w:r>
          <w:t xml:space="preserve">:</w:t>
        </w:r>
      </w:ins>
    </w:p>
    <w:p>
      <w:pPr>
        <w:pStyle w:val="BodyText"/>
      </w:pPr>
      <w:bookmarkStart w:id="126" w:name="eq-validation-choice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l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l</m:t>
              </m:r>
            </m:lim>
          </m:limLow>
          <m:f>
            <m:fPr>
              <m:type m:val="bar"/>
            </m:fPr>
            <m:num>
              <m:r>
                <m:t>1</m:t>
              </m:r>
            </m:num>
            <m:den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val</m:t>
                      </m:r>
                    </m:sub>
                  </m:sSub>
                </m:e>
              </m:d>
              <m:r>
                <m:t>​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  <m:sup>
              <m:r>
                <m:t>​</m:t>
              </m:r>
            </m:sup>
            <m:e>
              <m:r>
                <m:t>L</m:t>
              </m:r>
            </m:e>
          </m:nary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g</m:t>
                  </m:r>
                </m:e>
                <m:sub>
                  <m:r>
                    <m:t>l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28</m:t>
          </m:r>
          <m:r>
            <m:rPr>
              <m:sty m:val="p"/>
            </m:rPr>
            <m:t>)</m:t>
          </m:r>
        </m:oMath>
      </m:oMathPara>
      <w:bookmarkEnd w:id="126"/>
    </w:p>
    <w:bookmarkEnd w:id="127"/>
    <w:bookmarkStart w:id="129" w:name="def-test-set"/>
    <w:p>
      <w:pPr>
        <w:pStyle w:val="FirstParagraph"/>
      </w:pPr>
      <w:ins w:id="3347" w:author="PR Preview" w:date="2026-01-01T00:00:00Z">
        <w:r>
          <w:rPr>
            <w:b/>
            <w:bCs/>
          </w:rPr>
          <w:t xml:space="preserve">Definition 28 (Test set)</w:t>
        </w:r>
      </w:ins>
      <w:ins w:id="3348" w:author="PR Preview" w:date="2026-01-01T00:00:00Z">
        <w:r>
          <w:t xml:space="preserve"> </w:t>
        </w:r>
      </w:ins>
      <w:ins w:id="3349" w:author="PR Preview" w:date="2026-01-01T00:00:00Z">
        <w:r>
          <w:t xml:space="preserve">The</w:t>
        </w:r>
      </w:ins>
      <w:ins w:id="3350" w:author="PR Preview" w:date="2026-01-01T00:00:00Z">
        <w:r>
          <w:t xml:space="preserve"> </w:t>
        </w:r>
      </w:ins>
      <w:ins w:id="3351" w:author="PR Preview" w:date="2026-01-01T00:00:00Z">
        <w:r>
          <w:rPr>
            <w:b/>
            <w:bCs/>
          </w:rPr>
          <w:t xml:space="preserve">test set</w:t>
        </w:r>
      </w:ins>
      <w:ins w:id="3352" w:author="PR Preview" w:date="2026-01-01T00:00:00Z">
        <w:r>
          <w:t xml:space="preserve"> </w:t>
        </w:r>
      </w:ins>
      <w:ins w:id="3353" w:author="PR Preview" w:date="2026-01-01T00:00:00Z">
        <w:r>
          <w:t xml:space="preserve">of a</w:t>
        </w:r>
      </w:ins>
      <w:ins w:id="3354" w:author="PR Preview" w:date="2026-01-01T00:00:00Z">
        <w:r>
          <w:t xml:space="preserve"> </w:t>
        </w:r>
      </w:ins>
      <w:hyperlink w:anchor="def-data-splits">
        <w:ins w:id="3355" w:author="PR Preview" w:date="2026-01-01T00:00:00Z">
          <w:r>
            <w:rPr>
              <w:rStyle w:val="Hyperlink"/>
            </w:rPr>
            <w:t xml:space="preserve">training/validation/test split</w:t>
          </w:r>
        </w:ins>
      </w:hyperlink>
      <w:ins w:id="3356" w:author="PR Preview" w:date="2026-01-01T00:00:00Z">
        <w:r>
          <w:t xml:space="preserve"> </w:t>
        </w:r>
      </w:ins>
      <w:ins w:id="3357" w:author="PR Preview" w:date="2026-01-01T00:00:00Z">
        <w:r>
          <w:t xml:space="preserve">is the</w:t>
        </w:r>
      </w:ins>
      <w:ins w:id="3358" w:author="PR Preview" w:date="2026-01-01T00:00:00Z">
        <w:r>
          <w:t xml:space="preserve"> </w:t>
        </w:r>
      </w:ins>
      <w:hyperlink w:anchor="def-held-out-set">
        <w:ins w:id="3359" w:author="PR Preview" w:date="2026-01-01T00:00:00Z">
          <w:r>
            <w:rPr>
              <w:rStyle w:val="Hyperlink"/>
            </w:rPr>
            <w:t xml:space="preserve">held-out set</w:t>
          </w:r>
        </w:ins>
      </w:hyperlink>
      <w:ins w:id="3360" w:author="PR Preview" w:date="2026-01-01T00:00:00Z">
        <w:r>
          <w:t xml:space="preserve"> </w:t>
        </w:r>
      </w:ins>
      <w:ins w:id="3361" w:author="PR Preview" w:date="2026-01-01T00:00:00Z">
        <w:r>
          <w:t xml:space="preserve">of observations indexed by</w:t>
        </w:r>
      </w:ins>
      <w:ins w:id="3362" w:author="PR Preview" w:date="2026-01-01T00:00:00Z">
        <w:r>
          <w:t xml:space="preserve"> </w:t>
        </w:r>
      </w:ins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ins w:id="3363" w:author="PR Preview" w:date="2026-01-01T00:00:00Z">
        <w:r>
          <w:t xml:space="preserve">,</w:t>
        </w:r>
      </w:ins>
      <w:ins w:id="3364" w:author="PR Preview" w:date="2026-01-01T00:00:00Z">
        <w:r>
          <w:t xml:space="preserve"> </w:t>
        </w:r>
      </w:ins>
      <w:ins w:id="3365" w:author="PR Preview" w:date="2026-01-01T00:00:00Z">
        <w:r>
          <w:t xml:space="preserve">on which the rule of the</w:t>
        </w:r>
      </w:ins>
      <w:ins w:id="3366" w:author="PR Preview" w:date="2026-01-01T00:00:00Z">
        <w:r>
          <w:t xml:space="preserve"> </w:t>
        </w:r>
      </w:ins>
      <w:hyperlink w:anchor="def-validation-choice">
        <w:ins w:id="3367" w:author="PR Preview" w:date="2026-01-01T00:00:00Z">
          <w:r>
            <w:rPr>
              <w:rStyle w:val="Hyperlink"/>
            </w:rPr>
            <w:t xml:space="preserve">validation choice</w:t>
          </w:r>
        </w:ins>
      </w:hyperlink>
      <w:ins w:id="3368" w:author="PR Preview" w:date="2026-01-01T00:00:00Z">
        <w:r>
          <w:t xml:space="preserve"> </w:t>
        </w:r>
      </w:ins>
      <m:oMath>
        <m:sSub>
          <m:e>
            <m:r>
              <m:t>g</m:t>
            </m:r>
          </m:e>
          <m:sub>
            <m:acc>
              <m:accPr>
                <m:chr m:val="̂"/>
              </m:accPr>
              <m:e>
                <m:r>
                  <m:t>l</m:t>
                </m:r>
              </m:e>
            </m:acc>
          </m:sub>
        </m:sSub>
      </m:oMath>
      <w:ins w:id="3369" w:author="PR Preview" w:date="2026-01-01T00:00:00Z">
        <w:r>
          <w:t xml:space="preserve"> </w:t>
        </w:r>
      </w:ins>
      <w:ins w:id="3370" w:author="PR Preview" w:date="2026-01-01T00:00:00Z">
        <w:r>
          <w:t xml:space="preserve">is scored:</w:t>
        </w:r>
      </w:ins>
    </w:p>
    <w:p>
      <w:pPr>
        <w:pStyle w:val="BodyText"/>
      </w:pPr>
      <w:bookmarkStart w:id="128" w:name="eq-test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29</m:t>
          </m:r>
          <m:r>
            <m:rPr>
              <m:sty m:val="p"/>
            </m:rPr>
            <m:t>)</m:t>
          </m:r>
        </m:oMath>
      </m:oMathPara>
      <w:bookmarkEnd w:id="128"/>
    </w:p>
    <w:bookmarkEnd w:id="129"/>
    <w:bookmarkStart w:id="131" w:name="def-test-error"/>
    <w:p>
      <w:pPr>
        <w:pStyle w:val="FirstParagraph"/>
      </w:pPr>
      <w:ins w:id="3371" w:author="PR Preview" w:date="2026-01-01T00:00:00Z">
        <w:r>
          <w:rPr>
            <w:b/>
            <w:bCs/>
          </w:rPr>
          <w:t xml:space="preserve">Definition 29 (Test error)</w:t>
        </w:r>
      </w:ins>
      <w:ins w:id="3372" w:author="PR Preview" w:date="2026-01-01T00:00:00Z">
        <w:r>
          <w:t xml:space="preserve"> </w:t>
        </w:r>
      </w:ins>
      <w:ins w:id="3373" w:author="PR Preview" w:date="2026-01-01T00:00:00Z">
        <w:r>
          <w:t xml:space="preserve">The</w:t>
        </w:r>
      </w:ins>
      <w:ins w:id="3374" w:author="PR Preview" w:date="2026-01-01T00:00:00Z">
        <w:r>
          <w:t xml:space="preserve"> </w:t>
        </w:r>
      </w:ins>
      <w:ins w:id="3375" w:author="PR Preview" w:date="2026-01-01T00:00:00Z">
        <w:r>
          <w:rPr>
            <w:b/>
            <w:bCs/>
          </w:rPr>
          <w:t xml:space="preserve">test error</w:t>
        </w:r>
      </w:ins>
      <w:ins w:id="3376" w:author="PR Preview" w:date="2026-01-01T00:00:00Z">
        <w:r>
          <w:t xml:space="preserve"> </w:t>
        </w:r>
      </w:ins>
      <w:ins w:id="3377" w:author="PR Preview" w:date="2026-01-01T00:00:00Z">
        <w:r>
          <w:t xml:space="preserve">of a</w:t>
        </w:r>
      </w:ins>
      <w:ins w:id="3378" w:author="PR Preview" w:date="2026-01-01T00:00:00Z">
        <w:r>
          <w:t xml:space="preserve"> </w:t>
        </w:r>
      </w:ins>
      <w:hyperlink w:anchor="def-prediction-rule">
        <w:ins w:id="3379" w:author="PR Preview" w:date="2026-01-01T00:00:00Z">
          <w:r>
            <w:rPr>
              <w:rStyle w:val="Hyperlink"/>
            </w:rPr>
            <w:t xml:space="preserve">prediction rule</w:t>
          </w:r>
        </w:ins>
      </w:hyperlink>
      <w:ins w:id="3380" w:author="PR Preview" w:date="2026-01-01T00:00:00Z">
        <w:r>
          <w:t xml:space="preserve"> </w:t>
        </w:r>
      </w:ins>
      <m:oMath>
        <m:acc>
          <m:accPr>
            <m:chr m:val="̂"/>
          </m:accPr>
          <m:e>
            <m:r>
              <m:t>y</m:t>
            </m:r>
          </m:e>
        </m:acc>
      </m:oMath>
      <w:ins w:id="3381" w:author="PR Preview" w:date="2026-01-01T00:00:00Z">
        <w:r>
          <w:t xml:space="preserve"> </w:t>
        </w:r>
      </w:ins>
      <w:ins w:id="3382" w:author="PR Preview" w:date="2026-01-01T00:00:00Z">
        <w:r>
          <w:t xml:space="preserve">fitted to a</w:t>
        </w:r>
      </w:ins>
      <w:ins w:id="3383" w:author="PR Preview" w:date="2026-01-01T00:00:00Z">
        <w:r>
          <w:t xml:space="preserve"> </w:t>
        </w:r>
      </w:ins>
      <w:hyperlink w:anchor="def-training-set">
        <w:ins w:id="3384" w:author="PR Preview" w:date="2026-01-01T00:00:00Z">
          <w:r>
            <w:rPr>
              <w:rStyle w:val="Hyperlink"/>
            </w:rPr>
            <w:t xml:space="preserve">training set</w:t>
          </w:r>
        </w:ins>
      </w:hyperlink>
      <w:ins w:id="3385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ins w:id="3386" w:author="PR Preview" w:date="2026-01-01T00:00:00Z">
        <w:r>
          <w:t xml:space="preserve"> </w:t>
        </w:r>
      </w:ins>
      <w:ins w:id="3387" w:author="PR Preview" w:date="2026-01-01T00:00:00Z">
        <w:r>
          <w:t xml:space="preserve">is its mean</w:t>
        </w:r>
      </w:ins>
      <w:ins w:id="3388" w:author="PR Preview" w:date="2026-01-01T00:00:00Z">
        <w:r>
          <w:t xml:space="preserve"> </w:t>
        </w:r>
      </w:ins>
      <w:hyperlink w:anchor="def-observation-loss">
        <w:ins w:id="3389" w:author="PR Preview" w:date="2026-01-01T00:00:00Z">
          <w:r>
            <w:rPr>
              <w:rStyle w:val="Hyperlink"/>
            </w:rPr>
            <w:t xml:space="preserve">loss</w:t>
          </w:r>
        </w:ins>
      </w:hyperlink>
      <w:ins w:id="3390" w:author="PR Preview" w:date="2026-01-01T00:00:00Z">
        <w:r>
          <w:t xml:space="preserve"> </w:t>
        </w:r>
      </w:ins>
      <m:oMath>
        <m:sSub>
          <m:e>
            <m:r>
              <m:t>ℓ</m:t>
            </m:r>
          </m:e>
          <m:sub>
            <m:r>
              <m:t>i</m:t>
            </m:r>
          </m:sub>
        </m:sSub>
      </m:oMath>
      <w:ins w:id="3391" w:author="PR Preview" w:date="2026-01-01T00:00:00Z">
        <w:r>
          <w:t xml:space="preserve"> </w:t>
        </w:r>
      </w:ins>
      <w:ins w:id="3392" w:author="PR Preview" w:date="2026-01-01T00:00:00Z">
        <w:r>
          <w:t xml:space="preserve">on the</w:t>
        </w:r>
      </w:ins>
      <w:ins w:id="3393" w:author="PR Preview" w:date="2026-01-01T00:00:00Z">
        <w:r>
          <w:t xml:space="preserve"> </w:t>
        </w:r>
      </w:ins>
      <w:hyperlink w:anchor="def-test-set">
        <w:ins w:id="3394" w:author="PR Preview" w:date="2026-01-01T00:00:00Z">
          <w:r>
            <w:rPr>
              <w:rStyle w:val="Hyperlink"/>
            </w:rPr>
            <w:t xml:space="preserve">test set</w:t>
          </w:r>
        </w:ins>
      </w:hyperlink>
      <w:ins w:id="3395" w:author="PR Preview" w:date="2026-01-01T00:00:00Z">
        <w:r>
          <w:t xml:space="preserve">, indexed by</w:t>
        </w:r>
      </w:ins>
      <w:ins w:id="3396" w:author="PR Preview" w:date="2026-01-01T00:00:00Z">
        <w:r>
          <w:t xml:space="preserve"> </w:t>
        </w:r>
      </w:ins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ins w:id="3397" w:author="PR Preview" w:date="2026-01-01T00:00:00Z">
        <w:r>
          <w:t xml:space="preserve">:</w:t>
        </w:r>
      </w:ins>
    </w:p>
    <w:p>
      <w:pPr>
        <w:pStyle w:val="BodyText"/>
      </w:pPr>
      <w:bookmarkStart w:id="130" w:name="eq-test-error"/>
      <m:oMathPara>
        <m:oMathParaPr>
          <m:jc m:val="center"/>
        </m:oMathParaPr>
        <m:oMath>
          <m:sSub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err</m:t>
                  </m:r>
                </m:e>
              </m:bar>
            </m:e>
            <m:sub>
              <m:r>
                <m:rPr>
                  <m:nor/>
                  <m:sty m:val="p"/>
                </m:rPr>
                <m:t>test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test</m:t>
                      </m:r>
                    </m:sub>
                  </m:sSub>
                </m:e>
              </m:d>
              <m:r>
                <m:t>​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30</m:t>
          </m:r>
          <m:r>
            <m:rPr>
              <m:sty m:val="p"/>
            </m:rPr>
            <m:t>)</m:t>
          </m:r>
        </m:oMath>
      </m:oMathPara>
      <w:bookmarkEnd w:id="130"/>
    </w:p>
    <w:bookmarkEnd w:id="131"/>
    <w:bookmarkStart w:id="135" w:name="rem-data-splits"/>
    <w:p>
      <w:pPr>
        <w:pStyle w:val="FirstParagraph"/>
      </w:pPr>
      <w:ins w:id="3398" w:author="PR Preview" w:date="2026-01-01T00:00:00Z">
        <w:r>
          <w:rPr>
            <w:i/>
            <w:iCs/>
          </w:rPr>
          <w:t xml:space="preserve">Remark 18</w:t>
        </w:r>
      </w:ins>
      <w:ins w:id="3399" w:author="PR Preview" w:date="2026-01-01T00:00:00Z">
        <w:r>
          <w:t xml:space="preserve"> (What each set is for). </w:t>
        </w:r>
      </w:ins>
      <w:ins w:id="3400" w:author="PR Preview" w:date="2026-01-01T00:00:00Z">
        <w:r>
          <w:t xml:space="preserve">Each set of a</w:t>
        </w:r>
      </w:ins>
      <w:ins w:id="3401" w:author="PR Preview" w:date="2026-01-01T00:00:00Z">
        <w:r>
          <w:t xml:space="preserve"> </w:t>
        </w:r>
      </w:ins>
      <w:hyperlink w:anchor="def-data-splits">
        <w:ins w:id="3402" w:author="PR Preview" w:date="2026-01-01T00:00:00Z">
          <w:r>
            <w:rPr>
              <w:rStyle w:val="Hyperlink"/>
            </w:rPr>
            <w:t xml:space="preserve">training/validation/test split</w:t>
          </w:r>
        </w:ins>
      </w:hyperlink>
      <w:ins w:id="3403" w:author="PR Preview" w:date="2026-01-01T00:00:00Z">
        <w:r>
          <w:t xml:space="preserve"> </w:t>
        </w:r>
      </w:ins>
      <w:ins w:id="3404" w:author="PR Preview" w:date="2026-01-01T00:00:00Z">
        <w:r>
          <w:t xml:space="preserve">has one job:</w:t>
        </w:r>
      </w:ins>
    </w:p>
    <w:p>
      <w:pPr>
        <w:pStyle w:val="Compact"/>
        <w:numPr>
          <w:ilvl w:val="0"/>
          <w:numId w:val="1007"/>
        </w:numPr>
      </w:pPr>
      <w:r>
        <w:t xml:space="preserve">the training set is used to fit each candidate procedure,</w:t>
      </w:r>
      <w:r>
        <w:t xml:space="preserve"> </w:t>
      </w:r>
      <w:r>
        <w:t xml:space="preserve">which estimates its parameters;</w:t>
      </w:r>
    </w:p>
    <w:p>
      <w:pPr>
        <w:pStyle w:val="Compact"/>
        <w:numPr>
          <w:ilvl w:val="0"/>
          <w:numId w:val="1007"/>
        </w:numPr>
      </w:pPr>
      <w:r>
        <w:t xml:space="preserve">the validation set is used to compare the candidates,</w:t>
      </w:r>
      <w:r>
        <w:t xml:space="preserve"> </w:t>
      </w:r>
      <w:r>
        <w:t xml:space="preserve">choose transformations,</w:t>
      </w:r>
      <w:r>
        <w:t xml:space="preserve"> </w:t>
      </w:r>
      <w:r>
        <w:t xml:space="preserve">or choose values of a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;</w:t>
      </w:r>
    </w:p>
    <w:p>
      <w:pPr>
        <w:pStyle w:val="Compact"/>
        <w:numPr>
          <w:ilvl w:val="0"/>
          <w:numId w:val="1007"/>
        </w:numPr>
      </w:pPr>
      <w:r>
        <w:t xml:space="preserve">the test set is used once, after the validation choice is made,</w:t>
      </w:r>
      <w:r>
        <w:t xml:space="preserve"> </w:t>
      </w:r>
      <w:r>
        <w:t xml:space="preserve">to estimate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 chosen rule.</w:t>
      </w:r>
    </w:p>
    <w:p>
      <w:pPr>
        <w:pStyle w:val="FirstParagraph"/>
      </w:pPr>
      <w:r>
        <w:t xml:space="preserve">The chosen procedure won on the validation set</w:t>
      </w:r>
      <w:r>
        <w:t xml:space="preserve"> </w:t>
      </w:r>
      <w:r>
        <w:t xml:space="preserve">partly because of that particular validation sample,</w:t>
      </w:r>
      <w:r>
        <w:t xml:space="preserve"> </w:t>
      </w:r>
      <w:r>
        <w:t xml:space="preserve">so its validation error is optimistic.</w:t>
      </w:r>
      <w:r>
        <w:t xml:space="preserve"> </w:t>
      </w:r>
      <w:r>
        <w:t xml:space="preserve">Keeping the test set out of every choice</w:t>
      </w:r>
      <w:r>
        <w:t xml:space="preserve"> </w:t>
      </w:r>
      <w:r>
        <w:t xml:space="preserve">is what makes its score free of that optimism.</w:t>
      </w:r>
    </w:p>
    <w:p>
      <w:pPr>
        <w:pStyle w:val="BodyText"/>
      </w:pPr>
      <w:r>
        <w:t xml:space="preserve">For further reading, the machine learning notes define the same three sets in their own notation:</w:t>
      </w:r>
      <w:r>
        <w:t xml:space="preserve"> </w:t>
      </w:r>
      <w:r>
        <w:t xml:space="preserve">the</w:t>
      </w:r>
      <w:r>
        <w:t xml:space="preserve"> </w:t>
      </w:r>
      <w:hyperlink r:id="rId132">
        <w:r>
          <w:rPr>
            <w:rStyle w:val="Hyperlink"/>
          </w:rPr>
          <w:t xml:space="preserve">training set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33">
        <w:r>
          <w:rPr>
            <w:rStyle w:val="Hyperlink"/>
          </w:rPr>
          <w:t xml:space="preserve">validation set</w:t>
        </w:r>
      </w:hyperlink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134">
        <w:r>
          <w:rPr>
            <w:rStyle w:val="Hyperlink"/>
          </w:rPr>
          <w:t xml:space="preserve">test set</w:t>
        </w:r>
      </w:hyperlink>
      <w:r>
        <w:t xml:space="preserve">.</w:t>
      </w:r>
      <w:r>
        <w:t xml:space="preserve"> </w:t>
      </w:r>
      <w:r>
        <w:t xml:space="preserve">They use a different symbol for the training set and a parenthesized observation index, but the same three-way split.</w:t>
      </w:r>
    </w:p>
    <w:bookmarkEnd w:id="135"/>
    <w:bookmarkStart w:id="136" w:name="rem-validation-test-error"/>
    <w:p>
      <w:pPr>
        <w:pStyle w:val="BodyText"/>
      </w:pPr>
      <w:del w:id="3405" w:author="PR Preview" w:date="2026-01-01T00:00:00Z">
        <w:r>
          <w:rPr>
            <w:i/>
            <w:iCs/>
          </w:rPr>
          <w:delText xml:space="preserve">Remark 16</w:delText>
        </w:r>
      </w:del>
      <w:del w:id="3406" w:author="PR Preview" w:date="2026-01-01T00:00:00Z">
        <w:r>
          <w:delText xml:space="preserve"> (What the validation and test errors estimate). </w:delText>
        </w:r>
      </w:del>
      <w:del w:id="3407" w:author="PR Preview" w:date="2026-01-01T00:00:00Z">
        <w:r>
          <w:delText xml:space="preserve">The</w:delText>
        </w:r>
      </w:del>
      <w:del w:id="3408" w:author="PR Preview" w:date="2026-01-01T00:00:00Z">
        <w:r>
          <w:delText xml:space="preserve"> </w:delText>
        </w:r>
      </w:del>
      <w:hyperlink w:anchor="def-validation-error">
        <w:del w:id="3409" w:author="PR Preview" w:date="2026-01-01T00:00:00Z">
          <w:r>
            <w:rPr>
              <w:rStyle w:val="Hyperlink"/>
            </w:rPr>
            <w:delText xml:space="preserve">validation error</w:delText>
          </w:r>
        </w:del>
      </w:hyperlink>
      <w:del w:id="3410" w:author="PR Preview" w:date="2026-01-01T00:00:00Z">
        <w:r>
          <w:delText xml:space="preserve"> </w:delText>
        </w:r>
      </w:del>
      <w:del w:id="3411" w:author="PR Preview" w:date="2026-01-01T00:00:00Z">
        <w:r>
          <w:delText xml:space="preserve">and the</w:delText>
        </w:r>
      </w:del>
      <w:del w:id="3412" w:author="PR Preview" w:date="2026-01-01T00:00:00Z">
        <w:r>
          <w:delText xml:space="preserve"> </w:delText>
        </w:r>
      </w:del>
      <w:hyperlink w:anchor="def-test-error">
        <w:del w:id="3413" w:author="PR Preview" w:date="2026-01-01T00:00:00Z">
          <w:r>
            <w:rPr>
              <w:rStyle w:val="Hyperlink"/>
            </w:rPr>
            <w:delText xml:space="preserve">test error</w:delText>
          </w:r>
        </w:del>
      </w:hyperlink>
      <w:del w:id="3414" w:author="PR Preview" w:date="2026-01-01T00:00:00Z">
        <w:r>
          <w:delText xml:space="preserve"> </w:delText>
        </w:r>
      </w:del>
      <w:del w:id="3415" w:author="PR Preview" w:date="2026-01-01T00:00:00Z">
        <w:r>
          <w:delText xml:space="preserve">differ from the</w:delText>
        </w:r>
      </w:del>
      <w:del w:id="3416" w:author="PR Preview" w:date="2026-01-01T00:00:00Z">
        <w:r>
          <w:delText xml:space="preserve"> </w:delText>
        </w:r>
      </w:del>
      <w:hyperlink w:anchor="def-training-mse">
        <w:del w:id="3417" w:author="PR Preview" w:date="2026-01-01T00:00:00Z">
          <w:r>
            <w:rPr>
              <w:rStyle w:val="Hyperlink"/>
            </w:rPr>
            <w:delText xml:space="preserve">training error</w:delText>
          </w:r>
        </w:del>
      </w:hyperlink>
      <w:del w:id="3418" w:author="PR Preview" w:date="2026-01-01T00:00:00Z">
        <w:r>
          <w:delText xml:space="preserve"> </w:delText>
        </w:r>
      </w:del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del w:id="3419" w:author="PR Preview" w:date="2026-01-01T00:00:00Z">
        <w:r>
          <w:delText xml:space="preserve"> </w:delText>
        </w:r>
      </w:del>
      <w:del w:id="3420" w:author="PR Preview" w:date="2026-01-01T00:00:00Z">
        <w:r>
          <w:delText xml:space="preserve">only in the set that scores the rule.</w:delText>
        </w:r>
      </w:del>
      <w:del w:id="3421" w:author="PR Preview" w:date="2026-01-01T00:00:00Z">
        <w:r>
          <w:delText xml:space="preserve"> </w:delText>
        </w:r>
      </w:del>
      <w:del w:id="3422" w:author="PR Preview" w:date="2026-01-01T00:00:00Z">
        <w:r>
          <w:delText xml:space="preserve">The rule was not fitted to the validation or test set,</w:delText>
        </w:r>
      </w:del>
      <w:del w:id="3423" w:author="PR Preview" w:date="2026-01-01T00:00:00Z">
        <w:r>
          <w:delText xml:space="preserve"> </w:delText>
        </w:r>
      </w:del>
      <w:del w:id="3424" w:author="PR Preview" w:date="2026-01-01T00:00:00Z">
        <w:r>
          <w:delText xml:space="preserve">so each estimates the</w:delText>
        </w:r>
      </w:del>
      <w:del w:id="3425" w:author="PR Preview" w:date="2026-01-01T00:00:00Z">
        <w:r>
          <w:delText xml:space="preserve"> </w:delText>
        </w:r>
      </w:del>
      <w:hyperlink w:anchor="def-generalization-error">
        <w:del w:id="3426" w:author="PR Preview" w:date="2026-01-01T00:00:00Z">
          <w:r>
            <w:rPr>
              <w:rStyle w:val="Hyperlink"/>
            </w:rPr>
            <w:delText xml:space="preserve">generalization error</w:delText>
          </w:r>
        </w:del>
      </w:hyperlink>
      <w:del w:id="3427" w:author="PR Preview" w:date="2026-01-01T00:00:00Z">
        <w:r>
          <w:delText xml:space="preserve"> </w:delText>
        </w:r>
      </w:del>
      <w:del w:id="3428" w:author="PR Preview" w:date="2026-01-01T00:00:00Z">
        <w:r>
          <w:delText xml:space="preserve">of the fitted rule</w:delText>
        </w:r>
      </w:del>
      <w:del w:id="3429" w:author="PR Preview" w:date="2026-01-01T00:00:00Z">
        <w:r>
          <w:delText xml:space="preserve"> </w:delText>
        </w:r>
      </w:del>
      <w:del w:id="3430" w:author="PR Preview" w:date="2026-01-01T00:00:00Z">
        <w:r>
          <w:delText xml:space="preserve">without the optimism of the training error.</w:delText>
        </w:r>
      </w:del>
      <w:del w:id="3431" w:author="PR Preview" w:date="2026-01-01T00:00:00Z">
        <w:r>
          <w:delText xml:space="preserve"> </w:delText>
        </w:r>
      </w:del>
      <w:del w:id="3432" w:author="PR Preview" w:date="2026-01-01T00:00:00Z">
        <w:r>
          <w:delText xml:space="preserve">The</w:delText>
        </w:r>
      </w:del>
      <w:del w:id="3433" w:author="PR Preview" w:date="2026-01-01T00:00:00Z">
        <w:r>
          <w:delText xml:space="preserve"> </w:delText>
        </w:r>
      </w:del>
      <w:hyperlink w:anchor="def-validation-choice">
        <w:del w:id="3434" w:author="PR Preview" w:date="2026-01-01T00:00:00Z">
          <w:r>
            <w:rPr>
              <w:rStyle w:val="Hyperlink"/>
            </w:rPr>
            <w:delText xml:space="preserve">validation choice</w:delText>
          </w:r>
        </w:del>
      </w:hyperlink>
      <w:del w:id="3435" w:author="PR Preview" w:date="2026-01-01T00:00:00Z">
        <w:r>
          <w:delText xml:space="preserve"> </w:delText>
        </w:r>
      </w:del>
      <w:del w:id="3436" w:author="PR Preview" w:date="2026-01-01T00:00:00Z">
        <w:r>
          <w:delText xml:space="preserve">selects the rule with the smallest validation error,</w:delText>
        </w:r>
      </w:del>
      <w:del w:id="3437" w:author="PR Preview" w:date="2026-01-01T00:00:00Z">
        <w:r>
          <w:delText xml:space="preserve"> </w:delText>
        </w:r>
      </w:del>
      <w:del w:id="3438" w:author="PR Preview" w:date="2026-01-01T00:00:00Z">
        <w:r>
          <w:delText xml:space="preserve">so the validation error of the chosen rule is still optimistic;</w:delText>
        </w:r>
      </w:del>
      <w:del w:id="3439" w:author="PR Preview" w:date="2026-01-01T00:00:00Z">
        <w:r>
          <w:delText xml:space="preserve"> </w:delText>
        </w:r>
      </w:del>
      <w:del w:id="3440" w:author="PR Preview" w:date="2026-01-01T00:00:00Z">
        <w:r>
          <w:delText xml:space="preserve">the test error is computed once, after the choice, so it is not.</w:delText>
        </w:r>
      </w:del>
    </w:p>
    <w:p>
      <w:pPr>
        <w:pStyle w:val="BodyText"/>
      </w:pPr>
      <w:ins w:id="3441" w:author="PR Preview" w:date="2026-01-01T00:00:00Z">
        <w:r>
          <w:rPr>
            <w:i/>
            <w:iCs/>
          </w:rPr>
          <w:t xml:space="preserve">Remark 19</w:t>
        </w:r>
      </w:ins>
      <w:ins w:id="3442" w:author="PR Preview" w:date="2026-01-01T00:00:00Z">
        <w:r>
          <w:t xml:space="preserve"> (What the validation and test errors estimate). </w:t>
        </w:r>
      </w:ins>
      <w:ins w:id="3443" w:author="PR Preview" w:date="2026-01-01T00:00:00Z">
        <w:r>
          <w:t xml:space="preserve">The</w:t>
        </w:r>
      </w:ins>
      <w:ins w:id="3444" w:author="PR Preview" w:date="2026-01-01T00:00:00Z">
        <w:r>
          <w:t xml:space="preserve"> </w:t>
        </w:r>
      </w:ins>
      <w:hyperlink w:anchor="def-validation-error">
        <w:ins w:id="3445" w:author="PR Preview" w:date="2026-01-01T00:00:00Z">
          <w:r>
            <w:rPr>
              <w:rStyle w:val="Hyperlink"/>
            </w:rPr>
            <w:t xml:space="preserve">validation error</w:t>
          </w:r>
        </w:ins>
      </w:hyperlink>
      <w:ins w:id="3446" w:author="PR Preview" w:date="2026-01-01T00:00:00Z">
        <w:r>
          <w:t xml:space="preserve"> </w:t>
        </w:r>
      </w:ins>
      <w:ins w:id="3447" w:author="PR Preview" w:date="2026-01-01T00:00:00Z">
        <w:r>
          <w:t xml:space="preserve">and the</w:t>
        </w:r>
      </w:ins>
      <w:ins w:id="3448" w:author="PR Preview" w:date="2026-01-01T00:00:00Z">
        <w:r>
          <w:t xml:space="preserve"> </w:t>
        </w:r>
      </w:ins>
      <w:hyperlink w:anchor="def-test-error">
        <w:ins w:id="3449" w:author="PR Preview" w:date="2026-01-01T00:00:00Z">
          <w:r>
            <w:rPr>
              <w:rStyle w:val="Hyperlink"/>
            </w:rPr>
            <w:t xml:space="preserve">test error</w:t>
          </w:r>
        </w:ins>
      </w:hyperlink>
      <w:ins w:id="3450" w:author="PR Preview" w:date="2026-01-01T00:00:00Z">
        <w:r>
          <w:t xml:space="preserve"> </w:t>
        </w:r>
      </w:ins>
      <w:ins w:id="3451" w:author="PR Preview" w:date="2026-01-01T00:00:00Z">
        <w:r>
          <w:t xml:space="preserve">differ from the</w:t>
        </w:r>
      </w:ins>
      <w:ins w:id="3452" w:author="PR Preview" w:date="2026-01-01T00:00:00Z">
        <w:r>
          <w:t xml:space="preserve"> </w:t>
        </w:r>
      </w:ins>
      <w:hyperlink w:anchor="def-training-mse">
        <w:ins w:id="3453" w:author="PR Preview" w:date="2026-01-01T00:00:00Z">
          <w:r>
            <w:rPr>
              <w:rStyle w:val="Hyperlink"/>
            </w:rPr>
            <w:t xml:space="preserve">training error</w:t>
          </w:r>
        </w:ins>
      </w:hyperlink>
      <w:ins w:id="3454" w:author="PR Preview" w:date="2026-01-01T00:00:00Z">
        <w:r>
          <w:t xml:space="preserve"> </w:t>
        </w:r>
      </w:ins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ins w:id="3455" w:author="PR Preview" w:date="2026-01-01T00:00:00Z">
        <w:r>
          <w:t xml:space="preserve"> </w:t>
        </w:r>
      </w:ins>
      <w:ins w:id="3456" w:author="PR Preview" w:date="2026-01-01T00:00:00Z">
        <w:r>
          <w:t xml:space="preserve">only in the set that scores the rule.</w:t>
        </w:r>
      </w:ins>
      <w:ins w:id="3457" w:author="PR Preview" w:date="2026-01-01T00:00:00Z">
        <w:r>
          <w:t xml:space="preserve"> </w:t>
        </w:r>
      </w:ins>
      <w:ins w:id="3458" w:author="PR Preview" w:date="2026-01-01T00:00:00Z">
        <w:r>
          <w:t xml:space="preserve">The rule was not fitted to the validation or test set,</w:t>
        </w:r>
      </w:ins>
      <w:ins w:id="3459" w:author="PR Preview" w:date="2026-01-01T00:00:00Z">
        <w:r>
          <w:t xml:space="preserve"> </w:t>
        </w:r>
      </w:ins>
      <w:ins w:id="3460" w:author="PR Preview" w:date="2026-01-01T00:00:00Z">
        <w:r>
          <w:t xml:space="preserve">so each estimates the</w:t>
        </w:r>
      </w:ins>
      <w:ins w:id="3461" w:author="PR Preview" w:date="2026-01-01T00:00:00Z">
        <w:r>
          <w:t xml:space="preserve"> </w:t>
        </w:r>
      </w:ins>
      <w:hyperlink w:anchor="def-generalization-error">
        <w:ins w:id="3462" w:author="PR Preview" w:date="2026-01-01T00:00:00Z">
          <w:r>
            <w:rPr>
              <w:rStyle w:val="Hyperlink"/>
            </w:rPr>
            <w:t xml:space="preserve">generalization error</w:t>
          </w:r>
        </w:ins>
      </w:hyperlink>
      <w:ins w:id="3463" w:author="PR Preview" w:date="2026-01-01T00:00:00Z">
        <w:r>
          <w:t xml:space="preserve"> </w:t>
        </w:r>
      </w:ins>
      <w:ins w:id="3464" w:author="PR Preview" w:date="2026-01-01T00:00:00Z">
        <w:r>
          <w:t xml:space="preserve">of the fitted rule</w:t>
        </w:r>
      </w:ins>
      <w:ins w:id="3465" w:author="PR Preview" w:date="2026-01-01T00:00:00Z">
        <w:r>
          <w:t xml:space="preserve"> </w:t>
        </w:r>
      </w:ins>
      <w:ins w:id="3466" w:author="PR Preview" w:date="2026-01-01T00:00:00Z">
        <w:r>
          <w:t xml:space="preserve">without the optimism of the training error.</w:t>
        </w:r>
      </w:ins>
      <w:ins w:id="3467" w:author="PR Preview" w:date="2026-01-01T00:00:00Z">
        <w:r>
          <w:t xml:space="preserve"> </w:t>
        </w:r>
      </w:ins>
      <w:ins w:id="3468" w:author="PR Preview" w:date="2026-01-01T00:00:00Z">
        <w:r>
          <w:t xml:space="preserve">The</w:t>
        </w:r>
      </w:ins>
      <w:ins w:id="3469" w:author="PR Preview" w:date="2026-01-01T00:00:00Z">
        <w:r>
          <w:t xml:space="preserve"> </w:t>
        </w:r>
      </w:ins>
      <w:hyperlink w:anchor="def-validation-choice">
        <w:ins w:id="3470" w:author="PR Preview" w:date="2026-01-01T00:00:00Z">
          <w:r>
            <w:rPr>
              <w:rStyle w:val="Hyperlink"/>
            </w:rPr>
            <w:t xml:space="preserve">validation choice</w:t>
          </w:r>
        </w:ins>
      </w:hyperlink>
      <w:ins w:id="3471" w:author="PR Preview" w:date="2026-01-01T00:00:00Z">
        <w:r>
          <w:t xml:space="preserve"> </w:t>
        </w:r>
      </w:ins>
      <w:ins w:id="3472" w:author="PR Preview" w:date="2026-01-01T00:00:00Z">
        <w:r>
          <w:t xml:space="preserve">selects the rule with the smallest validation error,</w:t>
        </w:r>
      </w:ins>
      <w:ins w:id="3473" w:author="PR Preview" w:date="2026-01-01T00:00:00Z">
        <w:r>
          <w:t xml:space="preserve"> </w:t>
        </w:r>
      </w:ins>
      <w:ins w:id="3474" w:author="PR Preview" w:date="2026-01-01T00:00:00Z">
        <w:r>
          <w:t xml:space="preserve">so the validation error of the chosen rule is still optimistic;</w:t>
        </w:r>
      </w:ins>
      <w:ins w:id="3475" w:author="PR Preview" w:date="2026-01-01T00:00:00Z">
        <w:r>
          <w:t xml:space="preserve"> </w:t>
        </w:r>
      </w:ins>
      <w:ins w:id="3476" w:author="PR Preview" w:date="2026-01-01T00:00:00Z">
        <w:r>
          <w:t xml:space="preserve">the test error is computed once, after the choice, so it is not.</w:t>
        </w:r>
      </w:ins>
    </w:p>
    <w:p>
      <w:pPr>
        <w:pStyle w:val="BodyText"/>
      </w:pPr>
      <w:r>
        <w:t xml:space="preserve">Hastie et al. (2009, sec. 7.2)</w:t>
      </w:r>
      <w:r>
        <w:t xml:space="preserve"> </w:t>
      </w:r>
      <w:r>
        <w:t xml:space="preserve">use</w:t>
      </w:r>
      <w:r>
        <w:t xml:space="preserve"> </w:t>
      </w:r>
      <w:r>
        <w:t xml:space="preserve">“test error”</w:t>
      </w:r>
      <w:r>
        <w:t xml:space="preserve"> </w:t>
      </w:r>
      <w:r>
        <w:t xml:space="preserve">for the generalization error of the fitted rule itself.</w:t>
      </w:r>
      <w:r>
        <w:t xml:space="preserve"> </w:t>
      </w:r>
      <w:r>
        <w:t xml:space="preserve">Here the test error is the number computed from the test set, and the generalization error is what it estimates.</w:t>
      </w:r>
    </w:p>
    <w:p>
      <w:pPr>
        <w:pStyle w:val="BodyText"/>
      </w:pPr>
      <w:del w:id="3477" w:author="PR Preview" w:date="2026-01-01T00:00:00Z">
        <w:r>
          <w:delText xml:space="preserve">This page scores predictions by squared error throughout, so both errors are mean squared errors.</w:delText>
        </w:r>
      </w:del>
      <w:del w:id="3478" w:author="PR Preview" w:date="2026-01-01T00:00:00Z">
        <w:r>
          <w:delText xml:space="preserve"> </w:delText>
        </w:r>
      </w:del>
      <w:del w:id="3479" w:author="PR Preview" w:date="2026-01-01T00:00:00Z">
        <w:r>
          <w:delText xml:space="preserve">Averaging any other loss over the same set, such as the absolute error,</w:delText>
        </w:r>
      </w:del>
      <w:del w:id="3480" w:author="PR Preview" w:date="2026-01-01T00:00:00Z">
        <w:r>
          <w:delText xml:space="preserve"> </w:delText>
        </w:r>
      </w:del>
      <w:del w:id="3481" w:author="PR Preview" w:date="2026-01-01T00:00:00Z">
        <w:r>
          <w:delText xml:space="preserve">gives the corresponding validation and test errors.</w:delText>
        </w:r>
      </w:del>
    </w:p>
    <w:p>
      <w:pPr>
        <w:pStyle w:val="BodyText"/>
      </w:pPr>
      <w:del w:id="3482" w:author="PR Preview" w:date="2026-01-01T00:00:00Z">
        <w:r>
          <w:rPr>
            <w:b/>
            <w:bCs/>
          </w:rPr>
          <w:delText xml:space="preserve">Example 8 (Numerical example)</w:delText>
        </w:r>
      </w:del>
      <w:del w:id="3483" w:author="PR Preview" w:date="2026-01-01T00:00:00Z">
        <w:r>
          <w:delText xml:space="preserve"> </w:delText>
        </w:r>
      </w:del>
      <w:del w:id="3484" w:author="PR Preview" w:date="2026-01-01T00:00:00Z">
        <w:r>
          <w:delText xml:space="preserve">This example (</w:delText>
        </w:r>
      </w:del>
      <w:hyperlink w:anchor="exm-train-validation-test-split">
        <w:del w:id="3485" w:author="PR Preview" w:date="2026-01-01T00:00:00Z">
          <w:r>
            <w:rPr>
              <w:rStyle w:val="Hyperlink"/>
            </w:rPr>
            <w:delText xml:space="preserve">Example 8</w:delText>
          </w:r>
        </w:del>
      </w:hyperlink>
      <w:del w:id="3486" w:author="PR Preview" w:date="2026-01-01T00:00:00Z">
        <w:r>
          <w:delText xml:space="preserve">)</w:delText>
        </w:r>
      </w:del>
      <w:del w:id="3487" w:author="PR Preview" w:date="2026-01-01T00:00:00Z">
        <w:r>
          <w:delText xml:space="preserve"> </w:delText>
        </w:r>
      </w:del>
      <w:del w:id="3488" w:author="PR Preview" w:date="2026-01-01T00:00:00Z">
        <w:r>
          <w:delText xml:space="preserve">uses R’s built-in</w:delText>
        </w:r>
      </w:del>
      <w:del w:id="3489" w:author="PR Preview" w:date="2026-01-01T00:00:00Z">
        <w:r>
          <w:delText xml:space="preserve"> </w:delText>
        </w:r>
      </w:del>
      <w:del w:id="3490" w:author="PR Preview" w:date="2026-01-01T00:00:00Z">
        <w:r>
          <w:rPr>
            <w:rStyle w:val="VerbatimChar"/>
          </w:rPr>
          <w:delText xml:space="preserve">mtcars</w:delText>
        </w:r>
      </w:del>
      <w:del w:id="3491" w:author="PR Preview" w:date="2026-01-01T00:00:00Z">
        <w:r>
          <w:delText xml:space="preserve"> </w:delText>
        </w:r>
      </w:del>
      <w:del w:id="3492" w:author="PR Preview" w:date="2026-01-01T00:00:00Z">
        <w:r>
          <w:delText xml:space="preserve">dataset</w:delText>
        </w:r>
      </w:del>
      <w:del w:id="3493" w:author="PR Preview" w:date="2026-01-01T00:00:00Z">
        <w:r>
          <w:delText xml:space="preserve"> </w:delText>
        </w:r>
      </w:del>
      <w:del w:id="3494" w:author="PR Preview" w:date="2026-01-01T00:00:00Z">
        <w:r>
          <w:delText xml:space="preserve">(</w:delText>
        </w:r>
      </w:del>
      <m:oMath>
        <m:r>
          <m:t>n</m:t>
        </m:r>
        <m:r>
          <m:rPr>
            <m:sty m:val="p"/>
          </m:rPr>
          <m:t>=</m:t>
        </m:r>
        <m:r>
          <m:t>32</m:t>
        </m:r>
      </m:oMath>
      <w:del w:id="3495" w:author="PR Preview" w:date="2026-01-01T00:00:00Z">
        <w:r>
          <w:delText xml:space="preserve"> </w:delText>
        </w:r>
      </w:del>
      <w:del w:id="3496" w:author="PR Preview" w:date="2026-01-01T00:00:00Z">
        <w:r>
          <w:delText xml:space="preserve">cars)</w:delText>
        </w:r>
      </w:del>
      <w:del w:id="3497" w:author="PR Preview" w:date="2026-01-01T00:00:00Z">
        <w:r>
          <w:delText xml:space="preserve"> </w:delText>
        </w:r>
      </w:del>
      <w:del w:id="3498" w:author="PR Preview" w:date="2026-01-01T00:00:00Z">
        <w:r>
          <w:delText xml:space="preserve">to predict fuel efficiency (</w:delText>
        </w:r>
      </w:del>
      <w:del w:id="3499" w:author="PR Preview" w:date="2026-01-01T00:00:00Z">
        <w:r>
          <w:rPr>
            <w:rStyle w:val="VerbatimChar"/>
          </w:rPr>
          <w:delText xml:space="preserve">mpg</w:delText>
        </w:r>
      </w:del>
      <w:del w:id="3500" w:author="PR Preview" w:date="2026-01-01T00:00:00Z">
        <w:r>
          <w:delText xml:space="preserve">)</w:delText>
        </w:r>
      </w:del>
      <w:del w:id="3501" w:author="PR Preview" w:date="2026-01-01T00:00:00Z">
        <w:r>
          <w:delText xml:space="preserve"> </w:delText>
        </w:r>
      </w:del>
      <w:del w:id="3502" w:author="PR Preview" w:date="2026-01-01T00:00:00Z">
        <w:r>
          <w:delText xml:space="preserve">from vehicle weight (</w:delText>
        </w:r>
      </w:del>
      <w:del w:id="3503" w:author="PR Preview" w:date="2026-01-01T00:00:00Z">
        <w:r>
          <w:rPr>
            <w:rStyle w:val="VerbatimChar"/>
          </w:rPr>
          <w:delText xml:space="preserve">wt</w:delText>
        </w:r>
      </w:del>
      <w:del w:id="3504" w:author="PR Preview" w:date="2026-01-01T00:00:00Z">
        <w:r>
          <w:delText xml:space="preserve">).</w:delText>
        </w:r>
      </w:del>
      <w:del w:id="3505" w:author="PR Preview" w:date="2026-01-01T00:00:00Z">
        <w:r>
          <w:delText xml:space="preserve"> </w:delText>
        </w:r>
      </w:del>
      <w:del w:id="3506" w:author="PR Preview" w:date="2026-01-01T00:00:00Z">
        <w:r>
          <w:delText xml:space="preserve">It uses one random split</w:delText>
        </w:r>
      </w:del>
      <w:del w:id="3507" w:author="PR Preview" w:date="2026-01-01T00:00:00Z">
        <w:r>
          <w:delText xml:space="preserve"> </w:delText>
        </w:r>
      </w:del>
      <w:del w:id="3508" w:author="PR Preview" w:date="2026-01-01T00:00:00Z">
        <w:r>
          <w:delText xml:space="preserve">to compare linear,</w:delText>
        </w:r>
      </w:del>
      <w:del w:id="3509" w:author="PR Preview" w:date="2026-01-01T00:00:00Z">
        <w:r>
          <w:delText xml:space="preserve"> </w:delText>
        </w:r>
      </w:del>
      <w:del w:id="3510" w:author="PR Preview" w:date="2026-01-01T00:00:00Z">
        <w:r>
          <w:delText xml:space="preserve">quadratic,</w:delText>
        </w:r>
      </w:del>
      <w:del w:id="3511" w:author="PR Preview" w:date="2026-01-01T00:00:00Z">
        <w:r>
          <w:delText xml:space="preserve"> </w:delText>
        </w:r>
      </w:del>
      <w:del w:id="3512" w:author="PR Preview" w:date="2026-01-01T00:00:00Z">
        <w:r>
          <w:delText xml:space="preserve">cubic,</w:delText>
        </w:r>
      </w:del>
      <w:del w:id="3513" w:author="PR Preview" w:date="2026-01-01T00:00:00Z">
        <w:r>
          <w:delText xml:space="preserve"> </w:delText>
        </w:r>
      </w:del>
      <w:del w:id="3514" w:author="PR Preview" w:date="2026-01-01T00:00:00Z">
        <w:r>
          <w:delText xml:space="preserve">and quartic models</w:delText>
        </w:r>
      </w:del>
      <w:del w:id="3515" w:author="PR Preview" w:date="2026-01-01T00:00:00Z">
        <w:r>
          <w:delText xml:space="preserve"> </w:delText>
        </w:r>
      </w:del>
      <w:del w:id="3516" w:author="PR Preview" w:date="2026-01-01T00:00:00Z">
        <w:r>
          <w:delText xml:space="preserve">(</w:delText>
        </w:r>
      </w:del>
      <w:del w:id="3517" w:author="PR Preview" w:date="2026-01-01T00:00:00Z">
        <w:r>
          <w:rPr>
            <w:rStyle w:val="VerbatimChar"/>
          </w:rPr>
          <w:delText xml:space="preserve">mpg ~ wt</w:delText>
        </w:r>
      </w:del>
      <w:del w:id="3518" w:author="PR Preview" w:date="2026-01-01T00:00:00Z">
        <w:r>
          <w:delText xml:space="preserve">,</w:delText>
        </w:r>
      </w:del>
      <w:del w:id="3519" w:author="PR Preview" w:date="2026-01-01T00:00:00Z">
        <w:r>
          <w:delText xml:space="preserve"> </w:delText>
        </w:r>
      </w:del>
      <w:del w:id="3520" w:author="PR Preview" w:date="2026-01-01T00:00:00Z">
        <w:r>
          <w:rPr>
            <w:rStyle w:val="VerbatimChar"/>
          </w:rPr>
          <w:delText xml:space="preserve">mpg ~ wt + I(wt^2)</w:delText>
        </w:r>
      </w:del>
      <w:del w:id="3521" w:author="PR Preview" w:date="2026-01-01T00:00:00Z">
        <w:r>
          <w:delText xml:space="preserve">,</w:delText>
        </w:r>
      </w:del>
      <w:del w:id="3522" w:author="PR Preview" w:date="2026-01-01T00:00:00Z">
        <w:r>
          <w:delText xml:space="preserve"> </w:delText>
        </w:r>
      </w:del>
      <w:del w:id="3523" w:author="PR Preview" w:date="2026-01-01T00:00:00Z">
        <w:r>
          <w:rPr>
            <w:rStyle w:val="VerbatimChar"/>
          </w:rPr>
          <w:delText xml:space="preserve">mpg ~ wt + I(wt^2) + I(wt^3)</w:delText>
        </w:r>
      </w:del>
      <w:del w:id="3524" w:author="PR Preview" w:date="2026-01-01T00:00:00Z">
        <w:r>
          <w:delText xml:space="preserve">,</w:delText>
        </w:r>
      </w:del>
      <w:del w:id="3525" w:author="PR Preview" w:date="2026-01-01T00:00:00Z">
        <w:r>
          <w:delText xml:space="preserve"> </w:delText>
        </w:r>
      </w:del>
      <w:del w:id="3526" w:author="PR Preview" w:date="2026-01-01T00:00:00Z">
        <w:r>
          <w:delText xml:space="preserve">and</w:delText>
        </w:r>
      </w:del>
      <w:del w:id="3527" w:author="PR Preview" w:date="2026-01-01T00:00:00Z">
        <w:r>
          <w:delText xml:space="preserve"> </w:delText>
        </w:r>
      </w:del>
      <w:del w:id="3528" w:author="PR Preview" w:date="2026-01-01T00:00:00Z">
        <w:r>
          <w:rPr>
            <w:rStyle w:val="VerbatimChar"/>
          </w:rPr>
          <w:delText xml:space="preserve">mpg ~ wt + I(wt^2) + I(wt^3) + I(wt^4)</w:delText>
        </w:r>
      </w:del>
      <w:del w:id="3529" w:author="PR Preview" w:date="2026-01-01T00:00:00Z">
        <w:r>
          <w:delText xml:space="preserve">)</w:delText>
        </w:r>
      </w:del>
      <w:del w:id="3530" w:author="PR Preview" w:date="2026-01-01T00:00:00Z">
        <w:r>
          <w:delText xml:space="preserve"> </w:delText>
        </w:r>
      </w:del>
      <w:del w:id="3531" w:author="PR Preview" w:date="2026-01-01T00:00:00Z">
        <w:r>
          <w:delText xml:space="preserve">on a validation set,</w:delText>
        </w:r>
      </w:del>
      <w:del w:id="3532" w:author="PR Preview" w:date="2026-01-01T00:00:00Z">
        <w:r>
          <w:delText xml:space="preserve"> </w:delText>
        </w:r>
      </w:del>
      <w:del w:id="3533" w:author="PR Preview" w:date="2026-01-01T00:00:00Z">
        <w:r>
          <w:delText xml:space="preserve">then reports the chosen model’s test RMSE</w:delText>
        </w:r>
      </w:del>
      <w:del w:id="3534" w:author="PR Preview" w:date="2026-01-01T00:00:00Z">
        <w:r>
          <w:delText xml:space="preserve"> </w:delText>
        </w:r>
      </w:del>
      <w:del w:id="3535" w:author="PR Preview" w:date="2026-01-01T00:00:00Z">
        <w:r>
          <w:delText xml:space="preserve">on untouched test data</w:delText>
        </w:r>
      </w:del>
      <w:del w:id="3536" w:author="PR Preview" w:date="2026-01-01T00:00:00Z">
        <w:r>
          <w:delText xml:space="preserve"> </w:delText>
        </w:r>
      </w:del>
      <w:del w:id="3537" w:author="PR Preview" w:date="2026-01-01T00:00:00Z">
        <w:r>
          <w:delText xml:space="preserve">(James et al. 2021, 213)</w:delText>
        </w:r>
      </w:del>
      <w:del w:id="3538" w:author="PR Preview" w:date="2026-01-01T00:00:00Z">
        <w:r>
          <w:delText xml:space="preserve">.</w:delText>
        </w:r>
      </w:del>
    </w:p>
    <w:p>
      <w:pPr>
        <w:pStyle w:val="BodyText"/>
      </w:pPr>
      <w:ins w:id="3539" w:author="PR Preview" w:date="2026-01-01T00:00:00Z">
        <w:r>
          <w:t xml:space="preserve">Each definition holds for any</w:t>
        </w:r>
      </w:ins>
      <w:ins w:id="3540" w:author="PR Preview" w:date="2026-01-01T00:00:00Z">
        <w:r>
          <w:t xml:space="preserve"> </w:t>
        </w:r>
      </w:ins>
      <w:hyperlink w:anchor="def-observation-loss">
        <w:ins w:id="3541" w:author="PR Preview" w:date="2026-01-01T00:00:00Z">
          <w:r>
            <w:rPr>
              <w:rStyle w:val="Hyperlink"/>
            </w:rPr>
            <w:t xml:space="preserve">loss</w:t>
          </w:r>
        </w:ins>
      </w:hyperlink>
      <w:ins w:id="3542" w:author="PR Preview" w:date="2026-01-01T00:00:00Z">
        <w:r>
          <w:t xml:space="preserve">.</w:t>
        </w:r>
      </w:ins>
      <w:ins w:id="3543" w:author="PR Preview" w:date="2026-01-01T00:00:00Z">
        <w:r>
          <w:t xml:space="preserve"> </w:t>
        </w:r>
      </w:ins>
      <w:ins w:id="3544" w:author="PR Preview" w:date="2026-01-01T00:00:00Z">
        <w:r>
          <w:t xml:space="preserve">Under squared-error loss, they are mean squared errors;</w:t>
        </w:r>
      </w:ins>
      <w:ins w:id="3545" w:author="PR Preview" w:date="2026-01-01T00:00:00Z">
        <w:r>
          <w:t xml:space="preserve"> </w:t>
        </w:r>
      </w:ins>
      <w:ins w:id="3546" w:author="PR Preview" w:date="2026-01-01T00:00:00Z">
        <w:r>
          <w:t xml:space="preserve">under absolute-error loss, they are mean absolute errors.</w:t>
        </w:r>
      </w:ins>
    </w:p>
    <w:bookmarkEnd w:id="136"/>
    <w:bookmarkStart w:id="159" w:name="exm-train-validation-test-split"/>
    <w:p>
      <w:pPr>
        <w:pStyle w:val="BodyText"/>
      </w:pPr>
      <w:ins w:id="3547" w:author="PR Preview" w:date="2026-01-01T00:00:00Z">
        <w:r>
          <w:rPr>
            <w:b/>
            <w:bCs/>
          </w:rPr>
          <w:t xml:space="preserve">Example 9 (Numerical example)</w:t>
        </w:r>
      </w:ins>
      <w:ins w:id="3548" w:author="PR Preview" w:date="2026-01-01T00:00:00Z">
        <w:r>
          <w:t xml:space="preserve"> </w:t>
        </w:r>
      </w:ins>
      <w:ins w:id="3549" w:author="PR Preview" w:date="2026-01-01T00:00:00Z">
        <w:r>
          <w:t xml:space="preserve">This example (</w:t>
        </w:r>
      </w:ins>
      <w:hyperlink w:anchor="exm-train-validation-test-split">
        <w:ins w:id="3550" w:author="PR Preview" w:date="2026-01-01T00:00:00Z">
          <w:r>
            <w:rPr>
              <w:rStyle w:val="Hyperlink"/>
            </w:rPr>
            <w:t xml:space="preserve">Example 9</w:t>
          </w:r>
        </w:ins>
      </w:hyperlink>
      <w:ins w:id="3551" w:author="PR Preview" w:date="2026-01-01T00:00:00Z">
        <w:r>
          <w:t xml:space="preserve">)</w:t>
        </w:r>
      </w:ins>
      <w:ins w:id="3552" w:author="PR Preview" w:date="2026-01-01T00:00:00Z">
        <w:r>
          <w:t xml:space="preserve"> </w:t>
        </w:r>
      </w:ins>
      <w:ins w:id="3553" w:author="PR Preview" w:date="2026-01-01T00:00:00Z">
        <w:r>
          <w:t xml:space="preserve">uses R’s built-in</w:t>
        </w:r>
      </w:ins>
      <w:ins w:id="3554" w:author="PR Preview" w:date="2026-01-01T00:00:00Z">
        <w:r>
          <w:t xml:space="preserve"> </w:t>
        </w:r>
      </w:ins>
      <w:ins w:id="3555" w:author="PR Preview" w:date="2026-01-01T00:00:00Z">
        <w:r>
          <w:rPr>
            <w:rStyle w:val="VerbatimChar"/>
          </w:rPr>
          <w:t xml:space="preserve">mtcars</w:t>
        </w:r>
      </w:ins>
      <w:ins w:id="3556" w:author="PR Preview" w:date="2026-01-01T00:00:00Z">
        <w:r>
          <w:t xml:space="preserve"> </w:t>
        </w:r>
      </w:ins>
      <w:ins w:id="3557" w:author="PR Preview" w:date="2026-01-01T00:00:00Z">
        <w:r>
          <w:t xml:space="preserve">dataset</w:t>
        </w:r>
      </w:ins>
      <w:ins w:id="3558" w:author="PR Preview" w:date="2026-01-01T00:00:00Z">
        <w:r>
          <w:t xml:space="preserve"> </w:t>
        </w:r>
      </w:ins>
      <w:ins w:id="3559" w:author="PR Preview" w:date="2026-01-01T00:00:00Z">
        <w:r>
          <w:t xml:space="preserve">(</w:t>
        </w:r>
      </w:ins>
      <m:oMath>
        <m:r>
          <m:t>n</m:t>
        </m:r>
        <m:r>
          <m:rPr>
            <m:sty m:val="p"/>
          </m:rPr>
          <m:t>=</m:t>
        </m:r>
        <m:r>
          <m:t>32</m:t>
        </m:r>
      </m:oMath>
      <w:ins w:id="3560" w:author="PR Preview" w:date="2026-01-01T00:00:00Z">
        <w:r>
          <w:t xml:space="preserve"> </w:t>
        </w:r>
      </w:ins>
      <w:ins w:id="3561" w:author="PR Preview" w:date="2026-01-01T00:00:00Z">
        <w:r>
          <w:t xml:space="preserve">cars)</w:t>
        </w:r>
      </w:ins>
      <w:ins w:id="3562" w:author="PR Preview" w:date="2026-01-01T00:00:00Z">
        <w:r>
          <w:t xml:space="preserve"> </w:t>
        </w:r>
      </w:ins>
      <w:ins w:id="3563" w:author="PR Preview" w:date="2026-01-01T00:00:00Z">
        <w:r>
          <w:t xml:space="preserve">to predict fuel efficiency (</w:t>
        </w:r>
      </w:ins>
      <w:ins w:id="3564" w:author="PR Preview" w:date="2026-01-01T00:00:00Z">
        <w:r>
          <w:rPr>
            <w:rStyle w:val="VerbatimChar"/>
          </w:rPr>
          <w:t xml:space="preserve">mpg</w:t>
        </w:r>
      </w:ins>
      <w:ins w:id="3565" w:author="PR Preview" w:date="2026-01-01T00:00:00Z">
        <w:r>
          <w:t xml:space="preserve">)</w:t>
        </w:r>
      </w:ins>
      <w:ins w:id="3566" w:author="PR Preview" w:date="2026-01-01T00:00:00Z">
        <w:r>
          <w:t xml:space="preserve"> </w:t>
        </w:r>
      </w:ins>
      <w:ins w:id="3567" w:author="PR Preview" w:date="2026-01-01T00:00:00Z">
        <w:r>
          <w:t xml:space="preserve">from vehicle weight (</w:t>
        </w:r>
      </w:ins>
      <w:ins w:id="3568" w:author="PR Preview" w:date="2026-01-01T00:00:00Z">
        <w:r>
          <w:rPr>
            <w:rStyle w:val="VerbatimChar"/>
          </w:rPr>
          <w:t xml:space="preserve">wt</w:t>
        </w:r>
      </w:ins>
      <w:ins w:id="3569" w:author="PR Preview" w:date="2026-01-01T00:00:00Z">
        <w:r>
          <w:t xml:space="preserve">).</w:t>
        </w:r>
      </w:ins>
      <w:ins w:id="3570" w:author="PR Preview" w:date="2026-01-01T00:00:00Z">
        <w:r>
          <w:t xml:space="preserve"> </w:t>
        </w:r>
      </w:ins>
      <w:ins w:id="3571" w:author="PR Preview" w:date="2026-01-01T00:00:00Z">
        <w:r>
          <w:t xml:space="preserve">It uses one random split</w:t>
        </w:r>
      </w:ins>
      <w:ins w:id="3572" w:author="PR Preview" w:date="2026-01-01T00:00:00Z">
        <w:r>
          <w:t xml:space="preserve"> </w:t>
        </w:r>
      </w:ins>
      <w:ins w:id="3573" w:author="PR Preview" w:date="2026-01-01T00:00:00Z">
        <w:r>
          <w:t xml:space="preserve">to compare linear,</w:t>
        </w:r>
      </w:ins>
      <w:ins w:id="3574" w:author="PR Preview" w:date="2026-01-01T00:00:00Z">
        <w:r>
          <w:t xml:space="preserve"> </w:t>
        </w:r>
      </w:ins>
      <w:ins w:id="3575" w:author="PR Preview" w:date="2026-01-01T00:00:00Z">
        <w:r>
          <w:t xml:space="preserve">quadratic,</w:t>
        </w:r>
      </w:ins>
      <w:ins w:id="3576" w:author="PR Preview" w:date="2026-01-01T00:00:00Z">
        <w:r>
          <w:t xml:space="preserve"> </w:t>
        </w:r>
      </w:ins>
      <w:ins w:id="3577" w:author="PR Preview" w:date="2026-01-01T00:00:00Z">
        <w:r>
          <w:t xml:space="preserve">cubic,</w:t>
        </w:r>
      </w:ins>
      <w:ins w:id="3578" w:author="PR Preview" w:date="2026-01-01T00:00:00Z">
        <w:r>
          <w:t xml:space="preserve"> </w:t>
        </w:r>
      </w:ins>
      <w:ins w:id="3579" w:author="PR Preview" w:date="2026-01-01T00:00:00Z">
        <w:r>
          <w:t xml:space="preserve">and quartic models</w:t>
        </w:r>
      </w:ins>
      <w:ins w:id="3580" w:author="PR Preview" w:date="2026-01-01T00:00:00Z">
        <w:r>
          <w:t xml:space="preserve"> </w:t>
        </w:r>
      </w:ins>
      <w:ins w:id="3581" w:author="PR Preview" w:date="2026-01-01T00:00:00Z">
        <w:r>
          <w:t xml:space="preserve">(</w:t>
        </w:r>
      </w:ins>
      <w:ins w:id="3582" w:author="PR Preview" w:date="2026-01-01T00:00:00Z">
        <w:r>
          <w:rPr>
            <w:rStyle w:val="VerbatimChar"/>
          </w:rPr>
          <w:t xml:space="preserve">mpg ~ wt</w:t>
        </w:r>
      </w:ins>
      <w:ins w:id="3583" w:author="PR Preview" w:date="2026-01-01T00:00:00Z">
        <w:r>
          <w:t xml:space="preserve">,</w:t>
        </w:r>
      </w:ins>
      <w:ins w:id="3584" w:author="PR Preview" w:date="2026-01-01T00:00:00Z">
        <w:r>
          <w:t xml:space="preserve"> </w:t>
        </w:r>
      </w:ins>
      <w:ins w:id="3585" w:author="PR Preview" w:date="2026-01-01T00:00:00Z">
        <w:r>
          <w:rPr>
            <w:rStyle w:val="VerbatimChar"/>
          </w:rPr>
          <w:t xml:space="preserve">mpg ~ wt + I(wt^2)</w:t>
        </w:r>
      </w:ins>
      <w:ins w:id="3586" w:author="PR Preview" w:date="2026-01-01T00:00:00Z">
        <w:r>
          <w:t xml:space="preserve">,</w:t>
        </w:r>
      </w:ins>
      <w:ins w:id="3587" w:author="PR Preview" w:date="2026-01-01T00:00:00Z">
        <w:r>
          <w:t xml:space="preserve"> </w:t>
        </w:r>
      </w:ins>
      <w:ins w:id="3588" w:author="PR Preview" w:date="2026-01-01T00:00:00Z">
        <w:r>
          <w:rPr>
            <w:rStyle w:val="VerbatimChar"/>
          </w:rPr>
          <w:t xml:space="preserve">mpg ~ wt + I(wt^2) + I(wt^3)</w:t>
        </w:r>
      </w:ins>
      <w:ins w:id="3589" w:author="PR Preview" w:date="2026-01-01T00:00:00Z">
        <w:r>
          <w:t xml:space="preserve">,</w:t>
        </w:r>
      </w:ins>
      <w:ins w:id="3590" w:author="PR Preview" w:date="2026-01-01T00:00:00Z">
        <w:r>
          <w:t xml:space="preserve"> </w:t>
        </w:r>
      </w:ins>
      <w:ins w:id="3591" w:author="PR Preview" w:date="2026-01-01T00:00:00Z">
        <w:r>
          <w:t xml:space="preserve">and</w:t>
        </w:r>
      </w:ins>
      <w:ins w:id="3592" w:author="PR Preview" w:date="2026-01-01T00:00:00Z">
        <w:r>
          <w:t xml:space="preserve"> </w:t>
        </w:r>
      </w:ins>
      <w:ins w:id="3593" w:author="PR Preview" w:date="2026-01-01T00:00:00Z">
        <w:r>
          <w:rPr>
            <w:rStyle w:val="VerbatimChar"/>
          </w:rPr>
          <w:t xml:space="preserve">mpg ~ wt + I(wt^2) + I(wt^3) + I(wt^4)</w:t>
        </w:r>
      </w:ins>
      <w:ins w:id="3594" w:author="PR Preview" w:date="2026-01-01T00:00:00Z">
        <w:r>
          <w:t xml:space="preserve">)</w:t>
        </w:r>
      </w:ins>
      <w:ins w:id="3595" w:author="PR Preview" w:date="2026-01-01T00:00:00Z">
        <w:r>
          <w:t xml:space="preserve"> </w:t>
        </w:r>
      </w:ins>
      <w:ins w:id="3596" w:author="PR Preview" w:date="2026-01-01T00:00:00Z">
        <w:r>
          <w:t xml:space="preserve">on a validation set,</w:t>
        </w:r>
      </w:ins>
      <w:ins w:id="3597" w:author="PR Preview" w:date="2026-01-01T00:00:00Z">
        <w:r>
          <w:t xml:space="preserve"> </w:t>
        </w:r>
      </w:ins>
      <w:ins w:id="3598" w:author="PR Preview" w:date="2026-01-01T00:00:00Z">
        <w:r>
          <w:t xml:space="preserve">then reports the chosen model’s test RMSE</w:t>
        </w:r>
      </w:ins>
      <w:ins w:id="3599" w:author="PR Preview" w:date="2026-01-01T00:00:00Z">
        <w:r>
          <w:t xml:space="preserve"> </w:t>
        </w:r>
      </w:ins>
      <w:ins w:id="3600" w:author="PR Preview" w:date="2026-01-01T00:00:00Z">
        <w:r>
          <w:t xml:space="preserve">on untouched test data</w:t>
        </w:r>
      </w:ins>
      <w:ins w:id="3601" w:author="PR Preview" w:date="2026-01-01T00:00:00Z">
        <w:r>
          <w:t xml:space="preserve"> </w:t>
        </w:r>
      </w:ins>
      <w:ins w:id="3602" w:author="PR Preview" w:date="2026-01-01T00:00:00Z">
        <w:r>
          <w:t xml:space="preserve">(James et al. 2021, 213)</w:t>
        </w:r>
      </w:ins>
      <w:ins w:id="3603" w:author="PR Preview" w:date="2026-01-01T00:00:00Z">
        <w:r>
          <w:t xml:space="preserve">.</w:t>
        </w:r>
      </w:ins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7" w:name="tbl-train-validation-test-split-siz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Sizes of the training,</w:t>
            </w:r>
            <w:r>
              <w:t xml:space="preserve"> </w:t>
            </w:r>
            <w:r>
              <w:t xml:space="preserve">validation,</w:t>
            </w:r>
            <w:r>
              <w:t xml:space="preserve"> </w:t>
            </w:r>
            <w:r>
              <w:t xml:space="preserve">and test splits</w:t>
            </w:r>
          </w:p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108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(mtcars)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n_train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floor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0.6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n)</w:t>
            </w:r>
            <w:r>
              <w:br/>
            </w:r>
            <w:r>
              <w:rPr>
                <w:rStyle w:val="NormalTok"/>
              </w:rPr>
              <w:t xml:space="preserve">n_valid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floor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n)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idx_train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sample.int</w:t>
            </w:r>
            <w:r>
              <w:rPr>
                <w:rStyle w:val="NormalTok"/>
              </w:rPr>
              <w:t xml:space="preserve">(n,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n_train)</w:t>
            </w:r>
            <w:r>
              <w:br/>
            </w:r>
            <w:r>
              <w:rPr>
                <w:rStyle w:val="NormalTok"/>
              </w:rPr>
              <w:t xml:space="preserve">idx_remaining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setdiff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seq_len</w:t>
            </w:r>
            <w:r>
              <w:rPr>
                <w:rStyle w:val="NormalTok"/>
              </w:rPr>
              <w:t xml:space="preserve">(n), idx_train)</w:t>
            </w:r>
            <w:r>
              <w:br/>
            </w:r>
            <w:r>
              <w:rPr>
                <w:rStyle w:val="NormalTok"/>
              </w:rPr>
              <w:t xml:space="preserve">idx_valid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sample</w:t>
            </w:r>
            <w:r>
              <w:rPr>
                <w:rStyle w:val="NormalTok"/>
              </w:rPr>
              <w:t xml:space="preserve">(idx_remaining,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n_valid)</w:t>
            </w:r>
            <w:r>
              <w:br/>
            </w:r>
            <w:r>
              <w:rPr>
                <w:rStyle w:val="NormalTok"/>
              </w:rPr>
              <w:t xml:space="preserve">idx_test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setdiff</w:t>
            </w:r>
            <w:r>
              <w:rPr>
                <w:rStyle w:val="NormalTok"/>
              </w:rPr>
              <w:t xml:space="preserve">(idx_remaining, idx_valid)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split_sizes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split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"validation"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"test"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(idx_train),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(idx_valid),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(idx_test))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split_sizes</w:t>
            </w:r>
            <w:r>
              <w:br/>
            </w:r>
            <w:r>
              <w:rPr>
                <w:rStyle w:val="CommentTok"/>
              </w:rPr>
              <w:t xml:space="preserve">#&gt; # A tibble: 3 × 2</w:t>
            </w:r>
            <w:r>
              <w:br/>
            </w:r>
            <w:r>
              <w:rPr>
                <w:rStyle w:val="CommentTok"/>
              </w:rPr>
              <w:t xml:space="preserve">#&gt;   split          n</w:t>
            </w:r>
            <w:r>
              <w:br/>
            </w:r>
            <w:r>
              <w:rPr>
                <w:rStyle w:val="CommentTok"/>
              </w:rPr>
              <w:t xml:space="preserve">#&gt;   &lt;chr&gt;      &lt;int&gt;</w:t>
            </w:r>
            <w:r>
              <w:br/>
            </w:r>
            <w:r>
              <w:rPr>
                <w:rStyle w:val="CommentTok"/>
              </w:rPr>
              <w:t xml:space="preserve">#&gt; 1 training      19</w:t>
            </w:r>
            <w:r>
              <w:br/>
            </w:r>
            <w:r>
              <w:rPr>
                <w:rStyle w:val="CommentTok"/>
              </w:rPr>
              <w:t xml:space="preserve">#&gt; 2 validation     6</w:t>
            </w:r>
            <w:r>
              <w:br/>
            </w:r>
            <w:r>
              <w:rPr>
                <w:rStyle w:val="CommentTok"/>
              </w:rPr>
              <w:t xml:space="preserve">#&gt; 3 test           7</w:t>
            </w:r>
          </w:p>
          <w:bookmarkEnd w:id="137"/>
        </w:tc>
      </w:tr>
    </w:tbl>
    <w:p>
      <w:pPr>
        <w:pStyle w:val="SourceCode"/>
      </w:pPr>
      <w:r>
        <w:rPr>
          <w:rStyle w:val="NormalTok"/>
        </w:rPr>
        <w:t xml:space="preserve">train_dat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mtcars[idx_train, ]</w:t>
      </w:r>
      <w:r>
        <w:br/>
      </w:r>
      <w:r>
        <w:rPr>
          <w:rStyle w:val="NormalTok"/>
        </w:rPr>
        <w:t xml:space="preserve">valid_dat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mtcars[idx_valid, ]</w:t>
      </w:r>
      <w:r>
        <w:br/>
      </w:r>
      <w:r>
        <w:rPr>
          <w:rStyle w:val="NormalTok"/>
        </w:rPr>
        <w:t xml:space="preserve">test_dat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mtcars[idx_test, ]</w:t>
      </w:r>
      <w:r>
        <w:br/>
      </w:r>
      <w:r>
        <w:br/>
      </w:r>
      <w:r>
        <w:rPr>
          <w:rStyle w:val="NormalTok"/>
        </w:rPr>
        <w:t xml:space="preserve">model_linear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model_quadratic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model_cubic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model_quartic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candidate_models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 =</w:t>
      </w:r>
      <w:r>
        <w:rPr>
          <w:rStyle w:val="NormalTok"/>
        </w:rPr>
        <w:t xml:space="preserve"> model_linear,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quadratic =</w:t>
      </w:r>
      <w:r>
        <w:rPr>
          <w:rStyle w:val="NormalTok"/>
        </w:rPr>
        <w:t xml:space="preserve"> model_quadratic,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cubic =</w:t>
      </w:r>
      <w:r>
        <w:rPr>
          <w:rStyle w:val="NormalTok"/>
        </w:rPr>
        <w:t xml:space="preserve"> model_cubic,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quartic =</w:t>
      </w:r>
      <w:r>
        <w:rPr>
          <w:rStyle w:val="NormalTok"/>
        </w:rPr>
        <w:t xml:space="preserve"> model_quartic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validation_results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(candidate_models)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model,</w:t>
      </w:r>
      <w:r>
        <w:br/>
      </w:r>
      <w:r>
        <w:rPr>
          <w:rStyle w:val="NormalTok"/>
        </w:rPr>
        <w:t xml:space="preserve">      \(model_name)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(candidate_models[[model_name]], train_dat)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validation_RMSE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model,</w:t>
      </w:r>
      <w:r>
        <w:br/>
      </w:r>
      <w:r>
        <w:rPr>
          <w:rStyle w:val="NormalTok"/>
        </w:rPr>
        <w:t xml:space="preserve">      \(model_name)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(candidate_models[[model_name]], valid_dat)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model_labels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"linear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quadratic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"quadratic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cubic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"cubic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quartic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"quartic model"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chosen_model_name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validation_results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(validation_RMSE)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(model)</w:t>
      </w:r>
      <w:r>
        <w:br/>
      </w:r>
      <w:r>
        <w:br/>
      </w:r>
      <w:r>
        <w:rPr>
          <w:rStyle w:val="NormalTok"/>
        </w:rPr>
        <w:t xml:space="preserve">chosen_model_label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model_labels[[chosen_model_name]]</w:t>
      </w:r>
      <w:r>
        <w:br/>
      </w:r>
      <w:r>
        <w:br/>
      </w:r>
      <w:r>
        <w:rPr>
          <w:rStyle w:val="NormalTok"/>
        </w:rPr>
        <w:t xml:space="preserve">chosen_model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candidate_models[[chosen_model_name]]</w:t>
      </w:r>
      <w:r>
        <w:br/>
      </w:r>
      <w:r>
        <w:rPr>
          <w:rStyle w:val="NormalTok"/>
        </w:rPr>
        <w:t xml:space="preserve">chosen_model_validation_rmse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(chosen_model, valid_dat)</w:t>
      </w:r>
      <w:r>
        <w:br/>
      </w:r>
      <w:r>
        <w:br/>
      </w:r>
      <w:r>
        <w:rPr>
          <w:rStyle w:val="NormalTok"/>
        </w:rPr>
        <w:t xml:space="preserve">performance_comparison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split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"validation"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"test"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chosen_model_name,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RMSE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chosen_model_validation_rmse,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(chosen_model, test_dat)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chosen_model_name</w:t>
      </w:r>
      <w:r>
        <w:br/>
      </w:r>
      <w:r>
        <w:rPr>
          <w:rStyle w:val="CommentTok"/>
        </w:rPr>
        <w:t xml:space="preserve">#&gt; [1] "linear"</w:t>
      </w:r>
    </w:p>
    <w:p>
      <w:pPr>
        <w:pStyle w:val="SourceCode"/>
      </w:pPr>
      <w:r>
        <w:rPr>
          <w:rStyle w:val="NormalTok"/>
        </w:rPr>
        <w:t xml:space="preserve">partition_colors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"#1b9e77"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"#d95f02"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"#7570b3"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partition_shapes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wt_range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(train_dat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wt, valid_dat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wt, test_dat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wt))</w:t>
      </w:r>
      <w:r>
        <w:br/>
      </w:r>
      <w:r>
        <w:rPr>
          <w:rStyle w:val="NormalTok"/>
        </w:rPr>
        <w:t xml:space="preserve">mpg_range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(train_dat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valid_dat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test_dat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mpg))</w:t>
      </w:r>
      <w:r>
        <w:br/>
      </w:r>
      <w:r>
        <w:rPr>
          <w:rStyle w:val="NormalTok"/>
        </w:rPr>
        <w:t xml:space="preserve">wt_grid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(wt_range[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wt_range[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partition_data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train_dat,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valid_dat,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test_dat,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.id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"series"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plot_partitions_with_fit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fit_label) {</w:t>
      </w:r>
      <w:r>
        <w:br/>
      </w:r>
      <w:r>
        <w:rPr>
          <w:rStyle w:val="NormalTok"/>
        </w:rPr>
        <w:t xml:space="preserve">  series_levels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(partition_colors), fit_label)</w:t>
      </w:r>
      <w:r>
        <w:br/>
      </w:r>
      <w:r>
        <w:rPr>
          <w:rStyle w:val="NormalTok"/>
        </w:rPr>
        <w:t xml:space="preserve">  partition_data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partition_data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series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(partition_data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series,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series_levels)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grid_data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wt_grid)</w:t>
      </w:r>
      <w:r>
        <w:br/>
      </w:r>
      <w:r>
        <w:rPr>
          <w:rStyle w:val="NormalTok"/>
        </w:rPr>
        <w:t xml:space="preserve">  fitted_curve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wt_grid,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grid_data),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series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(fit_label,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series_levels)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nolint start: object_usage_linter.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partition_data,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wt,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mpg,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series,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shape =</w:t>
      </w:r>
      <w:r>
        <w:rPr>
          <w:rStyle w:val="NormalTok"/>
        </w:rPr>
        <w:t xml:space="preserve"> series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series),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fitted_curve,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scale_color_manual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(partition_colors,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"blue"</w:t>
      </w:r>
      <w:r>
        <w:rPr>
          <w:rStyle w:val="NormalTok"/>
        </w:rPr>
        <w:t xml:space="preserve">, fit_label))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scale_shape_manual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(partition_shapes,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, fit_label))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scale_linetype_manual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series_levels)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coord_cartesian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xlim =</w:t>
      </w:r>
      <w:r>
        <w:rPr>
          <w:rStyle w:val="NormalTok"/>
        </w:rPr>
        <w:t xml:space="preserve"> wt_range, </w:t>
      </w:r>
      <w:r>
        <w:rPr>
          <w:rStyle w:val="AttributeTok"/>
        </w:rPr>
        <w:t xml:space="preserve">ylim =</w:t>
      </w:r>
      <w:r>
        <w:rPr>
          <w:rStyle w:val="NormalTok"/>
        </w:rPr>
        <w:t xml:space="preserve"> mpg_range)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legend.position.inside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0.85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nolint end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wt_range,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mpg_range)</w:t>
      </w:r>
      <w:r>
        <w:br/>
      </w:r>
      <w:r>
        <w:rPr>
          <w:rStyle w:val="CommentTok"/>
        </w:rPr>
        <w:t xml:space="preserve">#&gt;       [,1]   [,2]</w:t>
      </w:r>
      <w:r>
        <w:br/>
      </w:r>
      <w:r>
        <w:rPr>
          <w:rStyle w:val="CommentTok"/>
        </w:rPr>
        <w:t xml:space="preserve">#&gt; wt   1.513  5.424</w:t>
      </w:r>
      <w:r>
        <w:br/>
      </w:r>
      <w:r>
        <w:rPr>
          <w:rStyle w:val="CommentTok"/>
        </w:rPr>
        <w:t xml:space="preserve">#&gt; mpg 10.400 33.900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1" w:name="fig-linear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(model_linear, </w:t>
            </w:r>
            <w:r>
              <w:rPr>
                <w:rStyle w:val="StringTok"/>
              </w:rPr>
              <w:t xml:space="preserve">"linear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39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3-1.png" id="1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Linear model fit superimposed on data partitions</w:t>
            </w:r>
          </w:p>
          <w:bookmarkEnd w:id="141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5" w:name="fig-quadrat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(model_quadratic, </w:t>
            </w:r>
            <w:r>
              <w:rPr>
                <w:rStyle w:val="StringTok"/>
              </w:rPr>
              <w:t xml:space="preserve">"quadratic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43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4-1.png" id="1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Quadratic model fit superimposed on data partitions</w:t>
            </w:r>
          </w:p>
          <w:bookmarkEnd w:id="145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9" w:name="fig-cub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(model_cubic, </w:t>
            </w:r>
            <w:r>
              <w:rPr>
                <w:rStyle w:val="StringTok"/>
              </w:rPr>
              <w:t xml:space="preserve">"cubic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47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5-1.png" id="1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Cubic model fit superimposed on data partitions</w:t>
            </w:r>
          </w:p>
          <w:bookmarkEnd w:id="149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3" w:name="fig-quart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(model_quartic, </w:t>
            </w:r>
            <w:r>
              <w:rPr>
                <w:rStyle w:val="StringTok"/>
              </w:rPr>
              <w:t xml:space="preserve">"quartic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51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6-1.png" id="1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Quartic model fit superimposed on data partitions</w:t>
            </w:r>
          </w:p>
          <w:bookmarkEnd w:id="153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4" w:name="tbl-train-validation-resul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Training and validation RMSE for candidate models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validation_results</w:t>
            </w:r>
            <w:r>
              <w:br/>
            </w:r>
            <w:r>
              <w:rPr>
                <w:rStyle w:val="CommentTok"/>
              </w:rPr>
              <w:t xml:space="preserve">#&gt; # A tibble: 4 × 3</w:t>
            </w:r>
            <w:r>
              <w:br/>
            </w:r>
            <w:r>
              <w:rPr>
                <w:rStyle w:val="CommentTok"/>
              </w:rPr>
              <w:t xml:space="preserve">#&gt;   model     training_RMSE validation_RMSE</w:t>
            </w:r>
            <w:r>
              <w:br/>
            </w:r>
            <w:r>
              <w:rPr>
                <w:rStyle w:val="CommentTok"/>
              </w:rPr>
              <w:t xml:space="preserve">#&gt;   &lt;chr&gt;             &lt;dbl&gt;           &lt;dbl&gt;</w:t>
            </w:r>
            <w:r>
              <w:br/>
            </w:r>
            <w:r>
              <w:rPr>
                <w:rStyle w:val="CommentTok"/>
              </w:rPr>
              <w:t xml:space="preserve">#&gt; 1 linear             2.80            3.84</w:t>
            </w:r>
            <w:r>
              <w:br/>
            </w:r>
            <w:r>
              <w:rPr>
                <w:rStyle w:val="CommentTok"/>
              </w:rPr>
              <w:t xml:space="preserve">#&gt; 2 quadratic          1.96            4.16</w:t>
            </w:r>
            <w:r>
              <w:br/>
            </w:r>
            <w:r>
              <w:rPr>
                <w:rStyle w:val="CommentTok"/>
              </w:rPr>
              <w:t xml:space="preserve">#&gt; 3 cubic              1.91            3.98</w:t>
            </w:r>
            <w:r>
              <w:br/>
            </w:r>
            <w:r>
              <w:rPr>
                <w:rStyle w:val="CommentTok"/>
              </w:rPr>
              <w:t xml:space="preserve">#&gt; 4 quartic            1.90            3.97</w:t>
            </w:r>
          </w:p>
          <w:bookmarkEnd w:id="154"/>
        </w:tc>
      </w:tr>
    </w:tbl>
    <w:p>
      <w:pPr>
        <w:pStyle w:val="FirstParagraph"/>
      </w:pPr>
      <w:r>
        <w:t xml:space="preserve">The chosen model is</w:t>
      </w:r>
      <w:r>
        <w:t xml:space="preserve"> </w:t>
      </w:r>
      <w:r>
        <w:t xml:space="preserve">the linear model,</w:t>
      </w:r>
      <w:r>
        <w:t xml:space="preserve"> </w:t>
      </w:r>
      <w:r>
        <w:t xml:space="preserve">because it has the lowest validation RMSE of the four.</w:t>
      </w:r>
      <w:r>
        <w:t xml:space="preserve"> </w:t>
      </w:r>
      <w:r>
        <w:t xml:space="preserve">This split uses different cars from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and its validation set has only 6 cars,</w:t>
      </w:r>
      <w:r>
        <w:t xml:space="preserve"> </w:t>
      </w:r>
      <w:r>
        <w:t xml:space="preserve">so the model it picks can differ from the one chosen there.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5" w:name="tbl-train-validation-test-rms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Validation and test RMSE</w:t>
            </w:r>
            <w:r>
              <w:t xml:space="preserve"> </w:t>
            </w:r>
            <w:r>
              <w:t xml:space="preserve">for the chosen model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performance_comparison</w:t>
            </w:r>
            <w:r>
              <w:br/>
            </w:r>
            <w:r>
              <w:rPr>
                <w:rStyle w:val="CommentTok"/>
              </w:rPr>
              <w:t xml:space="preserve">#&gt; # A tibble: 2 × 3</w:t>
            </w:r>
            <w:r>
              <w:br/>
            </w:r>
            <w:r>
              <w:rPr>
                <w:rStyle w:val="CommentTok"/>
              </w:rPr>
              <w:t xml:space="preserve">#&gt;   split      model   RMSE</w:t>
            </w:r>
            <w:r>
              <w:br/>
            </w:r>
            <w:r>
              <w:rPr>
                <w:rStyle w:val="CommentTok"/>
              </w:rPr>
              <w:t xml:space="preserve">#&gt;   &lt;chr&gt;      &lt;chr&gt;  &lt;dbl&gt;</w:t>
            </w:r>
            <w:r>
              <w:br/>
            </w:r>
            <w:r>
              <w:rPr>
                <w:rStyle w:val="CommentTok"/>
              </w:rPr>
              <w:t xml:space="preserve">#&gt; 1 validation linear  3.84</w:t>
            </w:r>
            <w:r>
              <w:br/>
            </w:r>
            <w:r>
              <w:rPr>
                <w:rStyle w:val="CommentTok"/>
              </w:rPr>
              <w:t xml:space="preserve">#&gt; 2 test       linear  2.44</w:t>
            </w:r>
          </w:p>
          <w:bookmarkEnd w:id="155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5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5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validation-set lab of</w:t>
            </w:r>
            <w:r>
              <w:t xml:space="preserve"> </w:t>
            </w:r>
            <w:r>
              <w:t xml:space="preserve">James et al. (2021, 213)</w:t>
            </w:r>
            <w:r>
              <w:t xml:space="preserve">.</w:t>
            </w:r>
          </w:p>
          <w:p/>
        </w:tc>
      </w:tr>
    </w:tbl>
    <w:bookmarkEnd w:id="159"/>
    <w:bookmarkEnd w:id="160"/>
    <w:bookmarkStart w:id="196" w:name="sec-kfold"/>
    <w:p>
      <w:pPr>
        <w:pStyle w:val="Heading2"/>
      </w:pPr>
      <w:r>
        <w:t xml:space="preserve">6</w:t>
      </w:r>
      <w:r>
        <w:t xml:space="preserve"> </w:t>
      </w:r>
      <m:oMath>
        <m:r>
          <m:t>k</m:t>
        </m:r>
      </m:oMath>
      <w:r>
        <w:t xml:space="preserve">-fold cross-validation</w:t>
      </w:r>
    </w:p>
    <w:bookmarkStart w:id="161" w:name="exr-kfold"/>
    <w:p>
      <w:pPr>
        <w:pStyle w:val="FirstParagraph"/>
      </w:pPr>
      <w:r>
        <w:rPr>
          <w:b/>
          <w:bCs/>
        </w:rPr>
        <w:t xml:space="preserve">Exercise 9 (Folds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Suppose we use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-fold cross-validation on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 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How many cars are in each fold?</w:t>
      </w:r>
    </w:p>
    <w:p>
      <w:pPr>
        <w:pStyle w:val="Compact"/>
        <w:numPr>
          <w:ilvl w:val="0"/>
          <w:numId w:val="1008"/>
        </w:numPr>
      </w:pPr>
      <w:r>
        <w:t xml:space="preserve">Each time a model is fit, how many cars are used to fit it?</w:t>
      </w:r>
    </w:p>
    <w:p>
      <w:pPr>
        <w:pStyle w:val="Compact"/>
        <w:numPr>
          <w:ilvl w:val="0"/>
          <w:numId w:val="1008"/>
        </w:numPr>
      </w:pPr>
      <w:r>
        <w:t xml:space="preserve">How many models are fit in total?</w:t>
      </w:r>
    </w:p>
    <w:p>
      <w:pPr>
        <w:pStyle w:val="Compact"/>
        <w:numPr>
          <w:ilvl w:val="0"/>
          <w:numId w:val="1008"/>
        </w:numPr>
      </w:pPr>
      <w:r>
        <w:t xml:space="preserve">How many times is a given car used for fitting, and how many times for prediction?</w:t>
      </w:r>
    </w:p>
    <w:bookmarkEnd w:id="161"/>
    <w:bookmarkStart w:id="162" w:name="sol-kfold"/>
    <w:p>
      <w:pPr>
        <w:pStyle w:val="FirstParagraph"/>
      </w:pPr>
      <w:r>
        <w:rPr>
          <w:i/>
          <w:iCs/>
        </w:rPr>
        <w:t xml:space="preserve">Solution 9</w:t>
      </w:r>
      <w:r>
        <w:t xml:space="preserve">. </w:t>
      </w:r>
    </w:p>
    <w:p>
      <w:pPr>
        <w:pStyle w:val="Compact"/>
        <w:numPr>
          <w:ilvl w:val="0"/>
          <w:numId w:val="1009"/>
        </w:numPr>
      </w:pPr>
      <m:oMath>
        <m:r>
          <m:t>32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cars per fold.</w:t>
      </w:r>
    </w:p>
    <w:p>
      <w:pPr>
        <w:pStyle w:val="Compact"/>
        <w:numPr>
          <w:ilvl w:val="0"/>
          <w:numId w:val="1009"/>
        </w:numPr>
      </w:pPr>
      <w:r>
        <w:t xml:space="preserve">Each fit leaves out one fold,</w:t>
      </w:r>
      <w:r>
        <w:t xml:space="preserve"> </w:t>
      </w:r>
      <w:r>
        <w:t xml:space="preserve">so it uses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t>24</m:t>
        </m:r>
      </m:oMath>
      <w:r>
        <w:t xml:space="preserve"> </w:t>
      </w:r>
      <w:r>
        <w:t xml:space="preserve">cars.</w:t>
      </w:r>
    </w:p>
    <w:p>
      <w:pPr>
        <w:pStyle w:val="Compact"/>
        <w:numPr>
          <w:ilvl w:val="0"/>
          <w:numId w:val="1009"/>
        </w:numPr>
      </w:pPr>
      <w:r>
        <w:t xml:space="preserve">One model per fold, so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models.</w:t>
      </w:r>
    </w:p>
    <w:p>
      <w:pPr>
        <w:pStyle w:val="Compact"/>
        <w:numPr>
          <w:ilvl w:val="0"/>
          <w:numId w:val="1009"/>
        </w:numPr>
      </w:pPr>
      <w:r>
        <w:t xml:space="preserve">A given car is in exactly one fold.</w:t>
      </w:r>
      <w:r>
        <w:t xml:space="preserve"> </w:t>
      </w:r>
      <w:r>
        <w:t xml:space="preserve">It is used for prediction once,</w:t>
      </w:r>
      <w:r>
        <w:t xml:space="preserve"> </w:t>
      </w:r>
      <w:r>
        <w:t xml:space="preserve">when its fold is left out,</w:t>
      </w:r>
      <w:r>
        <w:t xml:space="preserve"> </w:t>
      </w:r>
      <w:r>
        <w:t xml:space="preserve">and for fitting in the other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fits.</w:t>
      </w:r>
    </w:p>
    <w:bookmarkEnd w:id="162"/>
    <w:bookmarkStart w:id="164" w:name="def-folds"/>
    <w:p>
      <w:pPr>
        <w:pStyle w:val="FirstParagraph"/>
      </w:pPr>
      <w:del w:id="3604" w:author="PR Preview" w:date="2026-01-01T00:00:00Z">
        <w:r>
          <w:rPr>
            <w:b/>
            <w:bCs/>
          </w:rPr>
          <w:delText xml:space="preserve">Definition 27 (Folds)</w:delText>
        </w:r>
      </w:del>
      <w:del w:id="3605" w:author="PR Preview" w:date="2026-01-01T00:00:00Z">
        <w:r>
          <w:delText xml:space="preserve"> </w:delText>
        </w:r>
      </w:del>
      <w:del w:id="3606" w:author="PR Preview" w:date="2026-01-01T00:00:00Z">
        <w:r>
          <w:delText xml:space="preserve">A division of a</w:delText>
        </w:r>
      </w:del>
      <w:del w:id="3607" w:author="PR Preview" w:date="2026-01-01T00:00:00Z">
        <w:r>
          <w:delText xml:space="preserve"> </w:delText>
        </w:r>
      </w:del>
      <w:hyperlink w:anchor="def-training-set">
        <w:del w:id="3608" w:author="PR Preview" w:date="2026-01-01T00:00:00Z">
          <w:r>
            <w:rPr>
              <w:rStyle w:val="Hyperlink"/>
            </w:rPr>
            <w:delText xml:space="preserve">training set</w:delText>
          </w:r>
        </w:del>
      </w:hyperlink>
      <w:del w:id="3609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del w:id="3610" w:author="PR Preview" w:date="2026-01-01T00:00:00Z">
        <w:r>
          <w:delText xml:space="preserve">,</w:delText>
        </w:r>
      </w:del>
      <w:del w:id="3611" w:author="PR Preview" w:date="2026-01-01T00:00:00Z">
        <w:r>
          <w:delText xml:space="preserve"> </w:delText>
        </w:r>
      </w:del>
      <w:del w:id="3612" w:author="PR Preview" w:date="2026-01-01T00:00:00Z">
        <w:r>
          <w:delText xml:space="preserve">indexed by</w:delText>
        </w:r>
      </w:del>
      <w:del w:id="3613" w:author="PR Preview" w:date="2026-01-01T00:00:00Z">
        <w:r>
          <w:delText xml:space="preserve"> </w:delText>
        </w:r>
      </w:del>
      <m:oMath>
        <m:r>
          <m:t>I</m:t>
        </m:r>
      </m:oMath>
      <w:del w:id="3614" w:author="PR Preview" w:date="2026-01-01T00:00:00Z">
        <w:r>
          <w:delText xml:space="preserve">, into</w:delText>
        </w:r>
      </w:del>
      <w:del w:id="3615" w:author="PR Preview" w:date="2026-01-01T00:00:00Z">
        <w:r>
          <w:delText xml:space="preserve"> </w:delText>
        </w:r>
      </w:del>
      <m:oMath>
        <m:r>
          <m:t>k</m:t>
        </m:r>
      </m:oMath>
      <w:del w:id="3616" w:author="PR Preview" w:date="2026-01-01T00:00:00Z">
        <w:r>
          <w:delText xml:space="preserve"> </w:delText>
        </w:r>
      </w:del>
      <w:del w:id="3617" w:author="PR Preview" w:date="2026-01-01T00:00:00Z">
        <w:r>
          <w:rPr>
            <w:b/>
            <w:bCs/>
          </w:rPr>
          <w:delText xml:space="preserve">folds</w:delText>
        </w:r>
      </w:del>
      <w:del w:id="3618" w:author="PR Preview" w:date="2026-01-01T00:00:00Z">
        <w:r>
          <w:delText xml:space="preserve"> </w:delText>
        </w:r>
      </w:del>
      <w:del w:id="3619" w:author="PR Preview" w:date="2026-01-01T00:00:00Z">
        <w:r>
          <w:delText xml:space="preserve">is a partition of</w:delText>
        </w:r>
      </w:del>
      <w:del w:id="3620" w:author="PR Preview" w:date="2026-01-01T00:00:00Z">
        <w:r>
          <w:delText xml:space="preserve"> </w:delText>
        </w:r>
      </w:del>
      <m:oMath>
        <m:r>
          <m:t>I</m:t>
        </m:r>
      </m:oMath>
      <w:del w:id="3621" w:author="PR Preview" w:date="2026-01-01T00:00:00Z">
        <w:r>
          <w:delText xml:space="preserve"> </w:delText>
        </w:r>
      </w:del>
      <w:del w:id="3622" w:author="PR Preview" w:date="2026-01-01T00:00:00Z">
        <w:r>
          <w:delText xml:space="preserve">into</w:delText>
        </w:r>
      </w:del>
      <w:del w:id="3623" w:author="PR Preview" w:date="2026-01-01T00:00:00Z">
        <w:r>
          <w:delText xml:space="preserve"> </w:delText>
        </w:r>
      </w:del>
      <m:oMath>
        <m:r>
          <m:t>k</m:t>
        </m:r>
      </m:oMath>
      <w:del w:id="3624" w:author="PR Preview" w:date="2026-01-01T00:00:00Z">
        <w:r>
          <w:delText xml:space="preserve"> </w:delText>
        </w:r>
      </w:del>
      <w:del w:id="3625" w:author="PR Preview" w:date="2026-01-01T00:00:00Z">
        <w:r>
          <w:delText xml:space="preserve">nonempty, disjoint subsets</w:delText>
        </w:r>
      </w:del>
      <w:del w:id="3626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del w:id="3627" w:author="PR Preview" w:date="2026-01-01T00:00:00Z">
        <w:r>
          <w:delText xml:space="preserve">:</w:delText>
        </w:r>
      </w:del>
    </w:p>
    <w:p>
      <w:pPr>
        <w:pStyle w:val="BodyText"/>
      </w:pPr>
      <w:bookmarkStart w:id="153" w:name="eq-folds"/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∪</m:t>
          </m:r>
          <m:r>
            <m:rPr>
              <m:sty m:val="p"/>
            </m:rPr>
            <m:t>⋯</m:t>
          </m:r>
          <m:r>
            <m:rPr>
              <m:sty m:val="p"/>
            </m:rPr>
            <m:t>∪</m:t>
          </m:r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r>
            <m:t>I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29</m:t>
          </m:r>
          <m:r>
            <m:rPr>
              <m:sty m:val="p"/>
            </m:rPr>
            <m:t>)</m:t>
          </m:r>
        </m:oMath>
      </m:oMathPara>
      <w:bookmarkEnd w:id="153"/>
    </w:p>
    <w:p>
      <w:pPr>
        <w:pStyle w:val="FirstParagraph"/>
      </w:pPr>
      <w:del w:id="3628" w:author="PR Preview" w:date="2026-01-01T00:00:00Z">
        <w:r>
          <w:rPr>
            <w:i/>
            <w:iCs/>
          </w:rPr>
          <w:delText xml:space="preserve">Remark 17</w:delText>
        </w:r>
      </w:del>
      <w:del w:id="3629" w:author="PR Preview" w:date="2026-01-01T00:00:00Z">
        <w:r>
          <w:delText xml:space="preserve"> (Source: Folds). </w:delText>
        </w:r>
      </w:del>
      <w:del w:id="3630" w:author="PR Preview" w:date="2026-01-01T00:00:00Z">
        <w:r>
          <w:delText xml:space="preserve">James et al. (2021, sec. 5.1.3)</w:delText>
        </w:r>
      </w:del>
      <w:del w:id="3631" w:author="PR Preview" w:date="2026-01-01T00:00:00Z">
        <w:r>
          <w:delText xml:space="preserve"> </w:delText>
        </w:r>
      </w:del>
      <w:del w:id="3632" w:author="PR Preview" w:date="2026-01-01T00:00:00Z">
        <w:r>
          <w:delText xml:space="preserve">and</w:delText>
        </w:r>
      </w:del>
      <w:del w:id="3633" w:author="PR Preview" w:date="2026-01-01T00:00:00Z">
        <w:r>
          <w:delText xml:space="preserve"> </w:delText>
        </w:r>
      </w:del>
      <w:del w:id="3634" w:author="PR Preview" w:date="2026-01-01T00:00:00Z">
        <w:r>
          <w:delText xml:space="preserve">Hastie et al. (2009, sec. 7.10.1)</w:delText>
        </w:r>
      </w:del>
      <w:del w:id="3635" w:author="PR Preview" w:date="2026-01-01T00:00:00Z">
        <w:r>
          <w:delText xml:space="preserve">,</w:delText>
        </w:r>
      </w:del>
      <w:del w:id="3636" w:author="PR Preview" w:date="2026-01-01T00:00:00Z">
        <w:r>
          <w:delText xml:space="preserve"> </w:delText>
        </w:r>
      </w:del>
      <w:del w:id="3637" w:author="PR Preview" w:date="2026-01-01T00:00:00Z">
        <w:r>
          <w:delText xml:space="preserve">who split the data into</w:delText>
        </w:r>
      </w:del>
      <w:del w:id="3638" w:author="PR Preview" w:date="2026-01-01T00:00:00Z">
        <w:r>
          <w:delText xml:space="preserve"> </w:delText>
        </w:r>
      </w:del>
      <m:oMath>
        <m:r>
          <m:t>k</m:t>
        </m:r>
      </m:oMath>
      <w:del w:id="3639" w:author="PR Preview" w:date="2026-01-01T00:00:00Z">
        <w:r>
          <w:delText xml:space="preserve"> </w:delText>
        </w:r>
      </w:del>
      <w:del w:id="3640" w:author="PR Preview" w:date="2026-01-01T00:00:00Z">
        <w:r>
          <w:delText xml:space="preserve">roughly equal-sized parts.</w:delText>
        </w:r>
      </w:del>
    </w:p>
    <w:p>
      <w:pPr>
        <w:pStyle w:val="BodyText"/>
      </w:pPr>
      <w:del w:id="3641" w:author="PR Preview" w:date="2026-01-01T00:00:00Z">
        <w:r>
          <w:rPr>
            <w:b/>
            <w:bCs/>
          </w:rPr>
          <w:delText xml:space="preserve">Definition 28 (Fold size)</w:delText>
        </w:r>
      </w:del>
      <w:del w:id="3642" w:author="PR Preview" w:date="2026-01-01T00:00:00Z">
        <w:r>
          <w:delText xml:space="preserve"> </w:delText>
        </w:r>
      </w:del>
      <w:del w:id="3643" w:author="PR Preview" w:date="2026-01-01T00:00:00Z">
        <w:r>
          <w:delText xml:space="preserve">The</w:delText>
        </w:r>
      </w:del>
      <w:del w:id="3644" w:author="PR Preview" w:date="2026-01-01T00:00:00Z">
        <w:r>
          <w:delText xml:space="preserve"> </w:delText>
        </w:r>
      </w:del>
      <w:del w:id="3645" w:author="PR Preview" w:date="2026-01-01T00:00:00Z">
        <w:r>
          <w:rPr>
            <w:b/>
            <w:bCs/>
          </w:rPr>
          <w:delText xml:space="preserve">size</w:delText>
        </w:r>
      </w:del>
      <w:del w:id="3646" w:author="PR Preview" w:date="2026-01-01T00:00:00Z">
        <w:r>
          <w:delText xml:space="preserve"> </w:delText>
        </w:r>
      </w:del>
      <m:oMath>
        <m:sSub>
          <m:e>
            <m:r>
              <m:t>n</m:t>
            </m:r>
          </m:e>
          <m:sub>
            <m:r>
              <m:t>j</m:t>
            </m:r>
          </m:sub>
        </m:sSub>
      </m:oMath>
      <w:del w:id="3647" w:author="PR Preview" w:date="2026-01-01T00:00:00Z">
        <w:r>
          <w:delText xml:space="preserve"> </w:delText>
        </w:r>
      </w:del>
      <w:del w:id="3648" w:author="PR Preview" w:date="2026-01-01T00:00:00Z">
        <w:r>
          <w:delText xml:space="preserve">of</w:delText>
        </w:r>
      </w:del>
      <w:del w:id="3649" w:author="PR Preview" w:date="2026-01-01T00:00:00Z">
        <w:r>
          <w:delText xml:space="preserve"> </w:delText>
        </w:r>
      </w:del>
      <w:hyperlink w:anchor="def-folds">
        <w:del w:id="3650" w:author="PR Preview" w:date="2026-01-01T00:00:00Z">
          <w:r>
            <w:rPr>
              <w:rStyle w:val="Hyperlink"/>
            </w:rPr>
            <w:delText xml:space="preserve">fold</w:delText>
          </w:r>
        </w:del>
      </w:hyperlink>
      <w:del w:id="3651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del w:id="3652" w:author="PR Preview" w:date="2026-01-01T00:00:00Z">
        <w:r>
          <w:delText xml:space="preserve"> </w:delText>
        </w:r>
      </w:del>
      <w:del w:id="3653" w:author="PR Preview" w:date="2026-01-01T00:00:00Z">
        <w:r>
          <w:delText xml:space="preserve">is the number of observations it contains:</w:delText>
        </w:r>
      </w:del>
    </w:p>
    <w:p>
      <w:pPr>
        <w:pStyle w:val="BodyText"/>
      </w:pPr>
      <w:bookmarkStart w:id="156" w:name="eq-fold-size"/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30</m:t>
          </m:r>
          <m:r>
            <m:rPr>
              <m:sty m:val="p"/>
            </m:rPr>
            <m:t>)</m:t>
          </m:r>
        </m:oMath>
      </m:oMathPara>
      <w:bookmarkEnd w:id="156"/>
    </w:p>
    <w:p>
      <w:pPr>
        <w:pStyle w:val="FirstParagraph"/>
      </w:pPr>
      <w:del w:id="3654" w:author="PR Preview" w:date="2026-01-01T00:00:00Z">
        <w:r>
          <w:rPr>
            <w:b/>
            <w:bCs/>
          </w:rPr>
          <w:delText xml:space="preserve">Definition 29 (Fold assignment)</w:delText>
        </w:r>
      </w:del>
      <w:del w:id="3655" w:author="PR Preview" w:date="2026-01-01T00:00:00Z">
        <w:r>
          <w:delText xml:space="preserve"> </w:delText>
        </w:r>
      </w:del>
      <w:del w:id="3656" w:author="PR Preview" w:date="2026-01-01T00:00:00Z">
        <w:r>
          <w:delText xml:space="preserve">Given</w:delText>
        </w:r>
      </w:del>
      <w:del w:id="3657" w:author="PR Preview" w:date="2026-01-01T00:00:00Z">
        <w:r>
          <w:delText xml:space="preserve"> </w:delText>
        </w:r>
      </w:del>
      <w:hyperlink w:anchor="def-folds">
        <w:del w:id="3658" w:author="PR Preview" w:date="2026-01-01T00:00:00Z">
          <w:r>
            <w:rPr>
              <w:rStyle w:val="Hyperlink"/>
            </w:rPr>
            <w:delText xml:space="preserve">folds</w:delText>
          </w:r>
        </w:del>
      </w:hyperlink>
      <w:del w:id="3659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del w:id="3660" w:author="PR Preview" w:date="2026-01-01T00:00:00Z">
        <w:r>
          <w:delText xml:space="preserve">,</w:delText>
        </w:r>
      </w:del>
      <w:del w:id="3661" w:author="PR Preview" w:date="2026-01-01T00:00:00Z">
        <w:r>
          <w:delText xml:space="preserve"> </w:delText>
        </w:r>
      </w:del>
      <w:del w:id="3662" w:author="PR Preview" w:date="2026-01-01T00:00:00Z">
        <w:r>
          <w:delText xml:space="preserve">the</w:delText>
        </w:r>
      </w:del>
      <w:del w:id="3663" w:author="PR Preview" w:date="2026-01-01T00:00:00Z">
        <w:r>
          <w:delText xml:space="preserve"> </w:delText>
        </w:r>
      </w:del>
      <w:del w:id="3664" w:author="PR Preview" w:date="2026-01-01T00:00:00Z">
        <w:r>
          <w:rPr>
            <w:b/>
            <w:bCs/>
          </w:rPr>
          <w:delText xml:space="preserve">fold assignment</w:delText>
        </w:r>
      </w:del>
      <w:del w:id="3665" w:author="PR Preview" w:date="2026-01-01T00:00:00Z">
        <w:r>
          <w:delText xml:space="preserve"> </w:delText>
        </w:r>
      </w:del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del w:id="3666" w:author="PR Preview" w:date="2026-01-01T00:00:00Z">
        <w:r>
          <w:delText xml:space="preserve"> </w:delText>
        </w:r>
      </w:del>
      <w:del w:id="3667" w:author="PR Preview" w:date="2026-01-01T00:00:00Z">
        <w:r>
          <w:delText xml:space="preserve">of observation</w:delText>
        </w:r>
      </w:del>
      <w:del w:id="3668" w:author="PR Preview" w:date="2026-01-01T00:00:00Z">
        <w:r>
          <w:delText xml:space="preserve"> </w:delText>
        </w:r>
      </w:del>
      <m:oMath>
        <m:r>
          <m:t>i</m:t>
        </m:r>
      </m:oMath>
      <w:del w:id="3669" w:author="PR Preview" w:date="2026-01-01T00:00:00Z">
        <w:r>
          <w:delText xml:space="preserve"> </w:delText>
        </w:r>
      </w:del>
      <w:del w:id="3670" w:author="PR Preview" w:date="2026-01-01T00:00:00Z">
        <w:r>
          <w:delText xml:space="preserve">is the index of the fold that contains it:</w:delText>
        </w:r>
      </w:del>
    </w:p>
    <w:p>
      <w:pPr>
        <w:pStyle w:val="BodyText"/>
      </w:pPr>
      <w:bookmarkStart w:id="158" w:name="eq-fold-assignment"/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∈</m:t>
          </m:r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κ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</m:e>
              </m:d>
              <m:r>
                <m:t>​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31</m:t>
          </m:r>
          <m:r>
            <m:rPr>
              <m:sty m:val="p"/>
            </m:rPr>
            <m:t>)</m:t>
          </m:r>
        </m:oMath>
      </m:oMathPara>
      <w:bookmarkEnd w:id="158"/>
    </w:p>
    <w:p>
      <w:pPr>
        <w:pStyle w:val="FirstParagraph"/>
      </w:pPr>
      <w:del w:id="3671" w:author="PR Preview" w:date="2026-01-01T00:00:00Z">
        <w:r>
          <w:rPr>
            <w:i/>
            <w:iCs/>
          </w:rPr>
          <w:delText xml:space="preserve">Remark 18</w:delText>
        </w:r>
      </w:del>
      <w:del w:id="3672" w:author="PR Preview" w:date="2026-01-01T00:00:00Z">
        <w:r>
          <w:delText xml:space="preserve"> (Source: Fold assignment). </w:delText>
        </w:r>
      </w:del>
      <w:del w:id="3673" w:author="PR Preview" w:date="2026-01-01T00:00:00Z">
        <w:r>
          <w:delText xml:space="preserve">The fold-assignment function</w:delText>
        </w:r>
      </w:del>
      <w:del w:id="3674" w:author="PR Preview" w:date="2026-01-01T00:00:00Z">
        <w:r>
          <w:delText xml:space="preserve"> </w:delText>
        </w:r>
      </w:del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del w:id="3675" w:author="PR Preview" w:date="2026-01-01T00:00:00Z">
        <w:r>
          <w:delText xml:space="preserve"> </w:delText>
        </w:r>
      </w:del>
      <w:del w:id="3676" w:author="PR Preview" w:date="2026-01-01T00:00:00Z">
        <w:r>
          <w:delText xml:space="preserve">follows</w:delText>
        </w:r>
      </w:del>
      <w:del w:id="3677" w:author="PR Preview" w:date="2026-01-01T00:00:00Z">
        <w:r>
          <w:delText xml:space="preserve"> </w:delText>
        </w:r>
      </w:del>
      <w:del w:id="3678" w:author="PR Preview" w:date="2026-01-01T00:00:00Z">
        <w:r>
          <w:delText xml:space="preserve">Hastie et al. (2009, sec. 7.10.1)</w:delText>
        </w:r>
      </w:del>
      <w:del w:id="3679" w:author="PR Preview" w:date="2026-01-01T00:00:00Z">
        <w:r>
          <w:delText xml:space="preserve">.</w:delText>
        </w:r>
      </w:del>
    </w:p>
    <w:p>
      <w:pPr>
        <w:pStyle w:val="BodyText"/>
      </w:pPr>
      <w:del w:id="3680" w:author="PR Preview" w:date="2026-01-01T00:00:00Z">
        <w:r>
          <w:rPr>
            <w:b/>
            <w:bCs/>
          </w:rPr>
          <w:delText xml:space="preserve">Definition 30 (Fold-out rule)</w:delText>
        </w:r>
      </w:del>
      <w:del w:id="3681" w:author="PR Preview" w:date="2026-01-01T00:00:00Z">
        <w:r>
          <w:delText xml:space="preserve"> </w:delText>
        </w:r>
      </w:del>
      <w:del w:id="3682" w:author="PR Preview" w:date="2026-01-01T00:00:00Z">
        <w:r>
          <w:delText xml:space="preserve">For</w:delText>
        </w:r>
      </w:del>
      <w:del w:id="3683" w:author="PR Preview" w:date="2026-01-01T00:00:00Z">
        <w:r>
          <w:delText xml:space="preserve"> </w:delText>
        </w:r>
      </w:del>
      <w:hyperlink w:anchor="def-folds">
        <w:del w:id="3684" w:author="PR Preview" w:date="2026-01-01T00:00:00Z">
          <w:r>
            <w:rPr>
              <w:rStyle w:val="Hyperlink"/>
            </w:rPr>
            <w:delText xml:space="preserve">fold</w:delText>
          </w:r>
        </w:del>
      </w:hyperlink>
      <w:del w:id="3685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del w:id="3686" w:author="PR Preview" w:date="2026-01-01T00:00:00Z">
        <w:r>
          <w:delText xml:space="preserve">,</w:delText>
        </w:r>
      </w:del>
      <w:del w:id="3687" w:author="PR Preview" w:date="2026-01-01T00:00:00Z">
        <w:r>
          <w:delText xml:space="preserve"> </w:delText>
        </w:r>
      </w:del>
      <w:del w:id="3688" w:author="PR Preview" w:date="2026-01-01T00:00:00Z">
        <w:r>
          <w:delText xml:space="preserve">the</w:delText>
        </w:r>
      </w:del>
      <w:del w:id="3689" w:author="PR Preview" w:date="2026-01-01T00:00:00Z">
        <w:r>
          <w:delText xml:space="preserve"> </w:delText>
        </w:r>
      </w:del>
      <w:del w:id="3690" w:author="PR Preview" w:date="2026-01-01T00:00:00Z">
        <w:r>
          <w:rPr>
            <w:b/>
            <w:bCs/>
          </w:rPr>
          <w:delText xml:space="preserve">fold-out rule</w:delText>
        </w:r>
      </w:del>
      <w:del w:id="3691" w:author="PR Preview" w:date="2026-01-01T00:00:00Z">
        <w:r>
          <w:delText xml:space="preserve"> </w:delText>
        </w:r>
      </w:del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del w:id="3692" w:author="PR Preview" w:date="2026-01-01T00:00:00Z">
        <w:r>
          <w:delText xml:space="preserve"> </w:delText>
        </w:r>
      </w:del>
      <w:del w:id="3693" w:author="PR Preview" w:date="2026-01-01T00:00:00Z">
        <w:r>
          <w:delText xml:space="preserve">is the</w:delText>
        </w:r>
      </w:del>
      <w:del w:id="3694" w:author="PR Preview" w:date="2026-01-01T00:00:00Z">
        <w:r>
          <w:delText xml:space="preserve"> </w:delText>
        </w:r>
      </w:del>
      <w:hyperlink w:anchor="def-prediction-rule">
        <w:del w:id="3695" w:author="PR Preview" w:date="2026-01-01T00:00:00Z">
          <w:r>
            <w:rPr>
              <w:rStyle w:val="Hyperlink"/>
            </w:rPr>
            <w:delText xml:space="preserve">prediction rule</w:delText>
          </w:r>
        </w:del>
      </w:hyperlink>
      <w:del w:id="3696" w:author="PR Preview" w:date="2026-01-01T00:00:00Z">
        <w:r>
          <w:delText xml:space="preserve"> </w:delText>
        </w:r>
      </w:del>
      <w:del w:id="3697" w:author="PR Preview" w:date="2026-01-01T00:00:00Z">
        <w:r>
          <w:delText xml:space="preserve">that a</w:delText>
        </w:r>
      </w:del>
      <w:del w:id="3698" w:author="PR Preview" w:date="2026-01-01T00:00:00Z">
        <w:r>
          <w:delText xml:space="preserve"> </w:delText>
        </w:r>
      </w:del>
      <w:hyperlink w:anchor="def-fitting-procedure">
        <w:del w:id="3699" w:author="PR Preview" w:date="2026-01-01T00:00:00Z">
          <w:r>
            <w:rPr>
              <w:rStyle w:val="Hyperlink"/>
            </w:rPr>
            <w:delText xml:space="preserve">fitting procedure</w:delText>
          </w:r>
        </w:del>
      </w:hyperlink>
      <w:del w:id="3700" w:author="PR Preview" w:date="2026-01-01T00:00:00Z">
        <w:r>
          <w:delText xml:space="preserve"> </w:delText>
        </w:r>
      </w:del>
      <m:oMath>
        <m:r>
          <m:t>g</m:t>
        </m:r>
      </m:oMath>
      <w:del w:id="3701" w:author="PR Preview" w:date="2026-01-01T00:00:00Z">
        <w:r>
          <w:delText xml:space="preserve"> </w:delText>
        </w:r>
      </w:del>
      <w:del w:id="3702" w:author="PR Preview" w:date="2026-01-01T00:00:00Z">
        <w:r>
          <w:delText xml:space="preserve">produces</w:delText>
        </w:r>
      </w:del>
      <w:del w:id="3703" w:author="PR Preview" w:date="2026-01-01T00:00:00Z">
        <w:r>
          <w:delText xml:space="preserve"> </w:delText>
        </w:r>
      </w:del>
      <w:del w:id="3704" w:author="PR Preview" w:date="2026-01-01T00:00:00Z">
        <w:r>
          <w:delText xml:space="preserve">from the observations outside that fold:</w:delText>
        </w:r>
      </w:del>
    </w:p>
    <w:p>
      <w:pPr>
        <w:pStyle w:val="BodyText"/>
      </w:pPr>
      <w:bookmarkStart w:id="161" w:name="eq-fold-out-rule"/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j</m:t>
              </m:r>
              <m:r>
                <m:rPr>
                  <m:sty m:val="p"/>
                </m:rPr>
                <m:t>)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  <m:r>
                    <m:rPr>
                      <m:sty m:val="p"/>
                    </m:rPr>
                    <m:t>\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F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32</m:t>
          </m:r>
          <m:r>
            <m:rPr>
              <m:sty m:val="p"/>
            </m:rPr>
            <m:t>)</m:t>
          </m:r>
        </m:oMath>
      </m:oMathPara>
      <w:bookmarkEnd w:id="161"/>
    </w:p>
    <w:p>
      <w:pPr>
        <w:pStyle w:val="FirstParagraph"/>
      </w:pPr>
      <w:del w:id="3705" w:author="PR Preview" w:date="2026-01-01T00:00:00Z">
        <w:r>
          <w:rPr>
            <w:i/>
            <w:iCs/>
          </w:rPr>
          <w:delText xml:space="preserve">Remark 19</w:delText>
        </w:r>
      </w:del>
      <w:del w:id="3706" w:author="PR Preview" w:date="2026-01-01T00:00:00Z">
        <w:r>
          <w:delText xml:space="preserve"> (Source: Fold-out rule). </w:delText>
        </w:r>
      </w:del>
      <w:del w:id="3707" w:author="PR Preview" w:date="2026-01-01T00:00:00Z">
        <w:r>
          <w:delText xml:space="preserve">Hastie et al. (2009, sec. 7.10.1)</w:delText>
        </w:r>
      </w:del>
      <w:del w:id="3708" w:author="PR Preview" w:date="2026-01-01T00:00:00Z">
        <w:r>
          <w:delText xml:space="preserve">,</w:delText>
        </w:r>
      </w:del>
      <w:del w:id="3709" w:author="PR Preview" w:date="2026-01-01T00:00:00Z">
        <w:r>
          <w:delText xml:space="preserve"> </w:delText>
        </w:r>
      </w:del>
      <w:del w:id="3710" w:author="PR Preview" w:date="2026-01-01T00:00:00Z">
        <w:r>
          <w:delText xml:space="preserve">who write the fitted function with the</w:delText>
        </w:r>
      </w:del>
      <w:del w:id="3711" w:author="PR Preview" w:date="2026-01-01T00:00:00Z">
        <w:r>
          <w:delText xml:space="preserve"> </w:delText>
        </w:r>
      </w:del>
      <m:oMath>
        <m:r>
          <m:t>k</m:t>
        </m:r>
      </m:oMath>
      <w:del w:id="3712" w:author="PR Preview" w:date="2026-01-01T00:00:00Z">
        <w:r>
          <w:delText xml:space="preserve">th part of the data removed as</w:delText>
        </w:r>
      </w:del>
      <w:del w:id="3713" w:author="PR Preview" w:date="2026-01-01T00:00:00Z">
        <w:r>
          <w:delText xml:space="preserve"> </w:delText>
        </w:r>
      </w:del>
      <m:oMath>
        <m:sSup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p>
            <m:r>
              <m:rPr>
                <m:sty m:val="p"/>
              </m:rPr>
              <m:t>−</m:t>
            </m:r>
            <m:r>
              <m:t>k</m:t>
            </m:r>
          </m:sup>
        </m:sSup>
      </m:oMath>
      <w:del w:id="3714" w:author="PR Preview" w:date="2026-01-01T00:00:00Z">
        <w:r>
          <w:delText xml:space="preserve">.</w:delText>
        </w:r>
      </w:del>
    </w:p>
    <w:p>
      <w:pPr>
        <w:pStyle w:val="BodyText"/>
      </w:pPr>
      <w:del w:id="3715" w:author="PR Preview" w:date="2026-01-01T00:00:00Z">
        <w:r>
          <w:rPr>
            <w:b/>
            <w:bCs/>
          </w:rPr>
          <w:delText xml:space="preserve">Definition 31 (</w:delText>
        </w:r>
      </w:del>
      <m:oMath>
        <m:r>
          <m:t>k</m:t>
        </m:r>
      </m:oMath>
      <w:del w:id="3716" w:author="PR Preview" w:date="2026-01-01T00:00:00Z">
        <w:r>
          <w:rPr>
            <w:b/>
            <w:bCs/>
          </w:rPr>
          <w:delText xml:space="preserve">-fold cross-validation)</w:delText>
        </w:r>
      </w:del>
      <w:del w:id="3717" w:author="PR Preview" w:date="2026-01-01T00:00:00Z">
        <w:r>
          <w:delText xml:space="preserve"> </w:delText>
        </w:r>
      </w:del>
      <w:del w:id="3718" w:author="PR Preview" w:date="2026-01-01T00:00:00Z">
        <w:r>
          <w:delText xml:space="preserve">In</w:delText>
        </w:r>
      </w:del>
      <w:del w:id="3719" w:author="PR Preview" w:date="2026-01-01T00:00:00Z">
        <w:r>
          <w:delText xml:space="preserve"> </w:delText>
        </w:r>
      </w:del>
      <m:oMath>
        <m:r>
          <m:t>k</m:t>
        </m:r>
      </m:oMath>
      <w:del w:id="3720" w:author="PR Preview" w:date="2026-01-01T00:00:00Z">
        <w:r>
          <w:rPr>
            <w:b/>
            <w:bCs/>
          </w:rPr>
          <w:delText xml:space="preserve">-fold cross-validation</w:delText>
        </w:r>
      </w:del>
      <w:del w:id="3721" w:author="PR Preview" w:date="2026-01-01T00:00:00Z">
        <w:r>
          <w:delText xml:space="preserve">:</w:delText>
        </w:r>
      </w:del>
    </w:p>
    <w:p>
      <w:pPr>
        <w:pStyle w:val="FirstParagraph"/>
      </w:pPr>
      <w:ins w:id="3722" w:author="PR Preview" w:date="2026-01-01T00:00:00Z">
        <w:r>
          <w:rPr>
            <w:b/>
            <w:bCs/>
          </w:rPr>
          <w:t xml:space="preserve">Definition 30 (Folds)</w:t>
        </w:r>
      </w:ins>
      <w:ins w:id="3723" w:author="PR Preview" w:date="2026-01-01T00:00:00Z">
        <w:r>
          <w:t xml:space="preserve"> </w:t>
        </w:r>
      </w:ins>
      <w:ins w:id="3724" w:author="PR Preview" w:date="2026-01-01T00:00:00Z">
        <w:r>
          <w:t xml:space="preserve">A division of a</w:t>
        </w:r>
      </w:ins>
      <w:ins w:id="3725" w:author="PR Preview" w:date="2026-01-01T00:00:00Z">
        <w:r>
          <w:t xml:space="preserve"> </w:t>
        </w:r>
      </w:ins>
      <w:hyperlink w:anchor="def-training-set">
        <w:ins w:id="3726" w:author="PR Preview" w:date="2026-01-01T00:00:00Z">
          <w:r>
            <w:rPr>
              <w:rStyle w:val="Hyperlink"/>
            </w:rPr>
            <w:t xml:space="preserve">training set</w:t>
          </w:r>
        </w:ins>
      </w:hyperlink>
      <w:ins w:id="3727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ins w:id="3728" w:author="PR Preview" w:date="2026-01-01T00:00:00Z">
        <w:r>
          <w:t xml:space="preserve">,</w:t>
        </w:r>
      </w:ins>
      <w:ins w:id="3729" w:author="PR Preview" w:date="2026-01-01T00:00:00Z">
        <w:r>
          <w:t xml:space="preserve"> </w:t>
        </w:r>
      </w:ins>
      <w:ins w:id="3730" w:author="PR Preview" w:date="2026-01-01T00:00:00Z">
        <w:r>
          <w:t xml:space="preserve">indexed by</w:t>
        </w:r>
      </w:ins>
      <w:ins w:id="3731" w:author="PR Preview" w:date="2026-01-01T00:00:00Z">
        <w:r>
          <w:t xml:space="preserve"> </w:t>
        </w:r>
      </w:ins>
      <m:oMath>
        <m:r>
          <m:t>I</m:t>
        </m:r>
      </m:oMath>
      <w:ins w:id="3732" w:author="PR Preview" w:date="2026-01-01T00:00:00Z">
        <w:r>
          <w:t xml:space="preserve">, into</w:t>
        </w:r>
      </w:ins>
      <w:ins w:id="3733" w:author="PR Preview" w:date="2026-01-01T00:00:00Z">
        <w:r>
          <w:t xml:space="preserve"> </w:t>
        </w:r>
      </w:ins>
      <m:oMath>
        <m:r>
          <m:t>k</m:t>
        </m:r>
      </m:oMath>
      <w:ins w:id="3734" w:author="PR Preview" w:date="2026-01-01T00:00:00Z">
        <w:r>
          <w:t xml:space="preserve"> </w:t>
        </w:r>
      </w:ins>
      <w:ins w:id="3735" w:author="PR Preview" w:date="2026-01-01T00:00:00Z">
        <w:r>
          <w:rPr>
            <w:b/>
            <w:bCs/>
          </w:rPr>
          <w:t xml:space="preserve">folds</w:t>
        </w:r>
      </w:ins>
      <w:ins w:id="3736" w:author="PR Preview" w:date="2026-01-01T00:00:00Z">
        <w:r>
          <w:t xml:space="preserve"> </w:t>
        </w:r>
      </w:ins>
      <w:ins w:id="3737" w:author="PR Preview" w:date="2026-01-01T00:00:00Z">
        <w:r>
          <w:t xml:space="preserve">is a partition of</w:t>
        </w:r>
      </w:ins>
      <w:ins w:id="3738" w:author="PR Preview" w:date="2026-01-01T00:00:00Z">
        <w:r>
          <w:t xml:space="preserve"> </w:t>
        </w:r>
      </w:ins>
      <m:oMath>
        <m:r>
          <m:t>I</m:t>
        </m:r>
      </m:oMath>
      <w:ins w:id="3739" w:author="PR Preview" w:date="2026-01-01T00:00:00Z">
        <w:r>
          <w:t xml:space="preserve"> </w:t>
        </w:r>
      </w:ins>
      <w:ins w:id="3740" w:author="PR Preview" w:date="2026-01-01T00:00:00Z">
        <w:r>
          <w:t xml:space="preserve">into</w:t>
        </w:r>
      </w:ins>
      <w:ins w:id="3741" w:author="PR Preview" w:date="2026-01-01T00:00:00Z">
        <w:r>
          <w:t xml:space="preserve"> </w:t>
        </w:r>
      </w:ins>
      <m:oMath>
        <m:r>
          <m:t>k</m:t>
        </m:r>
      </m:oMath>
      <w:ins w:id="3742" w:author="PR Preview" w:date="2026-01-01T00:00:00Z">
        <w:r>
          <w:t xml:space="preserve"> </w:t>
        </w:r>
      </w:ins>
      <w:ins w:id="3743" w:author="PR Preview" w:date="2026-01-01T00:00:00Z">
        <w:r>
          <w:t xml:space="preserve">nonempty, disjoint subsets</w:t>
        </w:r>
      </w:ins>
      <w:ins w:id="3744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ins w:id="3745" w:author="PR Preview" w:date="2026-01-01T00:00:00Z">
        <w:r>
          <w:t xml:space="preserve">:</w:t>
        </w:r>
      </w:ins>
    </w:p>
    <w:p>
      <w:pPr>
        <w:pStyle w:val="BodyText"/>
      </w:pPr>
      <w:bookmarkStart w:id="163" w:name="eq-folds"/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∪</m:t>
          </m:r>
          <m:r>
            <m:rPr>
              <m:sty m:val="p"/>
            </m:rPr>
            <m:t>⋯</m:t>
          </m:r>
          <m:r>
            <m:rPr>
              <m:sty m:val="p"/>
            </m:rPr>
            <m:t>∪</m:t>
          </m:r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r>
            <m:t>I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31</m:t>
          </m:r>
          <m:r>
            <m:rPr>
              <m:sty m:val="p"/>
            </m:rPr>
            <m:t>)</m:t>
          </m:r>
        </m:oMath>
      </m:oMathPara>
      <w:bookmarkEnd w:id="163"/>
    </w:p>
    <w:bookmarkEnd w:id="164"/>
    <w:bookmarkStart w:id="165" w:name="rem-source-folds"/>
    <w:p>
      <w:pPr>
        <w:pStyle w:val="FirstParagraph"/>
      </w:pPr>
      <w:ins w:id="3746" w:author="PR Preview" w:date="2026-01-01T00:00:00Z">
        <w:r>
          <w:rPr>
            <w:i/>
            <w:iCs/>
          </w:rPr>
          <w:t xml:space="preserve">Remark 20</w:t>
        </w:r>
      </w:ins>
      <w:ins w:id="3747" w:author="PR Preview" w:date="2026-01-01T00:00:00Z">
        <w:r>
          <w:t xml:space="preserve"> (Source: Folds). </w:t>
        </w:r>
      </w:ins>
      <w:ins w:id="3748" w:author="PR Preview" w:date="2026-01-01T00:00:00Z">
        <w:r>
          <w:t xml:space="preserve">James et al. (2021, sec. 5.1.3)</w:t>
        </w:r>
      </w:ins>
      <w:ins w:id="3749" w:author="PR Preview" w:date="2026-01-01T00:00:00Z">
        <w:r>
          <w:t xml:space="preserve"> </w:t>
        </w:r>
      </w:ins>
      <w:ins w:id="3750" w:author="PR Preview" w:date="2026-01-01T00:00:00Z">
        <w:r>
          <w:t xml:space="preserve">and</w:t>
        </w:r>
      </w:ins>
      <w:ins w:id="3751" w:author="PR Preview" w:date="2026-01-01T00:00:00Z">
        <w:r>
          <w:t xml:space="preserve"> </w:t>
        </w:r>
      </w:ins>
      <w:ins w:id="3752" w:author="PR Preview" w:date="2026-01-01T00:00:00Z">
        <w:r>
          <w:t xml:space="preserve">Hastie et al. (2009, sec. 7.10.1)</w:t>
        </w:r>
      </w:ins>
      <w:ins w:id="3753" w:author="PR Preview" w:date="2026-01-01T00:00:00Z">
        <w:r>
          <w:t xml:space="preserve">,</w:t>
        </w:r>
      </w:ins>
      <w:ins w:id="3754" w:author="PR Preview" w:date="2026-01-01T00:00:00Z">
        <w:r>
          <w:t xml:space="preserve"> </w:t>
        </w:r>
      </w:ins>
      <w:ins w:id="3755" w:author="PR Preview" w:date="2026-01-01T00:00:00Z">
        <w:r>
          <w:t xml:space="preserve">who split the data into</w:t>
        </w:r>
      </w:ins>
      <w:ins w:id="3756" w:author="PR Preview" w:date="2026-01-01T00:00:00Z">
        <w:r>
          <w:t xml:space="preserve"> </w:t>
        </w:r>
      </w:ins>
      <m:oMath>
        <m:r>
          <m:t>k</m:t>
        </m:r>
      </m:oMath>
      <w:ins w:id="3757" w:author="PR Preview" w:date="2026-01-01T00:00:00Z">
        <w:r>
          <w:t xml:space="preserve"> </w:t>
        </w:r>
      </w:ins>
      <w:ins w:id="3758" w:author="PR Preview" w:date="2026-01-01T00:00:00Z">
        <w:r>
          <w:t xml:space="preserve">roughly equal-sized parts.</w:t>
        </w:r>
      </w:ins>
    </w:p>
    <w:bookmarkEnd w:id="165"/>
    <w:bookmarkStart w:id="167" w:name="def-fold-size"/>
    <w:p>
      <w:pPr>
        <w:pStyle w:val="BodyText"/>
      </w:pPr>
      <w:ins w:id="3759" w:author="PR Preview" w:date="2026-01-01T00:00:00Z">
        <w:r>
          <w:rPr>
            <w:b/>
            <w:bCs/>
          </w:rPr>
          <w:t xml:space="preserve">Definition 31 (Fold size)</w:t>
        </w:r>
      </w:ins>
      <w:ins w:id="3760" w:author="PR Preview" w:date="2026-01-01T00:00:00Z">
        <w:r>
          <w:t xml:space="preserve"> </w:t>
        </w:r>
      </w:ins>
      <w:ins w:id="3761" w:author="PR Preview" w:date="2026-01-01T00:00:00Z">
        <w:r>
          <w:t xml:space="preserve">The</w:t>
        </w:r>
      </w:ins>
      <w:ins w:id="3762" w:author="PR Preview" w:date="2026-01-01T00:00:00Z">
        <w:r>
          <w:t xml:space="preserve"> </w:t>
        </w:r>
      </w:ins>
      <w:ins w:id="3763" w:author="PR Preview" w:date="2026-01-01T00:00:00Z">
        <w:r>
          <w:rPr>
            <w:b/>
            <w:bCs/>
          </w:rPr>
          <w:t xml:space="preserve">size</w:t>
        </w:r>
      </w:ins>
      <w:ins w:id="3764" w:author="PR Preview" w:date="2026-01-01T00:00:00Z">
        <w:r>
          <w:t xml:space="preserve"> </w:t>
        </w:r>
      </w:ins>
      <m:oMath>
        <m:sSub>
          <m:e>
            <m:r>
              <m:t>n</m:t>
            </m:r>
          </m:e>
          <m:sub>
            <m:r>
              <m:t>j</m:t>
            </m:r>
          </m:sub>
        </m:sSub>
      </m:oMath>
      <w:ins w:id="3765" w:author="PR Preview" w:date="2026-01-01T00:00:00Z">
        <w:r>
          <w:t xml:space="preserve"> </w:t>
        </w:r>
      </w:ins>
      <w:ins w:id="3766" w:author="PR Preview" w:date="2026-01-01T00:00:00Z">
        <w:r>
          <w:t xml:space="preserve">of</w:t>
        </w:r>
      </w:ins>
      <w:ins w:id="3767" w:author="PR Preview" w:date="2026-01-01T00:00:00Z">
        <w:r>
          <w:t xml:space="preserve"> </w:t>
        </w:r>
      </w:ins>
      <w:hyperlink w:anchor="def-folds">
        <w:ins w:id="3768" w:author="PR Preview" w:date="2026-01-01T00:00:00Z">
          <w:r>
            <w:rPr>
              <w:rStyle w:val="Hyperlink"/>
            </w:rPr>
            <w:t xml:space="preserve">fold</w:t>
          </w:r>
        </w:ins>
      </w:hyperlink>
      <w:ins w:id="3769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ins w:id="3770" w:author="PR Preview" w:date="2026-01-01T00:00:00Z">
        <w:r>
          <w:t xml:space="preserve"> </w:t>
        </w:r>
      </w:ins>
      <w:ins w:id="3771" w:author="PR Preview" w:date="2026-01-01T00:00:00Z">
        <w:r>
          <w:t xml:space="preserve">is the number of observations it contains:</w:t>
        </w:r>
      </w:ins>
    </w:p>
    <w:p>
      <w:pPr>
        <w:pStyle w:val="BodyText"/>
      </w:pPr>
      <w:bookmarkStart w:id="166" w:name="eq-fold-size"/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32</m:t>
          </m:r>
          <m:r>
            <m:rPr>
              <m:sty m:val="p"/>
            </m:rPr>
            <m:t>)</m:t>
          </m:r>
        </m:oMath>
      </m:oMathPara>
      <w:bookmarkEnd w:id="166"/>
    </w:p>
    <w:bookmarkEnd w:id="167"/>
    <w:bookmarkStart w:id="169" w:name="def-fold-assignment"/>
    <w:p>
      <w:pPr>
        <w:pStyle w:val="FirstParagraph"/>
      </w:pPr>
      <w:ins w:id="3772" w:author="PR Preview" w:date="2026-01-01T00:00:00Z">
        <w:r>
          <w:rPr>
            <w:b/>
            <w:bCs/>
          </w:rPr>
          <w:t xml:space="preserve">Definition 32 (Fold assignment)</w:t>
        </w:r>
      </w:ins>
      <w:ins w:id="3773" w:author="PR Preview" w:date="2026-01-01T00:00:00Z">
        <w:r>
          <w:t xml:space="preserve"> </w:t>
        </w:r>
      </w:ins>
      <w:ins w:id="3774" w:author="PR Preview" w:date="2026-01-01T00:00:00Z">
        <w:r>
          <w:t xml:space="preserve">Given</w:t>
        </w:r>
      </w:ins>
      <w:ins w:id="3775" w:author="PR Preview" w:date="2026-01-01T00:00:00Z">
        <w:r>
          <w:t xml:space="preserve"> </w:t>
        </w:r>
      </w:ins>
      <w:hyperlink w:anchor="def-folds">
        <w:ins w:id="3776" w:author="PR Preview" w:date="2026-01-01T00:00:00Z">
          <w:r>
            <w:rPr>
              <w:rStyle w:val="Hyperlink"/>
            </w:rPr>
            <w:t xml:space="preserve">folds</w:t>
          </w:r>
        </w:ins>
      </w:hyperlink>
      <w:ins w:id="3777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ins w:id="3778" w:author="PR Preview" w:date="2026-01-01T00:00:00Z">
        <w:r>
          <w:t xml:space="preserve">,</w:t>
        </w:r>
      </w:ins>
      <w:ins w:id="3779" w:author="PR Preview" w:date="2026-01-01T00:00:00Z">
        <w:r>
          <w:t xml:space="preserve"> </w:t>
        </w:r>
      </w:ins>
      <w:ins w:id="3780" w:author="PR Preview" w:date="2026-01-01T00:00:00Z">
        <w:r>
          <w:t xml:space="preserve">the</w:t>
        </w:r>
      </w:ins>
      <w:ins w:id="3781" w:author="PR Preview" w:date="2026-01-01T00:00:00Z">
        <w:r>
          <w:t xml:space="preserve"> </w:t>
        </w:r>
      </w:ins>
      <w:ins w:id="3782" w:author="PR Preview" w:date="2026-01-01T00:00:00Z">
        <w:r>
          <w:rPr>
            <w:b/>
            <w:bCs/>
          </w:rPr>
          <w:t xml:space="preserve">fold assignment</w:t>
        </w:r>
      </w:ins>
      <w:ins w:id="3783" w:author="PR Preview" w:date="2026-01-01T00:00:00Z">
        <w:r>
          <w:t xml:space="preserve"> </w:t>
        </w:r>
      </w:ins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ins w:id="3784" w:author="PR Preview" w:date="2026-01-01T00:00:00Z">
        <w:r>
          <w:t xml:space="preserve"> </w:t>
        </w:r>
      </w:ins>
      <w:ins w:id="3785" w:author="PR Preview" w:date="2026-01-01T00:00:00Z">
        <w:r>
          <w:t xml:space="preserve">of observation</w:t>
        </w:r>
      </w:ins>
      <w:ins w:id="3786" w:author="PR Preview" w:date="2026-01-01T00:00:00Z">
        <w:r>
          <w:t xml:space="preserve"> </w:t>
        </w:r>
      </w:ins>
      <m:oMath>
        <m:r>
          <m:t>i</m:t>
        </m:r>
      </m:oMath>
      <w:ins w:id="3787" w:author="PR Preview" w:date="2026-01-01T00:00:00Z">
        <w:r>
          <w:t xml:space="preserve"> </w:t>
        </w:r>
      </w:ins>
      <w:ins w:id="3788" w:author="PR Preview" w:date="2026-01-01T00:00:00Z">
        <w:r>
          <w:t xml:space="preserve">is the index of the fold that contains it:</w:t>
        </w:r>
      </w:ins>
    </w:p>
    <w:p>
      <w:pPr>
        <w:pStyle w:val="BodyText"/>
      </w:pPr>
      <w:bookmarkStart w:id="168" w:name="eq-fold-assignment"/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∈</m:t>
          </m:r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κ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</m:e>
              </m:d>
              <m:r>
                <m:t>​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33</m:t>
          </m:r>
          <m:r>
            <m:rPr>
              <m:sty m:val="p"/>
            </m:rPr>
            <m:t>)</m:t>
          </m:r>
        </m:oMath>
      </m:oMathPara>
      <w:bookmarkEnd w:id="168"/>
    </w:p>
    <w:bookmarkEnd w:id="169"/>
    <w:bookmarkStart w:id="170" w:name="rem-source-fold-assignment"/>
    <w:p>
      <w:pPr>
        <w:pStyle w:val="FirstParagraph"/>
      </w:pPr>
      <w:ins w:id="3789" w:author="PR Preview" w:date="2026-01-01T00:00:00Z">
        <w:r>
          <w:rPr>
            <w:i/>
            <w:iCs/>
          </w:rPr>
          <w:t xml:space="preserve">Remark 21</w:t>
        </w:r>
      </w:ins>
      <w:ins w:id="3790" w:author="PR Preview" w:date="2026-01-01T00:00:00Z">
        <w:r>
          <w:t xml:space="preserve"> (Source: Fold assignment). </w:t>
        </w:r>
      </w:ins>
      <w:ins w:id="3791" w:author="PR Preview" w:date="2026-01-01T00:00:00Z">
        <w:r>
          <w:t xml:space="preserve">The fold-assignment function</w:t>
        </w:r>
      </w:ins>
      <w:ins w:id="3792" w:author="PR Preview" w:date="2026-01-01T00:00:00Z">
        <w:r>
          <w:t xml:space="preserve"> </w:t>
        </w:r>
      </w:ins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ins w:id="3793" w:author="PR Preview" w:date="2026-01-01T00:00:00Z">
        <w:r>
          <w:t xml:space="preserve"> </w:t>
        </w:r>
      </w:ins>
      <w:ins w:id="3794" w:author="PR Preview" w:date="2026-01-01T00:00:00Z">
        <w:r>
          <w:t xml:space="preserve">follows</w:t>
        </w:r>
      </w:ins>
      <w:ins w:id="3795" w:author="PR Preview" w:date="2026-01-01T00:00:00Z">
        <w:r>
          <w:t xml:space="preserve"> </w:t>
        </w:r>
      </w:ins>
      <w:ins w:id="3796" w:author="PR Preview" w:date="2026-01-01T00:00:00Z">
        <w:r>
          <w:t xml:space="preserve">Hastie et al. (2009, sec. 7.10.1)</w:t>
        </w:r>
      </w:ins>
      <w:ins w:id="3797" w:author="PR Preview" w:date="2026-01-01T00:00:00Z">
        <w:r>
          <w:t xml:space="preserve">.</w:t>
        </w:r>
      </w:ins>
    </w:p>
    <w:bookmarkEnd w:id="170"/>
    <w:bookmarkStart w:id="172" w:name="def-fold-out-rule"/>
    <w:p>
      <w:pPr>
        <w:pStyle w:val="BodyText"/>
      </w:pPr>
      <w:ins w:id="3798" w:author="PR Preview" w:date="2026-01-01T00:00:00Z">
        <w:r>
          <w:rPr>
            <w:b/>
            <w:bCs/>
          </w:rPr>
          <w:t xml:space="preserve">Definition 33 (Fold-out rule)</w:t>
        </w:r>
      </w:ins>
      <w:ins w:id="3799" w:author="PR Preview" w:date="2026-01-01T00:00:00Z">
        <w:r>
          <w:t xml:space="preserve"> </w:t>
        </w:r>
      </w:ins>
      <w:ins w:id="3800" w:author="PR Preview" w:date="2026-01-01T00:00:00Z">
        <w:r>
          <w:t xml:space="preserve">For</w:t>
        </w:r>
      </w:ins>
      <w:ins w:id="3801" w:author="PR Preview" w:date="2026-01-01T00:00:00Z">
        <w:r>
          <w:t xml:space="preserve"> </w:t>
        </w:r>
      </w:ins>
      <w:hyperlink w:anchor="def-folds">
        <w:ins w:id="3802" w:author="PR Preview" w:date="2026-01-01T00:00:00Z">
          <w:r>
            <w:rPr>
              <w:rStyle w:val="Hyperlink"/>
            </w:rPr>
            <w:t xml:space="preserve">fold</w:t>
          </w:r>
        </w:ins>
      </w:hyperlink>
      <w:ins w:id="3803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ins w:id="3804" w:author="PR Preview" w:date="2026-01-01T00:00:00Z">
        <w:r>
          <w:t xml:space="preserve">,</w:t>
        </w:r>
      </w:ins>
      <w:ins w:id="3805" w:author="PR Preview" w:date="2026-01-01T00:00:00Z">
        <w:r>
          <w:t xml:space="preserve"> </w:t>
        </w:r>
      </w:ins>
      <w:ins w:id="3806" w:author="PR Preview" w:date="2026-01-01T00:00:00Z">
        <w:r>
          <w:t xml:space="preserve">the</w:t>
        </w:r>
      </w:ins>
      <w:ins w:id="3807" w:author="PR Preview" w:date="2026-01-01T00:00:00Z">
        <w:r>
          <w:t xml:space="preserve"> </w:t>
        </w:r>
      </w:ins>
      <w:ins w:id="3808" w:author="PR Preview" w:date="2026-01-01T00:00:00Z">
        <w:r>
          <w:rPr>
            <w:b/>
            <w:bCs/>
          </w:rPr>
          <w:t xml:space="preserve">fold-out rule</w:t>
        </w:r>
      </w:ins>
      <w:ins w:id="3809" w:author="PR Preview" w:date="2026-01-01T00:00:00Z">
        <w:r>
          <w:t xml:space="preserve"> </w:t>
        </w:r>
      </w:ins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ins w:id="3810" w:author="PR Preview" w:date="2026-01-01T00:00:00Z">
        <w:r>
          <w:t xml:space="preserve"> </w:t>
        </w:r>
      </w:ins>
      <w:ins w:id="3811" w:author="PR Preview" w:date="2026-01-01T00:00:00Z">
        <w:r>
          <w:t xml:space="preserve">is the</w:t>
        </w:r>
      </w:ins>
      <w:ins w:id="3812" w:author="PR Preview" w:date="2026-01-01T00:00:00Z">
        <w:r>
          <w:t xml:space="preserve"> </w:t>
        </w:r>
      </w:ins>
      <w:hyperlink w:anchor="def-prediction-rule">
        <w:ins w:id="3813" w:author="PR Preview" w:date="2026-01-01T00:00:00Z">
          <w:r>
            <w:rPr>
              <w:rStyle w:val="Hyperlink"/>
            </w:rPr>
            <w:t xml:space="preserve">prediction rule</w:t>
          </w:r>
        </w:ins>
      </w:hyperlink>
      <w:ins w:id="3814" w:author="PR Preview" w:date="2026-01-01T00:00:00Z">
        <w:r>
          <w:t xml:space="preserve"> </w:t>
        </w:r>
      </w:ins>
      <w:ins w:id="3815" w:author="PR Preview" w:date="2026-01-01T00:00:00Z">
        <w:r>
          <w:t xml:space="preserve">that a</w:t>
        </w:r>
      </w:ins>
      <w:ins w:id="3816" w:author="PR Preview" w:date="2026-01-01T00:00:00Z">
        <w:r>
          <w:t xml:space="preserve"> </w:t>
        </w:r>
      </w:ins>
      <w:hyperlink w:anchor="def-fitting-procedure">
        <w:ins w:id="3817" w:author="PR Preview" w:date="2026-01-01T00:00:00Z">
          <w:r>
            <w:rPr>
              <w:rStyle w:val="Hyperlink"/>
            </w:rPr>
            <w:t xml:space="preserve">fitting procedure</w:t>
          </w:r>
        </w:ins>
      </w:hyperlink>
      <w:ins w:id="3818" w:author="PR Preview" w:date="2026-01-01T00:00:00Z">
        <w:r>
          <w:t xml:space="preserve"> </w:t>
        </w:r>
      </w:ins>
      <m:oMath>
        <m:r>
          <m:t>g</m:t>
        </m:r>
      </m:oMath>
      <w:ins w:id="3819" w:author="PR Preview" w:date="2026-01-01T00:00:00Z">
        <w:r>
          <w:t xml:space="preserve"> </w:t>
        </w:r>
      </w:ins>
      <w:ins w:id="3820" w:author="PR Preview" w:date="2026-01-01T00:00:00Z">
        <w:r>
          <w:t xml:space="preserve">produces</w:t>
        </w:r>
      </w:ins>
      <w:ins w:id="3821" w:author="PR Preview" w:date="2026-01-01T00:00:00Z">
        <w:r>
          <w:t xml:space="preserve"> </w:t>
        </w:r>
      </w:ins>
      <w:ins w:id="3822" w:author="PR Preview" w:date="2026-01-01T00:00:00Z">
        <w:r>
          <w:t xml:space="preserve">from the observations outside that fold:</w:t>
        </w:r>
      </w:ins>
    </w:p>
    <w:p>
      <w:pPr>
        <w:pStyle w:val="BodyText"/>
      </w:pPr>
      <w:bookmarkStart w:id="171" w:name="eq-fold-out-rule"/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j</m:t>
              </m:r>
              <m:r>
                <m:rPr>
                  <m:sty m:val="p"/>
                </m:rPr>
                <m:t>)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  <m:r>
                    <m:rPr>
                      <m:sty m:val="p"/>
                    </m:rPr>
                    <m:t>\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F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34</m:t>
          </m:r>
          <m:r>
            <m:rPr>
              <m:sty m:val="p"/>
            </m:rPr>
            <m:t>)</m:t>
          </m:r>
        </m:oMath>
      </m:oMathPara>
      <w:bookmarkEnd w:id="171"/>
    </w:p>
    <w:bookmarkEnd w:id="172"/>
    <w:bookmarkStart w:id="173" w:name="rem-source-fold-out-rule"/>
    <w:p>
      <w:pPr>
        <w:pStyle w:val="FirstParagraph"/>
      </w:pPr>
      <w:ins w:id="3823" w:author="PR Preview" w:date="2026-01-01T00:00:00Z">
        <w:r>
          <w:rPr>
            <w:i/>
            <w:iCs/>
          </w:rPr>
          <w:t xml:space="preserve">Remark 22</w:t>
        </w:r>
      </w:ins>
      <w:ins w:id="3824" w:author="PR Preview" w:date="2026-01-01T00:00:00Z">
        <w:r>
          <w:t xml:space="preserve"> (Source: Fold-out rule). </w:t>
        </w:r>
      </w:ins>
      <w:ins w:id="3825" w:author="PR Preview" w:date="2026-01-01T00:00:00Z">
        <w:r>
          <w:t xml:space="preserve">Hastie et al. (2009, sec. 7.10.1)</w:t>
        </w:r>
      </w:ins>
      <w:ins w:id="3826" w:author="PR Preview" w:date="2026-01-01T00:00:00Z">
        <w:r>
          <w:t xml:space="preserve">,</w:t>
        </w:r>
      </w:ins>
      <w:ins w:id="3827" w:author="PR Preview" w:date="2026-01-01T00:00:00Z">
        <w:r>
          <w:t xml:space="preserve"> </w:t>
        </w:r>
      </w:ins>
      <w:ins w:id="3828" w:author="PR Preview" w:date="2026-01-01T00:00:00Z">
        <w:r>
          <w:t xml:space="preserve">who write the fitted function with the</w:t>
        </w:r>
      </w:ins>
      <w:ins w:id="3829" w:author="PR Preview" w:date="2026-01-01T00:00:00Z">
        <w:r>
          <w:t xml:space="preserve"> </w:t>
        </w:r>
      </w:ins>
      <m:oMath>
        <m:r>
          <m:t>k</m:t>
        </m:r>
      </m:oMath>
      <w:ins w:id="3830" w:author="PR Preview" w:date="2026-01-01T00:00:00Z">
        <w:r>
          <w:t xml:space="preserve">th part of the data removed as</w:t>
        </w:r>
      </w:ins>
      <w:ins w:id="3831" w:author="PR Preview" w:date="2026-01-01T00:00:00Z">
        <w:r>
          <w:t xml:space="preserve"> </w:t>
        </w:r>
      </w:ins>
      <m:oMath>
        <m:sSup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p>
            <m:r>
              <m:rPr>
                <m:sty m:val="p"/>
              </m:rPr>
              <m:t>−</m:t>
            </m:r>
            <m:r>
              <m:t>k</m:t>
            </m:r>
          </m:sup>
        </m:sSup>
      </m:oMath>
      <w:ins w:id="3832" w:author="PR Preview" w:date="2026-01-01T00:00:00Z">
        <w:r>
          <w:t xml:space="preserve">.</w:t>
        </w:r>
      </w:ins>
    </w:p>
    <w:bookmarkEnd w:id="173"/>
    <w:bookmarkStart w:id="174" w:name="def-kfold"/>
    <w:p>
      <w:pPr>
        <w:pStyle w:val="BodyText"/>
      </w:pPr>
      <w:ins w:id="3833" w:author="PR Preview" w:date="2026-01-01T00:00:00Z">
        <w:r>
          <w:rPr>
            <w:b/>
            <w:bCs/>
          </w:rPr>
          <w:t xml:space="preserve">Definition 34 (</w:t>
        </w:r>
      </w:ins>
      <m:oMath>
        <m:r>
          <m:t>k</m:t>
        </m:r>
      </m:oMath>
      <w:ins w:id="3834" w:author="PR Preview" w:date="2026-01-01T00:00:00Z">
        <w:r>
          <w:rPr>
            <w:b/>
            <w:bCs/>
          </w:rPr>
          <w:t xml:space="preserve">-fold cross-validation)</w:t>
        </w:r>
      </w:ins>
      <w:ins w:id="3835" w:author="PR Preview" w:date="2026-01-01T00:00:00Z">
        <w:r>
          <w:t xml:space="preserve"> </w:t>
        </w:r>
      </w:ins>
      <w:ins w:id="3836" w:author="PR Preview" w:date="2026-01-01T00:00:00Z">
        <w:r>
          <w:t xml:space="preserve">In</w:t>
        </w:r>
      </w:ins>
      <w:ins w:id="3837" w:author="PR Preview" w:date="2026-01-01T00:00:00Z">
        <w:r>
          <w:t xml:space="preserve"> </w:t>
        </w:r>
      </w:ins>
      <m:oMath>
        <m:r>
          <m:t>k</m:t>
        </m:r>
      </m:oMath>
      <w:ins w:id="3838" w:author="PR Preview" w:date="2026-01-01T00:00:00Z">
        <w:r>
          <w:rPr>
            <w:b/>
            <w:bCs/>
          </w:rPr>
          <w:t xml:space="preserve">-fold cross-validation</w:t>
        </w:r>
      </w:ins>
      <w:ins w:id="3839" w:author="PR Preview" w:date="2026-01-01T00:00:00Z">
        <w:r>
          <w:t xml:space="preserve">:</w:t>
        </w:r>
      </w:ins>
    </w:p>
    <w:p>
      <w:pPr>
        <w:pStyle w:val="Compact"/>
        <w:numPr>
          <w:ilvl w:val="0"/>
          <w:numId w:val="1010"/>
        </w:numPr>
      </w:pPr>
      <w:r>
        <w:t xml:space="preserve">The data are randomly divided into</w:t>
      </w:r>
      <w:r>
        <w:t xml:space="preserve"> </w:t>
      </w:r>
      <m:oMath>
        <m:r>
          <m:t>k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of equal, or nearly equal, size.</w:t>
      </w:r>
    </w:p>
    <w:p>
      <w:pPr>
        <w:pStyle w:val="Compact"/>
        <w:numPr>
          <w:ilvl w:val="0"/>
          <w:numId w:val="1010"/>
        </w:numPr>
      </w:pPr>
      <w:r>
        <w:t xml:space="preserve">For each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:</w:t>
      </w:r>
    </w:p>
    <w:p>
      <w:pPr>
        <w:pStyle w:val="Compact"/>
        <w:numPr>
          <w:ilvl w:val="1"/>
          <w:numId w:val="1011"/>
        </w:numPr>
      </w:pPr>
      <w:r>
        <w:t xml:space="preserve">Fit the model to all data</w:t>
      </w:r>
      <w:r>
        <w:t xml:space="preserve"> </w:t>
      </w:r>
      <w:r>
        <w:rPr>
          <w:i/>
          <w:iCs/>
        </w:rPr>
        <w:t xml:space="preserve">except</w:t>
      </w:r>
      <w:r>
        <w:t xml:space="preserve"> </w:t>
      </w:r>
      <w:r>
        <w:t xml:space="preserve">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giving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1"/>
          <w:numId w:val="1011"/>
        </w:numPr>
      </w:pPr>
      <w:r>
        <w:t xml:space="preserve">Compute predicted values for the observations in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Compute a summary prediction-error measure across all folds.</w:t>
      </w:r>
    </w:p>
    <w:bookmarkEnd w:id="174"/>
    <w:bookmarkStart w:id="175" w:name="rem-kfold-vs-validation-set"/>
    <w:p>
      <w:pPr>
        <w:pStyle w:val="FirstParagraph"/>
      </w:pPr>
      <w:del w:id="3840" w:author="PR Preview" w:date="2026-01-01T00:00:00Z">
        <w:r>
          <w:rPr>
            <w:i/>
            <w:iCs/>
          </w:rPr>
          <w:delText xml:space="preserve">Remark 20</w:delText>
        </w:r>
      </w:del>
      <w:del w:id="3841" w:author="PR Preview" w:date="2026-01-01T00:00:00Z">
        <w:r>
          <w:delText xml:space="preserve"> (Cross-validation instead of a single validation set). </w:delText>
        </w:r>
      </w:del>
      <w:del w:id="3842" w:author="PR Preview" w:date="2026-01-01T00:00:00Z">
        <w:r>
          <w:delText xml:space="preserve">If data are limited,</w:delText>
        </w:r>
      </w:del>
      <w:del w:id="3843" w:author="PR Preview" w:date="2026-01-01T00:00:00Z">
        <w:r>
          <w:delText xml:space="preserve"> </w:delText>
        </w:r>
      </w:del>
      <m:oMath>
        <m:r>
          <m:t>k</m:t>
        </m:r>
      </m:oMath>
      <w:del w:id="3844" w:author="PR Preview" w:date="2026-01-01T00:00:00Z">
        <w:r>
          <w:delText xml:space="preserve">-fold cross-validation</w:delText>
        </w:r>
      </w:del>
      <w:del w:id="3845" w:author="PR Preview" w:date="2026-01-01T00:00:00Z">
        <w:r>
          <w:delText xml:space="preserve"> </w:delText>
        </w:r>
      </w:del>
      <w:del w:id="3846" w:author="PR Preview" w:date="2026-01-01T00:00:00Z">
        <w:r>
          <w:delText xml:space="preserve">can replace the single validation set of</w:delText>
        </w:r>
      </w:del>
      <w:del w:id="3847" w:author="PR Preview" w:date="2026-01-01T00:00:00Z">
        <w:r>
          <w:delText xml:space="preserve"> </w:delText>
        </w:r>
      </w:del>
      <w:hyperlink w:anchor="def-data-splits">
        <w:del w:id="3848" w:author="PR Preview" w:date="2026-01-01T00:00:00Z">
          <w:r>
            <w:rPr>
              <w:rStyle w:val="Hyperlink"/>
            </w:rPr>
            <w:delText xml:space="preserve">Definition 20</w:delText>
          </w:r>
        </w:del>
      </w:hyperlink>
      <w:del w:id="3849" w:author="PR Preview" w:date="2026-01-01T00:00:00Z">
        <w:r>
          <w:delText xml:space="preserve"> </w:delText>
        </w:r>
      </w:del>
      <w:del w:id="3850" w:author="PR Preview" w:date="2026-01-01T00:00:00Z">
        <w:r>
          <w:delText xml:space="preserve">for more stable tuning.</w:delText>
        </w:r>
      </w:del>
      <w:del w:id="3851" w:author="PR Preview" w:date="2026-01-01T00:00:00Z">
        <w:r>
          <w:delText xml:space="preserve"> </w:delText>
        </w:r>
      </w:del>
      <w:del w:id="3852" w:author="PR Preview" w:date="2026-01-01T00:00:00Z">
        <w:r>
          <w:delText xml:space="preserve">In</w:delText>
        </w:r>
      </w:del>
      <w:del w:id="3853" w:author="PR Preview" w:date="2026-01-01T00:00:00Z">
        <w:r>
          <w:delText xml:space="preserve"> </w:delText>
        </w:r>
      </w:del>
      <w:hyperlink w:anchor="exr-kfold">
        <w:del w:id="3854" w:author="PR Preview" w:date="2026-01-01T00:00:00Z">
          <w:r>
            <w:rPr>
              <w:rStyle w:val="Hyperlink"/>
            </w:rPr>
            <w:delText xml:space="preserve">Exercise 9</w:delText>
          </w:r>
        </w:del>
      </w:hyperlink>
      <w:del w:id="3855" w:author="PR Preview" w:date="2026-01-01T00:00:00Z">
        <w:r>
          <w:delText xml:space="preserve">,</w:delText>
        </w:r>
      </w:del>
      <w:del w:id="3856" w:author="PR Preview" w:date="2026-01-01T00:00:00Z">
        <w:r>
          <w:delText xml:space="preserve"> </w:delText>
        </w:r>
      </w:del>
      <m:oMath>
        <m:r>
          <m:t>k</m:t>
        </m:r>
        <m:r>
          <m:rPr>
            <m:sty m:val="p"/>
          </m:rPr>
          <m:t>=</m:t>
        </m:r>
        <m:r>
          <m:t>4</m:t>
        </m:r>
      </m:oMath>
      <w:del w:id="3857" w:author="PR Preview" w:date="2026-01-01T00:00:00Z">
        <w:r>
          <w:delText xml:space="preserve"> </w:delText>
        </w:r>
      </w:del>
      <w:del w:id="3858" w:author="PR Preview" w:date="2026-01-01T00:00:00Z">
        <w:r>
          <w:delText xml:space="preserve">folds of 8 cars each</w:delText>
        </w:r>
      </w:del>
      <w:del w:id="3859" w:author="PR Preview" w:date="2026-01-01T00:00:00Z">
        <w:r>
          <w:delText xml:space="preserve"> </w:delText>
        </w:r>
      </w:del>
      <w:del w:id="3860" w:author="PR Preview" w:date="2026-01-01T00:00:00Z">
        <w:r>
          <w:delText xml:space="preserve">give 4 fits on 24 cars each.</w:delText>
        </w:r>
      </w:del>
    </w:p>
    <w:p>
      <w:pPr>
        <w:pStyle w:val="BodyText"/>
      </w:pPr>
      <w:del w:id="3861" w:author="PR Preview" w:date="2026-01-01T00:00:00Z">
        <w:r>
          <w:rPr>
            <w:b/>
            <w:bCs/>
          </w:rPr>
          <w:delText xml:space="preserve">Definition 32 (Cross-validation estimate)</w:delText>
        </w:r>
      </w:del>
      <w:del w:id="3862" w:author="PR Preview" w:date="2026-01-01T00:00:00Z">
        <w:r>
          <w:delText xml:space="preserve"> </w:delText>
        </w:r>
      </w:del>
      <w:del w:id="3863" w:author="PR Preview" w:date="2026-01-01T00:00:00Z">
        <w:r>
          <w:delText xml:space="preserve">The</w:delText>
        </w:r>
      </w:del>
      <w:del w:id="3864" w:author="PR Preview" w:date="2026-01-01T00:00:00Z">
        <w:r>
          <w:delText xml:space="preserve"> </w:delText>
        </w:r>
      </w:del>
      <m:oMath>
        <m:r>
          <m:t>k</m:t>
        </m:r>
      </m:oMath>
      <w:del w:id="3865" w:author="PR Preview" w:date="2026-01-01T00:00:00Z">
        <w:r>
          <w:rPr>
            <w:b/>
            <w:bCs/>
          </w:rPr>
          <w:delText xml:space="preserve">-fold cross-validation estimate</w:delText>
        </w:r>
      </w:del>
      <w:del w:id="3866" w:author="PR Preview" w:date="2026-01-01T00:00:00Z">
        <w:r>
          <w:delText xml:space="preserve"> </w:delText>
        </w:r>
      </w:del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del w:id="3867" w:author="PR Preview" w:date="2026-01-01T00:00:00Z">
        <w:r>
          <w:delText xml:space="preserve"> </w:delText>
        </w:r>
      </w:del>
      <w:del w:id="3868" w:author="PR Preview" w:date="2026-01-01T00:00:00Z">
        <w:r>
          <w:delText xml:space="preserve">is the</w:delText>
        </w:r>
      </w:del>
      <w:del w:id="3869" w:author="PR Preview" w:date="2026-01-01T00:00:00Z">
        <w:r>
          <w:delText xml:space="preserve"> </w:delText>
        </w:r>
      </w:del>
      <w:hyperlink r:id="rId41">
        <w:del w:id="3870" w:author="PR Preview" w:date="2026-01-01T00:00:00Z">
          <w:r>
            <w:rPr>
              <w:rStyle w:val="Hyperlink"/>
            </w:rPr>
            <w:delText xml:space="preserve">mean squared error</w:delText>
          </w:r>
        </w:del>
      </w:hyperlink>
      <w:del w:id="3871" w:author="PR Preview" w:date="2026-01-01T00:00:00Z">
        <w:r>
          <w:delText xml:space="preserve"> </w:delText>
        </w:r>
      </w:del>
      <w:del w:id="3872" w:author="PR Preview" w:date="2026-01-01T00:00:00Z">
        <w:r>
          <w:delText xml:space="preserve">of the predictions that each observation</w:delText>
        </w:r>
      </w:del>
      <w:del w:id="3873" w:author="PR Preview" w:date="2026-01-01T00:00:00Z">
        <w:r>
          <w:delText xml:space="preserve"> </w:delText>
        </w:r>
      </w:del>
      <m:oMath>
        <m:r>
          <m:t>i</m:t>
        </m:r>
        <m:r>
          <m:rPr>
            <m:sty m:val="p"/>
          </m:rPr>
          <m:t>∈</m:t>
        </m:r>
        <m:r>
          <m:t>I</m:t>
        </m:r>
      </m:oMath>
      <w:del w:id="3874" w:author="PR Preview" w:date="2026-01-01T00:00:00Z">
        <w:r>
          <w:delText xml:space="preserve"> </w:delText>
        </w:r>
      </w:del>
      <w:del w:id="3875" w:author="PR Preview" w:date="2026-01-01T00:00:00Z">
        <w:r>
          <w:delText xml:space="preserve">of the training set receives</w:delText>
        </w:r>
      </w:del>
      <w:del w:id="3876" w:author="PR Preview" w:date="2026-01-01T00:00:00Z">
        <w:r>
          <w:delText xml:space="preserve"> </w:delText>
        </w:r>
      </w:del>
      <w:del w:id="3877" w:author="PR Preview" w:date="2026-01-01T00:00:00Z">
        <w:r>
          <w:delText xml:space="preserve">from the</w:delText>
        </w:r>
      </w:del>
      <w:del w:id="3878" w:author="PR Preview" w:date="2026-01-01T00:00:00Z">
        <w:r>
          <w:delText xml:space="preserve"> </w:delText>
        </w:r>
      </w:del>
      <w:hyperlink w:anchor="def-fold-out-rule">
        <w:del w:id="3879" w:author="PR Preview" w:date="2026-01-01T00:00:00Z">
          <w:r>
            <w:rPr>
              <w:rStyle w:val="Hyperlink"/>
            </w:rPr>
            <w:delText xml:space="preserve">fold-out rule</w:delText>
          </w:r>
        </w:del>
      </w:hyperlink>
      <w:del w:id="3880" w:author="PR Preview" w:date="2026-01-01T00:00:00Z">
        <w:r>
          <w:delText xml:space="preserve"> </w:delText>
        </w:r>
      </w:del>
      <w:del w:id="3881" w:author="PR Preview" w:date="2026-01-01T00:00:00Z">
        <w:r>
          <w:delText xml:space="preserve">of its</w:delText>
        </w:r>
      </w:del>
      <w:del w:id="3882" w:author="PR Preview" w:date="2026-01-01T00:00:00Z">
        <w:r>
          <w:delText xml:space="preserve"> </w:delText>
        </w:r>
      </w:del>
      <w:hyperlink w:anchor="def-fold-assignment">
        <w:del w:id="3883" w:author="PR Preview" w:date="2026-01-01T00:00:00Z">
          <w:r>
            <w:rPr>
              <w:rStyle w:val="Hyperlink"/>
            </w:rPr>
            <w:delText xml:space="preserve">fold assignment</w:delText>
          </w:r>
        </w:del>
      </w:hyperlink>
      <w:del w:id="3884" w:author="PR Preview" w:date="2026-01-01T00:00:00Z">
        <w:r>
          <w:delText xml:space="preserve"> </w:delText>
        </w:r>
      </w:del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del w:id="3885" w:author="PR Preview" w:date="2026-01-01T00:00:00Z">
        <w:r>
          <w:delText xml:space="preserve"> </w:delText>
        </w:r>
      </w:del>
      <w:del w:id="3886" w:author="PR Preview" w:date="2026-01-01T00:00:00Z">
        <w:r>
          <w:delText xml:space="preserve">in</w:delText>
        </w:r>
      </w:del>
      <w:del w:id="3887" w:author="PR Preview" w:date="2026-01-01T00:00:00Z">
        <w:r>
          <w:delText xml:space="preserve"> </w:delText>
        </w:r>
      </w:del>
      <w:hyperlink w:anchor="def-kfold">
        <m:oMath>
          <m:r>
            <m:t>k</m:t>
          </m:r>
        </m:oMath>
        <w:del w:id="3888" w:author="PR Preview" w:date="2026-01-01T00:00:00Z">
          <w:r>
            <w:rPr>
              <w:rStyle w:val="Hyperlink"/>
            </w:rPr>
            <w:delText xml:space="preserve">-fold cross-validation</w:delText>
          </w:r>
        </w:del>
      </w:hyperlink>
      <w:del w:id="3889" w:author="PR Preview" w:date="2026-01-01T00:00:00Z">
        <w:r>
          <w:delText xml:space="preserve">:</w:delText>
        </w:r>
      </w:del>
    </w:p>
    <w:p>
      <w:pPr>
        <w:pStyle w:val="BodyText"/>
      </w:pPr>
      <w:bookmarkStart w:id="166" w:name="eq-cv-estimat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33</m:t>
          </m:r>
          <m:r>
            <m:rPr>
              <m:sty m:val="p"/>
            </m:rPr>
            <m:t>)</m:t>
          </m:r>
        </m:oMath>
      </m:oMathPara>
      <w:bookmarkEnd w:id="166"/>
    </w:p>
    <w:p>
      <w:pPr>
        <w:pStyle w:val="FirstParagraph"/>
      </w:pPr>
      <w:del w:id="3890" w:author="PR Preview" w:date="2026-01-01T00:00:00Z">
        <w:r>
          <w:rPr>
            <w:i/>
            <w:iCs/>
          </w:rPr>
          <w:delText xml:space="preserve">Remark 21</w:delText>
        </w:r>
      </w:del>
      <w:del w:id="3891" w:author="PR Preview" w:date="2026-01-01T00:00:00Z">
        <w:r>
          <w:delText xml:space="preserve"> (Source: Cross-validation estimate). </w:delText>
        </w:r>
      </w:del>
      <w:del w:id="3892" w:author="PR Preview" w:date="2026-01-01T00:00:00Z">
        <w:r>
          <w:delText xml:space="preserve">Hastie et al. (2009, sec. 7.10.1)</w:delText>
        </w:r>
      </w:del>
      <w:del w:id="3893" w:author="PR Preview" w:date="2026-01-01T00:00:00Z">
        <w:r>
          <w:delText xml:space="preserve">, for the per-observation form with the fold index</w:delText>
        </w:r>
      </w:del>
      <w:del w:id="3894" w:author="PR Preview" w:date="2026-01-01T00:00:00Z">
        <w:r>
          <w:delText xml:space="preserve"> </w:delText>
        </w:r>
      </w:del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del w:id="3895" w:author="PR Preview" w:date="2026-01-01T00:00:00Z">
        <w:r>
          <w:delText xml:space="preserve">.</w:delText>
        </w:r>
      </w:del>
    </w:p>
    <w:p>
      <w:pPr>
        <w:pStyle w:val="BodyText"/>
      </w:pPr>
      <w:del w:id="3896" w:author="PR Preview" w:date="2026-01-01T00:00:00Z">
        <w:r>
          <w:rPr>
            <w:b/>
            <w:bCs/>
          </w:rPr>
          <w:delText xml:space="preserve">Exercise 10 (The cross-validation estimate, fold by fold)</w:delText>
        </w:r>
      </w:del>
      <w:del w:id="3897" w:author="PR Preview" w:date="2026-01-01T00:00:00Z">
        <w:r>
          <w:delText xml:space="preserve"> </w:delText>
        </w:r>
      </w:del>
      <w:del w:id="3898" w:author="PR Preview" w:date="2026-01-01T00:00:00Z">
        <w:r>
          <w:delText xml:space="preserve">Rewrite the</w:delText>
        </w:r>
      </w:del>
      <w:del w:id="3899" w:author="PR Preview" w:date="2026-01-01T00:00:00Z">
        <w:r>
          <w:delText xml:space="preserve"> </w:delText>
        </w:r>
      </w:del>
      <w:hyperlink w:anchor="def-cv-estimate">
        <w:del w:id="3900" w:author="PR Preview" w:date="2026-01-01T00:00:00Z">
          <w:r>
            <w:rPr>
              <w:rStyle w:val="Hyperlink"/>
            </w:rPr>
            <w:delText xml:space="preserve">cross-validation estimate</w:delText>
          </w:r>
        </w:del>
      </w:hyperlink>
      <w:del w:id="3901" w:author="PR Preview" w:date="2026-01-01T00:00:00Z">
        <w:r>
          <w:delText xml:space="preserve"> </w:delText>
        </w:r>
      </w:del>
      <w:hyperlink w:anchor="eq-cv-estimate">
        <w:del w:id="3902" w:author="PR Preview" w:date="2026-01-01T00:00:00Z">
          <w:r>
            <w:rPr>
              <w:rStyle w:val="Hyperlink"/>
            </w:rPr>
            <w:delText xml:space="preserve">Equation 33</w:delText>
          </w:r>
        </w:del>
      </w:hyperlink>
      <w:del w:id="3903" w:author="PR Preview" w:date="2026-01-01T00:00:00Z">
        <w:r>
          <w:delText xml:space="preserve"> </w:delText>
        </w:r>
      </w:del>
      <w:del w:id="3904" w:author="PR Preview" w:date="2026-01-01T00:00:00Z">
        <w:r>
          <w:delText xml:space="preserve">as</w:delText>
        </w:r>
      </w:del>
      <w:del w:id="3905" w:author="PR Preview" w:date="2026-01-01T00:00:00Z">
        <w:r>
          <w:delText xml:space="preserve"> </w:delText>
        </w:r>
      </w:del>
      <m:oMath>
        <m:r>
          <m:t>1</m:t>
        </m:r>
        <m:r>
          <m:rPr>
            <m:sty m:val="p"/>
          </m:rPr>
          <m:t>/</m:t>
        </m:r>
        <m:r>
          <m:t>n</m:t>
        </m:r>
      </m:oMath>
      <w:del w:id="3906" w:author="PR Preview" w:date="2026-01-01T00:00:00Z">
        <w:r>
          <w:delText xml:space="preserve"> </w:delText>
        </w:r>
      </w:del>
      <w:del w:id="3907" w:author="PR Preview" w:date="2026-01-01T00:00:00Z">
        <w:r>
          <w:delText xml:space="preserve">times a double sum:</w:delText>
        </w:r>
      </w:del>
      <w:del w:id="3908" w:author="PR Preview" w:date="2026-01-01T00:00:00Z">
        <w:r>
          <w:delText xml:space="preserve"> </w:delText>
        </w:r>
      </w:del>
      <w:del w:id="3909" w:author="PR Preview" w:date="2026-01-01T00:00:00Z">
        <w:r>
          <w:delText xml:space="preserve">an outer sum over the fold numbers</w:delText>
        </w:r>
      </w:del>
      <w:del w:id="3910" w:author="PR Preview" w:date="2026-01-01T00:00:00Z">
        <w:r>
          <w:delText xml:space="preserve"> </w:delText>
        </w:r>
      </w:del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del w:id="3911" w:author="PR Preview" w:date="2026-01-01T00:00:00Z">
        <w:r>
          <w:delText xml:space="preserve"> </w:delText>
        </w:r>
      </w:del>
      <w:del w:id="3912" w:author="PR Preview" w:date="2026-01-01T00:00:00Z">
        <w:r>
          <w:delText xml:space="preserve">and an inner sum over the observations</w:delText>
        </w:r>
      </w:del>
      <w:del w:id="3913" w:author="PR Preview" w:date="2026-01-01T00:00:00Z">
        <w:r>
          <w:delText xml:space="preserve"> </w:delText>
        </w:r>
      </w:del>
      <m:oMath>
        <m:r>
          <m:t>i</m:t>
        </m:r>
      </m:oMath>
      <w:del w:id="3914" w:author="PR Preview" w:date="2026-01-01T00:00:00Z">
        <w:r>
          <w:delText xml:space="preserve"> </w:delText>
        </w:r>
      </w:del>
      <w:del w:id="3915" w:author="PR Preview" w:date="2026-01-01T00:00:00Z">
        <w:r>
          <w:delText xml:space="preserve">in</w:delText>
        </w:r>
      </w:del>
      <w:del w:id="3916" w:author="PR Preview" w:date="2026-01-01T00:00:00Z">
        <w:r>
          <w:delText xml:space="preserve"> </w:delText>
        </w:r>
      </w:del>
      <w:hyperlink w:anchor="def-folds">
        <w:del w:id="3917" w:author="PR Preview" w:date="2026-01-01T00:00:00Z">
          <w:r>
            <w:rPr>
              <w:rStyle w:val="Hyperlink"/>
            </w:rPr>
            <w:delText xml:space="preserve">fold</w:delText>
          </w:r>
        </w:del>
      </w:hyperlink>
      <w:del w:id="3918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del w:id="3919" w:author="PR Preview" w:date="2026-01-01T00:00:00Z">
        <w:r>
          <w:delText xml:space="preserve">.</w:delText>
        </w:r>
      </w:del>
      <w:del w:id="3920" w:author="PR Preview" w:date="2026-01-01T00:00:00Z">
        <w:r>
          <w:delText xml:space="preserve"> </w:delText>
        </w:r>
      </w:del>
      <w:del w:id="3921" w:author="PR Preview" w:date="2026-01-01T00:00:00Z">
        <w:r>
          <w:delText xml:space="preserve">Then simplify the summand, so that it no longer uses the fold assignment</w:delText>
        </w:r>
      </w:del>
      <w:del w:id="3922" w:author="PR Preview" w:date="2026-01-01T00:00:00Z">
        <w:r>
          <w:delText xml:space="preserve"> </w:delText>
        </w:r>
      </w:del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del w:id="3923" w:author="PR Preview" w:date="2026-01-01T00:00:00Z">
        <w:r>
          <w:delText xml:space="preserve">.</w:delText>
        </w:r>
      </w:del>
    </w:p>
    <w:p>
      <w:pPr>
        <w:pStyle w:val="BodyText"/>
      </w:pPr>
      <w:del w:id="3924" w:author="PR Preview" w:date="2026-01-01T00:00:00Z">
        <w:r>
          <w:rPr>
            <w:i/>
            <w:iCs/>
          </w:rPr>
          <w:delText xml:space="preserve">Solution 10</w:delText>
        </w:r>
      </w:del>
      <w:del w:id="3925" w:author="PR Preview" w:date="2026-01-01T00:00:00Z">
        <w:r>
          <w:delText xml:space="preserve">. </w:delText>
        </w:r>
      </w:del>
      <w:del w:id="3926" w:author="PR Preview" w:date="2026-01-01T00:00:00Z">
        <w:r>
          <w:delText xml:space="preserve">The folds</w:delText>
        </w:r>
      </w:del>
      <w:del w:id="3927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del w:id="3928" w:author="PR Preview" w:date="2026-01-01T00:00:00Z">
        <w:r>
          <w:delText xml:space="preserve"> </w:delText>
        </w:r>
      </w:del>
      <w:del w:id="3929" w:author="PR Preview" w:date="2026-01-01T00:00:00Z">
        <w:r>
          <w:delText xml:space="preserve">partition</w:delText>
        </w:r>
      </w:del>
      <w:del w:id="3930" w:author="PR Preview" w:date="2026-01-01T00:00:00Z">
        <w:r>
          <w:delText xml:space="preserve"> </w:delText>
        </w:r>
      </w:del>
      <m:oMath>
        <m:r>
          <m:t>I</m:t>
        </m:r>
      </m:oMath>
      <w:del w:id="3931" w:author="PR Preview" w:date="2026-01-01T00:00:00Z">
        <w:r>
          <w:delText xml:space="preserve"> </w:delText>
        </w:r>
      </w:del>
      <w:del w:id="3932" w:author="PR Preview" w:date="2026-01-01T00:00:00Z">
        <w:r>
          <w:delText xml:space="preserve">(</w:delText>
        </w:r>
      </w:del>
      <w:hyperlink w:anchor="def-folds">
        <w:del w:id="3933" w:author="PR Preview" w:date="2026-01-01T00:00:00Z">
          <w:r>
            <w:rPr>
              <w:rStyle w:val="Hyperlink"/>
            </w:rPr>
            <w:delText xml:space="preserve">Definition 27</w:delText>
          </w:r>
        </w:del>
      </w:hyperlink>
      <w:del w:id="3934" w:author="PR Preview" w:date="2026-01-01T00:00:00Z">
        <w:r>
          <w:delText xml:space="preserve">),</w:delText>
        </w:r>
      </w:del>
      <w:del w:id="3935" w:author="PR Preview" w:date="2026-01-01T00:00:00Z">
        <w:r>
          <w:delText xml:space="preserve"> </w:delText>
        </w:r>
      </w:del>
      <w:del w:id="3936" w:author="PR Preview" w:date="2026-01-01T00:00:00Z">
        <w:r>
          <w:delText xml:space="preserve">so summing over the observations of each fold and then over the folds</w:delText>
        </w:r>
      </w:del>
      <w:del w:id="3937" w:author="PR Preview" w:date="2026-01-01T00:00:00Z">
        <w:r>
          <w:delText xml:space="preserve"> </w:delText>
        </w:r>
      </w:del>
      <w:del w:id="3938" w:author="PR Preview" w:date="2026-01-01T00:00:00Z">
        <w:r>
          <w:delText xml:space="preserve">adds each term of</w:delText>
        </w:r>
      </w:del>
      <w:del w:id="3939" w:author="PR Preview" w:date="2026-01-01T00:00:00Z">
        <w:r>
          <w:delText xml:space="preserve"> </w:delText>
        </w:r>
      </w:del>
      <w:hyperlink w:anchor="eq-cv-estimate">
        <w:del w:id="3940" w:author="PR Preview" w:date="2026-01-01T00:00:00Z">
          <w:r>
            <w:rPr>
              <w:rStyle w:val="Hyperlink"/>
            </w:rPr>
            <w:delText xml:space="preserve">Equation 33</w:delText>
          </w:r>
        </w:del>
      </w:hyperlink>
      <w:del w:id="3941" w:author="PR Preview" w:date="2026-01-01T00:00:00Z">
        <w:r>
          <w:delText xml:space="preserve"> </w:delText>
        </w:r>
      </w:del>
      <w:del w:id="3942" w:author="PR Preview" w:date="2026-01-01T00:00:00Z">
        <w:r>
          <w:delText xml:space="preserve">exactly once.</w:delText>
        </w:r>
      </w:del>
      <w:del w:id="3943" w:author="PR Preview" w:date="2026-01-01T00:00:00Z">
        <w:r>
          <w:delText xml:space="preserve"> </w:delText>
        </w:r>
      </w:del>
      <w:del w:id="3944" w:author="PR Preview" w:date="2026-01-01T00:00:00Z">
        <w:r>
          <w:delText xml:space="preserve">For</w:delText>
        </w:r>
      </w:del>
      <w:del w:id="3945" w:author="PR Preview" w:date="2026-01-01T00:00:00Z">
        <w:r>
          <w:delText xml:space="preserve"> </w:delText>
        </w:r>
      </w:del>
      <m:oMath>
        <m:r>
          <m:t>i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del w:id="3946" w:author="PR Preview" w:date="2026-01-01T00:00:00Z">
        <w:r>
          <w:delText xml:space="preserve">,</w:delText>
        </w:r>
      </w:del>
      <w:del w:id="3947" w:author="PR Preview" w:date="2026-01-01T00:00:00Z">
        <w:r>
          <w:delText xml:space="preserve"> </w:delText>
        </w:r>
      </w:del>
      <w:hyperlink w:anchor="eq-fold-assignment">
        <w:del w:id="3948" w:author="PR Preview" w:date="2026-01-01T00:00:00Z">
          <w:r>
            <w:rPr>
              <w:rStyle w:val="Hyperlink"/>
            </w:rPr>
            <w:delText xml:space="preserve">Equation 31</w:delText>
          </w:r>
        </w:del>
      </w:hyperlink>
      <w:del w:id="3949" w:author="PR Preview" w:date="2026-01-01T00:00:00Z">
        <w:r>
          <w:delText xml:space="preserve"> </w:delText>
        </w:r>
      </w:del>
      <w:del w:id="3950" w:author="PR Preview" w:date="2026-01-01T00:00:00Z">
        <w:r>
          <w:delText xml:space="preserve">also puts</w:delText>
        </w:r>
      </w:del>
      <w:del w:id="3951" w:author="PR Preview" w:date="2026-01-01T00:00:00Z">
        <w:r>
          <w:delText xml:space="preserve"> </w:delText>
        </w:r>
      </w:del>
      <m:oMath>
        <m:r>
          <m:t>i</m:t>
        </m:r>
      </m:oMath>
      <w:del w:id="3952" w:author="PR Preview" w:date="2026-01-01T00:00:00Z">
        <w:r>
          <w:delText xml:space="preserve"> </w:delText>
        </w:r>
      </w:del>
      <w:del w:id="3953" w:author="PR Preview" w:date="2026-01-01T00:00:00Z">
        <w:r>
          <w:delText xml:space="preserve">in</w:delText>
        </w:r>
      </w:del>
      <w:del w:id="3954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</m:oMath>
      <w:del w:id="3955" w:author="PR Preview" w:date="2026-01-01T00:00:00Z">
        <w:r>
          <w:delText xml:space="preserve">,</w:delText>
        </w:r>
      </w:del>
      <w:del w:id="3956" w:author="PR Preview" w:date="2026-01-01T00:00:00Z">
        <w:r>
          <w:delText xml:space="preserve"> </w:delText>
        </w:r>
      </w:del>
      <w:del w:id="3957" w:author="PR Preview" w:date="2026-01-01T00:00:00Z">
        <w:r>
          <w:delText xml:space="preserve">and the folds are disjoint,</w:delText>
        </w:r>
      </w:del>
      <w:del w:id="3958" w:author="PR Preview" w:date="2026-01-01T00:00:00Z">
        <w:r>
          <w:delText xml:space="preserve"> </w:delText>
        </w:r>
      </w:del>
      <w:del w:id="3959" w:author="PR Preview" w:date="2026-01-01T00:00:00Z">
        <w:r>
          <w:delText xml:space="preserve">so</w:delText>
        </w:r>
      </w:del>
      <w:del w:id="3960" w:author="PR Preview" w:date="2026-01-01T00:00:00Z">
        <w:r>
          <w:delText xml:space="preserve"> </w:delText>
        </w:r>
      </w:del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  <m:r>
          <m:rPr>
            <m:sty m:val="p"/>
          </m:rPr>
          <m:t>=</m:t>
        </m:r>
        <m:r>
          <m:t>j</m:t>
        </m:r>
      </m:oMath>
      <w:del w:id="3961" w:author="PR Preview" w:date="2026-01-01T00:00:00Z">
        <w:r>
          <w:delText xml:space="preserve">.</w:delText>
        </w:r>
      </w:del>
      <w:del w:id="3962" w:author="PR Preview" w:date="2026-01-01T00:00:00Z">
        <w:r>
          <w:delText xml:space="preserve"> </w:delText>
        </w:r>
      </w:del>
      <w:del w:id="3963" w:author="PR Preview" w:date="2026-01-01T00:00:00Z">
        <w:r>
          <w:delText xml:space="preserve">Then</w:delText>
        </w:r>
      </w:del>
    </w:p>
    <w:p>
      <w:pPr>
        <w:pStyle w:val="FirstParagraph"/>
      </w:pPr>
      <w:ins w:id="3964" w:author="PR Preview" w:date="2026-01-01T00:00:00Z">
        <w:r>
          <w:rPr>
            <w:i/>
            <w:iCs/>
          </w:rPr>
          <w:t xml:space="preserve">Remark 23</w:t>
        </w:r>
      </w:ins>
      <w:ins w:id="3965" w:author="PR Preview" w:date="2026-01-01T00:00:00Z">
        <w:r>
          <w:t xml:space="preserve"> (Cross-validation instead of a single validation set). </w:t>
        </w:r>
      </w:ins>
      <w:ins w:id="3966" w:author="PR Preview" w:date="2026-01-01T00:00:00Z">
        <w:r>
          <w:t xml:space="preserve">If data are limited,</w:t>
        </w:r>
      </w:ins>
      <w:ins w:id="3967" w:author="PR Preview" w:date="2026-01-01T00:00:00Z">
        <w:r>
          <w:t xml:space="preserve"> </w:t>
        </w:r>
      </w:ins>
      <m:oMath>
        <m:r>
          <m:t>k</m:t>
        </m:r>
      </m:oMath>
      <w:ins w:id="3968" w:author="PR Preview" w:date="2026-01-01T00:00:00Z">
        <w:r>
          <w:t xml:space="preserve">-fold cross-validation</w:t>
        </w:r>
      </w:ins>
      <w:ins w:id="3969" w:author="PR Preview" w:date="2026-01-01T00:00:00Z">
        <w:r>
          <w:t xml:space="preserve"> </w:t>
        </w:r>
      </w:ins>
      <w:ins w:id="3970" w:author="PR Preview" w:date="2026-01-01T00:00:00Z">
        <w:r>
          <w:t xml:space="preserve">can replace the single validation set of</w:t>
        </w:r>
      </w:ins>
      <w:ins w:id="3971" w:author="PR Preview" w:date="2026-01-01T00:00:00Z">
        <w:r>
          <w:t xml:space="preserve"> </w:t>
        </w:r>
      </w:ins>
      <w:hyperlink w:anchor="def-data-splits">
        <w:ins w:id="3972" w:author="PR Preview" w:date="2026-01-01T00:00:00Z">
          <w:r>
            <w:rPr>
              <w:rStyle w:val="Hyperlink"/>
            </w:rPr>
            <w:t xml:space="preserve">Definition 23</w:t>
          </w:r>
        </w:ins>
      </w:hyperlink>
      <w:ins w:id="3973" w:author="PR Preview" w:date="2026-01-01T00:00:00Z">
        <w:r>
          <w:t xml:space="preserve"> </w:t>
        </w:r>
      </w:ins>
      <w:ins w:id="3974" w:author="PR Preview" w:date="2026-01-01T00:00:00Z">
        <w:r>
          <w:t xml:space="preserve">for more stable tuning.</w:t>
        </w:r>
      </w:ins>
      <w:ins w:id="3975" w:author="PR Preview" w:date="2026-01-01T00:00:00Z">
        <w:r>
          <w:t xml:space="preserve"> </w:t>
        </w:r>
      </w:ins>
      <w:ins w:id="3976" w:author="PR Preview" w:date="2026-01-01T00:00:00Z">
        <w:r>
          <w:t xml:space="preserve">In</w:t>
        </w:r>
      </w:ins>
      <w:ins w:id="3977" w:author="PR Preview" w:date="2026-01-01T00:00:00Z">
        <w:r>
          <w:t xml:space="preserve"> </w:t>
        </w:r>
      </w:ins>
      <w:hyperlink w:anchor="exr-kfold">
        <w:ins w:id="3978" w:author="PR Preview" w:date="2026-01-01T00:00:00Z">
          <w:r>
            <w:rPr>
              <w:rStyle w:val="Hyperlink"/>
            </w:rPr>
            <w:t xml:space="preserve">Exercise 9</w:t>
          </w:r>
        </w:ins>
      </w:hyperlink>
      <w:ins w:id="3979" w:author="PR Preview" w:date="2026-01-01T00:00:00Z">
        <w:r>
          <w:t xml:space="preserve">,</w:t>
        </w:r>
      </w:ins>
      <w:ins w:id="3980" w:author="PR Preview" w:date="2026-01-01T00:00:00Z">
        <w:r>
          <w:t xml:space="preserve"> </w:t>
        </w:r>
      </w:ins>
      <m:oMath>
        <m:r>
          <m:t>k</m:t>
        </m:r>
        <m:r>
          <m:rPr>
            <m:sty m:val="p"/>
          </m:rPr>
          <m:t>=</m:t>
        </m:r>
        <m:r>
          <m:t>4</m:t>
        </m:r>
      </m:oMath>
      <w:ins w:id="3981" w:author="PR Preview" w:date="2026-01-01T00:00:00Z">
        <w:r>
          <w:t xml:space="preserve"> </w:t>
        </w:r>
      </w:ins>
      <w:ins w:id="3982" w:author="PR Preview" w:date="2026-01-01T00:00:00Z">
        <w:r>
          <w:t xml:space="preserve">folds of 8 cars each</w:t>
        </w:r>
      </w:ins>
      <w:ins w:id="3983" w:author="PR Preview" w:date="2026-01-01T00:00:00Z">
        <w:r>
          <w:t xml:space="preserve"> </w:t>
        </w:r>
      </w:ins>
      <w:ins w:id="3984" w:author="PR Preview" w:date="2026-01-01T00:00:00Z">
        <w:r>
          <w:t xml:space="preserve">give 4 fits on 24 cars each.</w:t>
        </w:r>
      </w:ins>
    </w:p>
    <w:bookmarkEnd w:id="175"/>
    <w:bookmarkStart w:id="177" w:name="def-cv-estimate"/>
    <w:p>
      <w:pPr>
        <w:pStyle w:val="BodyText"/>
      </w:pPr>
      <w:ins w:id="3985" w:author="PR Preview" w:date="2026-01-01T00:00:00Z">
        <w:r>
          <w:rPr>
            <w:b/>
            <w:bCs/>
          </w:rPr>
          <w:t xml:space="preserve">Definition 35 (Cross-validation estimate)</w:t>
        </w:r>
      </w:ins>
      <w:ins w:id="3986" w:author="PR Preview" w:date="2026-01-01T00:00:00Z">
        <w:r>
          <w:t xml:space="preserve"> </w:t>
        </w:r>
      </w:ins>
      <w:ins w:id="3987" w:author="PR Preview" w:date="2026-01-01T00:00:00Z">
        <w:r>
          <w:t xml:space="preserve">The</w:t>
        </w:r>
      </w:ins>
      <w:ins w:id="3988" w:author="PR Preview" w:date="2026-01-01T00:00:00Z">
        <w:r>
          <w:t xml:space="preserve"> </w:t>
        </w:r>
      </w:ins>
      <m:oMath>
        <m:r>
          <m:t>k</m:t>
        </m:r>
      </m:oMath>
      <w:ins w:id="3989" w:author="PR Preview" w:date="2026-01-01T00:00:00Z">
        <w:r>
          <w:rPr>
            <w:b/>
            <w:bCs/>
          </w:rPr>
          <w:t xml:space="preserve">-fold cross-validation estimate</w:t>
        </w:r>
      </w:ins>
      <w:ins w:id="3990" w:author="PR Preview" w:date="2026-01-01T00:00:00Z">
        <w:r>
          <w:t xml:space="preserve"> </w:t>
        </w:r>
      </w:ins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ins w:id="3991" w:author="PR Preview" w:date="2026-01-01T00:00:00Z">
        <w:r>
          <w:t xml:space="preserve"> </w:t>
        </w:r>
      </w:ins>
      <w:ins w:id="3992" w:author="PR Preview" w:date="2026-01-01T00:00:00Z">
        <w:r>
          <w:t xml:space="preserve">is the</w:t>
        </w:r>
      </w:ins>
      <w:ins w:id="3993" w:author="PR Preview" w:date="2026-01-01T00:00:00Z">
        <w:r>
          <w:t xml:space="preserve"> </w:t>
        </w:r>
      </w:ins>
      <w:hyperlink r:id="rId41">
        <w:ins w:id="3994" w:author="PR Preview" w:date="2026-01-01T00:00:00Z">
          <w:r>
            <w:rPr>
              <w:rStyle w:val="Hyperlink"/>
            </w:rPr>
            <w:t xml:space="preserve">mean squared error</w:t>
          </w:r>
        </w:ins>
      </w:hyperlink>
      <w:ins w:id="3995" w:author="PR Preview" w:date="2026-01-01T00:00:00Z">
        <w:r>
          <w:t xml:space="preserve"> </w:t>
        </w:r>
      </w:ins>
      <w:ins w:id="3996" w:author="PR Preview" w:date="2026-01-01T00:00:00Z">
        <w:r>
          <w:t xml:space="preserve">of the predictions that each observation</w:t>
        </w:r>
      </w:ins>
      <w:ins w:id="3997" w:author="PR Preview" w:date="2026-01-01T00:00:00Z">
        <w:r>
          <w:t xml:space="preserve"> </w:t>
        </w:r>
      </w:ins>
      <m:oMath>
        <m:r>
          <m:t>i</m:t>
        </m:r>
        <m:r>
          <m:rPr>
            <m:sty m:val="p"/>
          </m:rPr>
          <m:t>∈</m:t>
        </m:r>
        <m:r>
          <m:t>I</m:t>
        </m:r>
      </m:oMath>
      <w:ins w:id="3998" w:author="PR Preview" w:date="2026-01-01T00:00:00Z">
        <w:r>
          <w:t xml:space="preserve"> </w:t>
        </w:r>
      </w:ins>
      <w:ins w:id="3999" w:author="PR Preview" w:date="2026-01-01T00:00:00Z">
        <w:r>
          <w:t xml:space="preserve">of the training set receives</w:t>
        </w:r>
      </w:ins>
      <w:ins w:id="4000" w:author="PR Preview" w:date="2026-01-01T00:00:00Z">
        <w:r>
          <w:t xml:space="preserve"> </w:t>
        </w:r>
      </w:ins>
      <w:ins w:id="4001" w:author="PR Preview" w:date="2026-01-01T00:00:00Z">
        <w:r>
          <w:t xml:space="preserve">from the</w:t>
        </w:r>
      </w:ins>
      <w:ins w:id="4002" w:author="PR Preview" w:date="2026-01-01T00:00:00Z">
        <w:r>
          <w:t xml:space="preserve"> </w:t>
        </w:r>
      </w:ins>
      <w:hyperlink w:anchor="def-fold-out-rule">
        <w:ins w:id="4003" w:author="PR Preview" w:date="2026-01-01T00:00:00Z">
          <w:r>
            <w:rPr>
              <w:rStyle w:val="Hyperlink"/>
            </w:rPr>
            <w:t xml:space="preserve">fold-out rule</w:t>
          </w:r>
        </w:ins>
      </w:hyperlink>
      <w:ins w:id="4004" w:author="PR Preview" w:date="2026-01-01T00:00:00Z">
        <w:r>
          <w:t xml:space="preserve"> </w:t>
        </w:r>
      </w:ins>
      <w:ins w:id="4005" w:author="PR Preview" w:date="2026-01-01T00:00:00Z">
        <w:r>
          <w:t xml:space="preserve">of its</w:t>
        </w:r>
      </w:ins>
      <w:ins w:id="4006" w:author="PR Preview" w:date="2026-01-01T00:00:00Z">
        <w:r>
          <w:t xml:space="preserve"> </w:t>
        </w:r>
      </w:ins>
      <w:hyperlink w:anchor="def-fold-assignment">
        <w:ins w:id="4007" w:author="PR Preview" w:date="2026-01-01T00:00:00Z">
          <w:r>
            <w:rPr>
              <w:rStyle w:val="Hyperlink"/>
            </w:rPr>
            <w:t xml:space="preserve">fold assignment</w:t>
          </w:r>
        </w:ins>
      </w:hyperlink>
      <w:ins w:id="4008" w:author="PR Preview" w:date="2026-01-01T00:00:00Z">
        <w:r>
          <w:t xml:space="preserve"> </w:t>
        </w:r>
      </w:ins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ins w:id="4009" w:author="PR Preview" w:date="2026-01-01T00:00:00Z">
        <w:r>
          <w:t xml:space="preserve"> </w:t>
        </w:r>
      </w:ins>
      <w:ins w:id="4010" w:author="PR Preview" w:date="2026-01-01T00:00:00Z">
        <w:r>
          <w:t xml:space="preserve">in</w:t>
        </w:r>
      </w:ins>
      <w:ins w:id="4011" w:author="PR Preview" w:date="2026-01-01T00:00:00Z">
        <w:r>
          <w:t xml:space="preserve"> </w:t>
        </w:r>
      </w:ins>
      <w:hyperlink w:anchor="def-kfold">
        <m:oMath>
          <m:r>
            <m:t>k</m:t>
          </m:r>
        </m:oMath>
        <w:ins w:id="4012" w:author="PR Preview" w:date="2026-01-01T00:00:00Z">
          <w:r>
            <w:rPr>
              <w:rStyle w:val="Hyperlink"/>
            </w:rPr>
            <w:t xml:space="preserve">-fold cross-validation</w:t>
          </w:r>
        </w:ins>
      </w:hyperlink>
      <w:ins w:id="4013" w:author="PR Preview" w:date="2026-01-01T00:00:00Z">
        <w:r>
          <w:t xml:space="preserve">:</w:t>
        </w:r>
      </w:ins>
    </w:p>
    <w:p>
      <w:pPr>
        <w:pStyle w:val="BodyText"/>
      </w:pPr>
      <w:bookmarkStart w:id="176" w:name="eq-cv-estimat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35</m:t>
          </m:r>
          <m:r>
            <m:rPr>
              <m:sty m:val="p"/>
            </m:rPr>
            <m:t>)</m:t>
          </m:r>
        </m:oMath>
      </m:oMathPara>
      <w:bookmarkEnd w:id="176"/>
    </w:p>
    <w:bookmarkEnd w:id="177"/>
    <w:bookmarkStart w:id="178" w:name="rem-source-cv-estimate"/>
    <w:p>
      <w:pPr>
        <w:pStyle w:val="FirstParagraph"/>
      </w:pPr>
      <w:ins w:id="4014" w:author="PR Preview" w:date="2026-01-01T00:00:00Z">
        <w:r>
          <w:rPr>
            <w:i/>
            <w:iCs/>
          </w:rPr>
          <w:t xml:space="preserve">Remark 24</w:t>
        </w:r>
      </w:ins>
      <w:ins w:id="4015" w:author="PR Preview" w:date="2026-01-01T00:00:00Z">
        <w:r>
          <w:t xml:space="preserve"> (Source: Cross-validation estimate). </w:t>
        </w:r>
      </w:ins>
      <w:ins w:id="4016" w:author="PR Preview" w:date="2026-01-01T00:00:00Z">
        <w:r>
          <w:t xml:space="preserve">Hastie et al. (2009, sec. 7.10.1)</w:t>
        </w:r>
      </w:ins>
      <w:ins w:id="4017" w:author="PR Preview" w:date="2026-01-01T00:00:00Z">
        <w:r>
          <w:t xml:space="preserve">, for the per-observation form with the fold index</w:t>
        </w:r>
      </w:ins>
      <w:ins w:id="4018" w:author="PR Preview" w:date="2026-01-01T00:00:00Z">
        <w:r>
          <w:t xml:space="preserve"> </w:t>
        </w:r>
      </w:ins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ins w:id="4019" w:author="PR Preview" w:date="2026-01-01T00:00:00Z">
        <w:r>
          <w:t xml:space="preserve">.</w:t>
        </w:r>
      </w:ins>
    </w:p>
    <w:bookmarkEnd w:id="178"/>
    <w:bookmarkStart w:id="179" w:name="exr-cv-estimate-by-fold"/>
    <w:p>
      <w:pPr>
        <w:pStyle w:val="BodyText"/>
      </w:pPr>
      <w:ins w:id="4020" w:author="PR Preview" w:date="2026-01-01T00:00:00Z">
        <w:r>
          <w:rPr>
            <w:b/>
            <w:bCs/>
          </w:rPr>
          <w:t xml:space="preserve">Exercise 10 (The cross-validation estimate, fold by fold)</w:t>
        </w:r>
      </w:ins>
      <w:ins w:id="4021" w:author="PR Preview" w:date="2026-01-01T00:00:00Z">
        <w:r>
          <w:t xml:space="preserve"> </w:t>
        </w:r>
      </w:ins>
      <w:ins w:id="4022" w:author="PR Preview" w:date="2026-01-01T00:00:00Z">
        <w:r>
          <w:t xml:space="preserve">Rewrite the</w:t>
        </w:r>
      </w:ins>
      <w:ins w:id="4023" w:author="PR Preview" w:date="2026-01-01T00:00:00Z">
        <w:r>
          <w:t xml:space="preserve"> </w:t>
        </w:r>
      </w:ins>
      <w:hyperlink w:anchor="def-cv-estimate">
        <w:ins w:id="4024" w:author="PR Preview" w:date="2026-01-01T00:00:00Z">
          <w:r>
            <w:rPr>
              <w:rStyle w:val="Hyperlink"/>
            </w:rPr>
            <w:t xml:space="preserve">cross-validation estimate</w:t>
          </w:r>
        </w:ins>
      </w:hyperlink>
      <w:ins w:id="4025" w:author="PR Preview" w:date="2026-01-01T00:00:00Z">
        <w:r>
          <w:t xml:space="preserve"> </w:t>
        </w:r>
      </w:ins>
      <w:hyperlink w:anchor="eq-cv-estimate">
        <w:ins w:id="4026" w:author="PR Preview" w:date="2026-01-01T00:00:00Z">
          <w:r>
            <w:rPr>
              <w:rStyle w:val="Hyperlink"/>
            </w:rPr>
            <w:t xml:space="preserve">Equation 35</w:t>
          </w:r>
        </w:ins>
      </w:hyperlink>
      <w:ins w:id="4027" w:author="PR Preview" w:date="2026-01-01T00:00:00Z">
        <w:r>
          <w:t xml:space="preserve"> </w:t>
        </w:r>
      </w:ins>
      <w:ins w:id="4028" w:author="PR Preview" w:date="2026-01-01T00:00:00Z">
        <w:r>
          <w:t xml:space="preserve">as</w:t>
        </w:r>
      </w:ins>
      <w:ins w:id="4029" w:author="PR Preview" w:date="2026-01-01T00:00:00Z">
        <w:r>
          <w:t xml:space="preserve"> </w:t>
        </w:r>
      </w:ins>
      <m:oMath>
        <m:r>
          <m:t>1</m:t>
        </m:r>
        <m:r>
          <m:rPr>
            <m:sty m:val="p"/>
          </m:rPr>
          <m:t>/</m:t>
        </m:r>
        <m:r>
          <m:t>n</m:t>
        </m:r>
      </m:oMath>
      <w:ins w:id="4030" w:author="PR Preview" w:date="2026-01-01T00:00:00Z">
        <w:r>
          <w:t xml:space="preserve"> </w:t>
        </w:r>
      </w:ins>
      <w:ins w:id="4031" w:author="PR Preview" w:date="2026-01-01T00:00:00Z">
        <w:r>
          <w:t xml:space="preserve">times a double sum:</w:t>
        </w:r>
      </w:ins>
      <w:ins w:id="4032" w:author="PR Preview" w:date="2026-01-01T00:00:00Z">
        <w:r>
          <w:t xml:space="preserve"> </w:t>
        </w:r>
      </w:ins>
      <w:ins w:id="4033" w:author="PR Preview" w:date="2026-01-01T00:00:00Z">
        <w:r>
          <w:t xml:space="preserve">an outer sum over the fold numbers</w:t>
        </w:r>
      </w:ins>
      <w:ins w:id="4034" w:author="PR Preview" w:date="2026-01-01T00:00:00Z">
        <w:r>
          <w:t xml:space="preserve"> </w:t>
        </w:r>
      </w:ins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ins w:id="4035" w:author="PR Preview" w:date="2026-01-01T00:00:00Z">
        <w:r>
          <w:t xml:space="preserve"> </w:t>
        </w:r>
      </w:ins>
      <w:ins w:id="4036" w:author="PR Preview" w:date="2026-01-01T00:00:00Z">
        <w:r>
          <w:t xml:space="preserve">and an inner sum over the observations</w:t>
        </w:r>
      </w:ins>
      <w:ins w:id="4037" w:author="PR Preview" w:date="2026-01-01T00:00:00Z">
        <w:r>
          <w:t xml:space="preserve"> </w:t>
        </w:r>
      </w:ins>
      <m:oMath>
        <m:r>
          <m:t>i</m:t>
        </m:r>
      </m:oMath>
      <w:ins w:id="4038" w:author="PR Preview" w:date="2026-01-01T00:00:00Z">
        <w:r>
          <w:t xml:space="preserve"> </w:t>
        </w:r>
      </w:ins>
      <w:ins w:id="4039" w:author="PR Preview" w:date="2026-01-01T00:00:00Z">
        <w:r>
          <w:t xml:space="preserve">in</w:t>
        </w:r>
      </w:ins>
      <w:ins w:id="4040" w:author="PR Preview" w:date="2026-01-01T00:00:00Z">
        <w:r>
          <w:t xml:space="preserve"> </w:t>
        </w:r>
      </w:ins>
      <w:hyperlink w:anchor="def-folds">
        <w:ins w:id="4041" w:author="PR Preview" w:date="2026-01-01T00:00:00Z">
          <w:r>
            <w:rPr>
              <w:rStyle w:val="Hyperlink"/>
            </w:rPr>
            <w:t xml:space="preserve">fold</w:t>
          </w:r>
        </w:ins>
      </w:hyperlink>
      <w:ins w:id="4042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ins w:id="4043" w:author="PR Preview" w:date="2026-01-01T00:00:00Z">
        <w:r>
          <w:t xml:space="preserve">.</w:t>
        </w:r>
      </w:ins>
      <w:ins w:id="4044" w:author="PR Preview" w:date="2026-01-01T00:00:00Z">
        <w:r>
          <w:t xml:space="preserve"> </w:t>
        </w:r>
      </w:ins>
      <w:ins w:id="4045" w:author="PR Preview" w:date="2026-01-01T00:00:00Z">
        <w:r>
          <w:t xml:space="preserve">Then simplify the summand, so that it no longer uses the fold assignment</w:t>
        </w:r>
      </w:ins>
      <w:ins w:id="4046" w:author="PR Preview" w:date="2026-01-01T00:00:00Z">
        <w:r>
          <w:t xml:space="preserve"> </w:t>
        </w:r>
      </w:ins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ins w:id="4047" w:author="PR Preview" w:date="2026-01-01T00:00:00Z">
        <w:r>
          <w:t xml:space="preserve">.</w:t>
        </w:r>
      </w:ins>
    </w:p>
    <w:bookmarkEnd w:id="179"/>
    <w:bookmarkStart w:id="180" w:name="sol-cv-estimate-by-fold"/>
    <w:p>
      <w:pPr>
        <w:pStyle w:val="BodyText"/>
      </w:pPr>
      <w:ins w:id="4048" w:author="PR Preview" w:date="2026-01-01T00:00:00Z">
        <w:r>
          <w:rPr>
            <w:i/>
            <w:iCs/>
          </w:rPr>
          <w:t xml:space="preserve">Solution 10</w:t>
        </w:r>
      </w:ins>
      <w:ins w:id="4049" w:author="PR Preview" w:date="2026-01-01T00:00:00Z">
        <w:r>
          <w:t xml:space="preserve">. </w:t>
        </w:r>
      </w:ins>
      <w:ins w:id="4050" w:author="PR Preview" w:date="2026-01-01T00:00:00Z">
        <w:r>
          <w:t xml:space="preserve">The folds</w:t>
        </w:r>
      </w:ins>
      <w:ins w:id="4051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ins w:id="4052" w:author="PR Preview" w:date="2026-01-01T00:00:00Z">
        <w:r>
          <w:t xml:space="preserve"> </w:t>
        </w:r>
      </w:ins>
      <w:ins w:id="4053" w:author="PR Preview" w:date="2026-01-01T00:00:00Z">
        <w:r>
          <w:t xml:space="preserve">partition</w:t>
        </w:r>
      </w:ins>
      <w:ins w:id="4054" w:author="PR Preview" w:date="2026-01-01T00:00:00Z">
        <w:r>
          <w:t xml:space="preserve"> </w:t>
        </w:r>
      </w:ins>
      <m:oMath>
        <m:r>
          <m:t>I</m:t>
        </m:r>
      </m:oMath>
      <w:ins w:id="4055" w:author="PR Preview" w:date="2026-01-01T00:00:00Z">
        <w:r>
          <w:t xml:space="preserve"> </w:t>
        </w:r>
      </w:ins>
      <w:ins w:id="4056" w:author="PR Preview" w:date="2026-01-01T00:00:00Z">
        <w:r>
          <w:t xml:space="preserve">(</w:t>
        </w:r>
      </w:ins>
      <w:hyperlink w:anchor="def-folds">
        <w:ins w:id="4057" w:author="PR Preview" w:date="2026-01-01T00:00:00Z">
          <w:r>
            <w:rPr>
              <w:rStyle w:val="Hyperlink"/>
            </w:rPr>
            <w:t xml:space="preserve">Definition 30</w:t>
          </w:r>
        </w:ins>
      </w:hyperlink>
      <w:ins w:id="4058" w:author="PR Preview" w:date="2026-01-01T00:00:00Z">
        <w:r>
          <w:t xml:space="preserve">),</w:t>
        </w:r>
      </w:ins>
      <w:ins w:id="4059" w:author="PR Preview" w:date="2026-01-01T00:00:00Z">
        <w:r>
          <w:t xml:space="preserve"> </w:t>
        </w:r>
      </w:ins>
      <w:ins w:id="4060" w:author="PR Preview" w:date="2026-01-01T00:00:00Z">
        <w:r>
          <w:t xml:space="preserve">so summing over the observations of each fold and then over the folds</w:t>
        </w:r>
      </w:ins>
      <w:ins w:id="4061" w:author="PR Preview" w:date="2026-01-01T00:00:00Z">
        <w:r>
          <w:t xml:space="preserve"> </w:t>
        </w:r>
      </w:ins>
      <w:ins w:id="4062" w:author="PR Preview" w:date="2026-01-01T00:00:00Z">
        <w:r>
          <w:t xml:space="preserve">adds each term of</w:t>
        </w:r>
      </w:ins>
      <w:ins w:id="4063" w:author="PR Preview" w:date="2026-01-01T00:00:00Z">
        <w:r>
          <w:t xml:space="preserve"> </w:t>
        </w:r>
      </w:ins>
      <w:hyperlink w:anchor="eq-cv-estimate">
        <w:ins w:id="4064" w:author="PR Preview" w:date="2026-01-01T00:00:00Z">
          <w:r>
            <w:rPr>
              <w:rStyle w:val="Hyperlink"/>
            </w:rPr>
            <w:t xml:space="preserve">Equation 35</w:t>
          </w:r>
        </w:ins>
      </w:hyperlink>
      <w:ins w:id="4065" w:author="PR Preview" w:date="2026-01-01T00:00:00Z">
        <w:r>
          <w:t xml:space="preserve"> </w:t>
        </w:r>
      </w:ins>
      <w:ins w:id="4066" w:author="PR Preview" w:date="2026-01-01T00:00:00Z">
        <w:r>
          <w:t xml:space="preserve">exactly once.</w:t>
        </w:r>
      </w:ins>
      <w:ins w:id="4067" w:author="PR Preview" w:date="2026-01-01T00:00:00Z">
        <w:r>
          <w:t xml:space="preserve"> </w:t>
        </w:r>
      </w:ins>
      <w:ins w:id="4068" w:author="PR Preview" w:date="2026-01-01T00:00:00Z">
        <w:r>
          <w:t xml:space="preserve">For</w:t>
        </w:r>
      </w:ins>
      <w:ins w:id="4069" w:author="PR Preview" w:date="2026-01-01T00:00:00Z">
        <w:r>
          <w:t xml:space="preserve"> </w:t>
        </w:r>
      </w:ins>
      <m:oMath>
        <m:r>
          <m:t>i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ins w:id="4070" w:author="PR Preview" w:date="2026-01-01T00:00:00Z">
        <w:r>
          <w:t xml:space="preserve">,</w:t>
        </w:r>
      </w:ins>
      <w:ins w:id="4071" w:author="PR Preview" w:date="2026-01-01T00:00:00Z">
        <w:r>
          <w:t xml:space="preserve"> </w:t>
        </w:r>
      </w:ins>
      <w:hyperlink w:anchor="eq-fold-assignment">
        <w:ins w:id="4072" w:author="PR Preview" w:date="2026-01-01T00:00:00Z">
          <w:r>
            <w:rPr>
              <w:rStyle w:val="Hyperlink"/>
            </w:rPr>
            <w:t xml:space="preserve">Equation 33</w:t>
          </w:r>
        </w:ins>
      </w:hyperlink>
      <w:ins w:id="4073" w:author="PR Preview" w:date="2026-01-01T00:00:00Z">
        <w:r>
          <w:t xml:space="preserve"> </w:t>
        </w:r>
      </w:ins>
      <w:ins w:id="4074" w:author="PR Preview" w:date="2026-01-01T00:00:00Z">
        <w:r>
          <w:t xml:space="preserve">also puts</w:t>
        </w:r>
      </w:ins>
      <w:ins w:id="4075" w:author="PR Preview" w:date="2026-01-01T00:00:00Z">
        <w:r>
          <w:t xml:space="preserve"> </w:t>
        </w:r>
      </w:ins>
      <m:oMath>
        <m:r>
          <m:t>i</m:t>
        </m:r>
      </m:oMath>
      <w:ins w:id="4076" w:author="PR Preview" w:date="2026-01-01T00:00:00Z">
        <w:r>
          <w:t xml:space="preserve"> </w:t>
        </w:r>
      </w:ins>
      <w:ins w:id="4077" w:author="PR Preview" w:date="2026-01-01T00:00:00Z">
        <w:r>
          <w:t xml:space="preserve">in</w:t>
        </w:r>
      </w:ins>
      <w:ins w:id="4078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</m:oMath>
      <w:ins w:id="4079" w:author="PR Preview" w:date="2026-01-01T00:00:00Z">
        <w:r>
          <w:t xml:space="preserve">,</w:t>
        </w:r>
      </w:ins>
      <w:ins w:id="4080" w:author="PR Preview" w:date="2026-01-01T00:00:00Z">
        <w:r>
          <w:t xml:space="preserve"> </w:t>
        </w:r>
      </w:ins>
      <w:ins w:id="4081" w:author="PR Preview" w:date="2026-01-01T00:00:00Z">
        <w:r>
          <w:t xml:space="preserve">and the folds are disjoint,</w:t>
        </w:r>
      </w:ins>
      <w:ins w:id="4082" w:author="PR Preview" w:date="2026-01-01T00:00:00Z">
        <w:r>
          <w:t xml:space="preserve"> </w:t>
        </w:r>
      </w:ins>
      <w:ins w:id="4083" w:author="PR Preview" w:date="2026-01-01T00:00:00Z">
        <w:r>
          <w:t xml:space="preserve">so</w:t>
        </w:r>
      </w:ins>
      <w:ins w:id="4084" w:author="PR Preview" w:date="2026-01-01T00:00:00Z">
        <w:r>
          <w:t xml:space="preserve"> </w:t>
        </w:r>
      </w:ins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  <m:r>
          <m:rPr>
            <m:sty m:val="p"/>
          </m:rPr>
          <m:t>=</m:t>
        </m:r>
        <m:r>
          <m:t>j</m:t>
        </m:r>
      </m:oMath>
      <w:ins w:id="4085" w:author="PR Preview" w:date="2026-01-01T00:00:00Z">
        <w:r>
          <w:t xml:space="preserve">.</w:t>
        </w:r>
      </w:ins>
      <w:ins w:id="4086" w:author="PR Preview" w:date="2026-01-01T00:00:00Z">
        <w:r>
          <w:t xml:space="preserve"> </w:t>
        </w:r>
      </w:ins>
      <w:ins w:id="4087" w:author="PR Preview" w:date="2026-01-01T00:00:00Z">
        <w:r>
          <w:t xml:space="preserve">Then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Err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CV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κ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i</m:t>
                                  </m:r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sup>
                          </m:sSup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F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y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(</m:t>
                                  </m:r>
                                  <m:r>
                                    <m:rPr>
                                      <m:sty m:val="p"/>
                                    </m:rPr>
                                    <m:t>−</m:t>
                                  </m:r>
                                  <m:r>
                                    <m:t>κ</m:t>
                                  </m:r>
                                  <m:r>
                                    <m:t>​</m:t>
                                  </m:r>
                                  <m:d>
                                    <m:dPr>
                                      <m:begChr m:val="("/>
                                      <m:sepChr m:val=""/>
                                      <m:endChr m:val=")"/>
                                      <m:grow/>
                                    </m:dPr>
                                    <m:e>
                                      <m:r>
                                        <m:t>i</m:t>
                                      </m:r>
                                    </m:e>
                                  </m:d>
                                  <m:r>
                                    <m:t>​</m:t>
                                  </m:r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sup>
                              </m:sSup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t>i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by fold)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F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y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(</m:t>
                                  </m:r>
                                  <m:r>
                                    <m:rPr>
                                      <m:sty m:val="p"/>
                                    </m:rPr>
                                    <m:t>−</m:t>
                                  </m:r>
                                  <m:r>
                                    <m:t>j</m:t>
                                  </m:r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sup>
                              </m:sSup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t>i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κ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In the last line, the rule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depends only on the outer index,</w:t>
      </w:r>
      <w:r>
        <w:t xml:space="preserve"> </w:t>
      </w:r>
      <w:r>
        <w:t xml:space="preserve">so each inner sum uses a single fitted rule.</w:t>
      </w:r>
    </w:p>
    <w:bookmarkEnd w:id="180"/>
    <w:bookmarkStart w:id="182" w:name="thm-cv-estimate-by-fold"/>
    <w:p>
      <w:pPr>
        <w:pStyle w:val="BodyText"/>
      </w:pPr>
      <w:r>
        <w:rPr>
          <w:b/>
          <w:bCs/>
        </w:rPr>
        <w:t xml:space="preserve">Theorem 4 (The cross-validation estimate, fold by fold)</w:t>
      </w:r>
      <w:r>
        <w:t xml:space="preserve"> </w:t>
      </w:r>
      <w:r>
        <w:t xml:space="preserve">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sums,</w:t>
      </w:r>
      <w:r>
        <w:t xml:space="preserve"> </w:t>
      </w:r>
      <w:r>
        <w:t xml:space="preserve">fold by fold,</w:t>
      </w:r>
      <w:r>
        <w:t xml:space="preserve"> </w:t>
      </w:r>
      <w:r>
        <w:t xml:space="preserve">the squared errors of each fold’s observations</w:t>
      </w:r>
      <w:r>
        <w:t xml:space="preserve"> </w:t>
      </w:r>
      <w:r>
        <w:t xml:space="preserve">under the rule fitted without that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,</w:t>
      </w:r>
      <w:r>
        <w:t xml:space="preserve"> </w:t>
      </w:r>
      <w:r>
        <w:t xml:space="preserve">and divides the total by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w:bookmarkStart w:id="181" w:name="eq-cv-estimate-by-fold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F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j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sup>
                          </m:sSup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36</m:t>
          </m:r>
          <m:r>
            <m:rPr>
              <m:sty m:val="p"/>
            </m:rPr>
            <m:t>)</m:t>
          </m:r>
        </m:oMath>
      </m:oMathPara>
      <w:bookmarkEnd w:id="181"/>
    </w:p>
    <w:bookmarkEnd w:id="18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cv-estimate-by-fold">
        <w:r>
          <w:rPr>
            <w:rStyle w:val="Hyperlink"/>
          </w:rPr>
          <w:t xml:space="preserve">Solution 10</w:t>
        </w:r>
      </w:hyperlink>
      <w:r>
        <w:t xml:space="preserve">.</w:t>
      </w:r>
    </w:p>
    <w:bookmarkStart w:id="184" w:name="def-fold-mse"/>
    <w:p>
      <w:pPr>
        <w:pStyle w:val="BodyText"/>
      </w:pPr>
      <w:del w:id="4088" w:author="PR Preview" w:date="2026-01-01T00:00:00Z">
        <w:r>
          <w:rPr>
            <w:b/>
            <w:bCs/>
          </w:rPr>
          <w:delText xml:space="preserve">Definition 33 (Fold mean squared error)</w:delText>
        </w:r>
      </w:del>
      <w:del w:id="4089" w:author="PR Preview" w:date="2026-01-01T00:00:00Z">
        <w:r>
          <w:delText xml:space="preserve"> </w:delText>
        </w:r>
      </w:del>
      <w:del w:id="4090" w:author="PR Preview" w:date="2026-01-01T00:00:00Z">
        <w:r>
          <w:delText xml:space="preserve">The</w:delText>
        </w:r>
      </w:del>
      <w:del w:id="4091" w:author="PR Preview" w:date="2026-01-01T00:00:00Z">
        <w:r>
          <w:delText xml:space="preserve"> </w:delText>
        </w:r>
      </w:del>
      <w:del w:id="4092" w:author="PR Preview" w:date="2026-01-01T00:00:00Z">
        <w:r>
          <w:rPr>
            <w:b/>
            <w:bCs/>
          </w:rPr>
          <w:delText xml:space="preserve">fold mean squared error</w:delText>
        </w:r>
      </w:del>
      <w:del w:id="4093" w:author="PR Preview" w:date="2026-01-01T00:00:00Z">
        <w:r>
          <w:delText xml:space="preserve"> </w:delText>
        </w:r>
      </w:del>
      <m:oMath>
        <m:sSub>
          <m:e>
            <m:r>
              <m:rPr>
                <m:sty m:val="p"/>
              </m:rPr>
              <m:t>MSE</m:t>
            </m:r>
          </m:e>
          <m:sub>
            <m:r>
              <m:t>j</m:t>
            </m:r>
          </m:sub>
        </m:sSub>
      </m:oMath>
      <w:del w:id="4094" w:author="PR Preview" w:date="2026-01-01T00:00:00Z">
        <w:r>
          <w:delText xml:space="preserve"> </w:delText>
        </w:r>
      </w:del>
      <w:del w:id="4095" w:author="PR Preview" w:date="2026-01-01T00:00:00Z">
        <w:r>
          <w:delText xml:space="preserve">of</w:delText>
        </w:r>
      </w:del>
      <w:del w:id="4096" w:author="PR Preview" w:date="2026-01-01T00:00:00Z">
        <w:r>
          <w:delText xml:space="preserve"> </w:delText>
        </w:r>
      </w:del>
      <w:hyperlink w:anchor="def-folds">
        <w:del w:id="4097" w:author="PR Preview" w:date="2026-01-01T00:00:00Z">
          <w:r>
            <w:rPr>
              <w:rStyle w:val="Hyperlink"/>
            </w:rPr>
            <w:delText xml:space="preserve">fold</w:delText>
          </w:r>
        </w:del>
      </w:hyperlink>
      <w:del w:id="4098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del w:id="4099" w:author="PR Preview" w:date="2026-01-01T00:00:00Z">
        <w:r>
          <w:delText xml:space="preserve"> </w:delText>
        </w:r>
      </w:del>
      <w:del w:id="4100" w:author="PR Preview" w:date="2026-01-01T00:00:00Z">
        <w:r>
          <w:delText xml:space="preserve">is the</w:delText>
        </w:r>
      </w:del>
      <w:del w:id="4101" w:author="PR Preview" w:date="2026-01-01T00:00:00Z">
        <w:r>
          <w:delText xml:space="preserve"> </w:delText>
        </w:r>
      </w:del>
      <w:hyperlink r:id="rId41">
        <w:del w:id="4102" w:author="PR Preview" w:date="2026-01-01T00:00:00Z">
          <w:r>
            <w:rPr>
              <w:rStyle w:val="Hyperlink"/>
            </w:rPr>
            <w:delText xml:space="preserve">mean squared error</w:delText>
          </w:r>
        </w:del>
      </w:hyperlink>
      <w:del w:id="4103" w:author="PR Preview" w:date="2026-01-01T00:00:00Z">
        <w:r>
          <w:delText xml:space="preserve"> </w:delText>
        </w:r>
      </w:del>
      <w:del w:id="4104" w:author="PR Preview" w:date="2026-01-01T00:00:00Z">
        <w:r>
          <w:delText xml:space="preserve">of the</w:delText>
        </w:r>
      </w:del>
      <w:del w:id="4105" w:author="PR Preview" w:date="2026-01-01T00:00:00Z">
        <w:r>
          <w:delText xml:space="preserve"> </w:delText>
        </w:r>
      </w:del>
      <w:hyperlink w:anchor="def-fold-out-rule">
        <w:del w:id="4106" w:author="PR Preview" w:date="2026-01-01T00:00:00Z">
          <w:r>
            <w:rPr>
              <w:rStyle w:val="Hyperlink"/>
            </w:rPr>
            <w:delText xml:space="preserve">fold-out rule</w:delText>
          </w:r>
        </w:del>
      </w:hyperlink>
      <w:del w:id="4107" w:author="PR Preview" w:date="2026-01-01T00:00:00Z">
        <w:r>
          <w:delText xml:space="preserve">’s predictions</w:delText>
        </w:r>
      </w:del>
      <w:del w:id="4108" w:author="PR Preview" w:date="2026-01-01T00:00:00Z">
        <w:r>
          <w:delText xml:space="preserve"> </w:delText>
        </w:r>
      </w:del>
      <w:del w:id="4109" w:author="PR Preview" w:date="2026-01-01T00:00:00Z">
        <w:r>
          <w:delText xml:space="preserve">for the</w:delText>
        </w:r>
      </w:del>
      <w:del w:id="4110" w:author="PR Preview" w:date="2026-01-01T00:00:00Z">
        <w:r>
          <w:delText xml:space="preserve"> </w:delText>
        </w:r>
      </w:del>
      <m:oMath>
        <m:sSub>
          <m:e>
            <m:r>
              <m:t>n</m:t>
            </m:r>
          </m:e>
          <m:sub>
            <m:r>
              <m:t>j</m:t>
            </m:r>
          </m:sub>
        </m:sSub>
      </m:oMath>
      <w:del w:id="4111" w:author="PR Preview" w:date="2026-01-01T00:00:00Z">
        <w:r>
          <w:delText xml:space="preserve"> </w:delText>
        </w:r>
      </w:del>
      <w:del w:id="4112" w:author="PR Preview" w:date="2026-01-01T00:00:00Z">
        <w:r>
          <w:delText xml:space="preserve">(</w:delText>
        </w:r>
      </w:del>
      <w:hyperlink w:anchor="def-fold-size">
        <w:del w:id="4113" w:author="PR Preview" w:date="2026-01-01T00:00:00Z">
          <w:r>
            <w:rPr>
              <w:rStyle w:val="Hyperlink"/>
            </w:rPr>
            <w:delText xml:space="preserve">fold size</w:delText>
          </w:r>
        </w:del>
      </w:hyperlink>
      <w:del w:id="4114" w:author="PR Preview" w:date="2026-01-01T00:00:00Z">
        <w:r>
          <w:delText xml:space="preserve">) observations in that fold:</w:delText>
        </w:r>
      </w:del>
    </w:p>
    <w:p>
      <w:pPr>
        <w:pStyle w:val="BodyText"/>
      </w:pPr>
      <w:bookmarkStart w:id="173" w:name="eq-fold-mse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MSE</m:t>
              </m:r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j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35</m:t>
          </m:r>
          <m:r>
            <m:rPr>
              <m:sty m:val="p"/>
            </m:rPr>
            <m:t>)</m:t>
          </m:r>
        </m:oMath>
      </m:oMathPara>
      <w:bookmarkEnd w:id="173"/>
    </w:p>
    <w:p>
      <w:pPr>
        <w:pStyle w:val="FirstParagraph"/>
      </w:pPr>
      <w:del w:id="4115" w:author="PR Preview" w:date="2026-01-01T00:00:00Z">
        <w:r>
          <w:rPr>
            <w:i/>
            <w:iCs/>
          </w:rPr>
          <w:delText xml:space="preserve">Remark 22</w:delText>
        </w:r>
      </w:del>
      <w:del w:id="4116" w:author="PR Preview" w:date="2026-01-01T00:00:00Z">
        <w:r>
          <w:delText xml:space="preserve"> (Source: Fold mean squared error). </w:delText>
        </w:r>
      </w:del>
      <w:del w:id="4117" w:author="PR Preview" w:date="2026-01-01T00:00:00Z">
        <w:r>
          <w:delText xml:space="preserve">James et al. (2021, sec. 5.1.3)</w:delText>
        </w:r>
      </w:del>
      <w:del w:id="4118" w:author="PR Preview" w:date="2026-01-01T00:00:00Z">
        <w:r>
          <w:delText xml:space="preserve">, who write the fold mean squared errors as</w:delText>
        </w:r>
      </w:del>
      <w:del w:id="4119" w:author="PR Preview" w:date="2026-01-01T00:00:00Z">
        <w:r>
          <w:delText xml:space="preserve"> </w:delText>
        </w:r>
      </w:del>
      <m:oMath>
        <m:sSub>
          <m:e>
            <m:r>
              <m:rPr>
                <m:nor/>
                <m:sty m:val="p"/>
              </m:rPr>
              <m:t>MSE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nor/>
                <m:sty m:val="p"/>
              </m:rPr>
              <m:t>MSE</m:t>
            </m:r>
          </m:e>
          <m:sub>
            <m:r>
              <m:t>k</m:t>
            </m:r>
          </m:sub>
        </m:sSub>
      </m:oMath>
      <w:del w:id="4120" w:author="PR Preview" w:date="2026-01-01T00:00:00Z">
        <w:r>
          <w:delText xml:space="preserve">.</w:delText>
        </w:r>
      </w:del>
    </w:p>
    <w:p>
      <w:pPr>
        <w:pStyle w:val="BodyText"/>
      </w:pPr>
      <w:del w:id="4121" w:author="PR Preview" w:date="2026-01-01T00:00:00Z">
        <w:r>
          <w:rPr>
            <w:i/>
            <w:iCs/>
          </w:rPr>
          <w:delText xml:space="preserve">Remark 23</w:delText>
        </w:r>
      </w:del>
      <w:del w:id="4122" w:author="PR Preview" w:date="2026-01-01T00:00:00Z">
        <w:r>
          <w:delText xml:space="preserve"> (What the cross-validation estimate estimates). </w:delText>
        </w:r>
      </w:del>
      <w:del w:id="4123" w:author="PR Preview" w:date="2026-01-01T00:00:00Z">
        <w:r>
          <w:delText xml:space="preserve">Each prediction in</w:delText>
        </w:r>
      </w:del>
      <w:del w:id="4124" w:author="PR Preview" w:date="2026-01-01T00:00:00Z">
        <w:r>
          <w:delText xml:space="preserve"> </w:delText>
        </w:r>
      </w:del>
      <w:hyperlink w:anchor="eq-cv-estimate">
        <w:del w:id="4125" w:author="PR Preview" w:date="2026-01-01T00:00:00Z">
          <w:r>
            <w:rPr>
              <w:rStyle w:val="Hyperlink"/>
            </w:rPr>
            <w:delText xml:space="preserve">Equation 33</w:delText>
          </w:r>
        </w:del>
      </w:hyperlink>
      <w:del w:id="4126" w:author="PR Preview" w:date="2026-01-01T00:00:00Z">
        <w:r>
          <w:delText xml:space="preserve"> </w:delText>
        </w:r>
      </w:del>
      <w:del w:id="4127" w:author="PR Preview" w:date="2026-01-01T00:00:00Z">
        <w:r>
          <w:delText xml:space="preserve">comes from a rule</w:delText>
        </w:r>
      </w:del>
      <w:del w:id="4128" w:author="PR Preview" w:date="2026-01-01T00:00:00Z">
        <w:r>
          <w:delText xml:space="preserve"> </w:delText>
        </w:r>
      </w:del>
      <w:del w:id="4129" w:author="PR Preview" w:date="2026-01-01T00:00:00Z">
        <w:r>
          <w:delText xml:space="preserve">that did not see the observation it predicts,</w:delText>
        </w:r>
      </w:del>
      <w:del w:id="4130" w:author="PR Preview" w:date="2026-01-01T00:00:00Z">
        <w:r>
          <w:delText xml:space="preserve"> </w:delText>
        </w:r>
      </w:del>
      <w:del w:id="4131" w:author="PR Preview" w:date="2026-01-01T00:00:00Z">
        <w:r>
          <w:delText xml:space="preserve">so each squared error is scored as in</w:delText>
        </w:r>
      </w:del>
      <w:del w:id="4132" w:author="PR Preview" w:date="2026-01-01T00:00:00Z">
        <w:r>
          <w:delText xml:space="preserve"> </w:delText>
        </w:r>
      </w:del>
      <w:hyperlink w:anchor="thm-held-out-unbiased">
        <w:del w:id="4133" w:author="PR Preview" w:date="2026-01-01T00:00:00Z">
          <w:r>
            <w:rPr>
              <w:rStyle w:val="Hyperlink"/>
            </w:rPr>
            <w:delText xml:space="preserve">Theorem 3</w:delText>
          </w:r>
        </w:del>
      </w:hyperlink>
      <w:del w:id="4134" w:author="PR Preview" w:date="2026-01-01T00:00:00Z">
        <w:r>
          <w:delText xml:space="preserve">.</w:delText>
        </w:r>
      </w:del>
      <w:del w:id="4135" w:author="PR Preview" w:date="2026-01-01T00:00:00Z">
        <w:r>
          <w:delText xml:space="preserve"> </w:delText>
        </w:r>
      </w:del>
      <w:del w:id="4136" w:author="PR Preview" w:date="2026-01-01T00:00:00Z">
        <w:r>
          <w:delText xml:space="preserve">But the rule for fold</w:delText>
        </w:r>
      </w:del>
      <w:del w:id="4137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del w:id="4138" w:author="PR Preview" w:date="2026-01-01T00:00:00Z">
        <w:r>
          <w:delText xml:space="preserve"> </w:delText>
        </w:r>
      </w:del>
      <w:del w:id="4139" w:author="PR Preview" w:date="2026-01-01T00:00:00Z">
        <w:r>
          <w:delText xml:space="preserve">was fitted to</w:delText>
        </w:r>
      </w:del>
      <w:del w:id="4140" w:author="PR Preview" w:date="2026-01-01T00:00:00Z">
        <w:r>
          <w:delText xml:space="preserve"> </w:delText>
        </w:r>
      </w:del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j</m:t>
            </m:r>
          </m:sub>
        </m:sSub>
      </m:oMath>
      <w:del w:id="4141" w:author="PR Preview" w:date="2026-01-01T00:00:00Z">
        <w:r>
          <w:delText xml:space="preserve"> </w:delText>
        </w:r>
      </w:del>
      <w:del w:id="4142" w:author="PR Preview" w:date="2026-01-01T00:00:00Z">
        <w:r>
          <w:delText xml:space="preserve">observations,</w:delText>
        </w:r>
      </w:del>
      <w:del w:id="4143" w:author="PR Preview" w:date="2026-01-01T00:00:00Z">
        <w:r>
          <w:delText xml:space="preserve"> </w:delText>
        </w:r>
      </w:del>
      <w:del w:id="4144" w:author="PR Preview" w:date="2026-01-01T00:00:00Z">
        <w:r>
          <w:delText xml:space="preserve">not</w:delText>
        </w:r>
      </w:del>
      <w:del w:id="4145" w:author="PR Preview" w:date="2026-01-01T00:00:00Z">
        <w:r>
          <w:delText xml:space="preserve"> </w:delText>
        </w:r>
      </w:del>
      <m:oMath>
        <m:r>
          <m:t>n</m:t>
        </m:r>
      </m:oMath>
      <w:del w:id="4146" w:author="PR Preview" w:date="2026-01-01T00:00:00Z">
        <w:r>
          <w:delText xml:space="preserve">,</w:delText>
        </w:r>
      </w:del>
      <w:del w:id="4147" w:author="PR Preview" w:date="2026-01-01T00:00:00Z">
        <w:r>
          <w:delText xml:space="preserve"> </w:delText>
        </w:r>
      </w:del>
      <w:del w:id="4148" w:author="PR Preview" w:date="2026-01-01T00:00:00Z">
        <w:r>
          <w:delText xml:space="preserve">and the</w:delText>
        </w:r>
      </w:del>
      <w:del w:id="4149" w:author="PR Preview" w:date="2026-01-01T00:00:00Z">
        <w:r>
          <w:delText xml:space="preserve"> </w:delText>
        </w:r>
      </w:del>
      <m:oMath>
        <m:r>
          <m:t>k</m:t>
        </m:r>
      </m:oMath>
      <w:del w:id="4150" w:author="PR Preview" w:date="2026-01-01T00:00:00Z">
        <w:r>
          <w:delText xml:space="preserve"> </w:delText>
        </w:r>
      </w:del>
      <w:del w:id="4151" w:author="PR Preview" w:date="2026-01-01T00:00:00Z">
        <w:r>
          <w:delText xml:space="preserve">rules differ from one another and from the rule fitted to all</w:delText>
        </w:r>
      </w:del>
      <w:del w:id="4152" w:author="PR Preview" w:date="2026-01-01T00:00:00Z">
        <w:r>
          <w:delText xml:space="preserve"> </w:delText>
        </w:r>
      </w:del>
      <m:oMath>
        <m:r>
          <m:t>n</m:t>
        </m:r>
      </m:oMath>
      <w:del w:id="4153" w:author="PR Preview" w:date="2026-01-01T00:00:00Z">
        <w:r>
          <w:delText xml:space="preserve">.</w:delText>
        </w:r>
      </w:del>
      <w:del w:id="4154" w:author="PR Preview" w:date="2026-01-01T00:00:00Z">
        <w:r>
          <w:delText xml:space="preserve"> </w:delText>
        </w:r>
      </w:del>
      <w:del w:id="4155" w:author="PR Preview" w:date="2026-01-01T00:00:00Z">
        <w:r>
          <w:delText xml:space="preserve">So</w:delText>
        </w:r>
      </w:del>
      <w:del w:id="4156" w:author="PR Preview" w:date="2026-01-01T00:00:00Z">
        <w:r>
          <w:delText xml:space="preserve"> </w:delText>
        </w:r>
      </w:del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del w:id="4157" w:author="PR Preview" w:date="2026-01-01T00:00:00Z">
        <w:r>
          <w:delText xml:space="preserve"> </w:delText>
        </w:r>
      </w:del>
      <w:del w:id="4158" w:author="PR Preview" w:date="2026-01-01T00:00:00Z">
        <w:r>
          <w:delText xml:space="preserve">estimates the</w:delText>
        </w:r>
      </w:del>
      <w:del w:id="4159" w:author="PR Preview" w:date="2026-01-01T00:00:00Z">
        <w:r>
          <w:delText xml:space="preserve"> </w:delText>
        </w:r>
      </w:del>
      <w:hyperlink w:anchor="def-expected-generalization-error">
        <w:del w:id="4160" w:author="PR Preview" w:date="2026-01-01T00:00:00Z">
          <w:r>
            <w:rPr>
              <w:rStyle w:val="Hyperlink"/>
            </w:rPr>
            <w:delText xml:space="preserve">expected generalization error</w:delText>
          </w:r>
        </w:del>
      </w:hyperlink>
      <w:del w:id="4161" w:author="PR Preview" w:date="2026-01-01T00:00:00Z">
        <w:r>
          <w:delText xml:space="preserve"> </w:delText>
        </w:r>
      </w:del>
      <w:del w:id="4162" w:author="PR Preview" w:date="2026-01-01T00:00:00Z">
        <w:r>
          <w:delText xml:space="preserve">of the fitting</w:delText>
        </w:r>
      </w:del>
      <w:del w:id="4163" w:author="PR Preview" w:date="2026-01-01T00:00:00Z">
        <w:r>
          <w:delText xml:space="preserve"> </w:delText>
        </w:r>
      </w:del>
      <w:del w:id="4164" w:author="PR Preview" w:date="2026-01-01T00:00:00Z">
        <w:r>
          <w:rPr>
            <w:i/>
            <w:iCs/>
          </w:rPr>
          <w:delText xml:space="preserve">procedure</w:delText>
        </w:r>
      </w:del>
      <w:del w:id="4165" w:author="PR Preview" w:date="2026-01-01T00:00:00Z">
        <w:r>
          <w:delText xml:space="preserve"> </w:delText>
        </w:r>
      </w:del>
      <m:oMath>
        <m:r>
          <m:t>g</m:t>
        </m:r>
      </m:oMath>
      <w:del w:id="4166" w:author="PR Preview" w:date="2026-01-01T00:00:00Z">
        <w:r>
          <w:delText xml:space="preserve"> </w:delText>
        </w:r>
      </w:del>
      <w:del w:id="4167" w:author="PR Preview" w:date="2026-01-01T00:00:00Z">
        <w:r>
          <w:delText xml:space="preserve">at the smaller training-set sizes</w:delText>
        </w:r>
      </w:del>
      <w:del w:id="4168" w:author="PR Preview" w:date="2026-01-01T00:00:00Z">
        <w:r>
          <w:delText xml:space="preserve"> </w:delText>
        </w:r>
      </w:del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j</m:t>
            </m:r>
          </m:sub>
        </m:sSub>
      </m:oMath>
      <w:del w:id="4169" w:author="PR Preview" w:date="2026-01-01T00:00:00Z">
        <w:r>
          <w:delText xml:space="preserve">,</w:delText>
        </w:r>
      </w:del>
      <w:del w:id="4170" w:author="PR Preview" w:date="2026-01-01T00:00:00Z">
        <w:r>
          <w:delText xml:space="preserve"> </w:delText>
        </w:r>
      </w:del>
      <w:del w:id="4171" w:author="PR Preview" w:date="2026-01-01T00:00:00Z">
        <w:r>
          <w:delText xml:space="preserve">which is</w:delText>
        </w:r>
      </w:del>
      <w:del w:id="4172" w:author="PR Preview" w:date="2026-01-01T00:00:00Z">
        <w:r>
          <w:delText xml:space="preserve"> </w:delText>
        </w:r>
      </w:del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k</m:t>
            </m:r>
          </m:e>
        </m:d>
        <m:r>
          <m:t>​</m:t>
        </m:r>
      </m:oMath>
      <w:del w:id="4173" w:author="PR Preview" w:date="2026-01-01T00:00:00Z">
        <w:r>
          <w:delText xml:space="preserve"> </w:delText>
        </w:r>
      </w:del>
      <w:del w:id="4174" w:author="PR Preview" w:date="2026-01-01T00:00:00Z">
        <w:r>
          <w:delText xml:space="preserve">when every fold has</w:delText>
        </w:r>
      </w:del>
      <w:del w:id="4175" w:author="PR Preview" w:date="2026-01-01T00:00:00Z">
        <w:r>
          <w:delText xml:space="preserve"> </w:delText>
        </w:r>
      </w:del>
      <m:oMath>
        <m:r>
          <m:t>n</m:t>
        </m:r>
        <m:r>
          <m:rPr>
            <m:sty m:val="p"/>
          </m:rPr>
          <m:t>/</m:t>
        </m:r>
        <m:r>
          <m:t>k</m:t>
        </m:r>
      </m:oMath>
      <w:del w:id="4176" w:author="PR Preview" w:date="2026-01-01T00:00:00Z">
        <w:r>
          <w:delText xml:space="preserve"> </w:delText>
        </w:r>
      </w:del>
      <w:del w:id="4177" w:author="PR Preview" w:date="2026-01-01T00:00:00Z">
        <w:r>
          <w:delText xml:space="preserve">observations,</w:delText>
        </w:r>
      </w:del>
      <w:del w:id="4178" w:author="PR Preview" w:date="2026-01-01T00:00:00Z">
        <w:r>
          <w:delText xml:space="preserve"> </w:delText>
        </w:r>
      </w:del>
      <w:del w:id="4179" w:author="PR Preview" w:date="2026-01-01T00:00:00Z">
        <w:r>
          <w:delText xml:space="preserve">rather than</w:delText>
        </w:r>
      </w:del>
      <w:del w:id="4180" w:author="PR Preview" w:date="2026-01-01T00:00:00Z">
        <w:r>
          <w:delText xml:space="preserve"> </w:delText>
        </w:r>
      </w:del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del w:id="4181" w:author="PR Preview" w:date="2026-01-01T00:00:00Z">
        <w:r>
          <w:delText xml:space="preserve"> </w:delText>
        </w:r>
      </w:del>
      <w:del w:id="4182" w:author="PR Preview" w:date="2026-01-01T00:00:00Z">
        <w:r>
          <w:delText xml:space="preserve">for the one rule fitted to all the data</w:delText>
        </w:r>
      </w:del>
      <w:del w:id="4183" w:author="PR Preview" w:date="2026-01-01T00:00:00Z">
        <w:r>
          <w:delText xml:space="preserve"> </w:delText>
        </w:r>
      </w:del>
      <w:del w:id="4184" w:author="PR Preview" w:date="2026-01-01T00:00:00Z">
        <w:r>
          <w:delText xml:space="preserve">(Hastie et al. 2009, sec. 7.12)</w:delText>
        </w:r>
      </w:del>
      <w:del w:id="4185" w:author="PR Preview" w:date="2026-01-01T00:00:00Z">
        <w:r>
          <w:delText xml:space="preserve">.</w:delText>
        </w:r>
      </w:del>
    </w:p>
    <w:p>
      <w:pPr>
        <w:pStyle w:val="BodyText"/>
      </w:pPr>
      <w:ins w:id="4186" w:author="PR Preview" w:date="2026-01-01T00:00:00Z">
        <w:r>
          <w:rPr>
            <w:b/>
            <w:bCs/>
          </w:rPr>
          <w:t xml:space="preserve">Definition 36 (Fold mean squared error)</w:t>
        </w:r>
      </w:ins>
      <w:ins w:id="4187" w:author="PR Preview" w:date="2026-01-01T00:00:00Z">
        <w:r>
          <w:t xml:space="preserve"> </w:t>
        </w:r>
      </w:ins>
      <w:ins w:id="4188" w:author="PR Preview" w:date="2026-01-01T00:00:00Z">
        <w:r>
          <w:t xml:space="preserve">The</w:t>
        </w:r>
      </w:ins>
      <w:ins w:id="4189" w:author="PR Preview" w:date="2026-01-01T00:00:00Z">
        <w:r>
          <w:t xml:space="preserve"> </w:t>
        </w:r>
      </w:ins>
      <w:ins w:id="4190" w:author="PR Preview" w:date="2026-01-01T00:00:00Z">
        <w:r>
          <w:rPr>
            <w:b/>
            <w:bCs/>
          </w:rPr>
          <w:t xml:space="preserve">fold mean squared error</w:t>
        </w:r>
      </w:ins>
      <w:ins w:id="4191" w:author="PR Preview" w:date="2026-01-01T00:00:00Z">
        <w:r>
          <w:t xml:space="preserve"> </w:t>
        </w:r>
      </w:ins>
      <m:oMath>
        <m:sSub>
          <m:e>
            <m:r>
              <m:rPr>
                <m:sty m:val="p"/>
              </m:rPr>
              <m:t>MSE</m:t>
            </m:r>
          </m:e>
          <m:sub>
            <m:r>
              <m:t>j</m:t>
            </m:r>
          </m:sub>
        </m:sSub>
      </m:oMath>
      <w:ins w:id="4192" w:author="PR Preview" w:date="2026-01-01T00:00:00Z">
        <w:r>
          <w:t xml:space="preserve"> </w:t>
        </w:r>
      </w:ins>
      <w:ins w:id="4193" w:author="PR Preview" w:date="2026-01-01T00:00:00Z">
        <w:r>
          <w:t xml:space="preserve">of</w:t>
        </w:r>
      </w:ins>
      <w:ins w:id="4194" w:author="PR Preview" w:date="2026-01-01T00:00:00Z">
        <w:r>
          <w:t xml:space="preserve"> </w:t>
        </w:r>
      </w:ins>
      <w:hyperlink w:anchor="def-folds">
        <w:ins w:id="4195" w:author="PR Preview" w:date="2026-01-01T00:00:00Z">
          <w:r>
            <w:rPr>
              <w:rStyle w:val="Hyperlink"/>
            </w:rPr>
            <w:t xml:space="preserve">fold</w:t>
          </w:r>
        </w:ins>
      </w:hyperlink>
      <w:ins w:id="4196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ins w:id="4197" w:author="PR Preview" w:date="2026-01-01T00:00:00Z">
        <w:r>
          <w:t xml:space="preserve"> </w:t>
        </w:r>
      </w:ins>
      <w:ins w:id="4198" w:author="PR Preview" w:date="2026-01-01T00:00:00Z">
        <w:r>
          <w:t xml:space="preserve">is the</w:t>
        </w:r>
      </w:ins>
      <w:ins w:id="4199" w:author="PR Preview" w:date="2026-01-01T00:00:00Z">
        <w:r>
          <w:t xml:space="preserve"> </w:t>
        </w:r>
      </w:ins>
      <w:hyperlink r:id="rId41">
        <w:ins w:id="4200" w:author="PR Preview" w:date="2026-01-01T00:00:00Z">
          <w:r>
            <w:rPr>
              <w:rStyle w:val="Hyperlink"/>
            </w:rPr>
            <w:t xml:space="preserve">mean squared error</w:t>
          </w:r>
        </w:ins>
      </w:hyperlink>
      <w:ins w:id="4201" w:author="PR Preview" w:date="2026-01-01T00:00:00Z">
        <w:r>
          <w:t xml:space="preserve"> </w:t>
        </w:r>
      </w:ins>
      <w:ins w:id="4202" w:author="PR Preview" w:date="2026-01-01T00:00:00Z">
        <w:r>
          <w:t xml:space="preserve">of the</w:t>
        </w:r>
      </w:ins>
      <w:ins w:id="4203" w:author="PR Preview" w:date="2026-01-01T00:00:00Z">
        <w:r>
          <w:t xml:space="preserve"> </w:t>
        </w:r>
      </w:ins>
      <w:hyperlink w:anchor="def-fold-out-rule">
        <w:ins w:id="4204" w:author="PR Preview" w:date="2026-01-01T00:00:00Z">
          <w:r>
            <w:rPr>
              <w:rStyle w:val="Hyperlink"/>
            </w:rPr>
            <w:t xml:space="preserve">fold-out rule</w:t>
          </w:r>
        </w:ins>
      </w:hyperlink>
      <w:ins w:id="4205" w:author="PR Preview" w:date="2026-01-01T00:00:00Z">
        <w:r>
          <w:t xml:space="preserve">’s predictions</w:t>
        </w:r>
      </w:ins>
      <w:ins w:id="4206" w:author="PR Preview" w:date="2026-01-01T00:00:00Z">
        <w:r>
          <w:t xml:space="preserve"> </w:t>
        </w:r>
      </w:ins>
      <w:ins w:id="4207" w:author="PR Preview" w:date="2026-01-01T00:00:00Z">
        <w:r>
          <w:t xml:space="preserve">for the</w:t>
        </w:r>
      </w:ins>
      <w:ins w:id="4208" w:author="PR Preview" w:date="2026-01-01T00:00:00Z">
        <w:r>
          <w:t xml:space="preserve"> </w:t>
        </w:r>
      </w:ins>
      <m:oMath>
        <m:sSub>
          <m:e>
            <m:r>
              <m:t>n</m:t>
            </m:r>
          </m:e>
          <m:sub>
            <m:r>
              <m:t>j</m:t>
            </m:r>
          </m:sub>
        </m:sSub>
      </m:oMath>
      <w:ins w:id="4209" w:author="PR Preview" w:date="2026-01-01T00:00:00Z">
        <w:r>
          <w:t xml:space="preserve"> </w:t>
        </w:r>
      </w:ins>
      <w:ins w:id="4210" w:author="PR Preview" w:date="2026-01-01T00:00:00Z">
        <w:r>
          <w:t xml:space="preserve">(</w:t>
        </w:r>
      </w:ins>
      <w:hyperlink w:anchor="def-fold-size">
        <w:ins w:id="4211" w:author="PR Preview" w:date="2026-01-01T00:00:00Z">
          <w:r>
            <w:rPr>
              <w:rStyle w:val="Hyperlink"/>
            </w:rPr>
            <w:t xml:space="preserve">fold size</w:t>
          </w:r>
        </w:ins>
      </w:hyperlink>
      <w:ins w:id="4212" w:author="PR Preview" w:date="2026-01-01T00:00:00Z">
        <w:r>
          <w:t xml:space="preserve">) observations in that fold:</w:t>
        </w:r>
      </w:ins>
    </w:p>
    <w:p>
      <w:pPr>
        <w:pStyle w:val="BodyText"/>
      </w:pPr>
      <w:bookmarkStart w:id="183" w:name="eq-fold-mse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MSE</m:t>
              </m:r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j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37</m:t>
          </m:r>
          <m:r>
            <m:rPr>
              <m:sty m:val="p"/>
            </m:rPr>
            <m:t>)</m:t>
          </m:r>
        </m:oMath>
      </m:oMathPara>
      <w:bookmarkEnd w:id="183"/>
    </w:p>
    <w:bookmarkEnd w:id="184"/>
    <w:bookmarkStart w:id="185" w:name="rem-source-fold-mse"/>
    <w:p>
      <w:pPr>
        <w:pStyle w:val="FirstParagraph"/>
      </w:pPr>
      <w:ins w:id="4213" w:author="PR Preview" w:date="2026-01-01T00:00:00Z">
        <w:r>
          <w:rPr>
            <w:i/>
            <w:iCs/>
          </w:rPr>
          <w:t xml:space="preserve">Remark 25</w:t>
        </w:r>
      </w:ins>
      <w:ins w:id="4214" w:author="PR Preview" w:date="2026-01-01T00:00:00Z">
        <w:r>
          <w:t xml:space="preserve"> (Source: Fold mean squared error). </w:t>
        </w:r>
      </w:ins>
      <w:ins w:id="4215" w:author="PR Preview" w:date="2026-01-01T00:00:00Z">
        <w:r>
          <w:t xml:space="preserve">James et al. (2021, sec. 5.1.3)</w:t>
        </w:r>
      </w:ins>
      <w:ins w:id="4216" w:author="PR Preview" w:date="2026-01-01T00:00:00Z">
        <w:r>
          <w:t xml:space="preserve">, who write the fold mean squared errors as</w:t>
        </w:r>
      </w:ins>
      <w:ins w:id="4217" w:author="PR Preview" w:date="2026-01-01T00:00:00Z">
        <w:r>
          <w:t xml:space="preserve"> </w:t>
        </w:r>
      </w:ins>
      <m:oMath>
        <m:sSub>
          <m:e>
            <m:r>
              <m:rPr>
                <m:nor/>
                <m:sty m:val="p"/>
              </m:rPr>
              <m:t>MSE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nor/>
                <m:sty m:val="p"/>
              </m:rPr>
              <m:t>MSE</m:t>
            </m:r>
          </m:e>
          <m:sub>
            <m:r>
              <m:t>k</m:t>
            </m:r>
          </m:sub>
        </m:sSub>
      </m:oMath>
      <w:ins w:id="4218" w:author="PR Preview" w:date="2026-01-01T00:00:00Z">
        <w:r>
          <w:t xml:space="preserve">.</w:t>
        </w:r>
      </w:ins>
    </w:p>
    <w:bookmarkEnd w:id="185"/>
    <w:bookmarkStart w:id="186" w:name="rem-cv-estimate"/>
    <w:p>
      <w:pPr>
        <w:pStyle w:val="BodyText"/>
      </w:pPr>
      <w:ins w:id="4219" w:author="PR Preview" w:date="2026-01-01T00:00:00Z">
        <w:r>
          <w:rPr>
            <w:i/>
            <w:iCs/>
          </w:rPr>
          <w:t xml:space="preserve">Remark 26</w:t>
        </w:r>
      </w:ins>
      <w:ins w:id="4220" w:author="PR Preview" w:date="2026-01-01T00:00:00Z">
        <w:r>
          <w:t xml:space="preserve"> (What the cross-validation estimate estimates). </w:t>
        </w:r>
      </w:ins>
      <w:ins w:id="4221" w:author="PR Preview" w:date="2026-01-01T00:00:00Z">
        <w:r>
          <w:t xml:space="preserve">Each prediction in</w:t>
        </w:r>
      </w:ins>
      <w:ins w:id="4222" w:author="PR Preview" w:date="2026-01-01T00:00:00Z">
        <w:r>
          <w:t xml:space="preserve"> </w:t>
        </w:r>
      </w:ins>
      <w:hyperlink w:anchor="eq-cv-estimate">
        <w:ins w:id="4223" w:author="PR Preview" w:date="2026-01-01T00:00:00Z">
          <w:r>
            <w:rPr>
              <w:rStyle w:val="Hyperlink"/>
            </w:rPr>
            <w:t xml:space="preserve">Equation 35</w:t>
          </w:r>
        </w:ins>
      </w:hyperlink>
      <w:ins w:id="4224" w:author="PR Preview" w:date="2026-01-01T00:00:00Z">
        <w:r>
          <w:t xml:space="preserve"> </w:t>
        </w:r>
      </w:ins>
      <w:ins w:id="4225" w:author="PR Preview" w:date="2026-01-01T00:00:00Z">
        <w:r>
          <w:t xml:space="preserve">comes from a rule</w:t>
        </w:r>
      </w:ins>
      <w:ins w:id="4226" w:author="PR Preview" w:date="2026-01-01T00:00:00Z">
        <w:r>
          <w:t xml:space="preserve"> </w:t>
        </w:r>
      </w:ins>
      <w:ins w:id="4227" w:author="PR Preview" w:date="2026-01-01T00:00:00Z">
        <w:r>
          <w:t xml:space="preserve">that did not see the observation it predicts,</w:t>
        </w:r>
      </w:ins>
      <w:ins w:id="4228" w:author="PR Preview" w:date="2026-01-01T00:00:00Z">
        <w:r>
          <w:t xml:space="preserve"> </w:t>
        </w:r>
      </w:ins>
      <w:ins w:id="4229" w:author="PR Preview" w:date="2026-01-01T00:00:00Z">
        <w:r>
          <w:t xml:space="preserve">so each squared error is scored as in</w:t>
        </w:r>
      </w:ins>
      <w:ins w:id="4230" w:author="PR Preview" w:date="2026-01-01T00:00:00Z">
        <w:r>
          <w:t xml:space="preserve"> </w:t>
        </w:r>
      </w:ins>
      <w:hyperlink w:anchor="thm-held-out-unbiased">
        <w:ins w:id="4231" w:author="PR Preview" w:date="2026-01-01T00:00:00Z">
          <w:r>
            <w:rPr>
              <w:rStyle w:val="Hyperlink"/>
            </w:rPr>
            <w:t xml:space="preserve">Theorem 3</w:t>
          </w:r>
        </w:ins>
      </w:hyperlink>
      <w:ins w:id="4232" w:author="PR Preview" w:date="2026-01-01T00:00:00Z">
        <w:r>
          <w:t xml:space="preserve">.</w:t>
        </w:r>
      </w:ins>
      <w:ins w:id="4233" w:author="PR Preview" w:date="2026-01-01T00:00:00Z">
        <w:r>
          <w:t xml:space="preserve"> </w:t>
        </w:r>
      </w:ins>
      <w:ins w:id="4234" w:author="PR Preview" w:date="2026-01-01T00:00:00Z">
        <w:r>
          <w:t xml:space="preserve">But the rule for fold</w:t>
        </w:r>
      </w:ins>
      <w:ins w:id="4235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ins w:id="4236" w:author="PR Preview" w:date="2026-01-01T00:00:00Z">
        <w:r>
          <w:t xml:space="preserve"> </w:t>
        </w:r>
      </w:ins>
      <w:ins w:id="4237" w:author="PR Preview" w:date="2026-01-01T00:00:00Z">
        <w:r>
          <w:t xml:space="preserve">was fitted to</w:t>
        </w:r>
      </w:ins>
      <w:ins w:id="4238" w:author="PR Preview" w:date="2026-01-01T00:00:00Z">
        <w:r>
          <w:t xml:space="preserve"> </w:t>
        </w:r>
      </w:ins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j</m:t>
            </m:r>
          </m:sub>
        </m:sSub>
      </m:oMath>
      <w:ins w:id="4239" w:author="PR Preview" w:date="2026-01-01T00:00:00Z">
        <w:r>
          <w:t xml:space="preserve"> </w:t>
        </w:r>
      </w:ins>
      <w:ins w:id="4240" w:author="PR Preview" w:date="2026-01-01T00:00:00Z">
        <w:r>
          <w:t xml:space="preserve">observations,</w:t>
        </w:r>
      </w:ins>
      <w:ins w:id="4241" w:author="PR Preview" w:date="2026-01-01T00:00:00Z">
        <w:r>
          <w:t xml:space="preserve"> </w:t>
        </w:r>
      </w:ins>
      <w:ins w:id="4242" w:author="PR Preview" w:date="2026-01-01T00:00:00Z">
        <w:r>
          <w:t xml:space="preserve">not</w:t>
        </w:r>
      </w:ins>
      <w:ins w:id="4243" w:author="PR Preview" w:date="2026-01-01T00:00:00Z">
        <w:r>
          <w:t xml:space="preserve"> </w:t>
        </w:r>
      </w:ins>
      <m:oMath>
        <m:r>
          <m:t>n</m:t>
        </m:r>
      </m:oMath>
      <w:ins w:id="4244" w:author="PR Preview" w:date="2026-01-01T00:00:00Z">
        <w:r>
          <w:t xml:space="preserve">,</w:t>
        </w:r>
      </w:ins>
      <w:ins w:id="4245" w:author="PR Preview" w:date="2026-01-01T00:00:00Z">
        <w:r>
          <w:t xml:space="preserve"> </w:t>
        </w:r>
      </w:ins>
      <w:ins w:id="4246" w:author="PR Preview" w:date="2026-01-01T00:00:00Z">
        <w:r>
          <w:t xml:space="preserve">and the</w:t>
        </w:r>
      </w:ins>
      <w:ins w:id="4247" w:author="PR Preview" w:date="2026-01-01T00:00:00Z">
        <w:r>
          <w:t xml:space="preserve"> </w:t>
        </w:r>
      </w:ins>
      <m:oMath>
        <m:r>
          <m:t>k</m:t>
        </m:r>
      </m:oMath>
      <w:ins w:id="4248" w:author="PR Preview" w:date="2026-01-01T00:00:00Z">
        <w:r>
          <w:t xml:space="preserve"> </w:t>
        </w:r>
      </w:ins>
      <w:ins w:id="4249" w:author="PR Preview" w:date="2026-01-01T00:00:00Z">
        <w:r>
          <w:t xml:space="preserve">rules differ from one another and from the rule fitted to all</w:t>
        </w:r>
      </w:ins>
      <w:ins w:id="4250" w:author="PR Preview" w:date="2026-01-01T00:00:00Z">
        <w:r>
          <w:t xml:space="preserve"> </w:t>
        </w:r>
      </w:ins>
      <m:oMath>
        <m:r>
          <m:t>n</m:t>
        </m:r>
      </m:oMath>
      <w:ins w:id="4251" w:author="PR Preview" w:date="2026-01-01T00:00:00Z">
        <w:r>
          <w:t xml:space="preserve">.</w:t>
        </w:r>
      </w:ins>
      <w:ins w:id="4252" w:author="PR Preview" w:date="2026-01-01T00:00:00Z">
        <w:r>
          <w:t xml:space="preserve"> </w:t>
        </w:r>
      </w:ins>
      <w:ins w:id="4253" w:author="PR Preview" w:date="2026-01-01T00:00:00Z">
        <w:r>
          <w:t xml:space="preserve">So</w:t>
        </w:r>
      </w:ins>
      <w:ins w:id="4254" w:author="PR Preview" w:date="2026-01-01T00:00:00Z">
        <w:r>
          <w:t xml:space="preserve"> </w:t>
        </w:r>
      </w:ins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ins w:id="4255" w:author="PR Preview" w:date="2026-01-01T00:00:00Z">
        <w:r>
          <w:t xml:space="preserve"> </w:t>
        </w:r>
      </w:ins>
      <w:ins w:id="4256" w:author="PR Preview" w:date="2026-01-01T00:00:00Z">
        <w:r>
          <w:t xml:space="preserve">estimates the</w:t>
        </w:r>
      </w:ins>
      <w:ins w:id="4257" w:author="PR Preview" w:date="2026-01-01T00:00:00Z">
        <w:r>
          <w:t xml:space="preserve"> </w:t>
        </w:r>
      </w:ins>
      <w:hyperlink w:anchor="def-expected-generalization-error">
        <w:ins w:id="4258" w:author="PR Preview" w:date="2026-01-01T00:00:00Z">
          <w:r>
            <w:rPr>
              <w:rStyle w:val="Hyperlink"/>
            </w:rPr>
            <w:t xml:space="preserve">expected generalization error</w:t>
          </w:r>
        </w:ins>
      </w:hyperlink>
      <w:ins w:id="4259" w:author="PR Preview" w:date="2026-01-01T00:00:00Z">
        <w:r>
          <w:t xml:space="preserve"> </w:t>
        </w:r>
      </w:ins>
      <w:ins w:id="4260" w:author="PR Preview" w:date="2026-01-01T00:00:00Z">
        <w:r>
          <w:t xml:space="preserve">of the fitting</w:t>
        </w:r>
      </w:ins>
      <w:ins w:id="4261" w:author="PR Preview" w:date="2026-01-01T00:00:00Z">
        <w:r>
          <w:t xml:space="preserve"> </w:t>
        </w:r>
      </w:ins>
      <w:ins w:id="4262" w:author="PR Preview" w:date="2026-01-01T00:00:00Z">
        <w:r>
          <w:rPr>
            <w:i/>
            <w:iCs/>
          </w:rPr>
          <w:t xml:space="preserve">procedure</w:t>
        </w:r>
      </w:ins>
      <w:ins w:id="4263" w:author="PR Preview" w:date="2026-01-01T00:00:00Z">
        <w:r>
          <w:t xml:space="preserve"> </w:t>
        </w:r>
      </w:ins>
      <m:oMath>
        <m:r>
          <m:t>g</m:t>
        </m:r>
      </m:oMath>
      <w:ins w:id="4264" w:author="PR Preview" w:date="2026-01-01T00:00:00Z">
        <w:r>
          <w:t xml:space="preserve"> </w:t>
        </w:r>
      </w:ins>
      <w:ins w:id="4265" w:author="PR Preview" w:date="2026-01-01T00:00:00Z">
        <w:r>
          <w:t xml:space="preserve">at the smaller training-set sizes</w:t>
        </w:r>
      </w:ins>
      <w:ins w:id="4266" w:author="PR Preview" w:date="2026-01-01T00:00:00Z">
        <w:r>
          <w:t xml:space="preserve"> </w:t>
        </w:r>
      </w:ins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j</m:t>
            </m:r>
          </m:sub>
        </m:sSub>
      </m:oMath>
      <w:ins w:id="4267" w:author="PR Preview" w:date="2026-01-01T00:00:00Z">
        <w:r>
          <w:t xml:space="preserve">,</w:t>
        </w:r>
      </w:ins>
      <w:ins w:id="4268" w:author="PR Preview" w:date="2026-01-01T00:00:00Z">
        <w:r>
          <w:t xml:space="preserve"> </w:t>
        </w:r>
      </w:ins>
      <w:ins w:id="4269" w:author="PR Preview" w:date="2026-01-01T00:00:00Z">
        <w:r>
          <w:t xml:space="preserve">which is</w:t>
        </w:r>
      </w:ins>
      <w:ins w:id="4270" w:author="PR Preview" w:date="2026-01-01T00:00:00Z">
        <w:r>
          <w:t xml:space="preserve"> </w:t>
        </w:r>
      </w:ins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k</m:t>
            </m:r>
          </m:e>
        </m:d>
        <m:r>
          <m:t>​</m:t>
        </m:r>
      </m:oMath>
      <w:ins w:id="4271" w:author="PR Preview" w:date="2026-01-01T00:00:00Z">
        <w:r>
          <w:t xml:space="preserve"> </w:t>
        </w:r>
      </w:ins>
      <w:ins w:id="4272" w:author="PR Preview" w:date="2026-01-01T00:00:00Z">
        <w:r>
          <w:t xml:space="preserve">when every fold has</w:t>
        </w:r>
      </w:ins>
      <w:ins w:id="4273" w:author="PR Preview" w:date="2026-01-01T00:00:00Z">
        <w:r>
          <w:t xml:space="preserve"> </w:t>
        </w:r>
      </w:ins>
      <m:oMath>
        <m:r>
          <m:t>n</m:t>
        </m:r>
        <m:r>
          <m:rPr>
            <m:sty m:val="p"/>
          </m:rPr>
          <m:t>/</m:t>
        </m:r>
        <m:r>
          <m:t>k</m:t>
        </m:r>
      </m:oMath>
      <w:ins w:id="4274" w:author="PR Preview" w:date="2026-01-01T00:00:00Z">
        <w:r>
          <w:t xml:space="preserve"> </w:t>
        </w:r>
      </w:ins>
      <w:ins w:id="4275" w:author="PR Preview" w:date="2026-01-01T00:00:00Z">
        <w:r>
          <w:t xml:space="preserve">observations,</w:t>
        </w:r>
      </w:ins>
      <w:ins w:id="4276" w:author="PR Preview" w:date="2026-01-01T00:00:00Z">
        <w:r>
          <w:t xml:space="preserve"> </w:t>
        </w:r>
      </w:ins>
      <w:ins w:id="4277" w:author="PR Preview" w:date="2026-01-01T00:00:00Z">
        <w:r>
          <w:t xml:space="preserve">rather than</w:t>
        </w:r>
      </w:ins>
      <w:ins w:id="4278" w:author="PR Preview" w:date="2026-01-01T00:00:00Z">
        <w:r>
          <w:t xml:space="preserve"> </w:t>
        </w:r>
      </w:ins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ins w:id="4279" w:author="PR Preview" w:date="2026-01-01T00:00:00Z">
        <w:r>
          <w:t xml:space="preserve"> </w:t>
        </w:r>
      </w:ins>
      <w:ins w:id="4280" w:author="PR Preview" w:date="2026-01-01T00:00:00Z">
        <w:r>
          <w:t xml:space="preserve">for the one rule fitted to all the data</w:t>
        </w:r>
      </w:ins>
      <w:ins w:id="4281" w:author="PR Preview" w:date="2026-01-01T00:00:00Z">
        <w:r>
          <w:t xml:space="preserve"> </w:t>
        </w:r>
      </w:ins>
      <w:ins w:id="4282" w:author="PR Preview" w:date="2026-01-01T00:00:00Z">
        <w:r>
          <w:t xml:space="preserve">(Hastie et al. 2009, sec. 7.12)</w:t>
        </w:r>
      </w:ins>
      <w:ins w:id="4283" w:author="PR Preview" w:date="2026-01-01T00:00:00Z">
        <w:r>
          <w:t xml:space="preserve">.</w:t>
        </w:r>
      </w:ins>
    </w:p>
    <w:p>
      <w:pPr>
        <w:pStyle w:val="BodyText"/>
      </w:pPr>
      <w:r>
        <w:t xml:space="preserve">When every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also the average of the</w:t>
      </w:r>
      <w:r>
        <w:t xml:space="preserve"> </w:t>
      </w:r>
      <m:oMath>
        <m:r>
          <m:t>k</m:t>
        </m:r>
      </m:oMath>
      <w:r>
        <w:t xml:space="preserve"> </w:t>
      </w:r>
      <w:hyperlink w:anchor="def-fold-mse">
        <w:r>
          <w:rPr>
            <w:rStyle w:val="Hyperlink"/>
          </w:rPr>
          <w:t xml:space="preserve">fold mean squared errors</w:t>
        </w:r>
      </w:hyperlink>
      <w:r>
        <w:t xml:space="preserve"> </w:t>
      </w:r>
      <m:oMath>
        <m:sSub>
          <m:e>
            <m:r>
              <m:rPr>
                <m:sty m:val="p"/>
              </m:rPr>
              <m:t>MSE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MSE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the form</w:t>
      </w:r>
      <w:r>
        <w:t xml:space="preserve"> </w:t>
      </w:r>
      <w:r>
        <w:t xml:space="preserve">James et al. (2021, sec. 5.1.3)</w:t>
      </w:r>
      <w:r>
        <w:t xml:space="preserve"> </w:t>
      </w:r>
      <w:r>
        <w:t xml:space="preserve">use.</w:t>
      </w:r>
    </w:p>
    <w:bookmarkEnd w:id="186"/>
    <w:bookmarkStart w:id="187" w:name="rem-choosing-k"/>
    <w:p>
      <w:pPr>
        <w:pStyle w:val="BodyText"/>
      </w:pPr>
      <w:del w:id="4284" w:author="PR Preview" w:date="2026-01-01T00:00:00Z">
        <w:r>
          <w:rPr>
            <w:i/>
            <w:iCs/>
          </w:rPr>
          <w:delText xml:space="preserve">Remark 24</w:delText>
        </w:r>
      </w:del>
      <w:del w:id="4285" w:author="PR Preview" w:date="2026-01-01T00:00:00Z">
        <w:r>
          <w:delText xml:space="preserve"> (Choosing the number of folds). </w:delText>
        </w:r>
      </w:del>
      <w:del w:id="4286" w:author="PR Preview" w:date="2026-01-01T00:00:00Z">
        <w:r>
          <w:delText xml:space="preserve">The number of folds</w:delText>
        </w:r>
      </w:del>
      <w:del w:id="4287" w:author="PR Preview" w:date="2026-01-01T00:00:00Z">
        <w:r>
          <w:delText xml:space="preserve"> </w:delText>
        </w:r>
      </w:del>
      <m:oMath>
        <m:r>
          <m:t>k</m:t>
        </m:r>
      </m:oMath>
      <w:del w:id="4288" w:author="PR Preview" w:date="2026-01-01T00:00:00Z">
        <w:r>
          <w:delText xml:space="preserve"> </w:delText>
        </w:r>
      </w:del>
      <w:del w:id="4289" w:author="PR Preview" w:date="2026-01-01T00:00:00Z">
        <w:r>
          <w:delText xml:space="preserve">trades bias against variance</w:delText>
        </w:r>
      </w:del>
      <w:del w:id="4290" w:author="PR Preview" w:date="2026-01-01T00:00:00Z">
        <w:r>
          <w:delText xml:space="preserve"> </w:delText>
        </w:r>
      </w:del>
      <w:del w:id="4291" w:author="PR Preview" w:date="2026-01-01T00:00:00Z">
        <w:r>
          <w:delText xml:space="preserve">in the cross-validation estimate itself</w:delText>
        </w:r>
      </w:del>
      <w:del w:id="4292" w:author="PR Preview" w:date="2026-01-01T00:00:00Z">
        <w:r>
          <w:delText xml:space="preserve"> </w:delText>
        </w:r>
      </w:del>
      <w:del w:id="4293" w:author="PR Preview" w:date="2026-01-01T00:00:00Z">
        <w:r>
          <w:delText xml:space="preserve">(James et al. 2021, sec. 5.1.4)</w:delText>
        </w:r>
      </w:del>
      <w:del w:id="4294" w:author="PR Preview" w:date="2026-01-01T00:00:00Z">
        <w:r>
          <w:delText xml:space="preserve">:</w:delText>
        </w:r>
      </w:del>
    </w:p>
    <w:p>
      <w:pPr>
        <w:pStyle w:val="Compact"/>
        <w:numPr>
          <w:ilvl w:val="0"/>
          <w:numId w:val="1012"/>
        </w:numPr>
      </w:pPr>
      <w:del w:id="4295" w:author="PR Preview" w:date="2026-01-01T00:00:00Z">
        <w:r>
          <w:rPr>
            <w:b/>
            <w:bCs/>
          </w:rPr>
          <w:delText xml:space="preserve">Bias.</w:delText>
        </w:r>
      </w:del>
      <w:del w:id="4296" w:author="PR Preview" w:date="2026-01-01T00:00:00Z">
        <w:r>
          <w:delText xml:space="preserve"> </w:delText>
        </w:r>
      </w:del>
      <w:del w:id="4297" w:author="PR Preview" w:date="2026-01-01T00:00:00Z">
        <w:r>
          <w:delText xml:space="preserve">Each rule in</w:delText>
        </w:r>
      </w:del>
      <w:del w:id="4298" w:author="PR Preview" w:date="2026-01-01T00:00:00Z">
        <w:r>
          <w:delText xml:space="preserve"> </w:delText>
        </w:r>
      </w:del>
      <w:hyperlink w:anchor="eq-cv-estimate">
        <w:del w:id="4299" w:author="PR Preview" w:date="2026-01-01T00:00:00Z">
          <w:r>
            <w:rPr>
              <w:rStyle w:val="Hyperlink"/>
            </w:rPr>
            <w:delText xml:space="preserve">Equation 33</w:delText>
          </w:r>
        </w:del>
      </w:hyperlink>
      <w:del w:id="4300" w:author="PR Preview" w:date="2026-01-01T00:00:00Z">
        <w:r>
          <w:delText xml:space="preserve"> </w:delText>
        </w:r>
      </w:del>
      <w:del w:id="4301" w:author="PR Preview" w:date="2026-01-01T00:00:00Z">
        <w:r>
          <w:delText xml:space="preserve">is fitted to about</w:delText>
        </w:r>
      </w:del>
      <w:del w:id="4302" w:author="PR Preview" w:date="2026-01-01T00:00:00Z">
        <w:r>
          <w:delText xml:space="preserve"> </w:delText>
        </w:r>
      </w:del>
      <m:oMath>
        <m:r>
          <m:t>n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k</m:t>
        </m:r>
      </m:oMath>
      <w:del w:id="4303" w:author="PR Preview" w:date="2026-01-01T00:00:00Z">
        <w:r>
          <w:delText xml:space="preserve"> </w:delText>
        </w:r>
      </w:del>
      <w:del w:id="4304" w:author="PR Preview" w:date="2026-01-01T00:00:00Z">
        <w:r>
          <w:delText xml:space="preserve">observations.</w:delText>
        </w:r>
      </w:del>
      <w:del w:id="4305" w:author="PR Preview" w:date="2026-01-01T00:00:00Z">
        <w:r>
          <w:delText xml:space="preserve"> </w:delText>
        </w:r>
      </w:del>
      <w:del w:id="4306" w:author="PR Preview" w:date="2026-01-01T00:00:00Z">
        <w:r>
          <w:delText xml:space="preserve">A rule fitted to fewer observations usually predicts worse,</w:delText>
        </w:r>
      </w:del>
      <w:del w:id="4307" w:author="PR Preview" w:date="2026-01-01T00:00:00Z">
        <w:r>
          <w:delText xml:space="preserve"> </w:delText>
        </w:r>
      </w:del>
      <w:del w:id="4308" w:author="PR Preview" w:date="2026-01-01T00:00:00Z">
        <w:r>
          <w:delText xml:space="preserve">so</w:delText>
        </w:r>
      </w:del>
      <w:del w:id="4309" w:author="PR Preview" w:date="2026-01-01T00:00:00Z">
        <w:r>
          <w:delText xml:space="preserve"> </w:delText>
        </w:r>
      </w:del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del w:id="4310" w:author="PR Preview" w:date="2026-01-01T00:00:00Z">
        <w:r>
          <w:delText xml:space="preserve"> </w:delText>
        </w:r>
      </w:del>
      <w:del w:id="4311" w:author="PR Preview" w:date="2026-01-01T00:00:00Z">
        <w:r>
          <w:delText xml:space="preserve">tends to overstate the error of a rule fitted to all</w:delText>
        </w:r>
      </w:del>
      <w:del w:id="4312" w:author="PR Preview" w:date="2026-01-01T00:00:00Z">
        <w:r>
          <w:delText xml:space="preserve"> </w:delText>
        </w:r>
      </w:del>
      <m:oMath>
        <m:r>
          <m:t>n</m:t>
        </m:r>
      </m:oMath>
      <w:del w:id="4313" w:author="PR Preview" w:date="2026-01-01T00:00:00Z">
        <w:r>
          <w:delText xml:space="preserve">.</w:delText>
        </w:r>
      </w:del>
      <w:del w:id="4314" w:author="PR Preview" w:date="2026-01-01T00:00:00Z">
        <w:r>
          <w:delText xml:space="preserve"> </w:delText>
        </w:r>
      </w:del>
      <w:del w:id="4315" w:author="PR Preview" w:date="2026-01-01T00:00:00Z">
        <w:r>
          <w:delText xml:space="preserve">The overstatement shrinks as</w:delText>
        </w:r>
      </w:del>
      <w:del w:id="4316" w:author="PR Preview" w:date="2026-01-01T00:00:00Z">
        <w:r>
          <w:delText xml:space="preserve"> </w:delText>
        </w:r>
      </w:del>
      <m:oMath>
        <m:r>
          <m:t>k</m:t>
        </m:r>
      </m:oMath>
      <w:del w:id="4317" w:author="PR Preview" w:date="2026-01-01T00:00:00Z">
        <w:r>
          <w:delText xml:space="preserve"> </w:delText>
        </w:r>
      </w:del>
      <w:del w:id="4318" w:author="PR Preview" w:date="2026-01-01T00:00:00Z">
        <w:r>
          <w:delText xml:space="preserve">grows.</w:delText>
        </w:r>
      </w:del>
    </w:p>
    <w:p>
      <w:pPr>
        <w:pStyle w:val="BodyText"/>
      </w:pPr>
      <w:ins w:id="4319" w:author="PR Preview" w:date="2026-01-01T00:00:00Z">
        <w:r>
          <w:rPr>
            <w:i/>
            <w:iCs/>
          </w:rPr>
          <w:t xml:space="preserve">Remark 27</w:t>
        </w:r>
      </w:ins>
      <w:ins w:id="4320" w:author="PR Preview" w:date="2026-01-01T00:00:00Z">
        <w:r>
          <w:t xml:space="preserve"> (Choosing the number of folds). </w:t>
        </w:r>
      </w:ins>
      <w:ins w:id="4321" w:author="PR Preview" w:date="2026-01-01T00:00:00Z">
        <w:r>
          <w:t xml:space="preserve">The number of folds</w:t>
        </w:r>
      </w:ins>
      <w:ins w:id="4322" w:author="PR Preview" w:date="2026-01-01T00:00:00Z">
        <w:r>
          <w:t xml:space="preserve"> </w:t>
        </w:r>
      </w:ins>
      <m:oMath>
        <m:r>
          <m:t>k</m:t>
        </m:r>
      </m:oMath>
      <w:ins w:id="4323" w:author="PR Preview" w:date="2026-01-01T00:00:00Z">
        <w:r>
          <w:t xml:space="preserve"> </w:t>
        </w:r>
      </w:ins>
      <w:ins w:id="4324" w:author="PR Preview" w:date="2026-01-01T00:00:00Z">
        <w:r>
          <w:t xml:space="preserve">trades bias against variance</w:t>
        </w:r>
      </w:ins>
      <w:ins w:id="4325" w:author="PR Preview" w:date="2026-01-01T00:00:00Z">
        <w:r>
          <w:t xml:space="preserve"> </w:t>
        </w:r>
      </w:ins>
      <w:ins w:id="4326" w:author="PR Preview" w:date="2026-01-01T00:00:00Z">
        <w:r>
          <w:t xml:space="preserve">in the cross-validation estimate itself</w:t>
        </w:r>
      </w:ins>
      <w:ins w:id="4327" w:author="PR Preview" w:date="2026-01-01T00:00:00Z">
        <w:r>
          <w:t xml:space="preserve"> </w:t>
        </w:r>
      </w:ins>
      <w:ins w:id="4328" w:author="PR Preview" w:date="2026-01-01T00:00:00Z">
        <w:r>
          <w:t xml:space="preserve">(James et al. 2021, sec. 5.1.4)</w:t>
        </w:r>
      </w:ins>
      <w:ins w:id="4329" w:author="PR Preview" w:date="2026-01-01T00:00:00Z">
        <w:r>
          <w:t xml:space="preserve">:</w:t>
        </w:r>
      </w:ins>
    </w:p>
    <w:p>
      <w:pPr>
        <w:pStyle w:val="Compact"/>
        <w:numPr>
          <w:ilvl w:val="0"/>
          <w:numId w:val="1012"/>
        </w:numPr>
      </w:pPr>
      <w:ins w:id="4330" w:author="PR Preview" w:date="2026-01-01T00:00:00Z">
        <w:r>
          <w:rPr>
            <w:b/>
            <w:bCs/>
          </w:rPr>
          <w:t xml:space="preserve">Bias.</w:t>
        </w:r>
      </w:ins>
      <w:ins w:id="4331" w:author="PR Preview" w:date="2026-01-01T00:00:00Z">
        <w:r>
          <w:t xml:space="preserve"> </w:t>
        </w:r>
      </w:ins>
      <w:ins w:id="4332" w:author="PR Preview" w:date="2026-01-01T00:00:00Z">
        <w:r>
          <w:t xml:space="preserve">Each rule in</w:t>
        </w:r>
      </w:ins>
      <w:ins w:id="4333" w:author="PR Preview" w:date="2026-01-01T00:00:00Z">
        <w:r>
          <w:t xml:space="preserve"> </w:t>
        </w:r>
      </w:ins>
      <w:hyperlink w:anchor="eq-cv-estimate">
        <w:ins w:id="4334" w:author="PR Preview" w:date="2026-01-01T00:00:00Z">
          <w:r>
            <w:rPr>
              <w:rStyle w:val="Hyperlink"/>
            </w:rPr>
            <w:t xml:space="preserve">Equation 35</w:t>
          </w:r>
        </w:ins>
      </w:hyperlink>
      <w:ins w:id="4335" w:author="PR Preview" w:date="2026-01-01T00:00:00Z">
        <w:r>
          <w:t xml:space="preserve"> </w:t>
        </w:r>
      </w:ins>
      <w:ins w:id="4336" w:author="PR Preview" w:date="2026-01-01T00:00:00Z">
        <w:r>
          <w:t xml:space="preserve">is fitted to about</w:t>
        </w:r>
      </w:ins>
      <w:ins w:id="4337" w:author="PR Preview" w:date="2026-01-01T00:00:00Z">
        <w:r>
          <w:t xml:space="preserve"> </w:t>
        </w:r>
      </w:ins>
      <m:oMath>
        <m:r>
          <m:t>n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k</m:t>
        </m:r>
      </m:oMath>
      <w:ins w:id="4338" w:author="PR Preview" w:date="2026-01-01T00:00:00Z">
        <w:r>
          <w:t xml:space="preserve"> </w:t>
        </w:r>
      </w:ins>
      <w:ins w:id="4339" w:author="PR Preview" w:date="2026-01-01T00:00:00Z">
        <w:r>
          <w:t xml:space="preserve">observations.</w:t>
        </w:r>
      </w:ins>
      <w:ins w:id="4340" w:author="PR Preview" w:date="2026-01-01T00:00:00Z">
        <w:r>
          <w:t xml:space="preserve"> </w:t>
        </w:r>
      </w:ins>
      <w:ins w:id="4341" w:author="PR Preview" w:date="2026-01-01T00:00:00Z">
        <w:r>
          <w:t xml:space="preserve">A rule fitted to fewer observations usually predicts worse,</w:t>
        </w:r>
      </w:ins>
      <w:ins w:id="4342" w:author="PR Preview" w:date="2026-01-01T00:00:00Z">
        <w:r>
          <w:t xml:space="preserve"> </w:t>
        </w:r>
      </w:ins>
      <w:ins w:id="4343" w:author="PR Preview" w:date="2026-01-01T00:00:00Z">
        <w:r>
          <w:t xml:space="preserve">so</w:t>
        </w:r>
      </w:ins>
      <w:ins w:id="4344" w:author="PR Preview" w:date="2026-01-01T00:00:00Z">
        <w:r>
          <w:t xml:space="preserve"> </w:t>
        </w:r>
      </w:ins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ins w:id="4345" w:author="PR Preview" w:date="2026-01-01T00:00:00Z">
        <w:r>
          <w:t xml:space="preserve"> </w:t>
        </w:r>
      </w:ins>
      <w:ins w:id="4346" w:author="PR Preview" w:date="2026-01-01T00:00:00Z">
        <w:r>
          <w:t xml:space="preserve">tends to overstate the error of a rule fitted to all</w:t>
        </w:r>
      </w:ins>
      <w:ins w:id="4347" w:author="PR Preview" w:date="2026-01-01T00:00:00Z">
        <w:r>
          <w:t xml:space="preserve"> </w:t>
        </w:r>
      </w:ins>
      <m:oMath>
        <m:r>
          <m:t>n</m:t>
        </m:r>
      </m:oMath>
      <w:ins w:id="4348" w:author="PR Preview" w:date="2026-01-01T00:00:00Z">
        <w:r>
          <w:t xml:space="preserve">.</w:t>
        </w:r>
      </w:ins>
      <w:ins w:id="4349" w:author="PR Preview" w:date="2026-01-01T00:00:00Z">
        <w:r>
          <w:t xml:space="preserve"> </w:t>
        </w:r>
      </w:ins>
      <w:ins w:id="4350" w:author="PR Preview" w:date="2026-01-01T00:00:00Z">
        <w:r>
          <w:t xml:space="preserve">The overstatement shrinks as</w:t>
        </w:r>
      </w:ins>
      <w:ins w:id="4351" w:author="PR Preview" w:date="2026-01-01T00:00:00Z">
        <w:r>
          <w:t xml:space="preserve"> </w:t>
        </w:r>
      </w:ins>
      <m:oMath>
        <m:r>
          <m:t>k</m:t>
        </m:r>
      </m:oMath>
      <w:ins w:id="4352" w:author="PR Preview" w:date="2026-01-01T00:00:00Z">
        <w:r>
          <w:t xml:space="preserve"> </w:t>
        </w:r>
      </w:ins>
      <w:ins w:id="4353" w:author="PR Preview" w:date="2026-01-01T00:00:00Z">
        <w:r>
          <w:t xml:space="preserve">grows.</w:t>
        </w:r>
      </w:ins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Variance.</w:t>
      </w:r>
      <w:r>
        <w:t xml:space="preserve"> </w:t>
      </w:r>
      <w:r>
        <w:t xml:space="preserve">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training sets overlap more,</w:t>
      </w:r>
      <w:r>
        <w:t xml:space="preserve"> </w:t>
      </w:r>
      <w:r>
        <w:t xml:space="preserve">so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fitted rules are more alike</w:t>
      </w:r>
      <w:r>
        <w:t xml:space="preserve"> </w:t>
      </w:r>
      <w:r>
        <w:t xml:space="preserve">and their errors are more strongly correlated.</w:t>
      </w:r>
      <w:r>
        <w:t xml:space="preserve"> </w:t>
      </w:r>
      <w:r>
        <w:t xml:space="preserve">An average of strongly correlated errors varies more</w:t>
      </w:r>
      <w:r>
        <w:t xml:space="preserve"> </w:t>
      </w:r>
      <w:r>
        <w:t xml:space="preserve">from one data set to another than an average of weakly correlated ones.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Computation.</w:t>
      </w:r>
      <w:r>
        <w:t xml:space="preserve"> </w:t>
      </w:r>
      <w:r>
        <w:t xml:space="preserve">The model is fitted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times.</w:t>
      </w:r>
    </w:p>
    <w:p>
      <w:pPr>
        <w:pStyle w:val="FirstParagraph"/>
      </w:pPr>
      <m:oMath>
        <m:r>
          <m:t>k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is the usual compromise.</w:t>
      </w:r>
    </w:p>
    <w:bookmarkEnd w:id="187"/>
    <w:bookmarkStart w:id="192" w:name="exm-kfold-simulated"/>
    <w:p>
      <w:pPr>
        <w:pStyle w:val="BodyText"/>
      </w:pPr>
      <w:del w:id="4354" w:author="PR Preview" w:date="2026-01-01T00:00:00Z">
        <w:r>
          <w:rPr>
            <w:b/>
            <w:bCs/>
          </w:rPr>
          <w:delText xml:space="preserve">Example 9 (Cross-validation versus the generalization error)</w:delText>
        </w:r>
      </w:del>
      <w:del w:id="4355" w:author="PR Preview" w:date="2026-01-01T00:00:00Z">
        <w:r>
          <w:delText xml:space="preserve"> </w:delText>
        </w:r>
      </w:del>
      <w:del w:id="4356" w:author="PR Preview" w:date="2026-01-01T00:00:00Z">
        <w:r>
          <w:delText xml:space="preserve">This example applies</w:delText>
        </w:r>
      </w:del>
      <w:del w:id="4357" w:author="PR Preview" w:date="2026-01-01T00:00:00Z">
        <w:r>
          <w:delText xml:space="preserve"> </w:delText>
        </w:r>
      </w:del>
      <w:hyperlink w:anchor="def-kfold">
        <m:oMath>
          <m:r>
            <m:t>k</m:t>
          </m:r>
        </m:oMath>
        <w:del w:id="4358" w:author="PR Preview" w:date="2026-01-01T00:00:00Z">
          <w:r>
            <w:rPr>
              <w:rStyle w:val="Hyperlink"/>
            </w:rPr>
            <w:delText xml:space="preserve">-fold cross-validation</w:delText>
          </w:r>
        </w:del>
      </w:hyperlink>
      <w:del w:id="4359" w:author="PR Preview" w:date="2026-01-01T00:00:00Z">
        <w:r>
          <w:delText xml:space="preserve"> </w:delText>
        </w:r>
      </w:del>
      <w:del w:id="4360" w:author="PR Preview" w:date="2026-01-01T00:00:00Z">
        <w:r>
          <w:delText xml:space="preserve">with</w:delText>
        </w:r>
      </w:del>
      <w:del w:id="4361" w:author="PR Preview" w:date="2026-01-01T00:00:00Z">
        <w:r>
          <w:delText xml:space="preserve"> </w:delText>
        </w:r>
      </w:del>
      <m:oMath>
        <m:r>
          <m:t>k</m:t>
        </m:r>
        <m:r>
          <m:rPr>
            <m:sty m:val="p"/>
          </m:rPr>
          <m:t>=</m:t>
        </m:r>
        <m:r>
          <m:t>5</m:t>
        </m:r>
      </m:oMath>
      <w:del w:id="4362" w:author="PR Preview" w:date="2026-01-01T00:00:00Z">
        <w:r>
          <w:delText xml:space="preserve"> </w:delText>
        </w:r>
      </w:del>
      <w:del w:id="4363" w:author="PR Preview" w:date="2026-01-01T00:00:00Z">
        <w:r>
          <w:delText xml:space="preserve">to the simulated training set of</w:delText>
        </w:r>
      </w:del>
      <w:del w:id="4364" w:author="PR Preview" w:date="2026-01-01T00:00:00Z">
        <w:r>
          <w:delText xml:space="preserve"> </w:delText>
        </w:r>
      </w:del>
      <w:hyperlink w:anchor="exm-train-test-error-simulated">
        <w:del w:id="4365" w:author="PR Preview" w:date="2026-01-01T00:00:00Z">
          <w:r>
            <w:rPr>
              <w:rStyle w:val="Hyperlink"/>
            </w:rPr>
            <w:delText xml:space="preserve">Example 5</w:delText>
          </w:r>
        </w:del>
      </w:hyperlink>
      <w:del w:id="4366" w:author="PR Preview" w:date="2026-01-01T00:00:00Z">
        <w:r>
          <w:delText xml:space="preserve">,</w:delText>
        </w:r>
      </w:del>
      <w:del w:id="4367" w:author="PR Preview" w:date="2026-01-01T00:00:00Z">
        <w:r>
          <w:delText xml:space="preserve"> </w:delText>
        </w:r>
      </w:del>
      <w:del w:id="4368" w:author="PR Preview" w:date="2026-01-01T00:00:00Z">
        <w:r>
          <w:delText xml:space="preserve">using only those 30 observations.</w:delText>
        </w:r>
      </w:del>
      <w:del w:id="4369" w:author="PR Preview" w:date="2026-01-01T00:00:00Z">
        <w:r>
          <w:delText xml:space="preserve"> </w:delText>
        </w:r>
      </w:del>
      <w:del w:id="4370" w:author="PR Preview" w:date="2026-01-01T00:00:00Z">
        <w:r>
          <w:delText xml:space="preserve">The function</w:delText>
        </w:r>
      </w:del>
      <w:del w:id="4371" w:author="PR Preview" w:date="2026-01-01T00:00:00Z">
        <w:r>
          <w:delText xml:space="preserve"> </w:delText>
        </w:r>
      </w:del>
      <w:del w:id="4372" w:author="PR Preview" w:date="2026-01-01T00:00:00Z">
        <w:r>
          <w:rPr>
            <w:rStyle w:val="VerbatimChar"/>
          </w:rPr>
          <w:delText xml:space="preserve">assign_folds()</w:delText>
        </w:r>
      </w:del>
      <w:del w:id="4373" w:author="PR Preview" w:date="2026-01-01T00:00:00Z">
        <w:r>
          <w:delText xml:space="preserve"> </w:delText>
        </w:r>
      </w:del>
      <w:del w:id="4374" w:author="PR Preview" w:date="2026-01-01T00:00:00Z">
        <w:r>
          <w:delText xml:space="preserve">assigns each observation to a fold at random,</w:delText>
        </w:r>
      </w:del>
      <w:del w:id="4375" w:author="PR Preview" w:date="2026-01-01T00:00:00Z">
        <w:r>
          <w:delText xml:space="preserve"> </w:delText>
        </w:r>
      </w:del>
      <w:del w:id="4376" w:author="PR Preview" w:date="2026-01-01T00:00:00Z">
        <w:r>
          <w:rPr>
            <w:rStyle w:val="VerbatimChar"/>
          </w:rPr>
          <w:delText xml:space="preserve">cv_squared_errors()</w:delText>
        </w:r>
      </w:del>
      <w:del w:id="4377" w:author="PR Preview" w:date="2026-01-01T00:00:00Z">
        <w:r>
          <w:delText xml:space="preserve"> </w:delText>
        </w:r>
      </w:del>
      <w:del w:id="4378" w:author="PR Preview" w:date="2026-01-01T00:00:00Z">
        <w:r>
          <w:delText xml:space="preserve">fits the model once per fold without that fold</w:delText>
        </w:r>
      </w:del>
      <w:del w:id="4379" w:author="PR Preview" w:date="2026-01-01T00:00:00Z">
        <w:r>
          <w:delText xml:space="preserve"> </w:delText>
        </w:r>
      </w:del>
      <w:del w:id="4380" w:author="PR Preview" w:date="2026-01-01T00:00:00Z">
        <w:r>
          <w:delText xml:space="preserve">and returns each observation’s squared prediction error,</w:delText>
        </w:r>
      </w:del>
      <w:del w:id="4381" w:author="PR Preview" w:date="2026-01-01T00:00:00Z">
        <w:r>
          <w:delText xml:space="preserve"> </w:delText>
        </w:r>
      </w:del>
      <w:del w:id="4382" w:author="PR Preview" w:date="2026-01-01T00:00:00Z">
        <w:r>
          <w:delText xml:space="preserve">and</w:delText>
        </w:r>
      </w:del>
      <w:del w:id="4383" w:author="PR Preview" w:date="2026-01-01T00:00:00Z">
        <w:r>
          <w:delText xml:space="preserve"> </w:delText>
        </w:r>
      </w:del>
      <w:del w:id="4384" w:author="PR Preview" w:date="2026-01-01T00:00:00Z">
        <w:r>
          <w:rPr>
            <w:rStyle w:val="VerbatimChar"/>
          </w:rPr>
          <w:delText xml:space="preserve">cv_mse()</w:delText>
        </w:r>
      </w:del>
      <w:del w:id="4385" w:author="PR Preview" w:date="2026-01-01T00:00:00Z">
        <w:r>
          <w:delText xml:space="preserve"> </w:delText>
        </w:r>
      </w:del>
      <w:del w:id="4386" w:author="PR Preview" w:date="2026-01-01T00:00:00Z">
        <w:r>
          <w:delText xml:space="preserve">averages them, which is</w:delText>
        </w:r>
      </w:del>
      <w:del w:id="4387" w:author="PR Preview" w:date="2026-01-01T00:00:00Z">
        <w:r>
          <w:delText xml:space="preserve"> </w:delText>
        </w:r>
      </w:del>
      <w:hyperlink w:anchor="eq-cv-estimate">
        <w:del w:id="4388" w:author="PR Preview" w:date="2026-01-01T00:00:00Z">
          <w:r>
            <w:rPr>
              <w:rStyle w:val="Hyperlink"/>
            </w:rPr>
            <w:delText xml:space="preserve">Equation 33</w:delText>
          </w:r>
        </w:del>
      </w:hyperlink>
      <w:del w:id="4389" w:author="PR Preview" w:date="2026-01-01T00:00:00Z">
        <w:r>
          <w:delText xml:space="preserve">.</w:delText>
        </w:r>
      </w:del>
    </w:p>
    <w:p>
      <w:pPr>
        <w:pStyle w:val="BodyText"/>
      </w:pPr>
      <w:ins w:id="4390" w:author="PR Preview" w:date="2026-01-01T00:00:00Z">
        <w:r>
          <w:rPr>
            <w:b/>
            <w:bCs/>
          </w:rPr>
          <w:t xml:space="preserve">Example 10 (Cross-validation versus the generalization error)</w:t>
        </w:r>
      </w:ins>
      <w:ins w:id="4391" w:author="PR Preview" w:date="2026-01-01T00:00:00Z">
        <w:r>
          <w:t xml:space="preserve"> </w:t>
        </w:r>
      </w:ins>
      <w:ins w:id="4392" w:author="PR Preview" w:date="2026-01-01T00:00:00Z">
        <w:r>
          <w:t xml:space="preserve">This example applies</w:t>
        </w:r>
      </w:ins>
      <w:ins w:id="4393" w:author="PR Preview" w:date="2026-01-01T00:00:00Z">
        <w:r>
          <w:t xml:space="preserve"> </w:t>
        </w:r>
      </w:ins>
      <w:hyperlink w:anchor="def-kfold">
        <m:oMath>
          <m:r>
            <m:t>k</m:t>
          </m:r>
        </m:oMath>
        <w:ins w:id="4394" w:author="PR Preview" w:date="2026-01-01T00:00:00Z">
          <w:r>
            <w:rPr>
              <w:rStyle w:val="Hyperlink"/>
            </w:rPr>
            <w:t xml:space="preserve">-fold cross-validation</w:t>
          </w:r>
        </w:ins>
      </w:hyperlink>
      <w:ins w:id="4395" w:author="PR Preview" w:date="2026-01-01T00:00:00Z">
        <w:r>
          <w:t xml:space="preserve"> </w:t>
        </w:r>
      </w:ins>
      <w:ins w:id="4396" w:author="PR Preview" w:date="2026-01-01T00:00:00Z">
        <w:r>
          <w:t xml:space="preserve">with</w:t>
        </w:r>
      </w:ins>
      <w:ins w:id="4397" w:author="PR Preview" w:date="2026-01-01T00:00:00Z">
        <w:r>
          <w:t xml:space="preserve"> </w:t>
        </w:r>
      </w:ins>
      <m:oMath>
        <m:r>
          <m:t>k</m:t>
        </m:r>
        <m:r>
          <m:rPr>
            <m:sty m:val="p"/>
          </m:rPr>
          <m:t>=</m:t>
        </m:r>
        <m:r>
          <m:t>5</m:t>
        </m:r>
      </m:oMath>
      <w:ins w:id="4398" w:author="PR Preview" w:date="2026-01-01T00:00:00Z">
        <w:r>
          <w:t xml:space="preserve"> </w:t>
        </w:r>
      </w:ins>
      <w:ins w:id="4399" w:author="PR Preview" w:date="2026-01-01T00:00:00Z">
        <w:r>
          <w:t xml:space="preserve">to the simulated training set of</w:t>
        </w:r>
      </w:ins>
      <w:ins w:id="4400" w:author="PR Preview" w:date="2026-01-01T00:00:00Z">
        <w:r>
          <w:t xml:space="preserve"> </w:t>
        </w:r>
      </w:ins>
      <w:hyperlink w:anchor="exm-train-test-error-simulated">
        <w:ins w:id="4401" w:author="PR Preview" w:date="2026-01-01T00:00:00Z">
          <w:r>
            <w:rPr>
              <w:rStyle w:val="Hyperlink"/>
            </w:rPr>
            <w:t xml:space="preserve">Example 6</w:t>
          </w:r>
        </w:ins>
      </w:hyperlink>
      <w:ins w:id="4402" w:author="PR Preview" w:date="2026-01-01T00:00:00Z">
        <w:r>
          <w:t xml:space="preserve">,</w:t>
        </w:r>
      </w:ins>
      <w:ins w:id="4403" w:author="PR Preview" w:date="2026-01-01T00:00:00Z">
        <w:r>
          <w:t xml:space="preserve"> </w:t>
        </w:r>
      </w:ins>
      <w:ins w:id="4404" w:author="PR Preview" w:date="2026-01-01T00:00:00Z">
        <w:r>
          <w:t xml:space="preserve">using only those 30 observations.</w:t>
        </w:r>
      </w:ins>
      <w:ins w:id="4405" w:author="PR Preview" w:date="2026-01-01T00:00:00Z">
        <w:r>
          <w:t xml:space="preserve"> </w:t>
        </w:r>
      </w:ins>
      <w:ins w:id="4406" w:author="PR Preview" w:date="2026-01-01T00:00:00Z">
        <w:r>
          <w:t xml:space="preserve">The function</w:t>
        </w:r>
      </w:ins>
      <w:ins w:id="4407" w:author="PR Preview" w:date="2026-01-01T00:00:00Z">
        <w:r>
          <w:t xml:space="preserve"> </w:t>
        </w:r>
      </w:ins>
      <w:ins w:id="4408" w:author="PR Preview" w:date="2026-01-01T00:00:00Z">
        <w:r>
          <w:rPr>
            <w:rStyle w:val="VerbatimChar"/>
          </w:rPr>
          <w:t xml:space="preserve">assign_folds()</w:t>
        </w:r>
      </w:ins>
      <w:ins w:id="4409" w:author="PR Preview" w:date="2026-01-01T00:00:00Z">
        <w:r>
          <w:t xml:space="preserve"> </w:t>
        </w:r>
      </w:ins>
      <w:ins w:id="4410" w:author="PR Preview" w:date="2026-01-01T00:00:00Z">
        <w:r>
          <w:t xml:space="preserve">assigns each observation to a fold at random,</w:t>
        </w:r>
      </w:ins>
      <w:ins w:id="4411" w:author="PR Preview" w:date="2026-01-01T00:00:00Z">
        <w:r>
          <w:t xml:space="preserve"> </w:t>
        </w:r>
      </w:ins>
      <w:ins w:id="4412" w:author="PR Preview" w:date="2026-01-01T00:00:00Z">
        <w:r>
          <w:rPr>
            <w:rStyle w:val="VerbatimChar"/>
          </w:rPr>
          <w:t xml:space="preserve">cv_squared_errors()</w:t>
        </w:r>
      </w:ins>
      <w:ins w:id="4413" w:author="PR Preview" w:date="2026-01-01T00:00:00Z">
        <w:r>
          <w:t xml:space="preserve"> </w:t>
        </w:r>
      </w:ins>
      <w:ins w:id="4414" w:author="PR Preview" w:date="2026-01-01T00:00:00Z">
        <w:r>
          <w:t xml:space="preserve">fits the model once per fold without that fold</w:t>
        </w:r>
      </w:ins>
      <w:ins w:id="4415" w:author="PR Preview" w:date="2026-01-01T00:00:00Z">
        <w:r>
          <w:t xml:space="preserve"> </w:t>
        </w:r>
      </w:ins>
      <w:ins w:id="4416" w:author="PR Preview" w:date="2026-01-01T00:00:00Z">
        <w:r>
          <w:t xml:space="preserve">and returns each observation’s squared prediction error,</w:t>
        </w:r>
      </w:ins>
      <w:ins w:id="4417" w:author="PR Preview" w:date="2026-01-01T00:00:00Z">
        <w:r>
          <w:t xml:space="preserve"> </w:t>
        </w:r>
      </w:ins>
      <w:ins w:id="4418" w:author="PR Preview" w:date="2026-01-01T00:00:00Z">
        <w:r>
          <w:t xml:space="preserve">and</w:t>
        </w:r>
      </w:ins>
      <w:ins w:id="4419" w:author="PR Preview" w:date="2026-01-01T00:00:00Z">
        <w:r>
          <w:t xml:space="preserve"> </w:t>
        </w:r>
      </w:ins>
      <w:ins w:id="4420" w:author="PR Preview" w:date="2026-01-01T00:00:00Z">
        <w:r>
          <w:rPr>
            <w:rStyle w:val="VerbatimChar"/>
          </w:rPr>
          <w:t xml:space="preserve">cv_mse()</w:t>
        </w:r>
      </w:ins>
      <w:ins w:id="4421" w:author="PR Preview" w:date="2026-01-01T00:00:00Z">
        <w:r>
          <w:t xml:space="preserve"> </w:t>
        </w:r>
      </w:ins>
      <w:ins w:id="4422" w:author="PR Preview" w:date="2026-01-01T00:00:00Z">
        <w:r>
          <w:t xml:space="preserve">averages them, which is</w:t>
        </w:r>
      </w:ins>
      <w:ins w:id="4423" w:author="PR Preview" w:date="2026-01-01T00:00:00Z">
        <w:r>
          <w:t xml:space="preserve"> </w:t>
        </w:r>
      </w:ins>
      <w:hyperlink w:anchor="eq-cv-estimate">
        <w:ins w:id="4424" w:author="PR Preview" w:date="2026-01-01T00:00:00Z">
          <w:r>
            <w:rPr>
              <w:rStyle w:val="Hyperlink"/>
            </w:rPr>
            <w:t xml:space="preserve">Equation 35</w:t>
          </w:r>
        </w:ins>
      </w:hyperlink>
      <w:ins w:id="4425" w:author="PR Preview" w:date="2026-01-01T00:00:00Z">
        <w:r>
          <w:t xml:space="preserve">.</w:t>
        </w:r>
      </w:ins>
    </w:p>
    <w:p>
      <w:pPr>
        <w:pStyle w:val="SourceCode"/>
      </w:pPr>
      <w:r>
        <w:rPr>
          <w:rStyle w:val="NormalTok"/>
        </w:rPr>
        <w:t xml:space="preserve">assign_folds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k)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(k), n))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cv_squared_errors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data, folds)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(formula, data))</w:t>
      </w:r>
      <w:r>
        <w:br/>
      </w:r>
      <w:r>
        <w:rPr>
          <w:rStyle w:val="NormalTok"/>
        </w:rPr>
        <w:t xml:space="preserve">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(data))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(j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(folds)) {</w:t>
      </w:r>
      <w:r>
        <w:br/>
      </w:r>
      <w:r>
        <w:rPr>
          <w:rStyle w:val="NormalTok"/>
        </w:rPr>
        <w:t xml:space="preserve">    in_fold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folds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j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(formula,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])</w:t>
      </w:r>
      <w:r>
        <w:br/>
      </w:r>
      <w:r>
        <w:rPr>
          <w:rStyle w:val="NormalTok"/>
        </w:rPr>
        <w:t xml:space="preserve">    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data[in_fold, ])</w:t>
      </w:r>
      <w:r>
        <w:br/>
      </w:r>
      <w:r>
        <w:rPr>
          <w:rStyle w:val="NormalTok"/>
        </w:rPr>
        <w:t xml:space="preserve">    sq_errors[in_fold]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(pred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y[in_fold])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sq_errors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cv_mse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data, folds)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cv_squared_errors</w:t>
      </w:r>
      <w:r>
        <w:rPr>
          <w:rStyle w:val="NormalTok"/>
        </w:rPr>
        <w:t xml:space="preserve">(formula, data, folds))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fold =</w:t>
      </w:r>
      <w:r>
        <w:rPr>
          <w:rStyle w:val="NormalTok"/>
        </w:rPr>
        <w:t xml:space="preserve"> sim_folds)</w:t>
      </w:r>
      <w:r>
        <w:br/>
      </w:r>
      <w:r>
        <w:rPr>
          <w:rStyle w:val="CommentTok"/>
        </w:rPr>
        <w:t xml:space="preserve">#&gt; fold</w:t>
      </w:r>
      <w:r>
        <w:br/>
      </w:r>
      <w:r>
        <w:rPr>
          <w:rStyle w:val="CommentTok"/>
        </w:rPr>
        <w:t xml:space="preserve">#&gt; 1 2 3 4 5 </w:t>
      </w:r>
      <w:r>
        <w:br/>
      </w:r>
      <w:r>
        <w:rPr>
          <w:rStyle w:val="CommentTok"/>
        </w:rPr>
        <w:t xml:space="preserve">#&gt; 6 6 6 6 6</w:t>
      </w:r>
    </w:p>
    <w:p>
      <w:pPr>
        <w:pStyle w:val="FirstParagraph"/>
      </w:pPr>
      <w:del w:id="4426" w:author="PR Preview" w:date="2026-01-01T00:00:00Z">
        <w:r>
          <w:delText xml:space="preserve">The same fold assignment is used for every degree,</w:delText>
        </w:r>
      </w:del>
      <w:del w:id="4427" w:author="PR Preview" w:date="2026-01-01T00:00:00Z">
        <w:r>
          <w:delText xml:space="preserve"> </w:delText>
        </w:r>
      </w:del>
      <w:del w:id="4428" w:author="PR Preview" w:date="2026-01-01T00:00:00Z">
        <w:r>
          <w:delText xml:space="preserve">so the degrees are compared on the same splits.</w:delText>
        </w:r>
      </w:del>
      <w:del w:id="4429" w:author="PR Preview" w:date="2026-01-01T00:00:00Z">
        <w:r>
          <w:delText xml:space="preserve"> </w:delText>
        </w:r>
      </w:del>
      <w:del w:id="4430" w:author="PR Preview" w:date="2026-01-01T00:00:00Z">
        <w:r>
          <w:delText xml:space="preserve">The table and figure report the square root of each cross-validation estimate,</w:delText>
        </w:r>
      </w:del>
      <w:del w:id="4431" w:author="PR Preview" w:date="2026-01-01T00:00:00Z">
        <w:r>
          <w:delText xml:space="preserve"> </w:delText>
        </w:r>
      </w:del>
      <w:del w:id="4432" w:author="PR Preview" w:date="2026-01-01T00:00:00Z">
        <w:r>
          <w:delText xml:space="preserve">so that it is in the same unit as the training and generalization RMSE of</w:delText>
        </w:r>
      </w:del>
      <w:del w:id="4433" w:author="PR Preview" w:date="2026-01-01T00:00:00Z">
        <w:r>
          <w:delText xml:space="preserve"> </w:delText>
        </w:r>
      </w:del>
      <w:hyperlink w:anchor="exm-train-test-error-simulated">
        <w:del w:id="4434" w:author="PR Preview" w:date="2026-01-01T00:00:00Z">
          <w:r>
            <w:rPr>
              <w:rStyle w:val="Hyperlink"/>
            </w:rPr>
            <w:delText xml:space="preserve">Example 5</w:delText>
          </w:r>
        </w:del>
      </w:hyperlink>
      <w:del w:id="4435" w:author="PR Preview" w:date="2026-01-01T00:00:00Z">
        <w:r>
          <w:delText xml:space="preserve">.</w:delText>
        </w:r>
      </w:del>
    </w:p>
    <w:p>
      <w:pPr>
        <w:pStyle w:val="FirstParagraph"/>
      </w:pPr>
      <w:ins w:id="4436" w:author="PR Preview" w:date="2026-01-01T00:00:00Z">
        <w:r>
          <w:t xml:space="preserve">The same fold assignment is used for every degree,</w:t>
        </w:r>
      </w:ins>
      <w:ins w:id="4437" w:author="PR Preview" w:date="2026-01-01T00:00:00Z">
        <w:r>
          <w:t xml:space="preserve"> </w:t>
        </w:r>
      </w:ins>
      <w:ins w:id="4438" w:author="PR Preview" w:date="2026-01-01T00:00:00Z">
        <w:r>
          <w:t xml:space="preserve">so the degrees are compared on the same splits.</w:t>
        </w:r>
      </w:ins>
      <w:ins w:id="4439" w:author="PR Preview" w:date="2026-01-01T00:00:00Z">
        <w:r>
          <w:t xml:space="preserve"> </w:t>
        </w:r>
      </w:ins>
      <w:ins w:id="4440" w:author="PR Preview" w:date="2026-01-01T00:00:00Z">
        <w:r>
          <w:t xml:space="preserve">The table and figure report the square root of each cross-validation estimate,</w:t>
        </w:r>
      </w:ins>
      <w:ins w:id="4441" w:author="PR Preview" w:date="2026-01-01T00:00:00Z">
        <w:r>
          <w:t xml:space="preserve"> </w:t>
        </w:r>
      </w:ins>
      <w:ins w:id="4442" w:author="PR Preview" w:date="2026-01-01T00:00:00Z">
        <w:r>
          <w:t xml:space="preserve">so that it is in the same unit as the training and generalization RMSE of</w:t>
        </w:r>
      </w:ins>
      <w:ins w:id="4443" w:author="PR Preview" w:date="2026-01-01T00:00:00Z">
        <w:r>
          <w:t xml:space="preserve"> </w:t>
        </w:r>
      </w:ins>
      <w:hyperlink w:anchor="exm-train-test-error-simulated">
        <w:ins w:id="4444" w:author="PR Preview" w:date="2026-01-01T00:00:00Z">
          <w:r>
            <w:rPr>
              <w:rStyle w:val="Hyperlink"/>
            </w:rPr>
            <w:t xml:space="preserve">Example 6</w:t>
          </w:r>
        </w:ins>
      </w:hyperlink>
      <w:ins w:id="4445" w:author="PR Preview" w:date="2026-01-01T00:00:00Z">
        <w:r>
          <w:t xml:space="preserve">.</w:t>
        </w:r>
      </w:ins>
    </w:p>
    <w:p>
      <w:pPr>
        <w:pStyle w:val="SourceCode"/>
      </w:pPr>
      <w:r>
        <w:rPr>
          <w:rStyle w:val="NormalTok"/>
        </w:rPr>
        <w:t xml:space="preserve">sim_errors_cv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cv_5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cv_mse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sim_train, sim_folds))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sim_errors_cv</w:t>
      </w:r>
      <w:r>
        <w:br/>
      </w:r>
      <w:r>
        <w:rPr>
          <w:rStyle w:val="CommentTok"/>
        </w:rPr>
        <w:t xml:space="preserve">#&gt; # A tibble: 10 × 4</w:t>
      </w:r>
      <w:r>
        <w:br/>
      </w:r>
      <w:r>
        <w:rPr>
          <w:rStyle w:val="CommentTok"/>
        </w:rPr>
        <w:t xml:space="preserve">#&gt;    degree training generalization  cv_5</w:t>
      </w:r>
      <w:r>
        <w:br/>
      </w:r>
      <w:r>
        <w:rPr>
          <w:rStyle w:val="CommentTok"/>
        </w:rPr>
        <w:t xml:space="preserve">#&gt;     &lt;int&gt;    &lt;dbl&gt;          &lt;dbl&gt; &lt;dbl&gt;</w:t>
      </w:r>
      <w:r>
        <w:br/>
      </w:r>
      <w:r>
        <w:rPr>
          <w:rStyle w:val="CommentTok"/>
        </w:rPr>
        <w:t xml:space="preserve">#&gt;  1      1    0.567          0.547 0.597</w:t>
      </w:r>
      <w:r>
        <w:br/>
      </w:r>
      <w:r>
        <w:rPr>
          <w:rStyle w:val="CommentTok"/>
        </w:rPr>
        <w:t xml:space="preserve">#&gt;  2      2    0.560          0.557 0.610</w:t>
      </w:r>
      <w:r>
        <w:br/>
      </w:r>
      <w:r>
        <w:rPr>
          <w:rStyle w:val="CommentTok"/>
        </w:rPr>
        <w:t xml:space="preserve">#&gt;  3      3    0.231          0.315 0.287</w:t>
      </w:r>
      <w:r>
        <w:br/>
      </w:r>
      <w:r>
        <w:rPr>
          <w:rStyle w:val="CommentTok"/>
        </w:rPr>
        <w:t xml:space="preserve">#&gt;  4      4    0.231          0.315 0.313</w:t>
      </w:r>
      <w:r>
        <w:br/>
      </w:r>
      <w:r>
        <w:rPr>
          <w:rStyle w:val="CommentTok"/>
        </w:rPr>
        <w:t xml:space="preserve">#&gt;  5      5    0.216          0.306 0.323</w:t>
      </w:r>
      <w:r>
        <w:br/>
      </w:r>
      <w:r>
        <w:rPr>
          <w:rStyle w:val="CommentTok"/>
        </w:rPr>
        <w:t xml:space="preserve">#&gt;  6      6    0.195          0.324 0.307</w:t>
      </w:r>
      <w:r>
        <w:br/>
      </w:r>
      <w:r>
        <w:rPr>
          <w:rStyle w:val="CommentTok"/>
        </w:rPr>
        <w:t xml:space="preserve">#&gt;  7      7    0.194          0.326 0.395</w:t>
      </w:r>
      <w:r>
        <w:br/>
      </w:r>
      <w:r>
        <w:rPr>
          <w:rStyle w:val="CommentTok"/>
        </w:rPr>
        <w:t xml:space="preserve">#&gt;  8      8    0.184          0.335 0.316</w:t>
      </w:r>
      <w:r>
        <w:br/>
      </w:r>
      <w:r>
        <w:rPr>
          <w:rStyle w:val="CommentTok"/>
        </w:rPr>
        <w:t xml:space="preserve">#&gt;  9      9    0.183          0.335 0.536</w:t>
      </w:r>
      <w:r>
        <w:br/>
      </w:r>
      <w:r>
        <w:rPr>
          <w:rStyle w:val="CommentTok"/>
        </w:rPr>
        <w:t xml:space="preserve">#&gt; 10     10    0.180          0.341 1.39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1" w:name="fig-cv-simulated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sim_errors_cv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(training, generalization, cv_5),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"error"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error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error,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"cv_5"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"generalization"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"5-fold CV"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"generalization"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rmse,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error,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error))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sim_sigma,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"root mean squared error (log scale)"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"top"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89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cv-simulated-plot-1.png" id="19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</w:t>
            </w:r>
            <w:r>
              <w:t xml:space="preserve"> </w:t>
            </w:r>
            <w:hyperlink w:anchor="fig-train-test-error">
              <w:r>
                <w:rPr>
                  <w:rStyle w:val="Hyperlink"/>
                </w:rPr>
                <w:t xml:space="preserve">Figure 1</w:t>
              </w:r>
            </w:hyperlink>
            <w:r>
              <w:t xml:space="preserve"> </w:t>
            </w:r>
            <w:r>
              <w:t xml:space="preserve">with the 5-fold cross-validation estimate added.</w:t>
            </w:r>
            <w:r>
              <w:t xml:space="preserve"> </w:t>
            </w:r>
            <w:r>
              <w:t xml:space="preserve">Only the training and cross-validation curves</w:t>
            </w:r>
            <w:r>
              <w:t xml:space="preserve"> </w:t>
            </w:r>
            <w:r>
              <w:t xml:space="preserve">could be computed from real data.</w:t>
            </w:r>
          </w:p>
          <w:bookmarkEnd w:id="191"/>
        </w:tc>
      </w:tr>
    </w:tbl>
    <w:p>
      <w:pPr>
        <w:pStyle w:val="SourceCode"/>
      </w:pPr>
      <w:r>
        <w:rPr>
          <w:rStyle w:val="NormalTok"/>
        </w:rPr>
        <w:t xml:space="preserve">sim_best_cv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sim_errors_cv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(sim_errors_cv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cv_5)]</w:t>
      </w:r>
      <w:r>
        <w:br/>
      </w:r>
      <w:r>
        <w:rPr>
          <w:rStyle w:val="NormalTok"/>
        </w:rPr>
        <w:t xml:space="preserve">sim_n_fit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(sim_folds))</w:t>
      </w:r>
      <w:r>
        <w:br/>
      </w:r>
      <w:r>
        <w:rPr>
          <w:rStyle w:val="NormalTok"/>
        </w:rPr>
        <w:t xml:space="preserve">sim_top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(sim_errors_cv, degree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(sim_degrees))</w:t>
      </w:r>
      <w:r>
        <w:br/>
      </w:r>
      <w:r>
        <w:rPr>
          <w:rStyle w:val="NormalTok"/>
        </w:rPr>
        <w:t xml:space="preserve">sim_cv_ratio_top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sim_top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cv_5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sim_top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best_by_cv =</w:t>
      </w:r>
      <w:r>
        <w:rPr>
          <w:rStyle w:val="NormalTok"/>
        </w:rPr>
        <w:t xml:space="preserve"> sim_best_cv,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best_by_generalization =</w:t>
      </w:r>
      <w:r>
        <w:rPr>
          <w:rStyle w:val="NormalTok"/>
        </w:rPr>
        <w:t xml:space="preserve"> sim_best_generalization,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n_per_fit =</w:t>
      </w:r>
      <w:r>
        <w:rPr>
          <w:rStyle w:val="NormalTok"/>
        </w:rPr>
        <w:t xml:space="preserve"> sim_n_fit,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cv_over_generalization_at_top_degree =</w:t>
      </w:r>
      <w:r>
        <w:rPr>
          <w:rStyle w:val="NormalTok"/>
        </w:rPr>
        <w:t xml:space="preserve"> sim_cv_ratio_top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       best_by_cv               best_by_generalization </w:t>
      </w:r>
      <w:r>
        <w:br/>
      </w:r>
      <w:r>
        <w:rPr>
          <w:rStyle w:val="CommentTok"/>
        </w:rPr>
        <w:t xml:space="preserve">#&gt;                              3.00000                              5.00000 </w:t>
      </w:r>
      <w:r>
        <w:br/>
      </w:r>
      <w:r>
        <w:rPr>
          <w:rStyle w:val="CommentTok"/>
        </w:rPr>
        <w:t xml:space="preserve">#&gt;                            n_per_fit cv_over_generalization_at_top_degree </w:t>
      </w:r>
      <w:r>
        <w:br/>
      </w:r>
      <w:r>
        <w:rPr>
          <w:rStyle w:val="CommentTok"/>
        </w:rPr>
        <w:t xml:space="preserve">#&gt;                             24.00000                              4.07316</w:t>
      </w:r>
    </w:p>
    <w:p>
      <w:pPr>
        <w:pStyle w:val="FirstParagraph"/>
      </w:pPr>
      <w:del w:id="4446" w:author="PR Preview" w:date="2026-01-01T00:00:00Z">
        <w:r>
          <w:delText xml:space="preserve">The cross-validation estimate is smallest at degree 3,</w:delText>
        </w:r>
      </w:del>
      <w:del w:id="4447" w:author="PR Preview" w:date="2026-01-01T00:00:00Z">
        <w:r>
          <w:delText xml:space="preserve"> </w:delText>
        </w:r>
      </w:del>
      <w:del w:id="4448" w:author="PR Preview" w:date="2026-01-01T00:00:00Z">
        <w:r>
          <w:delText xml:space="preserve">and the estimated generalization error at degree 5.</w:delText>
        </w:r>
      </w:del>
      <w:del w:id="4449" w:author="PR Preview" w:date="2026-01-01T00:00:00Z">
        <w:r>
          <w:delText xml:space="preserve"> </w:delText>
        </w:r>
      </w:del>
      <w:del w:id="4450" w:author="PR Preview" w:date="2026-01-01T00:00:00Z">
        <w:r>
          <w:delText xml:space="preserve">Unlike the training error,</w:delText>
        </w:r>
      </w:del>
      <w:del w:id="4451" w:author="PR Preview" w:date="2026-01-01T00:00:00Z">
        <w:r>
          <w:delText xml:space="preserve"> </w:delText>
        </w:r>
      </w:del>
      <w:del w:id="4452" w:author="PR Preview" w:date="2026-01-01T00:00:00Z">
        <w:r>
          <w:delText xml:space="preserve">the cross-validation estimate does not keep falling as the degree grows,</w:delText>
        </w:r>
      </w:del>
      <w:del w:id="4453" w:author="PR Preview" w:date="2026-01-01T00:00:00Z">
        <w:r>
          <w:delText xml:space="preserve"> </w:delText>
        </w:r>
      </w:del>
      <w:del w:id="4454" w:author="PR Preview" w:date="2026-01-01T00:00:00Z">
        <w:r>
          <w:delText xml:space="preserve">so it does not simply reward higher degrees.</w:delText>
        </w:r>
      </w:del>
      <w:del w:id="4455" w:author="PR Preview" w:date="2026-01-01T00:00:00Z">
        <w:r>
          <w:delText xml:space="preserve"> </w:delText>
        </w:r>
      </w:del>
      <w:del w:id="4456" w:author="PR Preview" w:date="2026-01-01T00:00:00Z">
        <w:r>
          <w:delText xml:space="preserve">It is not an estimate of</w:delText>
        </w:r>
      </w:del>
      <w:del w:id="4457" w:author="PR Preview" w:date="2026-01-01T00:00:00Z">
        <w:r>
          <w:delText xml:space="preserve"> </w:delText>
        </w:r>
      </w:del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del w:id="4458" w:author="PR Preview" w:date="2026-01-01T00:00:00Z">
        <w:r>
          <w:delText xml:space="preserve"> </w:delText>
        </w:r>
      </w:del>
      <w:del w:id="4459" w:author="PR Preview" w:date="2026-01-01T00:00:00Z">
        <w:r>
          <w:delText xml:space="preserve">for the fit to all 30 observations, though</w:delText>
        </w:r>
      </w:del>
      <w:del w:id="4460" w:author="PR Preview" w:date="2026-01-01T00:00:00Z">
        <w:r>
          <w:delText xml:space="preserve"> </w:delText>
        </w:r>
      </w:del>
      <w:del w:id="4461" w:author="PR Preview" w:date="2026-01-01T00:00:00Z">
        <w:r>
          <w:delText xml:space="preserve">(</w:delText>
        </w:r>
      </w:del>
      <w:hyperlink w:anchor="rem-cv-estimate">
        <w:del w:id="4462" w:author="PR Preview" w:date="2026-01-01T00:00:00Z">
          <w:r>
            <w:rPr>
              <w:rStyle w:val="Hyperlink"/>
            </w:rPr>
            <w:delText xml:space="preserve">Remark 23</w:delText>
          </w:r>
        </w:del>
      </w:hyperlink>
      <w:del w:id="4463" w:author="PR Preview" w:date="2026-01-01T00:00:00Z">
        <w:r>
          <w:delText xml:space="preserve">).</w:delText>
        </w:r>
      </w:del>
      <w:del w:id="4464" w:author="PR Preview" w:date="2026-01-01T00:00:00Z">
        <w:r>
          <w:delText xml:space="preserve"> </w:delText>
        </w:r>
      </w:del>
      <w:del w:id="4465" w:author="PR Preview" w:date="2026-01-01T00:00:00Z">
        <w:r>
          <w:delText xml:space="preserve">Each of its fits uses only 24 observations.</w:delText>
        </w:r>
      </w:del>
      <w:del w:id="4466" w:author="PR Preview" w:date="2026-01-01T00:00:00Z">
        <w:r>
          <w:delText xml:space="preserve"> </w:delText>
        </w:r>
      </w:del>
      <w:del w:id="4467" w:author="PR Preview" w:date="2026-01-01T00:00:00Z">
        <w:r>
          <w:delText xml:space="preserve">At degree 10,</w:delText>
        </w:r>
      </w:del>
      <w:del w:id="4468" w:author="PR Preview" w:date="2026-01-01T00:00:00Z">
        <w:r>
          <w:delText xml:space="preserve"> </w:delText>
        </w:r>
      </w:del>
      <w:del w:id="4469" w:author="PR Preview" w:date="2026-01-01T00:00:00Z">
        <w:r>
          <w:delText xml:space="preserve">polynomials fitted to 24 points predict their held-out points</w:delText>
        </w:r>
      </w:del>
      <w:del w:id="4470" w:author="PR Preview" w:date="2026-01-01T00:00:00Z">
        <w:r>
          <w:delText xml:space="preserve"> </w:delText>
        </w:r>
      </w:del>
      <w:del w:id="4471" w:author="PR Preview" w:date="2026-01-01T00:00:00Z">
        <w:r>
          <w:delText xml:space="preserve">much worse than the fit to all 30 predicts new data:</w:delText>
        </w:r>
      </w:del>
      <w:del w:id="4472" w:author="PR Preview" w:date="2026-01-01T00:00:00Z">
        <w:r>
          <w:delText xml:space="preserve"> </w:delText>
        </w:r>
      </w:del>
      <w:del w:id="4473" w:author="PR Preview" w:date="2026-01-01T00:00:00Z">
        <w:r>
          <w:delText xml:space="preserve">the cross-validation estimate is</w:delText>
        </w:r>
      </w:del>
      <w:del w:id="4474" w:author="PR Preview" w:date="2026-01-01T00:00:00Z">
        <w:r>
          <w:delText xml:space="preserve"> </w:delText>
        </w:r>
      </w:del>
      <w:del w:id="4475" w:author="PR Preview" w:date="2026-01-01T00:00:00Z">
        <w:r>
          <w:delText xml:space="preserve">4.1 times the estimated generalization RMSE.</w:delText>
        </w:r>
      </w:del>
    </w:p>
    <w:p>
      <w:pPr>
        <w:pStyle w:val="BodyText"/>
      </w:pPr>
      <w:del w:id="4476" w:author="PR Preview" w:date="2026-01-01T00:00:00Z">
        <w:r>
          <w:delText xml:space="preserve">Part of that gap is expected:</w:delText>
        </w:r>
      </w:del>
      <w:del w:id="4477" w:author="PR Preview" w:date="2026-01-01T00:00:00Z">
        <w:r>
          <w:delText xml:space="preserve"> </w:delText>
        </w:r>
      </w:del>
      <w:del w:id="4478" w:author="PR Preview" w:date="2026-01-01T00:00:00Z">
        <w:r>
          <w:delText xml:space="preserve">by</w:delText>
        </w:r>
      </w:del>
      <w:del w:id="4479" w:author="PR Preview" w:date="2026-01-01T00:00:00Z">
        <w:r>
          <w:delText xml:space="preserve"> </w:delText>
        </w:r>
      </w:del>
      <w:hyperlink w:anchor="rem-cv-estimate">
        <w:del w:id="4480" w:author="PR Preview" w:date="2026-01-01T00:00:00Z">
          <w:r>
            <w:rPr>
              <w:rStyle w:val="Hyperlink"/>
            </w:rPr>
            <w:delText xml:space="preserve">Remark 23</w:delText>
          </w:r>
        </w:del>
      </w:hyperlink>
      <w:del w:id="4481" w:author="PR Preview" w:date="2026-01-01T00:00:00Z">
        <w:r>
          <w:delText xml:space="preserve">,</w:delText>
        </w:r>
      </w:del>
      <w:del w:id="4482" w:author="PR Preview" w:date="2026-01-01T00:00:00Z">
        <w:r>
          <w:delText xml:space="preserve"> </w:delText>
        </w:r>
      </w:del>
      <w:del w:id="4483" w:author="PR Preview" w:date="2026-01-01T00:00:00Z">
        <w:r>
          <w:delText xml:space="preserve">with</w:delText>
        </w:r>
      </w:del>
      <w:del w:id="4484" w:author="PR Preview" w:date="2026-01-01T00:00:00Z">
        <w:r>
          <w:delText xml:space="preserve"> </w:delText>
        </w:r>
      </w:del>
      <m:oMath>
        <m:r>
          <m:t>g</m:t>
        </m:r>
      </m:oMath>
      <w:del w:id="4485" w:author="PR Preview" w:date="2026-01-01T00:00:00Z">
        <w:r>
          <w:delText xml:space="preserve"> </w:delText>
        </w:r>
      </w:del>
      <w:del w:id="4486" w:author="PR Preview" w:date="2026-01-01T00:00:00Z">
        <w:r>
          <w:delText xml:space="preserve">the least-squares fit of a degree-10 polynomial,</w:delText>
        </w:r>
      </w:del>
      <w:del w:id="4487" w:author="PR Preview" w:date="2026-01-01T00:00:00Z">
        <w:r>
          <w:delText xml:space="preserve"> </w:delText>
        </w:r>
      </w:del>
      <w:del w:id="4488" w:author="PR Preview" w:date="2026-01-01T00:00:00Z">
        <w:r>
          <w:delText xml:space="preserve">the cross-validation estimate targets</w:delText>
        </w:r>
      </w:del>
      <w:del w:id="4489" w:author="PR Preview" w:date="2026-01-01T00:00:00Z">
        <w:r>
          <w:delText xml:space="preserve"> </w:delText>
        </w:r>
      </w:del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24</m:t>
            </m:r>
          </m:e>
        </m:d>
        <m:r>
          <m:t>​</m:t>
        </m:r>
      </m:oMath>
      <w:del w:id="4490" w:author="PR Preview" w:date="2026-01-01T00:00:00Z">
        <w:r>
          <w:delText xml:space="preserve">,</w:delText>
        </w:r>
      </w:del>
      <w:del w:id="4491" w:author="PR Preview" w:date="2026-01-01T00:00:00Z">
        <w:r>
          <w:delText xml:space="preserve"> </w:delText>
        </w:r>
      </w:del>
      <w:del w:id="4492" w:author="PR Preview" w:date="2026-01-01T00:00:00Z">
        <w:r>
          <w:delText xml:space="preserve">not the error of a fit to 30 points.</w:delText>
        </w:r>
      </w:del>
      <w:del w:id="4493" w:author="PR Preview" w:date="2026-01-01T00:00:00Z">
        <w:r>
          <w:delText xml:space="preserve"> </w:delText>
        </w:r>
      </w:del>
      <w:del w:id="4494" w:author="PR Preview" w:date="2026-01-01T00:00:00Z">
        <w:r>
          <w:delText xml:space="preserve">A simulation of many training sets of each size</w:delText>
        </w:r>
      </w:del>
      <w:del w:id="4495" w:author="PR Preview" w:date="2026-01-01T00:00:00Z">
        <w:r>
          <w:delText xml:space="preserve"> </w:delText>
        </w:r>
      </w:del>
      <w:del w:id="4496" w:author="PR Preview" w:date="2026-01-01T00:00:00Z">
        <w:r>
          <w:delText xml:space="preserve">shows how much the size alone matters at this degree.</w:delText>
        </w:r>
      </w:del>
    </w:p>
    <w:p>
      <w:pPr>
        <w:pStyle w:val="FirstParagraph"/>
      </w:pPr>
      <w:ins w:id="4497" w:author="PR Preview" w:date="2026-01-01T00:00:00Z">
        <w:r>
          <w:t xml:space="preserve">The cross-validation estimate is smallest at degree 3,</w:t>
        </w:r>
      </w:ins>
      <w:ins w:id="4498" w:author="PR Preview" w:date="2026-01-01T00:00:00Z">
        <w:r>
          <w:t xml:space="preserve"> </w:t>
        </w:r>
      </w:ins>
      <w:ins w:id="4499" w:author="PR Preview" w:date="2026-01-01T00:00:00Z">
        <w:r>
          <w:t xml:space="preserve">and the estimated generalization error at degree 5.</w:t>
        </w:r>
      </w:ins>
      <w:ins w:id="4500" w:author="PR Preview" w:date="2026-01-01T00:00:00Z">
        <w:r>
          <w:t xml:space="preserve"> </w:t>
        </w:r>
      </w:ins>
      <w:ins w:id="4501" w:author="PR Preview" w:date="2026-01-01T00:00:00Z">
        <w:r>
          <w:t xml:space="preserve">Unlike the training error,</w:t>
        </w:r>
      </w:ins>
      <w:ins w:id="4502" w:author="PR Preview" w:date="2026-01-01T00:00:00Z">
        <w:r>
          <w:t xml:space="preserve"> </w:t>
        </w:r>
      </w:ins>
      <w:ins w:id="4503" w:author="PR Preview" w:date="2026-01-01T00:00:00Z">
        <w:r>
          <w:t xml:space="preserve">the cross-validation estimate does not keep falling as the degree grows,</w:t>
        </w:r>
      </w:ins>
      <w:ins w:id="4504" w:author="PR Preview" w:date="2026-01-01T00:00:00Z">
        <w:r>
          <w:t xml:space="preserve"> </w:t>
        </w:r>
      </w:ins>
      <w:ins w:id="4505" w:author="PR Preview" w:date="2026-01-01T00:00:00Z">
        <w:r>
          <w:t xml:space="preserve">so it does not simply reward higher degrees.</w:t>
        </w:r>
      </w:ins>
      <w:ins w:id="4506" w:author="PR Preview" w:date="2026-01-01T00:00:00Z">
        <w:r>
          <w:t xml:space="preserve"> </w:t>
        </w:r>
      </w:ins>
      <w:ins w:id="4507" w:author="PR Preview" w:date="2026-01-01T00:00:00Z">
        <w:r>
          <w:t xml:space="preserve">It is not an estimate of</w:t>
        </w:r>
      </w:ins>
      <w:ins w:id="4508" w:author="PR Preview" w:date="2026-01-01T00:00:00Z">
        <w:r>
          <w:t xml:space="preserve"> </w:t>
        </w:r>
      </w:ins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ins w:id="4509" w:author="PR Preview" w:date="2026-01-01T00:00:00Z">
        <w:r>
          <w:t xml:space="preserve"> </w:t>
        </w:r>
      </w:ins>
      <w:ins w:id="4510" w:author="PR Preview" w:date="2026-01-01T00:00:00Z">
        <w:r>
          <w:t xml:space="preserve">for the fit to all 30 observations, though</w:t>
        </w:r>
      </w:ins>
      <w:ins w:id="4511" w:author="PR Preview" w:date="2026-01-01T00:00:00Z">
        <w:r>
          <w:t xml:space="preserve"> </w:t>
        </w:r>
      </w:ins>
      <w:ins w:id="4512" w:author="PR Preview" w:date="2026-01-01T00:00:00Z">
        <w:r>
          <w:t xml:space="preserve">(</w:t>
        </w:r>
      </w:ins>
      <w:hyperlink w:anchor="rem-cv-estimate">
        <w:ins w:id="4513" w:author="PR Preview" w:date="2026-01-01T00:00:00Z">
          <w:r>
            <w:rPr>
              <w:rStyle w:val="Hyperlink"/>
            </w:rPr>
            <w:t xml:space="preserve">Remark 26</w:t>
          </w:r>
        </w:ins>
      </w:hyperlink>
      <w:ins w:id="4514" w:author="PR Preview" w:date="2026-01-01T00:00:00Z">
        <w:r>
          <w:t xml:space="preserve">).</w:t>
        </w:r>
      </w:ins>
      <w:ins w:id="4515" w:author="PR Preview" w:date="2026-01-01T00:00:00Z">
        <w:r>
          <w:t xml:space="preserve"> </w:t>
        </w:r>
      </w:ins>
      <w:ins w:id="4516" w:author="PR Preview" w:date="2026-01-01T00:00:00Z">
        <w:r>
          <w:t xml:space="preserve">Each of its fits uses only 24 observations.</w:t>
        </w:r>
      </w:ins>
      <w:ins w:id="4517" w:author="PR Preview" w:date="2026-01-01T00:00:00Z">
        <w:r>
          <w:t xml:space="preserve"> </w:t>
        </w:r>
      </w:ins>
      <w:ins w:id="4518" w:author="PR Preview" w:date="2026-01-01T00:00:00Z">
        <w:r>
          <w:t xml:space="preserve">At degree 10,</w:t>
        </w:r>
      </w:ins>
      <w:ins w:id="4519" w:author="PR Preview" w:date="2026-01-01T00:00:00Z">
        <w:r>
          <w:t xml:space="preserve"> </w:t>
        </w:r>
      </w:ins>
      <w:ins w:id="4520" w:author="PR Preview" w:date="2026-01-01T00:00:00Z">
        <w:r>
          <w:t xml:space="preserve">polynomials fitted to 24 points predict their held-out points</w:t>
        </w:r>
      </w:ins>
      <w:ins w:id="4521" w:author="PR Preview" w:date="2026-01-01T00:00:00Z">
        <w:r>
          <w:t xml:space="preserve"> </w:t>
        </w:r>
      </w:ins>
      <w:ins w:id="4522" w:author="PR Preview" w:date="2026-01-01T00:00:00Z">
        <w:r>
          <w:t xml:space="preserve">much worse than the fit to all 30 predicts new data:</w:t>
        </w:r>
      </w:ins>
      <w:ins w:id="4523" w:author="PR Preview" w:date="2026-01-01T00:00:00Z">
        <w:r>
          <w:t xml:space="preserve"> </w:t>
        </w:r>
      </w:ins>
      <w:ins w:id="4524" w:author="PR Preview" w:date="2026-01-01T00:00:00Z">
        <w:r>
          <w:t xml:space="preserve">the cross-validation estimate is</w:t>
        </w:r>
      </w:ins>
      <w:ins w:id="4525" w:author="PR Preview" w:date="2026-01-01T00:00:00Z">
        <w:r>
          <w:t xml:space="preserve"> </w:t>
        </w:r>
      </w:ins>
      <w:ins w:id="4526" w:author="PR Preview" w:date="2026-01-01T00:00:00Z">
        <w:r>
          <w:t xml:space="preserve">4.1 times the estimated generalization RMSE.</w:t>
        </w:r>
      </w:ins>
    </w:p>
    <w:p>
      <w:pPr>
        <w:pStyle w:val="BodyText"/>
      </w:pPr>
      <w:ins w:id="4527" w:author="PR Preview" w:date="2026-01-01T00:00:00Z">
        <w:r>
          <w:t xml:space="preserve">Part of that gap is expected:</w:t>
        </w:r>
      </w:ins>
      <w:ins w:id="4528" w:author="PR Preview" w:date="2026-01-01T00:00:00Z">
        <w:r>
          <w:t xml:space="preserve"> </w:t>
        </w:r>
      </w:ins>
      <w:ins w:id="4529" w:author="PR Preview" w:date="2026-01-01T00:00:00Z">
        <w:r>
          <w:t xml:space="preserve">by</w:t>
        </w:r>
      </w:ins>
      <w:ins w:id="4530" w:author="PR Preview" w:date="2026-01-01T00:00:00Z">
        <w:r>
          <w:t xml:space="preserve"> </w:t>
        </w:r>
      </w:ins>
      <w:hyperlink w:anchor="rem-cv-estimate">
        <w:ins w:id="4531" w:author="PR Preview" w:date="2026-01-01T00:00:00Z">
          <w:r>
            <w:rPr>
              <w:rStyle w:val="Hyperlink"/>
            </w:rPr>
            <w:t xml:space="preserve">Remark 26</w:t>
          </w:r>
        </w:ins>
      </w:hyperlink>
      <w:ins w:id="4532" w:author="PR Preview" w:date="2026-01-01T00:00:00Z">
        <w:r>
          <w:t xml:space="preserve">,</w:t>
        </w:r>
      </w:ins>
      <w:ins w:id="4533" w:author="PR Preview" w:date="2026-01-01T00:00:00Z">
        <w:r>
          <w:t xml:space="preserve"> </w:t>
        </w:r>
      </w:ins>
      <w:ins w:id="4534" w:author="PR Preview" w:date="2026-01-01T00:00:00Z">
        <w:r>
          <w:t xml:space="preserve">with</w:t>
        </w:r>
      </w:ins>
      <w:ins w:id="4535" w:author="PR Preview" w:date="2026-01-01T00:00:00Z">
        <w:r>
          <w:t xml:space="preserve"> </w:t>
        </w:r>
      </w:ins>
      <m:oMath>
        <m:r>
          <m:t>g</m:t>
        </m:r>
      </m:oMath>
      <w:ins w:id="4536" w:author="PR Preview" w:date="2026-01-01T00:00:00Z">
        <w:r>
          <w:t xml:space="preserve"> </w:t>
        </w:r>
      </w:ins>
      <w:ins w:id="4537" w:author="PR Preview" w:date="2026-01-01T00:00:00Z">
        <w:r>
          <w:t xml:space="preserve">the least-squares fit of a degree-10 polynomial,</w:t>
        </w:r>
      </w:ins>
      <w:ins w:id="4538" w:author="PR Preview" w:date="2026-01-01T00:00:00Z">
        <w:r>
          <w:t xml:space="preserve"> </w:t>
        </w:r>
      </w:ins>
      <w:ins w:id="4539" w:author="PR Preview" w:date="2026-01-01T00:00:00Z">
        <w:r>
          <w:t xml:space="preserve">the cross-validation estimate targets</w:t>
        </w:r>
      </w:ins>
      <w:ins w:id="4540" w:author="PR Preview" w:date="2026-01-01T00:00:00Z">
        <w:r>
          <w:t xml:space="preserve"> </w:t>
        </w:r>
      </w:ins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24</m:t>
            </m:r>
          </m:e>
        </m:d>
        <m:r>
          <m:t>​</m:t>
        </m:r>
      </m:oMath>
      <w:ins w:id="4541" w:author="PR Preview" w:date="2026-01-01T00:00:00Z">
        <w:r>
          <w:t xml:space="preserve">,</w:t>
        </w:r>
      </w:ins>
      <w:ins w:id="4542" w:author="PR Preview" w:date="2026-01-01T00:00:00Z">
        <w:r>
          <w:t xml:space="preserve"> </w:t>
        </w:r>
      </w:ins>
      <w:ins w:id="4543" w:author="PR Preview" w:date="2026-01-01T00:00:00Z">
        <w:r>
          <w:t xml:space="preserve">not the error of a fit to 30 points.</w:t>
        </w:r>
      </w:ins>
      <w:ins w:id="4544" w:author="PR Preview" w:date="2026-01-01T00:00:00Z">
        <w:r>
          <w:t xml:space="preserve"> </w:t>
        </w:r>
      </w:ins>
      <w:ins w:id="4545" w:author="PR Preview" w:date="2026-01-01T00:00:00Z">
        <w:r>
          <w:t xml:space="preserve">A simulation of many training sets of each size</w:t>
        </w:r>
      </w:ins>
      <w:ins w:id="4546" w:author="PR Preview" w:date="2026-01-01T00:00:00Z">
        <w:r>
          <w:t xml:space="preserve"> </w:t>
        </w:r>
      </w:ins>
      <w:ins w:id="4547" w:author="PR Preview" w:date="2026-01-01T00:00:00Z">
        <w:r>
          <w:t xml:space="preserve">shows how much the size alone matters at this degree.</w:t>
        </w:r>
      </w:ins>
    </w:p>
    <w:p>
      <w:pPr>
        <w:pStyle w:val="SourceCode"/>
      </w:pPr>
      <w:r>
        <w:rPr>
          <w:rStyle w:val="NormalTok"/>
        </w:rPr>
        <w:t xml:space="preserve">sim_generalization_draws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n_train, degree, n_reps, draw, new_data, score</w:t>
      </w:r>
      <w:r>
        <w:br/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(n_reps), \(r) {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degree),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draw</w:t>
      </w:r>
      <w:r>
        <w:rPr>
          <w:rStyle w:val="NormalTok"/>
        </w:rPr>
        <w:t xml:space="preserve">(n_train))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score</w:t>
      </w:r>
      <w:r>
        <w:rPr>
          <w:rStyle w:val="NormalTok"/>
        </w:rPr>
        <w:t xml:space="preserve">(fit, new_data)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sim_size_effect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n_train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(sim_n_fit,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draws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n_train,</w:t>
      </w:r>
      <w:r>
        <w:br/>
      </w:r>
      <w:r>
        <w:rPr>
          <w:rStyle w:val="NormalTok"/>
        </w:rPr>
        <w:t xml:space="preserve">      \(n) {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sim_generalization_draws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n,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(sim_degrees), sim_n_reps,</w:t>
      </w:r>
      <w:r>
        <w:br/>
      </w:r>
      <w:r>
        <w:rPr>
          <w:rStyle w:val="NormalTok"/>
        </w:rPr>
        <w:t xml:space="preserve">          </w:t>
      </w:r>
      <w:r>
        <w:rPr>
          <w:rStyle w:val="AttributeTok"/>
        </w:rPr>
        <w:t xml:space="preserve">draw =</w:t>
      </w:r>
      <w:r>
        <w:rPr>
          <w:rStyle w:val="NormalTok"/>
        </w:rPr>
        <w:t xml:space="preserve"> sim_draw, </w:t>
      </w:r>
      <w:r>
        <w:rPr>
          <w:rStyle w:val="AttributeTok"/>
        </w:rPr>
        <w:t xml:space="preserve">new_data =</w:t>
      </w:r>
      <w:r>
        <w:rPr>
          <w:rStyle w:val="NormalTok"/>
        </w:rPr>
        <w:t xml:space="preserve"> sim_new, </w:t>
      </w:r>
      <w:r>
        <w:rPr>
          <w:rStyle w:val="AttributeTok"/>
        </w:rPr>
        <w:t xml:space="preserve">score =</w:t>
      </w:r>
      <w:r>
        <w:rPr>
          <w:rStyle w:val="NormalTok"/>
        </w:rPr>
        <w:t xml:space="preserve"> prediction_mse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median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median),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quantile_90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\(v)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(v,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mean),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largest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max),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top_two_share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draws,</w:t>
      </w:r>
      <w:r>
        <w:br/>
      </w:r>
      <w:r>
        <w:rPr>
          <w:rStyle w:val="NormalTok"/>
        </w:rPr>
        <w:t xml:space="preserve">      \(v)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(v, </w:t>
      </w:r>
      <w:r>
        <w:rPr>
          <w:rStyle w:val="AttributeTok"/>
        </w:rPr>
        <w:t xml:space="preserve">decreasing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(v)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draws)</w:t>
      </w:r>
      <w:r>
        <w:br/>
      </w:r>
      <w:r>
        <w:br/>
      </w:r>
      <w:r>
        <w:rPr>
          <w:rStyle w:val="NormalTok"/>
        </w:rPr>
        <w:t xml:space="preserve">sim_size_effect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n_train median quantile_90   mean   largest top_two_share</w:t>
      </w:r>
      <w:r>
        <w:br/>
      </w:r>
      <w:r>
        <w:rPr>
          <w:rStyle w:val="CommentTok"/>
        </w:rPr>
        <w:t xml:space="preserve">#&gt;     &lt;int&gt;  &lt;dbl&gt;       &lt;dbl&gt;  &lt;dbl&gt;     &lt;dbl&gt;         &lt;dbl&gt;</w:t>
      </w:r>
      <w:r>
        <w:br/>
      </w:r>
      <w:r>
        <w:rPr>
          <w:rStyle w:val="CommentTok"/>
        </w:rPr>
        <w:t xml:space="preserve">#&gt; 1      24  1.14        207.  39068. 18318345.         0.965</w:t>
      </w:r>
      <w:r>
        <w:br/>
      </w:r>
      <w:r>
        <w:rPr>
          <w:rStyle w:val="CommentTok"/>
        </w:rPr>
        <w:t xml:space="preserve">#&gt; 2      30  0.274        40.6   116.    24568.         0.508</w:t>
      </w:r>
    </w:p>
    <w:p>
      <w:pPr>
        <w:pStyle w:val="FirstParagraph"/>
      </w:pPr>
      <w:r>
        <w:t xml:space="preserve">Over 500 simulated training sets of each size,</w:t>
      </w:r>
      <w:r>
        <w:t xml:space="preserve"> </w:t>
      </w:r>
      <w:r>
        <w:t xml:space="preserve">degree-10 fits to 24 points</w:t>
      </w:r>
      <w:r>
        <w:t xml:space="preserve"> </w:t>
      </w:r>
      <w:r>
        <w:t xml:space="preserve">have median generalization MSE</w:t>
      </w:r>
      <w:r>
        <w:t xml:space="preserve"> </w:t>
      </w:r>
      <w:r>
        <w:t xml:space="preserve">1.14,</w:t>
      </w:r>
      <w:r>
        <w:t xml:space="preserve"> </w:t>
      </w:r>
      <w:r>
        <w:t xml:space="preserve">against 0.27</w:t>
      </w:r>
      <w:r>
        <w:t xml:space="preserve"> </w:t>
      </w:r>
      <w:r>
        <w:t xml:space="preserve">for fits to 30 points,</w:t>
      </w:r>
      <w:r>
        <w:t xml:space="preserve"> </w:t>
      </w:r>
      <w:r>
        <w:t xml:space="preserve">and 90th percentiles of</w:t>
      </w:r>
      <w:r>
        <w:t xml:space="preserve"> </w:t>
      </w:r>
      <w:r>
        <w:t xml:space="preserve">207.31</w:t>
      </w:r>
      <w:r>
        <w:t xml:space="preserve"> </w:t>
      </w:r>
      <w:r>
        <w:t xml:space="preserve">and 40.65.</w:t>
      </w:r>
      <w:r>
        <w:t xml:space="preserve"> </w:t>
      </w:r>
      <w:r>
        <w:t xml:space="preserve">The sample means are no guide to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24</m:t>
            </m:r>
          </m:e>
        </m:d>
        <m:r>
          <m:t>​</m:t>
        </m:r>
      </m:oMath>
      <w:r>
        <w:t xml:space="preserve"> </w:t>
      </w:r>
      <w:r>
        <w:t xml:space="preserve">here:</w:t>
      </w:r>
      <w:r>
        <w:t xml:space="preserve"> </w:t>
      </w:r>
      <w:r>
        <w:t xml:space="preserve">the largest single value among the fits to 24 points is</w:t>
      </w:r>
      <w:r>
        <w:t xml:space="preserve"> </w:t>
      </w:r>
      <w:r>
        <w:t xml:space="preserve">18,000,000,</w:t>
      </w:r>
      <w:r>
        <w:t xml:space="preserve"> </w:t>
      </w:r>
      <w:r>
        <w:t xml:space="preserve">from one fit that is wildly wrong away from the data,</w:t>
      </w:r>
      <w:r>
        <w:t xml:space="preserve"> </w:t>
      </w:r>
      <w:r>
        <w:t xml:space="preserve">and the two largest values supply</w:t>
      </w:r>
      <w:r>
        <w:t xml:space="preserve"> </w:t>
      </w:r>
      <w:r>
        <w:t xml:space="preserve">97% and</w:t>
      </w:r>
      <w:r>
        <w:t xml:space="preserve"> </w:t>
      </w:r>
      <w:r>
        <w:t xml:space="preserve">51% of the two means.</w:t>
      </w:r>
      <w:r>
        <w:t xml:space="preserve"> </w:t>
      </w:r>
      <w:r>
        <w:t xml:space="preserve">So fits of this degree to 24 points</w:t>
      </w:r>
      <w:r>
        <w:t xml:space="preserve"> </w:t>
      </w:r>
      <w:r>
        <w:t xml:space="preserve">are much worse than fits to 30 points,</w:t>
      </w:r>
      <w:r>
        <w:t xml:space="preserve"> </w:t>
      </w:r>
      <w:r>
        <w:t xml:space="preserve">and a large cross-validation estimate here is no surprise.</w:t>
      </w:r>
      <w:r>
        <w:t xml:space="preserve"> </w:t>
      </w:r>
      <w:r>
        <w:t xml:space="preserve">How much of this particular gap comes from the training-set size,</w:t>
      </w:r>
      <w:r>
        <w:t xml:space="preserve"> </w:t>
      </w:r>
      <w:r>
        <w:t xml:space="preserve">and how much from the chance of this one data set,</w:t>
      </w:r>
      <w:r>
        <w:t xml:space="preserve"> </w:t>
      </w:r>
      <w:r>
        <w:t xml:space="preserve">a single run cannot say.</w:t>
      </w:r>
      <w:r>
        <w:t xml:space="preserve"> </w:t>
      </w:r>
      <w:r>
        <w:t xml:space="preserve">The estimate also jumps around from one degree to the next,</w:t>
      </w:r>
      <w:r>
        <w:t xml:space="preserve"> </w:t>
      </w:r>
      <w:r>
        <w:t xml:space="preserve">because it rests on only 30 observations</w:t>
      </w:r>
      <w:r>
        <w:t xml:space="preserve"> </w:t>
      </w:r>
      <w:r>
        <w:t xml:space="preserve">rather than on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new ones.</w:t>
      </w:r>
    </w:p>
    <w:bookmarkEnd w:id="192"/>
    <w:bookmarkStart w:id="195" w:name="exm-kfold-mtcars"/>
    <w:p>
      <w:pPr>
        <w:pStyle w:val="BodyText"/>
      </w:pPr>
      <w:del w:id="4548" w:author="PR Preview" w:date="2026-01-01T00:00:00Z">
        <w:r>
          <w:rPr>
            <w:b/>
            <w:bCs/>
          </w:rPr>
          <w:delText xml:space="preserve">Example 10 (Four-fold cross-validation of the</w:delText>
        </w:r>
      </w:del>
      <w:del w:id="4549" w:author="PR Preview" w:date="2026-01-01T00:00:00Z">
        <w:r>
          <w:rPr>
            <w:b/>
            <w:bCs/>
          </w:rPr>
          <w:delText xml:space="preserve"> </w:delText>
        </w:r>
      </w:del>
      <w:del w:id="4550" w:author="PR Preview" w:date="2026-01-01T00:00:00Z">
        <w:r>
          <w:rPr>
            <w:rStyle w:val="VerbatimChar"/>
            <w:b/>
            <w:bCs/>
          </w:rPr>
          <w:delText xml:space="preserve">mtcars</w:delText>
        </w:r>
      </w:del>
      <w:del w:id="4551" w:author="PR Preview" w:date="2026-01-01T00:00:00Z">
        <w:r>
          <w:rPr>
            <w:b/>
            <w:bCs/>
          </w:rPr>
          <w:delText xml:space="preserve"> </w:delText>
        </w:r>
      </w:del>
      <w:del w:id="4552" w:author="PR Preview" w:date="2026-01-01T00:00:00Z">
        <w:r>
          <w:rPr>
            <w:b/>
            <w:bCs/>
          </w:rPr>
          <w:delText xml:space="preserve">polynomials)</w:delText>
        </w:r>
      </w:del>
      <w:del w:id="4553" w:author="PR Preview" w:date="2026-01-01T00:00:00Z">
        <w:r>
          <w:delText xml:space="preserve"> </w:delText>
        </w:r>
      </w:del>
      <w:del w:id="4554" w:author="PR Preview" w:date="2026-01-01T00:00:00Z">
        <w:r>
          <w:delText xml:space="preserve">This example applies the</w:delText>
        </w:r>
      </w:del>
      <w:del w:id="4555" w:author="PR Preview" w:date="2026-01-01T00:00:00Z">
        <w:r>
          <w:delText xml:space="preserve"> </w:delText>
        </w:r>
      </w:del>
      <m:oMath>
        <m:r>
          <m:t>k</m:t>
        </m:r>
        <m:r>
          <m:rPr>
            <m:sty m:val="p"/>
          </m:rPr>
          <m:t>=</m:t>
        </m:r>
        <m:r>
          <m:t>4</m:t>
        </m:r>
      </m:oMath>
      <w:del w:id="4556" w:author="PR Preview" w:date="2026-01-01T00:00:00Z">
        <w:r>
          <w:delText xml:space="preserve"> </w:delText>
        </w:r>
      </w:del>
      <w:del w:id="4557" w:author="PR Preview" w:date="2026-01-01T00:00:00Z">
        <w:r>
          <w:delText xml:space="preserve">folds of</w:delText>
        </w:r>
      </w:del>
      <w:del w:id="4558" w:author="PR Preview" w:date="2026-01-01T00:00:00Z">
        <w:r>
          <w:delText xml:space="preserve"> </w:delText>
        </w:r>
      </w:del>
      <w:hyperlink w:anchor="exr-kfold">
        <w:del w:id="4559" w:author="PR Preview" w:date="2026-01-01T00:00:00Z">
          <w:r>
            <w:rPr>
              <w:rStyle w:val="Hyperlink"/>
            </w:rPr>
            <w:delText xml:space="preserve">Exercise 9</w:delText>
          </w:r>
        </w:del>
      </w:hyperlink>
      <w:del w:id="4560" w:author="PR Preview" w:date="2026-01-01T00:00:00Z">
        <w:r>
          <w:delText xml:space="preserve"> </w:delText>
        </w:r>
      </w:del>
      <w:del w:id="4561" w:author="PR Preview" w:date="2026-01-01T00:00:00Z">
        <w:r>
          <w:delText xml:space="preserve">to the four polynomial models of</w:delText>
        </w:r>
      </w:del>
      <w:del w:id="4562" w:author="PR Preview" w:date="2026-01-01T00:00:00Z">
        <w:r>
          <w:delText xml:space="preserve"> </w:delText>
        </w:r>
      </w:del>
      <w:hyperlink w:anchor="exr-overfitting">
        <w:del w:id="4563" w:author="PR Preview" w:date="2026-01-01T00:00:00Z">
          <w:r>
            <w:rPr>
              <w:rStyle w:val="Hyperlink"/>
            </w:rPr>
            <w:delText xml:space="preserve">Exercise 1</w:delText>
          </w:r>
        </w:del>
      </w:hyperlink>
      <w:del w:id="4564" w:author="PR Preview" w:date="2026-01-01T00:00:00Z">
        <w:r>
          <w:delText xml:space="preserve">,</w:delText>
        </w:r>
      </w:del>
      <w:del w:id="4565" w:author="PR Preview" w:date="2026-01-01T00:00:00Z">
        <w:r>
          <w:delText xml:space="preserve"> </w:delText>
        </w:r>
      </w:del>
      <w:del w:id="4566" w:author="PR Preview" w:date="2026-01-01T00:00:00Z">
        <w:r>
          <w:delText xml:space="preserve">now using all</w:delText>
        </w:r>
      </w:del>
      <w:del w:id="4567" w:author="PR Preview" w:date="2026-01-01T00:00:00Z">
        <w:r>
          <w:delText xml:space="preserve"> </w:delText>
        </w:r>
      </w:del>
      <m:oMath>
        <m:r>
          <m:t>n</m:t>
        </m:r>
        <m:r>
          <m:rPr>
            <m:sty m:val="p"/>
          </m:rPr>
          <m:t>=</m:t>
        </m:r>
        <m:r>
          <m:t>32</m:t>
        </m:r>
      </m:oMath>
      <w:del w:id="4568" w:author="PR Preview" w:date="2026-01-01T00:00:00Z">
        <w:r>
          <w:delText xml:space="preserve"> </w:delText>
        </w:r>
      </w:del>
      <w:del w:id="4569" w:author="PR Preview" w:date="2026-01-01T00:00:00Z">
        <w:r>
          <w:delText xml:space="preserve">cars</w:delText>
        </w:r>
      </w:del>
      <w:del w:id="4570" w:author="PR Preview" w:date="2026-01-01T00:00:00Z">
        <w:r>
          <w:delText xml:space="preserve"> </w:delText>
        </w:r>
      </w:del>
      <w:del w:id="4571" w:author="PR Preview" w:date="2026-01-01T00:00:00Z">
        <w:r>
          <w:delText xml:space="preserve">and the</w:delText>
        </w:r>
      </w:del>
      <w:del w:id="4572" w:author="PR Preview" w:date="2026-01-01T00:00:00Z">
        <w:r>
          <w:delText xml:space="preserve"> </w:delText>
        </w:r>
      </w:del>
      <w:del w:id="4573" w:author="PR Preview" w:date="2026-01-01T00:00:00Z">
        <w:r>
          <w:rPr>
            <w:rStyle w:val="VerbatimChar"/>
          </w:rPr>
          <w:delText xml:space="preserve">cv_mse()</w:delText>
        </w:r>
      </w:del>
      <w:del w:id="4574" w:author="PR Preview" w:date="2026-01-01T00:00:00Z">
        <w:r>
          <w:delText xml:space="preserve"> </w:delText>
        </w:r>
      </w:del>
      <w:del w:id="4575" w:author="PR Preview" w:date="2026-01-01T00:00:00Z">
        <w:r>
          <w:delText xml:space="preserve">function of</w:delText>
        </w:r>
      </w:del>
      <w:del w:id="4576" w:author="PR Preview" w:date="2026-01-01T00:00:00Z">
        <w:r>
          <w:delText xml:space="preserve"> </w:delText>
        </w:r>
      </w:del>
      <w:hyperlink w:anchor="exm-kfold-simulated">
        <w:del w:id="4577" w:author="PR Preview" w:date="2026-01-01T00:00:00Z">
          <w:r>
            <w:rPr>
              <w:rStyle w:val="Hyperlink"/>
            </w:rPr>
            <w:delText xml:space="preserve">Example 9</w:delText>
          </w:r>
        </w:del>
      </w:hyperlink>
      <w:del w:id="4578" w:author="PR Preview" w:date="2026-01-01T00:00:00Z">
        <w:r>
          <w:delText xml:space="preserve">.</w:delText>
        </w:r>
      </w:del>
      <w:del w:id="4579" w:author="PR Preview" w:date="2026-01-01T00:00:00Z">
        <w:r>
          <w:delText xml:space="preserve"> </w:delText>
        </w:r>
      </w:del>
      <w:del w:id="4580" w:author="PR Preview" w:date="2026-01-01T00:00:00Z">
        <w:r>
          <w:delText xml:space="preserve">The fold assignment is random,</w:delText>
        </w:r>
      </w:del>
      <w:del w:id="4581" w:author="PR Preview" w:date="2026-01-01T00:00:00Z">
        <w:r>
          <w:delText xml:space="preserve"> </w:delText>
        </w:r>
      </w:del>
      <w:del w:id="4582" w:author="PR Preview" w:date="2026-01-01T00:00:00Z">
        <w:r>
          <w:delText xml:space="preserve">so the estimate is too;</w:delText>
        </w:r>
      </w:del>
      <w:del w:id="4583" w:author="PR Preview" w:date="2026-01-01T00:00:00Z">
        <w:r>
          <w:delText xml:space="preserve"> </w:delText>
        </w:r>
      </w:del>
      <w:del w:id="4584" w:author="PR Preview" w:date="2026-01-01T00:00:00Z">
        <w:r>
          <w:delText xml:space="preserve">to show how much,</w:delText>
        </w:r>
      </w:del>
      <w:del w:id="4585" w:author="PR Preview" w:date="2026-01-01T00:00:00Z">
        <w:r>
          <w:delText xml:space="preserve"> </w:delText>
        </w:r>
      </w:del>
      <w:del w:id="4586" w:author="PR Preview" w:date="2026-01-01T00:00:00Z">
        <w:r>
          <w:delText xml:space="preserve">we repeat the whole procedure with 5 different random fold assignments.</w:delText>
        </w:r>
      </w:del>
    </w:p>
    <w:p>
      <w:pPr>
        <w:pStyle w:val="BodyText"/>
      </w:pPr>
      <w:ins w:id="4587" w:author="PR Preview" w:date="2026-01-01T00:00:00Z">
        <w:r>
          <w:rPr>
            <w:b/>
            <w:bCs/>
          </w:rPr>
          <w:t xml:space="preserve">Example 11 (Four-fold cross-validation of the</w:t>
        </w:r>
      </w:ins>
      <w:ins w:id="4588" w:author="PR Preview" w:date="2026-01-01T00:00:00Z">
        <w:r>
          <w:rPr>
            <w:b/>
            <w:bCs/>
          </w:rPr>
          <w:t xml:space="preserve"> </w:t>
        </w:r>
      </w:ins>
      <w:ins w:id="4589" w:author="PR Preview" w:date="2026-01-01T00:00:00Z">
        <w:r>
          <w:rPr>
            <w:rStyle w:val="VerbatimChar"/>
            <w:b/>
            <w:bCs/>
          </w:rPr>
          <w:t xml:space="preserve">mtcars</w:t>
        </w:r>
      </w:ins>
      <w:ins w:id="4590" w:author="PR Preview" w:date="2026-01-01T00:00:00Z">
        <w:r>
          <w:rPr>
            <w:b/>
            <w:bCs/>
          </w:rPr>
          <w:t xml:space="preserve"> </w:t>
        </w:r>
      </w:ins>
      <w:ins w:id="4591" w:author="PR Preview" w:date="2026-01-01T00:00:00Z">
        <w:r>
          <w:rPr>
            <w:b/>
            <w:bCs/>
          </w:rPr>
          <w:t xml:space="preserve">polynomials)</w:t>
        </w:r>
      </w:ins>
      <w:ins w:id="4592" w:author="PR Preview" w:date="2026-01-01T00:00:00Z">
        <w:r>
          <w:t xml:space="preserve"> </w:t>
        </w:r>
      </w:ins>
      <w:ins w:id="4593" w:author="PR Preview" w:date="2026-01-01T00:00:00Z">
        <w:r>
          <w:t xml:space="preserve">This example applies the</w:t>
        </w:r>
      </w:ins>
      <w:ins w:id="4594" w:author="PR Preview" w:date="2026-01-01T00:00:00Z">
        <w:r>
          <w:t xml:space="preserve"> </w:t>
        </w:r>
      </w:ins>
      <m:oMath>
        <m:r>
          <m:t>k</m:t>
        </m:r>
        <m:r>
          <m:rPr>
            <m:sty m:val="p"/>
          </m:rPr>
          <m:t>=</m:t>
        </m:r>
        <m:r>
          <m:t>4</m:t>
        </m:r>
      </m:oMath>
      <w:ins w:id="4595" w:author="PR Preview" w:date="2026-01-01T00:00:00Z">
        <w:r>
          <w:t xml:space="preserve"> </w:t>
        </w:r>
      </w:ins>
      <w:ins w:id="4596" w:author="PR Preview" w:date="2026-01-01T00:00:00Z">
        <w:r>
          <w:t xml:space="preserve">folds of</w:t>
        </w:r>
      </w:ins>
      <w:ins w:id="4597" w:author="PR Preview" w:date="2026-01-01T00:00:00Z">
        <w:r>
          <w:t xml:space="preserve"> </w:t>
        </w:r>
      </w:ins>
      <w:hyperlink w:anchor="exr-kfold">
        <w:ins w:id="4598" w:author="PR Preview" w:date="2026-01-01T00:00:00Z">
          <w:r>
            <w:rPr>
              <w:rStyle w:val="Hyperlink"/>
            </w:rPr>
            <w:t xml:space="preserve">Exercise 9</w:t>
          </w:r>
        </w:ins>
      </w:hyperlink>
      <w:ins w:id="4599" w:author="PR Preview" w:date="2026-01-01T00:00:00Z">
        <w:r>
          <w:t xml:space="preserve"> </w:t>
        </w:r>
      </w:ins>
      <w:ins w:id="4600" w:author="PR Preview" w:date="2026-01-01T00:00:00Z">
        <w:r>
          <w:t xml:space="preserve">to the four polynomial models of</w:t>
        </w:r>
      </w:ins>
      <w:ins w:id="4601" w:author="PR Preview" w:date="2026-01-01T00:00:00Z">
        <w:r>
          <w:t xml:space="preserve"> </w:t>
        </w:r>
      </w:ins>
      <w:hyperlink w:anchor="exr-overfitting">
        <w:ins w:id="4602" w:author="PR Preview" w:date="2026-01-01T00:00:00Z">
          <w:r>
            <w:rPr>
              <w:rStyle w:val="Hyperlink"/>
            </w:rPr>
            <w:t xml:space="preserve">Exercise 1</w:t>
          </w:r>
        </w:ins>
      </w:hyperlink>
      <w:ins w:id="4603" w:author="PR Preview" w:date="2026-01-01T00:00:00Z">
        <w:r>
          <w:t xml:space="preserve">,</w:t>
        </w:r>
      </w:ins>
      <w:ins w:id="4604" w:author="PR Preview" w:date="2026-01-01T00:00:00Z">
        <w:r>
          <w:t xml:space="preserve"> </w:t>
        </w:r>
      </w:ins>
      <w:ins w:id="4605" w:author="PR Preview" w:date="2026-01-01T00:00:00Z">
        <w:r>
          <w:t xml:space="preserve">now using all</w:t>
        </w:r>
      </w:ins>
      <w:ins w:id="4606" w:author="PR Preview" w:date="2026-01-01T00:00:00Z">
        <w:r>
          <w:t xml:space="preserve"> </w:t>
        </w:r>
      </w:ins>
      <m:oMath>
        <m:r>
          <m:t>n</m:t>
        </m:r>
        <m:r>
          <m:rPr>
            <m:sty m:val="p"/>
          </m:rPr>
          <m:t>=</m:t>
        </m:r>
        <m:r>
          <m:t>32</m:t>
        </m:r>
      </m:oMath>
      <w:ins w:id="4607" w:author="PR Preview" w:date="2026-01-01T00:00:00Z">
        <w:r>
          <w:t xml:space="preserve"> </w:t>
        </w:r>
      </w:ins>
      <w:ins w:id="4608" w:author="PR Preview" w:date="2026-01-01T00:00:00Z">
        <w:r>
          <w:t xml:space="preserve">cars</w:t>
        </w:r>
      </w:ins>
      <w:ins w:id="4609" w:author="PR Preview" w:date="2026-01-01T00:00:00Z">
        <w:r>
          <w:t xml:space="preserve"> </w:t>
        </w:r>
      </w:ins>
      <w:ins w:id="4610" w:author="PR Preview" w:date="2026-01-01T00:00:00Z">
        <w:r>
          <w:t xml:space="preserve">and the</w:t>
        </w:r>
      </w:ins>
      <w:ins w:id="4611" w:author="PR Preview" w:date="2026-01-01T00:00:00Z">
        <w:r>
          <w:t xml:space="preserve"> </w:t>
        </w:r>
      </w:ins>
      <w:ins w:id="4612" w:author="PR Preview" w:date="2026-01-01T00:00:00Z">
        <w:r>
          <w:rPr>
            <w:rStyle w:val="VerbatimChar"/>
          </w:rPr>
          <w:t xml:space="preserve">cv_mse()</w:t>
        </w:r>
      </w:ins>
      <w:ins w:id="4613" w:author="PR Preview" w:date="2026-01-01T00:00:00Z">
        <w:r>
          <w:t xml:space="preserve"> </w:t>
        </w:r>
      </w:ins>
      <w:ins w:id="4614" w:author="PR Preview" w:date="2026-01-01T00:00:00Z">
        <w:r>
          <w:t xml:space="preserve">function of</w:t>
        </w:r>
      </w:ins>
      <w:ins w:id="4615" w:author="PR Preview" w:date="2026-01-01T00:00:00Z">
        <w:r>
          <w:t xml:space="preserve"> </w:t>
        </w:r>
      </w:ins>
      <w:hyperlink w:anchor="exm-kfold-simulated">
        <w:ins w:id="4616" w:author="PR Preview" w:date="2026-01-01T00:00:00Z">
          <w:r>
            <w:rPr>
              <w:rStyle w:val="Hyperlink"/>
            </w:rPr>
            <w:t xml:space="preserve">Example 10</w:t>
          </w:r>
        </w:ins>
      </w:hyperlink>
      <w:ins w:id="4617" w:author="PR Preview" w:date="2026-01-01T00:00:00Z">
        <w:r>
          <w:t xml:space="preserve">.</w:t>
        </w:r>
      </w:ins>
      <w:ins w:id="4618" w:author="PR Preview" w:date="2026-01-01T00:00:00Z">
        <w:r>
          <w:t xml:space="preserve"> </w:t>
        </w:r>
      </w:ins>
      <w:ins w:id="4619" w:author="PR Preview" w:date="2026-01-01T00:00:00Z">
        <w:r>
          <w:t xml:space="preserve">The fold assignment is random,</w:t>
        </w:r>
      </w:ins>
      <w:ins w:id="4620" w:author="PR Preview" w:date="2026-01-01T00:00:00Z">
        <w:r>
          <w:t xml:space="preserve"> </w:t>
        </w:r>
      </w:ins>
      <w:ins w:id="4621" w:author="PR Preview" w:date="2026-01-01T00:00:00Z">
        <w:r>
          <w:t xml:space="preserve">so the estimate is too;</w:t>
        </w:r>
      </w:ins>
      <w:ins w:id="4622" w:author="PR Preview" w:date="2026-01-01T00:00:00Z">
        <w:r>
          <w:t xml:space="preserve"> </w:t>
        </w:r>
      </w:ins>
      <w:ins w:id="4623" w:author="PR Preview" w:date="2026-01-01T00:00:00Z">
        <w:r>
          <w:t xml:space="preserve">to show how much,</w:t>
        </w:r>
      </w:ins>
      <w:ins w:id="4624" w:author="PR Preview" w:date="2026-01-01T00:00:00Z">
        <w:r>
          <w:t xml:space="preserve"> </w:t>
        </w:r>
      </w:ins>
      <w:ins w:id="4625" w:author="PR Preview" w:date="2026-01-01T00:00:00Z">
        <w:r>
          <w:t xml:space="preserve">we repeat the whole procedure with 5 different random fold assignments.</w:t>
        </w:r>
      </w:ins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3" w:name="tbl-cv-mtcars-repea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Square root of the 4-fold cross-validation estimate, by degree,</w:t>
            </w:r>
            <w:r>
              <w:t xml:space="preserve"> </w:t>
            </w:r>
            <w:r>
              <w:t xml:space="preserve">for each of 5 random fold assignments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mtcars_degrees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n_repeats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32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mtcars_cv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expand_grid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repeat_id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seq_len</w:t>
            </w:r>
            <w:r>
              <w:rPr>
                <w:rStyle w:val="NormalTok"/>
              </w:rPr>
              <w:t xml:space="preserve">(n_repeats), </w:t>
            </w:r>
            <w:r>
              <w:rPr>
                <w:rStyle w:val="AttributeTok"/>
              </w:rPr>
              <w:t xml:space="preserve">degree =</w:t>
            </w:r>
            <w:r>
              <w:rPr>
                <w:rStyle w:val="NormalTok"/>
              </w:rPr>
              <w:t xml:space="preserve"> mtcars_degrees)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rmse =</w:t>
            </w:r>
            <w:r>
              <w:rPr>
                <w:rStyle w:val="NormalTok"/>
              </w:rPr>
              <w:t xml:space="preserve"> {</w:t>
            </w:r>
            <w:r>
              <w:br/>
            </w:r>
            <w:r>
              <w:rPr>
                <w:rStyle w:val="NormalTok"/>
              </w:rPr>
              <w:t xml:space="preserve">      folds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assign_folds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(mtcars), </w:t>
            </w:r>
            <w:r>
              <w:rPr>
                <w:rStyle w:val="AttributeTok"/>
              </w:rPr>
              <w:t xml:space="preserve">k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  purrr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map_dbl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degree,</w:t>
            </w:r>
            <w:r>
              <w:br/>
            </w:r>
            <w:r>
              <w:rPr>
                <w:rStyle w:val="NormalTok"/>
              </w:rPr>
              <w:t xml:space="preserve">        \(d)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cv_mse</w:t>
            </w:r>
            <w:r>
              <w:rPr>
                <w:rStyle w:val="NormalTok"/>
              </w:rPr>
              <w:t xml:space="preserve">(mpg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poly</w:t>
            </w:r>
            <w:r>
              <w:rPr>
                <w:rStyle w:val="NormalTok"/>
              </w:rPr>
              <w:t xml:space="preserve">(wt, d), mtcars, folds))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},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.by =</w:t>
            </w:r>
            <w:r>
              <w:rPr>
                <w:rStyle w:val="NormalTok"/>
              </w:rPr>
              <w:t xml:space="preserve"> repeat_id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pivot_wider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names_from =</w:t>
            </w:r>
            <w:r>
              <w:rPr>
                <w:rStyle w:val="NormalTok"/>
              </w:rPr>
              <w:t xml:space="preserve"> degree,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values_from =</w:t>
            </w:r>
            <w:r>
              <w:rPr>
                <w:rStyle w:val="NormalTok"/>
              </w:rPr>
              <w:t xml:space="preserve"> rmse,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names_prefix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"degree_"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mtcars_cv</w:t>
            </w:r>
            <w:r>
              <w:br/>
            </w:r>
            <w:r>
              <w:rPr>
                <w:rStyle w:val="CommentTok"/>
              </w:rPr>
              <w:t xml:space="preserve">#&gt; # A tibble: 5 × 5</w:t>
            </w:r>
            <w:r>
              <w:br/>
            </w:r>
            <w:r>
              <w:rPr>
                <w:rStyle w:val="CommentTok"/>
              </w:rPr>
              <w:t xml:space="preserve">#&gt;   repeat_id degree_1 degree_2 degree_3 degree_4</w:t>
            </w:r>
            <w:r>
              <w:br/>
            </w:r>
            <w:r>
              <w:rPr>
                <w:rStyle w:val="CommentTok"/>
              </w:rPr>
              <w:t xml:space="preserve">#&gt;       &lt;int&gt;    &lt;dbl&gt;    &lt;dbl&gt;    &lt;dbl&gt;    &lt;dbl&gt;</w:t>
            </w:r>
            <w:r>
              <w:br/>
            </w:r>
            <w:r>
              <w:rPr>
                <w:rStyle w:val="CommentTok"/>
              </w:rPr>
              <w:t xml:space="preserve">#&gt; 1         1     3.42     2.67     2.69     2.92</w:t>
            </w:r>
            <w:r>
              <w:br/>
            </w:r>
            <w:r>
              <w:rPr>
                <w:rStyle w:val="CommentTok"/>
              </w:rPr>
              <w:t xml:space="preserve">#&gt; 2         2     3.10     2.73     2.74     2.82</w:t>
            </w:r>
            <w:r>
              <w:br/>
            </w:r>
            <w:r>
              <w:rPr>
                <w:rStyle w:val="CommentTok"/>
              </w:rPr>
              <w:t xml:space="preserve">#&gt; 3         3     3.14     2.82     2.86     3.00</w:t>
            </w:r>
            <w:r>
              <w:br/>
            </w:r>
            <w:r>
              <w:rPr>
                <w:rStyle w:val="CommentTok"/>
              </w:rPr>
              <w:t xml:space="preserve">#&gt; 4         4     3.18     2.65     2.76     3.00</w:t>
            </w:r>
            <w:r>
              <w:br/>
            </w:r>
            <w:r>
              <w:rPr>
                <w:rStyle w:val="CommentTok"/>
              </w:rPr>
              <w:t xml:space="preserve">#&gt; 5         5     3.38     2.74     2.78     2.81</w:t>
            </w:r>
          </w:p>
          <w:bookmarkEnd w:id="193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4" w:name="tbl-cv-mtcar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Degree with the smallest 4-fold cross-validated RMSE</w:t>
            </w:r>
            <w:r>
              <w:t xml:space="preserve"> </w:t>
            </w:r>
            <w:r>
              <w:t xml:space="preserve">in each of 5 random fold assignments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mtcars_cv_best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mtcars_cv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repeat_id,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names_prefix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"degree_"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slice_min</w:t>
            </w:r>
            <w:r>
              <w:rPr>
                <w:rStyle w:val="NormalTok"/>
              </w:rPr>
              <w:t xml:space="preserve">(rmse,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repeat_id)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mtcars_cv_best</w:t>
            </w:r>
            <w:r>
              <w:br/>
            </w:r>
            <w:r>
              <w:rPr>
                <w:rStyle w:val="CommentTok"/>
              </w:rPr>
              <w:t xml:space="preserve">#&gt; # A tibble: 5 × 3</w:t>
            </w:r>
            <w:r>
              <w:br/>
            </w:r>
            <w:r>
              <w:rPr>
                <w:rStyle w:val="CommentTok"/>
              </w:rPr>
              <w:t xml:space="preserve">#&gt;   repeat_id degree  rmse</w:t>
            </w:r>
            <w:r>
              <w:br/>
            </w:r>
            <w:r>
              <w:rPr>
                <w:rStyle w:val="CommentTok"/>
              </w:rPr>
              <w:t xml:space="preserve">#&gt;       &lt;int&gt; &lt;chr&gt;  &lt;dbl&gt;</w:t>
            </w:r>
            <w:r>
              <w:br/>
            </w:r>
            <w:r>
              <w:rPr>
                <w:rStyle w:val="CommentTok"/>
              </w:rPr>
              <w:t xml:space="preserve">#&gt; 1         1 2       2.67</w:t>
            </w:r>
            <w:r>
              <w:br/>
            </w:r>
            <w:r>
              <w:rPr>
                <w:rStyle w:val="CommentTok"/>
              </w:rPr>
              <w:t xml:space="preserve">#&gt; 2         2 2       2.73</w:t>
            </w:r>
            <w:r>
              <w:br/>
            </w:r>
            <w:r>
              <w:rPr>
                <w:rStyle w:val="CommentTok"/>
              </w:rPr>
              <w:t xml:space="preserve">#&gt; 3         3 2       2.82</w:t>
            </w:r>
            <w:r>
              <w:br/>
            </w:r>
            <w:r>
              <w:rPr>
                <w:rStyle w:val="CommentTok"/>
              </w:rPr>
              <w:t xml:space="preserve">#&gt; 4         4 2       2.65</w:t>
            </w:r>
            <w:r>
              <w:br/>
            </w:r>
            <w:r>
              <w:rPr>
                <w:rStyle w:val="CommentTok"/>
              </w:rPr>
              <w:t xml:space="preserve">#&gt; 5         5 2       2.74</w:t>
            </w:r>
          </w:p>
          <w:bookmarkEnd w:id="194"/>
        </w:tc>
      </w:tr>
    </w:tbl>
    <w:p>
      <w:pPr>
        <w:pStyle w:val="SourceCode"/>
      </w:pPr>
      <w:r>
        <w:rPr>
          <w:rStyle w:val="NormalTok"/>
        </w:rPr>
        <w:t xml:space="preserve">mtcars_cv_range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mtcars_cv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starts_with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"degree_"</w:t>
      </w:r>
      <w:r>
        <w:rPr>
          <w:rStyle w:val="NormalTok"/>
        </w:rPr>
        <w:t xml:space="preserve">), \(v)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(v)))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mtcars_chosen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(mtcars_cv_best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degree))</w:t>
      </w:r>
      <w:r>
        <w:br/>
      </w:r>
      <w:r>
        <w:rPr>
          <w:rStyle w:val="NormalTok"/>
        </w:rPr>
        <w:t xml:space="preserve">mtcars_choice_text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(mtcars_chosen)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"but every assignment chose degree "</w:t>
      </w:r>
      <w:r>
        <w:rPr>
          <w:rStyle w:val="NormalTok"/>
        </w:rPr>
        <w:t xml:space="preserve">, mtcars_chosen,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": the estimates moved, and the winner did not"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"and the chosen degree was 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combine_words</w:t>
      </w:r>
      <w:r>
        <w:rPr>
          <w:rStyle w:val="NormalTok"/>
        </w:rPr>
        <w:t xml:space="preserve">(mtcars_chosen, </w:t>
      </w:r>
      <w:r>
        <w:rPr>
          <w:rStyle w:val="AttributeTok"/>
        </w:rPr>
        <w:t xml:space="preserve">and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or 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", depending on how the cars happened to be split"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mtcars_cv_range</w:t>
      </w:r>
      <w:r>
        <w:br/>
      </w:r>
      <w:r>
        <w:rPr>
          <w:rStyle w:val="CommentTok"/>
        </w:rPr>
        <w:t xml:space="preserve">#&gt; # A tibble: 1 × 4</w:t>
      </w:r>
      <w:r>
        <w:br/>
      </w:r>
      <w:r>
        <w:rPr>
          <w:rStyle w:val="CommentTok"/>
        </w:rPr>
        <w:t xml:space="preserve">#&gt;   degree_1 degree_2 degree_3 degree_4</w:t>
      </w:r>
      <w:r>
        <w:br/>
      </w:r>
      <w:r>
        <w:rPr>
          <w:rStyle w:val="CommentTok"/>
        </w:rPr>
        <w:t xml:space="preserve">#&gt;      &lt;dbl&gt;    &lt;dbl&gt;    &lt;dbl&gt;    &lt;dbl&gt;</w:t>
      </w:r>
      <w:r>
        <w:br/>
      </w:r>
      <w:r>
        <w:rPr>
          <w:rStyle w:val="CommentTok"/>
        </w:rPr>
        <w:t xml:space="preserve">#&gt; 1    0.320    0.168    0.164    0.195</w:t>
      </w:r>
    </w:p>
    <w:p>
      <w:pPr>
        <w:pStyle w:val="FirstParagraph"/>
      </w:pPr>
      <w:del w:id="4626" w:author="PR Preview" w:date="2026-01-01T00:00:00Z">
        <w:r>
          <w:delText xml:space="preserve">Each row of</w:delText>
        </w:r>
      </w:del>
      <w:del w:id="4627" w:author="PR Preview" w:date="2026-01-01T00:00:00Z">
        <w:r>
          <w:delText xml:space="preserve"> </w:delText>
        </w:r>
      </w:del>
      <w:hyperlink w:anchor="tbl-cv-mtcars-repeats">
        <w:del w:id="4628" w:author="PR Preview" w:date="2026-01-01T00:00:00Z">
          <w:r>
            <w:rPr>
              <w:rStyle w:val="Hyperlink"/>
            </w:rPr>
            <w:delText xml:space="preserve">Table 4</w:delText>
          </w:r>
        </w:del>
      </w:hyperlink>
      <w:del w:id="4629" w:author="PR Preview" w:date="2026-01-01T00:00:00Z">
        <w:r>
          <w:delText xml:space="preserve"> </w:delText>
        </w:r>
      </w:del>
      <w:del w:id="4630" w:author="PR Preview" w:date="2026-01-01T00:00:00Z">
        <w:r>
          <w:delText xml:space="preserve">holds, for each degree,</w:delText>
        </w:r>
      </w:del>
      <w:del w:id="4631" w:author="PR Preview" w:date="2026-01-01T00:00:00Z">
        <w:r>
          <w:delText xml:space="preserve"> </w:delText>
        </w:r>
      </w:del>
      <w:del w:id="4632" w:author="PR Preview" w:date="2026-01-01T00:00:00Z">
        <w:r>
          <w:delText xml:space="preserve">the square root of</w:delText>
        </w:r>
      </w:del>
      <w:del w:id="4633" w:author="PR Preview" w:date="2026-01-01T00:00:00Z">
        <w:r>
          <w:delText xml:space="preserve"> </w:delText>
        </w:r>
      </w:del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sub>
        </m:sSub>
      </m:oMath>
      <w:del w:id="4634" w:author="PR Preview" w:date="2026-01-01T00:00:00Z">
        <w:r>
          <w:delText xml:space="preserve"> </w:delText>
        </w:r>
      </w:del>
      <w:del w:id="4635" w:author="PR Preview" w:date="2026-01-01T00:00:00Z">
        <w:r>
          <w:delText xml:space="preserve">(</w:delText>
        </w:r>
      </w:del>
      <w:hyperlink w:anchor="eq-cv-estimate">
        <w:del w:id="4636" w:author="PR Preview" w:date="2026-01-01T00:00:00Z">
          <w:r>
            <w:rPr>
              <w:rStyle w:val="Hyperlink"/>
            </w:rPr>
            <w:delText xml:space="preserve">Equation 33</w:delText>
          </w:r>
        </w:del>
      </w:hyperlink>
      <w:del w:id="4637" w:author="PR Preview" w:date="2026-01-01T00:00:00Z">
        <w:r>
          <w:delText xml:space="preserve">) for one fold assignment.</w:delText>
        </w:r>
      </w:del>
      <w:del w:id="4638" w:author="PR Preview" w:date="2026-01-01T00:00:00Z">
        <w:r>
          <w:delText xml:space="preserve"> </w:delText>
        </w:r>
      </w:del>
      <w:del w:id="4639" w:author="PR Preview" w:date="2026-01-01T00:00:00Z">
        <w:r>
          <w:delText xml:space="preserve">Across fold assignments,</w:delText>
        </w:r>
      </w:del>
      <w:del w:id="4640" w:author="PR Preview" w:date="2026-01-01T00:00:00Z">
        <w:r>
          <w:delText xml:space="preserve"> </w:delText>
        </w:r>
      </w:del>
      <w:del w:id="4641" w:author="PR Preview" w:date="2026-01-01T00:00:00Z">
        <w:r>
          <w:delText xml:space="preserve">the estimate for one degree varied by as much as</w:delText>
        </w:r>
      </w:del>
      <w:del w:id="4642" w:author="PR Preview" w:date="2026-01-01T00:00:00Z">
        <w:r>
          <w:delText xml:space="preserve"> </w:delText>
        </w:r>
      </w:del>
      <w:del w:id="4643" w:author="PR Preview" w:date="2026-01-01T00:00:00Z">
        <w:r>
          <w:delText xml:space="preserve">0.32 mpg,</w:delText>
        </w:r>
      </w:del>
      <w:del w:id="4644" w:author="PR Preview" w:date="2026-01-01T00:00:00Z">
        <w:r>
          <w:delText xml:space="preserve"> </w:delText>
        </w:r>
      </w:del>
      <w:del w:id="4645" w:author="PR Preview" w:date="2026-01-01T00:00:00Z">
        <w:r>
          <w:delText xml:space="preserve">but every assignment chose degree 2: the estimates moved, and the winner did not.</w:delText>
        </w:r>
      </w:del>
      <w:del w:id="4646" w:author="PR Preview" w:date="2026-01-01T00:00:00Z">
        <w:r>
          <w:delText xml:space="preserve"> </w:delText>
        </w:r>
      </w:del>
      <w:del w:id="4647" w:author="PR Preview" w:date="2026-01-01T00:00:00Z">
        <w:r>
          <w:delText xml:space="preserve">A single run of</w:delText>
        </w:r>
      </w:del>
      <w:del w:id="4648" w:author="PR Preview" w:date="2026-01-01T00:00:00Z">
        <w:r>
          <w:delText xml:space="preserve"> </w:delText>
        </w:r>
      </w:del>
      <m:oMath>
        <m:r>
          <m:t>k</m:t>
        </m:r>
      </m:oMath>
      <w:del w:id="4649" w:author="PR Preview" w:date="2026-01-01T00:00:00Z">
        <w:r>
          <w:delText xml:space="preserve">-fold cross-validation</w:delText>
        </w:r>
      </w:del>
      <w:del w:id="4650" w:author="PR Preview" w:date="2026-01-01T00:00:00Z">
        <w:r>
          <w:delText xml:space="preserve"> </w:delText>
        </w:r>
      </w:del>
      <w:del w:id="4651" w:author="PR Preview" w:date="2026-01-01T00:00:00Z">
        <w:r>
          <w:delText xml:space="preserve">reports one of these rows,</w:delText>
        </w:r>
      </w:del>
      <w:del w:id="4652" w:author="PR Preview" w:date="2026-01-01T00:00:00Z">
        <w:r>
          <w:delText xml:space="preserve"> </w:delText>
        </w:r>
      </w:del>
      <w:del w:id="4653" w:author="PR Preview" w:date="2026-01-01T00:00:00Z">
        <w:r>
          <w:delText xml:space="preserve">so a small difference between two models’ estimates</w:delText>
        </w:r>
      </w:del>
      <w:del w:id="4654" w:author="PR Preview" w:date="2026-01-01T00:00:00Z">
        <w:r>
          <w:delText xml:space="preserve"> </w:delText>
        </w:r>
      </w:del>
      <w:del w:id="4655" w:author="PR Preview" w:date="2026-01-01T00:00:00Z">
        <w:r>
          <w:delText xml:space="preserve">may not survive a different split.</w:delText>
        </w:r>
      </w:del>
    </w:p>
    <w:p>
      <w:pPr>
        <w:pStyle w:val="FirstParagraph"/>
      </w:pPr>
      <w:ins w:id="4656" w:author="PR Preview" w:date="2026-01-01T00:00:00Z">
        <w:r>
          <w:t xml:space="preserve">Each row of</w:t>
        </w:r>
      </w:ins>
      <w:ins w:id="4657" w:author="PR Preview" w:date="2026-01-01T00:00:00Z">
        <w:r>
          <w:t xml:space="preserve"> </w:t>
        </w:r>
      </w:ins>
      <w:hyperlink w:anchor="tbl-cv-mtcars-repeats">
        <w:ins w:id="4658" w:author="PR Preview" w:date="2026-01-01T00:00:00Z">
          <w:r>
            <w:rPr>
              <w:rStyle w:val="Hyperlink"/>
            </w:rPr>
            <w:t xml:space="preserve">Table 4</w:t>
          </w:r>
        </w:ins>
      </w:hyperlink>
      <w:ins w:id="4659" w:author="PR Preview" w:date="2026-01-01T00:00:00Z">
        <w:r>
          <w:t xml:space="preserve"> </w:t>
        </w:r>
      </w:ins>
      <w:ins w:id="4660" w:author="PR Preview" w:date="2026-01-01T00:00:00Z">
        <w:r>
          <w:t xml:space="preserve">holds, for each degree,</w:t>
        </w:r>
      </w:ins>
      <w:ins w:id="4661" w:author="PR Preview" w:date="2026-01-01T00:00:00Z">
        <w:r>
          <w:t xml:space="preserve"> </w:t>
        </w:r>
      </w:ins>
      <w:ins w:id="4662" w:author="PR Preview" w:date="2026-01-01T00:00:00Z">
        <w:r>
          <w:t xml:space="preserve">the square root of</w:t>
        </w:r>
      </w:ins>
      <w:ins w:id="4663" w:author="PR Preview" w:date="2026-01-01T00:00:00Z">
        <w:r>
          <w:t xml:space="preserve"> </w:t>
        </w:r>
      </w:ins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sub>
        </m:sSub>
      </m:oMath>
      <w:ins w:id="4664" w:author="PR Preview" w:date="2026-01-01T00:00:00Z">
        <w:r>
          <w:t xml:space="preserve"> </w:t>
        </w:r>
      </w:ins>
      <w:ins w:id="4665" w:author="PR Preview" w:date="2026-01-01T00:00:00Z">
        <w:r>
          <w:t xml:space="preserve">(</w:t>
        </w:r>
      </w:ins>
      <w:hyperlink w:anchor="eq-cv-estimate">
        <w:ins w:id="4666" w:author="PR Preview" w:date="2026-01-01T00:00:00Z">
          <w:r>
            <w:rPr>
              <w:rStyle w:val="Hyperlink"/>
            </w:rPr>
            <w:t xml:space="preserve">Equation 35</w:t>
          </w:r>
        </w:ins>
      </w:hyperlink>
      <w:ins w:id="4667" w:author="PR Preview" w:date="2026-01-01T00:00:00Z">
        <w:r>
          <w:t xml:space="preserve">) for one fold assignment.</w:t>
        </w:r>
      </w:ins>
      <w:ins w:id="4668" w:author="PR Preview" w:date="2026-01-01T00:00:00Z">
        <w:r>
          <w:t xml:space="preserve"> </w:t>
        </w:r>
      </w:ins>
      <w:ins w:id="4669" w:author="PR Preview" w:date="2026-01-01T00:00:00Z">
        <w:r>
          <w:t xml:space="preserve">Across fold assignments,</w:t>
        </w:r>
      </w:ins>
      <w:ins w:id="4670" w:author="PR Preview" w:date="2026-01-01T00:00:00Z">
        <w:r>
          <w:t xml:space="preserve"> </w:t>
        </w:r>
      </w:ins>
      <w:ins w:id="4671" w:author="PR Preview" w:date="2026-01-01T00:00:00Z">
        <w:r>
          <w:t xml:space="preserve">the estimate for one degree varied by as much as</w:t>
        </w:r>
      </w:ins>
      <w:ins w:id="4672" w:author="PR Preview" w:date="2026-01-01T00:00:00Z">
        <w:r>
          <w:t xml:space="preserve"> </w:t>
        </w:r>
      </w:ins>
      <w:ins w:id="4673" w:author="PR Preview" w:date="2026-01-01T00:00:00Z">
        <w:r>
          <w:t xml:space="preserve">0.32 mpg,</w:t>
        </w:r>
      </w:ins>
      <w:ins w:id="4674" w:author="PR Preview" w:date="2026-01-01T00:00:00Z">
        <w:r>
          <w:t xml:space="preserve"> </w:t>
        </w:r>
      </w:ins>
      <w:ins w:id="4675" w:author="PR Preview" w:date="2026-01-01T00:00:00Z">
        <w:r>
          <w:t xml:space="preserve">but every assignment chose degree 2: the estimates moved, and the winner did not.</w:t>
        </w:r>
      </w:ins>
      <w:ins w:id="4676" w:author="PR Preview" w:date="2026-01-01T00:00:00Z">
        <w:r>
          <w:t xml:space="preserve"> </w:t>
        </w:r>
      </w:ins>
      <w:ins w:id="4677" w:author="PR Preview" w:date="2026-01-01T00:00:00Z">
        <w:r>
          <w:t xml:space="preserve">A single run of</w:t>
        </w:r>
      </w:ins>
      <w:ins w:id="4678" w:author="PR Preview" w:date="2026-01-01T00:00:00Z">
        <w:r>
          <w:t xml:space="preserve"> </w:t>
        </w:r>
      </w:ins>
      <m:oMath>
        <m:r>
          <m:t>k</m:t>
        </m:r>
      </m:oMath>
      <w:ins w:id="4679" w:author="PR Preview" w:date="2026-01-01T00:00:00Z">
        <w:r>
          <w:t xml:space="preserve">-fold cross-validation</w:t>
        </w:r>
      </w:ins>
      <w:ins w:id="4680" w:author="PR Preview" w:date="2026-01-01T00:00:00Z">
        <w:r>
          <w:t xml:space="preserve"> </w:t>
        </w:r>
      </w:ins>
      <w:ins w:id="4681" w:author="PR Preview" w:date="2026-01-01T00:00:00Z">
        <w:r>
          <w:t xml:space="preserve">reports one of these rows,</w:t>
        </w:r>
      </w:ins>
      <w:ins w:id="4682" w:author="PR Preview" w:date="2026-01-01T00:00:00Z">
        <w:r>
          <w:t xml:space="preserve"> </w:t>
        </w:r>
      </w:ins>
      <w:ins w:id="4683" w:author="PR Preview" w:date="2026-01-01T00:00:00Z">
        <w:r>
          <w:t xml:space="preserve">so a small difference between two models’ estimates</w:t>
        </w:r>
      </w:ins>
      <w:ins w:id="4684" w:author="PR Preview" w:date="2026-01-01T00:00:00Z">
        <w:r>
          <w:t xml:space="preserve"> </w:t>
        </w:r>
      </w:ins>
      <w:ins w:id="4685" w:author="PR Preview" w:date="2026-01-01T00:00:00Z">
        <w:r>
          <w:t xml:space="preserve">may not survive a different split.</w:t>
        </w:r>
      </w:ins>
    </w:p>
    <w:bookmarkEnd w:id="195"/>
    <w:bookmarkEnd w:id="196"/>
    <w:bookmarkStart w:id="224" w:name="sec-loocv"/>
    <w:p>
      <w:pPr>
        <w:pStyle w:val="Heading2"/>
      </w:pPr>
      <w:r>
        <w:t xml:space="preserve">7 Leave-one-out cross-validation</w:t>
      </w:r>
    </w:p>
    <w:bookmarkStart w:id="197" w:name="exr-loocv"/>
    <w:p>
      <w:pPr>
        <w:pStyle w:val="FirstParagraph"/>
      </w:pPr>
      <w:r>
        <w:rPr>
          <w:b/>
          <w:bCs/>
        </w:rPr>
        <w:t xml:space="preserve">Exercise 11 (The largest number of folds)</w:t>
      </w:r>
      <w:r>
        <w:t xml:space="preserve"> </w:t>
      </w:r>
      <w:r>
        <w:t xml:space="preserve">Suppose we take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in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on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 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How many cars are in each fold?</w:t>
      </w:r>
    </w:p>
    <w:p>
      <w:pPr>
        <w:pStyle w:val="Compact"/>
        <w:numPr>
          <w:ilvl w:val="0"/>
          <w:numId w:val="1013"/>
        </w:numPr>
      </w:pPr>
      <w:r>
        <w:t xml:space="preserve">How many models are fit, and how many cars is each fitted to?</w:t>
      </w:r>
    </w:p>
    <w:p>
      <w:pPr>
        <w:pStyle w:val="Compact"/>
        <w:numPr>
          <w:ilvl w:val="0"/>
          <w:numId w:val="1013"/>
        </w:numPr>
      </w:pPr>
      <w:del w:id="4686" w:author="PR Preview" w:date="2026-01-01T00:00:00Z">
        <w:r>
          <w:delText xml:space="preserve">If we run the procedure twice,</w:delText>
        </w:r>
      </w:del>
      <w:del w:id="4687" w:author="PR Preview" w:date="2026-01-01T00:00:00Z">
        <w:r>
          <w:delText xml:space="preserve"> </w:delText>
        </w:r>
      </w:del>
      <w:del w:id="4688" w:author="PR Preview" w:date="2026-01-01T00:00:00Z">
        <w:r>
          <w:delText xml:space="preserve">with two different random fold assignments,</w:delText>
        </w:r>
      </w:del>
      <w:del w:id="4689" w:author="PR Preview" w:date="2026-01-01T00:00:00Z">
        <w:r>
          <w:delText xml:space="preserve"> </w:delText>
        </w:r>
      </w:del>
      <w:del w:id="4690" w:author="PR Preview" w:date="2026-01-01T00:00:00Z">
        <w:r>
          <w:delText xml:space="preserve">can the two values of</w:delText>
        </w:r>
      </w:del>
      <w:del w:id="4691" w:author="PR Preview" w:date="2026-01-01T00:00:00Z">
        <w:r>
          <w:delText xml:space="preserve"> </w:delText>
        </w:r>
      </w:del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32</m:t>
            </m:r>
            <m:r>
              <m:rPr>
                <m:sty m:val="p"/>
              </m:rPr>
              <m:t>)</m:t>
            </m:r>
          </m:sub>
        </m:sSub>
      </m:oMath>
      <w:del w:id="4692" w:author="PR Preview" w:date="2026-01-01T00:00:00Z">
        <w:r>
          <w:delText xml:space="preserve"> </w:delText>
        </w:r>
      </w:del>
      <w:del w:id="4693" w:author="PR Preview" w:date="2026-01-01T00:00:00Z">
        <w:r>
          <w:delText xml:space="preserve">(</w:delText>
        </w:r>
      </w:del>
      <w:hyperlink w:anchor="eq-cv-estimate">
        <w:del w:id="4694" w:author="PR Preview" w:date="2026-01-01T00:00:00Z">
          <w:r>
            <w:rPr>
              <w:rStyle w:val="Hyperlink"/>
            </w:rPr>
            <w:delText xml:space="preserve">Equation 33</w:delText>
          </w:r>
        </w:del>
      </w:hyperlink>
      <w:del w:id="4695" w:author="PR Preview" w:date="2026-01-01T00:00:00Z">
        <w:r>
          <w:delText xml:space="preserve">) differ?</w:delText>
        </w:r>
      </w:del>
    </w:p>
    <w:p>
      <w:pPr>
        <w:pStyle w:val="Compact"/>
        <w:numPr>
          <w:ilvl w:val="0"/>
          <w:numId w:val="1013"/>
        </w:numPr>
      </w:pPr>
      <w:ins w:id="4696" w:author="PR Preview" w:date="2026-01-01T00:00:00Z">
        <w:r>
          <w:t xml:space="preserve">If we run the procedure twice,</w:t>
        </w:r>
      </w:ins>
      <w:ins w:id="4697" w:author="PR Preview" w:date="2026-01-01T00:00:00Z">
        <w:r>
          <w:t xml:space="preserve"> </w:t>
        </w:r>
      </w:ins>
      <w:ins w:id="4698" w:author="PR Preview" w:date="2026-01-01T00:00:00Z">
        <w:r>
          <w:t xml:space="preserve">with two different random fold assignments,</w:t>
        </w:r>
      </w:ins>
      <w:ins w:id="4699" w:author="PR Preview" w:date="2026-01-01T00:00:00Z">
        <w:r>
          <w:t xml:space="preserve"> </w:t>
        </w:r>
      </w:ins>
      <w:ins w:id="4700" w:author="PR Preview" w:date="2026-01-01T00:00:00Z">
        <w:r>
          <w:t xml:space="preserve">can the two values of</w:t>
        </w:r>
      </w:ins>
      <w:ins w:id="4701" w:author="PR Preview" w:date="2026-01-01T00:00:00Z">
        <w:r>
          <w:t xml:space="preserve"> </w:t>
        </w:r>
      </w:ins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32</m:t>
            </m:r>
            <m:r>
              <m:rPr>
                <m:sty m:val="p"/>
              </m:rPr>
              <m:t>)</m:t>
            </m:r>
          </m:sub>
        </m:sSub>
      </m:oMath>
      <w:ins w:id="4702" w:author="PR Preview" w:date="2026-01-01T00:00:00Z">
        <w:r>
          <w:t xml:space="preserve"> </w:t>
        </w:r>
      </w:ins>
      <w:ins w:id="4703" w:author="PR Preview" w:date="2026-01-01T00:00:00Z">
        <w:r>
          <w:t xml:space="preserve">(</w:t>
        </w:r>
      </w:ins>
      <w:hyperlink w:anchor="eq-cv-estimate">
        <w:ins w:id="4704" w:author="PR Preview" w:date="2026-01-01T00:00:00Z">
          <w:r>
            <w:rPr>
              <w:rStyle w:val="Hyperlink"/>
            </w:rPr>
            <w:t xml:space="preserve">Equation 35</w:t>
          </w:r>
        </w:ins>
      </w:hyperlink>
      <w:ins w:id="4705" w:author="PR Preview" w:date="2026-01-01T00:00:00Z">
        <w:r>
          <w:t xml:space="preserve">) differ?</w:t>
        </w:r>
      </w:ins>
    </w:p>
    <w:bookmarkEnd w:id="197"/>
    <w:bookmarkStart w:id="198" w:name="sol-loocv"/>
    <w:p>
      <w:pPr>
        <w:pStyle w:val="FirstParagraph"/>
      </w:pPr>
      <w:r>
        <w:rPr>
          <w:i/>
          <w:iCs/>
        </w:rPr>
        <w:t xml:space="preserve">Solution 11</w:t>
      </w:r>
      <w:r>
        <w:t xml:space="preserve">. </w:t>
      </w:r>
    </w:p>
    <w:p>
      <w:pPr>
        <w:pStyle w:val="Compact"/>
        <w:numPr>
          <w:ilvl w:val="0"/>
          <w:numId w:val="1014"/>
        </w:numPr>
      </w:pPr>
      <m:oMath>
        <m:r>
          <m:t>32</m:t>
        </m:r>
        <m:r>
          <m:rPr>
            <m:sty m:val="p"/>
          </m:rPr>
          <m:t>/</m:t>
        </m:r>
        <m:r>
          <m:t>32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car per fold.</w:t>
      </w:r>
    </w:p>
    <w:p>
      <w:pPr>
        <w:pStyle w:val="Compact"/>
        <w:numPr>
          <w:ilvl w:val="0"/>
          <w:numId w:val="1014"/>
        </w:numPr>
      </w:pPr>
      <w:r>
        <w:t xml:space="preserve">One model per fold, so</w:t>
      </w:r>
      <w:r>
        <w:t xml:space="preserve"> </w:t>
      </w:r>
      <m:oMath>
        <m:r>
          <m:t>32</m:t>
        </m:r>
      </m:oMath>
      <w:r>
        <w:t xml:space="preserve"> </w:t>
      </w:r>
      <w:r>
        <w:t xml:space="preserve">models,</w:t>
      </w:r>
      <w:r>
        <w:t xml:space="preserve"> </w:t>
      </w:r>
      <w:r>
        <w:t xml:space="preserve">each fitted to the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31</m:t>
        </m:r>
      </m:oMath>
      <w:r>
        <w:t xml:space="preserve"> </w:t>
      </w:r>
      <w:r>
        <w:t xml:space="preserve">other cars.</w:t>
      </w:r>
    </w:p>
    <w:p>
      <w:pPr>
        <w:pStyle w:val="Compact"/>
        <w:numPr>
          <w:ilvl w:val="0"/>
          <w:numId w:val="1014"/>
        </w:numPr>
      </w:pPr>
      <w:del w:id="4706" w:author="PR Preview" w:date="2026-01-01T00:00:00Z">
        <w:r>
          <w:delText xml:space="preserve">No.</w:delText>
        </w:r>
      </w:del>
      <w:del w:id="4707" w:author="PR Preview" w:date="2026-01-01T00:00:00Z">
        <w:r>
          <w:delText xml:space="preserve"> </w:delText>
        </w:r>
      </w:del>
      <w:del w:id="4708" w:author="PR Preview" w:date="2026-01-01T00:00:00Z">
        <w:r>
          <w:delText xml:space="preserve">With one car per fold,</w:delText>
        </w:r>
      </w:del>
      <w:del w:id="4709" w:author="PR Preview" w:date="2026-01-01T00:00:00Z">
        <w:r>
          <w:delText xml:space="preserve"> </w:delText>
        </w:r>
      </w:del>
      <w:del w:id="4710" w:author="PR Preview" w:date="2026-01-01T00:00:00Z">
        <w:r>
          <w:delText xml:space="preserve">every assignment of cars to folds produces the same 32 fits,</w:delText>
        </w:r>
      </w:del>
      <w:del w:id="4711" w:author="PR Preview" w:date="2026-01-01T00:00:00Z">
        <w:r>
          <w:delText xml:space="preserve"> </w:delText>
        </w:r>
      </w:del>
      <w:del w:id="4712" w:author="PR Preview" w:date="2026-01-01T00:00:00Z">
        <w:r>
          <w:delText xml:space="preserve">only numbered differently,</w:delText>
        </w:r>
      </w:del>
      <w:del w:id="4713" w:author="PR Preview" w:date="2026-01-01T00:00:00Z">
        <w:r>
          <w:delText xml:space="preserve"> </w:delText>
        </w:r>
      </w:del>
      <w:del w:id="4714" w:author="PR Preview" w:date="2026-01-01T00:00:00Z">
        <w:r>
          <w:delText xml:space="preserve">and</w:delText>
        </w:r>
      </w:del>
      <w:del w:id="4715" w:author="PR Preview" w:date="2026-01-01T00:00:00Z">
        <w:r>
          <w:delText xml:space="preserve"> </w:delText>
        </w:r>
      </w:del>
      <w:hyperlink w:anchor="eq-cv-estimate">
        <w:del w:id="4716" w:author="PR Preview" w:date="2026-01-01T00:00:00Z">
          <w:r>
            <w:rPr>
              <w:rStyle w:val="Hyperlink"/>
            </w:rPr>
            <w:delText xml:space="preserve">Equation 33</w:delText>
          </w:r>
        </w:del>
      </w:hyperlink>
      <w:del w:id="4717" w:author="PR Preview" w:date="2026-01-01T00:00:00Z">
        <w:r>
          <w:delText xml:space="preserve"> </w:delText>
        </w:r>
      </w:del>
      <w:del w:id="4718" w:author="PR Preview" w:date="2026-01-01T00:00:00Z">
        <w:r>
          <w:delText xml:space="preserve">does not depend on the numbering.</w:delText>
        </w:r>
      </w:del>
      <w:del w:id="4719" w:author="PR Preview" w:date="2026-01-01T00:00:00Z">
        <w:r>
          <w:delText xml:space="preserve"> </w:delText>
        </w:r>
      </w:del>
      <w:del w:id="4720" w:author="PR Preview" w:date="2026-01-01T00:00:00Z">
        <w:r>
          <w:delText xml:space="preserve">Unlike</w:delText>
        </w:r>
      </w:del>
      <w:del w:id="4721" w:author="PR Preview" w:date="2026-01-01T00:00:00Z">
        <w:r>
          <w:delText xml:space="preserve"> </w:delText>
        </w:r>
      </w:del>
      <w:hyperlink w:anchor="exm-kfold-mtcars">
        <w:del w:id="4722" w:author="PR Preview" w:date="2026-01-01T00:00:00Z">
          <w:r>
            <w:rPr>
              <w:rStyle w:val="Hyperlink"/>
            </w:rPr>
            <w:delText xml:space="preserve">Example 10</w:delText>
          </w:r>
        </w:del>
      </w:hyperlink>
      <w:del w:id="4723" w:author="PR Preview" w:date="2026-01-01T00:00:00Z">
        <w:r>
          <w:delText xml:space="preserve">,</w:delText>
        </w:r>
      </w:del>
      <w:del w:id="4724" w:author="PR Preview" w:date="2026-01-01T00:00:00Z">
        <w:r>
          <w:delText xml:space="preserve"> </w:delText>
        </w:r>
      </w:del>
      <w:del w:id="4725" w:author="PR Preview" w:date="2026-01-01T00:00:00Z">
        <w:r>
          <w:delText xml:space="preserve">the estimate is not random.</w:delText>
        </w:r>
      </w:del>
    </w:p>
    <w:p>
      <w:pPr>
        <w:pStyle w:val="FirstParagraph"/>
      </w:pPr>
      <w:del w:id="4726" w:author="PR Preview" w:date="2026-01-01T00:00:00Z">
        <w:r>
          <w:rPr>
            <w:b/>
            <w:bCs/>
          </w:rPr>
          <w:delText xml:space="preserve">Definition 34 (Leave-one-out cross-validation)</w:delText>
        </w:r>
      </w:del>
      <w:del w:id="4727" w:author="PR Preview" w:date="2026-01-01T00:00:00Z">
        <w:r>
          <w:delText xml:space="preserve"> </w:delText>
        </w:r>
      </w:del>
      <w:del w:id="4728" w:author="PR Preview" w:date="2026-01-01T00:00:00Z">
        <w:r>
          <w:rPr>
            <w:b/>
            <w:bCs/>
          </w:rPr>
          <w:delText xml:space="preserve">Leave-one-out cross-validation (LOOCV)</w:delText>
        </w:r>
      </w:del>
      <w:del w:id="4729" w:author="PR Preview" w:date="2026-01-01T00:00:00Z">
        <w:r>
          <w:delText xml:space="preserve"> </w:delText>
        </w:r>
      </w:del>
      <w:del w:id="4730" w:author="PR Preview" w:date="2026-01-01T00:00:00Z">
        <w:r>
          <w:delText xml:space="preserve">is</w:delText>
        </w:r>
      </w:del>
      <w:del w:id="4731" w:author="PR Preview" w:date="2026-01-01T00:00:00Z">
        <w:r>
          <w:delText xml:space="preserve"> </w:delText>
        </w:r>
      </w:del>
      <w:hyperlink w:anchor="def-kfold">
        <m:oMath>
          <m:r>
            <m:t>k</m:t>
          </m:r>
        </m:oMath>
        <w:del w:id="4732" w:author="PR Preview" w:date="2026-01-01T00:00:00Z">
          <w:r>
            <w:rPr>
              <w:rStyle w:val="Hyperlink"/>
            </w:rPr>
            <w:delText xml:space="preserve">-fold cross-validation</w:delText>
          </w:r>
        </w:del>
      </w:hyperlink>
      <w:del w:id="4733" w:author="PR Preview" w:date="2026-01-01T00:00:00Z">
        <w:r>
          <w:delText xml:space="preserve"> </w:delText>
        </w:r>
      </w:del>
      <w:del w:id="4734" w:author="PR Preview" w:date="2026-01-01T00:00:00Z">
        <w:r>
          <w:delText xml:space="preserve">with</w:delText>
        </w:r>
      </w:del>
      <w:del w:id="4735" w:author="PR Preview" w:date="2026-01-01T00:00:00Z">
        <w:r>
          <w:delText xml:space="preserve"> </w:delText>
        </w:r>
      </w:del>
      <m:oMath>
        <m:r>
          <m:t>k</m:t>
        </m:r>
        <m:r>
          <m:rPr>
            <m:sty m:val="p"/>
          </m:rPr>
          <m:t>=</m:t>
        </m:r>
        <m:r>
          <m:t>n</m:t>
        </m:r>
      </m:oMath>
      <w:del w:id="4736" w:author="PR Preview" w:date="2026-01-01T00:00:00Z">
        <w:r>
          <w:delText xml:space="preserve">,</w:delText>
        </w:r>
      </w:del>
      <w:del w:id="4737" w:author="PR Preview" w:date="2026-01-01T00:00:00Z">
        <w:r>
          <w:delText xml:space="preserve"> </w:delText>
        </w:r>
      </w:del>
      <w:del w:id="4738" w:author="PR Preview" w:date="2026-01-01T00:00:00Z">
        <w:r>
          <w:delText xml:space="preserve">so that each of the</w:delText>
        </w:r>
      </w:del>
      <w:del w:id="4739" w:author="PR Preview" w:date="2026-01-01T00:00:00Z">
        <w:r>
          <w:delText xml:space="preserve"> </w:delText>
        </w:r>
      </w:del>
      <m:oMath>
        <m:r>
          <m:t>n</m:t>
        </m:r>
      </m:oMath>
      <w:del w:id="4740" w:author="PR Preview" w:date="2026-01-01T00:00:00Z">
        <w:r>
          <w:delText xml:space="preserve"> </w:delText>
        </w:r>
      </w:del>
      <w:hyperlink w:anchor="def-folds">
        <w:del w:id="4741" w:author="PR Preview" w:date="2026-01-01T00:00:00Z">
          <w:r>
            <w:rPr>
              <w:rStyle w:val="Hyperlink"/>
            </w:rPr>
            <w:delText xml:space="preserve">folds</w:delText>
          </w:r>
        </w:del>
      </w:hyperlink>
      <w:del w:id="4742" w:author="PR Preview" w:date="2026-01-01T00:00:00Z">
        <w:r>
          <w:delText xml:space="preserve"> </w:delText>
        </w:r>
      </w:del>
      <w:del w:id="4743" w:author="PR Preview" w:date="2026-01-01T00:00:00Z">
        <w:r>
          <w:delText xml:space="preserve">holds one observation,</w:delText>
        </w:r>
      </w:del>
      <w:del w:id="4744" w:author="PR Preview" w:date="2026-01-01T00:00:00Z">
        <w:r>
          <w:delText xml:space="preserve"> </w:delText>
        </w:r>
      </w:del>
      <w:del w:id="4745" w:author="PR Preview" w:date="2026-01-01T00:00:00Z">
        <w:r>
          <w:delText xml:space="preserve">and the</w:delText>
        </w:r>
      </w:del>
      <w:del w:id="4746" w:author="PR Preview" w:date="2026-01-01T00:00:00Z">
        <w:r>
          <w:delText xml:space="preserve"> </w:delText>
        </w:r>
      </w:del>
      <w:hyperlink w:anchor="def-fold-out-rule">
        <w:del w:id="4747" w:author="PR Preview" w:date="2026-01-01T00:00:00Z">
          <w:r>
            <w:rPr>
              <w:rStyle w:val="Hyperlink"/>
            </w:rPr>
            <w:delText xml:space="preserve">fold-out rule</w:delText>
          </w:r>
        </w:del>
      </w:hyperlink>
      <w:del w:id="4748" w:author="PR Preview" w:date="2026-01-01T00:00:00Z">
        <w:r>
          <w:delText xml:space="preserve"> </w:delText>
        </w:r>
      </w:del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del w:id="4749" w:author="PR Preview" w:date="2026-01-01T00:00:00Z">
        <w:r>
          <w:delText xml:space="preserve"> </w:delText>
        </w:r>
      </w:del>
      <w:del w:id="4750" w:author="PR Preview" w:date="2026-01-01T00:00:00Z">
        <w:r>
          <w:delText xml:space="preserve">of observation</w:delText>
        </w:r>
      </w:del>
      <w:del w:id="4751" w:author="PR Preview" w:date="2026-01-01T00:00:00Z">
        <w:r>
          <w:delText xml:space="preserve"> </w:delText>
        </w:r>
      </w:del>
      <m:oMath>
        <m:r>
          <m:t>i</m:t>
        </m:r>
      </m:oMath>
      <w:del w:id="4752" w:author="PR Preview" w:date="2026-01-01T00:00:00Z">
        <w:r>
          <w:delText xml:space="preserve">’s</w:delText>
        </w:r>
      </w:del>
      <w:del w:id="4753" w:author="PR Preview" w:date="2026-01-01T00:00:00Z">
        <w:r>
          <w:delText xml:space="preserve"> </w:delText>
        </w:r>
      </w:del>
      <w:hyperlink w:anchor="def-fold-assignment">
        <w:del w:id="4754" w:author="PR Preview" w:date="2026-01-01T00:00:00Z">
          <w:r>
            <w:rPr>
              <w:rStyle w:val="Hyperlink"/>
            </w:rPr>
            <w:delText xml:space="preserve">fold</w:delText>
          </w:r>
        </w:del>
      </w:hyperlink>
      <w:del w:id="4755" w:author="PR Preview" w:date="2026-01-01T00:00:00Z">
        <w:r>
          <w:delText xml:space="preserve"> </w:delText>
        </w:r>
      </w:del>
      <w:del w:id="4756" w:author="PR Preview" w:date="2026-01-01T00:00:00Z">
        <w:r>
          <w:delText xml:space="preserve">is fitted to all observations except observation</w:delText>
        </w:r>
      </w:del>
      <w:del w:id="4757" w:author="PR Preview" w:date="2026-01-01T00:00:00Z">
        <w:r>
          <w:delText xml:space="preserve"> </w:delText>
        </w:r>
      </w:del>
      <m:oMath>
        <m:r>
          <m:t>i</m:t>
        </m:r>
      </m:oMath>
      <w:del w:id="4758" w:author="PR Preview" w:date="2026-01-01T00:00:00Z">
        <w:r>
          <w:delText xml:space="preserve">.</w:delText>
        </w:r>
      </w:del>
      <w:del w:id="4759" w:author="PR Preview" w:date="2026-01-01T00:00:00Z">
        <w:r>
          <w:delText xml:space="preserve"> </w:delText>
        </w:r>
      </w:del>
      <w:del w:id="4760" w:author="PR Preview" w:date="2026-01-01T00:00:00Z">
        <w:r>
          <w:delText xml:space="preserve">Its</w:delText>
        </w:r>
      </w:del>
      <w:del w:id="4761" w:author="PR Preview" w:date="2026-01-01T00:00:00Z">
        <w:r>
          <w:delText xml:space="preserve"> </w:delText>
        </w:r>
      </w:del>
      <w:hyperlink w:anchor="def-cv-estimate">
        <w:del w:id="4762" w:author="PR Preview" w:date="2026-01-01T00:00:00Z">
          <w:r>
            <w:rPr>
              <w:rStyle w:val="Hyperlink"/>
            </w:rPr>
            <w:delText xml:space="preserve">cross-validation estimate</w:delText>
          </w:r>
        </w:del>
      </w:hyperlink>
      <w:del w:id="4763" w:author="PR Preview" w:date="2026-01-01T00:00:00Z">
        <w:r>
          <w:delText xml:space="preserve"> </w:delText>
        </w:r>
      </w:del>
      <w:del w:id="4764" w:author="PR Preview" w:date="2026-01-01T00:00:00Z">
        <w:r>
          <w:delText xml:space="preserve">(</w:delText>
        </w:r>
      </w:del>
      <w:hyperlink w:anchor="eq-cv-estimate">
        <w:del w:id="4765" w:author="PR Preview" w:date="2026-01-01T00:00:00Z">
          <w:r>
            <w:rPr>
              <w:rStyle w:val="Hyperlink"/>
            </w:rPr>
            <w:delText xml:space="preserve">Equation 33</w:delText>
          </w:r>
        </w:del>
      </w:hyperlink>
      <w:del w:id="4766" w:author="PR Preview" w:date="2026-01-01T00:00:00Z">
        <w:r>
          <w:delText xml:space="preserve"> </w:delText>
        </w:r>
      </w:del>
      <w:del w:id="4767" w:author="PR Preview" w:date="2026-01-01T00:00:00Z">
        <w:r>
          <w:delText xml:space="preserve">with</w:delText>
        </w:r>
      </w:del>
      <w:del w:id="4768" w:author="PR Preview" w:date="2026-01-01T00:00:00Z">
        <w:r>
          <w:delText xml:space="preserve"> </w:delText>
        </w:r>
      </w:del>
      <m:oMath>
        <m:r>
          <m:t>k</m:t>
        </m:r>
        <m:r>
          <m:rPr>
            <m:sty m:val="p"/>
          </m:rPr>
          <m:t>=</m:t>
        </m:r>
        <m:r>
          <m:t>n</m:t>
        </m:r>
      </m:oMath>
      <w:del w:id="4769" w:author="PR Preview" w:date="2026-01-01T00:00:00Z">
        <w:r>
          <w:delText xml:space="preserve">) is</w:delText>
        </w:r>
      </w:del>
    </w:p>
    <w:p>
      <w:pPr>
        <w:pStyle w:val="Compact"/>
        <w:numPr>
          <w:ilvl w:val="0"/>
          <w:numId w:val="1014"/>
        </w:numPr>
      </w:pPr>
      <w:ins w:id="4770" w:author="PR Preview" w:date="2026-01-01T00:00:00Z">
        <w:r>
          <w:t xml:space="preserve">No.</w:t>
        </w:r>
      </w:ins>
      <w:ins w:id="4771" w:author="PR Preview" w:date="2026-01-01T00:00:00Z">
        <w:r>
          <w:t xml:space="preserve"> </w:t>
        </w:r>
      </w:ins>
      <w:ins w:id="4772" w:author="PR Preview" w:date="2026-01-01T00:00:00Z">
        <w:r>
          <w:t xml:space="preserve">With one car per fold,</w:t>
        </w:r>
      </w:ins>
      <w:ins w:id="4773" w:author="PR Preview" w:date="2026-01-01T00:00:00Z">
        <w:r>
          <w:t xml:space="preserve"> </w:t>
        </w:r>
      </w:ins>
      <w:ins w:id="4774" w:author="PR Preview" w:date="2026-01-01T00:00:00Z">
        <w:r>
          <w:t xml:space="preserve">every assignment of cars to folds produces the same 32 fits,</w:t>
        </w:r>
      </w:ins>
      <w:ins w:id="4775" w:author="PR Preview" w:date="2026-01-01T00:00:00Z">
        <w:r>
          <w:t xml:space="preserve"> </w:t>
        </w:r>
      </w:ins>
      <w:ins w:id="4776" w:author="PR Preview" w:date="2026-01-01T00:00:00Z">
        <w:r>
          <w:t xml:space="preserve">only numbered differently,</w:t>
        </w:r>
      </w:ins>
      <w:ins w:id="4777" w:author="PR Preview" w:date="2026-01-01T00:00:00Z">
        <w:r>
          <w:t xml:space="preserve"> </w:t>
        </w:r>
      </w:ins>
      <w:ins w:id="4778" w:author="PR Preview" w:date="2026-01-01T00:00:00Z">
        <w:r>
          <w:t xml:space="preserve">and</w:t>
        </w:r>
      </w:ins>
      <w:ins w:id="4779" w:author="PR Preview" w:date="2026-01-01T00:00:00Z">
        <w:r>
          <w:t xml:space="preserve"> </w:t>
        </w:r>
      </w:ins>
      <w:hyperlink w:anchor="eq-cv-estimate">
        <w:ins w:id="4780" w:author="PR Preview" w:date="2026-01-01T00:00:00Z">
          <w:r>
            <w:rPr>
              <w:rStyle w:val="Hyperlink"/>
            </w:rPr>
            <w:t xml:space="preserve">Equation 35</w:t>
          </w:r>
        </w:ins>
      </w:hyperlink>
      <w:ins w:id="4781" w:author="PR Preview" w:date="2026-01-01T00:00:00Z">
        <w:r>
          <w:t xml:space="preserve"> </w:t>
        </w:r>
      </w:ins>
      <w:ins w:id="4782" w:author="PR Preview" w:date="2026-01-01T00:00:00Z">
        <w:r>
          <w:t xml:space="preserve">does not depend on the numbering.</w:t>
        </w:r>
      </w:ins>
      <w:ins w:id="4783" w:author="PR Preview" w:date="2026-01-01T00:00:00Z">
        <w:r>
          <w:t xml:space="preserve"> </w:t>
        </w:r>
      </w:ins>
      <w:ins w:id="4784" w:author="PR Preview" w:date="2026-01-01T00:00:00Z">
        <w:r>
          <w:t xml:space="preserve">Unlike</w:t>
        </w:r>
      </w:ins>
      <w:ins w:id="4785" w:author="PR Preview" w:date="2026-01-01T00:00:00Z">
        <w:r>
          <w:t xml:space="preserve"> </w:t>
        </w:r>
      </w:ins>
      <w:hyperlink w:anchor="exm-kfold-mtcars">
        <w:ins w:id="4786" w:author="PR Preview" w:date="2026-01-01T00:00:00Z">
          <w:r>
            <w:rPr>
              <w:rStyle w:val="Hyperlink"/>
            </w:rPr>
            <w:t xml:space="preserve">Example 11</w:t>
          </w:r>
        </w:ins>
      </w:hyperlink>
      <w:ins w:id="4787" w:author="PR Preview" w:date="2026-01-01T00:00:00Z">
        <w:r>
          <w:t xml:space="preserve">,</w:t>
        </w:r>
      </w:ins>
      <w:ins w:id="4788" w:author="PR Preview" w:date="2026-01-01T00:00:00Z">
        <w:r>
          <w:t xml:space="preserve"> </w:t>
        </w:r>
      </w:ins>
      <w:ins w:id="4789" w:author="PR Preview" w:date="2026-01-01T00:00:00Z">
        <w:r>
          <w:t xml:space="preserve">the estimate is not random.</w:t>
        </w:r>
      </w:ins>
    </w:p>
    <w:bookmarkEnd w:id="198"/>
    <w:bookmarkStart w:id="200" w:name="def-loocv"/>
    <w:p>
      <w:pPr>
        <w:pStyle w:val="FirstParagraph"/>
      </w:pPr>
      <w:ins w:id="4790" w:author="PR Preview" w:date="2026-01-01T00:00:00Z">
        <w:r>
          <w:rPr>
            <w:b/>
            <w:bCs/>
          </w:rPr>
          <w:t xml:space="preserve">Definition 37 (Leave-one-out cross-validation)</w:t>
        </w:r>
      </w:ins>
      <w:ins w:id="4791" w:author="PR Preview" w:date="2026-01-01T00:00:00Z">
        <w:r>
          <w:t xml:space="preserve"> </w:t>
        </w:r>
      </w:ins>
      <w:ins w:id="4792" w:author="PR Preview" w:date="2026-01-01T00:00:00Z">
        <w:r>
          <w:rPr>
            <w:b/>
            <w:bCs/>
          </w:rPr>
          <w:t xml:space="preserve">Leave-one-out cross-validation (LOOCV)</w:t>
        </w:r>
      </w:ins>
      <w:ins w:id="4793" w:author="PR Preview" w:date="2026-01-01T00:00:00Z">
        <w:r>
          <w:t xml:space="preserve"> </w:t>
        </w:r>
      </w:ins>
      <w:ins w:id="4794" w:author="PR Preview" w:date="2026-01-01T00:00:00Z">
        <w:r>
          <w:t xml:space="preserve">is</w:t>
        </w:r>
      </w:ins>
      <w:ins w:id="4795" w:author="PR Preview" w:date="2026-01-01T00:00:00Z">
        <w:r>
          <w:t xml:space="preserve"> </w:t>
        </w:r>
      </w:ins>
      <w:hyperlink w:anchor="def-kfold">
        <m:oMath>
          <m:r>
            <m:t>k</m:t>
          </m:r>
        </m:oMath>
        <w:ins w:id="4796" w:author="PR Preview" w:date="2026-01-01T00:00:00Z">
          <w:r>
            <w:rPr>
              <w:rStyle w:val="Hyperlink"/>
            </w:rPr>
            <w:t xml:space="preserve">-fold cross-validation</w:t>
          </w:r>
        </w:ins>
      </w:hyperlink>
      <w:ins w:id="4797" w:author="PR Preview" w:date="2026-01-01T00:00:00Z">
        <w:r>
          <w:t xml:space="preserve"> </w:t>
        </w:r>
      </w:ins>
      <w:ins w:id="4798" w:author="PR Preview" w:date="2026-01-01T00:00:00Z">
        <w:r>
          <w:t xml:space="preserve">with</w:t>
        </w:r>
      </w:ins>
      <w:ins w:id="4799" w:author="PR Preview" w:date="2026-01-01T00:00:00Z">
        <w:r>
          <w:t xml:space="preserve"> </w:t>
        </w:r>
      </w:ins>
      <m:oMath>
        <m:r>
          <m:t>k</m:t>
        </m:r>
        <m:r>
          <m:rPr>
            <m:sty m:val="p"/>
          </m:rPr>
          <m:t>=</m:t>
        </m:r>
        <m:r>
          <m:t>n</m:t>
        </m:r>
      </m:oMath>
      <w:ins w:id="4800" w:author="PR Preview" w:date="2026-01-01T00:00:00Z">
        <w:r>
          <w:t xml:space="preserve">,</w:t>
        </w:r>
      </w:ins>
      <w:ins w:id="4801" w:author="PR Preview" w:date="2026-01-01T00:00:00Z">
        <w:r>
          <w:t xml:space="preserve"> </w:t>
        </w:r>
      </w:ins>
      <w:ins w:id="4802" w:author="PR Preview" w:date="2026-01-01T00:00:00Z">
        <w:r>
          <w:t xml:space="preserve">so that each of the</w:t>
        </w:r>
      </w:ins>
      <w:ins w:id="4803" w:author="PR Preview" w:date="2026-01-01T00:00:00Z">
        <w:r>
          <w:t xml:space="preserve"> </w:t>
        </w:r>
      </w:ins>
      <m:oMath>
        <m:r>
          <m:t>n</m:t>
        </m:r>
      </m:oMath>
      <w:ins w:id="4804" w:author="PR Preview" w:date="2026-01-01T00:00:00Z">
        <w:r>
          <w:t xml:space="preserve"> </w:t>
        </w:r>
      </w:ins>
      <w:hyperlink w:anchor="def-folds">
        <w:ins w:id="4805" w:author="PR Preview" w:date="2026-01-01T00:00:00Z">
          <w:r>
            <w:rPr>
              <w:rStyle w:val="Hyperlink"/>
            </w:rPr>
            <w:t xml:space="preserve">folds</w:t>
          </w:r>
        </w:ins>
      </w:hyperlink>
      <w:ins w:id="4806" w:author="PR Preview" w:date="2026-01-01T00:00:00Z">
        <w:r>
          <w:t xml:space="preserve"> </w:t>
        </w:r>
      </w:ins>
      <w:ins w:id="4807" w:author="PR Preview" w:date="2026-01-01T00:00:00Z">
        <w:r>
          <w:t xml:space="preserve">holds one observation,</w:t>
        </w:r>
      </w:ins>
      <w:ins w:id="4808" w:author="PR Preview" w:date="2026-01-01T00:00:00Z">
        <w:r>
          <w:t xml:space="preserve"> </w:t>
        </w:r>
      </w:ins>
      <w:ins w:id="4809" w:author="PR Preview" w:date="2026-01-01T00:00:00Z">
        <w:r>
          <w:t xml:space="preserve">and the</w:t>
        </w:r>
      </w:ins>
      <w:ins w:id="4810" w:author="PR Preview" w:date="2026-01-01T00:00:00Z">
        <w:r>
          <w:t xml:space="preserve"> </w:t>
        </w:r>
      </w:ins>
      <w:hyperlink w:anchor="def-fold-out-rule">
        <w:ins w:id="4811" w:author="PR Preview" w:date="2026-01-01T00:00:00Z">
          <w:r>
            <w:rPr>
              <w:rStyle w:val="Hyperlink"/>
            </w:rPr>
            <w:t xml:space="preserve">fold-out rule</w:t>
          </w:r>
        </w:ins>
      </w:hyperlink>
      <w:ins w:id="4812" w:author="PR Preview" w:date="2026-01-01T00:00:00Z">
        <w:r>
          <w:t xml:space="preserve"> </w:t>
        </w:r>
      </w:ins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ins w:id="4813" w:author="PR Preview" w:date="2026-01-01T00:00:00Z">
        <w:r>
          <w:t xml:space="preserve"> </w:t>
        </w:r>
      </w:ins>
      <w:ins w:id="4814" w:author="PR Preview" w:date="2026-01-01T00:00:00Z">
        <w:r>
          <w:t xml:space="preserve">of observation</w:t>
        </w:r>
      </w:ins>
      <w:ins w:id="4815" w:author="PR Preview" w:date="2026-01-01T00:00:00Z">
        <w:r>
          <w:t xml:space="preserve"> </w:t>
        </w:r>
      </w:ins>
      <m:oMath>
        <m:r>
          <m:t>i</m:t>
        </m:r>
      </m:oMath>
      <w:ins w:id="4816" w:author="PR Preview" w:date="2026-01-01T00:00:00Z">
        <w:r>
          <w:t xml:space="preserve">’s</w:t>
        </w:r>
      </w:ins>
      <w:ins w:id="4817" w:author="PR Preview" w:date="2026-01-01T00:00:00Z">
        <w:r>
          <w:t xml:space="preserve"> </w:t>
        </w:r>
      </w:ins>
      <w:hyperlink w:anchor="def-fold-assignment">
        <w:ins w:id="4818" w:author="PR Preview" w:date="2026-01-01T00:00:00Z">
          <w:r>
            <w:rPr>
              <w:rStyle w:val="Hyperlink"/>
            </w:rPr>
            <w:t xml:space="preserve">fold</w:t>
          </w:r>
        </w:ins>
      </w:hyperlink>
      <w:ins w:id="4819" w:author="PR Preview" w:date="2026-01-01T00:00:00Z">
        <w:r>
          <w:t xml:space="preserve"> </w:t>
        </w:r>
      </w:ins>
      <w:ins w:id="4820" w:author="PR Preview" w:date="2026-01-01T00:00:00Z">
        <w:r>
          <w:t xml:space="preserve">is fitted to all observations except observation</w:t>
        </w:r>
      </w:ins>
      <w:ins w:id="4821" w:author="PR Preview" w:date="2026-01-01T00:00:00Z">
        <w:r>
          <w:t xml:space="preserve"> </w:t>
        </w:r>
      </w:ins>
      <m:oMath>
        <m:r>
          <m:t>i</m:t>
        </m:r>
      </m:oMath>
      <w:ins w:id="4822" w:author="PR Preview" w:date="2026-01-01T00:00:00Z">
        <w:r>
          <w:t xml:space="preserve">.</w:t>
        </w:r>
      </w:ins>
      <w:ins w:id="4823" w:author="PR Preview" w:date="2026-01-01T00:00:00Z">
        <w:r>
          <w:t xml:space="preserve"> </w:t>
        </w:r>
      </w:ins>
      <w:ins w:id="4824" w:author="PR Preview" w:date="2026-01-01T00:00:00Z">
        <w:r>
          <w:t xml:space="preserve">Its</w:t>
        </w:r>
      </w:ins>
      <w:ins w:id="4825" w:author="PR Preview" w:date="2026-01-01T00:00:00Z">
        <w:r>
          <w:t xml:space="preserve"> </w:t>
        </w:r>
      </w:ins>
      <w:hyperlink w:anchor="def-cv-estimate">
        <w:ins w:id="4826" w:author="PR Preview" w:date="2026-01-01T00:00:00Z">
          <w:r>
            <w:rPr>
              <w:rStyle w:val="Hyperlink"/>
            </w:rPr>
            <w:t xml:space="preserve">cross-validation estimate</w:t>
          </w:r>
        </w:ins>
      </w:hyperlink>
      <w:ins w:id="4827" w:author="PR Preview" w:date="2026-01-01T00:00:00Z">
        <w:r>
          <w:t xml:space="preserve"> </w:t>
        </w:r>
      </w:ins>
      <w:ins w:id="4828" w:author="PR Preview" w:date="2026-01-01T00:00:00Z">
        <w:r>
          <w:t xml:space="preserve">(</w:t>
        </w:r>
      </w:ins>
      <w:hyperlink w:anchor="eq-cv-estimate">
        <w:ins w:id="4829" w:author="PR Preview" w:date="2026-01-01T00:00:00Z">
          <w:r>
            <w:rPr>
              <w:rStyle w:val="Hyperlink"/>
            </w:rPr>
            <w:t xml:space="preserve">Equation 35</w:t>
          </w:r>
        </w:ins>
      </w:hyperlink>
      <w:ins w:id="4830" w:author="PR Preview" w:date="2026-01-01T00:00:00Z">
        <w:r>
          <w:t xml:space="preserve"> </w:t>
        </w:r>
      </w:ins>
      <w:ins w:id="4831" w:author="PR Preview" w:date="2026-01-01T00:00:00Z">
        <w:r>
          <w:t xml:space="preserve">with</w:t>
        </w:r>
      </w:ins>
      <w:ins w:id="4832" w:author="PR Preview" w:date="2026-01-01T00:00:00Z">
        <w:r>
          <w:t xml:space="preserve"> </w:t>
        </w:r>
      </w:ins>
      <m:oMath>
        <m:r>
          <m:t>k</m:t>
        </m:r>
        <m:r>
          <m:rPr>
            <m:sty m:val="p"/>
          </m:rPr>
          <m:t>=</m:t>
        </m:r>
        <m:r>
          <m:t>n</m:t>
        </m:r>
      </m:oMath>
      <w:ins w:id="4833" w:author="PR Preview" w:date="2026-01-01T00:00:00Z">
        <w:r>
          <w:t xml:space="preserve">) is</w:t>
        </w:r>
      </w:ins>
    </w:p>
    <w:p>
      <w:pPr>
        <w:pStyle w:val="BodyText"/>
      </w:pPr>
      <w:bookmarkStart w:id="199" w:name="eq-loocv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38</m:t>
          </m:r>
          <m:r>
            <m:rPr>
              <m:sty m:val="p"/>
            </m:rPr>
            <m:t>)</m:t>
          </m:r>
        </m:oMath>
      </m:oMathPara>
      <w:bookmarkEnd w:id="199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(2021, sec. 5.1.2)</w:t>
      </w:r>
      <w:r>
        <w:t xml:space="preserve">.</w:t>
      </w:r>
    </w:p>
    <w:bookmarkEnd w:id="200"/>
    <w:bookmarkStart w:id="201" w:name="lem-loocv-not-random"/>
    <w:p>
      <w:pPr>
        <w:pStyle w:val="BodyText"/>
      </w:pPr>
      <w:r>
        <w:rPr>
          <w:b/>
          <w:bCs/>
        </w:rPr>
        <w:t xml:space="preserve">Lemma 1 (Leave-one-out cross-validation does not depend on the fold assignment)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)</m:t>
            </m:r>
          </m:e>
        </m:d>
        <m:sSub>
          <m:e>
            <m:r>
              <m:t>​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observations, indexed by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loocv">
        <w:r>
          <w:rPr>
            <w:rStyle w:val="Hyperlink"/>
          </w:rPr>
          <w:t xml:space="preserve">leave-one-out cross-validation</w:t>
        </w:r>
      </w:hyperlink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)</w:t>
      </w:r>
      <w:r>
        <w:t xml:space="preserve"> </w:t>
      </w:r>
      <w:r>
        <w:t xml:space="preserve">is the same for every</w:t>
      </w:r>
      <w:r>
        <w:t xml:space="preserve"> </w:t>
      </w:r>
      <w:hyperlink w:anchor="def-fold-assignment">
        <w:r>
          <w:rPr>
            <w:rStyle w:val="Hyperlink"/>
          </w:rPr>
          <w:t xml:space="preserve">fold assignment</w:t>
        </w:r>
      </w:hyperlink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</w:p>
    <w:bookmarkEnd w:id="201"/>
    <w:p>
      <w:pPr>
        <w:pStyle w:val="BodyText"/>
      </w:pPr>
      <w:del w:id="4834" w:author="PR Preview" w:date="2026-01-01T00:00:00Z">
        <w:r>
          <w:rPr>
            <w:i/>
            <w:iCs/>
          </w:rPr>
          <w:delText xml:space="preserve">Proof</w:delText>
        </w:r>
      </w:del>
      <w:del w:id="4835" w:author="PR Preview" w:date="2026-01-01T00:00:00Z">
        <w:r>
          <w:delText xml:space="preserve">. </w:delText>
        </w:r>
      </w:del>
      <w:del w:id="4836" w:author="PR Preview" w:date="2026-01-01T00:00:00Z">
        <w:r>
          <w:delText xml:space="preserve">This is the solution to</w:delText>
        </w:r>
      </w:del>
      <w:del w:id="4837" w:author="PR Preview" w:date="2026-01-01T00:00:00Z">
        <w:r>
          <w:delText xml:space="preserve"> </w:delText>
        </w:r>
      </w:del>
      <w:hyperlink w:anchor="exr-loocv">
        <w:del w:id="4838" w:author="PR Preview" w:date="2026-01-01T00:00:00Z">
          <w:r>
            <w:rPr>
              <w:rStyle w:val="Hyperlink"/>
            </w:rPr>
            <w:delText xml:space="preserve">Exercise 11</w:delText>
          </w:r>
        </w:del>
      </w:hyperlink>
      <w:del w:id="4839" w:author="PR Preview" w:date="2026-01-01T00:00:00Z">
        <w:r>
          <w:delText xml:space="preserve">, part 3, worked in</w:delText>
        </w:r>
      </w:del>
      <w:del w:id="4840" w:author="PR Preview" w:date="2026-01-01T00:00:00Z">
        <w:r>
          <w:delText xml:space="preserve"> </w:delText>
        </w:r>
      </w:del>
      <w:hyperlink w:anchor="sol-loocv">
        <w:del w:id="4841" w:author="PR Preview" w:date="2026-01-01T00:00:00Z">
          <w:r>
            <w:rPr>
              <w:rStyle w:val="Hyperlink"/>
            </w:rPr>
            <w:delText xml:space="preserve">Solution 11</w:delText>
          </w:r>
        </w:del>
      </w:hyperlink>
      <w:del w:id="4842" w:author="PR Preview" w:date="2026-01-01T00:00:00Z">
        <w:r>
          <w:delText xml:space="preserve">.</w:delText>
        </w:r>
      </w:del>
      <w:del w:id="4843" w:author="PR Preview" w:date="2026-01-01T00:00:00Z">
        <w:r>
          <w:delText xml:space="preserve"> </w:delText>
        </w:r>
      </w:del>
      <w:del w:id="4844" w:author="PR Preview" w:date="2026-01-01T00:00:00Z">
        <w:r>
          <w:delText xml:space="preserve">It uses</w:delText>
        </w:r>
      </w:del>
      <w:del w:id="4845" w:author="PR Preview" w:date="2026-01-01T00:00:00Z">
        <w:r>
          <w:delText xml:space="preserve"> </w:delText>
        </w:r>
      </w:del>
      <w:hyperlink w:anchor="eq-cv-estimate">
        <w:del w:id="4846" w:author="PR Preview" w:date="2026-01-01T00:00:00Z">
          <w:r>
            <w:rPr>
              <w:rStyle w:val="Hyperlink"/>
            </w:rPr>
            <w:delText xml:space="preserve">Equation 33</w:delText>
          </w:r>
        </w:del>
      </w:hyperlink>
      <w:del w:id="4847" w:author="PR Preview" w:date="2026-01-01T00:00:00Z">
        <w:r>
          <w:delText xml:space="preserve"> </w:delText>
        </w:r>
      </w:del>
      <w:del w:id="4848" w:author="PR Preview" w:date="2026-01-01T00:00:00Z">
        <w:r>
          <w:delText xml:space="preserve">and</w:delText>
        </w:r>
      </w:del>
      <w:del w:id="4849" w:author="PR Preview" w:date="2026-01-01T00:00:00Z">
        <w:r>
          <w:delText xml:space="preserve"> </w:delText>
        </w:r>
      </w:del>
      <w:hyperlink w:anchor="eq-fold-out-rule">
        <w:del w:id="4850" w:author="PR Preview" w:date="2026-01-01T00:00:00Z">
          <w:r>
            <w:rPr>
              <w:rStyle w:val="Hyperlink"/>
            </w:rPr>
            <w:delText xml:space="preserve">Equation 32</w:delText>
          </w:r>
        </w:del>
      </w:hyperlink>
      <w:del w:id="4851" w:author="PR Preview" w:date="2026-01-01T00:00:00Z">
        <w:r>
          <w:delText xml:space="preserve">.</w:delText>
        </w:r>
      </w:del>
    </w:p>
    <w:p>
      <w:pPr>
        <w:pStyle w:val="BodyText"/>
      </w:pPr>
      <w:ins w:id="4852" w:author="PR Preview" w:date="2026-01-01T00:00:00Z">
        <w:r>
          <w:rPr>
            <w:i/>
            <w:iCs/>
          </w:rPr>
          <w:t xml:space="preserve">Proof</w:t>
        </w:r>
      </w:ins>
      <w:ins w:id="4853" w:author="PR Preview" w:date="2026-01-01T00:00:00Z">
        <w:r>
          <w:t xml:space="preserve">. </w:t>
        </w:r>
      </w:ins>
      <w:ins w:id="4854" w:author="PR Preview" w:date="2026-01-01T00:00:00Z">
        <w:r>
          <w:t xml:space="preserve">This is the solution to</w:t>
        </w:r>
      </w:ins>
      <w:ins w:id="4855" w:author="PR Preview" w:date="2026-01-01T00:00:00Z">
        <w:r>
          <w:t xml:space="preserve"> </w:t>
        </w:r>
      </w:ins>
      <w:hyperlink w:anchor="exr-loocv">
        <w:ins w:id="4856" w:author="PR Preview" w:date="2026-01-01T00:00:00Z">
          <w:r>
            <w:rPr>
              <w:rStyle w:val="Hyperlink"/>
            </w:rPr>
            <w:t xml:space="preserve">Exercise 11</w:t>
          </w:r>
        </w:ins>
      </w:hyperlink>
      <w:ins w:id="4857" w:author="PR Preview" w:date="2026-01-01T00:00:00Z">
        <w:r>
          <w:t xml:space="preserve">, part 3, worked in</w:t>
        </w:r>
      </w:ins>
      <w:ins w:id="4858" w:author="PR Preview" w:date="2026-01-01T00:00:00Z">
        <w:r>
          <w:t xml:space="preserve"> </w:t>
        </w:r>
      </w:ins>
      <w:hyperlink w:anchor="sol-loocv">
        <w:ins w:id="4859" w:author="PR Preview" w:date="2026-01-01T00:00:00Z">
          <w:r>
            <w:rPr>
              <w:rStyle w:val="Hyperlink"/>
            </w:rPr>
            <w:t xml:space="preserve">Solution 11</w:t>
          </w:r>
        </w:ins>
      </w:hyperlink>
      <w:ins w:id="4860" w:author="PR Preview" w:date="2026-01-01T00:00:00Z">
        <w:r>
          <w:t xml:space="preserve">.</w:t>
        </w:r>
      </w:ins>
      <w:ins w:id="4861" w:author="PR Preview" w:date="2026-01-01T00:00:00Z">
        <w:r>
          <w:t xml:space="preserve"> </w:t>
        </w:r>
      </w:ins>
      <w:ins w:id="4862" w:author="PR Preview" w:date="2026-01-01T00:00:00Z">
        <w:r>
          <w:t xml:space="preserve">It uses</w:t>
        </w:r>
      </w:ins>
      <w:ins w:id="4863" w:author="PR Preview" w:date="2026-01-01T00:00:00Z">
        <w:r>
          <w:t xml:space="preserve"> </w:t>
        </w:r>
      </w:ins>
      <w:hyperlink w:anchor="eq-cv-estimate">
        <w:ins w:id="4864" w:author="PR Preview" w:date="2026-01-01T00:00:00Z">
          <w:r>
            <w:rPr>
              <w:rStyle w:val="Hyperlink"/>
            </w:rPr>
            <w:t xml:space="preserve">Equation 35</w:t>
          </w:r>
        </w:ins>
      </w:hyperlink>
      <w:ins w:id="4865" w:author="PR Preview" w:date="2026-01-01T00:00:00Z">
        <w:r>
          <w:t xml:space="preserve"> </w:t>
        </w:r>
      </w:ins>
      <w:ins w:id="4866" w:author="PR Preview" w:date="2026-01-01T00:00:00Z">
        <w:r>
          <w:t xml:space="preserve">and</w:t>
        </w:r>
      </w:ins>
      <w:ins w:id="4867" w:author="PR Preview" w:date="2026-01-01T00:00:00Z">
        <w:r>
          <w:t xml:space="preserve"> </w:t>
        </w:r>
      </w:ins>
      <w:hyperlink w:anchor="eq-fold-out-rule">
        <w:ins w:id="4868" w:author="PR Preview" w:date="2026-01-01T00:00:00Z">
          <w:r>
            <w:rPr>
              <w:rStyle w:val="Hyperlink"/>
            </w:rPr>
            <w:t xml:space="preserve">Equation 34</w:t>
          </w:r>
        </w:ins>
      </w:hyperlink>
      <w:ins w:id="4869" w:author="PR Preview" w:date="2026-01-01T00:00:00Z">
        <w:r>
          <w:t xml:space="preserve">.</w:t>
        </w:r>
      </w:ins>
    </w:p>
    <w:p>
      <w:pPr>
        <w:pStyle w:val="BodyText"/>
      </w:pPr>
      <w:r>
        <w:t xml:space="preserve">Each step below changes one thing.</w:t>
      </w:r>
    </w:p>
    <w:p>
      <w:pPr>
        <w:numPr>
          <w:ilvl w:val="0"/>
          <w:numId w:val="1015"/>
        </w:numPr>
      </w:pPr>
      <w:del w:id="4870" w:author="PR Preview" w:date="2026-01-01T00:00:00Z">
        <w:r>
          <w:delText xml:space="preserve">With</w:delText>
        </w:r>
      </w:del>
      <w:del w:id="4871" w:author="PR Preview" w:date="2026-01-01T00:00:00Z">
        <w:r>
          <w:delText xml:space="preserve"> </w:delText>
        </w:r>
      </w:del>
      <m:oMath>
        <m:r>
          <m:t>k</m:t>
        </m:r>
        <m:r>
          <m:rPr>
            <m:sty m:val="p"/>
          </m:rPr>
          <m:t>=</m:t>
        </m:r>
        <m:r>
          <m:t>n</m:t>
        </m:r>
      </m:oMath>
      <w:del w:id="4872" w:author="PR Preview" w:date="2026-01-01T00:00:00Z">
        <w:r>
          <w:delText xml:space="preserve">, the</w:delText>
        </w:r>
      </w:del>
      <w:del w:id="4873" w:author="PR Preview" w:date="2026-01-01T00:00:00Z">
        <w:r>
          <w:delText xml:space="preserve"> </w:delText>
        </w:r>
      </w:del>
      <m:oMath>
        <m:r>
          <m:t>n</m:t>
        </m:r>
      </m:oMath>
      <w:del w:id="4874" w:author="PR Preview" w:date="2026-01-01T00:00:00Z">
        <w:r>
          <w:delText xml:space="preserve"> </w:delText>
        </w:r>
      </w:del>
      <w:del w:id="4875" w:author="PR Preview" w:date="2026-01-01T00:00:00Z">
        <w:r>
          <w:delText xml:space="preserve">nonempty, disjoint</w:delText>
        </w:r>
      </w:del>
      <w:del w:id="4876" w:author="PR Preview" w:date="2026-01-01T00:00:00Z">
        <w:r>
          <w:delText xml:space="preserve"> </w:delText>
        </w:r>
      </w:del>
      <w:hyperlink w:anchor="def-folds">
        <w:del w:id="4877" w:author="PR Preview" w:date="2026-01-01T00:00:00Z">
          <w:r>
            <w:rPr>
              <w:rStyle w:val="Hyperlink"/>
            </w:rPr>
            <w:delText xml:space="preserve">folds</w:delText>
          </w:r>
        </w:del>
      </w:hyperlink>
      <w:del w:id="4878" w:author="PR Preview" w:date="2026-01-01T00:00:00Z">
        <w:r>
          <w:delText xml:space="preserve"> </w:delText>
        </w:r>
      </w:del>
      <w:del w:id="4879" w:author="PR Preview" w:date="2026-01-01T00:00:00Z">
        <w:r>
          <w:delText xml:space="preserve">of</w:delText>
        </w:r>
      </w:del>
      <w:del w:id="4880" w:author="PR Preview" w:date="2026-01-01T00:00:00Z">
        <w:r>
          <w:delText xml:space="preserve"> </w:delText>
        </w:r>
      </w:del>
      <w:hyperlink w:anchor="eq-folds">
        <w:del w:id="4881" w:author="PR Preview" w:date="2026-01-01T00:00:00Z">
          <w:r>
            <w:rPr>
              <w:rStyle w:val="Hyperlink"/>
            </w:rPr>
            <w:delText xml:space="preserve">Equation 29</w:delText>
          </w:r>
        </w:del>
      </w:hyperlink>
      <w:del w:id="4882" w:author="PR Preview" w:date="2026-01-01T00:00:00Z">
        <w:r>
          <w:delText xml:space="preserve"> </w:delText>
        </w:r>
      </w:del>
      <w:del w:id="4883" w:author="PR Preview" w:date="2026-01-01T00:00:00Z">
        <w:r>
          <w:delText xml:space="preserve">partition the</w:delText>
        </w:r>
      </w:del>
      <w:del w:id="4884" w:author="PR Preview" w:date="2026-01-01T00:00:00Z">
        <w:r>
          <w:delText xml:space="preserve"> </w:delText>
        </w:r>
      </w:del>
      <m:oMath>
        <m:r>
          <m:t>n</m:t>
        </m:r>
      </m:oMath>
      <w:del w:id="4885" w:author="PR Preview" w:date="2026-01-01T00:00:00Z">
        <w:r>
          <w:delText xml:space="preserve"> </w:delText>
        </w:r>
      </w:del>
      <w:del w:id="4886" w:author="PR Preview" w:date="2026-01-01T00:00:00Z">
        <w:r>
          <w:delText xml:space="preserve">indices of</w:delText>
        </w:r>
      </w:del>
      <w:del w:id="4887" w:author="PR Preview" w:date="2026-01-01T00:00:00Z">
        <w:r>
          <w:delText xml:space="preserve"> </w:delText>
        </w:r>
      </w:del>
      <m:oMath>
        <m:r>
          <m:t>I</m:t>
        </m:r>
      </m:oMath>
      <w:del w:id="4888" w:author="PR Preview" w:date="2026-01-01T00:00:00Z">
        <w:r>
          <w:delText xml:space="preserve">,</w:delText>
        </w:r>
      </w:del>
      <w:del w:id="4889" w:author="PR Preview" w:date="2026-01-01T00:00:00Z">
        <w:r>
          <w:delText xml:space="preserve"> </w:delText>
        </w:r>
      </w:del>
      <w:del w:id="4890" w:author="PR Preview" w:date="2026-01-01T00:00:00Z">
        <w:r>
          <w:delText xml:space="preserve">so each fold holds exactly one index.</w:delText>
        </w:r>
      </w:del>
      <w:del w:id="4891" w:author="PR Preview" w:date="2026-01-01T00:00:00Z">
        <w:r>
          <w:delText xml:space="preserve"> </w:delText>
        </w:r>
      </w:del>
      <w:del w:id="4892" w:author="PR Preview" w:date="2026-01-01T00:00:00Z">
        <w:r>
          <w:delText xml:space="preserve">(A partition of</w:delText>
        </w:r>
      </w:del>
      <w:del w:id="4893" w:author="PR Preview" w:date="2026-01-01T00:00:00Z">
        <w:r>
          <w:delText xml:space="preserve"> </w:delText>
        </w:r>
      </w:del>
      <m:oMath>
        <m:r>
          <m:t>n</m:t>
        </m:r>
      </m:oMath>
      <w:del w:id="4894" w:author="PR Preview" w:date="2026-01-01T00:00:00Z">
        <w:r>
          <w:delText xml:space="preserve"> </w:delText>
        </w:r>
      </w:del>
      <w:del w:id="4895" w:author="PR Preview" w:date="2026-01-01T00:00:00Z">
        <w:r>
          <w:delText xml:space="preserve">indices into</w:delText>
        </w:r>
      </w:del>
      <w:del w:id="4896" w:author="PR Preview" w:date="2026-01-01T00:00:00Z">
        <w:r>
          <w:delText xml:space="preserve"> </w:delText>
        </w:r>
      </w:del>
      <m:oMath>
        <m:r>
          <m:t>n</m:t>
        </m:r>
      </m:oMath>
      <w:del w:id="4897" w:author="PR Preview" w:date="2026-01-01T00:00:00Z">
        <w:r>
          <w:delText xml:space="preserve"> </w:delText>
        </w:r>
      </w:del>
      <w:del w:id="4898" w:author="PR Preview" w:date="2026-01-01T00:00:00Z">
        <w:r>
          <w:delText xml:space="preserve">nonempty, disjoint subsets has one index per subset.)</w:delText>
        </w:r>
      </w:del>
    </w:p>
    <w:p>
      <w:pPr>
        <w:numPr>
          <w:ilvl w:val="0"/>
          <w:numId w:val="1015"/>
        </w:numPr>
      </w:pPr>
      <w:del w:id="4899" w:author="PR Preview" w:date="2026-01-01T00:00:00Z">
        <w:r>
          <w:delText xml:space="preserve">For observation</w:delText>
        </w:r>
      </w:del>
      <w:del w:id="4900" w:author="PR Preview" w:date="2026-01-01T00:00:00Z">
        <w:r>
          <w:delText xml:space="preserve"> </w:delText>
        </w:r>
      </w:del>
      <m:oMath>
        <m:r>
          <m:t>i</m:t>
        </m:r>
      </m:oMath>
      <w:del w:id="4901" w:author="PR Preview" w:date="2026-01-01T00:00:00Z">
        <w:r>
          <w:delText xml:space="preserve">,</w:delText>
        </w:r>
      </w:del>
      <w:del w:id="4902" w:author="PR Preview" w:date="2026-01-01T00:00:00Z">
        <w:r>
          <w:delText xml:space="preserve"> </w:delText>
        </w:r>
      </w:del>
      <w:hyperlink w:anchor="eq-fold-assignment">
        <w:del w:id="4903" w:author="PR Preview" w:date="2026-01-01T00:00:00Z">
          <w:r>
            <w:rPr>
              <w:rStyle w:val="Hyperlink"/>
            </w:rPr>
            <w:delText xml:space="preserve">Equation 31</w:delText>
          </w:r>
        </w:del>
      </w:hyperlink>
      <w:del w:id="4904" w:author="PR Preview" w:date="2026-01-01T00:00:00Z">
        <w:r>
          <w:delText xml:space="preserve"> </w:delText>
        </w:r>
      </w:del>
      <w:del w:id="4905" w:author="PR Preview" w:date="2026-01-01T00:00:00Z">
        <w:r>
          <w:delText xml:space="preserve">gives</w:delText>
        </w:r>
      </w:del>
      <w:del w:id="4906" w:author="PR Preview" w:date="2026-01-01T00:00:00Z">
        <w:r>
          <w:delText xml:space="preserve"> </w:delText>
        </w:r>
      </w:del>
      <m:oMath>
        <m:r>
          <m:t>i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</m:oMath>
      <w:del w:id="4907" w:author="PR Preview" w:date="2026-01-01T00:00:00Z">
        <w:r>
          <w:delText xml:space="preserve">,</w:delText>
        </w:r>
      </w:del>
      <w:del w:id="4908" w:author="PR Preview" w:date="2026-01-01T00:00:00Z">
        <w:r>
          <w:delText xml:space="preserve"> </w:delText>
        </w:r>
      </w:del>
      <w:del w:id="4909" w:author="PR Preview" w:date="2026-01-01T00:00:00Z">
        <w:r>
          <w:delText xml:space="preserve">so</w:delText>
        </w:r>
      </w:del>
      <w:del w:id="4910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</m:oMath>
      <w:del w:id="4911" w:author="PR Preview" w:date="2026-01-01T00:00:00Z">
        <w:r>
          <w:delText xml:space="preserve">.</w:delText>
        </w:r>
      </w:del>
      <w:del w:id="4912" w:author="PR Preview" w:date="2026-01-01T00:00:00Z">
        <w:r>
          <w:delText xml:space="preserve"> </w:delText>
        </w:r>
      </w:del>
      <w:del w:id="4913" w:author="PR Preview" w:date="2026-01-01T00:00:00Z">
        <w:r>
          <w:delText xml:space="preserve">(Fold</w:delText>
        </w:r>
      </w:del>
      <w:del w:id="4914" w:author="PR Preview" w:date="2026-01-01T00:00:00Z">
        <w:r>
          <w:delText xml:space="preserve"> </w:delText>
        </w:r>
      </w:del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del w:id="4915" w:author="PR Preview" w:date="2026-01-01T00:00:00Z">
        <w:r>
          <w:delText xml:space="preserve"> </w:delText>
        </w:r>
      </w:del>
      <w:del w:id="4916" w:author="PR Preview" w:date="2026-01-01T00:00:00Z">
        <w:r>
          <w:delText xml:space="preserve">holds one index, and that index is</w:delText>
        </w:r>
      </w:del>
      <w:del w:id="4917" w:author="PR Preview" w:date="2026-01-01T00:00:00Z">
        <w:r>
          <w:delText xml:space="preserve"> </w:delText>
        </w:r>
      </w:del>
      <m:oMath>
        <m:r>
          <m:t>i</m:t>
        </m:r>
      </m:oMath>
      <w:del w:id="4918" w:author="PR Preview" w:date="2026-01-01T00:00:00Z">
        <w:r>
          <w:delText xml:space="preserve">.)</w:delText>
        </w:r>
      </w:del>
    </w:p>
    <w:p>
      <w:pPr>
        <w:numPr>
          <w:ilvl w:val="0"/>
          <w:numId w:val="1015"/>
        </w:numPr>
      </w:pPr>
      <w:del w:id="4919" w:author="PR Preview" w:date="2026-01-01T00:00:00Z">
        <w:r>
          <w:delText xml:space="preserve">Let</w:delText>
        </w:r>
      </w:del>
      <w:del w:id="4920" w:author="PR Preview" w:date="2026-01-01T00:00:00Z">
        <w:r>
          <w:delText xml:space="preserve"> </w:delText>
        </w:r>
      </w:del>
      <m:oMath>
        <m:r>
          <m:t>g</m:t>
        </m:r>
      </m:oMath>
      <w:del w:id="4921" w:author="PR Preview" w:date="2026-01-01T00:00:00Z">
        <w:r>
          <w:delText xml:space="preserve"> </w:delText>
        </w:r>
      </w:del>
      <w:del w:id="4922" w:author="PR Preview" w:date="2026-01-01T00:00:00Z">
        <w:r>
          <w:delText xml:space="preserve">be the</w:delText>
        </w:r>
      </w:del>
      <w:del w:id="4923" w:author="PR Preview" w:date="2026-01-01T00:00:00Z">
        <w:r>
          <w:delText xml:space="preserve"> </w:delText>
        </w:r>
      </w:del>
      <w:hyperlink w:anchor="def-fitting-procedure">
        <w:del w:id="4924" w:author="PR Preview" w:date="2026-01-01T00:00:00Z">
          <w:r>
            <w:rPr>
              <w:rStyle w:val="Hyperlink"/>
            </w:rPr>
            <w:delText xml:space="preserve">fitting procedure</w:delText>
          </w:r>
        </w:del>
      </w:hyperlink>
      <w:del w:id="4925" w:author="PR Preview" w:date="2026-01-01T00:00:00Z">
        <w:r>
          <w:delText xml:space="preserve">,</w:delText>
        </w:r>
      </w:del>
      <w:del w:id="4926" w:author="PR Preview" w:date="2026-01-01T00:00:00Z">
        <w:r>
          <w:delText xml:space="preserve"> </w:delText>
        </w:r>
      </w:del>
      <w:del w:id="4927" w:author="PR Preview" w:date="2026-01-01T00:00:00Z">
        <w:r>
          <w:delText xml:space="preserve">the rule that maps a training set to a fitted prediction rule.</w:delText>
        </w:r>
      </w:del>
      <w:del w:id="4928" w:author="PR Preview" w:date="2026-01-01T00:00:00Z">
        <w:r>
          <w:delText xml:space="preserve"> </w:delText>
        </w:r>
      </w:del>
      <w:del w:id="4929" w:author="PR Preview" w:date="2026-01-01T00:00:00Z">
        <w:r>
          <w:delText xml:space="preserve">The</w:delText>
        </w:r>
      </w:del>
      <w:del w:id="4930" w:author="PR Preview" w:date="2026-01-01T00:00:00Z">
        <w:r>
          <w:delText xml:space="preserve"> </w:delText>
        </w:r>
      </w:del>
      <w:hyperlink w:anchor="def-fold-out-rule">
        <w:del w:id="4931" w:author="PR Preview" w:date="2026-01-01T00:00:00Z">
          <w:r>
            <w:rPr>
              <w:rStyle w:val="Hyperlink"/>
            </w:rPr>
            <w:delText xml:space="preserve">fold-out rule</w:delText>
          </w:r>
        </w:del>
      </w:hyperlink>
      <w:del w:id="4932" w:author="PR Preview" w:date="2026-01-01T00:00:00Z">
        <w:r>
          <w:delText xml:space="preserve"> </w:delText>
        </w:r>
      </w:del>
      <w:del w:id="4933" w:author="PR Preview" w:date="2026-01-01T00:00:00Z">
        <w:r>
          <w:delText xml:space="preserve">of observation</w:delText>
        </w:r>
      </w:del>
      <w:del w:id="4934" w:author="PR Preview" w:date="2026-01-01T00:00:00Z">
        <w:r>
          <w:delText xml:space="preserve"> </w:delText>
        </w:r>
      </w:del>
      <m:oMath>
        <m:r>
          <m:t>i</m:t>
        </m:r>
      </m:oMath>
      <w:del w:id="4935" w:author="PR Preview" w:date="2026-01-01T00:00:00Z">
        <w:r>
          <w:delText xml:space="preserve"> </w:delText>
        </w:r>
      </w:del>
      <w:del w:id="4936" w:author="PR Preview" w:date="2026-01-01T00:00:00Z">
        <w:r>
          <w:delText xml:space="preserve">is then</w:delText>
        </w:r>
      </w:del>
      <w:del w:id="4937" w:author="PR Preview" w:date="2026-01-01T00:00:00Z">
        <w:r>
          <w:delText xml:space="preserve"> </w:delText>
        </w:r>
      </w:del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sSup>
                      <m:e>
                        <m:r>
                          <m:t>i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y</m:t>
                    </m:r>
                  </m:e>
                  <m:sub>
                    <m:sSup>
                      <m:e>
                        <m:r>
                          <m:t>i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sub>
                </m:sSub>
                <m:r>
                  <m:rPr>
                    <m:sty m:val="p"/>
                  </m:rPr>
                  <m:t>)</m:t>
                </m:r>
              </m:e>
            </m:d>
            <m:sSub>
              <m:e>
                <m:r>
                  <m:t>​</m:t>
                </m:r>
              </m:e>
              <m:sub>
                <m:sSup>
                  <m:e>
                    <m:r>
                      <m:t>i</m:t>
                    </m:r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  <m:r>
                  <m:rPr>
                    <m:sty m:val="p"/>
                  </m:rPr>
                  <m:t>∈</m:t>
                </m:r>
                <m:r>
                  <m:t>I</m:t>
                </m:r>
                <m:r>
                  <m:rPr>
                    <m:sty m:val="p"/>
                  </m:rPr>
                  <m:t>\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i</m:t>
                    </m:r>
                  </m:e>
                </m:d>
                <m:r>
                  <m:t>​</m:t>
                </m:r>
              </m:sub>
            </m:sSub>
          </m:e>
        </m:d>
        <m:r>
          <m:t>​</m:t>
        </m:r>
      </m:oMath>
      <w:del w:id="4938" w:author="PR Preview" w:date="2026-01-01T00:00:00Z">
        <w:r>
          <w:delText xml:space="preserve">.</w:delText>
        </w:r>
      </w:del>
      <w:del w:id="4939" w:author="PR Preview" w:date="2026-01-01T00:00:00Z">
        <w:r>
          <w:delText xml:space="preserve"> </w:delText>
        </w:r>
      </w:del>
      <w:del w:id="4940" w:author="PR Preview" w:date="2026-01-01T00:00:00Z">
        <w:r>
          <w:delText xml:space="preserve">(</w:delText>
        </w:r>
      </w:del>
      <w:hyperlink w:anchor="eq-fold-out-rule">
        <w:del w:id="4941" w:author="PR Preview" w:date="2026-01-01T00:00:00Z">
          <w:r>
            <w:rPr>
              <w:rStyle w:val="Hyperlink"/>
            </w:rPr>
            <w:delText xml:space="preserve">Equation 32</w:delText>
          </w:r>
        </w:del>
      </w:hyperlink>
      <w:del w:id="4942" w:author="PR Preview" w:date="2026-01-01T00:00:00Z">
        <w:r>
          <w:delText xml:space="preserve"> </w:delText>
        </w:r>
      </w:del>
      <w:del w:id="4943" w:author="PR Preview" w:date="2026-01-01T00:00:00Z">
        <w:r>
          <w:delText xml:space="preserve">with</w:delText>
        </w:r>
      </w:del>
      <w:del w:id="4944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</m:oMath>
      <w:del w:id="4945" w:author="PR Preview" w:date="2026-01-01T00:00:00Z">
        <w:r>
          <w:delText xml:space="preserve">.)</w:delText>
        </w:r>
      </w:del>
    </w:p>
    <w:p>
      <w:pPr>
        <w:numPr>
          <w:ilvl w:val="0"/>
          <w:numId w:val="1015"/>
        </w:numPr>
      </w:pPr>
      <w:ins w:id="4946" w:author="PR Preview" w:date="2026-01-01T00:00:00Z">
        <w:r>
          <w:t xml:space="preserve">With</w:t>
        </w:r>
      </w:ins>
      <w:ins w:id="4947" w:author="PR Preview" w:date="2026-01-01T00:00:00Z">
        <w:r>
          <w:t xml:space="preserve"> </w:t>
        </w:r>
      </w:ins>
      <m:oMath>
        <m:r>
          <m:t>k</m:t>
        </m:r>
        <m:r>
          <m:rPr>
            <m:sty m:val="p"/>
          </m:rPr>
          <m:t>=</m:t>
        </m:r>
        <m:r>
          <m:t>n</m:t>
        </m:r>
      </m:oMath>
      <w:ins w:id="4948" w:author="PR Preview" w:date="2026-01-01T00:00:00Z">
        <w:r>
          <w:t xml:space="preserve">, the</w:t>
        </w:r>
      </w:ins>
      <w:ins w:id="4949" w:author="PR Preview" w:date="2026-01-01T00:00:00Z">
        <w:r>
          <w:t xml:space="preserve"> </w:t>
        </w:r>
      </w:ins>
      <m:oMath>
        <m:r>
          <m:t>n</m:t>
        </m:r>
      </m:oMath>
      <w:ins w:id="4950" w:author="PR Preview" w:date="2026-01-01T00:00:00Z">
        <w:r>
          <w:t xml:space="preserve"> </w:t>
        </w:r>
      </w:ins>
      <w:ins w:id="4951" w:author="PR Preview" w:date="2026-01-01T00:00:00Z">
        <w:r>
          <w:t xml:space="preserve">nonempty, disjoint</w:t>
        </w:r>
      </w:ins>
      <w:ins w:id="4952" w:author="PR Preview" w:date="2026-01-01T00:00:00Z">
        <w:r>
          <w:t xml:space="preserve"> </w:t>
        </w:r>
      </w:ins>
      <w:hyperlink w:anchor="def-folds">
        <w:ins w:id="4953" w:author="PR Preview" w:date="2026-01-01T00:00:00Z">
          <w:r>
            <w:rPr>
              <w:rStyle w:val="Hyperlink"/>
            </w:rPr>
            <w:t xml:space="preserve">folds</w:t>
          </w:r>
        </w:ins>
      </w:hyperlink>
      <w:ins w:id="4954" w:author="PR Preview" w:date="2026-01-01T00:00:00Z">
        <w:r>
          <w:t xml:space="preserve"> </w:t>
        </w:r>
      </w:ins>
      <w:ins w:id="4955" w:author="PR Preview" w:date="2026-01-01T00:00:00Z">
        <w:r>
          <w:t xml:space="preserve">of</w:t>
        </w:r>
      </w:ins>
      <w:ins w:id="4956" w:author="PR Preview" w:date="2026-01-01T00:00:00Z">
        <w:r>
          <w:t xml:space="preserve"> </w:t>
        </w:r>
      </w:ins>
      <w:hyperlink w:anchor="eq-folds">
        <w:ins w:id="4957" w:author="PR Preview" w:date="2026-01-01T00:00:00Z">
          <w:r>
            <w:rPr>
              <w:rStyle w:val="Hyperlink"/>
            </w:rPr>
            <w:t xml:space="preserve">Equation 31</w:t>
          </w:r>
        </w:ins>
      </w:hyperlink>
      <w:ins w:id="4958" w:author="PR Preview" w:date="2026-01-01T00:00:00Z">
        <w:r>
          <w:t xml:space="preserve"> </w:t>
        </w:r>
      </w:ins>
      <w:ins w:id="4959" w:author="PR Preview" w:date="2026-01-01T00:00:00Z">
        <w:r>
          <w:t xml:space="preserve">partition the</w:t>
        </w:r>
      </w:ins>
      <w:ins w:id="4960" w:author="PR Preview" w:date="2026-01-01T00:00:00Z">
        <w:r>
          <w:t xml:space="preserve"> </w:t>
        </w:r>
      </w:ins>
      <m:oMath>
        <m:r>
          <m:t>n</m:t>
        </m:r>
      </m:oMath>
      <w:ins w:id="4961" w:author="PR Preview" w:date="2026-01-01T00:00:00Z">
        <w:r>
          <w:t xml:space="preserve"> </w:t>
        </w:r>
      </w:ins>
      <w:ins w:id="4962" w:author="PR Preview" w:date="2026-01-01T00:00:00Z">
        <w:r>
          <w:t xml:space="preserve">indices of</w:t>
        </w:r>
      </w:ins>
      <w:ins w:id="4963" w:author="PR Preview" w:date="2026-01-01T00:00:00Z">
        <w:r>
          <w:t xml:space="preserve"> </w:t>
        </w:r>
      </w:ins>
      <m:oMath>
        <m:r>
          <m:t>I</m:t>
        </m:r>
      </m:oMath>
      <w:ins w:id="4964" w:author="PR Preview" w:date="2026-01-01T00:00:00Z">
        <w:r>
          <w:t xml:space="preserve">,</w:t>
        </w:r>
      </w:ins>
      <w:ins w:id="4965" w:author="PR Preview" w:date="2026-01-01T00:00:00Z">
        <w:r>
          <w:t xml:space="preserve"> </w:t>
        </w:r>
      </w:ins>
      <w:ins w:id="4966" w:author="PR Preview" w:date="2026-01-01T00:00:00Z">
        <w:r>
          <w:t xml:space="preserve">so each fold holds exactly one index.</w:t>
        </w:r>
      </w:ins>
      <w:ins w:id="4967" w:author="PR Preview" w:date="2026-01-01T00:00:00Z">
        <w:r>
          <w:t xml:space="preserve"> </w:t>
        </w:r>
      </w:ins>
      <w:ins w:id="4968" w:author="PR Preview" w:date="2026-01-01T00:00:00Z">
        <w:r>
          <w:t xml:space="preserve">(A partition of</w:t>
        </w:r>
      </w:ins>
      <w:ins w:id="4969" w:author="PR Preview" w:date="2026-01-01T00:00:00Z">
        <w:r>
          <w:t xml:space="preserve"> </w:t>
        </w:r>
      </w:ins>
      <m:oMath>
        <m:r>
          <m:t>n</m:t>
        </m:r>
      </m:oMath>
      <w:ins w:id="4970" w:author="PR Preview" w:date="2026-01-01T00:00:00Z">
        <w:r>
          <w:t xml:space="preserve"> </w:t>
        </w:r>
      </w:ins>
      <w:ins w:id="4971" w:author="PR Preview" w:date="2026-01-01T00:00:00Z">
        <w:r>
          <w:t xml:space="preserve">indices into</w:t>
        </w:r>
      </w:ins>
      <w:ins w:id="4972" w:author="PR Preview" w:date="2026-01-01T00:00:00Z">
        <w:r>
          <w:t xml:space="preserve"> </w:t>
        </w:r>
      </w:ins>
      <m:oMath>
        <m:r>
          <m:t>n</m:t>
        </m:r>
      </m:oMath>
      <w:ins w:id="4973" w:author="PR Preview" w:date="2026-01-01T00:00:00Z">
        <w:r>
          <w:t xml:space="preserve"> </w:t>
        </w:r>
      </w:ins>
      <w:ins w:id="4974" w:author="PR Preview" w:date="2026-01-01T00:00:00Z">
        <w:r>
          <w:t xml:space="preserve">nonempty, disjoint subsets has one index per subset.)</w:t>
        </w:r>
      </w:ins>
    </w:p>
    <w:p>
      <w:pPr>
        <w:numPr>
          <w:ilvl w:val="0"/>
          <w:numId w:val="1015"/>
        </w:numPr>
      </w:pPr>
      <w:ins w:id="4975" w:author="PR Preview" w:date="2026-01-01T00:00:00Z">
        <w:r>
          <w:t xml:space="preserve">For observation</w:t>
        </w:r>
      </w:ins>
      <w:ins w:id="4976" w:author="PR Preview" w:date="2026-01-01T00:00:00Z">
        <w:r>
          <w:t xml:space="preserve"> </w:t>
        </w:r>
      </w:ins>
      <m:oMath>
        <m:r>
          <m:t>i</m:t>
        </m:r>
      </m:oMath>
      <w:ins w:id="4977" w:author="PR Preview" w:date="2026-01-01T00:00:00Z">
        <w:r>
          <w:t xml:space="preserve">,</w:t>
        </w:r>
      </w:ins>
      <w:ins w:id="4978" w:author="PR Preview" w:date="2026-01-01T00:00:00Z">
        <w:r>
          <w:t xml:space="preserve"> </w:t>
        </w:r>
      </w:ins>
      <w:hyperlink w:anchor="eq-fold-assignment">
        <w:ins w:id="4979" w:author="PR Preview" w:date="2026-01-01T00:00:00Z">
          <w:r>
            <w:rPr>
              <w:rStyle w:val="Hyperlink"/>
            </w:rPr>
            <w:t xml:space="preserve">Equation 33</w:t>
          </w:r>
        </w:ins>
      </w:hyperlink>
      <w:ins w:id="4980" w:author="PR Preview" w:date="2026-01-01T00:00:00Z">
        <w:r>
          <w:t xml:space="preserve"> </w:t>
        </w:r>
      </w:ins>
      <w:ins w:id="4981" w:author="PR Preview" w:date="2026-01-01T00:00:00Z">
        <w:r>
          <w:t xml:space="preserve">gives</w:t>
        </w:r>
      </w:ins>
      <w:ins w:id="4982" w:author="PR Preview" w:date="2026-01-01T00:00:00Z">
        <w:r>
          <w:t xml:space="preserve"> </w:t>
        </w:r>
      </w:ins>
      <m:oMath>
        <m:r>
          <m:t>i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</m:oMath>
      <w:ins w:id="4983" w:author="PR Preview" w:date="2026-01-01T00:00:00Z">
        <w:r>
          <w:t xml:space="preserve">,</w:t>
        </w:r>
      </w:ins>
      <w:ins w:id="4984" w:author="PR Preview" w:date="2026-01-01T00:00:00Z">
        <w:r>
          <w:t xml:space="preserve"> </w:t>
        </w:r>
      </w:ins>
      <w:ins w:id="4985" w:author="PR Preview" w:date="2026-01-01T00:00:00Z">
        <w:r>
          <w:t xml:space="preserve">so</w:t>
        </w:r>
      </w:ins>
      <w:ins w:id="4986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</m:oMath>
      <w:ins w:id="4987" w:author="PR Preview" w:date="2026-01-01T00:00:00Z">
        <w:r>
          <w:t xml:space="preserve">.</w:t>
        </w:r>
      </w:ins>
      <w:ins w:id="4988" w:author="PR Preview" w:date="2026-01-01T00:00:00Z">
        <w:r>
          <w:t xml:space="preserve"> </w:t>
        </w:r>
      </w:ins>
      <w:ins w:id="4989" w:author="PR Preview" w:date="2026-01-01T00:00:00Z">
        <w:r>
          <w:t xml:space="preserve">(Fold</w:t>
        </w:r>
      </w:ins>
      <w:ins w:id="4990" w:author="PR Preview" w:date="2026-01-01T00:00:00Z">
        <w:r>
          <w:t xml:space="preserve"> </w:t>
        </w:r>
      </w:ins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ins w:id="4991" w:author="PR Preview" w:date="2026-01-01T00:00:00Z">
        <w:r>
          <w:t xml:space="preserve"> </w:t>
        </w:r>
      </w:ins>
      <w:ins w:id="4992" w:author="PR Preview" w:date="2026-01-01T00:00:00Z">
        <w:r>
          <w:t xml:space="preserve">holds one index, and that index is</w:t>
        </w:r>
      </w:ins>
      <w:ins w:id="4993" w:author="PR Preview" w:date="2026-01-01T00:00:00Z">
        <w:r>
          <w:t xml:space="preserve"> </w:t>
        </w:r>
      </w:ins>
      <m:oMath>
        <m:r>
          <m:t>i</m:t>
        </m:r>
      </m:oMath>
      <w:ins w:id="4994" w:author="PR Preview" w:date="2026-01-01T00:00:00Z">
        <w:r>
          <w:t xml:space="preserve">.)</w:t>
        </w:r>
      </w:ins>
    </w:p>
    <w:p>
      <w:pPr>
        <w:numPr>
          <w:ilvl w:val="0"/>
          <w:numId w:val="1015"/>
        </w:numPr>
      </w:pPr>
      <w:ins w:id="4995" w:author="PR Preview" w:date="2026-01-01T00:00:00Z">
        <w:r>
          <w:t xml:space="preserve">Let</w:t>
        </w:r>
      </w:ins>
      <w:ins w:id="4996" w:author="PR Preview" w:date="2026-01-01T00:00:00Z">
        <w:r>
          <w:t xml:space="preserve"> </w:t>
        </w:r>
      </w:ins>
      <m:oMath>
        <m:r>
          <m:t>g</m:t>
        </m:r>
      </m:oMath>
      <w:ins w:id="4997" w:author="PR Preview" w:date="2026-01-01T00:00:00Z">
        <w:r>
          <w:t xml:space="preserve"> </w:t>
        </w:r>
      </w:ins>
      <w:ins w:id="4998" w:author="PR Preview" w:date="2026-01-01T00:00:00Z">
        <w:r>
          <w:t xml:space="preserve">be the</w:t>
        </w:r>
      </w:ins>
      <w:ins w:id="4999" w:author="PR Preview" w:date="2026-01-01T00:00:00Z">
        <w:r>
          <w:t xml:space="preserve"> </w:t>
        </w:r>
      </w:ins>
      <w:hyperlink w:anchor="def-fitting-procedure">
        <w:ins w:id="5000" w:author="PR Preview" w:date="2026-01-01T00:00:00Z">
          <w:r>
            <w:rPr>
              <w:rStyle w:val="Hyperlink"/>
            </w:rPr>
            <w:t xml:space="preserve">fitting procedure</w:t>
          </w:r>
        </w:ins>
      </w:hyperlink>
      <w:ins w:id="5001" w:author="PR Preview" w:date="2026-01-01T00:00:00Z">
        <w:r>
          <w:t xml:space="preserve">,</w:t>
        </w:r>
      </w:ins>
      <w:ins w:id="5002" w:author="PR Preview" w:date="2026-01-01T00:00:00Z">
        <w:r>
          <w:t xml:space="preserve"> </w:t>
        </w:r>
      </w:ins>
      <w:ins w:id="5003" w:author="PR Preview" w:date="2026-01-01T00:00:00Z">
        <w:r>
          <w:t xml:space="preserve">the rule that maps a training set to a fitted prediction rule.</w:t>
        </w:r>
      </w:ins>
      <w:ins w:id="5004" w:author="PR Preview" w:date="2026-01-01T00:00:00Z">
        <w:r>
          <w:t xml:space="preserve"> </w:t>
        </w:r>
      </w:ins>
      <w:ins w:id="5005" w:author="PR Preview" w:date="2026-01-01T00:00:00Z">
        <w:r>
          <w:t xml:space="preserve">The</w:t>
        </w:r>
      </w:ins>
      <w:ins w:id="5006" w:author="PR Preview" w:date="2026-01-01T00:00:00Z">
        <w:r>
          <w:t xml:space="preserve"> </w:t>
        </w:r>
      </w:ins>
      <w:hyperlink w:anchor="def-fold-out-rule">
        <w:ins w:id="5007" w:author="PR Preview" w:date="2026-01-01T00:00:00Z">
          <w:r>
            <w:rPr>
              <w:rStyle w:val="Hyperlink"/>
            </w:rPr>
            <w:t xml:space="preserve">fold-out rule</w:t>
          </w:r>
        </w:ins>
      </w:hyperlink>
      <w:ins w:id="5008" w:author="PR Preview" w:date="2026-01-01T00:00:00Z">
        <w:r>
          <w:t xml:space="preserve"> </w:t>
        </w:r>
      </w:ins>
      <w:ins w:id="5009" w:author="PR Preview" w:date="2026-01-01T00:00:00Z">
        <w:r>
          <w:t xml:space="preserve">of observation</w:t>
        </w:r>
      </w:ins>
      <w:ins w:id="5010" w:author="PR Preview" w:date="2026-01-01T00:00:00Z">
        <w:r>
          <w:t xml:space="preserve"> </w:t>
        </w:r>
      </w:ins>
      <m:oMath>
        <m:r>
          <m:t>i</m:t>
        </m:r>
      </m:oMath>
      <w:ins w:id="5011" w:author="PR Preview" w:date="2026-01-01T00:00:00Z">
        <w:r>
          <w:t xml:space="preserve"> </w:t>
        </w:r>
      </w:ins>
      <w:ins w:id="5012" w:author="PR Preview" w:date="2026-01-01T00:00:00Z">
        <w:r>
          <w:t xml:space="preserve">is then</w:t>
        </w:r>
      </w:ins>
      <w:ins w:id="5013" w:author="PR Preview" w:date="2026-01-01T00:00:00Z">
        <w:r>
          <w:t xml:space="preserve"> </w:t>
        </w:r>
      </w:ins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sSup>
                      <m:e>
                        <m:r>
                          <m:t>i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y</m:t>
                    </m:r>
                  </m:e>
                  <m:sub>
                    <m:sSup>
                      <m:e>
                        <m:r>
                          <m:t>i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sub>
                </m:sSub>
                <m:r>
                  <m:rPr>
                    <m:sty m:val="p"/>
                  </m:rPr>
                  <m:t>)</m:t>
                </m:r>
              </m:e>
            </m:d>
            <m:sSub>
              <m:e>
                <m:r>
                  <m:t>​</m:t>
                </m:r>
              </m:e>
              <m:sub>
                <m:sSup>
                  <m:e>
                    <m:r>
                      <m:t>i</m:t>
                    </m:r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  <m:r>
                  <m:rPr>
                    <m:sty m:val="p"/>
                  </m:rPr>
                  <m:t>∈</m:t>
                </m:r>
                <m:r>
                  <m:t>I</m:t>
                </m:r>
                <m:r>
                  <m:rPr>
                    <m:sty m:val="p"/>
                  </m:rPr>
                  <m:t>\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i</m:t>
                    </m:r>
                  </m:e>
                </m:d>
                <m:r>
                  <m:t>​</m:t>
                </m:r>
              </m:sub>
            </m:sSub>
          </m:e>
        </m:d>
        <m:r>
          <m:t>​</m:t>
        </m:r>
      </m:oMath>
      <w:ins w:id="5014" w:author="PR Preview" w:date="2026-01-01T00:00:00Z">
        <w:r>
          <w:t xml:space="preserve">.</w:t>
        </w:r>
      </w:ins>
      <w:ins w:id="5015" w:author="PR Preview" w:date="2026-01-01T00:00:00Z">
        <w:r>
          <w:t xml:space="preserve"> </w:t>
        </w:r>
      </w:ins>
      <w:ins w:id="5016" w:author="PR Preview" w:date="2026-01-01T00:00:00Z">
        <w:r>
          <w:t xml:space="preserve">(</w:t>
        </w:r>
      </w:ins>
      <w:hyperlink w:anchor="eq-fold-out-rule">
        <w:ins w:id="5017" w:author="PR Preview" w:date="2026-01-01T00:00:00Z">
          <w:r>
            <w:rPr>
              <w:rStyle w:val="Hyperlink"/>
            </w:rPr>
            <w:t xml:space="preserve">Equation 34</w:t>
          </w:r>
        </w:ins>
      </w:hyperlink>
      <w:ins w:id="5018" w:author="PR Preview" w:date="2026-01-01T00:00:00Z">
        <w:r>
          <w:t xml:space="preserve"> </w:t>
        </w:r>
      </w:ins>
      <w:ins w:id="5019" w:author="PR Preview" w:date="2026-01-01T00:00:00Z">
        <w:r>
          <w:t xml:space="preserve">with</w:t>
        </w:r>
      </w:ins>
      <w:ins w:id="5020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</m:oMath>
      <w:ins w:id="5021" w:author="PR Preview" w:date="2026-01-01T00:00:00Z">
        <w:r>
          <w:t xml:space="preserve">.)</w:t>
        </w:r>
      </w:ins>
    </w:p>
    <w:p>
      <w:pPr>
        <w:numPr>
          <w:ilvl w:val="0"/>
          <w:numId w:val="1015"/>
        </w:numPr>
      </w:pPr>
      <w:r>
        <w:t xml:space="preserve">This rule is fitted to every observation except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it does not involve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itself.</w:t>
      </w:r>
      <w:r>
        <w:t xml:space="preserve"> </w:t>
      </w:r>
      <w:r>
        <w:t xml:space="preserve">(Step 3 depends 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only.)</w:t>
      </w:r>
    </w:p>
    <w:p>
      <w:pPr>
        <w:numPr>
          <w:ilvl w:val="0"/>
          <w:numId w:val="1015"/>
        </w:numPr>
      </w:pPr>
      <w:del w:id="5022" w:author="PR Preview" w:date="2026-01-01T00:00:00Z">
        <w:r>
          <w:delText xml:space="preserve">Hence each term</w:delText>
        </w:r>
      </w:del>
      <w:del w:id="5023" w:author="PR Preview" w:date="2026-01-01T00:00:00Z">
        <w:r>
          <w:delText xml:space="preserve"> </w:delText>
        </w:r>
      </w:del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</m:e>
                  <m:sup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κ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i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)</m:t>
                    </m:r>
                  </m:sup>
                </m:sSup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e>
                </m:d>
                <m:r>
                  <m:t>​</m:t>
                </m:r>
                <m:r>
                  <m:rPr>
                    <m:sty m:val="p"/>
                  </m:rPr>
                  <m:t>−</m:t>
                </m:r>
                <m:sSub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</m:sSub>
              </m:e>
            </m:d>
            <m:r>
              <m:t>​</m:t>
            </m:r>
          </m:e>
          <m:sup>
            <m:r>
              <m:t>2</m:t>
            </m:r>
          </m:sup>
        </m:sSup>
      </m:oMath>
      <w:del w:id="5024" w:author="PR Preview" w:date="2026-01-01T00:00:00Z">
        <w:r>
          <w:delText xml:space="preserve"> </w:delText>
        </w:r>
      </w:del>
      <w:del w:id="5025" w:author="PR Preview" w:date="2026-01-01T00:00:00Z">
        <w:r>
          <w:delText xml:space="preserve">of</w:delText>
        </w:r>
      </w:del>
      <w:del w:id="5026" w:author="PR Preview" w:date="2026-01-01T00:00:00Z">
        <w:r>
          <w:delText xml:space="preserve"> </w:delText>
        </w:r>
      </w:del>
      <w:hyperlink w:anchor="eq-cv-estimate">
        <w:del w:id="5027" w:author="PR Preview" w:date="2026-01-01T00:00:00Z">
          <w:r>
            <w:rPr>
              <w:rStyle w:val="Hyperlink"/>
            </w:rPr>
            <w:delText xml:space="preserve">Equation 33</w:delText>
          </w:r>
        </w:del>
      </w:hyperlink>
      <w:del w:id="5028" w:author="PR Preview" w:date="2026-01-01T00:00:00Z">
        <w:r>
          <w:delText xml:space="preserve"> </w:delText>
        </w:r>
      </w:del>
      <w:del w:id="5029" w:author="PR Preview" w:date="2026-01-01T00:00:00Z">
        <w:r>
          <w:delText xml:space="preserve">is the same</w:delText>
        </w:r>
      </w:del>
      <w:del w:id="5030" w:author="PR Preview" w:date="2026-01-01T00:00:00Z">
        <w:r>
          <w:delText xml:space="preserve"> </w:delText>
        </w:r>
      </w:del>
      <w:del w:id="5031" w:author="PR Preview" w:date="2026-01-01T00:00:00Z">
        <w:r>
          <w:delText xml:space="preserve">for every fold assignment.</w:delText>
        </w:r>
      </w:del>
      <w:del w:id="5032" w:author="PR Preview" w:date="2026-01-01T00:00:00Z">
        <w:r>
          <w:delText xml:space="preserve"> </w:delText>
        </w:r>
      </w:del>
      <w:del w:id="5033" w:author="PR Preview" w:date="2026-01-01T00:00:00Z">
        <w:r>
          <w:delText xml:space="preserve">(Each term is a function of the rule in step 4,</w:delText>
        </w:r>
      </w:del>
      <w:del w:id="5034" w:author="PR Preview" w:date="2026-01-01T00:00:00Z">
        <w:r>
          <w:delText xml:space="preserve"> </w:delText>
        </w:r>
      </w:del>
      <m:oMath>
        <m:sSub>
          <m:e>
            <m:r>
              <m:t>x</m:t>
            </m:r>
          </m:e>
          <m:sub>
            <m:r>
              <m:t>i</m:t>
            </m:r>
          </m:sub>
        </m:sSub>
      </m:oMath>
      <w:del w:id="5035" w:author="PR Preview" w:date="2026-01-01T00:00:00Z">
        <w:r>
          <w:delText xml:space="preserve"> </w:delText>
        </w:r>
      </w:del>
      <w:del w:id="5036" w:author="PR Preview" w:date="2026-01-01T00:00:00Z">
        <w:r>
          <w:delText xml:space="preserve">and</w:delText>
        </w:r>
      </w:del>
      <w:del w:id="5037" w:author="PR Preview" w:date="2026-01-01T00:00:00Z">
        <w:r>
          <w:delText xml:space="preserve"> </w:delText>
        </w:r>
      </w:del>
      <m:oMath>
        <m:sSub>
          <m:e>
            <m:r>
              <m:t>y</m:t>
            </m:r>
          </m:e>
          <m:sub>
            <m:r>
              <m:t>i</m:t>
            </m:r>
          </m:sub>
        </m:sSub>
      </m:oMath>
      <w:del w:id="5038" w:author="PR Preview" w:date="2026-01-01T00:00:00Z">
        <w:r>
          <w:delText xml:space="preserve">.)</w:delText>
        </w:r>
      </w:del>
    </w:p>
    <w:p>
      <w:pPr>
        <w:numPr>
          <w:ilvl w:val="0"/>
          <w:numId w:val="1015"/>
        </w:numPr>
      </w:pPr>
      <w:del w:id="5039" w:author="PR Preview" w:date="2026-01-01T00:00:00Z">
        <w:r>
          <w:delText xml:space="preserve">Therefore the sum over</w:delText>
        </w:r>
      </w:del>
      <w:del w:id="5040" w:author="PR Preview" w:date="2026-01-01T00:00:00Z">
        <w:r>
          <w:delText xml:space="preserve"> </w:delText>
        </w:r>
      </w:del>
      <m:oMath>
        <m:r>
          <m:t>i</m:t>
        </m:r>
        <m:r>
          <m:rPr>
            <m:sty m:val="p"/>
          </m:rPr>
          <m:t>∈</m:t>
        </m:r>
        <m:r>
          <m:t>I</m:t>
        </m:r>
      </m:oMath>
      <w:del w:id="5041" w:author="PR Preview" w:date="2026-01-01T00:00:00Z">
        <w:r>
          <w:delText xml:space="preserve"> </w:delText>
        </w:r>
      </w:del>
      <w:del w:id="5042" w:author="PR Preview" w:date="2026-01-01T00:00:00Z">
        <w:r>
          <w:delText xml:space="preserve">in</w:delText>
        </w:r>
      </w:del>
      <w:del w:id="5043" w:author="PR Preview" w:date="2026-01-01T00:00:00Z">
        <w:r>
          <w:delText xml:space="preserve"> </w:delText>
        </w:r>
      </w:del>
      <w:hyperlink w:anchor="eq-cv-estimate">
        <w:del w:id="5044" w:author="PR Preview" w:date="2026-01-01T00:00:00Z">
          <w:r>
            <w:rPr>
              <w:rStyle w:val="Hyperlink"/>
            </w:rPr>
            <w:delText xml:space="preserve">Equation 33</w:delText>
          </w:r>
        </w:del>
      </w:hyperlink>
      <w:del w:id="5045" w:author="PR Preview" w:date="2026-01-01T00:00:00Z">
        <w:r>
          <w:delText xml:space="preserve">,</w:delText>
        </w:r>
      </w:del>
      <w:del w:id="5046" w:author="PR Preview" w:date="2026-01-01T00:00:00Z">
        <w:r>
          <w:delText xml:space="preserve"> </w:delText>
        </w:r>
      </w:del>
      <w:del w:id="5047" w:author="PR Preview" w:date="2026-01-01T00:00:00Z">
        <w:r>
          <w:delText xml:space="preserve">and its factor</w:delText>
        </w:r>
      </w:del>
      <w:del w:id="5048" w:author="PR Preview" w:date="2026-01-01T00:00:00Z">
        <w:r>
          <w:delText xml:space="preserve"> </w:delText>
        </w:r>
      </w:del>
      <m:oMath>
        <m:r>
          <m:t>1</m:t>
        </m:r>
        <m:r>
          <m:rPr>
            <m:sty m:val="p"/>
          </m:rPr>
          <m:t>/</m:t>
        </m:r>
        <m:r>
          <m:t>n</m:t>
        </m:r>
      </m:oMath>
      <w:del w:id="5049" w:author="PR Preview" w:date="2026-01-01T00:00:00Z">
        <w:r>
          <w:delText xml:space="preserve">, are the same for every fold assignment:</w:delText>
        </w:r>
      </w:del>
    </w:p>
    <w:p>
      <w:pPr>
        <w:numPr>
          <w:ilvl w:val="0"/>
          <w:numId w:val="1015"/>
        </w:numPr>
      </w:pPr>
      <w:ins w:id="5050" w:author="PR Preview" w:date="2026-01-01T00:00:00Z">
        <w:r>
          <w:t xml:space="preserve">Hence each term</w:t>
        </w:r>
      </w:ins>
      <w:ins w:id="5051" w:author="PR Preview" w:date="2026-01-01T00:00:00Z">
        <w:r>
          <w:t xml:space="preserve"> </w:t>
        </w:r>
      </w:ins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</m:e>
                  <m:sup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κ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i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)</m:t>
                    </m:r>
                  </m:sup>
                </m:sSup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e>
                </m:d>
                <m:r>
                  <m:t>​</m:t>
                </m:r>
                <m:r>
                  <m:rPr>
                    <m:sty m:val="p"/>
                  </m:rPr>
                  <m:t>−</m:t>
                </m:r>
                <m:sSub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</m:sSub>
              </m:e>
            </m:d>
            <m:r>
              <m:t>​</m:t>
            </m:r>
          </m:e>
          <m:sup>
            <m:r>
              <m:t>2</m:t>
            </m:r>
          </m:sup>
        </m:sSup>
      </m:oMath>
      <w:ins w:id="5052" w:author="PR Preview" w:date="2026-01-01T00:00:00Z">
        <w:r>
          <w:t xml:space="preserve"> </w:t>
        </w:r>
      </w:ins>
      <w:ins w:id="5053" w:author="PR Preview" w:date="2026-01-01T00:00:00Z">
        <w:r>
          <w:t xml:space="preserve">of</w:t>
        </w:r>
      </w:ins>
      <w:ins w:id="5054" w:author="PR Preview" w:date="2026-01-01T00:00:00Z">
        <w:r>
          <w:t xml:space="preserve"> </w:t>
        </w:r>
      </w:ins>
      <w:hyperlink w:anchor="eq-cv-estimate">
        <w:ins w:id="5055" w:author="PR Preview" w:date="2026-01-01T00:00:00Z">
          <w:r>
            <w:rPr>
              <w:rStyle w:val="Hyperlink"/>
            </w:rPr>
            <w:t xml:space="preserve">Equation 35</w:t>
          </w:r>
        </w:ins>
      </w:hyperlink>
      <w:ins w:id="5056" w:author="PR Preview" w:date="2026-01-01T00:00:00Z">
        <w:r>
          <w:t xml:space="preserve"> </w:t>
        </w:r>
      </w:ins>
      <w:ins w:id="5057" w:author="PR Preview" w:date="2026-01-01T00:00:00Z">
        <w:r>
          <w:t xml:space="preserve">is the same</w:t>
        </w:r>
      </w:ins>
      <w:ins w:id="5058" w:author="PR Preview" w:date="2026-01-01T00:00:00Z">
        <w:r>
          <w:t xml:space="preserve"> </w:t>
        </w:r>
      </w:ins>
      <w:ins w:id="5059" w:author="PR Preview" w:date="2026-01-01T00:00:00Z">
        <w:r>
          <w:t xml:space="preserve">for every fold assignment.</w:t>
        </w:r>
      </w:ins>
      <w:ins w:id="5060" w:author="PR Preview" w:date="2026-01-01T00:00:00Z">
        <w:r>
          <w:t xml:space="preserve"> </w:t>
        </w:r>
      </w:ins>
      <w:ins w:id="5061" w:author="PR Preview" w:date="2026-01-01T00:00:00Z">
        <w:r>
          <w:t xml:space="preserve">(Each term is a function of the rule in step 4,</w:t>
        </w:r>
      </w:ins>
      <w:ins w:id="5062" w:author="PR Preview" w:date="2026-01-01T00:00:00Z">
        <w:r>
          <w:t xml:space="preserve"> </w:t>
        </w:r>
      </w:ins>
      <m:oMath>
        <m:sSub>
          <m:e>
            <m:r>
              <m:t>x</m:t>
            </m:r>
          </m:e>
          <m:sub>
            <m:r>
              <m:t>i</m:t>
            </m:r>
          </m:sub>
        </m:sSub>
      </m:oMath>
      <w:ins w:id="5063" w:author="PR Preview" w:date="2026-01-01T00:00:00Z">
        <w:r>
          <w:t xml:space="preserve"> </w:t>
        </w:r>
      </w:ins>
      <w:ins w:id="5064" w:author="PR Preview" w:date="2026-01-01T00:00:00Z">
        <w:r>
          <w:t xml:space="preserve">and</w:t>
        </w:r>
      </w:ins>
      <w:ins w:id="5065" w:author="PR Preview" w:date="2026-01-01T00:00:00Z">
        <w:r>
          <w:t xml:space="preserve"> </w:t>
        </w:r>
      </w:ins>
      <m:oMath>
        <m:sSub>
          <m:e>
            <m:r>
              <m:t>y</m:t>
            </m:r>
          </m:e>
          <m:sub>
            <m:r>
              <m:t>i</m:t>
            </m:r>
          </m:sub>
        </m:sSub>
      </m:oMath>
      <w:ins w:id="5066" w:author="PR Preview" w:date="2026-01-01T00:00:00Z">
        <w:r>
          <w:t xml:space="preserve">.)</w:t>
        </w:r>
      </w:ins>
    </w:p>
    <w:p>
      <w:pPr>
        <w:numPr>
          <w:ilvl w:val="0"/>
          <w:numId w:val="1015"/>
        </w:numPr>
      </w:pPr>
      <w:ins w:id="5067" w:author="PR Preview" w:date="2026-01-01T00:00:00Z">
        <w:r>
          <w:t xml:space="preserve">Therefore the sum over</w:t>
        </w:r>
      </w:ins>
      <w:ins w:id="5068" w:author="PR Preview" w:date="2026-01-01T00:00:00Z">
        <w:r>
          <w:t xml:space="preserve"> </w:t>
        </w:r>
      </w:ins>
      <m:oMath>
        <m:r>
          <m:t>i</m:t>
        </m:r>
        <m:r>
          <m:rPr>
            <m:sty m:val="p"/>
          </m:rPr>
          <m:t>∈</m:t>
        </m:r>
        <m:r>
          <m:t>I</m:t>
        </m:r>
      </m:oMath>
      <w:ins w:id="5069" w:author="PR Preview" w:date="2026-01-01T00:00:00Z">
        <w:r>
          <w:t xml:space="preserve"> </w:t>
        </w:r>
      </w:ins>
      <w:ins w:id="5070" w:author="PR Preview" w:date="2026-01-01T00:00:00Z">
        <w:r>
          <w:t xml:space="preserve">in</w:t>
        </w:r>
      </w:ins>
      <w:ins w:id="5071" w:author="PR Preview" w:date="2026-01-01T00:00:00Z">
        <w:r>
          <w:t xml:space="preserve"> </w:t>
        </w:r>
      </w:ins>
      <w:hyperlink w:anchor="eq-cv-estimate">
        <w:ins w:id="5072" w:author="PR Preview" w:date="2026-01-01T00:00:00Z">
          <w:r>
            <w:rPr>
              <w:rStyle w:val="Hyperlink"/>
            </w:rPr>
            <w:t xml:space="preserve">Equation 35</w:t>
          </w:r>
        </w:ins>
      </w:hyperlink>
      <w:ins w:id="5073" w:author="PR Preview" w:date="2026-01-01T00:00:00Z">
        <w:r>
          <w:t xml:space="preserve">,</w:t>
        </w:r>
      </w:ins>
      <w:ins w:id="5074" w:author="PR Preview" w:date="2026-01-01T00:00:00Z">
        <w:r>
          <w:t xml:space="preserve"> </w:t>
        </w:r>
      </w:ins>
      <w:ins w:id="5075" w:author="PR Preview" w:date="2026-01-01T00:00:00Z">
        <w:r>
          <w:t xml:space="preserve">and its factor</w:t>
        </w:r>
      </w:ins>
      <w:ins w:id="5076" w:author="PR Preview" w:date="2026-01-01T00:00:00Z">
        <w:r>
          <w:t xml:space="preserve"> </w:t>
        </w:r>
      </w:ins>
      <m:oMath>
        <m:r>
          <m:t>1</m:t>
        </m:r>
        <m:r>
          <m:rPr>
            <m:sty m:val="p"/>
          </m:rPr>
          <m:t>/</m:t>
        </m:r>
        <m:r>
          <m:t>n</m:t>
        </m:r>
      </m:oMath>
      <w:ins w:id="5077" w:author="PR Preview" w:date="2026-01-01T00:00:00Z">
        <w:r>
          <w:t xml:space="preserve">, are the same for every fold assignment:</w:t>
        </w:r>
      </w:ins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Different assignments give the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fits, with the folds numbered differently.</w:t>
      </w:r>
    </w:p>
    <w:bookmarkStart w:id="203" w:name="def-term-vector"/>
    <w:p>
      <w:pPr>
        <w:pStyle w:val="FirstParagraph"/>
      </w:pPr>
      <w:del w:id="5078" w:author="PR Preview" w:date="2026-01-01T00:00:00Z">
        <w:r>
          <w:rPr>
            <w:b/>
            <w:bCs/>
          </w:rPr>
          <w:delText xml:space="preserve">Definition 35 (Term vector)</w:delText>
        </w:r>
      </w:del>
      <w:del w:id="5079" w:author="PR Preview" w:date="2026-01-01T00:00:00Z">
        <w:r>
          <w:delText xml:space="preserve"> </w:delText>
        </w:r>
      </w:del>
      <w:del w:id="5080" w:author="PR Preview" w:date="2026-01-01T00:00:00Z">
        <w:r>
          <w:delText xml:space="preserve">Consider a model whose mean is a linear combination</w:delText>
        </w:r>
      </w:del>
      <w:del w:id="5081" w:author="PR Preview" w:date="2026-01-01T00:00:00Z">
        <w:r>
          <w:delText xml:space="preserve"> </w:delText>
        </w:r>
      </w:del>
      <w:del w:id="5082" w:author="PR Preview" w:date="2026-01-01T00:00:00Z">
        <w:r>
          <w:delText xml:space="preserve">of</w:delText>
        </w:r>
      </w:del>
      <w:del w:id="5083" w:author="PR Preview" w:date="2026-01-01T00:00:00Z">
        <w:r>
          <w:delText xml:space="preserve"> </w:delText>
        </w:r>
      </w:del>
      <m:oMath>
        <m:sSup>
          <m:e>
            <m:r>
              <m:t>p</m:t>
            </m:r>
          </m:e>
          <m:sup>
            <m:r>
              <m:rPr>
                <m:sty m:val="p"/>
              </m:rPr>
              <m:t>*</m:t>
            </m:r>
          </m:sup>
        </m:sSup>
      </m:oMath>
      <w:del w:id="5084" w:author="PR Preview" w:date="2026-01-01T00:00:00Z">
        <w:r>
          <w:delText xml:space="preserve"> </w:delText>
        </w:r>
      </w:del>
      <w:del w:id="5085" w:author="PR Preview" w:date="2026-01-01T00:00:00Z">
        <w:r>
          <w:delText xml:space="preserve">terms</w:delText>
        </w:r>
      </w:del>
      <w:del w:id="5086" w:author="PR Preview" w:date="2026-01-01T00:00:00Z">
        <w:r>
          <w:delText xml:space="preserve"> </w:delText>
        </w:r>
      </w:del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sSup>
              <m:e>
                <m:r>
                  <m:t>p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del w:id="5087" w:author="PR Preview" w:date="2026-01-01T00:00:00Z">
        <w:r>
          <w:delText xml:space="preserve"> </w:delText>
        </w:r>
      </w:del>
      <w:del w:id="5088" w:author="PR Preview" w:date="2026-01-01T00:00:00Z">
        <w:r>
          <w:delText xml:space="preserve">of the covariate value,</w:delText>
        </w:r>
      </w:del>
      <w:del w:id="5089" w:author="PR Preview" w:date="2026-01-01T00:00:00Z">
        <w:r>
          <w:delText xml:space="preserve"> </w:delText>
        </w:r>
      </w:del>
      <w:del w:id="5090" w:author="PR Preview" w:date="2026-01-01T00:00:00Z">
        <w:r>
          <w:delText xml:space="preserve">such as</w:delText>
        </w:r>
      </w:del>
      <w:del w:id="5091" w:author="PR Preview" w:date="2026-01-01T00:00:00Z">
        <w:r>
          <w:delText xml:space="preserve"> </w:delText>
        </w:r>
      </w:del>
      <m:oMath>
        <m:r>
          <m:t>1</m:t>
        </m:r>
      </m:oMath>
      <w:del w:id="5092" w:author="PR Preview" w:date="2026-01-01T00:00:00Z">
        <w:r>
          <w:delText xml:space="preserve">,</w:delText>
        </w:r>
      </w:del>
      <w:del w:id="5093" w:author="PR Preview" w:date="2026-01-01T00:00:00Z">
        <w:r>
          <w:delText xml:space="preserve"> </w:delText>
        </w:r>
      </w:del>
      <m:oMath>
        <m:r>
          <m:t>x</m:t>
        </m:r>
      </m:oMath>
      <w:del w:id="5094" w:author="PR Preview" w:date="2026-01-01T00:00:00Z">
        <w:r>
          <w:delText xml:space="preserve"> </w:delText>
        </w:r>
      </w:del>
      <w:del w:id="5095" w:author="PR Preview" w:date="2026-01-01T00:00:00Z">
        <w:r>
          <w:delText xml:space="preserve">and</w:delText>
        </w:r>
      </w:del>
      <w:del w:id="5096" w:author="PR Preview" w:date="2026-01-01T00:00:00Z">
        <w:r>
          <w:delText xml:space="preserve"> </w:delText>
        </w:r>
      </w:del>
      <m:oMath>
        <m:sSup>
          <m:e>
            <m:r>
              <m:t>x</m:t>
            </m:r>
          </m:e>
          <m:sup>
            <m:r>
              <m:t>2</m:t>
            </m:r>
          </m:sup>
        </m:sSup>
      </m:oMath>
      <w:del w:id="5097" w:author="PR Preview" w:date="2026-01-01T00:00:00Z">
        <w:r>
          <w:delText xml:space="preserve">.</w:delText>
        </w:r>
      </w:del>
      <w:del w:id="5098" w:author="PR Preview" w:date="2026-01-01T00:00:00Z">
        <w:r>
          <w:delText xml:space="preserve"> </w:delText>
        </w:r>
      </w:del>
      <w:del w:id="5099" w:author="PR Preview" w:date="2026-01-01T00:00:00Z">
        <w:r>
          <w:delText xml:space="preserve">The</w:delText>
        </w:r>
      </w:del>
      <w:del w:id="5100" w:author="PR Preview" w:date="2026-01-01T00:00:00Z">
        <w:r>
          <w:delText xml:space="preserve"> </w:delText>
        </w:r>
      </w:del>
      <w:del w:id="5101" w:author="PR Preview" w:date="2026-01-01T00:00:00Z">
        <w:r>
          <w:rPr>
            <w:b/>
            <w:bCs/>
          </w:rPr>
          <w:delText xml:space="preserve">term vector</w:delText>
        </w:r>
      </w:del>
      <w:del w:id="5102" w:author="PR Preview" w:date="2026-01-01T00:00:00Z">
        <w:r>
          <w:delText xml:space="preserve"> </w:delText>
        </w:r>
      </w:del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i</m:t>
            </m:r>
          </m:sub>
        </m:sSub>
      </m:oMath>
      <w:del w:id="5103" w:author="PR Preview" w:date="2026-01-01T00:00:00Z">
        <w:r>
          <w:delText xml:space="preserve"> </w:delText>
        </w:r>
      </w:del>
      <w:del w:id="5104" w:author="PR Preview" w:date="2026-01-01T00:00:00Z">
        <w:r>
          <w:delText xml:space="preserve">of observation</w:delText>
        </w:r>
      </w:del>
      <w:del w:id="5105" w:author="PR Preview" w:date="2026-01-01T00:00:00Z">
        <w:r>
          <w:delText xml:space="preserve"> </w:delText>
        </w:r>
      </w:del>
      <m:oMath>
        <m:r>
          <m:t>i</m:t>
        </m:r>
      </m:oMath>
      <w:del w:id="5106" w:author="PR Preview" w:date="2026-01-01T00:00:00Z">
        <w:r>
          <w:delText xml:space="preserve"> </w:delText>
        </w:r>
      </w:del>
      <w:del w:id="5107" w:author="PR Preview" w:date="2026-01-01T00:00:00Z">
        <w:r>
          <w:delText xml:space="preserve">is the column of its terms:</w:delText>
        </w:r>
      </w:del>
    </w:p>
    <w:p>
      <w:pPr>
        <w:pStyle w:val="BodyText"/>
      </w:pPr>
      <w:bookmarkStart w:id="192" w:name="eq-term-vector"/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t</m:t>
                  </m:r>
                </m:e>
              </m:acc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t</m:t>
                      </m:r>
                    </m:e>
                    <m:sub>
                      <m:sSup>
                        <m:e>
                          <m:r>
                            <m:t>p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37</m:t>
          </m:r>
          <m:r>
            <m:rPr>
              <m:sty m:val="p"/>
            </m:rPr>
            <m:t>)</m:t>
          </m:r>
        </m:oMath>
      </m:oMathPara>
      <w:bookmarkEnd w:id="192"/>
    </w:p>
    <w:p>
      <w:pPr>
        <w:pStyle w:val="FirstParagraph"/>
      </w:pPr>
      <w:del w:id="5108" w:author="PR Preview" w:date="2026-01-01T00:00:00Z">
        <w:r>
          <w:rPr>
            <w:i/>
            <w:iCs/>
          </w:rPr>
          <w:delText xml:space="preserve">Remark 25</w:delText>
        </w:r>
      </w:del>
      <w:del w:id="5109" w:author="PR Preview" w:date="2026-01-01T00:00:00Z">
        <w:r>
          <w:delText xml:space="preserve"> (The term vector of simple linear regression). </w:delText>
        </w:r>
      </w:del>
      <w:del w:id="5110" w:author="PR Preview" w:date="2026-01-01T00:00:00Z">
        <w:r>
          <w:delText xml:space="preserve">In simple linear regression the terms are</w:delText>
        </w:r>
      </w:del>
      <w:del w:id="5111" w:author="PR Preview" w:date="2026-01-01T00:00:00Z">
        <w:r>
          <w:delText xml:space="preserve"> </w:delText>
        </w:r>
      </w:del>
      <m:oMath>
        <m:r>
          <m:t>1</m:t>
        </m:r>
      </m:oMath>
      <w:del w:id="5112" w:author="PR Preview" w:date="2026-01-01T00:00:00Z">
        <w:r>
          <w:delText xml:space="preserve"> </w:delText>
        </w:r>
      </w:del>
      <w:del w:id="5113" w:author="PR Preview" w:date="2026-01-01T00:00:00Z">
        <w:r>
          <w:delText xml:space="preserve">and</w:delText>
        </w:r>
      </w:del>
      <w:del w:id="5114" w:author="PR Preview" w:date="2026-01-01T00:00:00Z">
        <w:r>
          <w:delText xml:space="preserve"> </w:delText>
        </w:r>
      </w:del>
      <m:oMath>
        <m:r>
          <m:t>x</m:t>
        </m:r>
      </m:oMath>
      <w:del w:id="5115" w:author="PR Preview" w:date="2026-01-01T00:00:00Z">
        <w:r>
          <w:delText xml:space="preserve">,</w:delText>
        </w:r>
      </w:del>
      <w:del w:id="5116" w:author="PR Preview" w:date="2026-01-01T00:00:00Z">
        <w:r>
          <w:delText xml:space="preserve"> </w:delText>
        </w:r>
      </w:del>
      <w:del w:id="5117" w:author="PR Preview" w:date="2026-01-01T00:00:00Z">
        <w:r>
          <w:delText xml:space="preserve">so the</w:delText>
        </w:r>
      </w:del>
      <w:del w:id="5118" w:author="PR Preview" w:date="2026-01-01T00:00:00Z">
        <w:r>
          <w:delText xml:space="preserve"> </w:delText>
        </w:r>
      </w:del>
      <w:hyperlink w:anchor="def-term-vector">
        <w:del w:id="5119" w:author="PR Preview" w:date="2026-01-01T00:00:00Z">
          <w:r>
            <w:rPr>
              <w:rStyle w:val="Hyperlink"/>
            </w:rPr>
            <w:delText xml:space="preserve">term vector</w:delText>
          </w:r>
        </w:del>
      </w:hyperlink>
      <w:del w:id="5120" w:author="PR Preview" w:date="2026-01-01T00:00:00Z">
        <w:r>
          <w:delText xml:space="preserve"> </w:delText>
        </w:r>
      </w:del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i</m:t>
            </m:r>
          </m:sub>
        </m:sSub>
      </m:oMath>
      <w:del w:id="5121" w:author="PR Preview" w:date="2026-01-01T00:00:00Z">
        <w:r>
          <w:delText xml:space="preserve"> </w:delText>
        </w:r>
      </w:del>
      <w:del w:id="5122" w:author="PR Preview" w:date="2026-01-01T00:00:00Z">
        <w:r>
          <w:delText xml:space="preserve">is the</w:delText>
        </w:r>
      </w:del>
      <w:del w:id="5123" w:author="PR Preview" w:date="2026-01-01T00:00:00Z">
        <w:r>
          <w:delText xml:space="preserve"> </w:delText>
        </w:r>
      </w:del>
      <w:hyperlink r:id="rId204">
        <w:del w:id="5124" w:author="PR Preview" w:date="2026-01-01T00:00:00Z">
          <w:r>
            <w:rPr>
              <w:rStyle w:val="Hyperlink"/>
            </w:rPr>
            <w:delText xml:space="preserve">covariate vector</w:delText>
          </w:r>
        </w:del>
      </w:hyperlink>
      <w:del w:id="5125" w:author="PR Preview" w:date="2026-01-01T00:00:00Z">
        <w:r>
          <w:delText xml:space="preserve"> </w:delText>
        </w:r>
      </w:del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</m:oMath>
      <w:del w:id="5126" w:author="PR Preview" w:date="2026-01-01T00:00:00Z">
        <w:r>
          <w:delText xml:space="preserve">.</w:delText>
        </w:r>
      </w:del>
    </w:p>
    <w:p>
      <w:pPr>
        <w:pStyle w:val="BodyText"/>
      </w:pPr>
      <w:del w:id="5127" w:author="PR Preview" w:date="2026-01-01T00:00:00Z">
        <w:r>
          <w:rPr>
            <w:b/>
            <w:bCs/>
          </w:rPr>
          <w:delText xml:space="preserve">Definition 36 (Cross-product matrix (sum-of-squares and cross-products matrix))</w:delText>
        </w:r>
      </w:del>
      <w:del w:id="5128" w:author="PR Preview" w:date="2026-01-01T00:00:00Z">
        <w:r>
          <w:delText xml:space="preserve"> </w:delText>
        </w:r>
      </w:del>
      <w:del w:id="5129" w:author="PR Preview" w:date="2026-01-01T00:00:00Z">
        <w:r>
          <w:delText xml:space="preserve">The</w:delText>
        </w:r>
      </w:del>
      <w:del w:id="5130" w:author="PR Preview" w:date="2026-01-01T00:00:00Z">
        <w:r>
          <w:delText xml:space="preserve"> </w:delText>
        </w:r>
      </w:del>
      <w:del w:id="5131" w:author="PR Preview" w:date="2026-01-01T00:00:00Z">
        <w:r>
          <w:rPr>
            <w:b/>
            <w:bCs/>
          </w:rPr>
          <w:delText xml:space="preserve">cross-product matrix</w:delText>
        </w:r>
      </w:del>
      <w:del w:id="5132" w:author="PR Preview" w:date="2026-01-01T00:00:00Z">
        <w:r>
          <w:delText xml:space="preserve"> </w:delText>
        </w:r>
      </w:del>
      <m:oMath>
        <m:r>
          <m:t>A</m:t>
        </m:r>
      </m:oMath>
      <w:del w:id="5133" w:author="PR Preview" w:date="2026-01-01T00:00:00Z">
        <w:r>
          <w:delText xml:space="preserve"> </w:delText>
        </w:r>
      </w:del>
      <w:del w:id="5134" w:author="PR Preview" w:date="2026-01-01T00:00:00Z">
        <w:r>
          <w:delText xml:space="preserve">of</w:delText>
        </w:r>
      </w:del>
      <w:del w:id="5135" w:author="PR Preview" w:date="2026-01-01T00:00:00Z">
        <w:r>
          <w:delText xml:space="preserve"> </w:delText>
        </w:r>
      </w:del>
      <w:hyperlink w:anchor="def-term-vector">
        <w:del w:id="5136" w:author="PR Preview" w:date="2026-01-01T00:00:00Z">
          <w:r>
            <w:rPr>
              <w:rStyle w:val="Hyperlink"/>
            </w:rPr>
            <w:delText xml:space="preserve">term vectors</w:delText>
          </w:r>
        </w:del>
      </w:hyperlink>
      <w:del w:id="5137" w:author="PR Preview" w:date="2026-01-01T00:00:00Z">
        <w:r>
          <w:delText xml:space="preserve"> </w:delText>
        </w:r>
      </w:del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i</m:t>
            </m:r>
          </m:sub>
        </m:sSub>
      </m:oMath>
      <w:del w:id="5138" w:author="PR Preview" w:date="2026-01-01T00:00:00Z">
        <w:r>
          <w:delText xml:space="preserve">,</w:delText>
        </w:r>
      </w:del>
      <w:del w:id="5139" w:author="PR Preview" w:date="2026-01-01T00:00:00Z">
        <w:r>
          <w:delText xml:space="preserve"> </w:delText>
        </w:r>
      </w:del>
      <m:oMath>
        <m:r>
          <m:t>i</m:t>
        </m:r>
        <m:r>
          <m:rPr>
            <m:sty m:val="p"/>
          </m:rPr>
          <m:t>∈</m:t>
        </m:r>
        <m:r>
          <m:t>I</m:t>
        </m:r>
      </m:oMath>
      <w:del w:id="5140" w:author="PR Preview" w:date="2026-01-01T00:00:00Z">
        <w:r>
          <w:delText xml:space="preserve">, of a training set indexed by</w:delText>
        </w:r>
      </w:del>
      <w:del w:id="5141" w:author="PR Preview" w:date="2026-01-01T00:00:00Z">
        <w:r>
          <w:delText xml:space="preserve"> </w:delText>
        </w:r>
      </w:del>
      <m:oMath>
        <m:r>
          <m:t>I</m:t>
        </m:r>
      </m:oMath>
      <w:del w:id="5142" w:author="PR Preview" w:date="2026-01-01T00:00:00Z">
        <w:r>
          <w:delText xml:space="preserve">,</w:delText>
        </w:r>
      </w:del>
      <w:del w:id="5143" w:author="PR Preview" w:date="2026-01-01T00:00:00Z">
        <w:r>
          <w:delText xml:space="preserve"> </w:delText>
        </w:r>
      </w:del>
      <w:del w:id="5144" w:author="PR Preview" w:date="2026-01-01T00:00:00Z">
        <w:r>
          <w:delText xml:space="preserve">is the sum of their outer products:</w:delText>
        </w:r>
      </w:del>
    </w:p>
    <w:p>
      <w:pPr>
        <w:pStyle w:val="BodyText"/>
      </w:pPr>
      <w:bookmarkStart w:id="196" w:name="eq-cross-product-matrix"/>
      <m:oMathPara>
        <m:oMathParaPr>
          <m:jc m:val="center"/>
        </m:oMathParaPr>
        <m:oMath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t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nary>
          <m:s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t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38</m:t>
          </m:r>
          <m:r>
            <m:rPr>
              <m:sty m:val="p"/>
            </m:rPr>
            <m:t>)</m:t>
          </m:r>
        </m:oMath>
      </m:oMathPara>
      <w:bookmarkEnd w:id="196"/>
    </w:p>
    <w:p>
      <w:pPr>
        <w:pStyle w:val="FirstParagraph"/>
      </w:pPr>
      <w:del w:id="5145" w:author="PR Preview" w:date="2026-01-01T00:00:00Z">
        <w:r>
          <w:rPr>
            <w:i/>
            <w:iCs/>
          </w:rPr>
          <w:delText xml:space="preserve">Remark 26</w:delText>
        </w:r>
      </w:del>
      <w:del w:id="5146" w:author="PR Preview" w:date="2026-01-01T00:00:00Z">
        <w:r>
          <w:delText xml:space="preserve"> (Source: Cross-product matrix (sum-of-squares and cross-products matrix)). </w:delText>
        </w:r>
      </w:del>
      <w:del w:id="5147" w:author="PR Preview" w:date="2026-01-01T00:00:00Z">
        <w:r>
          <w:delText xml:space="preserve">Also called a</w:delText>
        </w:r>
      </w:del>
      <w:del w:id="5148" w:author="PR Preview" w:date="2026-01-01T00:00:00Z">
        <w:r>
          <w:delText xml:space="preserve"> </w:delText>
        </w:r>
      </w:del>
      <w:del w:id="5149" w:author="PR Preview" w:date="2026-01-01T00:00:00Z">
        <w:r>
          <w:rPr>
            <w:b/>
            <w:bCs/>
          </w:rPr>
          <w:delText xml:space="preserve">sum-of-squares and cross-products matrix</w:delText>
        </w:r>
      </w:del>
      <w:del w:id="5150" w:author="PR Preview" w:date="2026-01-01T00:00:00Z">
        <w:r>
          <w:delText xml:space="preserve"> </w:delText>
        </w:r>
      </w:del>
      <w:del w:id="5151" w:author="PR Preview" w:date="2026-01-01T00:00:00Z">
        <w:r>
          <w:delText xml:space="preserve">(Sanchez 2020, chap. </w:delText>
        </w:r>
      </w:del>
      <w:del w:id="5152" w:author="PR Preview" w:date="2026-01-01T00:00:00Z">
        <w:r>
          <w:delText xml:space="preserve">“Matrix Cross-Products”</w:delText>
        </w:r>
      </w:del>
      <w:del w:id="5153" w:author="PR Preview" w:date="2026-01-01T00:00:00Z">
        <w:r>
          <w:delText xml:space="preserve">)</w:delText>
        </w:r>
      </w:del>
      <w:del w:id="5154" w:author="PR Preview" w:date="2026-01-01T00:00:00Z">
        <w:r>
          <w:delText xml:space="preserve"> </w:delText>
        </w:r>
      </w:del>
      <w:del w:id="5155" w:author="PR Preview" w:date="2026-01-01T00:00:00Z">
        <w:r>
          <w:delText xml:space="preserve">(see</w:delText>
        </w:r>
      </w:del>
      <w:del w:id="5156" w:author="PR Preview" w:date="2026-01-01T00:00:00Z">
        <w:r>
          <w:delText xml:space="preserve"> </w:delText>
        </w:r>
      </w:del>
      <w:hyperlink r:id="rId208">
        <w:del w:id="5157" w:author="PR Preview" w:date="2026-01-01T00:00:00Z">
          <w:r>
            <w:rPr>
              <w:rStyle w:val="Hyperlink"/>
            </w:rPr>
            <w:delText xml:space="preserve">the chapter online</w:delText>
          </w:r>
        </w:del>
      </w:hyperlink>
      <w:del w:id="5158" w:author="PR Preview" w:date="2026-01-01T00:00:00Z">
        <w:r>
          <w:delText xml:space="preserve">).</w:delText>
        </w:r>
      </w:del>
    </w:p>
    <w:p>
      <w:pPr>
        <w:pStyle w:val="BodyText"/>
      </w:pPr>
      <w:del w:id="5159" w:author="PR Preview" w:date="2026-01-01T00:00:00Z">
        <w:r>
          <w:rPr>
            <w:i/>
            <w:iCs/>
          </w:rPr>
          <w:delText xml:space="preserve">Remark 27</w:delText>
        </w:r>
      </w:del>
      <w:del w:id="5160" w:author="PR Preview" w:date="2026-01-01T00:00:00Z">
        <w:r>
          <w:delText xml:space="preserve"> (Cross-product matrix as a matrix product). </w:delText>
        </w:r>
      </w:del>
      <w:del w:id="5161" w:author="PR Preview" w:date="2026-01-01T00:00:00Z">
        <w:r>
          <w:delText xml:space="preserve">Let</w:delText>
        </w:r>
      </w:del>
      <w:del w:id="5162" w:author="PR Preview" w:date="2026-01-01T00:00:00Z">
        <w:r>
          <w:delText xml:space="preserve"> </w:delText>
        </w:r>
      </w:del>
      <m:oMath>
        <m:r>
          <m:t>D</m:t>
        </m:r>
      </m:oMath>
      <w:del w:id="5163" w:author="PR Preview" w:date="2026-01-01T00:00:00Z">
        <w:r>
          <w:delText xml:space="preserve"> </w:delText>
        </w:r>
      </w:del>
      <w:del w:id="5164" w:author="PR Preview" w:date="2026-01-01T00:00:00Z">
        <w:r>
          <w:delText xml:space="preserve">be the matrix whose rows are the transposed</w:delText>
        </w:r>
      </w:del>
      <w:del w:id="5165" w:author="PR Preview" w:date="2026-01-01T00:00:00Z">
        <w:r>
          <w:delText xml:space="preserve"> </w:delText>
        </w:r>
      </w:del>
      <w:hyperlink w:anchor="def-term-vector">
        <w:del w:id="5166" w:author="PR Preview" w:date="2026-01-01T00:00:00Z">
          <w:r>
            <w:rPr>
              <w:rStyle w:val="Hyperlink"/>
            </w:rPr>
            <w:delText xml:space="preserve">term vectors</w:delText>
          </w:r>
        </w:del>
      </w:hyperlink>
      <w:del w:id="5167" w:author="PR Preview" w:date="2026-01-01T00:00:00Z">
        <w:r>
          <w:delText xml:space="preserve"> </w:delText>
        </w:r>
      </w:del>
      <m:oMath>
        <m:sSup>
          <m:e>
            <m:sSub>
              <m:e>
                <m:acc>
                  <m:accPr>
                    <m:chr m:val="̃"/>
                  </m:accPr>
                  <m:e>
                    <m:r>
                      <m:t>t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del w:id="5168" w:author="PR Preview" w:date="2026-01-01T00:00:00Z">
        <w:r>
          <w:delText xml:space="preserve">,</w:delText>
        </w:r>
      </w:del>
      <w:del w:id="5169" w:author="PR Preview" w:date="2026-01-01T00:00:00Z">
        <w:r>
          <w:delText xml:space="preserve"> </w:delText>
        </w:r>
      </w:del>
      <m:oMath>
        <m:r>
          <m:t>i</m:t>
        </m:r>
        <m:r>
          <m:rPr>
            <m:sty m:val="p"/>
          </m:rPr>
          <m:t>∈</m:t>
        </m:r>
        <m:r>
          <m:t>I</m:t>
        </m:r>
      </m:oMath>
      <w:del w:id="5170" w:author="PR Preview" w:date="2026-01-01T00:00:00Z">
        <w:r>
          <w:delText xml:space="preserve">.</w:delText>
        </w:r>
      </w:del>
      <w:del w:id="5171" w:author="PR Preview" w:date="2026-01-01T00:00:00Z">
        <w:r>
          <w:delText xml:space="preserve"> </w:delText>
        </w:r>
      </w:del>
      <w:del w:id="5172" w:author="PR Preview" w:date="2026-01-01T00:00:00Z">
        <w:r>
          <w:delText xml:space="preserve">The cross-product matrix then equals the matrix product</w:delText>
        </w:r>
      </w:del>
    </w:p>
    <w:p>
      <w:pPr>
        <w:pStyle w:val="FirstParagraph"/>
      </w:pPr>
      <w:ins w:id="5173" w:author="PR Preview" w:date="2026-01-01T00:00:00Z">
        <w:r>
          <w:rPr>
            <w:b/>
            <w:bCs/>
          </w:rPr>
          <w:t xml:space="preserve">Definition 38 (Term vector)</w:t>
        </w:r>
      </w:ins>
      <w:ins w:id="5174" w:author="PR Preview" w:date="2026-01-01T00:00:00Z">
        <w:r>
          <w:t xml:space="preserve"> </w:t>
        </w:r>
      </w:ins>
      <w:ins w:id="5175" w:author="PR Preview" w:date="2026-01-01T00:00:00Z">
        <w:r>
          <w:t xml:space="preserve">Consider a model whose mean is a linear combination</w:t>
        </w:r>
      </w:ins>
      <w:ins w:id="5176" w:author="PR Preview" w:date="2026-01-01T00:00:00Z">
        <w:r>
          <w:t xml:space="preserve"> </w:t>
        </w:r>
      </w:ins>
      <w:ins w:id="5177" w:author="PR Preview" w:date="2026-01-01T00:00:00Z">
        <w:r>
          <w:t xml:space="preserve">of</w:t>
        </w:r>
      </w:ins>
      <w:ins w:id="5178" w:author="PR Preview" w:date="2026-01-01T00:00:00Z">
        <w:r>
          <w:t xml:space="preserve"> </w:t>
        </w:r>
      </w:ins>
      <m:oMath>
        <m:sSup>
          <m:e>
            <m:r>
              <m:t>p</m:t>
            </m:r>
          </m:e>
          <m:sup>
            <m:r>
              <m:rPr>
                <m:sty m:val="p"/>
              </m:rPr>
              <m:t>*</m:t>
            </m:r>
          </m:sup>
        </m:sSup>
      </m:oMath>
      <w:ins w:id="5179" w:author="PR Preview" w:date="2026-01-01T00:00:00Z">
        <w:r>
          <w:t xml:space="preserve"> </w:t>
        </w:r>
      </w:ins>
      <w:ins w:id="5180" w:author="PR Preview" w:date="2026-01-01T00:00:00Z">
        <w:r>
          <w:t xml:space="preserve">terms</w:t>
        </w:r>
      </w:ins>
      <w:ins w:id="5181" w:author="PR Preview" w:date="2026-01-01T00:00:00Z">
        <w:r>
          <w:t xml:space="preserve"> </w:t>
        </w:r>
      </w:ins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sSup>
              <m:e>
                <m:r>
                  <m:t>p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ins w:id="5182" w:author="PR Preview" w:date="2026-01-01T00:00:00Z">
        <w:r>
          <w:t xml:space="preserve"> </w:t>
        </w:r>
      </w:ins>
      <w:ins w:id="5183" w:author="PR Preview" w:date="2026-01-01T00:00:00Z">
        <w:r>
          <w:t xml:space="preserve">of the covariate value,</w:t>
        </w:r>
      </w:ins>
      <w:ins w:id="5184" w:author="PR Preview" w:date="2026-01-01T00:00:00Z">
        <w:r>
          <w:t xml:space="preserve"> </w:t>
        </w:r>
      </w:ins>
      <w:ins w:id="5185" w:author="PR Preview" w:date="2026-01-01T00:00:00Z">
        <w:r>
          <w:t xml:space="preserve">such as</w:t>
        </w:r>
      </w:ins>
      <w:ins w:id="5186" w:author="PR Preview" w:date="2026-01-01T00:00:00Z">
        <w:r>
          <w:t xml:space="preserve"> </w:t>
        </w:r>
      </w:ins>
      <m:oMath>
        <m:r>
          <m:t>1</m:t>
        </m:r>
      </m:oMath>
      <w:ins w:id="5187" w:author="PR Preview" w:date="2026-01-01T00:00:00Z">
        <w:r>
          <w:t xml:space="preserve">,</w:t>
        </w:r>
      </w:ins>
      <w:ins w:id="5188" w:author="PR Preview" w:date="2026-01-01T00:00:00Z">
        <w:r>
          <w:t xml:space="preserve"> </w:t>
        </w:r>
      </w:ins>
      <m:oMath>
        <m:r>
          <m:t>x</m:t>
        </m:r>
      </m:oMath>
      <w:ins w:id="5189" w:author="PR Preview" w:date="2026-01-01T00:00:00Z">
        <w:r>
          <w:t xml:space="preserve"> </w:t>
        </w:r>
      </w:ins>
      <w:ins w:id="5190" w:author="PR Preview" w:date="2026-01-01T00:00:00Z">
        <w:r>
          <w:t xml:space="preserve">and</w:t>
        </w:r>
      </w:ins>
      <w:ins w:id="5191" w:author="PR Preview" w:date="2026-01-01T00:00:00Z">
        <w:r>
          <w:t xml:space="preserve"> </w:t>
        </w:r>
      </w:ins>
      <m:oMath>
        <m:sSup>
          <m:e>
            <m:r>
              <m:t>x</m:t>
            </m:r>
          </m:e>
          <m:sup>
            <m:r>
              <m:t>2</m:t>
            </m:r>
          </m:sup>
        </m:sSup>
      </m:oMath>
      <w:ins w:id="5192" w:author="PR Preview" w:date="2026-01-01T00:00:00Z">
        <w:r>
          <w:t xml:space="preserve">.</w:t>
        </w:r>
      </w:ins>
      <w:ins w:id="5193" w:author="PR Preview" w:date="2026-01-01T00:00:00Z">
        <w:r>
          <w:t xml:space="preserve"> </w:t>
        </w:r>
      </w:ins>
      <w:ins w:id="5194" w:author="PR Preview" w:date="2026-01-01T00:00:00Z">
        <w:r>
          <w:t xml:space="preserve">The</w:t>
        </w:r>
      </w:ins>
      <w:ins w:id="5195" w:author="PR Preview" w:date="2026-01-01T00:00:00Z">
        <w:r>
          <w:t xml:space="preserve"> </w:t>
        </w:r>
      </w:ins>
      <w:ins w:id="5196" w:author="PR Preview" w:date="2026-01-01T00:00:00Z">
        <w:r>
          <w:rPr>
            <w:b/>
            <w:bCs/>
          </w:rPr>
          <w:t xml:space="preserve">term vector</w:t>
        </w:r>
      </w:ins>
      <w:ins w:id="5197" w:author="PR Preview" w:date="2026-01-01T00:00:00Z">
        <w:r>
          <w:t xml:space="preserve"> </w:t>
        </w:r>
      </w:ins>
      <m:oMath>
        <m:sSub>
          <m:e>
            <m:limLow>
              <m:e>
                <m:r>
                  <m:t>t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</m:oMath>
      <w:ins w:id="5198" w:author="PR Preview" w:date="2026-01-01T00:00:00Z">
        <w:r>
          <w:t xml:space="preserve"> </w:t>
        </w:r>
      </w:ins>
      <w:ins w:id="5199" w:author="PR Preview" w:date="2026-01-01T00:00:00Z">
        <w:r>
          <w:t xml:space="preserve">of observation</w:t>
        </w:r>
      </w:ins>
      <w:ins w:id="5200" w:author="PR Preview" w:date="2026-01-01T00:00:00Z">
        <w:r>
          <w:t xml:space="preserve"> </w:t>
        </w:r>
      </w:ins>
      <m:oMath>
        <m:r>
          <m:t>i</m:t>
        </m:r>
      </m:oMath>
      <w:ins w:id="5201" w:author="PR Preview" w:date="2026-01-01T00:00:00Z">
        <w:r>
          <w:t xml:space="preserve"> </w:t>
        </w:r>
      </w:ins>
      <w:ins w:id="5202" w:author="PR Preview" w:date="2026-01-01T00:00:00Z">
        <w:r>
          <w:t xml:space="preserve">is the column of its terms:</w:t>
        </w:r>
      </w:ins>
    </w:p>
    <w:p>
      <w:pPr>
        <w:pStyle w:val="BodyText"/>
      </w:pPr>
      <w:bookmarkStart w:id="202" w:name="eq-term-vector"/>
      <m:oMathPara>
        <m:oMathParaPr>
          <m:jc m:val="center"/>
        </m:oMathParaPr>
        <m:oMath>
          <m:sSub>
            <m:e>
              <m:limLow>
                <m:e>
                  <m:r>
                    <m:t>t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t</m:t>
                      </m:r>
                    </m:e>
                    <m:sub>
                      <m:sSup>
                        <m:e>
                          <m:r>
                            <m:t>p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39</m:t>
          </m:r>
          <m:r>
            <m:rPr>
              <m:sty m:val="p"/>
            </m:rPr>
            <m:t>)</m:t>
          </m:r>
        </m:oMath>
      </m:oMathPara>
      <w:bookmarkEnd w:id="202"/>
    </w:p>
    <w:bookmarkEnd w:id="203"/>
    <w:bookmarkStart w:id="205" w:name="rem-term-vector"/>
    <w:p>
      <w:pPr>
        <w:pStyle w:val="FirstParagraph"/>
      </w:pPr>
      <w:ins w:id="5203" w:author="PR Preview" w:date="2026-01-01T00:00:00Z">
        <w:r>
          <w:rPr>
            <w:i/>
            <w:iCs/>
          </w:rPr>
          <w:t xml:space="preserve">Remark 28</w:t>
        </w:r>
      </w:ins>
      <w:ins w:id="5204" w:author="PR Preview" w:date="2026-01-01T00:00:00Z">
        <w:r>
          <w:t xml:space="preserve"> (The term vector of simple linear regression). </w:t>
        </w:r>
      </w:ins>
      <w:ins w:id="5205" w:author="PR Preview" w:date="2026-01-01T00:00:00Z">
        <w:r>
          <w:t xml:space="preserve">In simple linear regression the terms are</w:t>
        </w:r>
      </w:ins>
      <w:ins w:id="5206" w:author="PR Preview" w:date="2026-01-01T00:00:00Z">
        <w:r>
          <w:t xml:space="preserve"> </w:t>
        </w:r>
      </w:ins>
      <m:oMath>
        <m:r>
          <m:t>1</m:t>
        </m:r>
      </m:oMath>
      <w:ins w:id="5207" w:author="PR Preview" w:date="2026-01-01T00:00:00Z">
        <w:r>
          <w:t xml:space="preserve"> </w:t>
        </w:r>
      </w:ins>
      <w:ins w:id="5208" w:author="PR Preview" w:date="2026-01-01T00:00:00Z">
        <w:r>
          <w:t xml:space="preserve">and</w:t>
        </w:r>
      </w:ins>
      <w:ins w:id="5209" w:author="PR Preview" w:date="2026-01-01T00:00:00Z">
        <w:r>
          <w:t xml:space="preserve"> </w:t>
        </w:r>
      </w:ins>
      <m:oMath>
        <m:r>
          <m:t>x</m:t>
        </m:r>
      </m:oMath>
      <w:ins w:id="5210" w:author="PR Preview" w:date="2026-01-01T00:00:00Z">
        <w:r>
          <w:t xml:space="preserve">,</w:t>
        </w:r>
      </w:ins>
      <w:ins w:id="5211" w:author="PR Preview" w:date="2026-01-01T00:00:00Z">
        <w:r>
          <w:t xml:space="preserve"> </w:t>
        </w:r>
      </w:ins>
      <w:ins w:id="5212" w:author="PR Preview" w:date="2026-01-01T00:00:00Z">
        <w:r>
          <w:t xml:space="preserve">so the</w:t>
        </w:r>
      </w:ins>
      <w:ins w:id="5213" w:author="PR Preview" w:date="2026-01-01T00:00:00Z">
        <w:r>
          <w:t xml:space="preserve"> </w:t>
        </w:r>
      </w:ins>
      <w:hyperlink w:anchor="def-term-vector">
        <w:ins w:id="5214" w:author="PR Preview" w:date="2026-01-01T00:00:00Z">
          <w:r>
            <w:rPr>
              <w:rStyle w:val="Hyperlink"/>
            </w:rPr>
            <w:t xml:space="preserve">term vector</w:t>
          </w:r>
        </w:ins>
      </w:hyperlink>
      <w:ins w:id="5215" w:author="PR Preview" w:date="2026-01-01T00:00:00Z">
        <w:r>
          <w:t xml:space="preserve"> </w:t>
        </w:r>
      </w:ins>
      <m:oMath>
        <m:sSub>
          <m:e>
            <m:limLow>
              <m:e>
                <m:r>
                  <m:t>t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</m:oMath>
      <w:ins w:id="5216" w:author="PR Preview" w:date="2026-01-01T00:00:00Z">
        <w:r>
          <w:t xml:space="preserve"> </w:t>
        </w:r>
      </w:ins>
      <w:ins w:id="5217" w:author="PR Preview" w:date="2026-01-01T00:00:00Z">
        <w:r>
          <w:t xml:space="preserve">is the</w:t>
        </w:r>
      </w:ins>
      <w:ins w:id="5218" w:author="PR Preview" w:date="2026-01-01T00:00:00Z">
        <w:r>
          <w:t xml:space="preserve"> </w:t>
        </w:r>
      </w:ins>
      <w:hyperlink r:id="rId204">
        <w:ins w:id="5219" w:author="PR Preview" w:date="2026-01-01T00:00:00Z">
          <w:r>
            <w:rPr>
              <w:rStyle w:val="Hyperlink"/>
            </w:rPr>
            <w:t xml:space="preserve">covariate vector</w:t>
          </w:r>
        </w:ins>
      </w:hyperlink>
      <w:ins w:id="5220" w:author="PR Preview" w:date="2026-01-01T00:00:00Z">
        <w:r>
          <w:t xml:space="preserve"> </w:t>
        </w:r>
      </w:ins>
      <m:oMath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</m:oMath>
      <w:ins w:id="5221" w:author="PR Preview" w:date="2026-01-01T00:00:00Z">
        <w:r>
          <w:t xml:space="preserve">.</w:t>
        </w:r>
      </w:ins>
    </w:p>
    <w:bookmarkEnd w:id="205"/>
    <w:bookmarkStart w:id="207" w:name="def-cross-product-matrix"/>
    <w:p>
      <w:pPr>
        <w:pStyle w:val="BodyText"/>
      </w:pPr>
      <w:ins w:id="5222" w:author="PR Preview" w:date="2026-01-01T00:00:00Z">
        <w:r>
          <w:rPr>
            <w:b/>
            <w:bCs/>
          </w:rPr>
          <w:t xml:space="preserve">Definition 39 (Cross-product matrix (sum-of-squares and cross-products matrix))</w:t>
        </w:r>
      </w:ins>
      <w:ins w:id="5223" w:author="PR Preview" w:date="2026-01-01T00:00:00Z">
        <w:r>
          <w:t xml:space="preserve"> </w:t>
        </w:r>
      </w:ins>
      <w:ins w:id="5224" w:author="PR Preview" w:date="2026-01-01T00:00:00Z">
        <w:r>
          <w:t xml:space="preserve">The</w:t>
        </w:r>
      </w:ins>
      <w:ins w:id="5225" w:author="PR Preview" w:date="2026-01-01T00:00:00Z">
        <w:r>
          <w:t xml:space="preserve"> </w:t>
        </w:r>
      </w:ins>
      <w:ins w:id="5226" w:author="PR Preview" w:date="2026-01-01T00:00:00Z">
        <w:r>
          <w:rPr>
            <w:b/>
            <w:bCs/>
          </w:rPr>
          <w:t xml:space="preserve">cross-product matrix</w:t>
        </w:r>
      </w:ins>
      <w:ins w:id="5227" w:author="PR Preview" w:date="2026-01-01T00:00:00Z">
        <w:r>
          <w:t xml:space="preserve"> </w:t>
        </w:r>
      </w:ins>
      <m:oMath>
        <m:r>
          <m:t>A</m:t>
        </m:r>
      </m:oMath>
      <w:ins w:id="5228" w:author="PR Preview" w:date="2026-01-01T00:00:00Z">
        <w:r>
          <w:t xml:space="preserve"> </w:t>
        </w:r>
      </w:ins>
      <w:ins w:id="5229" w:author="PR Preview" w:date="2026-01-01T00:00:00Z">
        <w:r>
          <w:t xml:space="preserve">of</w:t>
        </w:r>
      </w:ins>
      <w:ins w:id="5230" w:author="PR Preview" w:date="2026-01-01T00:00:00Z">
        <w:r>
          <w:t xml:space="preserve"> </w:t>
        </w:r>
      </w:ins>
      <w:hyperlink w:anchor="def-term-vector">
        <w:ins w:id="5231" w:author="PR Preview" w:date="2026-01-01T00:00:00Z">
          <w:r>
            <w:rPr>
              <w:rStyle w:val="Hyperlink"/>
            </w:rPr>
            <w:t xml:space="preserve">term vectors</w:t>
          </w:r>
        </w:ins>
      </w:hyperlink>
      <w:ins w:id="5232" w:author="PR Preview" w:date="2026-01-01T00:00:00Z">
        <w:r>
          <w:t xml:space="preserve"> </w:t>
        </w:r>
      </w:ins>
      <m:oMath>
        <m:sSub>
          <m:e>
            <m:limLow>
              <m:e>
                <m:r>
                  <m:t>t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</m:oMath>
      <w:ins w:id="5233" w:author="PR Preview" w:date="2026-01-01T00:00:00Z">
        <w:r>
          <w:t xml:space="preserve">,</w:t>
        </w:r>
      </w:ins>
      <w:ins w:id="5234" w:author="PR Preview" w:date="2026-01-01T00:00:00Z">
        <w:r>
          <w:t xml:space="preserve"> </w:t>
        </w:r>
      </w:ins>
      <m:oMath>
        <m:r>
          <m:t>i</m:t>
        </m:r>
        <m:r>
          <m:rPr>
            <m:sty m:val="p"/>
          </m:rPr>
          <m:t>∈</m:t>
        </m:r>
        <m:r>
          <m:t>I</m:t>
        </m:r>
      </m:oMath>
      <w:ins w:id="5235" w:author="PR Preview" w:date="2026-01-01T00:00:00Z">
        <w:r>
          <w:t xml:space="preserve">, of a training set indexed by</w:t>
        </w:r>
      </w:ins>
      <w:ins w:id="5236" w:author="PR Preview" w:date="2026-01-01T00:00:00Z">
        <w:r>
          <w:t xml:space="preserve"> </w:t>
        </w:r>
      </w:ins>
      <m:oMath>
        <m:r>
          <m:t>I</m:t>
        </m:r>
      </m:oMath>
      <w:ins w:id="5237" w:author="PR Preview" w:date="2026-01-01T00:00:00Z">
        <w:r>
          <w:t xml:space="preserve">,</w:t>
        </w:r>
      </w:ins>
      <w:ins w:id="5238" w:author="PR Preview" w:date="2026-01-01T00:00:00Z">
        <w:r>
          <w:t xml:space="preserve"> </w:t>
        </w:r>
      </w:ins>
      <w:ins w:id="5239" w:author="PR Preview" w:date="2026-01-01T00:00:00Z">
        <w:r>
          <w:t xml:space="preserve">is the sum of their outer products:</w:t>
        </w:r>
      </w:ins>
    </w:p>
    <w:p>
      <w:pPr>
        <w:pStyle w:val="BodyText"/>
      </w:pPr>
      <w:bookmarkStart w:id="206" w:name="eq-cross-product-matrix"/>
      <m:oMathPara>
        <m:oMathParaPr>
          <m:jc m:val="center"/>
        </m:oMathParaPr>
        <m:oMath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b>
                <m:e>
                  <m:limLow>
                    <m:e>
                      <m:r>
                        <m:t>t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</m:e>
          </m:nary>
          <m:sSup>
            <m:e>
              <m:sSub>
                <m:e>
                  <m:limLow>
                    <m:e>
                      <m:r>
                        <m:t>t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40</m:t>
          </m:r>
          <m:r>
            <m:rPr>
              <m:sty m:val="p"/>
            </m:rPr>
            <m:t>)</m:t>
          </m:r>
        </m:oMath>
      </m:oMathPara>
      <w:bookmarkEnd w:id="206"/>
    </w:p>
    <w:bookmarkEnd w:id="207"/>
    <w:bookmarkStart w:id="209" w:name="rem-source-cross-product-matrix"/>
    <w:p>
      <w:pPr>
        <w:pStyle w:val="FirstParagraph"/>
      </w:pPr>
      <w:ins w:id="5240" w:author="PR Preview" w:date="2026-01-01T00:00:00Z">
        <w:r>
          <w:rPr>
            <w:i/>
            <w:iCs/>
          </w:rPr>
          <w:t xml:space="preserve">Remark 29</w:t>
        </w:r>
      </w:ins>
      <w:ins w:id="5241" w:author="PR Preview" w:date="2026-01-01T00:00:00Z">
        <w:r>
          <w:t xml:space="preserve"> (Source: Cross-product matrix (sum-of-squares and cross-products matrix)). </w:t>
        </w:r>
      </w:ins>
      <w:ins w:id="5242" w:author="PR Preview" w:date="2026-01-01T00:00:00Z">
        <w:r>
          <w:t xml:space="preserve">Also called a</w:t>
        </w:r>
      </w:ins>
      <w:ins w:id="5243" w:author="PR Preview" w:date="2026-01-01T00:00:00Z">
        <w:r>
          <w:t xml:space="preserve"> </w:t>
        </w:r>
      </w:ins>
      <w:ins w:id="5244" w:author="PR Preview" w:date="2026-01-01T00:00:00Z">
        <w:r>
          <w:rPr>
            <w:b/>
            <w:bCs/>
          </w:rPr>
          <w:t xml:space="preserve">sum-of-squares and cross-products matrix</w:t>
        </w:r>
      </w:ins>
      <w:ins w:id="5245" w:author="PR Preview" w:date="2026-01-01T00:00:00Z">
        <w:r>
          <w:t xml:space="preserve"> </w:t>
        </w:r>
      </w:ins>
      <w:ins w:id="5246" w:author="PR Preview" w:date="2026-01-01T00:00:00Z">
        <w:r>
          <w:t xml:space="preserve">(Sanchez 2020, chap. </w:t>
        </w:r>
      </w:ins>
      <w:ins w:id="5247" w:author="PR Preview" w:date="2026-01-01T00:00:00Z">
        <w:r>
          <w:t xml:space="preserve">“Matrix Cross-Products”</w:t>
        </w:r>
      </w:ins>
      <w:ins w:id="5248" w:author="PR Preview" w:date="2026-01-01T00:00:00Z">
        <w:r>
          <w:t xml:space="preserve">)</w:t>
        </w:r>
      </w:ins>
      <w:ins w:id="5249" w:author="PR Preview" w:date="2026-01-01T00:00:00Z">
        <w:r>
          <w:t xml:space="preserve"> </w:t>
        </w:r>
      </w:ins>
      <w:ins w:id="5250" w:author="PR Preview" w:date="2026-01-01T00:00:00Z">
        <w:r>
          <w:t xml:space="preserve">(see</w:t>
        </w:r>
      </w:ins>
      <w:ins w:id="5251" w:author="PR Preview" w:date="2026-01-01T00:00:00Z">
        <w:r>
          <w:t xml:space="preserve"> </w:t>
        </w:r>
      </w:ins>
      <w:hyperlink r:id="rId208">
        <w:ins w:id="5252" w:author="PR Preview" w:date="2026-01-01T00:00:00Z">
          <w:r>
            <w:rPr>
              <w:rStyle w:val="Hyperlink"/>
            </w:rPr>
            <w:t xml:space="preserve">the chapter online</w:t>
          </w:r>
        </w:ins>
      </w:hyperlink>
      <w:ins w:id="5253" w:author="PR Preview" w:date="2026-01-01T00:00:00Z">
        <w:r>
          <w:t xml:space="preserve">).</w:t>
        </w:r>
      </w:ins>
    </w:p>
    <w:bookmarkEnd w:id="209"/>
    <w:bookmarkStart w:id="212" w:name="rem-cross-product-matrix"/>
    <w:p>
      <w:pPr>
        <w:pStyle w:val="BodyText"/>
      </w:pPr>
      <w:ins w:id="5254" w:author="PR Preview" w:date="2026-01-01T00:00:00Z">
        <w:r>
          <w:rPr>
            <w:i/>
            <w:iCs/>
          </w:rPr>
          <w:t xml:space="preserve">Remark 30</w:t>
        </w:r>
      </w:ins>
      <w:ins w:id="5255" w:author="PR Preview" w:date="2026-01-01T00:00:00Z">
        <w:r>
          <w:t xml:space="preserve"> (Cross-product matrix as a matrix product). </w:t>
        </w:r>
      </w:ins>
      <w:ins w:id="5256" w:author="PR Preview" w:date="2026-01-01T00:00:00Z">
        <w:r>
          <w:t xml:space="preserve">Let</w:t>
        </w:r>
      </w:ins>
      <w:ins w:id="5257" w:author="PR Preview" w:date="2026-01-01T00:00:00Z">
        <w:r>
          <w:t xml:space="preserve"> </w:t>
        </w:r>
      </w:ins>
      <m:oMath>
        <m:r>
          <m:t>D</m:t>
        </m:r>
      </m:oMath>
      <w:ins w:id="5258" w:author="PR Preview" w:date="2026-01-01T00:00:00Z">
        <w:r>
          <w:t xml:space="preserve"> </w:t>
        </w:r>
      </w:ins>
      <w:ins w:id="5259" w:author="PR Preview" w:date="2026-01-01T00:00:00Z">
        <w:r>
          <w:t xml:space="preserve">be the matrix whose rows are the transposed</w:t>
        </w:r>
      </w:ins>
      <w:ins w:id="5260" w:author="PR Preview" w:date="2026-01-01T00:00:00Z">
        <w:r>
          <w:t xml:space="preserve"> </w:t>
        </w:r>
      </w:ins>
      <w:hyperlink w:anchor="def-term-vector">
        <w:ins w:id="5261" w:author="PR Preview" w:date="2026-01-01T00:00:00Z">
          <w:r>
            <w:rPr>
              <w:rStyle w:val="Hyperlink"/>
            </w:rPr>
            <w:t xml:space="preserve">term vectors</w:t>
          </w:r>
        </w:ins>
      </w:hyperlink>
      <w:ins w:id="5262" w:author="PR Preview" w:date="2026-01-01T00:00:00Z">
        <w:r>
          <w:t xml:space="preserve"> </w:t>
        </w:r>
      </w:ins>
      <m:oMath>
        <m:sSup>
          <m:e>
            <m:sSub>
              <m:e>
                <m:limLow>
                  <m:e>
                    <m:r>
                      <m:t>t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ins w:id="5263" w:author="PR Preview" w:date="2026-01-01T00:00:00Z">
        <w:r>
          <w:t xml:space="preserve">,</w:t>
        </w:r>
      </w:ins>
      <w:ins w:id="5264" w:author="PR Preview" w:date="2026-01-01T00:00:00Z">
        <w:r>
          <w:t xml:space="preserve"> </w:t>
        </w:r>
      </w:ins>
      <m:oMath>
        <m:r>
          <m:t>i</m:t>
        </m:r>
        <m:r>
          <m:rPr>
            <m:sty m:val="p"/>
          </m:rPr>
          <m:t>∈</m:t>
        </m:r>
        <m:r>
          <m:t>I</m:t>
        </m:r>
      </m:oMath>
      <w:ins w:id="5265" w:author="PR Preview" w:date="2026-01-01T00:00:00Z">
        <w:r>
          <w:t xml:space="preserve">.</w:t>
        </w:r>
      </w:ins>
      <w:ins w:id="5266" w:author="PR Preview" w:date="2026-01-01T00:00:00Z">
        <w:r>
          <w:t xml:space="preserve"> </w:t>
        </w:r>
      </w:ins>
      <w:ins w:id="5267" w:author="PR Preview" w:date="2026-01-01T00:00:00Z">
        <w:r>
          <w:t xml:space="preserve">The cross-product matrix then equals the matrix product</w:t>
        </w:r>
      </w:ins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=</m:t>
          </m:r>
          <m:sSup>
            <m:e>
              <m:r>
                <m:t>D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D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diagonal entries are sums of squares of one term over the training set.</w:t>
      </w:r>
      <w:r>
        <w:t xml:space="preserve"> </w:t>
      </w:r>
      <w:r>
        <w:t xml:space="preserve">Its off-diagonal entries are sums of cross-products of two different terms.</w:t>
      </w:r>
      <w:r>
        <w:t xml:space="preserve"> </w:t>
      </w:r>
      <w:r>
        <w:t xml:space="preserve">Statisticians therefore call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the sum-of-squares and cross-products (SSCP) matrix of the terms.</w:t>
      </w:r>
      <w:r>
        <w:t xml:space="preserve"> </w:t>
      </w:r>
      <w:r>
        <w:t xml:space="preserve">When every column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has mean zero,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I</m:t>
            </m:r>
          </m:e>
        </m:d>
        <m:r>
          <m:t>​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sample covariance matrix of the terms.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I restated the SSCP reading and the covariance special case from Sanchez</w:t>
            </w:r>
            <w:r>
              <w:t xml:space="preserve"> </w:t>
            </w:r>
            <w:r>
              <w:t xml:space="preserve">(2020, chap. </w:t>
            </w:r>
            <w:r>
              <w:t xml:space="preserve">“Matrix Cross-Products”</w:t>
            </w:r>
            <w:r>
              <w:t xml:space="preserve">)</w:t>
            </w:r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r:id="rId208">
              <w:r>
                <w:rPr>
                  <w:rStyle w:val="Hyperlink"/>
                </w:rPr>
                <w:t xml:space="preserve">the chapter online</w:t>
              </w:r>
            </w:hyperlink>
            <w:r>
              <w:t xml:space="preserve">) in this page’s notation.</w:t>
            </w:r>
            <w:r>
              <w:t xml:space="preserve"> </w:t>
            </w:r>
            <w:r>
              <w:t xml:space="preserve">The book carries a non-commercial, share-alike license,</w:t>
            </w:r>
            <w:r>
              <w:t xml:space="preserve"> </w:t>
            </w:r>
            <w:r>
              <w:t xml:space="preserve">so I paraphrased it and copied none of its text.</w:t>
            </w:r>
          </w:p>
          <w:p/>
        </w:tc>
      </w:tr>
    </w:tbl>
    <w:bookmarkEnd w:id="212"/>
    <w:bookmarkStart w:id="215" w:name="def-leverage"/>
    <w:p>
      <w:pPr>
        <w:pStyle w:val="BodyText"/>
      </w:pPr>
      <w:del w:id="5268" w:author="PR Preview" w:date="2026-01-01T00:00:00Z">
        <w:r>
          <w:rPr>
            <w:b/>
            <w:bCs/>
          </w:rPr>
          <w:delText xml:space="preserve">Definition 37 (Leverage)</w:delText>
        </w:r>
      </w:del>
      <w:del w:id="5269" w:author="PR Preview" w:date="2026-01-01T00:00:00Z">
        <w:r>
          <w:delText xml:space="preserve"> </w:delText>
        </w:r>
      </w:del>
      <w:del w:id="5270" w:author="PR Preview" w:date="2026-01-01T00:00:00Z">
        <w:r>
          <w:delText xml:space="preserve">Consider a linear model fitted by</w:delText>
        </w:r>
      </w:del>
      <w:del w:id="5271" w:author="PR Preview" w:date="2026-01-01T00:00:00Z">
        <w:r>
          <w:delText xml:space="preserve"> </w:delText>
        </w:r>
      </w:del>
      <w:hyperlink r:id="rId213">
        <w:del w:id="5272" w:author="PR Preview" w:date="2026-01-01T00:00:00Z">
          <w:r>
            <w:rPr>
              <w:rStyle w:val="Hyperlink"/>
            </w:rPr>
            <w:delText xml:space="preserve">ordinary least squares</w:delText>
          </w:r>
        </w:del>
      </w:hyperlink>
      <w:del w:id="5273" w:author="PR Preview" w:date="2026-01-01T00:00:00Z">
        <w:r>
          <w:delText xml:space="preserve">,</w:delText>
        </w:r>
      </w:del>
      <w:del w:id="5274" w:author="PR Preview" w:date="2026-01-01T00:00:00Z">
        <w:r>
          <w:delText xml:space="preserve"> </w:delText>
        </w:r>
      </w:del>
      <w:del w:id="5275" w:author="PR Preview" w:date="2026-01-01T00:00:00Z">
        <w:r>
          <w:delText xml:space="preserve">with</w:delText>
        </w:r>
      </w:del>
      <w:del w:id="5276" w:author="PR Preview" w:date="2026-01-01T00:00:00Z">
        <w:r>
          <w:delText xml:space="preserve"> </w:delText>
        </w:r>
      </w:del>
      <w:hyperlink w:anchor="def-term-vector">
        <w:del w:id="5277" w:author="PR Preview" w:date="2026-01-01T00:00:00Z">
          <w:r>
            <w:rPr>
              <w:rStyle w:val="Hyperlink"/>
            </w:rPr>
            <w:delText xml:space="preserve">term vectors</w:delText>
          </w:r>
        </w:del>
      </w:hyperlink>
      <w:del w:id="5278" w:author="PR Preview" w:date="2026-01-01T00:00:00Z">
        <w:r>
          <w:delText xml:space="preserve"> </w:delText>
        </w:r>
      </w:del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i</m:t>
            </m:r>
          </m:sub>
        </m:sSub>
      </m:oMath>
      <w:del w:id="5279" w:author="PR Preview" w:date="2026-01-01T00:00:00Z">
        <w:r>
          <w:delText xml:space="preserve">,</w:delText>
        </w:r>
      </w:del>
      <w:del w:id="5280" w:author="PR Preview" w:date="2026-01-01T00:00:00Z">
        <w:r>
          <w:delText xml:space="preserve"> </w:delText>
        </w:r>
      </w:del>
      <m:oMath>
        <m:r>
          <m:t>i</m:t>
        </m:r>
        <m:r>
          <m:rPr>
            <m:sty m:val="p"/>
          </m:rPr>
          <m:t>∈</m:t>
        </m:r>
        <m:r>
          <m:t>I</m:t>
        </m:r>
      </m:oMath>
      <w:del w:id="5281" w:author="PR Preview" w:date="2026-01-01T00:00:00Z">
        <w:r>
          <w:delText xml:space="preserve">,</w:delText>
        </w:r>
      </w:del>
      <w:del w:id="5282" w:author="PR Preview" w:date="2026-01-01T00:00:00Z">
        <w:r>
          <w:delText xml:space="preserve"> </w:delText>
        </w:r>
      </w:del>
      <w:del w:id="5283" w:author="PR Preview" w:date="2026-01-01T00:00:00Z">
        <w:r>
          <w:delText xml:space="preserve">and an invertible</w:delText>
        </w:r>
      </w:del>
      <w:del w:id="5284" w:author="PR Preview" w:date="2026-01-01T00:00:00Z">
        <w:r>
          <w:delText xml:space="preserve"> </w:delText>
        </w:r>
      </w:del>
      <w:hyperlink w:anchor="def-cross-product-matrix">
        <w:del w:id="5285" w:author="PR Preview" w:date="2026-01-01T00:00:00Z">
          <w:r>
            <w:rPr>
              <w:rStyle w:val="Hyperlink"/>
            </w:rPr>
            <w:delText xml:space="preserve">cross-product matrix</w:delText>
          </w:r>
        </w:del>
      </w:hyperlink>
      <w:del w:id="5286" w:author="PR Preview" w:date="2026-01-01T00:00:00Z">
        <w:r>
          <w:delText xml:space="preserve"> </w:delText>
        </w:r>
      </w:del>
      <m:oMath>
        <m:r>
          <m:t>A</m:t>
        </m:r>
      </m:oMath>
      <w:del w:id="5287" w:author="PR Preview" w:date="2026-01-01T00:00:00Z">
        <w:r>
          <w:delText xml:space="preserve">.</w:delText>
        </w:r>
      </w:del>
      <w:del w:id="5288" w:author="PR Preview" w:date="2026-01-01T00:00:00Z">
        <w:r>
          <w:delText xml:space="preserve"> </w:delText>
        </w:r>
      </w:del>
      <w:del w:id="5289" w:author="PR Preview" w:date="2026-01-01T00:00:00Z">
        <w:r>
          <w:delText xml:space="preserve">The</w:delText>
        </w:r>
      </w:del>
      <w:del w:id="5290" w:author="PR Preview" w:date="2026-01-01T00:00:00Z">
        <w:r>
          <w:delText xml:space="preserve"> </w:delText>
        </w:r>
      </w:del>
      <w:del w:id="5291" w:author="PR Preview" w:date="2026-01-01T00:00:00Z">
        <w:r>
          <w:rPr>
            <w:b/>
            <w:bCs/>
          </w:rPr>
          <w:delText xml:space="preserve">leverage</w:delText>
        </w:r>
      </w:del>
      <w:del w:id="5292" w:author="PR Preview" w:date="2026-01-01T00:00:00Z">
        <w:r>
          <w:delText xml:space="preserve"> </w:delText>
        </w:r>
      </w:del>
      <w:del w:id="5293" w:author="PR Preview" w:date="2026-01-01T00:00:00Z">
        <w:r>
          <w:delText xml:space="preserve">of observation</w:delText>
        </w:r>
      </w:del>
      <w:del w:id="5294" w:author="PR Preview" w:date="2026-01-01T00:00:00Z">
        <w:r>
          <w:delText xml:space="preserve"> </w:delText>
        </w:r>
      </w:del>
      <m:oMath>
        <m:r>
          <m:t>i</m:t>
        </m:r>
      </m:oMath>
      <w:del w:id="5295" w:author="PR Preview" w:date="2026-01-01T00:00:00Z">
        <w:r>
          <w:delText xml:space="preserve"> </w:delText>
        </w:r>
      </w:del>
      <w:del w:id="5296" w:author="PR Preview" w:date="2026-01-01T00:00:00Z">
        <w:r>
          <w:delText xml:space="preserve">is</w:delText>
        </w:r>
      </w:del>
    </w:p>
    <w:p>
      <w:pPr>
        <w:pStyle w:val="BodyText"/>
      </w:pPr>
      <w:bookmarkStart w:id="204" w:name="eq-leverage"/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t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  <m:sup>
              <m:r>
                <m:rPr>
                  <m:sty m:val="p"/>
                </m:rPr>
                <m:t>⊤</m:t>
              </m:r>
            </m:sup>
          </m:sSup>
          <m:sSup>
            <m:e>
              <m: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b>
            <m:e>
              <m:acc>
                <m:accPr>
                  <m:chr m:val="̃"/>
                </m:accPr>
                <m:e>
                  <m:r>
                    <m:t>t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39</m:t>
          </m:r>
          <m:r>
            <m:rPr>
              <m:sty m:val="p"/>
            </m:rPr>
            <m:t>)</m:t>
          </m:r>
        </m:oMath>
      </m:oMathPara>
      <w:bookmarkEnd w:id="204"/>
    </w:p>
    <w:p>
      <w:pPr>
        <w:pStyle w:val="FirstParagraph"/>
      </w:pPr>
      <w:del w:id="5297" w:author="PR Preview" w:date="2026-01-01T00:00:00Z">
        <w:r>
          <w:rPr>
            <w:i/>
            <w:iCs/>
          </w:rPr>
          <w:delText xml:space="preserve">Remark 28</w:delText>
        </w:r>
      </w:del>
      <w:del w:id="5298" w:author="PR Preview" w:date="2026-01-01T00:00:00Z">
        <w:r>
          <w:delText xml:space="preserve"> (Source: Leverage). </w:delText>
        </w:r>
      </w:del>
      <w:del w:id="5299" w:author="PR Preview" w:date="2026-01-01T00:00:00Z">
        <w:r>
          <w:delText xml:space="preserve">James et al. (2021, sec. 3.3.3)</w:delText>
        </w:r>
      </w:del>
      <w:del w:id="5300" w:author="PR Preview" w:date="2026-01-01T00:00:00Z">
        <w:r>
          <w:delText xml:space="preserve">,</w:delText>
        </w:r>
      </w:del>
      <w:del w:id="5301" w:author="PR Preview" w:date="2026-01-01T00:00:00Z">
        <w:r>
          <w:delText xml:space="preserve"> </w:delText>
        </w:r>
      </w:del>
      <w:del w:id="5302" w:author="PR Preview" w:date="2026-01-01T00:00:00Z">
        <w:r>
          <w:delText xml:space="preserve">written here with term vectors and the matrix</w:delText>
        </w:r>
      </w:del>
      <w:del w:id="5303" w:author="PR Preview" w:date="2026-01-01T00:00:00Z">
        <w:r>
          <w:delText xml:space="preserve"> </w:delText>
        </w:r>
      </w:del>
      <m:oMath>
        <m:r>
          <m:t>A</m:t>
        </m:r>
      </m:oMath>
      <w:del w:id="5304" w:author="PR Preview" w:date="2026-01-01T00:00:00Z">
        <w:r>
          <w:delText xml:space="preserve">,</w:delText>
        </w:r>
      </w:del>
      <w:del w:id="5305" w:author="PR Preview" w:date="2026-01-01T00:00:00Z">
        <w:r>
          <w:delText xml:space="preserve"> </w:delText>
        </w:r>
      </w:del>
      <w:del w:id="5306" w:author="PR Preview" w:date="2026-01-01T00:00:00Z">
        <w:r>
          <w:delText xml:space="preserve">as in</w:delText>
        </w:r>
      </w:del>
      <w:del w:id="5307" w:author="PR Preview" w:date="2026-01-01T00:00:00Z">
        <w:r>
          <w:delText xml:space="preserve"> </w:delText>
        </w:r>
      </w:del>
      <w:hyperlink r:id="rId216">
        <w:del w:id="5308" w:author="PR Preview" w:date="2026-01-01T00:00:00Z">
          <w:r>
            <w:rPr>
              <w:rStyle w:val="Hyperlink"/>
            </w:rPr>
            <w:delText xml:space="preserve">the vector form of the OLS estimates</w:delText>
          </w:r>
        </w:del>
      </w:hyperlink>
      <w:del w:id="5309" w:author="PR Preview" w:date="2026-01-01T00:00:00Z">
        <w:r>
          <w:delText xml:space="preserve">.</w:delText>
        </w:r>
      </w:del>
    </w:p>
    <w:p>
      <w:pPr>
        <w:pStyle w:val="BodyText"/>
      </w:pPr>
      <w:ins w:id="5310" w:author="PR Preview" w:date="2026-01-01T00:00:00Z">
        <w:r>
          <w:rPr>
            <w:b/>
            <w:bCs/>
          </w:rPr>
          <w:t xml:space="preserve">Definition 40 (Leverage)</w:t>
        </w:r>
      </w:ins>
      <w:ins w:id="5311" w:author="PR Preview" w:date="2026-01-01T00:00:00Z">
        <w:r>
          <w:t xml:space="preserve"> </w:t>
        </w:r>
      </w:ins>
      <w:ins w:id="5312" w:author="PR Preview" w:date="2026-01-01T00:00:00Z">
        <w:r>
          <w:t xml:space="preserve">Consider a linear model fitted by</w:t>
        </w:r>
      </w:ins>
      <w:ins w:id="5313" w:author="PR Preview" w:date="2026-01-01T00:00:00Z">
        <w:r>
          <w:t xml:space="preserve"> </w:t>
        </w:r>
      </w:ins>
      <w:hyperlink r:id="rId213">
        <w:ins w:id="5314" w:author="PR Preview" w:date="2026-01-01T00:00:00Z">
          <w:r>
            <w:rPr>
              <w:rStyle w:val="Hyperlink"/>
            </w:rPr>
            <w:t xml:space="preserve">ordinary least squares</w:t>
          </w:r>
        </w:ins>
      </w:hyperlink>
      <w:ins w:id="5315" w:author="PR Preview" w:date="2026-01-01T00:00:00Z">
        <w:r>
          <w:t xml:space="preserve">,</w:t>
        </w:r>
      </w:ins>
      <w:ins w:id="5316" w:author="PR Preview" w:date="2026-01-01T00:00:00Z">
        <w:r>
          <w:t xml:space="preserve"> </w:t>
        </w:r>
      </w:ins>
      <w:ins w:id="5317" w:author="PR Preview" w:date="2026-01-01T00:00:00Z">
        <w:r>
          <w:t xml:space="preserve">with</w:t>
        </w:r>
      </w:ins>
      <w:ins w:id="5318" w:author="PR Preview" w:date="2026-01-01T00:00:00Z">
        <w:r>
          <w:t xml:space="preserve"> </w:t>
        </w:r>
      </w:ins>
      <w:hyperlink w:anchor="def-term-vector">
        <w:ins w:id="5319" w:author="PR Preview" w:date="2026-01-01T00:00:00Z">
          <w:r>
            <w:rPr>
              <w:rStyle w:val="Hyperlink"/>
            </w:rPr>
            <w:t xml:space="preserve">term vectors</w:t>
          </w:r>
        </w:ins>
      </w:hyperlink>
      <w:ins w:id="5320" w:author="PR Preview" w:date="2026-01-01T00:00:00Z">
        <w:r>
          <w:t xml:space="preserve"> </w:t>
        </w:r>
      </w:ins>
      <m:oMath>
        <m:sSub>
          <m:e>
            <m:limLow>
              <m:e>
                <m:r>
                  <m:t>t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</m:oMath>
      <w:ins w:id="5321" w:author="PR Preview" w:date="2026-01-01T00:00:00Z">
        <w:r>
          <w:t xml:space="preserve">,</w:t>
        </w:r>
      </w:ins>
      <w:ins w:id="5322" w:author="PR Preview" w:date="2026-01-01T00:00:00Z">
        <w:r>
          <w:t xml:space="preserve"> </w:t>
        </w:r>
      </w:ins>
      <m:oMath>
        <m:r>
          <m:t>i</m:t>
        </m:r>
        <m:r>
          <m:rPr>
            <m:sty m:val="p"/>
          </m:rPr>
          <m:t>∈</m:t>
        </m:r>
        <m:r>
          <m:t>I</m:t>
        </m:r>
      </m:oMath>
      <w:ins w:id="5323" w:author="PR Preview" w:date="2026-01-01T00:00:00Z">
        <w:r>
          <w:t xml:space="preserve">,</w:t>
        </w:r>
      </w:ins>
      <w:ins w:id="5324" w:author="PR Preview" w:date="2026-01-01T00:00:00Z">
        <w:r>
          <w:t xml:space="preserve"> </w:t>
        </w:r>
      </w:ins>
      <w:ins w:id="5325" w:author="PR Preview" w:date="2026-01-01T00:00:00Z">
        <w:r>
          <w:t xml:space="preserve">and an invertible</w:t>
        </w:r>
      </w:ins>
      <w:ins w:id="5326" w:author="PR Preview" w:date="2026-01-01T00:00:00Z">
        <w:r>
          <w:t xml:space="preserve"> </w:t>
        </w:r>
      </w:ins>
      <w:hyperlink w:anchor="def-cross-product-matrix">
        <w:ins w:id="5327" w:author="PR Preview" w:date="2026-01-01T00:00:00Z">
          <w:r>
            <w:rPr>
              <w:rStyle w:val="Hyperlink"/>
            </w:rPr>
            <w:t xml:space="preserve">cross-product matrix</w:t>
          </w:r>
        </w:ins>
      </w:hyperlink>
      <w:ins w:id="5328" w:author="PR Preview" w:date="2026-01-01T00:00:00Z">
        <w:r>
          <w:t xml:space="preserve"> </w:t>
        </w:r>
      </w:ins>
      <m:oMath>
        <m:r>
          <m:t>A</m:t>
        </m:r>
      </m:oMath>
      <w:ins w:id="5329" w:author="PR Preview" w:date="2026-01-01T00:00:00Z">
        <w:r>
          <w:t xml:space="preserve">.</w:t>
        </w:r>
      </w:ins>
      <w:ins w:id="5330" w:author="PR Preview" w:date="2026-01-01T00:00:00Z">
        <w:r>
          <w:t xml:space="preserve"> </w:t>
        </w:r>
      </w:ins>
      <w:ins w:id="5331" w:author="PR Preview" w:date="2026-01-01T00:00:00Z">
        <w:r>
          <w:t xml:space="preserve">The</w:t>
        </w:r>
      </w:ins>
      <w:ins w:id="5332" w:author="PR Preview" w:date="2026-01-01T00:00:00Z">
        <w:r>
          <w:t xml:space="preserve"> </w:t>
        </w:r>
      </w:ins>
      <w:ins w:id="5333" w:author="PR Preview" w:date="2026-01-01T00:00:00Z">
        <w:r>
          <w:rPr>
            <w:b/>
            <w:bCs/>
          </w:rPr>
          <w:t xml:space="preserve">leverage</w:t>
        </w:r>
      </w:ins>
      <w:ins w:id="5334" w:author="PR Preview" w:date="2026-01-01T00:00:00Z">
        <w:r>
          <w:t xml:space="preserve"> </w:t>
        </w:r>
      </w:ins>
      <w:ins w:id="5335" w:author="PR Preview" w:date="2026-01-01T00:00:00Z">
        <w:r>
          <w:t xml:space="preserve">of observation</w:t>
        </w:r>
      </w:ins>
      <w:ins w:id="5336" w:author="PR Preview" w:date="2026-01-01T00:00:00Z">
        <w:r>
          <w:t xml:space="preserve"> </w:t>
        </w:r>
      </w:ins>
      <m:oMath>
        <m:r>
          <m:t>i</m:t>
        </m:r>
      </m:oMath>
      <w:ins w:id="5337" w:author="PR Preview" w:date="2026-01-01T00:00:00Z">
        <w:r>
          <w:t xml:space="preserve"> </w:t>
        </w:r>
      </w:ins>
      <w:ins w:id="5338" w:author="PR Preview" w:date="2026-01-01T00:00:00Z">
        <w:r>
          <w:t xml:space="preserve">is</w:t>
        </w:r>
      </w:ins>
    </w:p>
    <w:p>
      <w:pPr>
        <w:pStyle w:val="BodyText"/>
      </w:pPr>
      <w:bookmarkStart w:id="214" w:name="eq-leverage"/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sSub>
                <m:e>
                  <m:limLow>
                    <m:e>
                      <m:r>
                        <m:t>t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</m:e>
            <m:sup>
              <m:r>
                <m:rPr>
                  <m:sty m:val="p"/>
                </m:rPr>
                <m:t>⊤</m:t>
              </m:r>
            </m:sup>
          </m:sSup>
          <m:sSup>
            <m:e>
              <m: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b>
            <m:e>
              <m:limLow>
                <m:e>
                  <m:r>
                    <m:t>t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41</m:t>
          </m:r>
          <m:r>
            <m:rPr>
              <m:sty m:val="p"/>
            </m:rPr>
            <m:t>)</m:t>
          </m:r>
        </m:oMath>
      </m:oMathPara>
      <w:bookmarkEnd w:id="214"/>
    </w:p>
    <w:bookmarkEnd w:id="215"/>
    <w:bookmarkStart w:id="217" w:name="rem-source-leverage"/>
    <w:p>
      <w:pPr>
        <w:pStyle w:val="FirstParagraph"/>
      </w:pPr>
      <w:ins w:id="5339" w:author="PR Preview" w:date="2026-01-01T00:00:00Z">
        <w:r>
          <w:rPr>
            <w:i/>
            <w:iCs/>
          </w:rPr>
          <w:t xml:space="preserve">Remark 31</w:t>
        </w:r>
      </w:ins>
      <w:ins w:id="5340" w:author="PR Preview" w:date="2026-01-01T00:00:00Z">
        <w:r>
          <w:t xml:space="preserve"> (Source: Leverage). </w:t>
        </w:r>
      </w:ins>
      <w:ins w:id="5341" w:author="PR Preview" w:date="2026-01-01T00:00:00Z">
        <w:r>
          <w:t xml:space="preserve">James et al. (2021, sec. 3.3.3)</w:t>
        </w:r>
      </w:ins>
      <w:ins w:id="5342" w:author="PR Preview" w:date="2026-01-01T00:00:00Z">
        <w:r>
          <w:t xml:space="preserve">,</w:t>
        </w:r>
      </w:ins>
      <w:ins w:id="5343" w:author="PR Preview" w:date="2026-01-01T00:00:00Z">
        <w:r>
          <w:t xml:space="preserve"> </w:t>
        </w:r>
      </w:ins>
      <w:ins w:id="5344" w:author="PR Preview" w:date="2026-01-01T00:00:00Z">
        <w:r>
          <w:t xml:space="preserve">written here with term vectors and the matrix</w:t>
        </w:r>
      </w:ins>
      <w:ins w:id="5345" w:author="PR Preview" w:date="2026-01-01T00:00:00Z">
        <w:r>
          <w:t xml:space="preserve"> </w:t>
        </w:r>
      </w:ins>
      <m:oMath>
        <m:r>
          <m:t>A</m:t>
        </m:r>
      </m:oMath>
      <w:ins w:id="5346" w:author="PR Preview" w:date="2026-01-01T00:00:00Z">
        <w:r>
          <w:t xml:space="preserve">,</w:t>
        </w:r>
      </w:ins>
      <w:ins w:id="5347" w:author="PR Preview" w:date="2026-01-01T00:00:00Z">
        <w:r>
          <w:t xml:space="preserve"> </w:t>
        </w:r>
      </w:ins>
      <w:ins w:id="5348" w:author="PR Preview" w:date="2026-01-01T00:00:00Z">
        <w:r>
          <w:t xml:space="preserve">as in</w:t>
        </w:r>
      </w:ins>
      <w:ins w:id="5349" w:author="PR Preview" w:date="2026-01-01T00:00:00Z">
        <w:r>
          <w:t xml:space="preserve"> </w:t>
        </w:r>
      </w:ins>
      <w:hyperlink r:id="rId216">
        <w:ins w:id="5350" w:author="PR Preview" w:date="2026-01-01T00:00:00Z">
          <w:r>
            <w:rPr>
              <w:rStyle w:val="Hyperlink"/>
            </w:rPr>
            <w:t xml:space="preserve">the vector form of the OLS estimates</w:t>
          </w:r>
        </w:ins>
      </w:hyperlink>
      <w:ins w:id="5351" w:author="PR Preview" w:date="2026-01-01T00:00:00Z">
        <w:r>
          <w:t xml:space="preserve">.</w:t>
        </w:r>
      </w:ins>
    </w:p>
    <w:bookmarkEnd w:id="217"/>
    <w:bookmarkStart w:id="220" w:name="thm-loocv-shortcut"/>
    <w:p>
      <w:pPr>
        <w:pStyle w:val="BodyText"/>
      </w:pPr>
      <w:r>
        <w:rPr>
          <w:b/>
          <w:bCs/>
        </w:rPr>
        <w:t xml:space="preserve">Theorem 5 (Leave-one-out cross-validation for least squares)</w:t>
      </w:r>
      <w:r>
        <w:t xml:space="preserve"> </w:t>
      </w:r>
      <w:r>
        <w:t xml:space="preserve">For a linear model fitted by</w:t>
      </w:r>
      <w:r>
        <w:t xml:space="preserve"> </w:t>
      </w:r>
      <w:hyperlink r:id="rId213">
        <w:r>
          <w:rPr>
            <w:rStyle w:val="Hyperlink"/>
          </w:rPr>
          <w:t xml:space="preserve">ordinary least squares</w:t>
        </w:r>
      </w:hyperlink>
      <w:r>
        <w:t xml:space="preserve"> </w:t>
      </w:r>
      <w:r>
        <w:t xml:space="preserve">with every</w:t>
      </w:r>
      <w:r>
        <w:t xml:space="preserve"> </w:t>
      </w:r>
      <w:hyperlink w:anchor="def-leverage">
        <w:r>
          <w:rPr>
            <w:rStyle w:val="Hyperlink"/>
          </w:rPr>
          <w:t xml:space="preserve">leverage</w:t>
        </w:r>
      </w:hyperlink>
      <w:r>
        <w:t xml:space="preserve"> </w:t>
      </w:r>
      <m:oMath>
        <m:sSub>
          <m:e>
            <m:r>
              <m:t>h</m:t>
            </m:r>
          </m:e>
          <m:sub>
            <m:r>
              <m:t>i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loocv">
        <w:r>
          <w:rPr>
            <w:rStyle w:val="Hyperlink"/>
          </w:rPr>
          <w:t xml:space="preserve">leave-one-out estimate</w:t>
        </w:r>
      </w:hyperlink>
      <w:r>
        <w:t xml:space="preserve"> </w:t>
      </w:r>
      <w:r>
        <w:t xml:space="preserve">can be computed from the single fit to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from its</w:t>
      </w:r>
      <w:r>
        <w:t xml:space="preserve"> </w:t>
      </w:r>
      <w:hyperlink r:id="rId218">
        <w:r>
          <w:rPr>
            <w:rStyle w:val="Hyperlink"/>
          </w:rPr>
          <w:t xml:space="preserve">fitted values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their</w:t>
      </w:r>
      <w:r>
        <w:t xml:space="preserve"> </w:t>
      </w:r>
      <w:hyperlink r:id="rId33">
        <w:r>
          <w:rPr>
            <w:rStyle w:val="Hyperlink"/>
          </w:rPr>
          <w:t xml:space="preserve">prediction errors</w:t>
        </w:r>
      </w:hyperlink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the leverages:</w:t>
      </w:r>
    </w:p>
    <w:p>
      <w:pPr>
        <w:pStyle w:val="BodyText"/>
      </w:pPr>
      <w:bookmarkStart w:id="219" w:name="eq-loocv-shortcut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b>
                            <m:e>
                              <m:r>
                                <m:t>ε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num>
                        <m:den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h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den>
                      </m:f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42</m:t>
          </m:r>
          <m:r>
            <m:rPr>
              <m:sty m:val="p"/>
            </m:rPr>
            <m:t>)</m:t>
          </m:r>
        </m:oMath>
      </m:oMathPara>
      <w:bookmarkEnd w:id="219"/>
    </w:p>
    <w:bookmarkEnd w:id="22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Not derived here;</w:t>
      </w:r>
      <w:r>
        <w:t xml:space="preserve"> </w:t>
      </w:r>
      <w:r>
        <w:t xml:space="preserve">see the sources named under the theorem.</w:t>
      </w:r>
      <w:r>
        <w:t xml:space="preserve"> </w:t>
      </w:r>
      <w:r>
        <w:t xml:space="preserve">The derivation needs a formula for how the inverse of the</w:t>
      </w:r>
      <w:r>
        <w:t xml:space="preserve"> </w:t>
      </w:r>
      <w:hyperlink w:anchor="def-cross-product-matrix">
        <w:r>
          <w:rPr>
            <w:rStyle w:val="Hyperlink"/>
          </w:rPr>
          <w:t xml:space="preserve">cross-product matrix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changes when one observation’s outer product</w:t>
      </w:r>
      <w:r>
        <w:t xml:space="preserve"> </w:t>
      </w:r>
      <m:oMath>
        <m:sSub>
          <m:e>
            <m:limLow>
              <m:e>
                <m:r>
                  <m:t>t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sSup>
          <m:e>
            <m:sSub>
              <m:e>
                <m:limLow>
                  <m:e>
                    <m:r>
                      <m:t>t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removed from it</w:t>
      </w:r>
      <w:r>
        <w:t xml:space="preserve"> </w:t>
      </w:r>
      <w:r>
        <w:t xml:space="preserve">(the Sherman–Morrison formula),</w:t>
      </w:r>
      <w:r>
        <w:t xml:space="preserve"> </w:t>
      </w:r>
      <w:r>
        <w:t xml:space="preserve">which this page does not develop.</w:t>
      </w:r>
    </w:p>
    <w:bookmarkStart w:id="221" w:name="rem-source-loocv-shortcut"/>
    <w:p>
      <w:pPr>
        <w:pStyle w:val="BodyText"/>
      </w:pPr>
      <w:del w:id="5352" w:author="PR Preview" w:date="2026-01-01T00:00:00Z">
        <w:r>
          <w:rPr>
            <w:i/>
            <w:iCs/>
          </w:rPr>
          <w:delText xml:space="preserve">Remark 29</w:delText>
        </w:r>
      </w:del>
      <w:del w:id="5353" w:author="PR Preview" w:date="2026-01-01T00:00:00Z">
        <w:r>
          <w:delText xml:space="preserve"> (Source: Leave-one-out cross-validation for least squares). </w:delText>
        </w:r>
      </w:del>
      <w:del w:id="5354" w:author="PR Preview" w:date="2026-01-01T00:00:00Z">
        <w:r>
          <w:delText xml:space="preserve">James et al. (2021, sec. 5.1.2)</w:delText>
        </w:r>
      </w:del>
      <w:del w:id="5355" w:author="PR Preview" w:date="2026-01-01T00:00:00Z">
        <w:r>
          <w:delText xml:space="preserve"> </w:delText>
        </w:r>
      </w:del>
      <w:del w:id="5356" w:author="PR Preview" w:date="2026-01-01T00:00:00Z">
        <w:r>
          <w:delText xml:space="preserve">states this formula for least squares linear or polynomial regression,</w:delText>
        </w:r>
      </w:del>
      <w:del w:id="5357" w:author="PR Preview" w:date="2026-01-01T00:00:00Z">
        <w:r>
          <w:delText xml:space="preserve"> </w:delText>
        </w:r>
      </w:del>
      <w:del w:id="5358" w:author="PR Preview" w:date="2026-01-01T00:00:00Z">
        <w:r>
          <w:delText xml:space="preserve">and</w:delText>
        </w:r>
      </w:del>
      <w:del w:id="5359" w:author="PR Preview" w:date="2026-01-01T00:00:00Z">
        <w:r>
          <w:delText xml:space="preserve"> </w:delText>
        </w:r>
      </w:del>
      <w:del w:id="5360" w:author="PR Preview" w:date="2026-01-01T00:00:00Z">
        <w:r>
          <w:delText xml:space="preserve">Hastie et al. (2009, sec. 7.10.1)</w:delText>
        </w:r>
      </w:del>
      <w:del w:id="5361" w:author="PR Preview" w:date="2026-01-01T00:00:00Z">
        <w:r>
          <w:delText xml:space="preserve"> </w:delText>
        </w:r>
      </w:del>
      <w:del w:id="5362" w:author="PR Preview" w:date="2026-01-01T00:00:00Z">
        <w:r>
          <w:delText xml:space="preserve">for many linear fitting methods.</w:delText>
        </w:r>
      </w:del>
    </w:p>
    <w:p>
      <w:pPr>
        <w:pStyle w:val="BodyText"/>
      </w:pPr>
      <w:del w:id="5363" w:author="PR Preview" w:date="2026-01-01T00:00:00Z">
        <w:r>
          <w:rPr>
            <w:b/>
            <w:bCs/>
          </w:rPr>
          <w:delText xml:space="preserve">Example 11 (Leave-one-out cross-validation of the</w:delText>
        </w:r>
      </w:del>
      <w:del w:id="5364" w:author="PR Preview" w:date="2026-01-01T00:00:00Z">
        <w:r>
          <w:rPr>
            <w:b/>
            <w:bCs/>
          </w:rPr>
          <w:delText xml:space="preserve"> </w:delText>
        </w:r>
      </w:del>
      <w:del w:id="5365" w:author="PR Preview" w:date="2026-01-01T00:00:00Z">
        <w:r>
          <w:rPr>
            <w:rStyle w:val="VerbatimChar"/>
            <w:b/>
            <w:bCs/>
          </w:rPr>
          <w:delText xml:space="preserve">mtcars</w:delText>
        </w:r>
      </w:del>
      <w:del w:id="5366" w:author="PR Preview" w:date="2026-01-01T00:00:00Z">
        <w:r>
          <w:rPr>
            <w:b/>
            <w:bCs/>
          </w:rPr>
          <w:delText xml:space="preserve"> </w:delText>
        </w:r>
      </w:del>
      <w:del w:id="5367" w:author="PR Preview" w:date="2026-01-01T00:00:00Z">
        <w:r>
          <w:rPr>
            <w:b/>
            <w:bCs/>
          </w:rPr>
          <w:delText xml:space="preserve">polynomials)</w:delText>
        </w:r>
      </w:del>
      <w:del w:id="5368" w:author="PR Preview" w:date="2026-01-01T00:00:00Z">
        <w:r>
          <w:delText xml:space="preserve"> </w:delText>
        </w:r>
      </w:del>
      <w:del w:id="5369" w:author="PR Preview" w:date="2026-01-01T00:00:00Z">
        <w:r>
          <w:delText xml:space="preserve">This example computes</w:delText>
        </w:r>
      </w:del>
      <w:del w:id="5370" w:author="PR Preview" w:date="2026-01-01T00:00:00Z">
        <w:r>
          <w:delText xml:space="preserve"> </w:delText>
        </w:r>
      </w:del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32</m:t>
            </m:r>
            <m:r>
              <m:rPr>
                <m:sty m:val="p"/>
              </m:rPr>
              <m:t>)</m:t>
            </m:r>
          </m:sub>
        </m:sSub>
      </m:oMath>
      <w:del w:id="5371" w:author="PR Preview" w:date="2026-01-01T00:00:00Z">
        <w:r>
          <w:delText xml:space="preserve"> </w:delText>
        </w:r>
      </w:del>
      <w:del w:id="5372" w:author="PR Preview" w:date="2026-01-01T00:00:00Z">
        <w:r>
          <w:delText xml:space="preserve">for the four</w:delText>
        </w:r>
      </w:del>
      <w:del w:id="5373" w:author="PR Preview" w:date="2026-01-01T00:00:00Z">
        <w:r>
          <w:delText xml:space="preserve"> </w:delText>
        </w:r>
      </w:del>
      <w:del w:id="5374" w:author="PR Preview" w:date="2026-01-01T00:00:00Z">
        <w:r>
          <w:rPr>
            <w:rStyle w:val="VerbatimChar"/>
          </w:rPr>
          <w:delText xml:space="preserve">mtcars</w:delText>
        </w:r>
      </w:del>
      <w:del w:id="5375" w:author="PR Preview" w:date="2026-01-01T00:00:00Z">
        <w:r>
          <w:delText xml:space="preserve"> </w:delText>
        </w:r>
      </w:del>
      <w:del w:id="5376" w:author="PR Preview" w:date="2026-01-01T00:00:00Z">
        <w:r>
          <w:delText xml:space="preserve">polynomials</w:delText>
        </w:r>
      </w:del>
      <w:del w:id="5377" w:author="PR Preview" w:date="2026-01-01T00:00:00Z">
        <w:r>
          <w:delText xml:space="preserve"> </w:delText>
        </w:r>
      </w:del>
      <w:del w:id="5378" w:author="PR Preview" w:date="2026-01-01T00:00:00Z">
        <w:r>
          <w:delText xml:space="preserve">of</w:delText>
        </w:r>
      </w:del>
      <w:del w:id="5379" w:author="PR Preview" w:date="2026-01-01T00:00:00Z">
        <w:r>
          <w:delText xml:space="preserve"> </w:delText>
        </w:r>
      </w:del>
      <w:hyperlink w:anchor="exr-overfitting">
        <w:del w:id="5380" w:author="PR Preview" w:date="2026-01-01T00:00:00Z">
          <w:r>
            <w:rPr>
              <w:rStyle w:val="Hyperlink"/>
            </w:rPr>
            <w:delText xml:space="preserve">Exercise 1</w:delText>
          </w:r>
        </w:del>
      </w:hyperlink>
      <w:del w:id="5381" w:author="PR Preview" w:date="2026-01-01T00:00:00Z">
        <w:r>
          <w:delText xml:space="preserve"> </w:delText>
        </w:r>
      </w:del>
      <w:del w:id="5382" w:author="PR Preview" w:date="2026-01-01T00:00:00Z">
        <w:r>
          <w:delText xml:space="preserve">in two ways:</w:delText>
        </w:r>
      </w:del>
      <w:del w:id="5383" w:author="PR Preview" w:date="2026-01-01T00:00:00Z">
        <w:r>
          <w:delText xml:space="preserve"> </w:delText>
        </w:r>
      </w:del>
      <w:del w:id="5384" w:author="PR Preview" w:date="2026-01-01T00:00:00Z">
        <w:r>
          <w:delText xml:space="preserve">by fitting each model 32 times, as in</w:delText>
        </w:r>
      </w:del>
      <w:del w:id="5385" w:author="PR Preview" w:date="2026-01-01T00:00:00Z">
        <w:r>
          <w:delText xml:space="preserve"> </w:delText>
        </w:r>
      </w:del>
      <w:hyperlink w:anchor="eq-loocv">
        <w:del w:id="5386" w:author="PR Preview" w:date="2026-01-01T00:00:00Z">
          <w:r>
            <w:rPr>
              <w:rStyle w:val="Hyperlink"/>
            </w:rPr>
            <w:delText xml:space="preserve">Equation 36</w:delText>
          </w:r>
        </w:del>
      </w:hyperlink>
      <w:del w:id="5387" w:author="PR Preview" w:date="2026-01-01T00:00:00Z">
        <w:r>
          <w:delText xml:space="preserve">,</w:delText>
        </w:r>
      </w:del>
      <w:del w:id="5388" w:author="PR Preview" w:date="2026-01-01T00:00:00Z">
        <w:r>
          <w:delText xml:space="preserve"> </w:delText>
        </w:r>
      </w:del>
      <w:del w:id="5389" w:author="PR Preview" w:date="2026-01-01T00:00:00Z">
        <w:r>
          <w:delText xml:space="preserve">and by the single-fit formula of</w:delText>
        </w:r>
      </w:del>
      <w:del w:id="5390" w:author="PR Preview" w:date="2026-01-01T00:00:00Z">
        <w:r>
          <w:delText xml:space="preserve"> </w:delText>
        </w:r>
      </w:del>
      <w:hyperlink w:anchor="thm-loocv-shortcut">
        <w:del w:id="5391" w:author="PR Preview" w:date="2026-01-01T00:00:00Z">
          <w:r>
            <w:rPr>
              <w:rStyle w:val="Hyperlink"/>
            </w:rPr>
            <w:delText xml:space="preserve">Theorem 5</w:delText>
          </w:r>
        </w:del>
      </w:hyperlink>
      <w:del w:id="5392" w:author="PR Preview" w:date="2026-01-01T00:00:00Z">
        <w:r>
          <w:delText xml:space="preserve">,</w:delText>
        </w:r>
      </w:del>
      <w:del w:id="5393" w:author="PR Preview" w:date="2026-01-01T00:00:00Z">
        <w:r>
          <w:delText xml:space="preserve"> </w:delText>
        </w:r>
      </w:del>
      <w:del w:id="5394" w:author="PR Preview" w:date="2026-01-01T00:00:00Z">
        <w:r>
          <w:delText xml:space="preserve">with the leverages from</w:delText>
        </w:r>
      </w:del>
      <w:del w:id="5395" w:author="PR Preview" w:date="2026-01-01T00:00:00Z">
        <w:r>
          <w:delText xml:space="preserve"> </w:delText>
        </w:r>
      </w:del>
      <w:del w:id="5396" w:author="PR Preview" w:date="2026-01-01T00:00:00Z">
        <w:r>
          <w:rPr>
            <w:rStyle w:val="VerbatimChar"/>
          </w:rPr>
          <w:delText xml:space="preserve">hatvalues()</w:delText>
        </w:r>
      </w:del>
      <w:del w:id="5397" w:author="PR Preview" w:date="2026-01-01T00:00:00Z">
        <w:r>
          <w:delText xml:space="preserve">.</w:delText>
        </w:r>
      </w:del>
    </w:p>
    <w:p>
      <w:pPr>
        <w:pStyle w:val="BodyText"/>
      </w:pPr>
      <w:ins w:id="5398" w:author="PR Preview" w:date="2026-01-01T00:00:00Z">
        <w:r>
          <w:rPr>
            <w:i/>
            <w:iCs/>
          </w:rPr>
          <w:t xml:space="preserve">Remark 32</w:t>
        </w:r>
      </w:ins>
      <w:ins w:id="5399" w:author="PR Preview" w:date="2026-01-01T00:00:00Z">
        <w:r>
          <w:t xml:space="preserve"> (Source: Leave-one-out cross-validation for least squares). </w:t>
        </w:r>
      </w:ins>
      <w:ins w:id="5400" w:author="PR Preview" w:date="2026-01-01T00:00:00Z">
        <w:r>
          <w:t xml:space="preserve">James et al. (2021, sec. 5.1.2)</w:t>
        </w:r>
      </w:ins>
      <w:ins w:id="5401" w:author="PR Preview" w:date="2026-01-01T00:00:00Z">
        <w:r>
          <w:t xml:space="preserve"> </w:t>
        </w:r>
      </w:ins>
      <w:ins w:id="5402" w:author="PR Preview" w:date="2026-01-01T00:00:00Z">
        <w:r>
          <w:t xml:space="preserve">states this formula for least squares linear or polynomial regression,</w:t>
        </w:r>
      </w:ins>
      <w:ins w:id="5403" w:author="PR Preview" w:date="2026-01-01T00:00:00Z">
        <w:r>
          <w:t xml:space="preserve"> </w:t>
        </w:r>
      </w:ins>
      <w:ins w:id="5404" w:author="PR Preview" w:date="2026-01-01T00:00:00Z">
        <w:r>
          <w:t xml:space="preserve">and</w:t>
        </w:r>
      </w:ins>
      <w:ins w:id="5405" w:author="PR Preview" w:date="2026-01-01T00:00:00Z">
        <w:r>
          <w:t xml:space="preserve"> </w:t>
        </w:r>
      </w:ins>
      <w:ins w:id="5406" w:author="PR Preview" w:date="2026-01-01T00:00:00Z">
        <w:r>
          <w:t xml:space="preserve">Hastie et al. (2009, sec. 7.10.1)</w:t>
        </w:r>
      </w:ins>
      <w:ins w:id="5407" w:author="PR Preview" w:date="2026-01-01T00:00:00Z">
        <w:r>
          <w:t xml:space="preserve"> </w:t>
        </w:r>
      </w:ins>
      <w:ins w:id="5408" w:author="PR Preview" w:date="2026-01-01T00:00:00Z">
        <w:r>
          <w:t xml:space="preserve">for many linear fitting methods.</w:t>
        </w:r>
      </w:ins>
    </w:p>
    <w:bookmarkEnd w:id="221"/>
    <w:bookmarkStart w:id="222" w:name="exm-loocv-shortcut"/>
    <w:p>
      <w:pPr>
        <w:pStyle w:val="BodyText"/>
      </w:pPr>
      <w:ins w:id="5409" w:author="PR Preview" w:date="2026-01-01T00:00:00Z">
        <w:r>
          <w:rPr>
            <w:b/>
            <w:bCs/>
          </w:rPr>
          <w:t xml:space="preserve">Example 12 (Leave-one-out cross-validation of the</w:t>
        </w:r>
      </w:ins>
      <w:ins w:id="5410" w:author="PR Preview" w:date="2026-01-01T00:00:00Z">
        <w:r>
          <w:rPr>
            <w:b/>
            <w:bCs/>
          </w:rPr>
          <w:t xml:space="preserve"> </w:t>
        </w:r>
      </w:ins>
      <w:ins w:id="5411" w:author="PR Preview" w:date="2026-01-01T00:00:00Z">
        <w:r>
          <w:rPr>
            <w:rStyle w:val="VerbatimChar"/>
            <w:b/>
            <w:bCs/>
          </w:rPr>
          <w:t xml:space="preserve">mtcars</w:t>
        </w:r>
      </w:ins>
      <w:ins w:id="5412" w:author="PR Preview" w:date="2026-01-01T00:00:00Z">
        <w:r>
          <w:rPr>
            <w:b/>
            <w:bCs/>
          </w:rPr>
          <w:t xml:space="preserve"> </w:t>
        </w:r>
      </w:ins>
      <w:ins w:id="5413" w:author="PR Preview" w:date="2026-01-01T00:00:00Z">
        <w:r>
          <w:rPr>
            <w:b/>
            <w:bCs/>
          </w:rPr>
          <w:t xml:space="preserve">polynomials)</w:t>
        </w:r>
      </w:ins>
      <w:ins w:id="5414" w:author="PR Preview" w:date="2026-01-01T00:00:00Z">
        <w:r>
          <w:t xml:space="preserve"> </w:t>
        </w:r>
      </w:ins>
      <w:ins w:id="5415" w:author="PR Preview" w:date="2026-01-01T00:00:00Z">
        <w:r>
          <w:t xml:space="preserve">This example computes</w:t>
        </w:r>
      </w:ins>
      <w:ins w:id="5416" w:author="PR Preview" w:date="2026-01-01T00:00:00Z">
        <w:r>
          <w:t xml:space="preserve"> </w:t>
        </w:r>
      </w:ins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32</m:t>
            </m:r>
            <m:r>
              <m:rPr>
                <m:sty m:val="p"/>
              </m:rPr>
              <m:t>)</m:t>
            </m:r>
          </m:sub>
        </m:sSub>
      </m:oMath>
      <w:ins w:id="5417" w:author="PR Preview" w:date="2026-01-01T00:00:00Z">
        <w:r>
          <w:t xml:space="preserve"> </w:t>
        </w:r>
      </w:ins>
      <w:ins w:id="5418" w:author="PR Preview" w:date="2026-01-01T00:00:00Z">
        <w:r>
          <w:t xml:space="preserve">for the four</w:t>
        </w:r>
      </w:ins>
      <w:ins w:id="5419" w:author="PR Preview" w:date="2026-01-01T00:00:00Z">
        <w:r>
          <w:t xml:space="preserve"> </w:t>
        </w:r>
      </w:ins>
      <w:ins w:id="5420" w:author="PR Preview" w:date="2026-01-01T00:00:00Z">
        <w:r>
          <w:rPr>
            <w:rStyle w:val="VerbatimChar"/>
          </w:rPr>
          <w:t xml:space="preserve">mtcars</w:t>
        </w:r>
      </w:ins>
      <w:ins w:id="5421" w:author="PR Preview" w:date="2026-01-01T00:00:00Z">
        <w:r>
          <w:t xml:space="preserve"> </w:t>
        </w:r>
      </w:ins>
      <w:ins w:id="5422" w:author="PR Preview" w:date="2026-01-01T00:00:00Z">
        <w:r>
          <w:t xml:space="preserve">polynomials</w:t>
        </w:r>
      </w:ins>
      <w:ins w:id="5423" w:author="PR Preview" w:date="2026-01-01T00:00:00Z">
        <w:r>
          <w:t xml:space="preserve"> </w:t>
        </w:r>
      </w:ins>
      <w:ins w:id="5424" w:author="PR Preview" w:date="2026-01-01T00:00:00Z">
        <w:r>
          <w:t xml:space="preserve">of</w:t>
        </w:r>
      </w:ins>
      <w:ins w:id="5425" w:author="PR Preview" w:date="2026-01-01T00:00:00Z">
        <w:r>
          <w:t xml:space="preserve"> </w:t>
        </w:r>
      </w:ins>
      <w:hyperlink w:anchor="exr-overfitting">
        <w:ins w:id="5426" w:author="PR Preview" w:date="2026-01-01T00:00:00Z">
          <w:r>
            <w:rPr>
              <w:rStyle w:val="Hyperlink"/>
            </w:rPr>
            <w:t xml:space="preserve">Exercise 1</w:t>
          </w:r>
        </w:ins>
      </w:hyperlink>
      <w:ins w:id="5427" w:author="PR Preview" w:date="2026-01-01T00:00:00Z">
        <w:r>
          <w:t xml:space="preserve"> </w:t>
        </w:r>
      </w:ins>
      <w:ins w:id="5428" w:author="PR Preview" w:date="2026-01-01T00:00:00Z">
        <w:r>
          <w:t xml:space="preserve">in two ways:</w:t>
        </w:r>
      </w:ins>
      <w:ins w:id="5429" w:author="PR Preview" w:date="2026-01-01T00:00:00Z">
        <w:r>
          <w:t xml:space="preserve"> </w:t>
        </w:r>
      </w:ins>
      <w:ins w:id="5430" w:author="PR Preview" w:date="2026-01-01T00:00:00Z">
        <w:r>
          <w:t xml:space="preserve">by fitting each model 32 times, as in</w:t>
        </w:r>
      </w:ins>
      <w:ins w:id="5431" w:author="PR Preview" w:date="2026-01-01T00:00:00Z">
        <w:r>
          <w:t xml:space="preserve"> </w:t>
        </w:r>
      </w:ins>
      <w:hyperlink w:anchor="eq-loocv">
        <w:ins w:id="5432" w:author="PR Preview" w:date="2026-01-01T00:00:00Z">
          <w:r>
            <w:rPr>
              <w:rStyle w:val="Hyperlink"/>
            </w:rPr>
            <w:t xml:space="preserve">Equation 38</w:t>
          </w:r>
        </w:ins>
      </w:hyperlink>
      <w:ins w:id="5433" w:author="PR Preview" w:date="2026-01-01T00:00:00Z">
        <w:r>
          <w:t xml:space="preserve">,</w:t>
        </w:r>
      </w:ins>
      <w:ins w:id="5434" w:author="PR Preview" w:date="2026-01-01T00:00:00Z">
        <w:r>
          <w:t xml:space="preserve"> </w:t>
        </w:r>
      </w:ins>
      <w:ins w:id="5435" w:author="PR Preview" w:date="2026-01-01T00:00:00Z">
        <w:r>
          <w:t xml:space="preserve">and by the single-fit formula of</w:t>
        </w:r>
      </w:ins>
      <w:ins w:id="5436" w:author="PR Preview" w:date="2026-01-01T00:00:00Z">
        <w:r>
          <w:t xml:space="preserve"> </w:t>
        </w:r>
      </w:ins>
      <w:hyperlink w:anchor="thm-loocv-shortcut">
        <w:ins w:id="5437" w:author="PR Preview" w:date="2026-01-01T00:00:00Z">
          <w:r>
            <w:rPr>
              <w:rStyle w:val="Hyperlink"/>
            </w:rPr>
            <w:t xml:space="preserve">Theorem 5</w:t>
          </w:r>
        </w:ins>
      </w:hyperlink>
      <w:ins w:id="5438" w:author="PR Preview" w:date="2026-01-01T00:00:00Z">
        <w:r>
          <w:t xml:space="preserve">,</w:t>
        </w:r>
      </w:ins>
      <w:ins w:id="5439" w:author="PR Preview" w:date="2026-01-01T00:00:00Z">
        <w:r>
          <w:t xml:space="preserve"> </w:t>
        </w:r>
      </w:ins>
      <w:ins w:id="5440" w:author="PR Preview" w:date="2026-01-01T00:00:00Z">
        <w:r>
          <w:t xml:space="preserve">with the leverages from</w:t>
        </w:r>
      </w:ins>
      <w:ins w:id="5441" w:author="PR Preview" w:date="2026-01-01T00:00:00Z">
        <w:r>
          <w:t xml:space="preserve"> </w:t>
        </w:r>
      </w:ins>
      <w:ins w:id="5442" w:author="PR Preview" w:date="2026-01-01T00:00:00Z">
        <w:r>
          <w:rPr>
            <w:rStyle w:val="VerbatimChar"/>
          </w:rPr>
          <w:t xml:space="preserve">hatvalues()</w:t>
        </w:r>
      </w:ins>
      <w:ins w:id="5443" w:author="PR Preview" w:date="2026-01-01T00:00:00Z">
        <w:r>
          <w:t xml:space="preserve">.</w:t>
        </w:r>
      </w:ins>
    </w:p>
    <w:p>
      <w:pPr>
        <w:pStyle w:val="SourceCode"/>
      </w:pPr>
      <w:r>
        <w:rPr>
          <w:rStyle w:val="NormalTok"/>
        </w:rPr>
        <w:t xml:space="preserve">loocv_by_formula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data) {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(formula,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data)</w:t>
      </w:r>
      <w:r>
        <w:br/>
      </w:r>
      <w:r>
        <w:rPr>
          <w:rStyle w:val="NormalTok"/>
        </w:rPr>
        <w:t xml:space="preserve">  pred_error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(fit)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(fit))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((pred_error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hatvalues</w:t>
      </w:r>
      <w:r>
        <w:rPr>
          <w:rStyle w:val="NormalTok"/>
        </w:rPr>
        <w:t xml:space="preserve">(fit)))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mtcars_loocv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mtcars_degrees)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refitting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cv_mse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d), mtcars, </w:t>
      </w:r>
      <w:r>
        <w:rPr>
          <w:rStyle w:val="AttributeTok"/>
        </w:rPr>
        <w:t xml:space="preserve">folds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(mtcars)))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formula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loocv_by_formula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d), mtcars)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loocv_rmse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(formula)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mtcars_loocv</w:t>
      </w:r>
      <w:r>
        <w:br/>
      </w:r>
      <w:r>
        <w:rPr>
          <w:rStyle w:val="CommentTok"/>
        </w:rPr>
        <w:t xml:space="preserve">#&gt; # A tibble: 4 × 4</w:t>
      </w:r>
      <w:r>
        <w:br/>
      </w:r>
      <w:r>
        <w:rPr>
          <w:rStyle w:val="CommentTok"/>
        </w:rPr>
        <w:t xml:space="preserve">#&gt;   degree refitting formula loocv_rmse</w:t>
      </w:r>
      <w:r>
        <w:br/>
      </w:r>
      <w:r>
        <w:rPr>
          <w:rStyle w:val="CommentTok"/>
        </w:rPr>
        <w:t xml:space="preserve">#&gt;    &lt;int&gt;     &lt;dbl&gt;   &lt;dbl&gt;      &lt;dbl&gt;</w:t>
      </w:r>
      <w:r>
        <w:br/>
      </w:r>
      <w:r>
        <w:rPr>
          <w:rStyle w:val="CommentTok"/>
        </w:rPr>
        <w:t xml:space="preserve">#&gt; 1      1     10.3    10.3        3.20</w:t>
      </w:r>
      <w:r>
        <w:br/>
      </w:r>
      <w:r>
        <w:rPr>
          <w:rStyle w:val="CommentTok"/>
        </w:rPr>
        <w:t xml:space="preserve">#&gt; 2      2      7.79    7.79       2.79</w:t>
      </w:r>
      <w:r>
        <w:br/>
      </w:r>
      <w:r>
        <w:rPr>
          <w:rStyle w:val="CommentTok"/>
        </w:rPr>
        <w:t xml:space="preserve">#&gt; 3      3      8.34    8.34       2.89</w:t>
      </w:r>
      <w:r>
        <w:br/>
      </w:r>
      <w:r>
        <w:rPr>
          <w:rStyle w:val="CommentTok"/>
        </w:rPr>
        <w:t xml:space="preserve">#&gt; 4      4      8.71    8.71       2.95</w:t>
      </w:r>
    </w:p>
    <w:p>
      <w:pPr>
        <w:pStyle w:val="SourceCode"/>
      </w:pPr>
      <w:del w:id="5444" w:author="PR Preview" w:date="2026-01-01T00:00:00Z">
        <w:r>
          <w:rPr>
            <w:rStyle w:val="NormalTok"/>
          </w:rPr>
          <w:delText xml:space="preserve">loocv_max_diff </w:delText>
        </w:r>
      </w:del>
      <w:del w:id="5445" w:author="PR Preview" w:date="2026-01-01T00:00:00Z">
        <w:r>
          <w:rPr>
            <w:rStyle w:val="OtherTok"/>
          </w:rPr>
          <w:delText xml:space="preserve">&lt;-</w:delText>
        </w:r>
      </w:del>
      <w:del w:id="5446" w:author="PR Preview" w:date="2026-01-01T00:00:00Z">
        <w:r>
          <w:rPr>
            <w:rStyle w:val="NormalTok"/>
          </w:rPr>
          <w:delText xml:space="preserve"> </w:delText>
        </w:r>
      </w:del>
      <w:del w:id="5447" w:author="PR Preview" w:date="2026-01-01T00:00:00Z">
        <w:r>
          <w:rPr>
            <w:rStyle w:val="FunctionTok"/>
          </w:rPr>
          <w:delText xml:space="preserve">max</w:delText>
        </w:r>
      </w:del>
      <w:del w:id="5448" w:author="PR Preview" w:date="2026-01-01T00:00:00Z">
        <w:r>
          <w:rPr>
            <w:rStyle w:val="NormalTok"/>
          </w:rPr>
          <w:delText xml:space="preserve">(</w:delText>
        </w:r>
      </w:del>
      <w:del w:id="5449" w:author="PR Preview" w:date="2026-01-01T00:00:00Z">
        <w:r>
          <w:rPr>
            <w:rStyle w:val="FunctionTok"/>
          </w:rPr>
          <w:delText xml:space="preserve">abs</w:delText>
        </w:r>
      </w:del>
      <w:del w:id="5450" w:author="PR Preview" w:date="2026-01-01T00:00:00Z">
        <w:r>
          <w:rPr>
            <w:rStyle w:val="NormalTok"/>
          </w:rPr>
          <w:delText xml:space="preserve">(mtcars_loocv</w:delText>
        </w:r>
      </w:del>
      <w:del w:id="5451" w:author="PR Preview" w:date="2026-01-01T00:00:00Z">
        <w:r>
          <w:rPr>
            <w:rStyle w:val="SpecialCharTok"/>
          </w:rPr>
          <w:delText xml:space="preserve">$</w:delText>
        </w:r>
      </w:del>
      <w:del w:id="5452" w:author="PR Preview" w:date="2026-01-01T00:00:00Z">
        <w:r>
          <w:rPr>
            <w:rStyle w:val="NormalTok"/>
          </w:rPr>
          <w:delText xml:space="preserve">refitting </w:delText>
        </w:r>
      </w:del>
      <w:del w:id="5453" w:author="PR Preview" w:date="2026-01-01T00:00:00Z">
        <w:r>
          <w:rPr>
            <w:rStyle w:val="SpecialCharTok"/>
          </w:rPr>
          <w:delText xml:space="preserve">-</w:delText>
        </w:r>
      </w:del>
      <w:del w:id="5454" w:author="PR Preview" w:date="2026-01-01T00:00:00Z">
        <w:r>
          <w:rPr>
            <w:rStyle w:val="NormalTok"/>
          </w:rPr>
          <w:delText xml:space="preserve"> mtcars_loocv</w:delText>
        </w:r>
      </w:del>
      <w:del w:id="5455" w:author="PR Preview" w:date="2026-01-01T00:00:00Z">
        <w:r>
          <w:rPr>
            <w:rStyle w:val="SpecialCharTok"/>
          </w:rPr>
          <w:delText xml:space="preserve">$</w:delText>
        </w:r>
      </w:del>
      <w:del w:id="5456" w:author="PR Preview" w:date="2026-01-01T00:00:00Z">
        <w:r>
          <w:rPr>
            <w:rStyle w:val="NormalTok"/>
          </w:rPr>
          <w:delText xml:space="preserve">formula))</w:delText>
        </w:r>
      </w:del>
      <w:del w:id="5457" w:author="PR Preview" w:date="2026-01-01T00:00:00Z">
        <w:r>
          <w:br/>
        </w:r>
      </w:del>
      <w:del w:id="5458" w:author="PR Preview" w:date="2026-01-01T00:00:00Z">
        <w:r>
          <w:rPr>
            <w:rStyle w:val="NormalTok"/>
          </w:rPr>
          <w:delText xml:space="preserve">mtcars_best_loocv </w:delText>
        </w:r>
      </w:del>
      <w:del w:id="5459" w:author="PR Preview" w:date="2026-01-01T00:00:00Z">
        <w:r>
          <w:rPr>
            <w:rStyle w:val="OtherTok"/>
          </w:rPr>
          <w:delText xml:space="preserve">&lt;-</w:delText>
        </w:r>
      </w:del>
      <w:del w:id="5460" w:author="PR Preview" w:date="2026-01-01T00:00:00Z">
        <w:r>
          <w:br/>
        </w:r>
      </w:del>
      <w:del w:id="5461" w:author="PR Preview" w:date="2026-01-01T00:00:00Z">
        <w:r>
          <w:rPr>
            <w:rStyle w:val="NormalTok"/>
          </w:rPr>
          <w:delText xml:space="preserve">  mtcars_loocv</w:delText>
        </w:r>
      </w:del>
      <w:del w:id="5462" w:author="PR Preview" w:date="2026-01-01T00:00:00Z">
        <w:r>
          <w:rPr>
            <w:rStyle w:val="SpecialCharTok"/>
          </w:rPr>
          <w:delText xml:space="preserve">$</w:delText>
        </w:r>
      </w:del>
      <w:del w:id="5463" w:author="PR Preview" w:date="2026-01-01T00:00:00Z">
        <w:r>
          <w:rPr>
            <w:rStyle w:val="NormalTok"/>
          </w:rPr>
          <w:delText xml:space="preserve">degree[</w:delText>
        </w:r>
      </w:del>
      <w:del w:id="5464" w:author="PR Preview" w:date="2026-01-01T00:00:00Z">
        <w:r>
          <w:rPr>
            <w:rStyle w:val="FunctionTok"/>
          </w:rPr>
          <w:delText xml:space="preserve">which.min</w:delText>
        </w:r>
      </w:del>
      <w:del w:id="5465" w:author="PR Preview" w:date="2026-01-01T00:00:00Z">
        <w:r>
          <w:rPr>
            <w:rStyle w:val="NormalTok"/>
          </w:rPr>
          <w:delText xml:space="preserve">(mtcars_loocv</w:delText>
        </w:r>
      </w:del>
      <w:del w:id="5466" w:author="PR Preview" w:date="2026-01-01T00:00:00Z">
        <w:r>
          <w:rPr>
            <w:rStyle w:val="SpecialCharTok"/>
          </w:rPr>
          <w:delText xml:space="preserve">$</w:delText>
        </w:r>
      </w:del>
      <w:del w:id="5467" w:author="PR Preview" w:date="2026-01-01T00:00:00Z">
        <w:r>
          <w:rPr>
            <w:rStyle w:val="NormalTok"/>
          </w:rPr>
          <w:delText xml:space="preserve">formula)]</w:delText>
        </w:r>
      </w:del>
      <w:del w:id="5468" w:author="PR Preview" w:date="2026-01-01T00:00:00Z">
        <w:r>
          <w:br/>
        </w:r>
      </w:del>
      <w:del w:id="5469" w:author="PR Preview" w:date="2026-01-01T00:00:00Z">
        <w:r>
          <w:rPr>
            <w:rStyle w:val="FunctionTok"/>
          </w:rPr>
          <w:delText xml:space="preserve">c</w:delText>
        </w:r>
      </w:del>
      <w:del w:id="5470" w:author="PR Preview" w:date="2026-01-01T00:00:00Z">
        <w:r>
          <w:rPr>
            <w:rStyle w:val="NormalTok"/>
          </w:rPr>
          <w:delText xml:space="preserve">(</w:delText>
        </w:r>
      </w:del>
      <w:del w:id="5471" w:author="PR Preview" w:date="2026-01-01T00:00:00Z">
        <w:r>
          <w:rPr>
            <w:rStyle w:val="AttributeTok"/>
          </w:rPr>
          <w:delText xml:space="preserve">max_difference =</w:delText>
        </w:r>
      </w:del>
      <w:del w:id="5472" w:author="PR Preview" w:date="2026-01-01T00:00:00Z">
        <w:r>
          <w:rPr>
            <w:rStyle w:val="NormalTok"/>
          </w:rPr>
          <w:delText xml:space="preserve"> loocv_max_diff, </w:delText>
        </w:r>
      </w:del>
      <w:del w:id="5473" w:author="PR Preview" w:date="2026-01-01T00:00:00Z">
        <w:r>
          <w:rPr>
            <w:rStyle w:val="AttributeTok"/>
          </w:rPr>
          <w:delText xml:space="preserve">best_degree =</w:delText>
        </w:r>
      </w:del>
      <w:del w:id="5474" w:author="PR Preview" w:date="2026-01-01T00:00:00Z">
        <w:r>
          <w:rPr>
            <w:rStyle w:val="NormalTok"/>
          </w:rPr>
          <w:delText xml:space="preserve"> mtcars_best_loocv)</w:delText>
        </w:r>
      </w:del>
      <w:del w:id="5475" w:author="PR Preview" w:date="2026-01-01T00:00:00Z">
        <w:r>
          <w:br/>
        </w:r>
      </w:del>
      <w:del w:id="5476" w:author="PR Preview" w:date="2026-01-01T00:00:00Z">
        <w:r>
          <w:rPr>
            <w:rStyle w:val="CommentTok"/>
          </w:rPr>
          <w:delText xml:space="preserve">#&gt; max_difference    best_degree </w:delText>
        </w:r>
      </w:del>
      <w:del w:id="5477" w:author="PR Preview" w:date="2026-01-01T00:00:00Z">
        <w:r>
          <w:br/>
        </w:r>
      </w:del>
      <w:del w:id="5478" w:author="PR Preview" w:date="2026-01-01T00:00:00Z">
        <w:r>
          <w:rPr>
            <w:rStyle w:val="CommentTok"/>
          </w:rPr>
          <w:delText xml:space="preserve">#&gt;    8.88178e-15    2.00000e+00</w:delText>
        </w:r>
      </w:del>
    </w:p>
    <w:p>
      <w:pPr>
        <w:pStyle w:val="FirstParagraph"/>
      </w:pPr>
      <w:del w:id="5479" w:author="PR Preview" w:date="2026-01-01T00:00:00Z">
        <w:r>
          <w:delText xml:space="preserve">The two columns differ by at most 8.9e-15,</w:delText>
        </w:r>
      </w:del>
      <w:del w:id="5480" w:author="PR Preview" w:date="2026-01-01T00:00:00Z">
        <w:r>
          <w:delText xml:space="preserve"> </w:delText>
        </w:r>
      </w:del>
      <w:del w:id="5481" w:author="PR Preview" w:date="2026-01-01T00:00:00Z">
        <w:r>
          <w:delText xml:space="preserve">which is rounding error.</w:delText>
        </w:r>
      </w:del>
      <w:del w:id="5482" w:author="PR Preview" w:date="2026-01-01T00:00:00Z">
        <w:r>
          <w:delText xml:space="preserve"> </w:delText>
        </w:r>
      </w:del>
      <w:del w:id="5483" w:author="PR Preview" w:date="2026-01-01T00:00:00Z">
        <w:r>
          <w:delText xml:space="preserve">The single-fit formula needs one fit per model instead of 32.</w:delText>
        </w:r>
      </w:del>
      <w:del w:id="5484" w:author="PR Preview" w:date="2026-01-01T00:00:00Z">
        <w:r>
          <w:delText xml:space="preserve"> </w:delText>
        </w:r>
      </w:del>
      <w:del w:id="5485" w:author="PR Preview" w:date="2026-01-01T00:00:00Z">
        <w:r>
          <w:delText xml:space="preserve">LOOCV picks degree 2,</w:delText>
        </w:r>
      </w:del>
      <w:del w:id="5486" w:author="PR Preview" w:date="2026-01-01T00:00:00Z">
        <w:r>
          <w:delText xml:space="preserve"> </w:delText>
        </w:r>
      </w:del>
      <w:del w:id="5487" w:author="PR Preview" w:date="2026-01-01T00:00:00Z">
        <w:r>
          <w:delText xml:space="preserve">and because LOOCV is not random (</w:delText>
        </w:r>
      </w:del>
      <w:hyperlink w:anchor="lem-loocv-not-random">
        <w:del w:id="5488" w:author="PR Preview" w:date="2026-01-01T00:00:00Z">
          <w:r>
            <w:rPr>
              <w:rStyle w:val="Hyperlink"/>
            </w:rPr>
            <w:delText xml:space="preserve">Lemma 1</w:delText>
          </w:r>
        </w:del>
      </w:hyperlink>
      <w:del w:id="5489" w:author="PR Preview" w:date="2026-01-01T00:00:00Z">
        <w:r>
          <w:delText xml:space="preserve">),</w:delText>
        </w:r>
      </w:del>
      <w:del w:id="5490" w:author="PR Preview" w:date="2026-01-01T00:00:00Z">
        <w:r>
          <w:delText xml:space="preserve"> </w:delText>
        </w:r>
      </w:del>
      <w:del w:id="5491" w:author="PR Preview" w:date="2026-01-01T00:00:00Z">
        <w:r>
          <w:delText xml:space="preserve">rerunning it always gives the same choice.</w:delText>
        </w:r>
      </w:del>
    </w:p>
    <w:p>
      <w:pPr>
        <w:pStyle w:val="BodyText"/>
      </w:pPr>
      <w:del w:id="5492" w:author="PR Preview" w:date="2026-01-01T00:00:00Z">
        <w:r>
          <w:rPr>
            <w:i/>
            <w:iCs/>
          </w:rPr>
          <w:delText xml:space="preserve">Remark 30</w:delText>
        </w:r>
      </w:del>
      <w:del w:id="5493" w:author="PR Preview" w:date="2026-01-01T00:00:00Z">
        <w:r>
          <w:delText xml:space="preserve"> (When to use leave-one-out cross-validation). </w:delText>
        </w:r>
      </w:del>
      <w:del w:id="5494" w:author="PR Preview" w:date="2026-01-01T00:00:00Z">
        <w:r>
          <w:delText xml:space="preserve">LOOCV is the</w:delText>
        </w:r>
      </w:del>
      <w:del w:id="5495" w:author="PR Preview" w:date="2026-01-01T00:00:00Z">
        <w:r>
          <w:delText xml:space="preserve"> </w:delText>
        </w:r>
      </w:del>
      <m:oMath>
        <m:r>
          <m:t>k</m:t>
        </m:r>
        <m:r>
          <m:rPr>
            <m:sty m:val="p"/>
          </m:rPr>
          <m:t>=</m:t>
        </m:r>
        <m:r>
          <m:t>n</m:t>
        </m:r>
      </m:oMath>
      <w:del w:id="5496" w:author="PR Preview" w:date="2026-01-01T00:00:00Z">
        <w:r>
          <w:delText xml:space="preserve"> </w:delText>
        </w:r>
      </w:del>
      <w:del w:id="5497" w:author="PR Preview" w:date="2026-01-01T00:00:00Z">
        <w:r>
          <w:delText xml:space="preserve">end of</w:delText>
        </w:r>
      </w:del>
      <w:del w:id="5498" w:author="PR Preview" w:date="2026-01-01T00:00:00Z">
        <w:r>
          <w:delText xml:space="preserve"> </w:delText>
        </w:r>
      </w:del>
      <w:hyperlink w:anchor="rem-choosing-k">
        <w:del w:id="5499" w:author="PR Preview" w:date="2026-01-01T00:00:00Z">
          <w:r>
            <w:rPr>
              <w:rStyle w:val="Hyperlink"/>
            </w:rPr>
            <w:delText xml:space="preserve">Remark 24</w:delText>
          </w:r>
        </w:del>
      </w:hyperlink>
      <w:del w:id="5500" w:author="PR Preview" w:date="2026-01-01T00:00:00Z">
        <w:r>
          <w:delText xml:space="preserve">.</w:delText>
        </w:r>
      </w:del>
      <w:del w:id="5501" w:author="PR Preview" w:date="2026-01-01T00:00:00Z">
        <w:r>
          <w:delText xml:space="preserve"> </w:delText>
        </w:r>
      </w:del>
      <w:del w:id="5502" w:author="PR Preview" w:date="2026-01-01T00:00:00Z">
        <w:r>
          <w:delText xml:space="preserve">By</w:delText>
        </w:r>
      </w:del>
      <w:del w:id="5503" w:author="PR Preview" w:date="2026-01-01T00:00:00Z">
        <w:r>
          <w:delText xml:space="preserve"> </w:delText>
        </w:r>
      </w:del>
      <w:hyperlink w:anchor="rem-cv-estimate">
        <w:del w:id="5504" w:author="PR Preview" w:date="2026-01-01T00:00:00Z">
          <w:r>
            <w:rPr>
              <w:rStyle w:val="Hyperlink"/>
            </w:rPr>
            <w:delText xml:space="preserve">Remark 23</w:delText>
          </w:r>
        </w:del>
      </w:hyperlink>
      <w:del w:id="5505" w:author="PR Preview" w:date="2026-01-01T00:00:00Z">
        <w:r>
          <w:delText xml:space="preserve">,</w:delText>
        </w:r>
      </w:del>
      <w:del w:id="5506" w:author="PR Preview" w:date="2026-01-01T00:00:00Z">
        <w:r>
          <w:delText xml:space="preserve"> </w:delText>
        </w:r>
      </w:del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del w:id="5507" w:author="PR Preview" w:date="2026-01-01T00:00:00Z">
        <w:r>
          <w:delText xml:space="preserve"> </w:delText>
        </w:r>
      </w:del>
      <w:del w:id="5508" w:author="PR Preview" w:date="2026-01-01T00:00:00Z">
        <w:r>
          <w:delText xml:space="preserve">estimates</w:delText>
        </w:r>
      </w:del>
      <w:del w:id="5509" w:author="PR Preview" w:date="2026-01-01T00:00:00Z">
        <w:r>
          <w:delText xml:space="preserve"> </w:delText>
        </w:r>
      </w:del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del w:id="5510" w:author="PR Preview" w:date="2026-01-01T00:00:00Z">
        <w:r>
          <w:delText xml:space="preserve"> </w:delText>
        </w:r>
      </w:del>
      <w:del w:id="5511" w:author="PR Preview" w:date="2026-01-01T00:00:00Z">
        <w:r>
          <w:delText xml:space="preserve">for the fitting procedure</w:delText>
        </w:r>
      </w:del>
      <w:del w:id="5512" w:author="PR Preview" w:date="2026-01-01T00:00:00Z">
        <w:r>
          <w:delText xml:space="preserve"> </w:delText>
        </w:r>
      </w:del>
      <m:oMath>
        <m:r>
          <m:t>g</m:t>
        </m:r>
      </m:oMath>
      <w:del w:id="5513" w:author="PR Preview" w:date="2026-01-01T00:00:00Z">
        <w:r>
          <w:delText xml:space="preserve">:</w:delText>
        </w:r>
      </w:del>
      <w:del w:id="5514" w:author="PR Preview" w:date="2026-01-01T00:00:00Z">
        <w:r>
          <w:delText xml:space="preserve"> </w:delText>
        </w:r>
      </w:del>
      <w:del w:id="5515" w:author="PR Preview" w:date="2026-01-01T00:00:00Z">
        <w:r>
          <w:delText xml:space="preserve">each rule is fitted to</w:delText>
        </w:r>
      </w:del>
      <w:del w:id="5516" w:author="PR Preview" w:date="2026-01-01T00:00:00Z">
        <w:r>
          <w:delText xml:space="preserve"> </w:delText>
        </w:r>
      </w:del>
      <m:oMath>
        <m:r>
          <m:t>n</m:t>
        </m:r>
        <m:r>
          <m:rPr>
            <m:sty m:val="p"/>
          </m:rPr>
          <m:t>−</m:t>
        </m:r>
        <m:r>
          <m:t>1</m:t>
        </m:r>
      </m:oMath>
      <w:del w:id="5517" w:author="PR Preview" w:date="2026-01-01T00:00:00Z">
        <w:r>
          <w:delText xml:space="preserve"> </w:delText>
        </w:r>
      </w:del>
      <w:del w:id="5518" w:author="PR Preview" w:date="2026-01-01T00:00:00Z">
        <w:r>
          <w:delText xml:space="preserve">observations,</w:delText>
        </w:r>
      </w:del>
      <w:del w:id="5519" w:author="PR Preview" w:date="2026-01-01T00:00:00Z">
        <w:r>
          <w:delText xml:space="preserve"> </w:delText>
        </w:r>
      </w:del>
      <w:del w:id="5520" w:author="PR Preview" w:date="2026-01-01T00:00:00Z">
        <w:r>
          <w:delText xml:space="preserve">so the bias of</w:delText>
        </w:r>
      </w:del>
      <w:del w:id="5521" w:author="PR Preview" w:date="2026-01-01T00:00:00Z">
        <w:r>
          <w:delText xml:space="preserve"> </w:delText>
        </w:r>
      </w:del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del w:id="5522" w:author="PR Preview" w:date="2026-01-01T00:00:00Z">
        <w:r>
          <w:delText xml:space="preserve"> </w:delText>
        </w:r>
      </w:del>
      <w:del w:id="5523" w:author="PR Preview" w:date="2026-01-01T00:00:00Z">
        <w:r>
          <w:delText xml:space="preserve">as an estimate of</w:delText>
        </w:r>
      </w:del>
      <w:del w:id="5524" w:author="PR Preview" w:date="2026-01-01T00:00:00Z">
        <w:r>
          <w:delText xml:space="preserve"> </w:delText>
        </w:r>
      </w:del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del w:id="5525" w:author="PR Preview" w:date="2026-01-01T00:00:00Z">
        <w:r>
          <w:delText xml:space="preserve"> </w:delText>
        </w:r>
      </w:del>
      <w:del w:id="5526" w:author="PR Preview" w:date="2026-01-01T00:00:00Z">
        <w:r>
          <w:delText xml:space="preserve">is the smallest of any</w:delText>
        </w:r>
      </w:del>
      <w:del w:id="5527" w:author="PR Preview" w:date="2026-01-01T00:00:00Z">
        <w:r>
          <w:delText xml:space="preserve"> </w:delText>
        </w:r>
      </w:del>
      <m:oMath>
        <m:r>
          <m:t>k</m:t>
        </m:r>
      </m:oMath>
      <w:del w:id="5528" w:author="PR Preview" w:date="2026-01-01T00:00:00Z">
        <w:r>
          <w:delText xml:space="preserve">.</w:delText>
        </w:r>
      </w:del>
      <w:del w:id="5529" w:author="PR Preview" w:date="2026-01-01T00:00:00Z">
        <w:r>
          <w:delText xml:space="preserve"> </w:delText>
        </w:r>
      </w:del>
      <w:del w:id="5530" w:author="PR Preview" w:date="2026-01-01T00:00:00Z">
        <w:r>
          <w:delText xml:space="preserve">But the</w:delText>
        </w:r>
      </w:del>
      <w:del w:id="5531" w:author="PR Preview" w:date="2026-01-01T00:00:00Z">
        <w:r>
          <w:delText xml:space="preserve"> </w:delText>
        </w:r>
      </w:del>
      <m:oMath>
        <m:r>
          <m:t>n</m:t>
        </m:r>
      </m:oMath>
      <w:del w:id="5532" w:author="PR Preview" w:date="2026-01-01T00:00:00Z">
        <w:r>
          <w:delText xml:space="preserve"> </w:delText>
        </w:r>
      </w:del>
      <w:del w:id="5533" w:author="PR Preview" w:date="2026-01-01T00:00:00Z">
        <w:r>
          <w:delText xml:space="preserve">training sets are nearly identical,</w:delText>
        </w:r>
      </w:del>
      <w:del w:id="5534" w:author="PR Preview" w:date="2026-01-01T00:00:00Z">
        <w:r>
          <w:delText xml:space="preserve"> </w:delText>
        </w:r>
      </w:del>
      <w:del w:id="5535" w:author="PR Preview" w:date="2026-01-01T00:00:00Z">
        <w:r>
          <w:delText xml:space="preserve">so the variance of</w:delText>
        </w:r>
      </w:del>
      <w:del w:id="5536" w:author="PR Preview" w:date="2026-01-01T00:00:00Z">
        <w:r>
          <w:delText xml:space="preserve"> </w:delText>
        </w:r>
      </w:del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del w:id="5537" w:author="PR Preview" w:date="2026-01-01T00:00:00Z">
        <w:r>
          <w:delText xml:space="preserve"> </w:delText>
        </w:r>
      </w:del>
      <w:del w:id="5538" w:author="PR Preview" w:date="2026-01-01T00:00:00Z">
        <w:r>
          <w:delText xml:space="preserve">can be larger than that of 5- or 10-fold cross-validation</w:delText>
        </w:r>
      </w:del>
      <w:del w:id="5539" w:author="PR Preview" w:date="2026-01-01T00:00:00Z">
        <w:r>
          <w:delText xml:space="preserve"> </w:delText>
        </w:r>
      </w:del>
      <w:del w:id="5540" w:author="PR Preview" w:date="2026-01-01T00:00:00Z">
        <w:r>
          <w:delText xml:space="preserve">(James et al. 2021, sec. 5.1.4)</w:delText>
        </w:r>
      </w:del>
      <w:del w:id="5541" w:author="PR Preview" w:date="2026-01-01T00:00:00Z">
        <w:r>
          <w:delText xml:space="preserve">.</w:delText>
        </w:r>
      </w:del>
      <w:del w:id="5542" w:author="PR Preview" w:date="2026-01-01T00:00:00Z">
        <w:r>
          <w:delText xml:space="preserve"> </w:delText>
        </w:r>
      </w:del>
      <w:del w:id="5543" w:author="PR Preview" w:date="2026-01-01T00:00:00Z">
        <w:r>
          <w:delText xml:space="preserve">For least squares fits,</w:delText>
        </w:r>
      </w:del>
      <w:del w:id="5544" w:author="PR Preview" w:date="2026-01-01T00:00:00Z">
        <w:r>
          <w:delText xml:space="preserve"> </w:delText>
        </w:r>
      </w:del>
      <w:hyperlink w:anchor="thm-loocv-shortcut">
        <w:del w:id="5545" w:author="PR Preview" w:date="2026-01-01T00:00:00Z">
          <w:r>
            <w:rPr>
              <w:rStyle w:val="Hyperlink"/>
            </w:rPr>
            <w:delText xml:space="preserve">Theorem 5</w:delText>
          </w:r>
        </w:del>
      </w:hyperlink>
      <w:del w:id="5546" w:author="PR Preview" w:date="2026-01-01T00:00:00Z">
        <w:r>
          <w:delText xml:space="preserve"> </w:delText>
        </w:r>
      </w:del>
      <w:del w:id="5547" w:author="PR Preview" w:date="2026-01-01T00:00:00Z">
        <w:r>
          <w:delText xml:space="preserve">computes LOOCV from a single fit;</w:delText>
        </w:r>
      </w:del>
      <w:del w:id="5548" w:author="PR Preview" w:date="2026-01-01T00:00:00Z">
        <w:r>
          <w:delText xml:space="preserve"> </w:delText>
        </w:r>
      </w:del>
      <w:del w:id="5549" w:author="PR Preview" w:date="2026-01-01T00:00:00Z">
        <w:r>
          <w:delText xml:space="preserve">for most other fitting methods,</w:delText>
        </w:r>
      </w:del>
      <w:del w:id="5550" w:author="PR Preview" w:date="2026-01-01T00:00:00Z">
        <w:r>
          <w:delText xml:space="preserve"> </w:delText>
        </w:r>
      </w:del>
      <w:del w:id="5551" w:author="PR Preview" w:date="2026-01-01T00:00:00Z">
        <w:r>
          <w:delText xml:space="preserve">LOOCV requires</w:delText>
        </w:r>
      </w:del>
      <w:del w:id="5552" w:author="PR Preview" w:date="2026-01-01T00:00:00Z">
        <w:r>
          <w:delText xml:space="preserve"> </w:delText>
        </w:r>
      </w:del>
      <m:oMath>
        <m:r>
          <m:t>n</m:t>
        </m:r>
      </m:oMath>
      <w:del w:id="5553" w:author="PR Preview" w:date="2026-01-01T00:00:00Z">
        <w:r>
          <w:delText xml:space="preserve"> </w:delText>
        </w:r>
      </w:del>
      <w:del w:id="5554" w:author="PR Preview" w:date="2026-01-01T00:00:00Z">
        <w:r>
          <w:delText xml:space="preserve">fits.</w:delText>
        </w:r>
      </w:del>
    </w:p>
    <w:p>
      <w:pPr>
        <w:pStyle w:val="SourceCode"/>
      </w:pPr>
      <w:ins w:id="5555" w:author="PR Preview" w:date="2026-01-01T00:00:00Z">
        <w:r>
          <w:rPr>
            <w:rStyle w:val="NormalTok"/>
          </w:rPr>
          <w:t xml:space="preserve">loocv_max_diff </w:t>
        </w:r>
      </w:ins>
      <w:ins w:id="5556" w:author="PR Preview" w:date="2026-01-01T00:00:00Z">
        <w:r>
          <w:rPr>
            <w:rStyle w:val="OtherTok"/>
          </w:rPr>
          <w:t xml:space="preserve">&lt;-</w:t>
        </w:r>
      </w:ins>
      <w:ins w:id="5557" w:author="PR Preview" w:date="2026-01-01T00:00:00Z">
        <w:r>
          <w:rPr>
            <w:rStyle w:val="NormalTok"/>
          </w:rPr>
          <w:t xml:space="preserve"> </w:t>
        </w:r>
      </w:ins>
      <w:ins w:id="5558" w:author="PR Preview" w:date="2026-01-01T00:00:00Z">
        <w:r>
          <w:rPr>
            <w:rStyle w:val="FunctionTok"/>
          </w:rPr>
          <w:t xml:space="preserve">max</w:t>
        </w:r>
      </w:ins>
      <w:ins w:id="5559" w:author="PR Preview" w:date="2026-01-01T00:00:00Z">
        <w:r>
          <w:rPr>
            <w:rStyle w:val="NormalTok"/>
          </w:rPr>
          <w:t xml:space="preserve">(</w:t>
        </w:r>
      </w:ins>
      <w:ins w:id="5560" w:author="PR Preview" w:date="2026-01-01T00:00:00Z">
        <w:r>
          <w:rPr>
            <w:rStyle w:val="FunctionTok"/>
          </w:rPr>
          <w:t xml:space="preserve">abs</w:t>
        </w:r>
      </w:ins>
      <w:ins w:id="5561" w:author="PR Preview" w:date="2026-01-01T00:00:00Z">
        <w:r>
          <w:rPr>
            <w:rStyle w:val="NormalTok"/>
          </w:rPr>
          <w:t xml:space="preserve">(mtcars_loocv</w:t>
        </w:r>
      </w:ins>
      <w:ins w:id="5562" w:author="PR Preview" w:date="2026-01-01T00:00:00Z">
        <w:r>
          <w:rPr>
            <w:rStyle w:val="SpecialCharTok"/>
          </w:rPr>
          <w:t xml:space="preserve">$</w:t>
        </w:r>
      </w:ins>
      <w:ins w:id="5563" w:author="PR Preview" w:date="2026-01-01T00:00:00Z">
        <w:r>
          <w:rPr>
            <w:rStyle w:val="NormalTok"/>
          </w:rPr>
          <w:t xml:space="preserve">refitting </w:t>
        </w:r>
      </w:ins>
      <w:ins w:id="5564" w:author="PR Preview" w:date="2026-01-01T00:00:00Z">
        <w:r>
          <w:rPr>
            <w:rStyle w:val="SpecialCharTok"/>
          </w:rPr>
          <w:t xml:space="preserve">-</w:t>
        </w:r>
      </w:ins>
      <w:ins w:id="5565" w:author="PR Preview" w:date="2026-01-01T00:00:00Z">
        <w:r>
          <w:rPr>
            <w:rStyle w:val="NormalTok"/>
          </w:rPr>
          <w:t xml:space="preserve"> mtcars_loocv</w:t>
        </w:r>
      </w:ins>
      <w:ins w:id="5566" w:author="PR Preview" w:date="2026-01-01T00:00:00Z">
        <w:r>
          <w:rPr>
            <w:rStyle w:val="SpecialCharTok"/>
          </w:rPr>
          <w:t xml:space="preserve">$</w:t>
        </w:r>
      </w:ins>
      <w:ins w:id="5567" w:author="PR Preview" w:date="2026-01-01T00:00:00Z">
        <w:r>
          <w:rPr>
            <w:rStyle w:val="NormalTok"/>
          </w:rPr>
          <w:t xml:space="preserve">formula))</w:t>
        </w:r>
      </w:ins>
      <w:ins w:id="5568" w:author="PR Preview" w:date="2026-01-01T00:00:00Z">
        <w:r>
          <w:br/>
        </w:r>
      </w:ins>
      <w:ins w:id="5569" w:author="PR Preview" w:date="2026-01-01T00:00:00Z">
        <w:r>
          <w:rPr>
            <w:rStyle w:val="NormalTok"/>
          </w:rPr>
          <w:t xml:space="preserve">mtcars_best_loocv </w:t>
        </w:r>
      </w:ins>
      <w:ins w:id="5570" w:author="PR Preview" w:date="2026-01-01T00:00:00Z">
        <w:r>
          <w:rPr>
            <w:rStyle w:val="OtherTok"/>
          </w:rPr>
          <w:t xml:space="preserve">&lt;-</w:t>
        </w:r>
      </w:ins>
      <w:ins w:id="5571" w:author="PR Preview" w:date="2026-01-01T00:00:00Z">
        <w:r>
          <w:br/>
        </w:r>
      </w:ins>
      <w:ins w:id="5572" w:author="PR Preview" w:date="2026-01-01T00:00:00Z">
        <w:r>
          <w:rPr>
            <w:rStyle w:val="NormalTok"/>
          </w:rPr>
          <w:t xml:space="preserve">  mtcars_loocv</w:t>
        </w:r>
      </w:ins>
      <w:ins w:id="5573" w:author="PR Preview" w:date="2026-01-01T00:00:00Z">
        <w:r>
          <w:rPr>
            <w:rStyle w:val="SpecialCharTok"/>
          </w:rPr>
          <w:t xml:space="preserve">$</w:t>
        </w:r>
      </w:ins>
      <w:ins w:id="5574" w:author="PR Preview" w:date="2026-01-01T00:00:00Z">
        <w:r>
          <w:rPr>
            <w:rStyle w:val="NormalTok"/>
          </w:rPr>
          <w:t xml:space="preserve">degree[</w:t>
        </w:r>
      </w:ins>
      <w:ins w:id="5575" w:author="PR Preview" w:date="2026-01-01T00:00:00Z">
        <w:r>
          <w:rPr>
            <w:rStyle w:val="FunctionTok"/>
          </w:rPr>
          <w:t xml:space="preserve">which.min</w:t>
        </w:r>
      </w:ins>
      <w:ins w:id="5576" w:author="PR Preview" w:date="2026-01-01T00:00:00Z">
        <w:r>
          <w:rPr>
            <w:rStyle w:val="NormalTok"/>
          </w:rPr>
          <w:t xml:space="preserve">(mtcars_loocv</w:t>
        </w:r>
      </w:ins>
      <w:ins w:id="5577" w:author="PR Preview" w:date="2026-01-01T00:00:00Z">
        <w:r>
          <w:rPr>
            <w:rStyle w:val="SpecialCharTok"/>
          </w:rPr>
          <w:t xml:space="preserve">$</w:t>
        </w:r>
      </w:ins>
      <w:ins w:id="5578" w:author="PR Preview" w:date="2026-01-01T00:00:00Z">
        <w:r>
          <w:rPr>
            <w:rStyle w:val="NormalTok"/>
          </w:rPr>
          <w:t xml:space="preserve">formula)]</w:t>
        </w:r>
      </w:ins>
      <w:ins w:id="5579" w:author="PR Preview" w:date="2026-01-01T00:00:00Z">
        <w:r>
          <w:br/>
        </w:r>
      </w:ins>
      <w:ins w:id="5580" w:author="PR Preview" w:date="2026-01-01T00:00:00Z">
        <w:r>
          <w:rPr>
            <w:rStyle w:val="FunctionTok"/>
          </w:rPr>
          <w:t xml:space="preserve">c</w:t>
        </w:r>
      </w:ins>
      <w:ins w:id="5581" w:author="PR Preview" w:date="2026-01-01T00:00:00Z">
        <w:r>
          <w:rPr>
            <w:rStyle w:val="NormalTok"/>
          </w:rPr>
          <w:t xml:space="preserve">(</w:t>
        </w:r>
      </w:ins>
      <w:ins w:id="5582" w:author="PR Preview" w:date="2026-01-01T00:00:00Z">
        <w:r>
          <w:rPr>
            <w:rStyle w:val="AttributeTok"/>
          </w:rPr>
          <w:t xml:space="preserve">max_difference =</w:t>
        </w:r>
      </w:ins>
      <w:ins w:id="5583" w:author="PR Preview" w:date="2026-01-01T00:00:00Z">
        <w:r>
          <w:rPr>
            <w:rStyle w:val="NormalTok"/>
          </w:rPr>
          <w:t xml:space="preserve"> loocv_max_diff, </w:t>
        </w:r>
      </w:ins>
      <w:ins w:id="5584" w:author="PR Preview" w:date="2026-01-01T00:00:00Z">
        <w:r>
          <w:rPr>
            <w:rStyle w:val="AttributeTok"/>
          </w:rPr>
          <w:t xml:space="preserve">best_degree =</w:t>
        </w:r>
      </w:ins>
      <w:ins w:id="5585" w:author="PR Preview" w:date="2026-01-01T00:00:00Z">
        <w:r>
          <w:rPr>
            <w:rStyle w:val="NormalTok"/>
          </w:rPr>
          <w:t xml:space="preserve"> mtcars_best_loocv)</w:t>
        </w:r>
      </w:ins>
      <w:ins w:id="5586" w:author="PR Preview" w:date="2026-01-01T00:00:00Z">
        <w:r>
          <w:br/>
        </w:r>
      </w:ins>
      <w:ins w:id="5587" w:author="PR Preview" w:date="2026-01-01T00:00:00Z">
        <w:r>
          <w:rPr>
            <w:rStyle w:val="CommentTok"/>
          </w:rPr>
          <w:t xml:space="preserve">#&gt; max_difference    best_degree </w:t>
        </w:r>
      </w:ins>
      <w:ins w:id="5588" w:author="PR Preview" w:date="2026-01-01T00:00:00Z">
        <w:r>
          <w:br/>
        </w:r>
      </w:ins>
      <w:ins w:id="5589" w:author="PR Preview" w:date="2026-01-01T00:00:00Z">
        <w:r>
          <w:rPr>
            <w:rStyle w:val="CommentTok"/>
          </w:rPr>
          <w:t xml:space="preserve">#&gt;    7.10543e-15    2.00000e+00</w:t>
        </w:r>
      </w:ins>
    </w:p>
    <w:p>
      <w:pPr>
        <w:pStyle w:val="FirstParagraph"/>
      </w:pPr>
      <w:ins w:id="5590" w:author="PR Preview" w:date="2026-01-01T00:00:00Z">
        <w:r>
          <w:t xml:space="preserve">The two columns differ by at most 7.1e-15,</w:t>
        </w:r>
      </w:ins>
      <w:ins w:id="5591" w:author="PR Preview" w:date="2026-01-01T00:00:00Z">
        <w:r>
          <w:t xml:space="preserve"> </w:t>
        </w:r>
      </w:ins>
      <w:ins w:id="5592" w:author="PR Preview" w:date="2026-01-01T00:00:00Z">
        <w:r>
          <w:t xml:space="preserve">which is rounding error.</w:t>
        </w:r>
      </w:ins>
      <w:ins w:id="5593" w:author="PR Preview" w:date="2026-01-01T00:00:00Z">
        <w:r>
          <w:t xml:space="preserve"> </w:t>
        </w:r>
      </w:ins>
      <w:ins w:id="5594" w:author="PR Preview" w:date="2026-01-01T00:00:00Z">
        <w:r>
          <w:t xml:space="preserve">The single-fit formula needs one fit per model instead of 32.</w:t>
        </w:r>
      </w:ins>
      <w:ins w:id="5595" w:author="PR Preview" w:date="2026-01-01T00:00:00Z">
        <w:r>
          <w:t xml:space="preserve"> </w:t>
        </w:r>
      </w:ins>
      <w:ins w:id="5596" w:author="PR Preview" w:date="2026-01-01T00:00:00Z">
        <w:r>
          <w:t xml:space="preserve">LOOCV picks degree 2,</w:t>
        </w:r>
      </w:ins>
      <w:ins w:id="5597" w:author="PR Preview" w:date="2026-01-01T00:00:00Z">
        <w:r>
          <w:t xml:space="preserve"> </w:t>
        </w:r>
      </w:ins>
      <w:ins w:id="5598" w:author="PR Preview" w:date="2026-01-01T00:00:00Z">
        <w:r>
          <w:t xml:space="preserve">and because LOOCV is not random (</w:t>
        </w:r>
      </w:ins>
      <w:hyperlink w:anchor="lem-loocv-not-random">
        <w:ins w:id="5599" w:author="PR Preview" w:date="2026-01-01T00:00:00Z">
          <w:r>
            <w:rPr>
              <w:rStyle w:val="Hyperlink"/>
            </w:rPr>
            <w:t xml:space="preserve">Lemma 1</w:t>
          </w:r>
        </w:ins>
      </w:hyperlink>
      <w:ins w:id="5600" w:author="PR Preview" w:date="2026-01-01T00:00:00Z">
        <w:r>
          <w:t xml:space="preserve">),</w:t>
        </w:r>
      </w:ins>
      <w:ins w:id="5601" w:author="PR Preview" w:date="2026-01-01T00:00:00Z">
        <w:r>
          <w:t xml:space="preserve"> </w:t>
        </w:r>
      </w:ins>
      <w:ins w:id="5602" w:author="PR Preview" w:date="2026-01-01T00:00:00Z">
        <w:r>
          <w:t xml:space="preserve">rerunning it always gives the same choice.</w:t>
        </w:r>
      </w:ins>
    </w:p>
    <w:bookmarkEnd w:id="222"/>
    <w:bookmarkStart w:id="223" w:name="rem-loocv"/>
    <w:p>
      <w:pPr>
        <w:pStyle w:val="BodyText"/>
      </w:pPr>
      <w:ins w:id="5603" w:author="PR Preview" w:date="2026-01-01T00:00:00Z">
        <w:r>
          <w:rPr>
            <w:i/>
            <w:iCs/>
          </w:rPr>
          <w:t xml:space="preserve">Remark 33</w:t>
        </w:r>
      </w:ins>
      <w:ins w:id="5604" w:author="PR Preview" w:date="2026-01-01T00:00:00Z">
        <w:r>
          <w:t xml:space="preserve"> (When to use leave-one-out cross-validation). </w:t>
        </w:r>
      </w:ins>
      <w:ins w:id="5605" w:author="PR Preview" w:date="2026-01-01T00:00:00Z">
        <w:r>
          <w:t xml:space="preserve">LOOCV is the</w:t>
        </w:r>
      </w:ins>
      <w:ins w:id="5606" w:author="PR Preview" w:date="2026-01-01T00:00:00Z">
        <w:r>
          <w:t xml:space="preserve"> </w:t>
        </w:r>
      </w:ins>
      <m:oMath>
        <m:r>
          <m:t>k</m:t>
        </m:r>
        <m:r>
          <m:rPr>
            <m:sty m:val="p"/>
          </m:rPr>
          <m:t>=</m:t>
        </m:r>
        <m:r>
          <m:t>n</m:t>
        </m:r>
      </m:oMath>
      <w:ins w:id="5607" w:author="PR Preview" w:date="2026-01-01T00:00:00Z">
        <w:r>
          <w:t xml:space="preserve"> </w:t>
        </w:r>
      </w:ins>
      <w:ins w:id="5608" w:author="PR Preview" w:date="2026-01-01T00:00:00Z">
        <w:r>
          <w:t xml:space="preserve">end of</w:t>
        </w:r>
      </w:ins>
      <w:ins w:id="5609" w:author="PR Preview" w:date="2026-01-01T00:00:00Z">
        <w:r>
          <w:t xml:space="preserve"> </w:t>
        </w:r>
      </w:ins>
      <w:hyperlink w:anchor="rem-choosing-k">
        <w:ins w:id="5610" w:author="PR Preview" w:date="2026-01-01T00:00:00Z">
          <w:r>
            <w:rPr>
              <w:rStyle w:val="Hyperlink"/>
            </w:rPr>
            <w:t xml:space="preserve">Remark 27</w:t>
          </w:r>
        </w:ins>
      </w:hyperlink>
      <w:ins w:id="5611" w:author="PR Preview" w:date="2026-01-01T00:00:00Z">
        <w:r>
          <w:t xml:space="preserve">.</w:t>
        </w:r>
      </w:ins>
      <w:ins w:id="5612" w:author="PR Preview" w:date="2026-01-01T00:00:00Z">
        <w:r>
          <w:t xml:space="preserve"> </w:t>
        </w:r>
      </w:ins>
      <w:ins w:id="5613" w:author="PR Preview" w:date="2026-01-01T00:00:00Z">
        <w:r>
          <w:t xml:space="preserve">By</w:t>
        </w:r>
      </w:ins>
      <w:ins w:id="5614" w:author="PR Preview" w:date="2026-01-01T00:00:00Z">
        <w:r>
          <w:t xml:space="preserve"> </w:t>
        </w:r>
      </w:ins>
      <w:hyperlink w:anchor="rem-cv-estimate">
        <w:ins w:id="5615" w:author="PR Preview" w:date="2026-01-01T00:00:00Z">
          <w:r>
            <w:rPr>
              <w:rStyle w:val="Hyperlink"/>
            </w:rPr>
            <w:t xml:space="preserve">Remark 26</w:t>
          </w:r>
        </w:ins>
      </w:hyperlink>
      <w:ins w:id="5616" w:author="PR Preview" w:date="2026-01-01T00:00:00Z">
        <w:r>
          <w:t xml:space="preserve">,</w:t>
        </w:r>
      </w:ins>
      <w:ins w:id="5617" w:author="PR Preview" w:date="2026-01-01T00:00:00Z">
        <w:r>
          <w:t xml:space="preserve"> </w:t>
        </w:r>
      </w:ins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ins w:id="5618" w:author="PR Preview" w:date="2026-01-01T00:00:00Z">
        <w:r>
          <w:t xml:space="preserve"> </w:t>
        </w:r>
      </w:ins>
      <w:ins w:id="5619" w:author="PR Preview" w:date="2026-01-01T00:00:00Z">
        <w:r>
          <w:t xml:space="preserve">estimates</w:t>
        </w:r>
      </w:ins>
      <w:ins w:id="5620" w:author="PR Preview" w:date="2026-01-01T00:00:00Z">
        <w:r>
          <w:t xml:space="preserve"> </w:t>
        </w:r>
      </w:ins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ins w:id="5621" w:author="PR Preview" w:date="2026-01-01T00:00:00Z">
        <w:r>
          <w:t xml:space="preserve"> </w:t>
        </w:r>
      </w:ins>
      <w:ins w:id="5622" w:author="PR Preview" w:date="2026-01-01T00:00:00Z">
        <w:r>
          <w:t xml:space="preserve">for the fitting procedure</w:t>
        </w:r>
      </w:ins>
      <w:ins w:id="5623" w:author="PR Preview" w:date="2026-01-01T00:00:00Z">
        <w:r>
          <w:t xml:space="preserve"> </w:t>
        </w:r>
      </w:ins>
      <m:oMath>
        <m:r>
          <m:t>g</m:t>
        </m:r>
      </m:oMath>
      <w:ins w:id="5624" w:author="PR Preview" w:date="2026-01-01T00:00:00Z">
        <w:r>
          <w:t xml:space="preserve">:</w:t>
        </w:r>
      </w:ins>
      <w:ins w:id="5625" w:author="PR Preview" w:date="2026-01-01T00:00:00Z">
        <w:r>
          <w:t xml:space="preserve"> </w:t>
        </w:r>
      </w:ins>
      <w:ins w:id="5626" w:author="PR Preview" w:date="2026-01-01T00:00:00Z">
        <w:r>
          <w:t xml:space="preserve">each rule is fitted to</w:t>
        </w:r>
      </w:ins>
      <w:ins w:id="5627" w:author="PR Preview" w:date="2026-01-01T00:00:00Z">
        <w:r>
          <w:t xml:space="preserve"> </w:t>
        </w:r>
      </w:ins>
      <m:oMath>
        <m:r>
          <m:t>n</m:t>
        </m:r>
        <m:r>
          <m:rPr>
            <m:sty m:val="p"/>
          </m:rPr>
          <m:t>−</m:t>
        </m:r>
        <m:r>
          <m:t>1</m:t>
        </m:r>
      </m:oMath>
      <w:ins w:id="5628" w:author="PR Preview" w:date="2026-01-01T00:00:00Z">
        <w:r>
          <w:t xml:space="preserve"> </w:t>
        </w:r>
      </w:ins>
      <w:ins w:id="5629" w:author="PR Preview" w:date="2026-01-01T00:00:00Z">
        <w:r>
          <w:t xml:space="preserve">observations,</w:t>
        </w:r>
      </w:ins>
      <w:ins w:id="5630" w:author="PR Preview" w:date="2026-01-01T00:00:00Z">
        <w:r>
          <w:t xml:space="preserve"> </w:t>
        </w:r>
      </w:ins>
      <w:ins w:id="5631" w:author="PR Preview" w:date="2026-01-01T00:00:00Z">
        <w:r>
          <w:t xml:space="preserve">so the bias of</w:t>
        </w:r>
      </w:ins>
      <w:ins w:id="5632" w:author="PR Preview" w:date="2026-01-01T00:00:00Z">
        <w:r>
          <w:t xml:space="preserve"> </w:t>
        </w:r>
      </w:ins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ins w:id="5633" w:author="PR Preview" w:date="2026-01-01T00:00:00Z">
        <w:r>
          <w:t xml:space="preserve"> </w:t>
        </w:r>
      </w:ins>
      <w:ins w:id="5634" w:author="PR Preview" w:date="2026-01-01T00:00:00Z">
        <w:r>
          <w:t xml:space="preserve">as an estimate of</w:t>
        </w:r>
      </w:ins>
      <w:ins w:id="5635" w:author="PR Preview" w:date="2026-01-01T00:00:00Z">
        <w:r>
          <w:t xml:space="preserve"> </w:t>
        </w:r>
      </w:ins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ins w:id="5636" w:author="PR Preview" w:date="2026-01-01T00:00:00Z">
        <w:r>
          <w:t xml:space="preserve"> </w:t>
        </w:r>
      </w:ins>
      <w:ins w:id="5637" w:author="PR Preview" w:date="2026-01-01T00:00:00Z">
        <w:r>
          <w:t xml:space="preserve">is the smallest of any</w:t>
        </w:r>
      </w:ins>
      <w:ins w:id="5638" w:author="PR Preview" w:date="2026-01-01T00:00:00Z">
        <w:r>
          <w:t xml:space="preserve"> </w:t>
        </w:r>
      </w:ins>
      <m:oMath>
        <m:r>
          <m:t>k</m:t>
        </m:r>
      </m:oMath>
      <w:ins w:id="5639" w:author="PR Preview" w:date="2026-01-01T00:00:00Z">
        <w:r>
          <w:t xml:space="preserve">.</w:t>
        </w:r>
      </w:ins>
      <w:ins w:id="5640" w:author="PR Preview" w:date="2026-01-01T00:00:00Z">
        <w:r>
          <w:t xml:space="preserve"> </w:t>
        </w:r>
      </w:ins>
      <w:ins w:id="5641" w:author="PR Preview" w:date="2026-01-01T00:00:00Z">
        <w:r>
          <w:t xml:space="preserve">But the</w:t>
        </w:r>
      </w:ins>
      <w:ins w:id="5642" w:author="PR Preview" w:date="2026-01-01T00:00:00Z">
        <w:r>
          <w:t xml:space="preserve"> </w:t>
        </w:r>
      </w:ins>
      <m:oMath>
        <m:r>
          <m:t>n</m:t>
        </m:r>
      </m:oMath>
      <w:ins w:id="5643" w:author="PR Preview" w:date="2026-01-01T00:00:00Z">
        <w:r>
          <w:t xml:space="preserve"> </w:t>
        </w:r>
      </w:ins>
      <w:ins w:id="5644" w:author="PR Preview" w:date="2026-01-01T00:00:00Z">
        <w:r>
          <w:t xml:space="preserve">training sets are nearly identical,</w:t>
        </w:r>
      </w:ins>
      <w:ins w:id="5645" w:author="PR Preview" w:date="2026-01-01T00:00:00Z">
        <w:r>
          <w:t xml:space="preserve"> </w:t>
        </w:r>
      </w:ins>
      <w:ins w:id="5646" w:author="PR Preview" w:date="2026-01-01T00:00:00Z">
        <w:r>
          <w:t xml:space="preserve">so the variance of</w:t>
        </w:r>
      </w:ins>
      <w:ins w:id="5647" w:author="PR Preview" w:date="2026-01-01T00:00:00Z">
        <w:r>
          <w:t xml:space="preserve"> </w:t>
        </w:r>
      </w:ins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ins w:id="5648" w:author="PR Preview" w:date="2026-01-01T00:00:00Z">
        <w:r>
          <w:t xml:space="preserve"> </w:t>
        </w:r>
      </w:ins>
      <w:ins w:id="5649" w:author="PR Preview" w:date="2026-01-01T00:00:00Z">
        <w:r>
          <w:t xml:space="preserve">can be larger than that of 5- or 10-fold cross-validation</w:t>
        </w:r>
      </w:ins>
      <w:ins w:id="5650" w:author="PR Preview" w:date="2026-01-01T00:00:00Z">
        <w:r>
          <w:t xml:space="preserve"> </w:t>
        </w:r>
      </w:ins>
      <w:ins w:id="5651" w:author="PR Preview" w:date="2026-01-01T00:00:00Z">
        <w:r>
          <w:t xml:space="preserve">(James et al. 2021, sec. 5.1.4)</w:t>
        </w:r>
      </w:ins>
      <w:ins w:id="5652" w:author="PR Preview" w:date="2026-01-01T00:00:00Z">
        <w:r>
          <w:t xml:space="preserve">.</w:t>
        </w:r>
      </w:ins>
      <w:ins w:id="5653" w:author="PR Preview" w:date="2026-01-01T00:00:00Z">
        <w:r>
          <w:t xml:space="preserve"> </w:t>
        </w:r>
      </w:ins>
      <w:ins w:id="5654" w:author="PR Preview" w:date="2026-01-01T00:00:00Z">
        <w:r>
          <w:t xml:space="preserve">For least squares fits,</w:t>
        </w:r>
      </w:ins>
      <w:ins w:id="5655" w:author="PR Preview" w:date="2026-01-01T00:00:00Z">
        <w:r>
          <w:t xml:space="preserve"> </w:t>
        </w:r>
      </w:ins>
      <w:hyperlink w:anchor="thm-loocv-shortcut">
        <w:ins w:id="5656" w:author="PR Preview" w:date="2026-01-01T00:00:00Z">
          <w:r>
            <w:rPr>
              <w:rStyle w:val="Hyperlink"/>
            </w:rPr>
            <w:t xml:space="preserve">Theorem 5</w:t>
          </w:r>
        </w:ins>
      </w:hyperlink>
      <w:ins w:id="5657" w:author="PR Preview" w:date="2026-01-01T00:00:00Z">
        <w:r>
          <w:t xml:space="preserve"> </w:t>
        </w:r>
      </w:ins>
      <w:ins w:id="5658" w:author="PR Preview" w:date="2026-01-01T00:00:00Z">
        <w:r>
          <w:t xml:space="preserve">computes LOOCV from a single fit;</w:t>
        </w:r>
      </w:ins>
      <w:ins w:id="5659" w:author="PR Preview" w:date="2026-01-01T00:00:00Z">
        <w:r>
          <w:t xml:space="preserve"> </w:t>
        </w:r>
      </w:ins>
      <w:ins w:id="5660" w:author="PR Preview" w:date="2026-01-01T00:00:00Z">
        <w:r>
          <w:t xml:space="preserve">for most other fitting methods,</w:t>
        </w:r>
      </w:ins>
      <w:ins w:id="5661" w:author="PR Preview" w:date="2026-01-01T00:00:00Z">
        <w:r>
          <w:t xml:space="preserve"> </w:t>
        </w:r>
      </w:ins>
      <w:ins w:id="5662" w:author="PR Preview" w:date="2026-01-01T00:00:00Z">
        <w:r>
          <w:t xml:space="preserve">LOOCV requires</w:t>
        </w:r>
      </w:ins>
      <w:ins w:id="5663" w:author="PR Preview" w:date="2026-01-01T00:00:00Z">
        <w:r>
          <w:t xml:space="preserve"> </w:t>
        </w:r>
      </w:ins>
      <m:oMath>
        <m:r>
          <m:t>n</m:t>
        </m:r>
      </m:oMath>
      <w:ins w:id="5664" w:author="PR Preview" w:date="2026-01-01T00:00:00Z">
        <w:r>
          <w:t xml:space="preserve"> </w:t>
        </w:r>
      </w:ins>
      <w:ins w:id="5665" w:author="PR Preview" w:date="2026-01-01T00:00:00Z">
        <w:r>
          <w:t xml:space="preserve">fits.</w:t>
        </w:r>
      </w:ins>
    </w:p>
    <w:bookmarkEnd w:id="223"/>
    <w:bookmarkEnd w:id="224"/>
    <w:bookmarkStart w:id="253" w:name="sec-cv-model-choice"/>
    <w:p>
      <w:pPr>
        <w:pStyle w:val="Heading2"/>
      </w:pPr>
      <w:r>
        <w:t xml:space="preserve">8 Choosing a model by cross-validation</w:t>
      </w:r>
    </w:p>
    <w:bookmarkStart w:id="226" w:name="def-cv-estimate-indexed"/>
    <w:p>
      <w:pPr>
        <w:pStyle w:val="FirstParagraph"/>
      </w:pPr>
      <w:del w:id="5666" w:author="PR Preview" w:date="2026-01-01T00:00:00Z">
        <w:r>
          <w:rPr>
            <w:b/>
            <w:bCs/>
          </w:rPr>
          <w:delText xml:space="preserve">Definition 38 (Cross-validation estimate of a named procedure)</w:delText>
        </w:r>
      </w:del>
      <w:del w:id="5667" w:author="PR Preview" w:date="2026-01-01T00:00:00Z">
        <w:r>
          <w:delText xml:space="preserve"> </w:delText>
        </w:r>
      </w:del>
      <w:del w:id="5668" w:author="PR Preview" w:date="2026-01-01T00:00:00Z">
        <w:r>
          <w:delText xml:space="preserve">Let a</w:delText>
        </w:r>
      </w:del>
      <w:del w:id="5669" w:author="PR Preview" w:date="2026-01-01T00:00:00Z">
        <w:r>
          <w:delText xml:space="preserve"> </w:delText>
        </w:r>
      </w:del>
      <w:hyperlink w:anchor="def-training-set">
        <w:del w:id="5670" w:author="PR Preview" w:date="2026-01-01T00:00:00Z">
          <w:r>
            <w:rPr>
              <w:rStyle w:val="Hyperlink"/>
            </w:rPr>
            <w:delText xml:space="preserve">training set</w:delText>
          </w:r>
        </w:del>
      </w:hyperlink>
      <w:del w:id="5671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del w:id="5672" w:author="PR Preview" w:date="2026-01-01T00:00:00Z">
        <w:r>
          <w:delText xml:space="preserve">, indexed by</w:delText>
        </w:r>
      </w:del>
      <w:del w:id="5673" w:author="PR Preview" w:date="2026-01-01T00:00:00Z">
        <w:r>
          <w:delText xml:space="preserve"> </w:delText>
        </w:r>
      </w:del>
      <m:oMath>
        <m:r>
          <m:t>I</m:t>
        </m:r>
      </m:oMath>
      <w:del w:id="5674" w:author="PR Preview" w:date="2026-01-01T00:00:00Z">
        <w:r>
          <w:delText xml:space="preserve">,</w:delText>
        </w:r>
      </w:del>
      <w:del w:id="5675" w:author="PR Preview" w:date="2026-01-01T00:00:00Z">
        <w:r>
          <w:delText xml:space="preserve"> </w:delText>
        </w:r>
      </w:del>
      <w:del w:id="5676" w:author="PR Preview" w:date="2026-01-01T00:00:00Z">
        <w:r>
          <w:delText xml:space="preserve">be divided into</w:delText>
        </w:r>
      </w:del>
      <w:del w:id="5677" w:author="PR Preview" w:date="2026-01-01T00:00:00Z">
        <w:r>
          <w:delText xml:space="preserve"> </w:delText>
        </w:r>
      </w:del>
      <w:hyperlink w:anchor="def-folds">
        <w:del w:id="5678" w:author="PR Preview" w:date="2026-01-01T00:00:00Z">
          <w:r>
            <w:rPr>
              <w:rStyle w:val="Hyperlink"/>
            </w:rPr>
            <w:delText xml:space="preserve">folds</w:delText>
          </w:r>
        </w:del>
      </w:hyperlink>
      <w:del w:id="5679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del w:id="5680" w:author="PR Preview" w:date="2026-01-01T00:00:00Z">
        <w:r>
          <w:delText xml:space="preserve">.</w:delText>
        </w:r>
      </w:del>
      <w:del w:id="5681" w:author="PR Preview" w:date="2026-01-01T00:00:00Z">
        <w:r>
          <w:delText xml:space="preserve"> </w:delText>
        </w:r>
      </w:del>
      <w:del w:id="5682" w:author="PR Preview" w:date="2026-01-01T00:00:00Z">
        <w:r>
          <w:delText xml:space="preserve">The</w:delText>
        </w:r>
      </w:del>
      <w:del w:id="5683" w:author="PR Preview" w:date="2026-01-01T00:00:00Z">
        <w:r>
          <w:delText xml:space="preserve"> </w:delText>
        </w:r>
      </w:del>
      <w:del w:id="5684" w:author="PR Preview" w:date="2026-01-01T00:00:00Z">
        <w:r>
          <w:rPr>
            <w:b/>
            <w:bCs/>
          </w:rPr>
          <w:delText xml:space="preserve">cross-validation estimate of procedure</w:delText>
        </w:r>
      </w:del>
      <w:del w:id="5685" w:author="PR Preview" w:date="2026-01-01T00:00:00Z">
        <w:r>
          <w:delText xml:space="preserve"> </w:delText>
        </w:r>
      </w:del>
      <m:oMath>
        <m:r>
          <m:t>g</m:t>
        </m:r>
      </m:oMath>
      <w:del w:id="5686" w:author="PR Preview" w:date="2026-01-01T00:00:00Z">
        <w:r>
          <w:delText xml:space="preserve"> </w:delText>
        </w:r>
      </w:del>
      <w:del w:id="5687" w:author="PR Preview" w:date="2026-01-01T00:00:00Z">
        <w:r>
          <w:delText xml:space="preserve">on</w:delText>
        </w:r>
      </w:del>
      <w:del w:id="5688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del w:id="5689" w:author="PR Preview" w:date="2026-01-01T00:00:00Z">
        <w:r>
          <w:delText xml:space="preserve">,</w:delText>
        </w:r>
      </w:del>
      <w:del w:id="5690" w:author="PR Preview" w:date="2026-01-01T00:00:00Z">
        <w:r>
          <w:delText xml:space="preserve"> </w:delText>
        </w:r>
      </w:del>
      <m:oMath>
        <m:sSubSup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del w:id="5691" w:author="PR Preview" w:date="2026-01-01T00:00:00Z">
        <w:r>
          <w:delText xml:space="preserve">,</w:delText>
        </w:r>
      </w:del>
      <w:del w:id="5692" w:author="PR Preview" w:date="2026-01-01T00:00:00Z">
        <w:r>
          <w:delText xml:space="preserve"> </w:delText>
        </w:r>
      </w:del>
      <w:del w:id="5693" w:author="PR Preview" w:date="2026-01-01T00:00:00Z">
        <w:r>
          <w:delText xml:space="preserve">is the</w:delText>
        </w:r>
      </w:del>
      <w:del w:id="5694" w:author="PR Preview" w:date="2026-01-01T00:00:00Z">
        <w:r>
          <w:delText xml:space="preserve"> </w:delText>
        </w:r>
      </w:del>
      <w:hyperlink w:anchor="def-cv-estimate">
        <w:del w:id="5695" w:author="PR Preview" w:date="2026-01-01T00:00:00Z">
          <w:r>
            <w:rPr>
              <w:rStyle w:val="Hyperlink"/>
            </w:rPr>
            <w:delText xml:space="preserve">cross-validation estimate</w:delText>
          </w:r>
        </w:del>
      </w:hyperlink>
      <w:del w:id="5696" w:author="PR Preview" w:date="2026-01-01T00:00:00Z">
        <w:r>
          <w:delText xml:space="preserve"> </w:delText>
        </w:r>
      </w:del>
      <w:del w:id="5697" w:author="PR Preview" w:date="2026-01-01T00:00:00Z">
        <w:r>
          <w:delText xml:space="preserve">computed with</w:delText>
        </w:r>
      </w:del>
      <w:del w:id="5698" w:author="PR Preview" w:date="2026-01-01T00:00:00Z">
        <w:r>
          <w:delText xml:space="preserve"> </w:delText>
        </w:r>
      </w:del>
      <w:hyperlink w:anchor="def-fold-out-rule">
        <w:del w:id="5699" w:author="PR Preview" w:date="2026-01-01T00:00:00Z">
          <w:r>
            <w:rPr>
              <w:rStyle w:val="Hyperlink"/>
            </w:rPr>
            <w:delText xml:space="preserve">fold-out rules</w:delText>
          </w:r>
        </w:del>
      </w:hyperlink>
      <w:del w:id="5700" w:author="PR Preview" w:date="2026-01-01T00:00:00Z">
        <w:r>
          <w:delText xml:space="preserve"> </w:delText>
        </w:r>
      </w:del>
      <w:del w:id="5701" w:author="PR Preview" w:date="2026-01-01T00:00:00Z">
        <w:r>
          <w:delText xml:space="preserve">that</w:delText>
        </w:r>
      </w:del>
      <w:del w:id="5702" w:author="PR Preview" w:date="2026-01-01T00:00:00Z">
        <w:r>
          <w:delText xml:space="preserve"> </w:delText>
        </w:r>
      </w:del>
      <m:oMath>
        <m:r>
          <m:t>g</m:t>
        </m:r>
      </m:oMath>
      <w:del w:id="5703" w:author="PR Preview" w:date="2026-01-01T00:00:00Z">
        <w:r>
          <w:delText xml:space="preserve"> </w:delText>
        </w:r>
      </w:del>
      <w:del w:id="5704" w:author="PR Preview" w:date="2026-01-01T00:00:00Z">
        <w:r>
          <w:delText xml:space="preserve">produces from</w:delText>
        </w:r>
      </w:del>
      <w:del w:id="5705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del w:id="5706" w:author="PR Preview" w:date="2026-01-01T00:00:00Z">
        <w:r>
          <w:delText xml:space="preserve">:</w:delText>
        </w:r>
      </w:del>
    </w:p>
    <w:p>
      <w:pPr>
        <w:pStyle w:val="BodyText"/>
      </w:pPr>
      <w:bookmarkStart w:id="214" w:name="eq-cv-estimate-indexed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;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sSup>
                                    <m:e>
                                      <m:r>
                                        <m:t>i</m:t>
                                      </m:r>
                                    </m:e>
                                    <m:sup>
                                      <m:r>
                                        <m:rPr>
                                          <m:sty m:val="p"/>
                                        </m:rPr>
                                        <m:t>′</m:t>
                                      </m:r>
                                    </m:sup>
                                  </m:sSup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sSup>
                                    <m:e>
                                      <m:r>
                                        <m:t>i</m:t>
                                      </m:r>
                                    </m:e>
                                    <m:sup>
                                      <m:r>
                                        <m:rPr>
                                          <m:sty m:val="p"/>
                                        </m:rPr>
                                        <m:t>′</m:t>
                                      </m:r>
                                    </m:sup>
                                  </m:sSup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sSub>
                            <m:e>
                              <m:r>
                                <m:t>​</m:t>
                              </m:r>
                            </m:e>
                            <m:sub>
                              <m:sSup>
                                <m:e>
                                  <m:r>
                                    <m:t>i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  <m:r>
                                <m:rPr>
                                  <m:sty m:val="p"/>
                                </m:rPr>
                                <m:t>∈</m:t>
                              </m:r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\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F</m:t>
                                  </m:r>
                                </m:e>
                                <m:sub>
                                  <m:r>
                                    <m:t>κ</m:t>
                                  </m:r>
                                  <m:r>
                                    <m:t>​</m:t>
                                  </m:r>
                                  <m:d>
                                    <m:dPr>
                                      <m:begChr m:val="("/>
                                      <m:sepChr m:val=""/>
                                      <m:endChr m:val=")"/>
                                      <m:grow/>
                                    </m:dPr>
                                    <m:e>
                                      <m:r>
                                        <m:t>i</m:t>
                                      </m:r>
                                    </m:e>
                                  </m:d>
                                  <m:r>
                                    <m:t>​</m:t>
                                  </m:r>
                                </m:sub>
                              </m:sSub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41</m:t>
          </m:r>
          <m:r>
            <m:rPr>
              <m:sty m:val="p"/>
            </m:rPr>
            <m:t>)</m:t>
          </m:r>
        </m:oMath>
      </m:oMathPara>
      <w:bookmarkEnd w:id="214"/>
    </w:p>
    <w:p>
      <w:pPr>
        <w:pStyle w:val="FirstParagraph"/>
      </w:pPr>
      <w:del w:id="5707" w:author="PR Preview" w:date="2026-01-01T00:00:00Z">
        <w:r>
          <w:rPr>
            <w:b/>
            <w:bCs/>
          </w:rPr>
          <w:delText xml:space="preserve">Definition 39 (Cross-validation choice procedure)</w:delText>
        </w:r>
      </w:del>
      <w:del w:id="5708" w:author="PR Preview" w:date="2026-01-01T00:00:00Z">
        <w:r>
          <w:delText xml:space="preserve"> </w:delText>
        </w:r>
      </w:del>
      <w:del w:id="5709" w:author="PR Preview" w:date="2026-01-01T00:00:00Z">
        <w:r>
          <w:delText xml:space="preserve">Given candidate</w:delText>
        </w:r>
      </w:del>
      <w:del w:id="5710" w:author="PR Preview" w:date="2026-01-01T00:00:00Z">
        <w:r>
          <w:delText xml:space="preserve"> </w:delText>
        </w:r>
      </w:del>
      <w:hyperlink w:anchor="def-fitting-procedure">
        <w:del w:id="5711" w:author="PR Preview" w:date="2026-01-01T00:00:00Z">
          <w:r>
            <w:rPr>
              <w:rStyle w:val="Hyperlink"/>
            </w:rPr>
            <w:delText xml:space="preserve">fitting procedures</w:delText>
          </w:r>
        </w:del>
      </w:hyperlink>
      <w:del w:id="5712" w:author="PR Preview" w:date="2026-01-01T00:00:00Z">
        <w:r>
          <w:delText xml:space="preserve"> </w:delText>
        </w:r>
      </w:del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del w:id="5713" w:author="PR Preview" w:date="2026-01-01T00:00:00Z">
        <w:r>
          <w:delText xml:space="preserve">,</w:delText>
        </w:r>
      </w:del>
      <w:del w:id="5714" w:author="PR Preview" w:date="2026-01-01T00:00:00Z">
        <w:r>
          <w:delText xml:space="preserve"> </w:delText>
        </w:r>
      </w:del>
      <w:del w:id="5715" w:author="PR Preview" w:date="2026-01-01T00:00:00Z">
        <w:r>
          <w:delText xml:space="preserve">the</w:delText>
        </w:r>
      </w:del>
      <w:del w:id="5716" w:author="PR Preview" w:date="2026-01-01T00:00:00Z">
        <w:r>
          <w:delText xml:space="preserve"> </w:delText>
        </w:r>
      </w:del>
      <w:del w:id="5717" w:author="PR Preview" w:date="2026-01-01T00:00:00Z">
        <w:r>
          <w:rPr>
            <w:b/>
            <w:bCs/>
          </w:rPr>
          <w:delText xml:space="preserve">cross-validation choice procedure</w:delText>
        </w:r>
      </w:del>
      <w:del w:id="5718" w:author="PR Preview" w:date="2026-01-01T00:00:00Z">
        <w:r>
          <w:delText xml:space="preserve"> </w:delText>
        </w:r>
      </w:del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del w:id="5719" w:author="PR Preview" w:date="2026-01-01T00:00:00Z">
        <w:r>
          <w:delText xml:space="preserve"> </w:delText>
        </w:r>
      </w:del>
      <w:del w:id="5720" w:author="PR Preview" w:date="2026-01-01T00:00:00Z">
        <w:r>
          <w:delText xml:space="preserve">is the fitting procedure that,</w:delText>
        </w:r>
      </w:del>
      <w:del w:id="5721" w:author="PR Preview" w:date="2026-01-01T00:00:00Z">
        <w:r>
          <w:delText xml:space="preserve"> </w:delText>
        </w:r>
      </w:del>
      <w:del w:id="5722" w:author="PR Preview" w:date="2026-01-01T00:00:00Z">
        <w:r>
          <w:delText xml:space="preserve">applied to a</w:delText>
        </w:r>
      </w:del>
      <w:del w:id="5723" w:author="PR Preview" w:date="2026-01-01T00:00:00Z">
        <w:r>
          <w:delText xml:space="preserve"> </w:delText>
        </w:r>
      </w:del>
      <w:hyperlink w:anchor="def-training-set">
        <w:del w:id="5724" w:author="PR Preview" w:date="2026-01-01T00:00:00Z">
          <w:r>
            <w:rPr>
              <w:rStyle w:val="Hyperlink"/>
            </w:rPr>
            <w:delText xml:space="preserve">training set</w:delText>
          </w:r>
        </w:del>
      </w:hyperlink>
      <w:del w:id="5725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del w:id="5726" w:author="PR Preview" w:date="2026-01-01T00:00:00Z">
        <w:r>
          <w:delText xml:space="preserve">,</w:delText>
        </w:r>
      </w:del>
      <w:del w:id="5727" w:author="PR Preview" w:date="2026-01-01T00:00:00Z">
        <w:r>
          <w:delText xml:space="preserve"> </w:delText>
        </w:r>
      </w:del>
      <w:del w:id="5728" w:author="PR Preview" w:date="2026-01-01T00:00:00Z">
        <w:r>
          <w:delText xml:space="preserve">divides</w:delText>
        </w:r>
      </w:del>
      <w:del w:id="5729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del w:id="5730" w:author="PR Preview" w:date="2026-01-01T00:00:00Z">
        <w:r>
          <w:delText xml:space="preserve"> </w:delText>
        </w:r>
      </w:del>
      <w:del w:id="5731" w:author="PR Preview" w:date="2026-01-01T00:00:00Z">
        <w:r>
          <w:delText xml:space="preserve">into</w:delText>
        </w:r>
      </w:del>
      <w:del w:id="5732" w:author="PR Preview" w:date="2026-01-01T00:00:00Z">
        <w:r>
          <w:delText xml:space="preserve"> </w:delText>
        </w:r>
      </w:del>
      <m:oMath>
        <m:r>
          <m:t>k</m:t>
        </m:r>
      </m:oMath>
      <w:del w:id="5733" w:author="PR Preview" w:date="2026-01-01T00:00:00Z">
        <w:r>
          <w:delText xml:space="preserve"> </w:delText>
        </w:r>
      </w:del>
      <w:hyperlink w:anchor="def-folds">
        <w:del w:id="5734" w:author="PR Preview" w:date="2026-01-01T00:00:00Z">
          <w:r>
            <w:rPr>
              <w:rStyle w:val="Hyperlink"/>
            </w:rPr>
            <w:delText xml:space="preserve">folds</w:delText>
          </w:r>
        </w:del>
      </w:hyperlink>
      <w:del w:id="5735" w:author="PR Preview" w:date="2026-01-01T00:00:00Z">
        <w:r>
          <w:delText xml:space="preserve">,</w:delText>
        </w:r>
      </w:del>
      <w:del w:id="5736" w:author="PR Preview" w:date="2026-01-01T00:00:00Z">
        <w:r>
          <w:delText xml:space="preserve"> </w:delText>
        </w:r>
      </w:del>
      <w:del w:id="5737" w:author="PR Preview" w:date="2026-01-01T00:00:00Z">
        <w:r>
          <w:delText xml:space="preserve">computes each candidate’s</w:delText>
        </w:r>
      </w:del>
      <w:del w:id="5738" w:author="PR Preview" w:date="2026-01-01T00:00:00Z">
        <w:r>
          <w:delText xml:space="preserve"> </w:delText>
        </w:r>
      </w:del>
      <w:hyperlink w:anchor="def-cv-estimate-indexed">
        <w:del w:id="5739" w:author="PR Preview" w:date="2026-01-01T00:00:00Z">
          <w:r>
            <w:rPr>
              <w:rStyle w:val="Hyperlink"/>
            </w:rPr>
            <w:delText xml:space="preserve">cross-validation estimate</w:delText>
          </w:r>
        </w:del>
      </w:hyperlink>
      <w:del w:id="5740" w:author="PR Preview" w:date="2026-01-01T00:00:00Z">
        <w:r>
          <w:delText xml:space="preserve"> </w:delText>
        </w:r>
      </w:del>
      <w:del w:id="5741" w:author="PR Preview" w:date="2026-01-01T00:00:00Z">
        <w:r>
          <w:delText xml:space="preserve">on</w:delText>
        </w:r>
      </w:del>
      <w:del w:id="5742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del w:id="5743" w:author="PR Preview" w:date="2026-01-01T00:00:00Z">
        <w:r>
          <w:delText xml:space="preserve"> </w:delText>
        </w:r>
      </w:del>
      <w:del w:id="5744" w:author="PR Preview" w:date="2026-01-01T00:00:00Z">
        <w:r>
          <w:delText xml:space="preserve">with those folds,</w:delText>
        </w:r>
      </w:del>
      <w:del w:id="5745" w:author="PR Preview" w:date="2026-01-01T00:00:00Z">
        <w:r>
          <w:delText xml:space="preserve"> </w:delText>
        </w:r>
      </w:del>
      <w:del w:id="5746" w:author="PR Preview" w:date="2026-01-01T00:00:00Z">
        <w:r>
          <w:delText xml:space="preserve">and applies to</w:delText>
        </w:r>
      </w:del>
      <w:del w:id="5747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del w:id="5748" w:author="PR Preview" w:date="2026-01-01T00:00:00Z">
        <w:r>
          <w:delText xml:space="preserve"> </w:delText>
        </w:r>
      </w:del>
      <w:del w:id="5749" w:author="PR Preview" w:date="2026-01-01T00:00:00Z">
        <w:r>
          <w:delText xml:space="preserve">the candidate with the smallest estimate,</w:delText>
        </w:r>
      </w:del>
      <w:del w:id="5750" w:author="PR Preview" w:date="2026-01-01T00:00:00Z">
        <w:r>
          <w:delText xml:space="preserve"> </w:delText>
        </w:r>
      </w:del>
      <w:del w:id="5751" w:author="PR Preview" w:date="2026-01-01T00:00:00Z">
        <w:r>
          <w:delText xml:space="preserve">taking the smallest</w:delText>
        </w:r>
      </w:del>
      <w:del w:id="5752" w:author="PR Preview" w:date="2026-01-01T00:00:00Z">
        <w:r>
          <w:delText xml:space="preserve"> </w:delText>
        </w:r>
      </w:del>
      <m:oMath>
        <m:r>
          <m:t>l</m:t>
        </m:r>
      </m:oMath>
      <w:del w:id="5753" w:author="PR Preview" w:date="2026-01-01T00:00:00Z">
        <w:r>
          <w:delText xml:space="preserve"> </w:delText>
        </w:r>
      </w:del>
      <w:del w:id="5754" w:author="PR Preview" w:date="2026-01-01T00:00:00Z">
        <w:r>
          <w:delText xml:space="preserve">if several tie:</w:delText>
        </w:r>
      </w:del>
    </w:p>
    <w:p>
      <w:pPr>
        <w:pStyle w:val="BodyText"/>
      </w:pPr>
      <w:bookmarkStart w:id="216" w:name="eq-cv-choice"/>
      <m:oMathPara>
        <m:oMathParaPr>
          <m:jc m:val="center"/>
        </m:oMathParaPr>
        <m:oMath>
          <m:sSup>
            <m:e>
              <m:r>
                <m:t>g</m:t>
              </m:r>
            </m:e>
            <m:sup>
              <m:r>
                <m:rPr>
                  <m:nor/>
                  <m:sty m:val="p"/>
                </m:rPr>
                <m:t>CV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g</m:t>
              </m:r>
            </m:e>
            <m:sub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l</m:t>
                  </m:r>
                </m:lim>
              </m:limLow>
              <m:sSubSup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Err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CV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l</m:t>
                      </m:r>
                    </m:sub>
                  </m:sSub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42</m:t>
          </m:r>
          <m:r>
            <m:rPr>
              <m:sty m:val="p"/>
            </m:rPr>
            <m:t>)</m:t>
          </m:r>
        </m:oMath>
      </m:oMathPara>
      <w:bookmarkEnd w:id="216"/>
    </w:p>
    <w:p>
      <w:pPr>
        <w:pStyle w:val="FirstParagraph"/>
      </w:pPr>
      <w:del w:id="5755" w:author="PR Preview" w:date="2026-01-01T00:00:00Z">
        <w:r>
          <w:rPr>
            <w:b/>
            <w:bCs/>
          </w:rPr>
          <w:delText xml:space="preserve">Definition 40 (Nested cross-validation)</w:delText>
        </w:r>
      </w:del>
      <w:del w:id="5756" w:author="PR Preview" w:date="2026-01-01T00:00:00Z">
        <w:r>
          <w:delText xml:space="preserve"> </w:delText>
        </w:r>
      </w:del>
      <w:del w:id="5757" w:author="PR Preview" w:date="2026-01-01T00:00:00Z">
        <w:r>
          <w:rPr>
            <w:b/>
            <w:bCs/>
          </w:rPr>
          <w:delText xml:space="preserve">Nested cross-validation</w:delText>
        </w:r>
      </w:del>
      <w:del w:id="5758" w:author="PR Preview" w:date="2026-01-01T00:00:00Z">
        <w:r>
          <w:delText xml:space="preserve"> </w:delText>
        </w:r>
      </w:del>
      <w:del w:id="5759" w:author="PR Preview" w:date="2026-01-01T00:00:00Z">
        <w:r>
          <w:delText xml:space="preserve">is</w:delText>
        </w:r>
      </w:del>
      <w:del w:id="5760" w:author="PR Preview" w:date="2026-01-01T00:00:00Z">
        <w:r>
          <w:delText xml:space="preserve"> </w:delText>
        </w:r>
      </w:del>
      <w:hyperlink w:anchor="def-kfold">
        <m:oMath>
          <m:r>
            <m:t>k</m:t>
          </m:r>
        </m:oMath>
        <w:del w:id="5761" w:author="PR Preview" w:date="2026-01-01T00:00:00Z">
          <w:r>
            <w:rPr>
              <w:rStyle w:val="Hyperlink"/>
            </w:rPr>
            <w:delText xml:space="preserve">-fold cross-validation</w:delText>
          </w:r>
        </w:del>
      </w:hyperlink>
      <w:del w:id="5762" w:author="PR Preview" w:date="2026-01-01T00:00:00Z">
        <w:r>
          <w:delText xml:space="preserve"> </w:delText>
        </w:r>
      </w:del>
      <w:del w:id="5763" w:author="PR Preview" w:date="2026-01-01T00:00:00Z">
        <w:r>
          <w:delText xml:space="preserve">of the</w:delText>
        </w:r>
      </w:del>
      <w:del w:id="5764" w:author="PR Preview" w:date="2026-01-01T00:00:00Z">
        <w:r>
          <w:delText xml:space="preserve"> </w:delText>
        </w:r>
      </w:del>
      <w:hyperlink w:anchor="def-cv-choice">
        <w:del w:id="5765" w:author="PR Preview" w:date="2026-01-01T00:00:00Z">
          <w:r>
            <w:rPr>
              <w:rStyle w:val="Hyperlink"/>
            </w:rPr>
            <w:delText xml:space="preserve">cross-validation choice procedure</w:delText>
          </w:r>
        </w:del>
      </w:hyperlink>
      <w:del w:id="5766" w:author="PR Preview" w:date="2026-01-01T00:00:00Z">
        <w:r>
          <w:delText xml:space="preserve"> </w:delText>
        </w:r>
      </w:del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del w:id="5767" w:author="PR Preview" w:date="2026-01-01T00:00:00Z">
        <w:r>
          <w:delText xml:space="preserve">:</w:delText>
        </w:r>
      </w:del>
      <w:del w:id="5768" w:author="PR Preview" w:date="2026-01-01T00:00:00Z">
        <w:r>
          <w:delText xml:space="preserve"> </w:delText>
        </w:r>
      </w:del>
      <w:del w:id="5769" w:author="PR Preview" w:date="2026-01-01T00:00:00Z">
        <w:r>
          <w:delText xml:space="preserve">its estimate on a training set</w:delText>
        </w:r>
      </w:del>
      <w:del w:id="5770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del w:id="5771" w:author="PR Preview" w:date="2026-01-01T00:00:00Z">
        <w:r>
          <w:delText xml:space="preserve"> </w:delText>
        </w:r>
      </w:del>
      <w:del w:id="5772" w:author="PR Preview" w:date="2026-01-01T00:00:00Z">
        <w:r>
          <w:delText xml:space="preserve">is</w:delText>
        </w:r>
      </w:del>
    </w:p>
    <w:p>
      <w:pPr>
        <w:pStyle w:val="BodyText"/>
      </w:pPr>
      <w:bookmarkStart w:id="218" w:name="eq-nested-cv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p>
                <m:e>
                  <m:r>
                    <m:t>g</m:t>
                  </m:r>
                </m:e>
                <m:sup>
                  <m:r>
                    <m:rPr>
                      <m:nor/>
                      <m:sty m:val="p"/>
                    </m:rPr>
                    <m:t>CV</m:t>
                  </m:r>
                </m:sup>
              </m:sSup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43</m:t>
          </m:r>
          <m:r>
            <m:rPr>
              <m:sty m:val="p"/>
            </m:rPr>
            <m:t>)</m:t>
          </m:r>
        </m:oMath>
      </m:oMathPara>
      <w:bookmarkEnd w:id="218"/>
    </w:p>
    <w:p>
      <w:pPr>
        <w:pStyle w:val="FirstParagraph"/>
      </w:pPr>
      <w:del w:id="5773" w:author="PR Preview" w:date="2026-01-01T00:00:00Z">
        <w:r>
          <w:rPr>
            <w:i/>
            <w:iCs/>
          </w:rPr>
          <w:delText xml:space="preserve">Remark 31</w:delText>
        </w:r>
      </w:del>
      <w:del w:id="5774" w:author="PR Preview" w:date="2026-01-01T00:00:00Z">
        <w:r>
          <w:delText xml:space="preserve"> (Source: Nested cross-validation). </w:delText>
        </w:r>
      </w:del>
      <w:del w:id="5775" w:author="PR Preview" w:date="2026-01-01T00:00:00Z">
        <w:r>
          <w:delText xml:space="preserve">Hastie et al. (2009, sec. 7.10.2)</w:delText>
        </w:r>
      </w:del>
      <w:del w:id="5776" w:author="PR Preview" w:date="2026-01-01T00:00:00Z">
        <w:r>
          <w:delText xml:space="preserve"> </w:delText>
        </w:r>
      </w:del>
      <w:del w:id="5777" w:author="PR Preview" w:date="2026-01-01T00:00:00Z">
        <w:r>
          <w:delText xml:space="preserve">for cross-validating every step of a procedure,</w:delText>
        </w:r>
      </w:del>
      <w:del w:id="5778" w:author="PR Preview" w:date="2026-01-01T00:00:00Z">
        <w:r>
          <w:delText xml:space="preserve"> </w:delText>
        </w:r>
      </w:del>
      <w:del w:id="5779" w:author="PR Preview" w:date="2026-01-01T00:00:00Z">
        <w:r>
          <w:delText xml:space="preserve">choices included.</w:delText>
        </w:r>
      </w:del>
    </w:p>
    <w:p>
      <w:pPr>
        <w:pStyle w:val="BodyText"/>
      </w:pPr>
      <w:del w:id="5780" w:author="PR Preview" w:date="2026-01-01T00:00:00Z">
        <w:r>
          <w:rPr>
            <w:i/>
            <w:iCs/>
          </w:rPr>
          <w:delText xml:space="preserve">Remark 32</w:delText>
        </w:r>
      </w:del>
      <w:del w:id="5781" w:author="PR Preview" w:date="2026-01-01T00:00:00Z">
        <w:r>
          <w:delText xml:space="preserve"> (What is nested). </w:delText>
        </w:r>
      </w:del>
      <w:del w:id="5782" w:author="PR Preview" w:date="2026-01-01T00:00:00Z">
        <w:r>
          <w:delText xml:space="preserve">Each fold-out rule of</w:delText>
        </w:r>
      </w:del>
      <w:del w:id="5783" w:author="PR Preview" w:date="2026-01-01T00:00:00Z">
        <w:r>
          <w:delText xml:space="preserve"> </w:delText>
        </w:r>
      </w:del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del w:id="5784" w:author="PR Preview" w:date="2026-01-01T00:00:00Z">
        <w:r>
          <w:delText xml:space="preserve"> </w:delText>
        </w:r>
      </w:del>
      <w:del w:id="5785" w:author="PR Preview" w:date="2026-01-01T00:00:00Z">
        <w:r>
          <w:delText xml:space="preserve">is computed from the observations outside one outer</w:delText>
        </w:r>
      </w:del>
      <w:del w:id="5786" w:author="PR Preview" w:date="2026-01-01T00:00:00Z">
        <w:r>
          <w:delText xml:space="preserve"> </w:delText>
        </w:r>
      </w:del>
      <w:hyperlink w:anchor="def-folds">
        <w:del w:id="5787" w:author="PR Preview" w:date="2026-01-01T00:00:00Z">
          <w:r>
            <w:rPr>
              <w:rStyle w:val="Hyperlink"/>
            </w:rPr>
            <w:delText xml:space="preserve">fold</w:delText>
          </w:r>
        </w:del>
      </w:hyperlink>
      <w:del w:id="5788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del w:id="5789" w:author="PR Preview" w:date="2026-01-01T00:00:00Z">
        <w:r>
          <w:delText xml:space="preserve">,</w:delText>
        </w:r>
      </w:del>
      <w:del w:id="5790" w:author="PR Preview" w:date="2026-01-01T00:00:00Z">
        <w:r>
          <w:delText xml:space="preserve"> </w:delText>
        </w:r>
      </w:del>
      <w:del w:id="5791" w:author="PR Preview" w:date="2026-01-01T00:00:00Z">
        <w:r>
          <w:delText xml:space="preserve">so the whole choice,</w:delText>
        </w:r>
      </w:del>
      <w:del w:id="5792" w:author="PR Preview" w:date="2026-01-01T00:00:00Z">
        <w:r>
          <w:delText xml:space="preserve"> </w:delText>
        </w:r>
      </w:del>
      <w:del w:id="5793" w:author="PR Preview" w:date="2026-01-01T00:00:00Z">
        <w:r>
          <w:delText xml:space="preserve">including the cross-validation that</w:delText>
        </w:r>
      </w:del>
      <w:del w:id="5794" w:author="PR Preview" w:date="2026-01-01T00:00:00Z">
        <w:r>
          <w:delText xml:space="preserve"> </w:delText>
        </w:r>
      </w:del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del w:id="5795" w:author="PR Preview" w:date="2026-01-01T00:00:00Z">
        <w:r>
          <w:delText xml:space="preserve"> </w:delText>
        </w:r>
      </w:del>
      <w:del w:id="5796" w:author="PR Preview" w:date="2026-01-01T00:00:00Z">
        <w:r>
          <w:delText xml:space="preserve">runs inside those observations,</w:delText>
        </w:r>
      </w:del>
      <w:del w:id="5797" w:author="PR Preview" w:date="2026-01-01T00:00:00Z">
        <w:r>
          <w:delText xml:space="preserve"> </w:delText>
        </w:r>
      </w:del>
      <w:del w:id="5798" w:author="PR Preview" w:date="2026-01-01T00:00:00Z">
        <w:r>
          <w:delText xml:space="preserve">never sees</w:delText>
        </w:r>
      </w:del>
      <w:del w:id="5799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del w:id="5800" w:author="PR Preview" w:date="2026-01-01T00:00:00Z">
        <w:r>
          <w:delText xml:space="preserve">.</w:delText>
        </w:r>
      </w:del>
      <w:del w:id="5801" w:author="PR Preview" w:date="2026-01-01T00:00:00Z">
        <w:r>
          <w:delText xml:space="preserve"> </w:delText>
        </w:r>
      </w:del>
      <w:del w:id="5802" w:author="PR Preview" w:date="2026-01-01T00:00:00Z">
        <w:r>
          <w:delText xml:space="preserve">That inner cross-validation is the nested one.</w:delText>
        </w:r>
      </w:del>
    </w:p>
    <w:p>
      <w:pPr>
        <w:pStyle w:val="BodyText"/>
      </w:pPr>
      <w:del w:id="5803" w:author="PR Preview" w:date="2026-01-01T00:00:00Z">
        <w:r>
          <w:rPr>
            <w:i/>
            <w:iCs/>
          </w:rPr>
          <w:delText xml:space="preserve">Remark 33</w:delText>
        </w:r>
      </w:del>
      <w:del w:id="5804" w:author="PR Preview" w:date="2026-01-01T00:00:00Z">
        <w:r>
          <w:delText xml:space="preserve"> (Cross-validation replaces the validation set, not the test set). </w:delText>
        </w:r>
      </w:del>
      <w:del w:id="5805" w:author="PR Preview" w:date="2026-01-01T00:00:00Z">
        <w:r>
          <w:delText xml:space="preserve">Used to choose between models,</w:delText>
        </w:r>
      </w:del>
      <w:del w:id="5806" w:author="PR Preview" w:date="2026-01-01T00:00:00Z">
        <w:r>
          <w:delText xml:space="preserve"> </w:delText>
        </w:r>
      </w:del>
      <w:del w:id="5807" w:author="PR Preview" w:date="2026-01-01T00:00:00Z">
        <w:r>
          <w:delText xml:space="preserve">cross-validation takes the place of the</w:delText>
        </w:r>
      </w:del>
      <w:del w:id="5808" w:author="PR Preview" w:date="2026-01-01T00:00:00Z">
        <w:r>
          <w:delText xml:space="preserve"> </w:delText>
        </w:r>
      </w:del>
      <w:del w:id="5809" w:author="PR Preview" w:date="2026-01-01T00:00:00Z">
        <w:r>
          <w:rPr>
            <w:i/>
            <w:iCs/>
          </w:rPr>
          <w:delText xml:space="preserve">validation</w:delText>
        </w:r>
      </w:del>
      <w:del w:id="5810" w:author="PR Preview" w:date="2026-01-01T00:00:00Z">
        <w:r>
          <w:delText xml:space="preserve"> </w:delText>
        </w:r>
      </w:del>
      <w:del w:id="5811" w:author="PR Preview" w:date="2026-01-01T00:00:00Z">
        <w:r>
          <w:delText xml:space="preserve">set</w:delText>
        </w:r>
      </w:del>
      <w:del w:id="5812" w:author="PR Preview" w:date="2026-01-01T00:00:00Z">
        <w:r>
          <w:delText xml:space="preserve"> </w:delText>
        </w:r>
      </w:del>
      <w:del w:id="5813" w:author="PR Preview" w:date="2026-01-01T00:00:00Z">
        <w:r>
          <w:delText xml:space="preserve">of</w:delText>
        </w:r>
      </w:del>
      <w:del w:id="5814" w:author="PR Preview" w:date="2026-01-01T00:00:00Z">
        <w:r>
          <w:delText xml:space="preserve"> </w:delText>
        </w:r>
      </w:del>
      <w:hyperlink w:anchor="def-data-splits">
        <w:del w:id="5815" w:author="PR Preview" w:date="2026-01-01T00:00:00Z">
          <w:r>
            <w:rPr>
              <w:rStyle w:val="Hyperlink"/>
            </w:rPr>
            <w:delText xml:space="preserve">Definition 20</w:delText>
          </w:r>
        </w:del>
      </w:hyperlink>
      <w:del w:id="5816" w:author="PR Preview" w:date="2026-01-01T00:00:00Z">
        <w:r>
          <w:delText xml:space="preserve">,</w:delText>
        </w:r>
      </w:del>
      <w:del w:id="5817" w:author="PR Preview" w:date="2026-01-01T00:00:00Z">
        <w:r>
          <w:delText xml:space="preserve"> </w:delText>
        </w:r>
      </w:del>
      <w:del w:id="5818" w:author="PR Preview" w:date="2026-01-01T00:00:00Z">
        <w:r>
          <w:delText xml:space="preserve">the one consulted again and again,</w:delText>
        </w:r>
      </w:del>
      <w:del w:id="5819" w:author="PR Preview" w:date="2026-01-01T00:00:00Z">
        <w:r>
          <w:delText xml:space="preserve"> </w:delText>
        </w:r>
      </w:del>
      <w:del w:id="5820" w:author="PR Preview" w:date="2026-01-01T00:00:00Z">
        <w:r>
          <w:delText xml:space="preserve">and not of the test set, which stays unused until the end.</w:delText>
        </w:r>
      </w:del>
      <w:del w:id="5821" w:author="PR Preview" w:date="2026-01-01T00:00:00Z">
        <w:r>
          <w:delText xml:space="preserve"> </w:delText>
        </w:r>
      </w:del>
      <w:del w:id="5822" w:author="PR Preview" w:date="2026-01-01T00:00:00Z">
        <w:r>
          <w:delText xml:space="preserve">The cross-validation estimate of the winning model is optimistic:</w:delText>
        </w:r>
      </w:del>
      <w:del w:id="5823" w:author="PR Preview" w:date="2026-01-01T00:00:00Z">
        <w:r>
          <w:delText xml:space="preserve"> </w:delText>
        </w:r>
      </w:del>
      <w:del w:id="5824" w:author="PR Preview" w:date="2026-01-01T00:00:00Z">
        <w:r>
          <w:delText xml:space="preserve">that model won partly because the particular sample and split happened to favor it,</w:delText>
        </w:r>
      </w:del>
      <w:del w:id="5825" w:author="PR Preview" w:date="2026-01-01T00:00:00Z">
        <w:r>
          <w:delText xml:space="preserve"> </w:delText>
        </w:r>
      </w:del>
      <w:del w:id="5826" w:author="PR Preview" w:date="2026-01-01T00:00:00Z">
        <w:r>
          <w:delText xml:space="preserve">so its estimate is the smallest of several noisy estimates.</w:delText>
        </w:r>
      </w:del>
      <w:del w:id="5827" w:author="PR Preview" w:date="2026-01-01T00:00:00Z">
        <w:r>
          <w:delText xml:space="preserve"> </w:delText>
        </w:r>
      </w:del>
      <w:del w:id="5828" w:author="PR Preview" w:date="2026-01-01T00:00:00Z">
        <w:r>
          <w:delText xml:space="preserve">An honest estimate of the chosen model’s error needs data</w:delText>
        </w:r>
      </w:del>
      <w:del w:id="5829" w:author="PR Preview" w:date="2026-01-01T00:00:00Z">
        <w:r>
          <w:delText xml:space="preserve"> </w:delText>
        </w:r>
      </w:del>
      <w:del w:id="5830" w:author="PR Preview" w:date="2026-01-01T00:00:00Z">
        <w:r>
          <w:delText xml:space="preserve">that took no part in the choice</w:delText>
        </w:r>
      </w:del>
      <w:del w:id="5831" w:author="PR Preview" w:date="2026-01-01T00:00:00Z">
        <w:r>
          <w:delText xml:space="preserve"> </w:delText>
        </w:r>
      </w:del>
      <w:del w:id="5832" w:author="PR Preview" w:date="2026-01-01T00:00:00Z">
        <w:r>
          <w:delText xml:space="preserve">(Hastie et al. 2009, sec. 7.2)</w:delText>
        </w:r>
      </w:del>
      <w:del w:id="5833" w:author="PR Preview" w:date="2026-01-01T00:00:00Z">
        <w:r>
          <w:delText xml:space="preserve">,</w:delText>
        </w:r>
      </w:del>
      <w:del w:id="5834" w:author="PR Preview" w:date="2026-01-01T00:00:00Z">
        <w:r>
          <w:delText xml:space="preserve"> </w:delText>
        </w:r>
      </w:del>
      <w:del w:id="5835" w:author="PR Preview" w:date="2026-01-01T00:00:00Z">
        <w:r>
          <w:delText xml:space="preserve">such as a</w:delText>
        </w:r>
      </w:del>
      <w:del w:id="5836" w:author="PR Preview" w:date="2026-01-01T00:00:00Z">
        <w:r>
          <w:delText xml:space="preserve"> </w:delText>
        </w:r>
      </w:del>
      <w:hyperlink w:anchor="def-test-set">
        <w:del w:id="5837" w:author="PR Preview" w:date="2026-01-01T00:00:00Z">
          <w:r>
            <w:rPr>
              <w:rStyle w:val="Hyperlink"/>
            </w:rPr>
            <w:delText xml:space="preserve">test set</w:delText>
          </w:r>
        </w:del>
      </w:hyperlink>
      <w:del w:id="5838" w:author="PR Preview" w:date="2026-01-01T00:00:00Z">
        <w:r>
          <w:delText xml:space="preserve">,</w:delText>
        </w:r>
      </w:del>
      <w:del w:id="5839" w:author="PR Preview" w:date="2026-01-01T00:00:00Z">
        <w:r>
          <w:delText xml:space="preserve"> </w:delText>
        </w:r>
      </w:del>
      <w:del w:id="5840" w:author="PR Preview" w:date="2026-01-01T00:00:00Z">
        <w:r>
          <w:delText xml:space="preserve">or the outer folds of</w:delText>
        </w:r>
      </w:del>
      <w:del w:id="5841" w:author="PR Preview" w:date="2026-01-01T00:00:00Z">
        <w:r>
          <w:delText xml:space="preserve"> </w:delText>
        </w:r>
      </w:del>
      <w:hyperlink w:anchor="def-nested-cv">
        <w:del w:id="5842" w:author="PR Preview" w:date="2026-01-01T00:00:00Z">
          <w:r>
            <w:rPr>
              <w:rStyle w:val="Hyperlink"/>
            </w:rPr>
            <w:delText xml:space="preserve">nested cross-validation</w:delText>
          </w:r>
        </w:del>
      </w:hyperlink>
      <w:del w:id="5843" w:author="PR Preview" w:date="2026-01-01T00:00:00Z">
        <w:r>
          <w:delText xml:space="preserve">.</w:delText>
        </w:r>
      </w:del>
    </w:p>
    <w:p>
      <w:pPr>
        <w:pStyle w:val="BodyText"/>
      </w:pPr>
      <w:del w:id="5844" w:author="PR Preview" w:date="2026-01-01T00:00:00Z">
        <w:r>
          <w:rPr>
            <w:b/>
            <w:bCs/>
          </w:rPr>
          <w:delText xml:space="preserve">Definition 41 (Fold-based standard error)</w:delText>
        </w:r>
      </w:del>
      <w:del w:id="5845" w:author="PR Preview" w:date="2026-01-01T00:00:00Z">
        <w:r>
          <w:delText xml:space="preserve"> </w:delText>
        </w:r>
      </w:del>
      <w:del w:id="5846" w:author="PR Preview" w:date="2026-01-01T00:00:00Z">
        <w:r>
          <w:delText xml:space="preserve">The</w:delText>
        </w:r>
      </w:del>
      <w:del w:id="5847" w:author="PR Preview" w:date="2026-01-01T00:00:00Z">
        <w:r>
          <w:delText xml:space="preserve"> </w:delText>
        </w:r>
      </w:del>
      <w:del w:id="5848" w:author="PR Preview" w:date="2026-01-01T00:00:00Z">
        <w:r>
          <w:rPr>
            <w:b/>
            <w:bCs/>
          </w:rPr>
          <w:delText xml:space="preserve">fold-based standard error</w:delText>
        </w:r>
      </w:del>
      <w:del w:id="5849" w:author="PR Preview" w:date="2026-01-01T00:00:00Z">
        <w:r>
          <w:delText xml:space="preserve"> </w:delText>
        </w:r>
      </w:del>
      <m:oMath>
        <m:sSub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del w:id="5850" w:author="PR Preview" w:date="2026-01-01T00:00:00Z">
        <w:r>
          <w:delText xml:space="preserve"> </w:delText>
        </w:r>
      </w:del>
      <w:del w:id="5851" w:author="PR Preview" w:date="2026-01-01T00:00:00Z">
        <w:r>
          <w:delText xml:space="preserve">of a</w:delText>
        </w:r>
      </w:del>
      <w:del w:id="5852" w:author="PR Preview" w:date="2026-01-01T00:00:00Z">
        <w:r>
          <w:delText xml:space="preserve"> </w:delText>
        </w:r>
      </w:del>
      <m:oMath>
        <m:r>
          <m:t>k</m:t>
        </m:r>
      </m:oMath>
      <w:del w:id="5853" w:author="PR Preview" w:date="2026-01-01T00:00:00Z">
        <w:r>
          <w:delText xml:space="preserve">-fold</w:delText>
        </w:r>
      </w:del>
      <w:del w:id="5854" w:author="PR Preview" w:date="2026-01-01T00:00:00Z">
        <w:r>
          <w:delText xml:space="preserve"> </w:delText>
        </w:r>
      </w:del>
      <w:hyperlink w:anchor="def-cv-estimate">
        <w:del w:id="5855" w:author="PR Preview" w:date="2026-01-01T00:00:00Z">
          <w:r>
            <w:rPr>
              <w:rStyle w:val="Hyperlink"/>
            </w:rPr>
            <w:delText xml:space="preserve">cross-validation estimate</w:delText>
          </w:r>
        </w:del>
      </w:hyperlink>
      <w:del w:id="5856" w:author="PR Preview" w:date="2026-01-01T00:00:00Z">
        <w:r>
          <w:delText xml:space="preserve"> </w:delText>
        </w:r>
      </w:del>
      <w:del w:id="5857" w:author="PR Preview" w:date="2026-01-01T00:00:00Z">
        <w:r>
          <w:delText xml:space="preserve">is the</w:delText>
        </w:r>
      </w:del>
      <w:del w:id="5858" w:author="PR Preview" w:date="2026-01-01T00:00:00Z">
        <w:r>
          <w:delText xml:space="preserve"> </w:delText>
        </w:r>
      </w:del>
      <w:hyperlink r:id="rId236">
        <w:del w:id="5859" w:author="PR Preview" w:date="2026-01-01T00:00:00Z">
          <w:r>
            <w:rPr>
              <w:rStyle w:val="Hyperlink"/>
            </w:rPr>
            <w:delText xml:space="preserve">sample standard deviation</w:delText>
          </w:r>
        </w:del>
      </w:hyperlink>
      <w:del w:id="5860" w:author="PR Preview" w:date="2026-01-01T00:00:00Z">
        <w:r>
          <w:delText xml:space="preserve"> </w:delText>
        </w:r>
      </w:del>
      <w:del w:id="5861" w:author="PR Preview" w:date="2026-01-01T00:00:00Z">
        <w:r>
          <w:delText xml:space="preserve">of the</w:delText>
        </w:r>
      </w:del>
      <w:del w:id="5862" w:author="PR Preview" w:date="2026-01-01T00:00:00Z">
        <w:r>
          <w:delText xml:space="preserve"> </w:delText>
        </w:r>
      </w:del>
      <m:oMath>
        <m:r>
          <m:t>k</m:t>
        </m:r>
      </m:oMath>
      <w:del w:id="5863" w:author="PR Preview" w:date="2026-01-01T00:00:00Z">
        <w:r>
          <w:delText xml:space="preserve"> </w:delText>
        </w:r>
      </w:del>
      <w:hyperlink w:anchor="def-fold-mse">
        <w:del w:id="5864" w:author="PR Preview" w:date="2026-01-01T00:00:00Z">
          <w:r>
            <w:rPr>
              <w:rStyle w:val="Hyperlink"/>
            </w:rPr>
            <w:delText xml:space="preserve">fold mean squared errors</w:delText>
          </w:r>
        </w:del>
      </w:hyperlink>
      <w:del w:id="5865" w:author="PR Preview" w:date="2026-01-01T00:00:00Z">
        <w:r>
          <w:delText xml:space="preserve">,</w:delText>
        </w:r>
      </w:del>
      <w:del w:id="5866" w:author="PR Preview" w:date="2026-01-01T00:00:00Z">
        <w:r>
          <w:delText xml:space="preserve"> </w:delText>
        </w:r>
      </w:del>
      <w:del w:id="5867" w:author="PR Preview" w:date="2026-01-01T00:00:00Z">
        <w:r>
          <w:delText xml:space="preserve">divided by</w:delText>
        </w:r>
      </w:del>
      <w:del w:id="5868" w:author="PR Preview" w:date="2026-01-01T00:00:00Z">
        <w:r>
          <w:delText xml:space="preserve"> </w:delText>
        </w:r>
      </w:del>
      <m:oMath>
        <m:rad>
          <m:radPr>
            <m:degHide m:val="on"/>
          </m:radPr>
          <m:deg/>
          <m:e>
            <m:r>
              <m:t>k</m:t>
            </m:r>
          </m:e>
        </m:rad>
      </m:oMath>
      <w:del w:id="5869" w:author="PR Preview" w:date="2026-01-01T00:00:00Z">
        <w:r>
          <w:delText xml:space="preserve">:</w:delText>
        </w:r>
      </w:del>
    </w:p>
    <w:p>
      <w:pPr>
        <w:pStyle w:val="BodyText"/>
      </w:pPr>
      <w:bookmarkStart w:id="226" w:name="eq-cv-se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k</m:t>
                  </m:r>
                </m:e>
              </m:rad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44</m:t>
          </m:r>
          <m:r>
            <m:rPr>
              <m:sty m:val="p"/>
            </m:rPr>
            <m:t>)</m:t>
          </m:r>
        </m:oMath>
      </m:oMathPara>
      <w:bookmarkEnd w:id="226"/>
    </w:p>
    <w:p>
      <w:pPr>
        <w:pStyle w:val="FirstParagraph"/>
      </w:pPr>
      <w:del w:id="5870" w:author="PR Preview" w:date="2026-01-01T00:00:00Z">
        <w:r>
          <w:rPr>
            <w:i/>
            <w:iCs/>
          </w:rPr>
          <w:delText xml:space="preserve">Remark 34</w:delText>
        </w:r>
      </w:del>
      <w:del w:id="5871" w:author="PR Preview" w:date="2026-01-01T00:00:00Z">
        <w:r>
          <w:delText xml:space="preserve"> (Source: Fold-based standard error). </w:delText>
        </w:r>
      </w:del>
      <w:del w:id="5872" w:author="PR Preview" w:date="2026-01-01T00:00:00Z">
        <w:r>
          <w:delText xml:space="preserve">Hastie et al. (2009, sec. 7.10.1)</w:delText>
        </w:r>
      </w:del>
      <w:del w:id="5873" w:author="PR Preview" w:date="2026-01-01T00:00:00Z">
        <w:r>
          <w:delText xml:space="preserve">, who call the result a standard error.</w:delText>
        </w:r>
      </w:del>
    </w:p>
    <w:p>
      <w:pPr>
        <w:pStyle w:val="BodyText"/>
      </w:pPr>
      <w:del w:id="5874" w:author="PR Preview" w:date="2026-01-01T00:00:00Z">
        <w:r>
          <w:rPr>
            <w:i/>
            <w:iCs/>
          </w:rPr>
          <w:delText xml:space="preserve">Remark 35</w:delText>
        </w:r>
      </w:del>
      <w:del w:id="5875" w:author="PR Preview" w:date="2026-01-01T00:00:00Z">
        <w:r>
          <w:delText xml:space="preserve"> (The fold-based standard error is only a rough guide). </w:delText>
        </w:r>
      </w:del>
      <w:del w:id="5876" w:author="PR Preview" w:date="2026-01-01T00:00:00Z">
        <w:r>
          <w:delText xml:space="preserve">Hastie et al. (2009, sec. 7.10.1)</w:delText>
        </w:r>
      </w:del>
      <w:del w:id="5877" w:author="PR Preview" w:date="2026-01-01T00:00:00Z">
        <w:r>
          <w:delText xml:space="preserve"> </w:delText>
        </w:r>
      </w:del>
      <w:del w:id="5878" w:author="PR Preview" w:date="2026-01-01T00:00:00Z">
        <w:r>
          <w:delText xml:space="preserve">draw standard-error bars</w:delText>
        </w:r>
      </w:del>
      <w:del w:id="5879" w:author="PR Preview" w:date="2026-01-01T00:00:00Z">
        <w:r>
          <w:delText xml:space="preserve"> </w:delText>
        </w:r>
      </w:del>
      <w:del w:id="5880" w:author="PR Preview" w:date="2026-01-01T00:00:00Z">
        <w:r>
          <w:delText xml:space="preserve">computed from the per-fold errors as in</w:delText>
        </w:r>
      </w:del>
      <w:del w:id="5881" w:author="PR Preview" w:date="2026-01-01T00:00:00Z">
        <w:r>
          <w:delText xml:space="preserve"> </w:delText>
        </w:r>
      </w:del>
      <w:hyperlink w:anchor="eq-cv-se">
        <w:del w:id="5882" w:author="PR Preview" w:date="2026-01-01T00:00:00Z">
          <w:r>
            <w:rPr>
              <w:rStyle w:val="Hyperlink"/>
            </w:rPr>
            <w:delText xml:space="preserve">Equation 44</w:delText>
          </w:r>
        </w:del>
      </w:hyperlink>
      <w:del w:id="5883" w:author="PR Preview" w:date="2026-01-01T00:00:00Z">
        <w:r>
          <w:delText xml:space="preserve">.</w:delText>
        </w:r>
      </w:del>
      <w:del w:id="5884" w:author="PR Preview" w:date="2026-01-01T00:00:00Z">
        <w:r>
          <w:delText xml:space="preserve"> </w:delText>
        </w:r>
      </w:del>
      <w:del w:id="5885" w:author="PR Preview" w:date="2026-01-01T00:00:00Z">
        <w:r>
          <w:delText xml:space="preserve">That formula treats the</w:delText>
        </w:r>
      </w:del>
      <w:del w:id="5886" w:author="PR Preview" w:date="2026-01-01T00:00:00Z">
        <w:r>
          <w:delText xml:space="preserve"> </w:delText>
        </w:r>
      </w:del>
      <m:oMath>
        <m:r>
          <m:t>k</m:t>
        </m:r>
      </m:oMath>
      <w:del w:id="5887" w:author="PR Preview" w:date="2026-01-01T00:00:00Z">
        <w:r>
          <w:delText xml:space="preserve"> </w:delText>
        </w:r>
      </w:del>
      <w:del w:id="5888" w:author="PR Preview" w:date="2026-01-01T00:00:00Z">
        <w:r>
          <w:delText xml:space="preserve">fold errors</w:delText>
        </w:r>
      </w:del>
      <w:del w:id="5889" w:author="PR Preview" w:date="2026-01-01T00:00:00Z">
        <w:r>
          <w:delText xml:space="preserve"> </w:delText>
        </w:r>
      </w:del>
      <w:del w:id="5890" w:author="PR Preview" w:date="2026-01-01T00:00:00Z">
        <w:r>
          <w:delText xml:space="preserve">as if they were independent,</w:delText>
        </w:r>
      </w:del>
      <w:del w:id="5891" w:author="PR Preview" w:date="2026-01-01T00:00:00Z">
        <w:r>
          <w:delText xml:space="preserve"> </w:delText>
        </w:r>
      </w:del>
      <w:del w:id="5892" w:author="PR Preview" w:date="2026-01-01T00:00:00Z">
        <w:r>
          <w:delText xml:space="preserve">which they are not:</w:delText>
        </w:r>
      </w:del>
      <w:del w:id="5893" w:author="PR Preview" w:date="2026-01-01T00:00:00Z">
        <w:r>
          <w:delText xml:space="preserve"> </w:delText>
        </w:r>
      </w:del>
      <w:del w:id="5894" w:author="PR Preview" w:date="2026-01-01T00:00:00Z">
        <w:r>
          <w:delText xml:space="preserve">every pair of folds shares</w:delText>
        </w:r>
      </w:del>
      <w:del w:id="5895" w:author="PR Preview" w:date="2026-01-01T00:00:00Z">
        <w:r>
          <w:delText xml:space="preserve"> </w:delText>
        </w:r>
      </w:del>
      <m:oMath>
        <m:r>
          <m:t>k</m:t>
        </m:r>
        <m:r>
          <m:rPr>
            <m:sty m:val="p"/>
          </m:rPr>
          <m:t>−</m:t>
        </m:r>
        <m:r>
          <m:t>2</m:t>
        </m:r>
      </m:oMath>
      <w:del w:id="5896" w:author="PR Preview" w:date="2026-01-01T00:00:00Z">
        <w:r>
          <w:delText xml:space="preserve"> </w:delText>
        </w:r>
      </w:del>
      <w:del w:id="5897" w:author="PR Preview" w:date="2026-01-01T00:00:00Z">
        <w:r>
          <w:delText xml:space="preserve">folds of training data.</w:delText>
        </w:r>
      </w:del>
      <w:del w:id="5898" w:author="PR Preview" w:date="2026-01-01T00:00:00Z">
        <w:r>
          <w:delText xml:space="preserve"> </w:delText>
        </w:r>
      </w:del>
      <w:del w:id="5899" w:author="PR Preview" w:date="2026-01-01T00:00:00Z">
        <w:r>
          <w:delText xml:space="preserve">So</w:delText>
        </w:r>
      </w:del>
      <w:del w:id="5900" w:author="PR Preview" w:date="2026-01-01T00:00:00Z">
        <w:r>
          <w:delText xml:space="preserve"> </w:delText>
        </w:r>
      </w:del>
      <m:oMath>
        <m:sSub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del w:id="5901" w:author="PR Preview" w:date="2026-01-01T00:00:00Z">
        <w:r>
          <w:delText xml:space="preserve"> </w:delText>
        </w:r>
      </w:del>
      <w:del w:id="5902" w:author="PR Preview" w:date="2026-01-01T00:00:00Z">
        <w:r>
          <w:delText xml:space="preserve">is a rough indication</w:delText>
        </w:r>
      </w:del>
      <w:del w:id="5903" w:author="PR Preview" w:date="2026-01-01T00:00:00Z">
        <w:r>
          <w:delText xml:space="preserve"> </w:delText>
        </w:r>
      </w:del>
      <w:del w:id="5904" w:author="PR Preview" w:date="2026-01-01T00:00:00Z">
        <w:r>
          <w:delText xml:space="preserve">of how much</w:delText>
        </w:r>
      </w:del>
      <w:del w:id="5905" w:author="PR Preview" w:date="2026-01-01T00:00:00Z">
        <w:r>
          <w:delText xml:space="preserve"> </w:delText>
        </w:r>
      </w:del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del w:id="5906" w:author="PR Preview" w:date="2026-01-01T00:00:00Z">
        <w:r>
          <w:delText xml:space="preserve"> </w:delText>
        </w:r>
      </w:del>
      <w:del w:id="5907" w:author="PR Preview" w:date="2026-01-01T00:00:00Z">
        <w:r>
          <w:delText xml:space="preserve">might change with a different sample,</w:delText>
        </w:r>
      </w:del>
      <w:del w:id="5908" w:author="PR Preview" w:date="2026-01-01T00:00:00Z">
        <w:r>
          <w:delText xml:space="preserve"> </w:delText>
        </w:r>
      </w:del>
      <w:del w:id="5909" w:author="PR Preview" w:date="2026-01-01T00:00:00Z">
        <w:r>
          <w:delText xml:space="preserve">not a</w:delText>
        </w:r>
      </w:del>
      <w:del w:id="5910" w:author="PR Preview" w:date="2026-01-01T00:00:00Z">
        <w:r>
          <w:delText xml:space="preserve"> </w:delText>
        </w:r>
      </w:del>
      <w:hyperlink r:id="rId240">
        <w:del w:id="5911" w:author="PR Preview" w:date="2026-01-01T00:00:00Z">
          <w:r>
            <w:rPr>
              <w:rStyle w:val="Hyperlink"/>
            </w:rPr>
            <w:delText xml:space="preserve">standard error</w:delText>
          </w:r>
        </w:del>
      </w:hyperlink>
      <w:del w:id="5912" w:author="PR Preview" w:date="2026-01-01T00:00:00Z">
        <w:r>
          <w:delText xml:space="preserve"> </w:delText>
        </w:r>
      </w:del>
      <w:del w:id="5913" w:author="PR Preview" w:date="2026-01-01T00:00:00Z">
        <w:r>
          <w:delText xml:space="preserve">of</w:delText>
        </w:r>
      </w:del>
      <w:del w:id="5914" w:author="PR Preview" w:date="2026-01-01T00:00:00Z">
        <w:r>
          <w:delText xml:space="preserve"> </w:delText>
        </w:r>
      </w:del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del w:id="5915" w:author="PR Preview" w:date="2026-01-01T00:00:00Z">
        <w:r>
          <w:delText xml:space="preserve">.</w:delText>
        </w:r>
      </w:del>
    </w:p>
    <w:p>
      <w:pPr>
        <w:pStyle w:val="BodyText"/>
      </w:pPr>
      <w:del w:id="5916" w:author="PR Preview" w:date="2026-01-01T00:00:00Z">
        <w:r>
          <w:rPr>
            <w:b/>
            <w:bCs/>
          </w:rPr>
          <w:delText xml:space="preserve">Definition 42 (Fold mean squared error of a named procedure)</w:delText>
        </w:r>
      </w:del>
      <w:del w:id="5917" w:author="PR Preview" w:date="2026-01-01T00:00:00Z">
        <w:r>
          <w:delText xml:space="preserve"> </w:delText>
        </w:r>
      </w:del>
      <w:del w:id="5918" w:author="PR Preview" w:date="2026-01-01T00:00:00Z">
        <w:r>
          <w:delText xml:space="preserve">The</w:delText>
        </w:r>
      </w:del>
      <w:del w:id="5919" w:author="PR Preview" w:date="2026-01-01T00:00:00Z">
        <w:r>
          <w:delText xml:space="preserve"> </w:delText>
        </w:r>
      </w:del>
      <w:del w:id="5920" w:author="PR Preview" w:date="2026-01-01T00:00:00Z">
        <w:r>
          <w:rPr>
            <w:b/>
            <w:bCs/>
          </w:rPr>
          <w:delText xml:space="preserve">fold mean squared error of procedure</w:delText>
        </w:r>
      </w:del>
      <w:del w:id="5921" w:author="PR Preview" w:date="2026-01-01T00:00:00Z">
        <w:r>
          <w:delText xml:space="preserve"> </w:delText>
        </w:r>
      </w:del>
      <m:oMath>
        <m:r>
          <m:t>g</m:t>
        </m:r>
      </m:oMath>
      <w:del w:id="5922" w:author="PR Preview" w:date="2026-01-01T00:00:00Z">
        <w:r>
          <w:delText xml:space="preserve"> </w:delText>
        </w:r>
      </w:del>
      <w:del w:id="5923" w:author="PR Preview" w:date="2026-01-01T00:00:00Z">
        <w:r>
          <w:delText xml:space="preserve">for</w:delText>
        </w:r>
      </w:del>
      <w:del w:id="5924" w:author="PR Preview" w:date="2026-01-01T00:00:00Z">
        <w:r>
          <w:delText xml:space="preserve"> </w:delText>
        </w:r>
      </w:del>
      <w:hyperlink w:anchor="def-folds">
        <w:del w:id="5925" w:author="PR Preview" w:date="2026-01-01T00:00:00Z">
          <w:r>
            <w:rPr>
              <w:rStyle w:val="Hyperlink"/>
            </w:rPr>
            <w:delText xml:space="preserve">fold</w:delText>
          </w:r>
        </w:del>
      </w:hyperlink>
      <w:del w:id="5926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del w:id="5927" w:author="PR Preview" w:date="2026-01-01T00:00:00Z">
        <w:r>
          <w:delText xml:space="preserve"> </w:delText>
        </w:r>
      </w:del>
      <w:del w:id="5928" w:author="PR Preview" w:date="2026-01-01T00:00:00Z">
        <w:r>
          <w:delText xml:space="preserve">of a training set</w:delText>
        </w:r>
      </w:del>
      <w:del w:id="5929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del w:id="5930" w:author="PR Preview" w:date="2026-01-01T00:00:00Z">
        <w:r>
          <w:delText xml:space="preserve">, indexed by</w:delText>
        </w:r>
      </w:del>
      <w:del w:id="5931" w:author="PR Preview" w:date="2026-01-01T00:00:00Z">
        <w:r>
          <w:delText xml:space="preserve"> </w:delText>
        </w:r>
      </w:del>
      <m:oMath>
        <m:r>
          <m:t>I</m:t>
        </m:r>
      </m:oMath>
      <w:del w:id="5932" w:author="PR Preview" w:date="2026-01-01T00:00:00Z">
        <w:r>
          <w:delText xml:space="preserve">,</w:delText>
        </w:r>
      </w:del>
      <w:del w:id="5933" w:author="PR Preview" w:date="2026-01-01T00:00:00Z">
        <w:r>
          <w:delText xml:space="preserve"> </w:delText>
        </w:r>
      </w:del>
      <w:del w:id="5934" w:author="PR Preview" w:date="2026-01-01T00:00:00Z">
        <w:r>
          <w:delText xml:space="preserve">is the</w:delText>
        </w:r>
      </w:del>
      <w:del w:id="5935" w:author="PR Preview" w:date="2026-01-01T00:00:00Z">
        <w:r>
          <w:delText xml:space="preserve"> </w:delText>
        </w:r>
      </w:del>
      <w:hyperlink w:anchor="def-fold-mse">
        <w:del w:id="5936" w:author="PR Preview" w:date="2026-01-01T00:00:00Z">
          <w:r>
            <w:rPr>
              <w:rStyle w:val="Hyperlink"/>
            </w:rPr>
            <w:delText xml:space="preserve">fold mean squared error</w:delText>
          </w:r>
        </w:del>
      </w:hyperlink>
      <w:del w:id="5937" w:author="PR Preview" w:date="2026-01-01T00:00:00Z">
        <w:r>
          <w:delText xml:space="preserve"> </w:delText>
        </w:r>
      </w:del>
      <w:del w:id="5938" w:author="PR Preview" w:date="2026-01-01T00:00:00Z">
        <w:r>
          <w:delText xml:space="preserve">computed with the</w:delText>
        </w:r>
      </w:del>
      <w:del w:id="5939" w:author="PR Preview" w:date="2026-01-01T00:00:00Z">
        <w:r>
          <w:delText xml:space="preserve"> </w:delText>
        </w:r>
      </w:del>
      <w:hyperlink w:anchor="def-fold-out-rule">
        <w:del w:id="5940" w:author="PR Preview" w:date="2026-01-01T00:00:00Z">
          <w:r>
            <w:rPr>
              <w:rStyle w:val="Hyperlink"/>
            </w:rPr>
            <w:delText xml:space="preserve">fold-out rule</w:delText>
          </w:r>
        </w:del>
      </w:hyperlink>
      <w:del w:id="5941" w:author="PR Preview" w:date="2026-01-01T00:00:00Z">
        <w:r>
          <w:delText xml:space="preserve"> </w:delText>
        </w:r>
      </w:del>
      <w:del w:id="5942" w:author="PR Preview" w:date="2026-01-01T00:00:00Z">
        <w:r>
          <w:delText xml:space="preserve">that</w:delText>
        </w:r>
      </w:del>
      <w:del w:id="5943" w:author="PR Preview" w:date="2026-01-01T00:00:00Z">
        <w:r>
          <w:delText xml:space="preserve"> </w:delText>
        </w:r>
      </w:del>
      <m:oMath>
        <m:r>
          <m:t>g</m:t>
        </m:r>
      </m:oMath>
      <w:del w:id="5944" w:author="PR Preview" w:date="2026-01-01T00:00:00Z">
        <w:r>
          <w:delText xml:space="preserve"> </w:delText>
        </w:r>
      </w:del>
      <w:del w:id="5945" w:author="PR Preview" w:date="2026-01-01T00:00:00Z">
        <w:r>
          <w:delText xml:space="preserve">produces:</w:delText>
        </w:r>
      </w:del>
    </w:p>
    <w:p>
      <w:pPr>
        <w:pStyle w:val="BodyText"/>
      </w:pPr>
      <w:bookmarkStart w:id="231" w:name="eq-fold-mse-indexed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MSE</m:t>
              </m:r>
            </m:e>
            <m:sub>
              <m:r>
                <m:t>j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;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sSup>
                                    <m:e>
                                      <m:r>
                                        <m:t>i</m:t>
                                      </m:r>
                                    </m:e>
                                    <m:sup>
                                      <m:r>
                                        <m:rPr>
                                          <m:sty m:val="p"/>
                                        </m:rPr>
                                        <m:t>′</m:t>
                                      </m:r>
                                    </m:sup>
                                  </m:sSup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sSup>
                                    <m:e>
                                      <m:r>
                                        <m:t>i</m:t>
                                      </m:r>
                                    </m:e>
                                    <m:sup>
                                      <m:r>
                                        <m:rPr>
                                          <m:sty m:val="p"/>
                                        </m:rPr>
                                        <m:t>′</m:t>
                                      </m:r>
                                    </m:sup>
                                  </m:sSup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sSub>
                            <m:e>
                              <m:r>
                                <m:t>​</m:t>
                              </m:r>
                            </m:e>
                            <m:sub>
                              <m:sSup>
                                <m:e>
                                  <m:r>
                                    <m:t>i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  <m:r>
                                <m:rPr>
                                  <m:sty m:val="p"/>
                                </m:rPr>
                                <m:t>∈</m:t>
                              </m:r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\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F</m:t>
                                  </m:r>
                                </m:e>
                                <m:sub>
                                  <m:r>
                                    <m:t>j</m:t>
                                  </m:r>
                                </m:sub>
                              </m:sSub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45</m:t>
          </m:r>
          <m:r>
            <m:rPr>
              <m:sty m:val="p"/>
            </m:rPr>
            <m:t>)</m:t>
          </m:r>
        </m:oMath>
      </m:oMathPara>
      <w:bookmarkEnd w:id="231"/>
    </w:p>
    <w:p>
      <w:pPr>
        <w:pStyle w:val="FirstParagraph"/>
      </w:pPr>
      <w:del w:id="5946" w:author="PR Preview" w:date="2026-01-01T00:00:00Z">
        <w:r>
          <w:rPr>
            <w:b/>
            <w:bCs/>
          </w:rPr>
          <w:delText xml:space="preserve">Definition 43 (Fold-based standard error of a named procedure)</w:delText>
        </w:r>
      </w:del>
      <w:del w:id="5947" w:author="PR Preview" w:date="2026-01-01T00:00:00Z">
        <w:r>
          <w:delText xml:space="preserve"> </w:delText>
        </w:r>
      </w:del>
      <w:del w:id="5948" w:author="PR Preview" w:date="2026-01-01T00:00:00Z">
        <w:r>
          <w:delText xml:space="preserve">The</w:delText>
        </w:r>
      </w:del>
      <w:del w:id="5949" w:author="PR Preview" w:date="2026-01-01T00:00:00Z">
        <w:r>
          <w:delText xml:space="preserve"> </w:delText>
        </w:r>
      </w:del>
      <w:del w:id="5950" w:author="PR Preview" w:date="2026-01-01T00:00:00Z">
        <w:r>
          <w:rPr>
            <w:b/>
            <w:bCs/>
          </w:rPr>
          <w:delText xml:space="preserve">fold-based standard error of procedure</w:delText>
        </w:r>
      </w:del>
      <w:del w:id="5951" w:author="PR Preview" w:date="2026-01-01T00:00:00Z">
        <w:r>
          <w:delText xml:space="preserve"> </w:delText>
        </w:r>
      </w:del>
      <m:oMath>
        <m:r>
          <m:t>g</m:t>
        </m:r>
      </m:oMath>
      <w:del w:id="5952" w:author="PR Preview" w:date="2026-01-01T00:00:00Z">
        <w:r>
          <w:delText xml:space="preserve"> </w:delText>
        </w:r>
      </w:del>
      <w:del w:id="5953" w:author="PR Preview" w:date="2026-01-01T00:00:00Z">
        <w:r>
          <w:delText xml:space="preserve">on a training set</w:delText>
        </w:r>
      </w:del>
      <w:del w:id="5954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del w:id="5955" w:author="PR Preview" w:date="2026-01-01T00:00:00Z">
        <w:r>
          <w:delText xml:space="preserve">,</w:delText>
        </w:r>
      </w:del>
      <w:del w:id="5956" w:author="PR Preview" w:date="2026-01-01T00:00:00Z">
        <w:r>
          <w:delText xml:space="preserve"> </w:delText>
        </w:r>
      </w:del>
      <m:oMath>
        <m:sSubSup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del w:id="5957" w:author="PR Preview" w:date="2026-01-01T00:00:00Z">
        <w:r>
          <w:delText xml:space="preserve">,</w:delText>
        </w:r>
      </w:del>
      <w:del w:id="5958" w:author="PR Preview" w:date="2026-01-01T00:00:00Z">
        <w:r>
          <w:delText xml:space="preserve"> </w:delText>
        </w:r>
      </w:del>
      <w:del w:id="5959" w:author="PR Preview" w:date="2026-01-01T00:00:00Z">
        <w:r>
          <w:delText xml:space="preserve">is the</w:delText>
        </w:r>
      </w:del>
      <w:del w:id="5960" w:author="PR Preview" w:date="2026-01-01T00:00:00Z">
        <w:r>
          <w:delText xml:space="preserve"> </w:delText>
        </w:r>
      </w:del>
      <w:hyperlink w:anchor="def-cv-se">
        <w:del w:id="5961" w:author="PR Preview" w:date="2026-01-01T00:00:00Z">
          <w:r>
            <w:rPr>
              <w:rStyle w:val="Hyperlink"/>
            </w:rPr>
            <w:delText xml:space="preserve">fold-based standard error</w:delText>
          </w:r>
        </w:del>
      </w:hyperlink>
      <w:del w:id="5962" w:author="PR Preview" w:date="2026-01-01T00:00:00Z">
        <w:r>
          <w:delText xml:space="preserve"> </w:delText>
        </w:r>
      </w:del>
      <w:del w:id="5963" w:author="PR Preview" w:date="2026-01-01T00:00:00Z">
        <w:r>
          <w:delText xml:space="preserve">computed from the</w:delText>
        </w:r>
      </w:del>
      <w:del w:id="5964" w:author="PR Preview" w:date="2026-01-01T00:00:00Z">
        <w:r>
          <w:delText xml:space="preserve"> </w:delText>
        </w:r>
      </w:del>
      <w:hyperlink w:anchor="def-fold-mse-indexed">
        <w:del w:id="5965" w:author="PR Preview" w:date="2026-01-01T00:00:00Z">
          <w:r>
            <w:rPr>
              <w:rStyle w:val="Hyperlink"/>
            </w:rPr>
            <w:delText xml:space="preserve">fold mean squared errors of</w:delText>
          </w:r>
        </w:del>
        <w:del w:id="5966" w:author="PR Preview" w:date="2026-01-01T00:00:00Z">
          <w:r>
            <w:rPr>
              <w:rStyle w:val="Hyperlink"/>
            </w:rPr>
            <w:delText xml:space="preserve"> </w:delText>
          </w:r>
        </w:del>
        <m:oMath>
          <m:r>
            <m:t>g</m:t>
          </m:r>
        </m:oMath>
      </w:hyperlink>
      <w:del w:id="5967" w:author="PR Preview" w:date="2026-01-01T00:00:00Z">
        <w:r>
          <w:delText xml:space="preserve">:</w:delText>
        </w:r>
      </w:del>
    </w:p>
    <w:p>
      <w:pPr>
        <w:pStyle w:val="BodyText"/>
      </w:pPr>
      <w:bookmarkStart w:id="233" w:name="eq-cv-se-indexed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Sup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k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k</m:t>
                  </m:r>
                </m:e>
              </m:rad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46</m:t>
          </m:r>
          <m:r>
            <m:rPr>
              <m:sty m:val="p"/>
            </m:rPr>
            <m:t>)</m:t>
          </m:r>
        </m:oMath>
      </m:oMathPara>
      <w:bookmarkEnd w:id="233"/>
    </w:p>
    <w:p>
      <w:pPr>
        <w:pStyle w:val="FirstParagraph"/>
      </w:pPr>
      <w:del w:id="5968" w:author="PR Preview" w:date="2026-01-01T00:00:00Z">
        <w:r>
          <w:rPr>
            <w:b/>
            <w:bCs/>
          </w:rPr>
          <w:delText xml:space="preserve">Definition 44 (One-standard-error rule)</w:delText>
        </w:r>
      </w:del>
      <w:del w:id="5969" w:author="PR Preview" w:date="2026-01-01T00:00:00Z">
        <w:r>
          <w:delText xml:space="preserve"> </w:delText>
        </w:r>
      </w:del>
      <w:del w:id="5970" w:author="PR Preview" w:date="2026-01-01T00:00:00Z">
        <w:r>
          <w:delText xml:space="preserve">Let</w:delText>
        </w:r>
      </w:del>
      <w:del w:id="5971" w:author="PR Preview" w:date="2026-01-01T00:00:00Z">
        <w:r>
          <w:delText xml:space="preserve"> </w:delText>
        </w:r>
      </w:del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del w:id="5972" w:author="PR Preview" w:date="2026-01-01T00:00:00Z">
        <w:r>
          <w:delText xml:space="preserve"> </w:delText>
        </w:r>
      </w:del>
      <w:del w:id="5973" w:author="PR Preview" w:date="2026-01-01T00:00:00Z">
        <w:r>
          <w:delText xml:space="preserve">be candidate</w:delText>
        </w:r>
      </w:del>
      <w:del w:id="5974" w:author="PR Preview" w:date="2026-01-01T00:00:00Z">
        <w:r>
          <w:delText xml:space="preserve"> </w:delText>
        </w:r>
      </w:del>
      <w:hyperlink w:anchor="def-fitting-procedure">
        <w:del w:id="5975" w:author="PR Preview" w:date="2026-01-01T00:00:00Z">
          <w:r>
            <w:rPr>
              <w:rStyle w:val="Hyperlink"/>
            </w:rPr>
            <w:delText xml:space="preserve">fitting procedures</w:delText>
          </w:r>
        </w:del>
      </w:hyperlink>
      <w:del w:id="5976" w:author="PR Preview" w:date="2026-01-01T00:00:00Z">
        <w:r>
          <w:delText xml:space="preserve">,</w:delText>
        </w:r>
      </w:del>
      <w:del w:id="5977" w:author="PR Preview" w:date="2026-01-01T00:00:00Z">
        <w:r>
          <w:delText xml:space="preserve"> </w:delText>
        </w:r>
      </w:del>
      <w:del w:id="5978" w:author="PR Preview" w:date="2026-01-01T00:00:00Z">
        <w:r>
          <w:delText xml:space="preserve">each</w:delText>
        </w:r>
      </w:del>
      <w:del w:id="5979" w:author="PR Preview" w:date="2026-01-01T00:00:00Z">
        <w:r>
          <w:delText xml:space="preserve"> </w:delText>
        </w:r>
      </w:del>
      <w:hyperlink w:anchor="def-flexibility">
        <w:del w:id="5980" w:author="PR Preview" w:date="2026-01-01T00:00:00Z">
          <w:r>
            <w:rPr>
              <w:rStyle w:val="Hyperlink"/>
            </w:rPr>
            <w:delText xml:space="preserve">at least as flexible</w:delText>
          </w:r>
        </w:del>
      </w:hyperlink>
      <w:del w:id="5981" w:author="PR Preview" w:date="2026-01-01T00:00:00Z">
        <w:r>
          <w:delText xml:space="preserve"> </w:delText>
        </w:r>
      </w:del>
      <w:del w:id="5982" w:author="PR Preview" w:date="2026-01-01T00:00:00Z">
        <w:r>
          <w:delText xml:space="preserve">as the one before,</w:delText>
        </w:r>
      </w:del>
      <w:del w:id="5983" w:author="PR Preview" w:date="2026-01-01T00:00:00Z">
        <w:r>
          <w:delText xml:space="preserve"> </w:delText>
        </w:r>
      </w:del>
      <w:del w:id="5984" w:author="PR Preview" w:date="2026-01-01T00:00:00Z">
        <w:r>
          <w:delText xml:space="preserve">cross-validated on a training set</w:delText>
        </w:r>
      </w:del>
      <w:del w:id="5985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del w:id="5986" w:author="PR Preview" w:date="2026-01-01T00:00:00Z">
        <w:r>
          <w:delText xml:space="preserve"> </w:delText>
        </w:r>
      </w:del>
      <w:del w:id="5987" w:author="PR Preview" w:date="2026-01-01T00:00:00Z">
        <w:r>
          <w:delText xml:space="preserve">with the same folds,</w:delText>
        </w:r>
      </w:del>
      <w:del w:id="5988" w:author="PR Preview" w:date="2026-01-01T00:00:00Z">
        <w:r>
          <w:delText xml:space="preserve"> </w:delText>
        </w:r>
      </w:del>
      <w:del w:id="5989" w:author="PR Preview" w:date="2026-01-01T00:00:00Z">
        <w:r>
          <w:delText xml:space="preserve">and let</w:delText>
        </w:r>
      </w:del>
      <w:del w:id="5990" w:author="PR Preview" w:date="2026-01-01T00:00:00Z">
        <w:r>
          <w:delText xml:space="preserve"> </w:delText>
        </w:r>
      </w:del>
      <m:oMath>
        <m:sSub>
          <m:e>
            <m:r>
              <m:t>g</m:t>
            </m:r>
          </m:e>
          <m:sub>
            <m:sSup>
              <m:e>
                <m:r>
                  <m:t>l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sub>
        </m:sSub>
      </m:oMath>
      <w:del w:id="5991" w:author="PR Preview" w:date="2026-01-01T00:00:00Z">
        <w:r>
          <w:delText xml:space="preserve"> </w:delText>
        </w:r>
      </w:del>
      <w:del w:id="5992" w:author="PR Preview" w:date="2026-01-01T00:00:00Z">
        <w:r>
          <w:delText xml:space="preserve">be the one with the smallest</w:delText>
        </w:r>
      </w:del>
      <w:del w:id="5993" w:author="PR Preview" w:date="2026-01-01T00:00:00Z">
        <w:r>
          <w:delText xml:space="preserve"> </w:delText>
        </w:r>
      </w:del>
      <w:hyperlink w:anchor="def-cv-estimate-indexed">
        <w:del w:id="5994" w:author="PR Preview" w:date="2026-01-01T00:00:00Z">
          <w:r>
            <w:rPr>
              <w:rStyle w:val="Hyperlink"/>
            </w:rPr>
            <w:delText xml:space="preserve">cross-validation estimate</w:delText>
          </w:r>
        </w:del>
      </w:hyperlink>
      <w:del w:id="5995" w:author="PR Preview" w:date="2026-01-01T00:00:00Z">
        <w:r>
          <w:delText xml:space="preserve">.</w:delText>
        </w:r>
      </w:del>
      <w:del w:id="5996" w:author="PR Preview" w:date="2026-01-01T00:00:00Z">
        <w:r>
          <w:delText xml:space="preserve"> </w:delText>
        </w:r>
      </w:del>
      <w:del w:id="5997" w:author="PR Preview" w:date="2026-01-01T00:00:00Z">
        <w:r>
          <w:delText xml:space="preserve">The</w:delText>
        </w:r>
      </w:del>
      <w:del w:id="5998" w:author="PR Preview" w:date="2026-01-01T00:00:00Z">
        <w:r>
          <w:delText xml:space="preserve"> </w:delText>
        </w:r>
      </w:del>
      <w:del w:id="5999" w:author="PR Preview" w:date="2026-01-01T00:00:00Z">
        <w:r>
          <w:rPr>
            <w:b/>
            <w:bCs/>
          </w:rPr>
          <w:delText xml:space="preserve">one-standard-error rule</w:delText>
        </w:r>
      </w:del>
      <w:del w:id="6000" w:author="PR Preview" w:date="2026-01-01T00:00:00Z">
        <w:r>
          <w:delText xml:space="preserve"> </w:delText>
        </w:r>
      </w:del>
      <w:del w:id="6001" w:author="PR Preview" w:date="2026-01-01T00:00:00Z">
        <w:r>
          <w:delText xml:space="preserve">chooses the smallest</w:delText>
        </w:r>
      </w:del>
      <w:del w:id="6002" w:author="PR Preview" w:date="2026-01-01T00:00:00Z">
        <w:r>
          <w:delText xml:space="preserve"> </w:delText>
        </w:r>
      </w:del>
      <m:oMath>
        <m:r>
          <m:t>l</m:t>
        </m:r>
      </m:oMath>
      <w:del w:id="6003" w:author="PR Preview" w:date="2026-01-01T00:00:00Z">
        <w:r>
          <w:delText xml:space="preserve"> </w:delText>
        </w:r>
      </w:del>
      <w:del w:id="6004" w:author="PR Preview" w:date="2026-01-01T00:00:00Z">
        <w:r>
          <w:delText xml:space="preserve">whose estimate is within one</w:delText>
        </w:r>
      </w:del>
      <w:del w:id="6005" w:author="PR Preview" w:date="2026-01-01T00:00:00Z">
        <w:r>
          <w:delText xml:space="preserve"> </w:delText>
        </w:r>
      </w:del>
      <w:hyperlink w:anchor="def-cv-se-indexed">
        <w:del w:id="6006" w:author="PR Preview" w:date="2026-01-01T00:00:00Z">
          <w:r>
            <w:rPr>
              <w:rStyle w:val="Hyperlink"/>
            </w:rPr>
            <w:delText xml:space="preserve">fold-based standard error</w:delText>
          </w:r>
        </w:del>
      </w:hyperlink>
      <w:del w:id="6007" w:author="PR Preview" w:date="2026-01-01T00:00:00Z">
        <w:r>
          <w:delText xml:space="preserve"> </w:delText>
        </w:r>
      </w:del>
      <w:del w:id="6008" w:author="PR Preview" w:date="2026-01-01T00:00:00Z">
        <w:r>
          <w:delText xml:space="preserve">of the smallest:</w:delText>
        </w:r>
      </w:del>
    </w:p>
    <w:p>
      <w:pPr>
        <w:pStyle w:val="FirstParagraph"/>
      </w:pPr>
      <w:ins w:id="6009" w:author="PR Preview" w:date="2026-01-01T00:00:00Z">
        <w:r>
          <w:rPr>
            <w:b/>
            <w:bCs/>
          </w:rPr>
          <w:t xml:space="preserve">Definition 41 (Cross-validation estimate of a named procedure)</w:t>
        </w:r>
      </w:ins>
      <w:ins w:id="6010" w:author="PR Preview" w:date="2026-01-01T00:00:00Z">
        <w:r>
          <w:t xml:space="preserve"> </w:t>
        </w:r>
      </w:ins>
      <w:ins w:id="6011" w:author="PR Preview" w:date="2026-01-01T00:00:00Z">
        <w:r>
          <w:t xml:space="preserve">Let a</w:t>
        </w:r>
      </w:ins>
      <w:ins w:id="6012" w:author="PR Preview" w:date="2026-01-01T00:00:00Z">
        <w:r>
          <w:t xml:space="preserve"> </w:t>
        </w:r>
      </w:ins>
      <w:hyperlink w:anchor="def-training-set">
        <w:ins w:id="6013" w:author="PR Preview" w:date="2026-01-01T00:00:00Z">
          <w:r>
            <w:rPr>
              <w:rStyle w:val="Hyperlink"/>
            </w:rPr>
            <w:t xml:space="preserve">training set</w:t>
          </w:r>
        </w:ins>
      </w:hyperlink>
      <w:ins w:id="6014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ins w:id="6015" w:author="PR Preview" w:date="2026-01-01T00:00:00Z">
        <w:r>
          <w:t xml:space="preserve">, indexed by</w:t>
        </w:r>
      </w:ins>
      <w:ins w:id="6016" w:author="PR Preview" w:date="2026-01-01T00:00:00Z">
        <w:r>
          <w:t xml:space="preserve"> </w:t>
        </w:r>
      </w:ins>
      <m:oMath>
        <m:r>
          <m:t>I</m:t>
        </m:r>
      </m:oMath>
      <w:ins w:id="6017" w:author="PR Preview" w:date="2026-01-01T00:00:00Z">
        <w:r>
          <w:t xml:space="preserve">,</w:t>
        </w:r>
      </w:ins>
      <w:ins w:id="6018" w:author="PR Preview" w:date="2026-01-01T00:00:00Z">
        <w:r>
          <w:t xml:space="preserve"> </w:t>
        </w:r>
      </w:ins>
      <w:ins w:id="6019" w:author="PR Preview" w:date="2026-01-01T00:00:00Z">
        <w:r>
          <w:t xml:space="preserve">be divided into</w:t>
        </w:r>
      </w:ins>
      <w:ins w:id="6020" w:author="PR Preview" w:date="2026-01-01T00:00:00Z">
        <w:r>
          <w:t xml:space="preserve"> </w:t>
        </w:r>
      </w:ins>
      <w:hyperlink w:anchor="def-folds">
        <w:ins w:id="6021" w:author="PR Preview" w:date="2026-01-01T00:00:00Z">
          <w:r>
            <w:rPr>
              <w:rStyle w:val="Hyperlink"/>
            </w:rPr>
            <w:t xml:space="preserve">folds</w:t>
          </w:r>
        </w:ins>
      </w:hyperlink>
      <w:ins w:id="6022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ins w:id="6023" w:author="PR Preview" w:date="2026-01-01T00:00:00Z">
        <w:r>
          <w:t xml:space="preserve">.</w:t>
        </w:r>
      </w:ins>
      <w:ins w:id="6024" w:author="PR Preview" w:date="2026-01-01T00:00:00Z">
        <w:r>
          <w:t xml:space="preserve"> </w:t>
        </w:r>
      </w:ins>
      <w:ins w:id="6025" w:author="PR Preview" w:date="2026-01-01T00:00:00Z">
        <w:r>
          <w:t xml:space="preserve">The</w:t>
        </w:r>
      </w:ins>
      <w:ins w:id="6026" w:author="PR Preview" w:date="2026-01-01T00:00:00Z">
        <w:r>
          <w:t xml:space="preserve"> </w:t>
        </w:r>
      </w:ins>
      <w:ins w:id="6027" w:author="PR Preview" w:date="2026-01-01T00:00:00Z">
        <w:r>
          <w:rPr>
            <w:b/>
            <w:bCs/>
          </w:rPr>
          <w:t xml:space="preserve">cross-validation estimate of procedure</w:t>
        </w:r>
      </w:ins>
      <w:ins w:id="6028" w:author="PR Preview" w:date="2026-01-01T00:00:00Z">
        <w:r>
          <w:t xml:space="preserve"> </w:t>
        </w:r>
      </w:ins>
      <m:oMath>
        <m:r>
          <m:t>g</m:t>
        </m:r>
      </m:oMath>
      <w:ins w:id="6029" w:author="PR Preview" w:date="2026-01-01T00:00:00Z">
        <w:r>
          <w:t xml:space="preserve"> </w:t>
        </w:r>
      </w:ins>
      <w:ins w:id="6030" w:author="PR Preview" w:date="2026-01-01T00:00:00Z">
        <w:r>
          <w:t xml:space="preserve">on</w:t>
        </w:r>
      </w:ins>
      <w:ins w:id="6031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ins w:id="6032" w:author="PR Preview" w:date="2026-01-01T00:00:00Z">
        <w:r>
          <w:t xml:space="preserve">,</w:t>
        </w:r>
      </w:ins>
      <w:ins w:id="6033" w:author="PR Preview" w:date="2026-01-01T00:00:00Z">
        <w:r>
          <w:t xml:space="preserve"> </w:t>
        </w:r>
      </w:ins>
      <m:oMath>
        <m:sSubSup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ins w:id="6034" w:author="PR Preview" w:date="2026-01-01T00:00:00Z">
        <w:r>
          <w:t xml:space="preserve">,</w:t>
        </w:r>
      </w:ins>
      <w:ins w:id="6035" w:author="PR Preview" w:date="2026-01-01T00:00:00Z">
        <w:r>
          <w:t xml:space="preserve"> </w:t>
        </w:r>
      </w:ins>
      <w:ins w:id="6036" w:author="PR Preview" w:date="2026-01-01T00:00:00Z">
        <w:r>
          <w:t xml:space="preserve">is the</w:t>
        </w:r>
      </w:ins>
      <w:ins w:id="6037" w:author="PR Preview" w:date="2026-01-01T00:00:00Z">
        <w:r>
          <w:t xml:space="preserve"> </w:t>
        </w:r>
      </w:ins>
      <w:hyperlink w:anchor="def-cv-estimate">
        <w:ins w:id="6038" w:author="PR Preview" w:date="2026-01-01T00:00:00Z">
          <w:r>
            <w:rPr>
              <w:rStyle w:val="Hyperlink"/>
            </w:rPr>
            <w:t xml:space="preserve">cross-validation estimate</w:t>
          </w:r>
        </w:ins>
      </w:hyperlink>
      <w:ins w:id="6039" w:author="PR Preview" w:date="2026-01-01T00:00:00Z">
        <w:r>
          <w:t xml:space="preserve"> </w:t>
        </w:r>
      </w:ins>
      <w:ins w:id="6040" w:author="PR Preview" w:date="2026-01-01T00:00:00Z">
        <w:r>
          <w:t xml:space="preserve">computed with</w:t>
        </w:r>
      </w:ins>
      <w:ins w:id="6041" w:author="PR Preview" w:date="2026-01-01T00:00:00Z">
        <w:r>
          <w:t xml:space="preserve"> </w:t>
        </w:r>
      </w:ins>
      <w:hyperlink w:anchor="def-fold-out-rule">
        <w:ins w:id="6042" w:author="PR Preview" w:date="2026-01-01T00:00:00Z">
          <w:r>
            <w:rPr>
              <w:rStyle w:val="Hyperlink"/>
            </w:rPr>
            <w:t xml:space="preserve">fold-out rules</w:t>
          </w:r>
        </w:ins>
      </w:hyperlink>
      <w:ins w:id="6043" w:author="PR Preview" w:date="2026-01-01T00:00:00Z">
        <w:r>
          <w:t xml:space="preserve"> </w:t>
        </w:r>
      </w:ins>
      <w:ins w:id="6044" w:author="PR Preview" w:date="2026-01-01T00:00:00Z">
        <w:r>
          <w:t xml:space="preserve">that</w:t>
        </w:r>
      </w:ins>
      <w:ins w:id="6045" w:author="PR Preview" w:date="2026-01-01T00:00:00Z">
        <w:r>
          <w:t xml:space="preserve"> </w:t>
        </w:r>
      </w:ins>
      <m:oMath>
        <m:r>
          <m:t>g</m:t>
        </m:r>
      </m:oMath>
      <w:ins w:id="6046" w:author="PR Preview" w:date="2026-01-01T00:00:00Z">
        <w:r>
          <w:t xml:space="preserve"> </w:t>
        </w:r>
      </w:ins>
      <w:ins w:id="6047" w:author="PR Preview" w:date="2026-01-01T00:00:00Z">
        <w:r>
          <w:t xml:space="preserve">produces from</w:t>
        </w:r>
      </w:ins>
      <w:ins w:id="6048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ins w:id="6049" w:author="PR Preview" w:date="2026-01-01T00:00:00Z">
        <w:r>
          <w:t xml:space="preserve">:</w:t>
        </w:r>
      </w:ins>
    </w:p>
    <w:p>
      <w:pPr>
        <w:pStyle w:val="BodyText"/>
      </w:pPr>
      <w:bookmarkStart w:id="225" w:name="eq-cv-estimate-indexed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;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sSup>
                                    <m:e>
                                      <m:r>
                                        <m:t>i</m:t>
                                      </m:r>
                                    </m:e>
                                    <m:sup>
                                      <m:r>
                                        <m:rPr>
                                          <m:sty m:val="p"/>
                                        </m:rPr>
                                        <m:t>′</m:t>
                                      </m:r>
                                    </m:sup>
                                  </m:sSup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sSup>
                                    <m:e>
                                      <m:r>
                                        <m:t>i</m:t>
                                      </m:r>
                                    </m:e>
                                    <m:sup>
                                      <m:r>
                                        <m:rPr>
                                          <m:sty m:val="p"/>
                                        </m:rPr>
                                        <m:t>′</m:t>
                                      </m:r>
                                    </m:sup>
                                  </m:sSup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sSub>
                            <m:e>
                              <m:r>
                                <m:t>​</m:t>
                              </m:r>
                            </m:e>
                            <m:sub>
                              <m:sSup>
                                <m:e>
                                  <m:r>
                                    <m:t>i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  <m:r>
                                <m:rPr>
                                  <m:sty m:val="p"/>
                                </m:rPr>
                                <m:t>∈</m:t>
                              </m:r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\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F</m:t>
                                  </m:r>
                                </m:e>
                                <m:sub>
                                  <m:r>
                                    <m:t>κ</m:t>
                                  </m:r>
                                  <m:r>
                                    <m:t>​</m:t>
                                  </m:r>
                                  <m:d>
                                    <m:dPr>
                                      <m:begChr m:val="("/>
                                      <m:sepChr m:val=""/>
                                      <m:endChr m:val=")"/>
                                      <m:grow/>
                                    </m:dPr>
                                    <m:e>
                                      <m:r>
                                        <m:t>i</m:t>
                                      </m:r>
                                    </m:e>
                                  </m:d>
                                  <m:r>
                                    <m:t>​</m:t>
                                  </m:r>
                                </m:sub>
                              </m:sSub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43</m:t>
          </m:r>
          <m:r>
            <m:rPr>
              <m:sty m:val="p"/>
            </m:rPr>
            <m:t>)</m:t>
          </m:r>
        </m:oMath>
      </m:oMathPara>
      <w:bookmarkEnd w:id="225"/>
    </w:p>
    <w:bookmarkEnd w:id="226"/>
    <w:bookmarkStart w:id="228" w:name="def-cv-choice"/>
    <w:p>
      <w:pPr>
        <w:pStyle w:val="FirstParagraph"/>
      </w:pPr>
      <w:ins w:id="6050" w:author="PR Preview" w:date="2026-01-01T00:00:00Z">
        <w:r>
          <w:rPr>
            <w:b/>
            <w:bCs/>
          </w:rPr>
          <w:t xml:space="preserve">Definition 42 (Cross-validation choice procedure)</w:t>
        </w:r>
      </w:ins>
      <w:ins w:id="6051" w:author="PR Preview" w:date="2026-01-01T00:00:00Z">
        <w:r>
          <w:t xml:space="preserve"> </w:t>
        </w:r>
      </w:ins>
      <w:ins w:id="6052" w:author="PR Preview" w:date="2026-01-01T00:00:00Z">
        <w:r>
          <w:t xml:space="preserve">Given candidate</w:t>
        </w:r>
      </w:ins>
      <w:ins w:id="6053" w:author="PR Preview" w:date="2026-01-01T00:00:00Z">
        <w:r>
          <w:t xml:space="preserve"> </w:t>
        </w:r>
      </w:ins>
      <w:hyperlink w:anchor="def-fitting-procedure">
        <w:ins w:id="6054" w:author="PR Preview" w:date="2026-01-01T00:00:00Z">
          <w:r>
            <w:rPr>
              <w:rStyle w:val="Hyperlink"/>
            </w:rPr>
            <w:t xml:space="preserve">fitting procedures</w:t>
          </w:r>
        </w:ins>
      </w:hyperlink>
      <w:ins w:id="6055" w:author="PR Preview" w:date="2026-01-01T00:00:00Z">
        <w:r>
          <w:t xml:space="preserve"> </w:t>
        </w:r>
      </w:ins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ins w:id="6056" w:author="PR Preview" w:date="2026-01-01T00:00:00Z">
        <w:r>
          <w:t xml:space="preserve">,</w:t>
        </w:r>
      </w:ins>
      <w:ins w:id="6057" w:author="PR Preview" w:date="2026-01-01T00:00:00Z">
        <w:r>
          <w:t xml:space="preserve"> </w:t>
        </w:r>
      </w:ins>
      <w:ins w:id="6058" w:author="PR Preview" w:date="2026-01-01T00:00:00Z">
        <w:r>
          <w:t xml:space="preserve">the</w:t>
        </w:r>
      </w:ins>
      <w:ins w:id="6059" w:author="PR Preview" w:date="2026-01-01T00:00:00Z">
        <w:r>
          <w:t xml:space="preserve"> </w:t>
        </w:r>
      </w:ins>
      <w:ins w:id="6060" w:author="PR Preview" w:date="2026-01-01T00:00:00Z">
        <w:r>
          <w:rPr>
            <w:b/>
            <w:bCs/>
          </w:rPr>
          <w:t xml:space="preserve">cross-validation choice procedure</w:t>
        </w:r>
      </w:ins>
      <w:ins w:id="6061" w:author="PR Preview" w:date="2026-01-01T00:00:00Z">
        <w:r>
          <w:t xml:space="preserve"> </w:t>
        </w:r>
      </w:ins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ins w:id="6062" w:author="PR Preview" w:date="2026-01-01T00:00:00Z">
        <w:r>
          <w:t xml:space="preserve"> </w:t>
        </w:r>
      </w:ins>
      <w:ins w:id="6063" w:author="PR Preview" w:date="2026-01-01T00:00:00Z">
        <w:r>
          <w:t xml:space="preserve">is the fitting procedure that,</w:t>
        </w:r>
      </w:ins>
      <w:ins w:id="6064" w:author="PR Preview" w:date="2026-01-01T00:00:00Z">
        <w:r>
          <w:t xml:space="preserve"> </w:t>
        </w:r>
      </w:ins>
      <w:ins w:id="6065" w:author="PR Preview" w:date="2026-01-01T00:00:00Z">
        <w:r>
          <w:t xml:space="preserve">applied to a</w:t>
        </w:r>
      </w:ins>
      <w:ins w:id="6066" w:author="PR Preview" w:date="2026-01-01T00:00:00Z">
        <w:r>
          <w:t xml:space="preserve"> </w:t>
        </w:r>
      </w:ins>
      <w:hyperlink w:anchor="def-training-set">
        <w:ins w:id="6067" w:author="PR Preview" w:date="2026-01-01T00:00:00Z">
          <w:r>
            <w:rPr>
              <w:rStyle w:val="Hyperlink"/>
            </w:rPr>
            <w:t xml:space="preserve">training set</w:t>
          </w:r>
        </w:ins>
      </w:hyperlink>
      <w:ins w:id="6068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ins w:id="6069" w:author="PR Preview" w:date="2026-01-01T00:00:00Z">
        <w:r>
          <w:t xml:space="preserve">,</w:t>
        </w:r>
      </w:ins>
      <w:ins w:id="6070" w:author="PR Preview" w:date="2026-01-01T00:00:00Z">
        <w:r>
          <w:t xml:space="preserve"> </w:t>
        </w:r>
      </w:ins>
      <w:ins w:id="6071" w:author="PR Preview" w:date="2026-01-01T00:00:00Z">
        <w:r>
          <w:t xml:space="preserve">divides</w:t>
        </w:r>
      </w:ins>
      <w:ins w:id="6072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ins w:id="6073" w:author="PR Preview" w:date="2026-01-01T00:00:00Z">
        <w:r>
          <w:t xml:space="preserve"> </w:t>
        </w:r>
      </w:ins>
      <w:ins w:id="6074" w:author="PR Preview" w:date="2026-01-01T00:00:00Z">
        <w:r>
          <w:t xml:space="preserve">into</w:t>
        </w:r>
      </w:ins>
      <w:ins w:id="6075" w:author="PR Preview" w:date="2026-01-01T00:00:00Z">
        <w:r>
          <w:t xml:space="preserve"> </w:t>
        </w:r>
      </w:ins>
      <m:oMath>
        <m:r>
          <m:t>k</m:t>
        </m:r>
      </m:oMath>
      <w:ins w:id="6076" w:author="PR Preview" w:date="2026-01-01T00:00:00Z">
        <w:r>
          <w:t xml:space="preserve"> </w:t>
        </w:r>
      </w:ins>
      <w:hyperlink w:anchor="def-folds">
        <w:ins w:id="6077" w:author="PR Preview" w:date="2026-01-01T00:00:00Z">
          <w:r>
            <w:rPr>
              <w:rStyle w:val="Hyperlink"/>
            </w:rPr>
            <w:t xml:space="preserve">folds</w:t>
          </w:r>
        </w:ins>
      </w:hyperlink>
      <w:ins w:id="6078" w:author="PR Preview" w:date="2026-01-01T00:00:00Z">
        <w:r>
          <w:t xml:space="preserve">,</w:t>
        </w:r>
      </w:ins>
      <w:ins w:id="6079" w:author="PR Preview" w:date="2026-01-01T00:00:00Z">
        <w:r>
          <w:t xml:space="preserve"> </w:t>
        </w:r>
      </w:ins>
      <w:ins w:id="6080" w:author="PR Preview" w:date="2026-01-01T00:00:00Z">
        <w:r>
          <w:t xml:space="preserve">computes each candidate’s</w:t>
        </w:r>
      </w:ins>
      <w:ins w:id="6081" w:author="PR Preview" w:date="2026-01-01T00:00:00Z">
        <w:r>
          <w:t xml:space="preserve"> </w:t>
        </w:r>
      </w:ins>
      <w:hyperlink w:anchor="def-cv-estimate-indexed">
        <w:ins w:id="6082" w:author="PR Preview" w:date="2026-01-01T00:00:00Z">
          <w:r>
            <w:rPr>
              <w:rStyle w:val="Hyperlink"/>
            </w:rPr>
            <w:t xml:space="preserve">cross-validation estimate</w:t>
          </w:r>
        </w:ins>
      </w:hyperlink>
      <w:ins w:id="6083" w:author="PR Preview" w:date="2026-01-01T00:00:00Z">
        <w:r>
          <w:t xml:space="preserve"> </w:t>
        </w:r>
      </w:ins>
      <w:ins w:id="6084" w:author="PR Preview" w:date="2026-01-01T00:00:00Z">
        <w:r>
          <w:t xml:space="preserve">on</w:t>
        </w:r>
      </w:ins>
      <w:ins w:id="6085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ins w:id="6086" w:author="PR Preview" w:date="2026-01-01T00:00:00Z">
        <w:r>
          <w:t xml:space="preserve"> </w:t>
        </w:r>
      </w:ins>
      <w:ins w:id="6087" w:author="PR Preview" w:date="2026-01-01T00:00:00Z">
        <w:r>
          <w:t xml:space="preserve">with those folds,</w:t>
        </w:r>
      </w:ins>
      <w:ins w:id="6088" w:author="PR Preview" w:date="2026-01-01T00:00:00Z">
        <w:r>
          <w:t xml:space="preserve"> </w:t>
        </w:r>
      </w:ins>
      <w:ins w:id="6089" w:author="PR Preview" w:date="2026-01-01T00:00:00Z">
        <w:r>
          <w:t xml:space="preserve">and applies to</w:t>
        </w:r>
      </w:ins>
      <w:ins w:id="6090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ins w:id="6091" w:author="PR Preview" w:date="2026-01-01T00:00:00Z">
        <w:r>
          <w:t xml:space="preserve"> </w:t>
        </w:r>
      </w:ins>
      <w:ins w:id="6092" w:author="PR Preview" w:date="2026-01-01T00:00:00Z">
        <w:r>
          <w:t xml:space="preserve">the candidate with the smallest estimate,</w:t>
        </w:r>
      </w:ins>
      <w:ins w:id="6093" w:author="PR Preview" w:date="2026-01-01T00:00:00Z">
        <w:r>
          <w:t xml:space="preserve"> </w:t>
        </w:r>
      </w:ins>
      <w:ins w:id="6094" w:author="PR Preview" w:date="2026-01-01T00:00:00Z">
        <w:r>
          <w:t xml:space="preserve">taking the smallest</w:t>
        </w:r>
      </w:ins>
      <w:ins w:id="6095" w:author="PR Preview" w:date="2026-01-01T00:00:00Z">
        <w:r>
          <w:t xml:space="preserve"> </w:t>
        </w:r>
      </w:ins>
      <m:oMath>
        <m:r>
          <m:t>l</m:t>
        </m:r>
      </m:oMath>
      <w:ins w:id="6096" w:author="PR Preview" w:date="2026-01-01T00:00:00Z">
        <w:r>
          <w:t xml:space="preserve"> </w:t>
        </w:r>
      </w:ins>
      <w:ins w:id="6097" w:author="PR Preview" w:date="2026-01-01T00:00:00Z">
        <w:r>
          <w:t xml:space="preserve">if several tie:</w:t>
        </w:r>
      </w:ins>
    </w:p>
    <w:p>
      <w:pPr>
        <w:pStyle w:val="BodyText"/>
      </w:pPr>
      <w:bookmarkStart w:id="227" w:name="eq-cv-choice"/>
      <m:oMathPara>
        <m:oMathParaPr>
          <m:jc m:val="center"/>
        </m:oMathParaPr>
        <m:oMath>
          <m:sSup>
            <m:e>
              <m:r>
                <m:t>g</m:t>
              </m:r>
            </m:e>
            <m:sup>
              <m:r>
                <m:rPr>
                  <m:nor/>
                  <m:sty m:val="p"/>
                </m:rPr>
                <m:t>CV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g</m:t>
              </m:r>
            </m:e>
            <m:sub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l</m:t>
                  </m:r>
                </m:lim>
              </m:limLow>
              <m:sSubSup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Err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CV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l</m:t>
                      </m:r>
                    </m:sub>
                  </m:sSub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44</m:t>
          </m:r>
          <m:r>
            <m:rPr>
              <m:sty m:val="p"/>
            </m:rPr>
            <m:t>)</m:t>
          </m:r>
        </m:oMath>
      </m:oMathPara>
      <w:bookmarkEnd w:id="227"/>
    </w:p>
    <w:bookmarkEnd w:id="228"/>
    <w:bookmarkStart w:id="230" w:name="def-nested-cv"/>
    <w:p>
      <w:pPr>
        <w:pStyle w:val="FirstParagraph"/>
      </w:pPr>
      <w:ins w:id="6098" w:author="PR Preview" w:date="2026-01-01T00:00:00Z">
        <w:r>
          <w:rPr>
            <w:b/>
            <w:bCs/>
          </w:rPr>
          <w:t xml:space="preserve">Definition 43 (Nested cross-validation)</w:t>
        </w:r>
      </w:ins>
      <w:ins w:id="6099" w:author="PR Preview" w:date="2026-01-01T00:00:00Z">
        <w:r>
          <w:t xml:space="preserve"> </w:t>
        </w:r>
      </w:ins>
      <w:ins w:id="6100" w:author="PR Preview" w:date="2026-01-01T00:00:00Z">
        <w:r>
          <w:rPr>
            <w:b/>
            <w:bCs/>
          </w:rPr>
          <w:t xml:space="preserve">Nested cross-validation</w:t>
        </w:r>
      </w:ins>
      <w:ins w:id="6101" w:author="PR Preview" w:date="2026-01-01T00:00:00Z">
        <w:r>
          <w:t xml:space="preserve"> </w:t>
        </w:r>
      </w:ins>
      <w:ins w:id="6102" w:author="PR Preview" w:date="2026-01-01T00:00:00Z">
        <w:r>
          <w:t xml:space="preserve">is</w:t>
        </w:r>
      </w:ins>
      <w:ins w:id="6103" w:author="PR Preview" w:date="2026-01-01T00:00:00Z">
        <w:r>
          <w:t xml:space="preserve"> </w:t>
        </w:r>
      </w:ins>
      <w:hyperlink w:anchor="def-kfold">
        <m:oMath>
          <m:r>
            <m:t>k</m:t>
          </m:r>
        </m:oMath>
        <w:ins w:id="6104" w:author="PR Preview" w:date="2026-01-01T00:00:00Z">
          <w:r>
            <w:rPr>
              <w:rStyle w:val="Hyperlink"/>
            </w:rPr>
            <w:t xml:space="preserve">-fold cross-validation</w:t>
          </w:r>
        </w:ins>
      </w:hyperlink>
      <w:ins w:id="6105" w:author="PR Preview" w:date="2026-01-01T00:00:00Z">
        <w:r>
          <w:t xml:space="preserve"> </w:t>
        </w:r>
      </w:ins>
      <w:ins w:id="6106" w:author="PR Preview" w:date="2026-01-01T00:00:00Z">
        <w:r>
          <w:t xml:space="preserve">of the</w:t>
        </w:r>
      </w:ins>
      <w:ins w:id="6107" w:author="PR Preview" w:date="2026-01-01T00:00:00Z">
        <w:r>
          <w:t xml:space="preserve"> </w:t>
        </w:r>
      </w:ins>
      <w:hyperlink w:anchor="def-cv-choice">
        <w:ins w:id="6108" w:author="PR Preview" w:date="2026-01-01T00:00:00Z">
          <w:r>
            <w:rPr>
              <w:rStyle w:val="Hyperlink"/>
            </w:rPr>
            <w:t xml:space="preserve">cross-validation choice procedure</w:t>
          </w:r>
        </w:ins>
      </w:hyperlink>
      <w:ins w:id="6109" w:author="PR Preview" w:date="2026-01-01T00:00:00Z">
        <w:r>
          <w:t xml:space="preserve"> </w:t>
        </w:r>
      </w:ins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ins w:id="6110" w:author="PR Preview" w:date="2026-01-01T00:00:00Z">
        <w:r>
          <w:t xml:space="preserve">:</w:t>
        </w:r>
      </w:ins>
      <w:ins w:id="6111" w:author="PR Preview" w:date="2026-01-01T00:00:00Z">
        <w:r>
          <w:t xml:space="preserve"> </w:t>
        </w:r>
      </w:ins>
      <w:ins w:id="6112" w:author="PR Preview" w:date="2026-01-01T00:00:00Z">
        <w:r>
          <w:t xml:space="preserve">its estimate on a training set</w:t>
        </w:r>
      </w:ins>
      <w:ins w:id="6113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ins w:id="6114" w:author="PR Preview" w:date="2026-01-01T00:00:00Z">
        <w:r>
          <w:t xml:space="preserve"> </w:t>
        </w:r>
      </w:ins>
      <w:ins w:id="6115" w:author="PR Preview" w:date="2026-01-01T00:00:00Z">
        <w:r>
          <w:t xml:space="preserve">is</w:t>
        </w:r>
      </w:ins>
    </w:p>
    <w:p>
      <w:pPr>
        <w:pStyle w:val="BodyText"/>
      </w:pPr>
      <w:bookmarkStart w:id="229" w:name="eq-nested-cv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p>
                <m:e>
                  <m:r>
                    <m:t>g</m:t>
                  </m:r>
                </m:e>
                <m:sup>
                  <m:r>
                    <m:rPr>
                      <m:nor/>
                      <m:sty m:val="p"/>
                    </m:rPr>
                    <m:t>CV</m:t>
                  </m:r>
                </m:sup>
              </m:sSup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45</m:t>
          </m:r>
          <m:r>
            <m:rPr>
              <m:sty m:val="p"/>
            </m:rPr>
            <m:t>)</m:t>
          </m:r>
        </m:oMath>
      </m:oMathPara>
      <w:bookmarkEnd w:id="229"/>
    </w:p>
    <w:bookmarkEnd w:id="230"/>
    <w:bookmarkStart w:id="231" w:name="rem-source-nested-cv"/>
    <w:p>
      <w:pPr>
        <w:pStyle w:val="FirstParagraph"/>
      </w:pPr>
      <w:ins w:id="6116" w:author="PR Preview" w:date="2026-01-01T00:00:00Z">
        <w:r>
          <w:rPr>
            <w:i/>
            <w:iCs/>
          </w:rPr>
          <w:t xml:space="preserve">Remark 34</w:t>
        </w:r>
      </w:ins>
      <w:ins w:id="6117" w:author="PR Preview" w:date="2026-01-01T00:00:00Z">
        <w:r>
          <w:t xml:space="preserve"> (Source: Nested cross-validation). </w:t>
        </w:r>
      </w:ins>
      <w:ins w:id="6118" w:author="PR Preview" w:date="2026-01-01T00:00:00Z">
        <w:r>
          <w:t xml:space="preserve">Hastie et al. (2009, sec. 7.10.2)</w:t>
        </w:r>
      </w:ins>
      <w:ins w:id="6119" w:author="PR Preview" w:date="2026-01-01T00:00:00Z">
        <w:r>
          <w:t xml:space="preserve"> </w:t>
        </w:r>
      </w:ins>
      <w:ins w:id="6120" w:author="PR Preview" w:date="2026-01-01T00:00:00Z">
        <w:r>
          <w:t xml:space="preserve">for cross-validating every step of a procedure,</w:t>
        </w:r>
      </w:ins>
      <w:ins w:id="6121" w:author="PR Preview" w:date="2026-01-01T00:00:00Z">
        <w:r>
          <w:t xml:space="preserve"> </w:t>
        </w:r>
      </w:ins>
      <w:ins w:id="6122" w:author="PR Preview" w:date="2026-01-01T00:00:00Z">
        <w:r>
          <w:t xml:space="preserve">choices included.</w:t>
        </w:r>
      </w:ins>
    </w:p>
    <w:bookmarkEnd w:id="231"/>
    <w:bookmarkStart w:id="232" w:name="rem-nested-cv"/>
    <w:p>
      <w:pPr>
        <w:pStyle w:val="BodyText"/>
      </w:pPr>
      <w:ins w:id="6123" w:author="PR Preview" w:date="2026-01-01T00:00:00Z">
        <w:r>
          <w:rPr>
            <w:i/>
            <w:iCs/>
          </w:rPr>
          <w:t xml:space="preserve">Remark 35</w:t>
        </w:r>
      </w:ins>
      <w:ins w:id="6124" w:author="PR Preview" w:date="2026-01-01T00:00:00Z">
        <w:r>
          <w:t xml:space="preserve"> (What is nested). </w:t>
        </w:r>
      </w:ins>
      <w:ins w:id="6125" w:author="PR Preview" w:date="2026-01-01T00:00:00Z">
        <w:r>
          <w:t xml:space="preserve">Each fold-out rule of</w:t>
        </w:r>
      </w:ins>
      <w:ins w:id="6126" w:author="PR Preview" w:date="2026-01-01T00:00:00Z">
        <w:r>
          <w:t xml:space="preserve"> </w:t>
        </w:r>
      </w:ins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ins w:id="6127" w:author="PR Preview" w:date="2026-01-01T00:00:00Z">
        <w:r>
          <w:t xml:space="preserve"> </w:t>
        </w:r>
      </w:ins>
      <w:ins w:id="6128" w:author="PR Preview" w:date="2026-01-01T00:00:00Z">
        <w:r>
          <w:t xml:space="preserve">is computed from the observations outside one outer</w:t>
        </w:r>
      </w:ins>
      <w:ins w:id="6129" w:author="PR Preview" w:date="2026-01-01T00:00:00Z">
        <w:r>
          <w:t xml:space="preserve"> </w:t>
        </w:r>
      </w:ins>
      <w:hyperlink w:anchor="def-folds">
        <w:ins w:id="6130" w:author="PR Preview" w:date="2026-01-01T00:00:00Z">
          <w:r>
            <w:rPr>
              <w:rStyle w:val="Hyperlink"/>
            </w:rPr>
            <w:t xml:space="preserve">fold</w:t>
          </w:r>
        </w:ins>
      </w:hyperlink>
      <w:ins w:id="6131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ins w:id="6132" w:author="PR Preview" w:date="2026-01-01T00:00:00Z">
        <w:r>
          <w:t xml:space="preserve">,</w:t>
        </w:r>
      </w:ins>
      <w:ins w:id="6133" w:author="PR Preview" w:date="2026-01-01T00:00:00Z">
        <w:r>
          <w:t xml:space="preserve"> </w:t>
        </w:r>
      </w:ins>
      <w:ins w:id="6134" w:author="PR Preview" w:date="2026-01-01T00:00:00Z">
        <w:r>
          <w:t xml:space="preserve">so the whole choice,</w:t>
        </w:r>
      </w:ins>
      <w:ins w:id="6135" w:author="PR Preview" w:date="2026-01-01T00:00:00Z">
        <w:r>
          <w:t xml:space="preserve"> </w:t>
        </w:r>
      </w:ins>
      <w:ins w:id="6136" w:author="PR Preview" w:date="2026-01-01T00:00:00Z">
        <w:r>
          <w:t xml:space="preserve">including the cross-validation that</w:t>
        </w:r>
      </w:ins>
      <w:ins w:id="6137" w:author="PR Preview" w:date="2026-01-01T00:00:00Z">
        <w:r>
          <w:t xml:space="preserve"> </w:t>
        </w:r>
      </w:ins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ins w:id="6138" w:author="PR Preview" w:date="2026-01-01T00:00:00Z">
        <w:r>
          <w:t xml:space="preserve"> </w:t>
        </w:r>
      </w:ins>
      <w:ins w:id="6139" w:author="PR Preview" w:date="2026-01-01T00:00:00Z">
        <w:r>
          <w:t xml:space="preserve">runs inside those observations,</w:t>
        </w:r>
      </w:ins>
      <w:ins w:id="6140" w:author="PR Preview" w:date="2026-01-01T00:00:00Z">
        <w:r>
          <w:t xml:space="preserve"> </w:t>
        </w:r>
      </w:ins>
      <w:ins w:id="6141" w:author="PR Preview" w:date="2026-01-01T00:00:00Z">
        <w:r>
          <w:t xml:space="preserve">never sees</w:t>
        </w:r>
      </w:ins>
      <w:ins w:id="6142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ins w:id="6143" w:author="PR Preview" w:date="2026-01-01T00:00:00Z">
        <w:r>
          <w:t xml:space="preserve">.</w:t>
        </w:r>
      </w:ins>
      <w:ins w:id="6144" w:author="PR Preview" w:date="2026-01-01T00:00:00Z">
        <w:r>
          <w:t xml:space="preserve"> </w:t>
        </w:r>
      </w:ins>
      <w:ins w:id="6145" w:author="PR Preview" w:date="2026-01-01T00:00:00Z">
        <w:r>
          <w:t xml:space="preserve">That inner cross-validation is the nested one.</w:t>
        </w:r>
      </w:ins>
    </w:p>
    <w:bookmarkEnd w:id="232"/>
    <w:bookmarkStart w:id="235" w:name="rem-cv-winner-optimistic"/>
    <w:p>
      <w:pPr>
        <w:pStyle w:val="BodyText"/>
      </w:pPr>
      <w:ins w:id="6146" w:author="PR Preview" w:date="2026-01-01T00:00:00Z">
        <w:r>
          <w:rPr>
            <w:i/>
            <w:iCs/>
          </w:rPr>
          <w:t xml:space="preserve">Remark 36</w:t>
        </w:r>
      </w:ins>
      <w:ins w:id="6147" w:author="PR Preview" w:date="2026-01-01T00:00:00Z">
        <w:r>
          <w:t xml:space="preserve"> (Cross-validation replaces the validation set, not the test set). </w:t>
        </w:r>
      </w:ins>
      <w:ins w:id="6148" w:author="PR Preview" w:date="2026-01-01T00:00:00Z">
        <w:r>
          <w:t xml:space="preserve">Used to choose between models,</w:t>
        </w:r>
      </w:ins>
      <w:ins w:id="6149" w:author="PR Preview" w:date="2026-01-01T00:00:00Z">
        <w:r>
          <w:t xml:space="preserve"> </w:t>
        </w:r>
      </w:ins>
      <w:ins w:id="6150" w:author="PR Preview" w:date="2026-01-01T00:00:00Z">
        <w:r>
          <w:t xml:space="preserve">cross-validation takes the place of the</w:t>
        </w:r>
      </w:ins>
      <w:ins w:id="6151" w:author="PR Preview" w:date="2026-01-01T00:00:00Z">
        <w:r>
          <w:t xml:space="preserve"> </w:t>
        </w:r>
      </w:ins>
      <w:ins w:id="6152" w:author="PR Preview" w:date="2026-01-01T00:00:00Z">
        <w:r>
          <w:rPr>
            <w:i/>
            <w:iCs/>
          </w:rPr>
          <w:t xml:space="preserve">validation</w:t>
        </w:r>
      </w:ins>
      <w:ins w:id="6153" w:author="PR Preview" w:date="2026-01-01T00:00:00Z">
        <w:r>
          <w:t xml:space="preserve"> </w:t>
        </w:r>
      </w:ins>
      <w:ins w:id="6154" w:author="PR Preview" w:date="2026-01-01T00:00:00Z">
        <w:r>
          <w:t xml:space="preserve">set</w:t>
        </w:r>
      </w:ins>
      <w:ins w:id="6155" w:author="PR Preview" w:date="2026-01-01T00:00:00Z">
        <w:r>
          <w:t xml:space="preserve"> </w:t>
        </w:r>
      </w:ins>
      <w:ins w:id="6156" w:author="PR Preview" w:date="2026-01-01T00:00:00Z">
        <w:r>
          <w:t xml:space="preserve">of</w:t>
        </w:r>
      </w:ins>
      <w:ins w:id="6157" w:author="PR Preview" w:date="2026-01-01T00:00:00Z">
        <w:r>
          <w:t xml:space="preserve"> </w:t>
        </w:r>
      </w:ins>
      <w:hyperlink w:anchor="def-data-splits">
        <w:ins w:id="6158" w:author="PR Preview" w:date="2026-01-01T00:00:00Z">
          <w:r>
            <w:rPr>
              <w:rStyle w:val="Hyperlink"/>
            </w:rPr>
            <w:t xml:space="preserve">Definition 23</w:t>
          </w:r>
        </w:ins>
      </w:hyperlink>
      <w:ins w:id="6159" w:author="PR Preview" w:date="2026-01-01T00:00:00Z">
        <w:r>
          <w:t xml:space="preserve">,</w:t>
        </w:r>
      </w:ins>
      <w:ins w:id="6160" w:author="PR Preview" w:date="2026-01-01T00:00:00Z">
        <w:r>
          <w:t xml:space="preserve"> </w:t>
        </w:r>
      </w:ins>
      <w:ins w:id="6161" w:author="PR Preview" w:date="2026-01-01T00:00:00Z">
        <w:r>
          <w:t xml:space="preserve">the one consulted again and again,</w:t>
        </w:r>
      </w:ins>
      <w:ins w:id="6162" w:author="PR Preview" w:date="2026-01-01T00:00:00Z">
        <w:r>
          <w:t xml:space="preserve"> </w:t>
        </w:r>
      </w:ins>
      <w:ins w:id="6163" w:author="PR Preview" w:date="2026-01-01T00:00:00Z">
        <w:r>
          <w:t xml:space="preserve">and not of the test set, which stays unused until the end.</w:t>
        </w:r>
      </w:ins>
      <w:ins w:id="6164" w:author="PR Preview" w:date="2026-01-01T00:00:00Z">
        <w:r>
          <w:t xml:space="preserve"> </w:t>
        </w:r>
      </w:ins>
      <w:ins w:id="6165" w:author="PR Preview" w:date="2026-01-01T00:00:00Z">
        <w:r>
          <w:t xml:space="preserve">The cross-validation estimate of the winning model is optimistic:</w:t>
        </w:r>
      </w:ins>
      <w:ins w:id="6166" w:author="PR Preview" w:date="2026-01-01T00:00:00Z">
        <w:r>
          <w:t xml:space="preserve"> </w:t>
        </w:r>
      </w:ins>
      <w:ins w:id="6167" w:author="PR Preview" w:date="2026-01-01T00:00:00Z">
        <w:r>
          <w:t xml:space="preserve">that model won partly because the particular sample and split happened to favor it,</w:t>
        </w:r>
      </w:ins>
      <w:ins w:id="6168" w:author="PR Preview" w:date="2026-01-01T00:00:00Z">
        <w:r>
          <w:t xml:space="preserve"> </w:t>
        </w:r>
      </w:ins>
      <w:ins w:id="6169" w:author="PR Preview" w:date="2026-01-01T00:00:00Z">
        <w:r>
          <w:t xml:space="preserve">so its estimate is the smallest of several noisy estimates.</w:t>
        </w:r>
      </w:ins>
      <w:ins w:id="6170" w:author="PR Preview" w:date="2026-01-01T00:00:00Z">
        <w:r>
          <w:t xml:space="preserve"> </w:t>
        </w:r>
      </w:ins>
      <w:ins w:id="6171" w:author="PR Preview" w:date="2026-01-01T00:00:00Z">
        <w:r>
          <w:t xml:space="preserve">An honest estimate of the chosen model’s error needs data</w:t>
        </w:r>
      </w:ins>
      <w:ins w:id="6172" w:author="PR Preview" w:date="2026-01-01T00:00:00Z">
        <w:r>
          <w:t xml:space="preserve"> </w:t>
        </w:r>
      </w:ins>
      <w:ins w:id="6173" w:author="PR Preview" w:date="2026-01-01T00:00:00Z">
        <w:r>
          <w:t xml:space="preserve">that took no part in the choice</w:t>
        </w:r>
      </w:ins>
      <w:ins w:id="6174" w:author="PR Preview" w:date="2026-01-01T00:00:00Z">
        <w:r>
          <w:t xml:space="preserve"> </w:t>
        </w:r>
      </w:ins>
      <w:ins w:id="6175" w:author="PR Preview" w:date="2026-01-01T00:00:00Z">
        <w:r>
          <w:t xml:space="preserve">(Hastie et al. 2009, sec. 7.2)</w:t>
        </w:r>
      </w:ins>
      <w:ins w:id="6176" w:author="PR Preview" w:date="2026-01-01T00:00:00Z">
        <w:r>
          <w:t xml:space="preserve">,</w:t>
        </w:r>
      </w:ins>
      <w:ins w:id="6177" w:author="PR Preview" w:date="2026-01-01T00:00:00Z">
        <w:r>
          <w:t xml:space="preserve"> </w:t>
        </w:r>
      </w:ins>
      <w:ins w:id="6178" w:author="PR Preview" w:date="2026-01-01T00:00:00Z">
        <w:r>
          <w:t xml:space="preserve">such as a</w:t>
        </w:r>
      </w:ins>
      <w:ins w:id="6179" w:author="PR Preview" w:date="2026-01-01T00:00:00Z">
        <w:r>
          <w:t xml:space="preserve"> </w:t>
        </w:r>
      </w:ins>
      <w:hyperlink w:anchor="def-test-set">
        <w:ins w:id="6180" w:author="PR Preview" w:date="2026-01-01T00:00:00Z">
          <w:r>
            <w:rPr>
              <w:rStyle w:val="Hyperlink"/>
            </w:rPr>
            <w:t xml:space="preserve">test set</w:t>
          </w:r>
        </w:ins>
      </w:hyperlink>
      <w:ins w:id="6181" w:author="PR Preview" w:date="2026-01-01T00:00:00Z">
        <w:r>
          <w:t xml:space="preserve">,</w:t>
        </w:r>
      </w:ins>
      <w:ins w:id="6182" w:author="PR Preview" w:date="2026-01-01T00:00:00Z">
        <w:r>
          <w:t xml:space="preserve"> </w:t>
        </w:r>
      </w:ins>
      <w:ins w:id="6183" w:author="PR Preview" w:date="2026-01-01T00:00:00Z">
        <w:r>
          <w:t xml:space="preserve">or the outer folds of</w:t>
        </w:r>
      </w:ins>
      <w:ins w:id="6184" w:author="PR Preview" w:date="2026-01-01T00:00:00Z">
        <w:r>
          <w:t xml:space="preserve"> </w:t>
        </w:r>
      </w:ins>
      <w:hyperlink w:anchor="def-nested-cv">
        <w:ins w:id="6185" w:author="PR Preview" w:date="2026-01-01T00:00:00Z">
          <w:r>
            <w:rPr>
              <w:rStyle w:val="Hyperlink"/>
            </w:rPr>
            <w:t xml:space="preserve">nested cross-validation</w:t>
          </w:r>
        </w:ins>
      </w:hyperlink>
      <w:ins w:id="6186" w:author="PR Preview" w:date="2026-01-01T00:00:00Z">
        <w:r>
          <w:t xml:space="preserve">.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3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Based on a Spring 2025 lecture on generalization by Logan Sizemore.</w:t>
            </w:r>
          </w:p>
          <w:p/>
        </w:tc>
      </w:tr>
    </w:tbl>
    <w:bookmarkEnd w:id="235"/>
    <w:bookmarkStart w:id="238" w:name="def-cv-se"/>
    <w:p>
      <w:pPr>
        <w:pStyle w:val="BodyText"/>
      </w:pPr>
      <w:ins w:id="6187" w:author="PR Preview" w:date="2026-01-01T00:00:00Z">
        <w:r>
          <w:rPr>
            <w:b/>
            <w:bCs/>
          </w:rPr>
          <w:t xml:space="preserve">Definition 44 (Fold-based standard error)</w:t>
        </w:r>
      </w:ins>
      <w:ins w:id="6188" w:author="PR Preview" w:date="2026-01-01T00:00:00Z">
        <w:r>
          <w:t xml:space="preserve"> </w:t>
        </w:r>
      </w:ins>
      <w:ins w:id="6189" w:author="PR Preview" w:date="2026-01-01T00:00:00Z">
        <w:r>
          <w:t xml:space="preserve">The</w:t>
        </w:r>
      </w:ins>
      <w:ins w:id="6190" w:author="PR Preview" w:date="2026-01-01T00:00:00Z">
        <w:r>
          <w:t xml:space="preserve"> </w:t>
        </w:r>
      </w:ins>
      <w:ins w:id="6191" w:author="PR Preview" w:date="2026-01-01T00:00:00Z">
        <w:r>
          <w:rPr>
            <w:b/>
            <w:bCs/>
          </w:rPr>
          <w:t xml:space="preserve">fold-based standard error</w:t>
        </w:r>
      </w:ins>
      <w:ins w:id="6192" w:author="PR Preview" w:date="2026-01-01T00:00:00Z">
        <w:r>
          <w:t xml:space="preserve"> </w:t>
        </w:r>
      </w:ins>
      <m:oMath>
        <m:sSub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ins w:id="6193" w:author="PR Preview" w:date="2026-01-01T00:00:00Z">
        <w:r>
          <w:t xml:space="preserve"> </w:t>
        </w:r>
      </w:ins>
      <w:ins w:id="6194" w:author="PR Preview" w:date="2026-01-01T00:00:00Z">
        <w:r>
          <w:t xml:space="preserve">of a</w:t>
        </w:r>
      </w:ins>
      <w:ins w:id="6195" w:author="PR Preview" w:date="2026-01-01T00:00:00Z">
        <w:r>
          <w:t xml:space="preserve"> </w:t>
        </w:r>
      </w:ins>
      <m:oMath>
        <m:r>
          <m:t>k</m:t>
        </m:r>
      </m:oMath>
      <w:ins w:id="6196" w:author="PR Preview" w:date="2026-01-01T00:00:00Z">
        <w:r>
          <w:t xml:space="preserve">-fold</w:t>
        </w:r>
      </w:ins>
      <w:ins w:id="6197" w:author="PR Preview" w:date="2026-01-01T00:00:00Z">
        <w:r>
          <w:t xml:space="preserve"> </w:t>
        </w:r>
      </w:ins>
      <w:hyperlink w:anchor="def-cv-estimate">
        <w:ins w:id="6198" w:author="PR Preview" w:date="2026-01-01T00:00:00Z">
          <w:r>
            <w:rPr>
              <w:rStyle w:val="Hyperlink"/>
            </w:rPr>
            <w:t xml:space="preserve">cross-validation estimate</w:t>
          </w:r>
        </w:ins>
      </w:hyperlink>
      <w:ins w:id="6199" w:author="PR Preview" w:date="2026-01-01T00:00:00Z">
        <w:r>
          <w:t xml:space="preserve"> </w:t>
        </w:r>
      </w:ins>
      <w:ins w:id="6200" w:author="PR Preview" w:date="2026-01-01T00:00:00Z">
        <w:r>
          <w:t xml:space="preserve">is the</w:t>
        </w:r>
      </w:ins>
      <w:ins w:id="6201" w:author="PR Preview" w:date="2026-01-01T00:00:00Z">
        <w:r>
          <w:t xml:space="preserve"> </w:t>
        </w:r>
      </w:ins>
      <w:hyperlink r:id="rId236">
        <w:ins w:id="6202" w:author="PR Preview" w:date="2026-01-01T00:00:00Z">
          <w:r>
            <w:rPr>
              <w:rStyle w:val="Hyperlink"/>
            </w:rPr>
            <w:t xml:space="preserve">sample standard deviation</w:t>
          </w:r>
        </w:ins>
      </w:hyperlink>
      <w:ins w:id="6203" w:author="PR Preview" w:date="2026-01-01T00:00:00Z">
        <w:r>
          <w:t xml:space="preserve"> </w:t>
        </w:r>
      </w:ins>
      <w:ins w:id="6204" w:author="PR Preview" w:date="2026-01-01T00:00:00Z">
        <w:r>
          <w:t xml:space="preserve">of the</w:t>
        </w:r>
      </w:ins>
      <w:ins w:id="6205" w:author="PR Preview" w:date="2026-01-01T00:00:00Z">
        <w:r>
          <w:t xml:space="preserve"> </w:t>
        </w:r>
      </w:ins>
      <m:oMath>
        <m:r>
          <m:t>k</m:t>
        </m:r>
      </m:oMath>
      <w:ins w:id="6206" w:author="PR Preview" w:date="2026-01-01T00:00:00Z">
        <w:r>
          <w:t xml:space="preserve"> </w:t>
        </w:r>
      </w:ins>
      <w:hyperlink w:anchor="def-fold-mse">
        <w:ins w:id="6207" w:author="PR Preview" w:date="2026-01-01T00:00:00Z">
          <w:r>
            <w:rPr>
              <w:rStyle w:val="Hyperlink"/>
            </w:rPr>
            <w:t xml:space="preserve">fold mean squared errors</w:t>
          </w:r>
        </w:ins>
      </w:hyperlink>
      <w:ins w:id="6208" w:author="PR Preview" w:date="2026-01-01T00:00:00Z">
        <w:r>
          <w:t xml:space="preserve">,</w:t>
        </w:r>
      </w:ins>
      <w:ins w:id="6209" w:author="PR Preview" w:date="2026-01-01T00:00:00Z">
        <w:r>
          <w:t xml:space="preserve"> </w:t>
        </w:r>
      </w:ins>
      <w:ins w:id="6210" w:author="PR Preview" w:date="2026-01-01T00:00:00Z">
        <w:r>
          <w:t xml:space="preserve">divided by</w:t>
        </w:r>
      </w:ins>
      <w:ins w:id="6211" w:author="PR Preview" w:date="2026-01-01T00:00:00Z">
        <w:r>
          <w:t xml:space="preserve"> </w:t>
        </w:r>
      </w:ins>
      <m:oMath>
        <m:rad>
          <m:radPr>
            <m:degHide m:val="on"/>
          </m:radPr>
          <m:deg/>
          <m:e>
            <m:r>
              <m:t>k</m:t>
            </m:r>
          </m:e>
        </m:rad>
      </m:oMath>
      <w:ins w:id="6212" w:author="PR Preview" w:date="2026-01-01T00:00:00Z">
        <w:r>
          <w:t xml:space="preserve">:</w:t>
        </w:r>
      </w:ins>
    </w:p>
    <w:p>
      <w:pPr>
        <w:pStyle w:val="BodyText"/>
      </w:pPr>
      <w:bookmarkStart w:id="237" w:name="eq-cv-se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k</m:t>
                  </m:r>
                </m:e>
              </m:rad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46</m:t>
          </m:r>
          <m:r>
            <m:rPr>
              <m:sty m:val="p"/>
            </m:rPr>
            <m:t>)</m:t>
          </m:r>
        </m:oMath>
      </m:oMathPara>
      <w:bookmarkEnd w:id="237"/>
    </w:p>
    <w:bookmarkEnd w:id="238"/>
    <w:bookmarkStart w:id="239" w:name="rem-source-cv-se"/>
    <w:p>
      <w:pPr>
        <w:pStyle w:val="FirstParagraph"/>
      </w:pPr>
      <w:ins w:id="6213" w:author="PR Preview" w:date="2026-01-01T00:00:00Z">
        <w:r>
          <w:rPr>
            <w:i/>
            <w:iCs/>
          </w:rPr>
          <w:t xml:space="preserve">Remark 37</w:t>
        </w:r>
      </w:ins>
      <w:ins w:id="6214" w:author="PR Preview" w:date="2026-01-01T00:00:00Z">
        <w:r>
          <w:t xml:space="preserve"> (Source: Fold-based standard error). </w:t>
        </w:r>
      </w:ins>
      <w:ins w:id="6215" w:author="PR Preview" w:date="2026-01-01T00:00:00Z">
        <w:r>
          <w:t xml:space="preserve">Hastie et al. (2009, sec. 7.10.1)</w:t>
        </w:r>
      </w:ins>
      <w:ins w:id="6216" w:author="PR Preview" w:date="2026-01-01T00:00:00Z">
        <w:r>
          <w:t xml:space="preserve">, who call the result a standard error.</w:t>
        </w:r>
      </w:ins>
    </w:p>
    <w:bookmarkEnd w:id="239"/>
    <w:bookmarkStart w:id="241" w:name="rem-cv-se"/>
    <w:p>
      <w:pPr>
        <w:pStyle w:val="BodyText"/>
      </w:pPr>
      <w:ins w:id="6217" w:author="PR Preview" w:date="2026-01-01T00:00:00Z">
        <w:r>
          <w:rPr>
            <w:i/>
            <w:iCs/>
          </w:rPr>
          <w:t xml:space="preserve">Remark 38</w:t>
        </w:r>
      </w:ins>
      <w:ins w:id="6218" w:author="PR Preview" w:date="2026-01-01T00:00:00Z">
        <w:r>
          <w:t xml:space="preserve"> (The fold-based standard error is only a rough guide). </w:t>
        </w:r>
      </w:ins>
      <w:ins w:id="6219" w:author="PR Preview" w:date="2026-01-01T00:00:00Z">
        <w:r>
          <w:t xml:space="preserve">Hastie et al. (2009, sec. 7.10.1)</w:t>
        </w:r>
      </w:ins>
      <w:ins w:id="6220" w:author="PR Preview" w:date="2026-01-01T00:00:00Z">
        <w:r>
          <w:t xml:space="preserve"> </w:t>
        </w:r>
      </w:ins>
      <w:ins w:id="6221" w:author="PR Preview" w:date="2026-01-01T00:00:00Z">
        <w:r>
          <w:t xml:space="preserve">draw standard-error bars</w:t>
        </w:r>
      </w:ins>
      <w:ins w:id="6222" w:author="PR Preview" w:date="2026-01-01T00:00:00Z">
        <w:r>
          <w:t xml:space="preserve"> </w:t>
        </w:r>
      </w:ins>
      <w:ins w:id="6223" w:author="PR Preview" w:date="2026-01-01T00:00:00Z">
        <w:r>
          <w:t xml:space="preserve">computed from the per-fold errors as in</w:t>
        </w:r>
      </w:ins>
      <w:ins w:id="6224" w:author="PR Preview" w:date="2026-01-01T00:00:00Z">
        <w:r>
          <w:t xml:space="preserve"> </w:t>
        </w:r>
      </w:ins>
      <w:hyperlink w:anchor="eq-cv-se">
        <w:ins w:id="6225" w:author="PR Preview" w:date="2026-01-01T00:00:00Z">
          <w:r>
            <w:rPr>
              <w:rStyle w:val="Hyperlink"/>
            </w:rPr>
            <w:t xml:space="preserve">Equation 46</w:t>
          </w:r>
        </w:ins>
      </w:hyperlink>
      <w:ins w:id="6226" w:author="PR Preview" w:date="2026-01-01T00:00:00Z">
        <w:r>
          <w:t xml:space="preserve">.</w:t>
        </w:r>
      </w:ins>
      <w:ins w:id="6227" w:author="PR Preview" w:date="2026-01-01T00:00:00Z">
        <w:r>
          <w:t xml:space="preserve"> </w:t>
        </w:r>
      </w:ins>
      <w:ins w:id="6228" w:author="PR Preview" w:date="2026-01-01T00:00:00Z">
        <w:r>
          <w:t xml:space="preserve">That formula treats the</w:t>
        </w:r>
      </w:ins>
      <w:ins w:id="6229" w:author="PR Preview" w:date="2026-01-01T00:00:00Z">
        <w:r>
          <w:t xml:space="preserve"> </w:t>
        </w:r>
      </w:ins>
      <m:oMath>
        <m:r>
          <m:t>k</m:t>
        </m:r>
      </m:oMath>
      <w:ins w:id="6230" w:author="PR Preview" w:date="2026-01-01T00:00:00Z">
        <w:r>
          <w:t xml:space="preserve"> </w:t>
        </w:r>
      </w:ins>
      <w:ins w:id="6231" w:author="PR Preview" w:date="2026-01-01T00:00:00Z">
        <w:r>
          <w:t xml:space="preserve">fold errors</w:t>
        </w:r>
      </w:ins>
      <w:ins w:id="6232" w:author="PR Preview" w:date="2026-01-01T00:00:00Z">
        <w:r>
          <w:t xml:space="preserve"> </w:t>
        </w:r>
      </w:ins>
      <w:ins w:id="6233" w:author="PR Preview" w:date="2026-01-01T00:00:00Z">
        <w:r>
          <w:t xml:space="preserve">as if they were independent,</w:t>
        </w:r>
      </w:ins>
      <w:ins w:id="6234" w:author="PR Preview" w:date="2026-01-01T00:00:00Z">
        <w:r>
          <w:t xml:space="preserve"> </w:t>
        </w:r>
      </w:ins>
      <w:ins w:id="6235" w:author="PR Preview" w:date="2026-01-01T00:00:00Z">
        <w:r>
          <w:t xml:space="preserve">which they are not:</w:t>
        </w:r>
      </w:ins>
      <w:ins w:id="6236" w:author="PR Preview" w:date="2026-01-01T00:00:00Z">
        <w:r>
          <w:t xml:space="preserve"> </w:t>
        </w:r>
      </w:ins>
      <w:ins w:id="6237" w:author="PR Preview" w:date="2026-01-01T00:00:00Z">
        <w:r>
          <w:t xml:space="preserve">every pair of folds shares</w:t>
        </w:r>
      </w:ins>
      <w:ins w:id="6238" w:author="PR Preview" w:date="2026-01-01T00:00:00Z">
        <w:r>
          <w:t xml:space="preserve"> </w:t>
        </w:r>
      </w:ins>
      <m:oMath>
        <m:r>
          <m:t>k</m:t>
        </m:r>
        <m:r>
          <m:rPr>
            <m:sty m:val="p"/>
          </m:rPr>
          <m:t>−</m:t>
        </m:r>
        <m:r>
          <m:t>2</m:t>
        </m:r>
      </m:oMath>
      <w:ins w:id="6239" w:author="PR Preview" w:date="2026-01-01T00:00:00Z">
        <w:r>
          <w:t xml:space="preserve"> </w:t>
        </w:r>
      </w:ins>
      <w:ins w:id="6240" w:author="PR Preview" w:date="2026-01-01T00:00:00Z">
        <w:r>
          <w:t xml:space="preserve">folds of training data.</w:t>
        </w:r>
      </w:ins>
      <w:ins w:id="6241" w:author="PR Preview" w:date="2026-01-01T00:00:00Z">
        <w:r>
          <w:t xml:space="preserve"> </w:t>
        </w:r>
      </w:ins>
      <w:ins w:id="6242" w:author="PR Preview" w:date="2026-01-01T00:00:00Z">
        <w:r>
          <w:t xml:space="preserve">So</w:t>
        </w:r>
      </w:ins>
      <w:ins w:id="6243" w:author="PR Preview" w:date="2026-01-01T00:00:00Z">
        <w:r>
          <w:t xml:space="preserve"> </w:t>
        </w:r>
      </w:ins>
      <m:oMath>
        <m:sSub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ins w:id="6244" w:author="PR Preview" w:date="2026-01-01T00:00:00Z">
        <w:r>
          <w:t xml:space="preserve"> </w:t>
        </w:r>
      </w:ins>
      <w:ins w:id="6245" w:author="PR Preview" w:date="2026-01-01T00:00:00Z">
        <w:r>
          <w:t xml:space="preserve">is a rough indication</w:t>
        </w:r>
      </w:ins>
      <w:ins w:id="6246" w:author="PR Preview" w:date="2026-01-01T00:00:00Z">
        <w:r>
          <w:t xml:space="preserve"> </w:t>
        </w:r>
      </w:ins>
      <w:ins w:id="6247" w:author="PR Preview" w:date="2026-01-01T00:00:00Z">
        <w:r>
          <w:t xml:space="preserve">of how much</w:t>
        </w:r>
      </w:ins>
      <w:ins w:id="6248" w:author="PR Preview" w:date="2026-01-01T00:00:00Z">
        <w:r>
          <w:t xml:space="preserve"> </w:t>
        </w:r>
      </w:ins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ins w:id="6249" w:author="PR Preview" w:date="2026-01-01T00:00:00Z">
        <w:r>
          <w:t xml:space="preserve"> </w:t>
        </w:r>
      </w:ins>
      <w:ins w:id="6250" w:author="PR Preview" w:date="2026-01-01T00:00:00Z">
        <w:r>
          <w:t xml:space="preserve">might change with a different sample,</w:t>
        </w:r>
      </w:ins>
      <w:ins w:id="6251" w:author="PR Preview" w:date="2026-01-01T00:00:00Z">
        <w:r>
          <w:t xml:space="preserve"> </w:t>
        </w:r>
      </w:ins>
      <w:ins w:id="6252" w:author="PR Preview" w:date="2026-01-01T00:00:00Z">
        <w:r>
          <w:t xml:space="preserve">not a</w:t>
        </w:r>
      </w:ins>
      <w:ins w:id="6253" w:author="PR Preview" w:date="2026-01-01T00:00:00Z">
        <w:r>
          <w:t xml:space="preserve"> </w:t>
        </w:r>
      </w:ins>
      <w:hyperlink r:id="rId240">
        <w:ins w:id="6254" w:author="PR Preview" w:date="2026-01-01T00:00:00Z">
          <w:r>
            <w:rPr>
              <w:rStyle w:val="Hyperlink"/>
            </w:rPr>
            <w:t xml:space="preserve">standard error</w:t>
          </w:r>
        </w:ins>
      </w:hyperlink>
      <w:ins w:id="6255" w:author="PR Preview" w:date="2026-01-01T00:00:00Z">
        <w:r>
          <w:t xml:space="preserve"> </w:t>
        </w:r>
      </w:ins>
      <w:ins w:id="6256" w:author="PR Preview" w:date="2026-01-01T00:00:00Z">
        <w:r>
          <w:t xml:space="preserve">of</w:t>
        </w:r>
      </w:ins>
      <w:ins w:id="6257" w:author="PR Preview" w:date="2026-01-01T00:00:00Z">
        <w:r>
          <w:t xml:space="preserve"> </w:t>
        </w:r>
      </w:ins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ins w:id="6258" w:author="PR Preview" w:date="2026-01-01T00:00:00Z">
        <w:r>
          <w:t xml:space="preserve">.</w:t>
        </w:r>
      </w:ins>
    </w:p>
    <w:bookmarkEnd w:id="241"/>
    <w:bookmarkStart w:id="243" w:name="def-fold-mse-indexed"/>
    <w:p>
      <w:pPr>
        <w:pStyle w:val="BodyText"/>
      </w:pPr>
      <w:ins w:id="6259" w:author="PR Preview" w:date="2026-01-01T00:00:00Z">
        <w:r>
          <w:rPr>
            <w:b/>
            <w:bCs/>
          </w:rPr>
          <w:t xml:space="preserve">Definition 45 (Fold mean squared error of a named procedure)</w:t>
        </w:r>
      </w:ins>
      <w:ins w:id="6260" w:author="PR Preview" w:date="2026-01-01T00:00:00Z">
        <w:r>
          <w:t xml:space="preserve"> </w:t>
        </w:r>
      </w:ins>
      <w:ins w:id="6261" w:author="PR Preview" w:date="2026-01-01T00:00:00Z">
        <w:r>
          <w:t xml:space="preserve">The</w:t>
        </w:r>
      </w:ins>
      <w:ins w:id="6262" w:author="PR Preview" w:date="2026-01-01T00:00:00Z">
        <w:r>
          <w:t xml:space="preserve"> </w:t>
        </w:r>
      </w:ins>
      <w:ins w:id="6263" w:author="PR Preview" w:date="2026-01-01T00:00:00Z">
        <w:r>
          <w:rPr>
            <w:b/>
            <w:bCs/>
          </w:rPr>
          <w:t xml:space="preserve">fold mean squared error of procedure</w:t>
        </w:r>
      </w:ins>
      <w:ins w:id="6264" w:author="PR Preview" w:date="2026-01-01T00:00:00Z">
        <w:r>
          <w:t xml:space="preserve"> </w:t>
        </w:r>
      </w:ins>
      <m:oMath>
        <m:r>
          <m:t>g</m:t>
        </m:r>
      </m:oMath>
      <w:ins w:id="6265" w:author="PR Preview" w:date="2026-01-01T00:00:00Z">
        <w:r>
          <w:t xml:space="preserve"> </w:t>
        </w:r>
      </w:ins>
      <w:ins w:id="6266" w:author="PR Preview" w:date="2026-01-01T00:00:00Z">
        <w:r>
          <w:t xml:space="preserve">for</w:t>
        </w:r>
      </w:ins>
      <w:ins w:id="6267" w:author="PR Preview" w:date="2026-01-01T00:00:00Z">
        <w:r>
          <w:t xml:space="preserve"> </w:t>
        </w:r>
      </w:ins>
      <w:hyperlink w:anchor="def-folds">
        <w:ins w:id="6268" w:author="PR Preview" w:date="2026-01-01T00:00:00Z">
          <w:r>
            <w:rPr>
              <w:rStyle w:val="Hyperlink"/>
            </w:rPr>
            <w:t xml:space="preserve">fold</w:t>
          </w:r>
        </w:ins>
      </w:hyperlink>
      <w:ins w:id="6269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ins w:id="6270" w:author="PR Preview" w:date="2026-01-01T00:00:00Z">
        <w:r>
          <w:t xml:space="preserve"> </w:t>
        </w:r>
      </w:ins>
      <w:ins w:id="6271" w:author="PR Preview" w:date="2026-01-01T00:00:00Z">
        <w:r>
          <w:t xml:space="preserve">of a training set</w:t>
        </w:r>
      </w:ins>
      <w:ins w:id="6272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ins w:id="6273" w:author="PR Preview" w:date="2026-01-01T00:00:00Z">
        <w:r>
          <w:t xml:space="preserve">, indexed by</w:t>
        </w:r>
      </w:ins>
      <w:ins w:id="6274" w:author="PR Preview" w:date="2026-01-01T00:00:00Z">
        <w:r>
          <w:t xml:space="preserve"> </w:t>
        </w:r>
      </w:ins>
      <m:oMath>
        <m:r>
          <m:t>I</m:t>
        </m:r>
      </m:oMath>
      <w:ins w:id="6275" w:author="PR Preview" w:date="2026-01-01T00:00:00Z">
        <w:r>
          <w:t xml:space="preserve">,</w:t>
        </w:r>
      </w:ins>
      <w:ins w:id="6276" w:author="PR Preview" w:date="2026-01-01T00:00:00Z">
        <w:r>
          <w:t xml:space="preserve"> </w:t>
        </w:r>
      </w:ins>
      <w:ins w:id="6277" w:author="PR Preview" w:date="2026-01-01T00:00:00Z">
        <w:r>
          <w:t xml:space="preserve">is the</w:t>
        </w:r>
      </w:ins>
      <w:ins w:id="6278" w:author="PR Preview" w:date="2026-01-01T00:00:00Z">
        <w:r>
          <w:t xml:space="preserve"> </w:t>
        </w:r>
      </w:ins>
      <w:hyperlink w:anchor="def-fold-mse">
        <w:ins w:id="6279" w:author="PR Preview" w:date="2026-01-01T00:00:00Z">
          <w:r>
            <w:rPr>
              <w:rStyle w:val="Hyperlink"/>
            </w:rPr>
            <w:t xml:space="preserve">fold mean squared error</w:t>
          </w:r>
        </w:ins>
      </w:hyperlink>
      <w:ins w:id="6280" w:author="PR Preview" w:date="2026-01-01T00:00:00Z">
        <w:r>
          <w:t xml:space="preserve"> </w:t>
        </w:r>
      </w:ins>
      <w:ins w:id="6281" w:author="PR Preview" w:date="2026-01-01T00:00:00Z">
        <w:r>
          <w:t xml:space="preserve">computed with the</w:t>
        </w:r>
      </w:ins>
      <w:ins w:id="6282" w:author="PR Preview" w:date="2026-01-01T00:00:00Z">
        <w:r>
          <w:t xml:space="preserve"> </w:t>
        </w:r>
      </w:ins>
      <w:hyperlink w:anchor="def-fold-out-rule">
        <w:ins w:id="6283" w:author="PR Preview" w:date="2026-01-01T00:00:00Z">
          <w:r>
            <w:rPr>
              <w:rStyle w:val="Hyperlink"/>
            </w:rPr>
            <w:t xml:space="preserve">fold-out rule</w:t>
          </w:r>
        </w:ins>
      </w:hyperlink>
      <w:ins w:id="6284" w:author="PR Preview" w:date="2026-01-01T00:00:00Z">
        <w:r>
          <w:t xml:space="preserve"> </w:t>
        </w:r>
      </w:ins>
      <w:ins w:id="6285" w:author="PR Preview" w:date="2026-01-01T00:00:00Z">
        <w:r>
          <w:t xml:space="preserve">that</w:t>
        </w:r>
      </w:ins>
      <w:ins w:id="6286" w:author="PR Preview" w:date="2026-01-01T00:00:00Z">
        <w:r>
          <w:t xml:space="preserve"> </w:t>
        </w:r>
      </w:ins>
      <m:oMath>
        <m:r>
          <m:t>g</m:t>
        </m:r>
      </m:oMath>
      <w:ins w:id="6287" w:author="PR Preview" w:date="2026-01-01T00:00:00Z">
        <w:r>
          <w:t xml:space="preserve"> </w:t>
        </w:r>
      </w:ins>
      <w:ins w:id="6288" w:author="PR Preview" w:date="2026-01-01T00:00:00Z">
        <w:r>
          <w:t xml:space="preserve">produces:</w:t>
        </w:r>
      </w:ins>
    </w:p>
    <w:p>
      <w:pPr>
        <w:pStyle w:val="BodyText"/>
      </w:pPr>
      <w:bookmarkStart w:id="242" w:name="eq-fold-mse-indexed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MSE</m:t>
              </m:r>
            </m:e>
            <m:sub>
              <m:r>
                <m:t>j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;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sSup>
                                    <m:e>
                                      <m:r>
                                        <m:t>i</m:t>
                                      </m:r>
                                    </m:e>
                                    <m:sup>
                                      <m:r>
                                        <m:rPr>
                                          <m:sty m:val="p"/>
                                        </m:rPr>
                                        <m:t>′</m:t>
                                      </m:r>
                                    </m:sup>
                                  </m:sSup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sSup>
                                    <m:e>
                                      <m:r>
                                        <m:t>i</m:t>
                                      </m:r>
                                    </m:e>
                                    <m:sup>
                                      <m:r>
                                        <m:rPr>
                                          <m:sty m:val="p"/>
                                        </m:rPr>
                                        <m:t>′</m:t>
                                      </m:r>
                                    </m:sup>
                                  </m:sSup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sSub>
                            <m:e>
                              <m:r>
                                <m:t>​</m:t>
                              </m:r>
                            </m:e>
                            <m:sub>
                              <m:sSup>
                                <m:e>
                                  <m:r>
                                    <m:t>i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  <m:r>
                                <m:rPr>
                                  <m:sty m:val="p"/>
                                </m:rPr>
                                <m:t>∈</m:t>
                              </m:r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\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F</m:t>
                                  </m:r>
                                </m:e>
                                <m:sub>
                                  <m:r>
                                    <m:t>j</m:t>
                                  </m:r>
                                </m:sub>
                              </m:sSub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47</m:t>
          </m:r>
          <m:r>
            <m:rPr>
              <m:sty m:val="p"/>
            </m:rPr>
            <m:t>)</m:t>
          </m:r>
        </m:oMath>
      </m:oMathPara>
      <w:bookmarkEnd w:id="242"/>
    </w:p>
    <w:bookmarkEnd w:id="243"/>
    <w:bookmarkStart w:id="245" w:name="def-cv-se-indexed"/>
    <w:p>
      <w:pPr>
        <w:pStyle w:val="FirstParagraph"/>
      </w:pPr>
      <w:ins w:id="6289" w:author="PR Preview" w:date="2026-01-01T00:00:00Z">
        <w:r>
          <w:rPr>
            <w:b/>
            <w:bCs/>
          </w:rPr>
          <w:t xml:space="preserve">Definition 46 (Fold-based standard error of a named procedure)</w:t>
        </w:r>
      </w:ins>
      <w:ins w:id="6290" w:author="PR Preview" w:date="2026-01-01T00:00:00Z">
        <w:r>
          <w:t xml:space="preserve"> </w:t>
        </w:r>
      </w:ins>
      <w:ins w:id="6291" w:author="PR Preview" w:date="2026-01-01T00:00:00Z">
        <w:r>
          <w:t xml:space="preserve">The</w:t>
        </w:r>
      </w:ins>
      <w:ins w:id="6292" w:author="PR Preview" w:date="2026-01-01T00:00:00Z">
        <w:r>
          <w:t xml:space="preserve"> </w:t>
        </w:r>
      </w:ins>
      <w:ins w:id="6293" w:author="PR Preview" w:date="2026-01-01T00:00:00Z">
        <w:r>
          <w:rPr>
            <w:b/>
            <w:bCs/>
          </w:rPr>
          <w:t xml:space="preserve">fold-based standard error of procedure</w:t>
        </w:r>
      </w:ins>
      <w:ins w:id="6294" w:author="PR Preview" w:date="2026-01-01T00:00:00Z">
        <w:r>
          <w:t xml:space="preserve"> </w:t>
        </w:r>
      </w:ins>
      <m:oMath>
        <m:r>
          <m:t>g</m:t>
        </m:r>
      </m:oMath>
      <w:ins w:id="6295" w:author="PR Preview" w:date="2026-01-01T00:00:00Z">
        <w:r>
          <w:t xml:space="preserve"> </w:t>
        </w:r>
      </w:ins>
      <w:ins w:id="6296" w:author="PR Preview" w:date="2026-01-01T00:00:00Z">
        <w:r>
          <w:t xml:space="preserve">on a training set</w:t>
        </w:r>
      </w:ins>
      <w:ins w:id="6297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ins w:id="6298" w:author="PR Preview" w:date="2026-01-01T00:00:00Z">
        <w:r>
          <w:t xml:space="preserve">,</w:t>
        </w:r>
      </w:ins>
      <w:ins w:id="6299" w:author="PR Preview" w:date="2026-01-01T00:00:00Z">
        <w:r>
          <w:t xml:space="preserve"> </w:t>
        </w:r>
      </w:ins>
      <m:oMath>
        <m:sSubSup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ins w:id="6300" w:author="PR Preview" w:date="2026-01-01T00:00:00Z">
        <w:r>
          <w:t xml:space="preserve">,</w:t>
        </w:r>
      </w:ins>
      <w:ins w:id="6301" w:author="PR Preview" w:date="2026-01-01T00:00:00Z">
        <w:r>
          <w:t xml:space="preserve"> </w:t>
        </w:r>
      </w:ins>
      <w:ins w:id="6302" w:author="PR Preview" w:date="2026-01-01T00:00:00Z">
        <w:r>
          <w:t xml:space="preserve">is the</w:t>
        </w:r>
      </w:ins>
      <w:ins w:id="6303" w:author="PR Preview" w:date="2026-01-01T00:00:00Z">
        <w:r>
          <w:t xml:space="preserve"> </w:t>
        </w:r>
      </w:ins>
      <w:hyperlink w:anchor="def-cv-se">
        <w:ins w:id="6304" w:author="PR Preview" w:date="2026-01-01T00:00:00Z">
          <w:r>
            <w:rPr>
              <w:rStyle w:val="Hyperlink"/>
            </w:rPr>
            <w:t xml:space="preserve">fold-based standard error</w:t>
          </w:r>
        </w:ins>
      </w:hyperlink>
      <w:ins w:id="6305" w:author="PR Preview" w:date="2026-01-01T00:00:00Z">
        <w:r>
          <w:t xml:space="preserve"> </w:t>
        </w:r>
      </w:ins>
      <w:ins w:id="6306" w:author="PR Preview" w:date="2026-01-01T00:00:00Z">
        <w:r>
          <w:t xml:space="preserve">computed from the</w:t>
        </w:r>
      </w:ins>
      <w:ins w:id="6307" w:author="PR Preview" w:date="2026-01-01T00:00:00Z">
        <w:r>
          <w:t xml:space="preserve"> </w:t>
        </w:r>
      </w:ins>
      <w:hyperlink w:anchor="def-fold-mse-indexed">
        <w:ins w:id="6308" w:author="PR Preview" w:date="2026-01-01T00:00:00Z">
          <w:r>
            <w:rPr>
              <w:rStyle w:val="Hyperlink"/>
            </w:rPr>
            <w:t xml:space="preserve">fold mean squared errors of</w:t>
          </w:r>
        </w:ins>
        <w:ins w:id="6309" w:author="PR Preview" w:date="2026-01-01T00:00:00Z">
          <w:r>
            <w:rPr>
              <w:rStyle w:val="Hyperlink"/>
            </w:rPr>
            <w:t xml:space="preserve"> </w:t>
          </w:r>
        </w:ins>
        <m:oMath>
          <m:r>
            <m:t>g</m:t>
          </m:r>
        </m:oMath>
      </w:hyperlink>
      <w:ins w:id="6310" w:author="PR Preview" w:date="2026-01-01T00:00:00Z">
        <w:r>
          <w:t xml:space="preserve">:</w:t>
        </w:r>
      </w:ins>
    </w:p>
    <w:p>
      <w:pPr>
        <w:pStyle w:val="BodyText"/>
      </w:pPr>
      <w:bookmarkStart w:id="244" w:name="eq-cv-se-indexed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Sup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k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k</m:t>
                  </m:r>
                </m:e>
              </m:rad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48</m:t>
          </m:r>
          <m:r>
            <m:rPr>
              <m:sty m:val="p"/>
            </m:rPr>
            <m:t>)</m:t>
          </m:r>
        </m:oMath>
      </m:oMathPara>
      <w:bookmarkEnd w:id="244"/>
    </w:p>
    <w:bookmarkEnd w:id="245"/>
    <w:bookmarkStart w:id="247" w:name="def-one-se-rule"/>
    <w:p>
      <w:pPr>
        <w:pStyle w:val="FirstParagraph"/>
      </w:pPr>
      <w:ins w:id="6311" w:author="PR Preview" w:date="2026-01-01T00:00:00Z">
        <w:r>
          <w:rPr>
            <w:b/>
            <w:bCs/>
          </w:rPr>
          <w:t xml:space="preserve">Definition 47 (One-standard-error rule)</w:t>
        </w:r>
      </w:ins>
      <w:ins w:id="6312" w:author="PR Preview" w:date="2026-01-01T00:00:00Z">
        <w:r>
          <w:t xml:space="preserve"> </w:t>
        </w:r>
      </w:ins>
      <w:ins w:id="6313" w:author="PR Preview" w:date="2026-01-01T00:00:00Z">
        <w:r>
          <w:t xml:space="preserve">Let</w:t>
        </w:r>
      </w:ins>
      <w:ins w:id="6314" w:author="PR Preview" w:date="2026-01-01T00:00:00Z">
        <w:r>
          <w:t xml:space="preserve"> </w:t>
        </w:r>
      </w:ins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ins w:id="6315" w:author="PR Preview" w:date="2026-01-01T00:00:00Z">
        <w:r>
          <w:t xml:space="preserve"> </w:t>
        </w:r>
      </w:ins>
      <w:ins w:id="6316" w:author="PR Preview" w:date="2026-01-01T00:00:00Z">
        <w:r>
          <w:t xml:space="preserve">be candidate</w:t>
        </w:r>
      </w:ins>
      <w:ins w:id="6317" w:author="PR Preview" w:date="2026-01-01T00:00:00Z">
        <w:r>
          <w:t xml:space="preserve"> </w:t>
        </w:r>
      </w:ins>
      <w:hyperlink w:anchor="def-fitting-procedure">
        <w:ins w:id="6318" w:author="PR Preview" w:date="2026-01-01T00:00:00Z">
          <w:r>
            <w:rPr>
              <w:rStyle w:val="Hyperlink"/>
            </w:rPr>
            <w:t xml:space="preserve">fitting procedures</w:t>
          </w:r>
        </w:ins>
      </w:hyperlink>
      <w:ins w:id="6319" w:author="PR Preview" w:date="2026-01-01T00:00:00Z">
        <w:r>
          <w:t xml:space="preserve">,</w:t>
        </w:r>
      </w:ins>
      <w:ins w:id="6320" w:author="PR Preview" w:date="2026-01-01T00:00:00Z">
        <w:r>
          <w:t xml:space="preserve"> </w:t>
        </w:r>
      </w:ins>
      <w:ins w:id="6321" w:author="PR Preview" w:date="2026-01-01T00:00:00Z">
        <w:r>
          <w:t xml:space="preserve">each</w:t>
        </w:r>
      </w:ins>
      <w:ins w:id="6322" w:author="PR Preview" w:date="2026-01-01T00:00:00Z">
        <w:r>
          <w:t xml:space="preserve"> </w:t>
        </w:r>
      </w:ins>
      <w:hyperlink w:anchor="def-flexibility">
        <w:ins w:id="6323" w:author="PR Preview" w:date="2026-01-01T00:00:00Z">
          <w:r>
            <w:rPr>
              <w:rStyle w:val="Hyperlink"/>
            </w:rPr>
            <w:t xml:space="preserve">at least as flexible</w:t>
          </w:r>
        </w:ins>
      </w:hyperlink>
      <w:ins w:id="6324" w:author="PR Preview" w:date="2026-01-01T00:00:00Z">
        <w:r>
          <w:t xml:space="preserve"> </w:t>
        </w:r>
      </w:ins>
      <w:ins w:id="6325" w:author="PR Preview" w:date="2026-01-01T00:00:00Z">
        <w:r>
          <w:t xml:space="preserve">as the one before,</w:t>
        </w:r>
      </w:ins>
      <w:ins w:id="6326" w:author="PR Preview" w:date="2026-01-01T00:00:00Z">
        <w:r>
          <w:t xml:space="preserve"> </w:t>
        </w:r>
      </w:ins>
      <w:ins w:id="6327" w:author="PR Preview" w:date="2026-01-01T00:00:00Z">
        <w:r>
          <w:t xml:space="preserve">cross-validated on a training set</w:t>
        </w:r>
      </w:ins>
      <w:ins w:id="6328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ins w:id="6329" w:author="PR Preview" w:date="2026-01-01T00:00:00Z">
        <w:r>
          <w:t xml:space="preserve"> </w:t>
        </w:r>
      </w:ins>
      <w:ins w:id="6330" w:author="PR Preview" w:date="2026-01-01T00:00:00Z">
        <w:r>
          <w:t xml:space="preserve">with the same folds,</w:t>
        </w:r>
      </w:ins>
      <w:ins w:id="6331" w:author="PR Preview" w:date="2026-01-01T00:00:00Z">
        <w:r>
          <w:t xml:space="preserve"> </w:t>
        </w:r>
      </w:ins>
      <w:ins w:id="6332" w:author="PR Preview" w:date="2026-01-01T00:00:00Z">
        <w:r>
          <w:t xml:space="preserve">and let</w:t>
        </w:r>
      </w:ins>
      <w:ins w:id="6333" w:author="PR Preview" w:date="2026-01-01T00:00:00Z">
        <w:r>
          <w:t xml:space="preserve"> </w:t>
        </w:r>
      </w:ins>
      <m:oMath>
        <m:sSub>
          <m:e>
            <m:r>
              <m:t>g</m:t>
            </m:r>
          </m:e>
          <m:sub>
            <m:sSup>
              <m:e>
                <m:r>
                  <m:t>l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sub>
        </m:sSub>
      </m:oMath>
      <w:ins w:id="6334" w:author="PR Preview" w:date="2026-01-01T00:00:00Z">
        <w:r>
          <w:t xml:space="preserve"> </w:t>
        </w:r>
      </w:ins>
      <w:ins w:id="6335" w:author="PR Preview" w:date="2026-01-01T00:00:00Z">
        <w:r>
          <w:t xml:space="preserve">be the one with the smallest</w:t>
        </w:r>
      </w:ins>
      <w:ins w:id="6336" w:author="PR Preview" w:date="2026-01-01T00:00:00Z">
        <w:r>
          <w:t xml:space="preserve"> </w:t>
        </w:r>
      </w:ins>
      <w:hyperlink w:anchor="def-cv-estimate-indexed">
        <w:ins w:id="6337" w:author="PR Preview" w:date="2026-01-01T00:00:00Z">
          <w:r>
            <w:rPr>
              <w:rStyle w:val="Hyperlink"/>
            </w:rPr>
            <w:t xml:space="preserve">cross-validation estimate</w:t>
          </w:r>
        </w:ins>
      </w:hyperlink>
      <w:ins w:id="6338" w:author="PR Preview" w:date="2026-01-01T00:00:00Z">
        <w:r>
          <w:t xml:space="preserve">.</w:t>
        </w:r>
      </w:ins>
      <w:ins w:id="6339" w:author="PR Preview" w:date="2026-01-01T00:00:00Z">
        <w:r>
          <w:t xml:space="preserve"> </w:t>
        </w:r>
      </w:ins>
      <w:ins w:id="6340" w:author="PR Preview" w:date="2026-01-01T00:00:00Z">
        <w:r>
          <w:t xml:space="preserve">The</w:t>
        </w:r>
      </w:ins>
      <w:ins w:id="6341" w:author="PR Preview" w:date="2026-01-01T00:00:00Z">
        <w:r>
          <w:t xml:space="preserve"> </w:t>
        </w:r>
      </w:ins>
      <w:ins w:id="6342" w:author="PR Preview" w:date="2026-01-01T00:00:00Z">
        <w:r>
          <w:rPr>
            <w:b/>
            <w:bCs/>
          </w:rPr>
          <w:t xml:space="preserve">one-standard-error rule</w:t>
        </w:r>
      </w:ins>
      <w:ins w:id="6343" w:author="PR Preview" w:date="2026-01-01T00:00:00Z">
        <w:r>
          <w:t xml:space="preserve"> </w:t>
        </w:r>
      </w:ins>
      <w:ins w:id="6344" w:author="PR Preview" w:date="2026-01-01T00:00:00Z">
        <w:r>
          <w:t xml:space="preserve">chooses the smallest</w:t>
        </w:r>
      </w:ins>
      <w:ins w:id="6345" w:author="PR Preview" w:date="2026-01-01T00:00:00Z">
        <w:r>
          <w:t xml:space="preserve"> </w:t>
        </w:r>
      </w:ins>
      <m:oMath>
        <m:r>
          <m:t>l</m:t>
        </m:r>
      </m:oMath>
      <w:ins w:id="6346" w:author="PR Preview" w:date="2026-01-01T00:00:00Z">
        <w:r>
          <w:t xml:space="preserve"> </w:t>
        </w:r>
      </w:ins>
      <w:ins w:id="6347" w:author="PR Preview" w:date="2026-01-01T00:00:00Z">
        <w:r>
          <w:t xml:space="preserve">whose estimate is within one</w:t>
        </w:r>
      </w:ins>
      <w:ins w:id="6348" w:author="PR Preview" w:date="2026-01-01T00:00:00Z">
        <w:r>
          <w:t xml:space="preserve"> </w:t>
        </w:r>
      </w:ins>
      <w:hyperlink w:anchor="def-cv-se-indexed">
        <w:ins w:id="6349" w:author="PR Preview" w:date="2026-01-01T00:00:00Z">
          <w:r>
            <w:rPr>
              <w:rStyle w:val="Hyperlink"/>
            </w:rPr>
            <w:t xml:space="preserve">fold-based standard error</w:t>
          </w:r>
        </w:ins>
      </w:hyperlink>
      <w:ins w:id="6350" w:author="PR Preview" w:date="2026-01-01T00:00:00Z">
        <w:r>
          <w:t xml:space="preserve"> </w:t>
        </w:r>
      </w:ins>
      <w:ins w:id="6351" w:author="PR Preview" w:date="2026-01-01T00:00:00Z">
        <w:r>
          <w:t xml:space="preserve">of the smallest:</w:t>
        </w:r>
      </w:ins>
    </w:p>
    <w:p>
      <w:pPr>
        <w:pStyle w:val="BodyText"/>
      </w:pPr>
      <w:bookmarkStart w:id="246" w:name="eq-one-se-rule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r>
                    <m:t>l</m:t>
                  </m:r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+</m:t>
          </m:r>
          <m:sSubSup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49</m:t>
          </m:r>
          <m:r>
            <m:rPr>
              <m:sty m:val="p"/>
            </m:rPr>
            <m:t>)</m:t>
          </m:r>
        </m:oMath>
      </m:oMathPara>
      <w:bookmarkEnd w:id="246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(Hastie et al. 2009, sec. 7.10.1; James et al. 2021, sec. 6.1.3)</w:t>
      </w:r>
      <w:r>
        <w:t xml:space="preserve">.</w:t>
      </w:r>
    </w:p>
    <w:bookmarkEnd w:id="247"/>
    <w:bookmarkStart w:id="252" w:name="exm-one-se-rule"/>
    <w:p>
      <w:pPr>
        <w:pStyle w:val="BodyText"/>
      </w:pPr>
      <w:del w:id="6352" w:author="PR Preview" w:date="2026-01-01T00:00:00Z">
        <w:r>
          <w:rPr>
            <w:b/>
            <w:bCs/>
          </w:rPr>
          <w:delText xml:space="preserve">Example 12 (The one-standard-error rule for the simulated polynomials)</w:delText>
        </w:r>
      </w:del>
      <w:del w:id="6353" w:author="PR Preview" w:date="2026-01-01T00:00:00Z">
        <w:r>
          <w:delText xml:space="preserve"> </w:delText>
        </w:r>
      </w:del>
      <w:del w:id="6354" w:author="PR Preview" w:date="2026-01-01T00:00:00Z">
        <w:r>
          <w:delText xml:space="preserve">This example applies 10-fold cross-validation</w:delText>
        </w:r>
      </w:del>
      <w:del w:id="6355" w:author="PR Preview" w:date="2026-01-01T00:00:00Z">
        <w:r>
          <w:delText xml:space="preserve"> </w:delText>
        </w:r>
      </w:del>
      <w:del w:id="6356" w:author="PR Preview" w:date="2026-01-01T00:00:00Z">
        <w:r>
          <w:delText xml:space="preserve">to the simulated training set of</w:delText>
        </w:r>
      </w:del>
      <w:del w:id="6357" w:author="PR Preview" w:date="2026-01-01T00:00:00Z">
        <w:r>
          <w:delText xml:space="preserve"> </w:delText>
        </w:r>
      </w:del>
      <w:hyperlink w:anchor="exm-train-test-error-simulated">
        <w:del w:id="6358" w:author="PR Preview" w:date="2026-01-01T00:00:00Z">
          <w:r>
            <w:rPr>
              <w:rStyle w:val="Hyperlink"/>
            </w:rPr>
            <w:delText xml:space="preserve">Example 5</w:delText>
          </w:r>
        </w:del>
      </w:hyperlink>
      <w:del w:id="6359" w:author="PR Preview" w:date="2026-01-01T00:00:00Z">
        <w:r>
          <w:delText xml:space="preserve">,</w:delText>
        </w:r>
      </w:del>
      <w:del w:id="6360" w:author="PR Preview" w:date="2026-01-01T00:00:00Z">
        <w:r>
          <w:delText xml:space="preserve"> </w:delText>
        </w:r>
      </w:del>
      <w:del w:id="6361" w:author="PR Preview" w:date="2026-01-01T00:00:00Z">
        <w:r>
          <w:delText xml:space="preserve">records the mean squared error in each fold,</w:delText>
        </w:r>
      </w:del>
      <w:del w:id="6362" w:author="PR Preview" w:date="2026-01-01T00:00:00Z">
        <w:r>
          <w:delText xml:space="preserve"> </w:delText>
        </w:r>
      </w:del>
      <w:del w:id="6363" w:author="PR Preview" w:date="2026-01-01T00:00:00Z">
        <w:r>
          <w:delText xml:space="preserve">and applies</w:delText>
        </w:r>
      </w:del>
      <w:del w:id="6364" w:author="PR Preview" w:date="2026-01-01T00:00:00Z">
        <w:r>
          <w:delText xml:space="preserve"> </w:delText>
        </w:r>
      </w:del>
      <w:hyperlink w:anchor="def-one-se-rule">
        <w:del w:id="6365" w:author="PR Preview" w:date="2026-01-01T00:00:00Z">
          <w:r>
            <w:rPr>
              <w:rStyle w:val="Hyperlink"/>
            </w:rPr>
            <w:delText xml:space="preserve">Definition 44</w:delText>
          </w:r>
        </w:del>
      </w:hyperlink>
      <w:del w:id="6366" w:author="PR Preview" w:date="2026-01-01T00:00:00Z">
        <w:r>
          <w:delText xml:space="preserve"> </w:delText>
        </w:r>
      </w:del>
      <w:del w:id="6367" w:author="PR Preview" w:date="2026-01-01T00:00:00Z">
        <w:r>
          <w:delText xml:space="preserve">to the ten degrees.</w:delText>
        </w:r>
      </w:del>
    </w:p>
    <w:p>
      <w:pPr>
        <w:pStyle w:val="BodyText"/>
      </w:pPr>
      <w:ins w:id="6368" w:author="PR Preview" w:date="2026-01-01T00:00:00Z">
        <w:r>
          <w:rPr>
            <w:b/>
            <w:bCs/>
          </w:rPr>
          <w:t xml:space="preserve">Example 13 (The one-standard-error rule for the simulated polynomials)</w:t>
        </w:r>
      </w:ins>
      <w:ins w:id="6369" w:author="PR Preview" w:date="2026-01-01T00:00:00Z">
        <w:r>
          <w:t xml:space="preserve"> </w:t>
        </w:r>
      </w:ins>
      <w:ins w:id="6370" w:author="PR Preview" w:date="2026-01-01T00:00:00Z">
        <w:r>
          <w:t xml:space="preserve">This example applies 10-fold cross-validation</w:t>
        </w:r>
      </w:ins>
      <w:ins w:id="6371" w:author="PR Preview" w:date="2026-01-01T00:00:00Z">
        <w:r>
          <w:t xml:space="preserve"> </w:t>
        </w:r>
      </w:ins>
      <w:ins w:id="6372" w:author="PR Preview" w:date="2026-01-01T00:00:00Z">
        <w:r>
          <w:t xml:space="preserve">to the simulated training set of</w:t>
        </w:r>
      </w:ins>
      <w:ins w:id="6373" w:author="PR Preview" w:date="2026-01-01T00:00:00Z">
        <w:r>
          <w:t xml:space="preserve"> </w:t>
        </w:r>
      </w:ins>
      <w:hyperlink w:anchor="exm-train-test-error-simulated">
        <w:ins w:id="6374" w:author="PR Preview" w:date="2026-01-01T00:00:00Z">
          <w:r>
            <w:rPr>
              <w:rStyle w:val="Hyperlink"/>
            </w:rPr>
            <w:t xml:space="preserve">Example 6</w:t>
          </w:r>
        </w:ins>
      </w:hyperlink>
      <w:ins w:id="6375" w:author="PR Preview" w:date="2026-01-01T00:00:00Z">
        <w:r>
          <w:t xml:space="preserve">,</w:t>
        </w:r>
      </w:ins>
      <w:ins w:id="6376" w:author="PR Preview" w:date="2026-01-01T00:00:00Z">
        <w:r>
          <w:t xml:space="preserve"> </w:t>
        </w:r>
      </w:ins>
      <w:ins w:id="6377" w:author="PR Preview" w:date="2026-01-01T00:00:00Z">
        <w:r>
          <w:t xml:space="preserve">records the mean squared error in each fold,</w:t>
        </w:r>
      </w:ins>
      <w:ins w:id="6378" w:author="PR Preview" w:date="2026-01-01T00:00:00Z">
        <w:r>
          <w:t xml:space="preserve"> </w:t>
        </w:r>
      </w:ins>
      <w:ins w:id="6379" w:author="PR Preview" w:date="2026-01-01T00:00:00Z">
        <w:r>
          <w:t xml:space="preserve">and applies</w:t>
        </w:r>
      </w:ins>
      <w:ins w:id="6380" w:author="PR Preview" w:date="2026-01-01T00:00:00Z">
        <w:r>
          <w:t xml:space="preserve"> </w:t>
        </w:r>
      </w:ins>
      <w:hyperlink w:anchor="def-one-se-rule">
        <w:ins w:id="6381" w:author="PR Preview" w:date="2026-01-01T00:00:00Z">
          <w:r>
            <w:rPr>
              <w:rStyle w:val="Hyperlink"/>
            </w:rPr>
            <w:t xml:space="preserve">Definition 47</w:t>
          </w:r>
        </w:ins>
      </w:hyperlink>
      <w:ins w:id="6382" w:author="PR Preview" w:date="2026-01-01T00:00:00Z">
        <w:r>
          <w:t xml:space="preserve"> </w:t>
        </w:r>
      </w:ins>
      <w:ins w:id="6383" w:author="PR Preview" w:date="2026-01-01T00:00:00Z">
        <w:r>
          <w:t xml:space="preserve">to the ten degrees.</w:t>
        </w:r>
      </w:ins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sim_folds_ten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sim_cv_ten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sim_degrees)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fold_mse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{</w:t>
      </w:r>
      <w:r>
        <w:br/>
      </w:r>
      <w:r>
        <w:rPr>
          <w:rStyle w:val="NormalTok"/>
        </w:rPr>
        <w:t xml:space="preserve">      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cv_squared_errors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sim_train, sim_folds_ten)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(sq_errors, sim_folds_ten, mean))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cv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(fold_mse, mean),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(fold_mse, \(v)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(v)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(v)))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fold_mse)</w:t>
      </w:r>
      <w:r>
        <w:br/>
      </w:r>
      <w:r>
        <w:br/>
      </w:r>
      <w:r>
        <w:rPr>
          <w:rStyle w:val="NormalTok"/>
        </w:rPr>
        <w:t xml:space="preserve">sim_min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slice_min</w:t>
      </w:r>
      <w:r>
        <w:rPr>
          <w:rStyle w:val="NormalTok"/>
        </w:rPr>
        <w:t xml:space="preserve">(sim_cv_ten, cv,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sim_one_se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sim_cv_ten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(cv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sim_min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sim_min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slice_min</w:t>
      </w:r>
      <w:r>
        <w:rPr>
          <w:rStyle w:val="NormalTok"/>
        </w:rPr>
        <w:t xml:space="preserve">(degree,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sim_cv_ten</w:t>
      </w:r>
      <w:r>
        <w:br/>
      </w:r>
      <w:r>
        <w:rPr>
          <w:rStyle w:val="CommentTok"/>
        </w:rPr>
        <w:t xml:space="preserve">#&gt; # A tibble: 10 × 3</w:t>
      </w:r>
      <w:r>
        <w:br/>
      </w:r>
      <w:r>
        <w:rPr>
          <w:rStyle w:val="CommentTok"/>
        </w:rPr>
        <w:t xml:space="preserve">#&gt;    degree     cv     se</w:t>
      </w:r>
      <w:r>
        <w:br/>
      </w:r>
      <w:r>
        <w:rPr>
          <w:rStyle w:val="CommentTok"/>
        </w:rPr>
        <w:t xml:space="preserve">#&gt;     &lt;int&gt;  &lt;dbl&gt;  &lt;dbl&gt;</w:t>
      </w:r>
      <w:r>
        <w:br/>
      </w:r>
      <w:r>
        <w:rPr>
          <w:rStyle w:val="CommentTok"/>
        </w:rPr>
        <w:t xml:space="preserve">#&gt;  1      1 0.366  0.0962</w:t>
      </w:r>
      <w:r>
        <w:br/>
      </w:r>
      <w:r>
        <w:rPr>
          <w:rStyle w:val="CommentTok"/>
        </w:rPr>
        <w:t xml:space="preserve">#&gt;  2      2 0.447  0.127 </w:t>
      </w:r>
      <w:r>
        <w:br/>
      </w:r>
      <w:r>
        <w:rPr>
          <w:rStyle w:val="CommentTok"/>
        </w:rPr>
        <w:t xml:space="preserve">#&gt;  3      3 0.0714 0.0219</w:t>
      </w:r>
      <w:r>
        <w:br/>
      </w:r>
      <w:r>
        <w:rPr>
          <w:rStyle w:val="CommentTok"/>
        </w:rPr>
        <w:t xml:space="preserve">#&gt;  4      4 0.0846 0.0235</w:t>
      </w:r>
      <w:r>
        <w:br/>
      </w:r>
      <w:r>
        <w:rPr>
          <w:rStyle w:val="CommentTok"/>
        </w:rPr>
        <w:t xml:space="preserve">#&gt;  5      5 0.0919 0.0244</w:t>
      </w:r>
      <w:r>
        <w:br/>
      </w:r>
      <w:r>
        <w:rPr>
          <w:rStyle w:val="CommentTok"/>
        </w:rPr>
        <w:t xml:space="preserve">#&gt;  6      6 0.0792 0.0214</w:t>
      </w:r>
      <w:r>
        <w:br/>
      </w:r>
      <w:r>
        <w:rPr>
          <w:rStyle w:val="CommentTok"/>
        </w:rPr>
        <w:t xml:space="preserve">#&gt;  7      7 0.202  0.104 </w:t>
      </w:r>
      <w:r>
        <w:br/>
      </w:r>
      <w:r>
        <w:rPr>
          <w:rStyle w:val="CommentTok"/>
        </w:rPr>
        <w:t xml:space="preserve">#&gt;  8      8 0.0619 0.0161</w:t>
      </w:r>
      <w:r>
        <w:br/>
      </w:r>
      <w:r>
        <w:rPr>
          <w:rStyle w:val="CommentTok"/>
        </w:rPr>
        <w:t xml:space="preserve">#&gt;  9      9 0.247  0.134 </w:t>
      </w:r>
      <w:r>
        <w:br/>
      </w:r>
      <w:r>
        <w:rPr>
          <w:rStyle w:val="CommentTok"/>
        </w:rPr>
        <w:t xml:space="preserve">#&gt; 10     10 0.150  0.0611</w:t>
      </w:r>
    </w:p>
    <w:p>
      <w:pPr>
        <w:pStyle w:val="FirstParagraph"/>
      </w:pPr>
      <w:del w:id="6384" w:author="PR Preview" w:date="2026-01-01T00:00:00Z">
        <w:r>
          <w:delText xml:space="preserve">With 30 observations and 10 folds,</w:delText>
        </w:r>
      </w:del>
      <w:del w:id="6385" w:author="PR Preview" w:date="2026-01-01T00:00:00Z">
        <w:r>
          <w:delText xml:space="preserve"> </w:delText>
        </w:r>
      </w:del>
      <w:del w:id="6386" w:author="PR Preview" w:date="2026-01-01T00:00:00Z">
        <w:r>
          <w:delText xml:space="preserve">each fold holds 3 observations,</w:delText>
        </w:r>
      </w:del>
      <w:del w:id="6387" w:author="PR Preview" w:date="2026-01-01T00:00:00Z">
        <w:r>
          <w:delText xml:space="preserve"> </w:delText>
        </w:r>
      </w:del>
      <w:del w:id="6388" w:author="PR Preview" w:date="2026-01-01T00:00:00Z">
        <w:r>
          <w:delText xml:space="preserve">so all ten folds have equal size</w:delText>
        </w:r>
      </w:del>
      <w:del w:id="6389" w:author="PR Preview" w:date="2026-01-01T00:00:00Z">
        <w:r>
          <w:delText xml:space="preserve"> </w:delText>
        </w:r>
      </w:del>
      <w:del w:id="6390" w:author="PR Preview" w:date="2026-01-01T00:00:00Z">
        <w:r>
          <w:delText xml:space="preserve">and</w:delText>
        </w:r>
      </w:del>
      <w:del w:id="6391" w:author="PR Preview" w:date="2026-01-01T00:00:00Z">
        <w:r>
          <w:delText xml:space="preserve"> </w:delText>
        </w:r>
      </w:del>
      <w:del w:id="6392" w:author="PR Preview" w:date="2026-01-01T00:00:00Z">
        <w:r>
          <w:rPr>
            <w:rStyle w:val="VerbatimChar"/>
          </w:rPr>
          <w:delText xml:space="preserve">cv</w:delText>
        </w:r>
      </w:del>
      <w:del w:id="6393" w:author="PR Preview" w:date="2026-01-01T00:00:00Z">
        <w:r>
          <w:delText xml:space="preserve"> </w:delText>
        </w:r>
      </w:del>
      <w:del w:id="6394" w:author="PR Preview" w:date="2026-01-01T00:00:00Z">
        <w:r>
          <w:delText xml:space="preserve">is</w:delText>
        </w:r>
      </w:del>
      <w:del w:id="6395" w:author="PR Preview" w:date="2026-01-01T00:00:00Z">
        <w:r>
          <w:delText xml:space="preserve"> </w:delText>
        </w:r>
      </w:del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10</m:t>
            </m:r>
            <m:r>
              <m:rPr>
                <m:sty m:val="p"/>
              </m:rPr>
              <m:t>)</m:t>
            </m:r>
          </m:sub>
        </m:sSub>
      </m:oMath>
      <w:del w:id="6396" w:author="PR Preview" w:date="2026-01-01T00:00:00Z">
        <w:r>
          <w:delText xml:space="preserve"> </w:delText>
        </w:r>
      </w:del>
      <w:del w:id="6397" w:author="PR Preview" w:date="2026-01-01T00:00:00Z">
        <w:r>
          <w:delText xml:space="preserve">(</w:delText>
        </w:r>
      </w:del>
      <w:hyperlink w:anchor="rem-cv-estimate">
        <w:del w:id="6398" w:author="PR Preview" w:date="2026-01-01T00:00:00Z">
          <w:r>
            <w:rPr>
              <w:rStyle w:val="Hyperlink"/>
            </w:rPr>
            <w:delText xml:space="preserve">Remark 23</w:delText>
          </w:r>
        </w:del>
      </w:hyperlink>
      <w:del w:id="6399" w:author="PR Preview" w:date="2026-01-01T00:00:00Z">
        <w:r>
          <w:delText xml:space="preserve">).</w:delText>
        </w:r>
      </w:del>
    </w:p>
    <w:p>
      <w:pPr>
        <w:pStyle w:val="BodyText"/>
      </w:pPr>
      <w:del w:id="6400" w:author="PR Preview" w:date="2026-01-01T00:00:00Z">
        <w:r>
          <w:delText xml:space="preserve">The smallest estimate is at degree 8.</w:delText>
        </w:r>
      </w:del>
      <w:del w:id="6401" w:author="PR Preview" w:date="2026-01-01T00:00:00Z">
        <w:r>
          <w:delText xml:space="preserve"> </w:delText>
        </w:r>
      </w:del>
      <w:del w:id="6402" w:author="PR Preview" w:date="2026-01-01T00:00:00Z">
        <w:r>
          <w:delText xml:space="preserve">The lowest degree within one fold-based standard error of it</w:delText>
        </w:r>
      </w:del>
      <w:del w:id="6403" w:author="PR Preview" w:date="2026-01-01T00:00:00Z">
        <w:r>
          <w:delText xml:space="preserve"> </w:delText>
        </w:r>
      </w:del>
      <w:del w:id="6404" w:author="PR Preview" w:date="2026-01-01T00:00:00Z">
        <w:r>
          <w:delText xml:space="preserve">is degree 3,</w:delText>
        </w:r>
      </w:del>
      <w:del w:id="6405" w:author="PR Preview" w:date="2026-01-01T00:00:00Z">
        <w:r>
          <w:delText xml:space="preserve"> </w:delText>
        </w:r>
      </w:del>
      <w:del w:id="6406" w:author="PR Preview" w:date="2026-01-01T00:00:00Z">
        <w:r>
          <w:delText xml:space="preserve">which is the one-standard-error rule’s choice.</w:delText>
        </w:r>
      </w:del>
      <w:del w:id="6407" w:author="PR Preview" w:date="2026-01-01T00:00:00Z">
        <w:r>
          <w:delText xml:space="preserve"> </w:delText>
        </w:r>
      </w:del>
      <w:del w:id="6408" w:author="PR Preview" w:date="2026-01-01T00:00:00Z">
        <w:r>
          <w:delText xml:space="preserve">The rule prefers the simpler model</w:delText>
        </w:r>
      </w:del>
      <w:del w:id="6409" w:author="PR Preview" w:date="2026-01-01T00:00:00Z">
        <w:r>
          <w:delText xml:space="preserve"> </w:delText>
        </w:r>
      </w:del>
      <w:del w:id="6410" w:author="PR Preview" w:date="2026-01-01T00:00:00Z">
        <w:r>
          <w:delText xml:space="preserve">when the data cannot clearly tell it apart from the degree with the smallest estimate.</w:delText>
        </w:r>
      </w:del>
      <w:del w:id="6411" w:author="PR Preview" w:date="2026-01-01T00:00:00Z">
        <w:r>
          <w:delText xml:space="preserve"> </w:delText>
        </w:r>
      </w:del>
      <w:del w:id="6412" w:author="PR Preview" w:date="2026-01-01T00:00:00Z">
        <w:r>
          <w:delText xml:space="preserve">Because the data are simulated,</w:delText>
        </w:r>
      </w:del>
      <w:del w:id="6413" w:author="PR Preview" w:date="2026-01-01T00:00:00Z">
        <w:r>
          <w:delText xml:space="preserve"> </w:delText>
        </w:r>
      </w:del>
      <w:del w:id="6414" w:author="PR Preview" w:date="2026-01-01T00:00:00Z">
        <w:r>
          <w:delText xml:space="preserve">we can check both choices against</w:delText>
        </w:r>
      </w:del>
      <w:del w:id="6415" w:author="PR Preview" w:date="2026-01-01T00:00:00Z">
        <w:r>
          <w:delText xml:space="preserve"> </w:delText>
        </w:r>
      </w:del>
      <w:del w:id="6416" w:author="PR Preview" w:date="2026-01-01T00:00:00Z">
        <w:r>
          <w:delText xml:space="preserve">the estimated generalization RMSE of</w:delText>
        </w:r>
      </w:del>
      <w:del w:id="6417" w:author="PR Preview" w:date="2026-01-01T00:00:00Z">
        <w:r>
          <w:delText xml:space="preserve"> </w:delText>
        </w:r>
      </w:del>
      <w:hyperlink w:anchor="exm-train-test-error-simulated">
        <w:del w:id="6418" w:author="PR Preview" w:date="2026-01-01T00:00:00Z">
          <w:r>
            <w:rPr>
              <w:rStyle w:val="Hyperlink"/>
            </w:rPr>
            <w:delText xml:space="preserve">Example 5</w:delText>
          </w:r>
        </w:del>
      </w:hyperlink>
      <w:del w:id="6419" w:author="PR Preview" w:date="2026-01-01T00:00:00Z">
        <w:r>
          <w:delText xml:space="preserve"> </w:delText>
        </w:r>
      </w:del>
      <w:del w:id="6420" w:author="PR Preview" w:date="2026-01-01T00:00:00Z">
        <w:r>
          <w:delText xml:space="preserve">for each:</w:delText>
        </w:r>
      </w:del>
      <w:del w:id="6421" w:author="PR Preview" w:date="2026-01-01T00:00:00Z">
        <w:r>
          <w:delText xml:space="preserve"> </w:delText>
        </w:r>
      </w:del>
      <w:del w:id="6422" w:author="PR Preview" w:date="2026-01-01T00:00:00Z">
        <w:r>
          <w:delText xml:space="preserve">0.335 for degree 8</w:delText>
        </w:r>
      </w:del>
      <w:del w:id="6423" w:author="PR Preview" w:date="2026-01-01T00:00:00Z">
        <w:r>
          <w:delText xml:space="preserve"> </w:delText>
        </w:r>
      </w:del>
      <w:del w:id="6424" w:author="PR Preview" w:date="2026-01-01T00:00:00Z">
        <w:r>
          <w:delText xml:space="preserve">and 0.315 for degree 3.</w:delText>
        </w:r>
      </w:del>
    </w:p>
    <w:p>
      <w:pPr>
        <w:pStyle w:val="FirstParagraph"/>
      </w:pPr>
      <w:ins w:id="6425" w:author="PR Preview" w:date="2026-01-01T00:00:00Z">
        <w:r>
          <w:t xml:space="preserve">With 30 observations and 10 folds,</w:t>
        </w:r>
      </w:ins>
      <w:ins w:id="6426" w:author="PR Preview" w:date="2026-01-01T00:00:00Z">
        <w:r>
          <w:t xml:space="preserve"> </w:t>
        </w:r>
      </w:ins>
      <w:ins w:id="6427" w:author="PR Preview" w:date="2026-01-01T00:00:00Z">
        <w:r>
          <w:t xml:space="preserve">each fold holds 3 observations,</w:t>
        </w:r>
      </w:ins>
      <w:ins w:id="6428" w:author="PR Preview" w:date="2026-01-01T00:00:00Z">
        <w:r>
          <w:t xml:space="preserve"> </w:t>
        </w:r>
      </w:ins>
      <w:ins w:id="6429" w:author="PR Preview" w:date="2026-01-01T00:00:00Z">
        <w:r>
          <w:t xml:space="preserve">so all ten folds have equal size</w:t>
        </w:r>
      </w:ins>
      <w:ins w:id="6430" w:author="PR Preview" w:date="2026-01-01T00:00:00Z">
        <w:r>
          <w:t xml:space="preserve"> </w:t>
        </w:r>
      </w:ins>
      <w:ins w:id="6431" w:author="PR Preview" w:date="2026-01-01T00:00:00Z">
        <w:r>
          <w:t xml:space="preserve">and</w:t>
        </w:r>
      </w:ins>
      <w:ins w:id="6432" w:author="PR Preview" w:date="2026-01-01T00:00:00Z">
        <w:r>
          <w:t xml:space="preserve"> </w:t>
        </w:r>
      </w:ins>
      <w:ins w:id="6433" w:author="PR Preview" w:date="2026-01-01T00:00:00Z">
        <w:r>
          <w:rPr>
            <w:rStyle w:val="VerbatimChar"/>
          </w:rPr>
          <w:t xml:space="preserve">cv</w:t>
        </w:r>
      </w:ins>
      <w:ins w:id="6434" w:author="PR Preview" w:date="2026-01-01T00:00:00Z">
        <w:r>
          <w:t xml:space="preserve"> </w:t>
        </w:r>
      </w:ins>
      <w:ins w:id="6435" w:author="PR Preview" w:date="2026-01-01T00:00:00Z">
        <w:r>
          <w:t xml:space="preserve">is</w:t>
        </w:r>
      </w:ins>
      <w:ins w:id="6436" w:author="PR Preview" w:date="2026-01-01T00:00:00Z">
        <w:r>
          <w:t xml:space="preserve"> </w:t>
        </w:r>
      </w:ins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10</m:t>
            </m:r>
            <m:r>
              <m:rPr>
                <m:sty m:val="p"/>
              </m:rPr>
              <m:t>)</m:t>
            </m:r>
          </m:sub>
        </m:sSub>
      </m:oMath>
      <w:ins w:id="6437" w:author="PR Preview" w:date="2026-01-01T00:00:00Z">
        <w:r>
          <w:t xml:space="preserve"> </w:t>
        </w:r>
      </w:ins>
      <w:ins w:id="6438" w:author="PR Preview" w:date="2026-01-01T00:00:00Z">
        <w:r>
          <w:t xml:space="preserve">(</w:t>
        </w:r>
      </w:ins>
      <w:hyperlink w:anchor="rem-cv-estimate">
        <w:ins w:id="6439" w:author="PR Preview" w:date="2026-01-01T00:00:00Z">
          <w:r>
            <w:rPr>
              <w:rStyle w:val="Hyperlink"/>
            </w:rPr>
            <w:t xml:space="preserve">Remark 26</w:t>
          </w:r>
        </w:ins>
      </w:hyperlink>
      <w:ins w:id="6440" w:author="PR Preview" w:date="2026-01-01T00:00:00Z">
        <w:r>
          <w:t xml:space="preserve">).</w:t>
        </w:r>
      </w:ins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1" w:name="fig-one-se-rul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sim_cv_ten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cv))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sim_min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cv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sim_min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geom_errorbar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cv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se,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cv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se),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"10-fold CV estimate (log scale)"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9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one-se-rule-plot-1.png" id="25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10-fold cross-validation estimates,</w:t>
            </w:r>
            <w:r>
              <w:t xml:space="preserve"> </w:t>
            </w:r>
            <w:r>
              <w:t xml:space="preserve">with bars of one</w:t>
            </w:r>
            <w:r>
              <w:t xml:space="preserve"> </w:t>
            </w:r>
            <w:hyperlink w:anchor="def-cv-se">
              <w:r>
                <w:rPr>
                  <w:rStyle w:val="Hyperlink"/>
                </w:rPr>
                <w:t xml:space="preserve">fold-based standard error</w:t>
              </w:r>
            </w:hyperlink>
            <w:r>
              <w:t xml:space="preserve"> </w:t>
            </w:r>
            <w:r>
              <w:t xml:space="preserve">(</w:t>
            </w:r>
            <w:hyperlink w:anchor="eq-cv-se">
              <w:r>
                <w:rPr>
                  <w:rStyle w:val="Hyperlink"/>
                </w:rPr>
                <w:t xml:space="preserve">Equation 46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dashed line is one fold-based standard error above the smallest estimate.</w:t>
            </w:r>
          </w:p>
          <w:bookmarkEnd w:id="251"/>
        </w:tc>
      </w:tr>
    </w:tbl>
    <w:p>
      <w:pPr>
        <w:pStyle w:val="BodyText"/>
      </w:pPr>
      <w:ins w:id="6441" w:author="PR Preview" w:date="2026-01-01T00:00:00Z">
        <w:r>
          <w:t xml:space="preserve">The smallest estimate is at degree 8.</w:t>
        </w:r>
      </w:ins>
      <w:ins w:id="6442" w:author="PR Preview" w:date="2026-01-01T00:00:00Z">
        <w:r>
          <w:t xml:space="preserve"> </w:t>
        </w:r>
      </w:ins>
      <w:ins w:id="6443" w:author="PR Preview" w:date="2026-01-01T00:00:00Z">
        <w:r>
          <w:t xml:space="preserve">The lowest degree within one fold-based standard error of it</w:t>
        </w:r>
      </w:ins>
      <w:ins w:id="6444" w:author="PR Preview" w:date="2026-01-01T00:00:00Z">
        <w:r>
          <w:t xml:space="preserve"> </w:t>
        </w:r>
      </w:ins>
      <w:ins w:id="6445" w:author="PR Preview" w:date="2026-01-01T00:00:00Z">
        <w:r>
          <w:t xml:space="preserve">is degree 3,</w:t>
        </w:r>
      </w:ins>
      <w:ins w:id="6446" w:author="PR Preview" w:date="2026-01-01T00:00:00Z">
        <w:r>
          <w:t xml:space="preserve"> </w:t>
        </w:r>
      </w:ins>
      <w:ins w:id="6447" w:author="PR Preview" w:date="2026-01-01T00:00:00Z">
        <w:r>
          <w:t xml:space="preserve">which is the one-standard-error rule’s choice.</w:t>
        </w:r>
      </w:ins>
      <w:ins w:id="6448" w:author="PR Preview" w:date="2026-01-01T00:00:00Z">
        <w:r>
          <w:t xml:space="preserve"> </w:t>
        </w:r>
      </w:ins>
      <w:ins w:id="6449" w:author="PR Preview" w:date="2026-01-01T00:00:00Z">
        <w:r>
          <w:t xml:space="preserve">The rule prefers the simpler model</w:t>
        </w:r>
      </w:ins>
      <w:ins w:id="6450" w:author="PR Preview" w:date="2026-01-01T00:00:00Z">
        <w:r>
          <w:t xml:space="preserve"> </w:t>
        </w:r>
      </w:ins>
      <w:ins w:id="6451" w:author="PR Preview" w:date="2026-01-01T00:00:00Z">
        <w:r>
          <w:t xml:space="preserve">when the data cannot clearly tell it apart from the degree with the smallest estimate.</w:t>
        </w:r>
      </w:ins>
      <w:ins w:id="6452" w:author="PR Preview" w:date="2026-01-01T00:00:00Z">
        <w:r>
          <w:t xml:space="preserve"> </w:t>
        </w:r>
      </w:ins>
      <w:ins w:id="6453" w:author="PR Preview" w:date="2026-01-01T00:00:00Z">
        <w:r>
          <w:t xml:space="preserve">Because the data are simulated,</w:t>
        </w:r>
      </w:ins>
      <w:ins w:id="6454" w:author="PR Preview" w:date="2026-01-01T00:00:00Z">
        <w:r>
          <w:t xml:space="preserve"> </w:t>
        </w:r>
      </w:ins>
      <w:ins w:id="6455" w:author="PR Preview" w:date="2026-01-01T00:00:00Z">
        <w:r>
          <w:t xml:space="preserve">we can check both choices against</w:t>
        </w:r>
      </w:ins>
      <w:ins w:id="6456" w:author="PR Preview" w:date="2026-01-01T00:00:00Z">
        <w:r>
          <w:t xml:space="preserve"> </w:t>
        </w:r>
      </w:ins>
      <w:ins w:id="6457" w:author="PR Preview" w:date="2026-01-01T00:00:00Z">
        <w:r>
          <w:t xml:space="preserve">the estimated generalization RMSE of</w:t>
        </w:r>
      </w:ins>
      <w:ins w:id="6458" w:author="PR Preview" w:date="2026-01-01T00:00:00Z">
        <w:r>
          <w:t xml:space="preserve"> </w:t>
        </w:r>
      </w:ins>
      <w:hyperlink w:anchor="exm-train-test-error-simulated">
        <w:ins w:id="6459" w:author="PR Preview" w:date="2026-01-01T00:00:00Z">
          <w:r>
            <w:rPr>
              <w:rStyle w:val="Hyperlink"/>
            </w:rPr>
            <w:t xml:space="preserve">Example 6</w:t>
          </w:r>
        </w:ins>
      </w:hyperlink>
      <w:ins w:id="6460" w:author="PR Preview" w:date="2026-01-01T00:00:00Z">
        <w:r>
          <w:t xml:space="preserve"> </w:t>
        </w:r>
      </w:ins>
      <w:ins w:id="6461" w:author="PR Preview" w:date="2026-01-01T00:00:00Z">
        <w:r>
          <w:t xml:space="preserve">for each:</w:t>
        </w:r>
      </w:ins>
      <w:ins w:id="6462" w:author="PR Preview" w:date="2026-01-01T00:00:00Z">
        <w:r>
          <w:t xml:space="preserve"> </w:t>
        </w:r>
      </w:ins>
      <w:ins w:id="6463" w:author="PR Preview" w:date="2026-01-01T00:00:00Z">
        <w:r>
          <w:t xml:space="preserve">0.335 for degree 8</w:t>
        </w:r>
      </w:ins>
      <w:ins w:id="6464" w:author="PR Preview" w:date="2026-01-01T00:00:00Z">
        <w:r>
          <w:t xml:space="preserve"> </w:t>
        </w:r>
      </w:ins>
      <w:ins w:id="6465" w:author="PR Preview" w:date="2026-01-01T00:00:00Z">
        <w:r>
          <w:t xml:space="preserve">and 0.315 for degree 3.</w:t>
        </w:r>
      </w:ins>
    </w:p>
    <w:bookmarkEnd w:id="252"/>
    <w:bookmarkEnd w:id="253"/>
    <w:bookmarkStart w:id="260" w:name="sec-cv-whole-procedure"/>
    <w:p>
      <w:pPr>
        <w:pStyle w:val="Heading2"/>
      </w:pPr>
      <w:r>
        <w:t xml:space="preserve">9 Cross-validating the whole procedure</w:t>
      </w:r>
    </w:p>
    <w:bookmarkStart w:id="256" w:name="exr-cv-screening"/>
    <w:p>
      <w:pPr>
        <w:pStyle w:val="FirstParagraph"/>
      </w:pPr>
      <w:r>
        <w:rPr>
          <w:b/>
          <w:bCs/>
        </w:rPr>
        <w:t xml:space="preserve">Exercise 12 (Screening predictors before cross-validating)</w:t>
      </w:r>
      <w:r>
        <w:t xml:space="preserve"> </w:t>
      </w:r>
      <w:r>
        <w:t xml:space="preserve">A data set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observations 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of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candidate predictors.</w:t>
      </w:r>
      <w:r>
        <w:t xml:space="preserve"> </w:t>
      </w:r>
      <w:r>
        <w:t xml:space="preserve">In fact every variable is independent standard normal noise,</w:t>
      </w:r>
      <w:r>
        <w:t xml:space="preserve"> </w:t>
      </w:r>
      <w:r>
        <w:t xml:space="preserve">so no predictor carries any information about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An analyst</w:t>
      </w:r>
    </w:p>
    <w:p>
      <w:pPr>
        <w:pStyle w:val="Compact"/>
        <w:numPr>
          <w:ilvl w:val="0"/>
          <w:numId w:val="1016"/>
        </w:numPr>
      </w:pPr>
      <w:r>
        <w:t xml:space="preserve">picks the 10 predictors most correlated with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all 50 observations,</w:t>
      </w:r>
      <w:r>
        <w:t xml:space="preserve"> </w:t>
      </w:r>
      <w:r>
        <w:t xml:space="preserve">then</w:t>
      </w:r>
    </w:p>
    <w:p>
      <w:pPr>
        <w:pStyle w:val="Compact"/>
        <w:numPr>
          <w:ilvl w:val="0"/>
          <w:numId w:val="1016"/>
        </w:numPr>
      </w:pPr>
      <w:r>
        <w:t xml:space="preserve">estimates the prediction error of a linear model in those 10 predictors</w:t>
      </w:r>
      <w:r>
        <w:t xml:space="preserve"> </w:t>
      </w:r>
      <w:r>
        <w:t xml:space="preserve">by 5-fold cross-validation.</w:t>
      </w:r>
    </w:p>
    <w:p>
      <w:pPr>
        <w:pStyle w:val="FirstParagraph"/>
      </w:pPr>
      <w:r>
        <w:t xml:space="preserve">Answer the following:</w:t>
      </w:r>
    </w:p>
    <w:p>
      <w:pPr>
        <w:pStyle w:val="Compact"/>
        <w:numPr>
          <w:ilvl w:val="0"/>
          <w:numId w:val="1017"/>
        </w:numPr>
      </w:pPr>
      <w:del w:id="6466" w:author="PR Preview" w:date="2026-01-01T00:00:00Z">
        <w:r>
          <w:delText xml:space="preserve">What is the smallest possible generalization error (</w:delText>
        </w:r>
      </w:del>
      <w:hyperlink w:anchor="eq-generalization-error">
        <w:del w:id="6467" w:author="PR Preview" w:date="2026-01-01T00:00:00Z">
          <w:r>
            <w:rPr>
              <w:rStyle w:val="Hyperlink"/>
            </w:rPr>
            <w:delText xml:space="preserve">Equation 7</w:delText>
          </w:r>
        </w:del>
      </w:hyperlink>
      <w:del w:id="6468" w:author="PR Preview" w:date="2026-01-01T00:00:00Z">
        <w:r>
          <w:delText xml:space="preserve">)</w:delText>
        </w:r>
      </w:del>
      <w:del w:id="6469" w:author="PR Preview" w:date="2026-01-01T00:00:00Z">
        <w:r>
          <w:delText xml:space="preserve"> </w:delText>
        </w:r>
      </w:del>
      <w:del w:id="6470" w:author="PR Preview" w:date="2026-01-01T00:00:00Z">
        <w:r>
          <w:delText xml:space="preserve">of any prediction rule for</w:delText>
        </w:r>
      </w:del>
      <w:del w:id="6471" w:author="PR Preview" w:date="2026-01-01T00:00:00Z">
        <w:r>
          <w:delText xml:space="preserve"> </w:delText>
        </w:r>
      </w:del>
      <m:oMath>
        <m:r>
          <m:t>Y</m:t>
        </m:r>
      </m:oMath>
      <w:del w:id="6472" w:author="PR Preview" w:date="2026-01-01T00:00:00Z">
        <w:r>
          <w:delText xml:space="preserve"> </w:delText>
        </w:r>
      </w:del>
      <w:del w:id="6473" w:author="PR Preview" w:date="2026-01-01T00:00:00Z">
        <w:r>
          <w:delText xml:space="preserve">here?</w:delText>
        </w:r>
      </w:del>
    </w:p>
    <w:p>
      <w:pPr>
        <w:pStyle w:val="Compact"/>
        <w:numPr>
          <w:ilvl w:val="0"/>
          <w:numId w:val="1017"/>
        </w:numPr>
      </w:pPr>
      <w:ins w:id="6474" w:author="PR Preview" w:date="2026-01-01T00:00:00Z">
        <w:r>
          <w:t xml:space="preserve">What is the smallest possible generalization error (</w:t>
        </w:r>
      </w:ins>
      <w:hyperlink w:anchor="eq-generalization-error">
        <w:ins w:id="6475" w:author="PR Preview" w:date="2026-01-01T00:00:00Z">
          <w:r>
            <w:rPr>
              <w:rStyle w:val="Hyperlink"/>
            </w:rPr>
            <w:t xml:space="preserve">Equation 8</w:t>
          </w:r>
        </w:ins>
      </w:hyperlink>
      <w:ins w:id="6476" w:author="PR Preview" w:date="2026-01-01T00:00:00Z">
        <w:r>
          <w:t xml:space="preserve">)</w:t>
        </w:r>
      </w:ins>
      <w:ins w:id="6477" w:author="PR Preview" w:date="2026-01-01T00:00:00Z">
        <w:r>
          <w:t xml:space="preserve"> </w:t>
        </w:r>
      </w:ins>
      <w:ins w:id="6478" w:author="PR Preview" w:date="2026-01-01T00:00:00Z">
        <w:r>
          <w:t xml:space="preserve">of any prediction rule for</w:t>
        </w:r>
      </w:ins>
      <w:ins w:id="6479" w:author="PR Preview" w:date="2026-01-01T00:00:00Z">
        <w:r>
          <w:t xml:space="preserve"> </w:t>
        </w:r>
      </w:ins>
      <m:oMath>
        <m:r>
          <m:t>Y</m:t>
        </m:r>
      </m:oMath>
      <w:ins w:id="6480" w:author="PR Preview" w:date="2026-01-01T00:00:00Z">
        <w:r>
          <w:t xml:space="preserve"> </w:t>
        </w:r>
      </w:ins>
      <w:ins w:id="6481" w:author="PR Preview" w:date="2026-01-01T00:00:00Z">
        <w:r>
          <w:t xml:space="preserve">here?</w:t>
        </w:r>
      </w:ins>
    </w:p>
    <w:p>
      <w:pPr>
        <w:pStyle w:val="Compact"/>
        <w:numPr>
          <w:ilvl w:val="0"/>
          <w:numId w:val="1017"/>
        </w:numPr>
      </w:pPr>
      <w:r>
        <w:t xml:space="preserve">Simulate the analyst’s procedure.</w:t>
      </w:r>
      <w:r>
        <w:t xml:space="preserve"> </w:t>
      </w:r>
      <w:r>
        <w:t xml:space="preserve">What cross-validation estimate does it report?</w:t>
      </w:r>
    </w:p>
    <w:p>
      <w:pPr>
        <w:pStyle w:val="Compact"/>
        <w:numPr>
          <w:ilvl w:val="0"/>
          <w:numId w:val="1017"/>
        </w:numPr>
      </w:pPr>
      <w:r>
        <w:t xml:space="preserve">Repeat the simulation,</w:t>
      </w:r>
      <w:r>
        <w:t xml:space="preserve"> </w:t>
      </w:r>
      <w:r>
        <w:t xml:space="preserve">but carry out step 1 inside each fold,</w:t>
      </w:r>
      <w:r>
        <w:t xml:space="preserve"> </w:t>
      </w:r>
      <w:r>
        <w:t xml:space="preserve">using only that fold’s training observations.</w:t>
      </w:r>
      <w:r>
        <w:t xml:space="preserve"> </w:t>
      </w:r>
      <w:r>
        <w:t xml:space="preserve">What estimate does this give?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5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5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 regression version of the classification example in</w:t>
            </w:r>
            <w:r>
              <w:t xml:space="preserve"> </w:t>
            </w:r>
            <w:r>
              <w:t xml:space="preserve">Hastie et al. (2009, sec. 7.10.2)</w:t>
            </w:r>
            <w:r>
              <w:t xml:space="preserve">,</w:t>
            </w:r>
            <w:r>
              <w:t xml:space="preserve"> </w:t>
            </w:r>
            <w:r>
              <w:t xml:space="preserve">“The Wrong and Right Way to Do Cross-validation”</w:t>
            </w:r>
            <w:r>
              <w:t xml:space="preserve">.</w:t>
            </w:r>
          </w:p>
          <w:p/>
        </w:tc>
      </w:tr>
    </w:tbl>
    <w:bookmarkEnd w:id="256"/>
    <w:bookmarkStart w:id="257" w:name="sol-cv-screening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</w:p>
    <w:p>
      <w:pPr>
        <w:numPr>
          <w:ilvl w:val="0"/>
          <w:numId w:val="1018"/>
        </w:numPr>
      </w:pPr>
      <m:oMath>
        <m:r>
          <m:t>Y</m:t>
        </m:r>
      </m:oMath>
      <w:r>
        <w:t xml:space="preserve"> </w:t>
      </w:r>
      <w:r>
        <w:t xml:space="preserve">is independent of every predictor,</w:t>
      </w:r>
      <w:r>
        <w:t xml:space="preserve"> </w:t>
      </w:r>
      <w:r>
        <w:t xml:space="preserve">with mean 0 and variance 1.</w:t>
      </w:r>
      <w:r>
        <w:t xml:space="preserve"> </w:t>
      </w:r>
      <w:r>
        <w:t xml:space="preserve">The best prediction is the constant 0,</w:t>
      </w:r>
      <w:r>
        <w:t xml:space="preserve"> </w:t>
      </w:r>
      <w:r>
        <w:t xml:space="preserve">and its generalization error is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Every other rule does worse,</w:t>
      </w:r>
      <w:r>
        <w:t xml:space="preserve"> </w:t>
      </w:r>
      <w:r>
        <w:t xml:space="preserve">so any honest estimate should be near or above 1.</w:t>
      </w:r>
    </w:p>
    <w:p>
      <w:pPr>
        <w:numPr>
          <w:ilvl w:val="0"/>
          <w:numId w:val="1018"/>
        </w:numPr>
      </w:pPr>
      <w:r>
        <w:t xml:space="preserve">and 3.</w:t>
      </w:r>
      <w:r>
        <w:t xml:space="preserve"> </w:t>
      </w:r>
      <w:r>
        <w:t xml:space="preserve">The function below runs one data set through both procedures.</w:t>
      </w:r>
      <w:r>
        <w:t xml:space="preserve"> </w:t>
      </w:r>
      <w:r>
        <w:t xml:space="preserve">The only difference is whether the screening step</w:t>
      </w:r>
      <w:r>
        <w:t xml:space="preserve"> </w:t>
      </w:r>
      <w:r>
        <w:t xml:space="preserve">sees the whole data set (</w:t>
      </w:r>
      <w:r>
        <w:rPr>
          <w:rStyle w:val="VerbatimChar"/>
        </w:rPr>
        <w:t xml:space="preserve">"outside"</w:t>
      </w:r>
      <w:r>
        <w:t xml:space="preserve">)</w:t>
      </w:r>
      <w:r>
        <w:t xml:space="preserve"> </w:t>
      </w:r>
      <w:r>
        <w:t xml:space="preserve">or only the training folds (</w:t>
      </w:r>
      <w:r>
        <w:rPr>
          <w:rStyle w:val="VerbatimChar"/>
        </w:rPr>
        <w:t xml:space="preserve">"inside"</w:t>
      </w:r>
      <w:r>
        <w:t xml:space="preserve">).</w:t>
      </w:r>
    </w:p>
    <w:p>
      <w:pPr>
        <w:pStyle w:val="SourceCode"/>
      </w:pPr>
      <w:r>
        <w:rPr>
          <w:rStyle w:val="NormalTok"/>
        </w:rPr>
        <w:t xml:space="preserve">top_predictors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y, n_keep)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(x, y)), </w:t>
      </w:r>
      <w:r>
        <w:rPr>
          <w:rStyle w:val="AttributeTok"/>
        </w:rPr>
        <w:t xml:space="preserve">decreasing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(n_keep)]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screened_cv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y, folds, n_keep, screen)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(screen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"outside"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keep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top_predictors</w:t>
      </w:r>
      <w:r>
        <w:rPr>
          <w:rStyle w:val="NormalTok"/>
        </w:rPr>
        <w:t xml:space="preserve">(x, y, n_keep)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(j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(folds)) {</w:t>
      </w:r>
      <w:r>
        <w:br/>
      </w:r>
      <w:r>
        <w:rPr>
          <w:rStyle w:val="NormalTok"/>
        </w:rPr>
        <w:t xml:space="preserve">    in_fold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folds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j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(screen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keep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top_predictors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],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in_fold], n_keep)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in_fold],</w:t>
      </w:r>
      <w:r>
        <w:br/>
      </w:r>
      <w:r>
        <w:rPr>
          <w:rStyle w:val="NormalTok"/>
        </w:rPr>
        <w:t xml:space="preserve">  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as_tibble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keep])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.,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train)</w:t>
      </w:r>
      <w:r>
        <w:br/>
      </w:r>
      <w:r>
        <w:rPr>
          <w:rStyle w:val="NormalTok"/>
        </w:rPr>
        <w:t xml:space="preserve">    held_out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as_tibble</w:t>
      </w:r>
      <w:r>
        <w:rPr>
          <w:rStyle w:val="NormalTok"/>
        </w:rPr>
        <w:t xml:space="preserve">(x[in_fold, keep])</w:t>
      </w:r>
      <w:r>
        <w:br/>
      </w:r>
      <w:r>
        <w:rPr>
          <w:rStyle w:val="NormalTok"/>
        </w:rPr>
        <w:t xml:space="preserve">    sq_errors[in_fold]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held_out)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y[in_fold])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(sq_errors)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7102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br/>
      </w:r>
      <w:r>
        <w:rPr>
          <w:rStyle w:val="NormalTok"/>
        </w:rPr>
        <w:t xml:space="preserve">n_predictors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NormalTok"/>
        </w:rPr>
        <w:t xml:space="preserve">n_sims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br/>
      </w:r>
      <w:r>
        <w:br/>
      </w:r>
      <w:r>
        <w:rPr>
          <w:rStyle w:val="NormalTok"/>
        </w:rPr>
        <w:t xml:space="preserve">screening_results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(n_sims), \(s)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n_predictors), n_obs, n_predictors)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colnames</w:t>
      </w:r>
      <w:r>
        <w:rPr>
          <w:rStyle w:val="NormalTok"/>
        </w:rPr>
        <w:t xml:space="preserve">(x)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(n_predictors))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  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sim =</w:t>
      </w:r>
      <w:r>
        <w:rPr>
          <w:rStyle w:val="NormalTok"/>
        </w:rPr>
        <w:t xml:space="preserve"> s,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outside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screened_cv</w:t>
      </w:r>
      <w:r>
        <w:rPr>
          <w:rStyle w:val="NormalTok"/>
        </w:rPr>
        <w:t xml:space="preserve">(x, y, folds, </w:t>
      </w:r>
      <w:r>
        <w:rPr>
          <w:rStyle w:val="AttributeTok"/>
        </w:rPr>
        <w:t xml:space="preserve">n_keep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screen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"outside"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inside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screened_cv</w:t>
      </w:r>
      <w:r>
        <w:rPr>
          <w:rStyle w:val="NormalTok"/>
        </w:rPr>
        <w:t xml:space="preserve">(x, y, folds, </w:t>
      </w:r>
      <w:r>
        <w:rPr>
          <w:rStyle w:val="AttributeTok"/>
        </w:rPr>
        <w:t xml:space="preserve">n_keep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screen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list_rbind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screening_summary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screening_results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(outside, inside), mean)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screening_summary</w:t>
      </w:r>
      <w:r>
        <w:br/>
      </w:r>
      <w:r>
        <w:rPr>
          <w:rStyle w:val="CommentTok"/>
        </w:rPr>
        <w:t xml:space="preserve">#&gt; # A tibble: 1 × 2</w:t>
      </w:r>
      <w:r>
        <w:br/>
      </w:r>
      <w:r>
        <w:rPr>
          <w:rStyle w:val="CommentTok"/>
        </w:rPr>
        <w:t xml:space="preserve">#&gt;   outside inside</w:t>
      </w:r>
      <w:r>
        <w:br/>
      </w:r>
      <w:r>
        <w:rPr>
          <w:rStyle w:val="CommentTok"/>
        </w:rPr>
        <w:t xml:space="preserve">#&gt;     &lt;dbl&gt;  &lt;dbl&gt;</w:t>
      </w:r>
      <w:r>
        <w:br/>
      </w:r>
      <w:r>
        <w:rPr>
          <w:rStyle w:val="CommentTok"/>
        </w:rPr>
        <w:t xml:space="preserve">#&gt; 1   0.537   1.52</w:t>
      </w:r>
    </w:p>
    <w:p>
      <w:pPr>
        <w:pStyle w:val="FirstParagraph"/>
      </w:pPr>
      <w:r>
        <w:t xml:space="preserve">Averaged over 50 simulated data sets:</w:t>
      </w:r>
    </w:p>
    <w:p>
      <w:pPr>
        <w:pStyle w:val="Compact"/>
        <w:numPr>
          <w:ilvl w:val="0"/>
          <w:numId w:val="1019"/>
        </w:numPr>
      </w:pPr>
      <w:r>
        <w:t xml:space="preserve">Screening outside the folds gives a mean CV estimate of</w:t>
      </w:r>
      <w:r>
        <w:t xml:space="preserve"> </w:t>
      </w:r>
      <w:r>
        <w:t xml:space="preserve">0.54,</w:t>
      </w:r>
      <w:r>
        <w:t xml:space="preserve"> </w:t>
      </w:r>
      <w:r>
        <w:t xml:space="preserve">well below the smallest possible generalization error of 1.</w:t>
      </w:r>
      <w:r>
        <w:t xml:space="preserve"> </w:t>
      </w:r>
      <w:r>
        <w:t xml:space="preserve">The procedure reports that pure noise predicts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Compact"/>
        <w:numPr>
          <w:ilvl w:val="0"/>
          <w:numId w:val="1019"/>
        </w:numPr>
      </w:pPr>
      <w:r>
        <w:t xml:space="preserve">Screening inside the folds gives</w:t>
      </w:r>
      <w:r>
        <w:t xml:space="preserve"> </w:t>
      </w:r>
      <w:r>
        <w:t xml:space="preserve">1.52,</w:t>
      </w:r>
      <w:r>
        <w:t xml:space="preserve"> </w:t>
      </w:r>
      <w:r>
        <w:t xml:space="preserve">above 1, as an honest estimate for a rule built from noise should be.</w:t>
      </w:r>
    </w:p>
    <w:p>
      <w:pPr>
        <w:pStyle w:val="FirstParagraph"/>
      </w:pPr>
      <w:r>
        <w:t xml:space="preserve">The 10 predictors chosen from all 50 observations</w:t>
      </w:r>
      <w:r>
        <w:t xml:space="preserve"> </w:t>
      </w:r>
      <w:r>
        <w:t xml:space="preserve">were chosen</w:t>
      </w:r>
      <w:r>
        <w:t xml:space="preserve"> </w:t>
      </w:r>
      <w:r>
        <w:rPr>
          <w:i/>
          <w:iCs/>
        </w:rPr>
        <w:t xml:space="preserve">because</w:t>
      </w:r>
      <w:r>
        <w:t xml:space="preserve"> </w:t>
      </w:r>
      <w:r>
        <w:t xml:space="preserve">they happen to correlate with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the very observations that later serve as held-out folds.</w:t>
      </w:r>
      <w:r>
        <w:t xml:space="preserve"> </w:t>
      </w:r>
      <w:r>
        <w:t xml:space="preserve">Those observations were not held out from the whole fitting procedure,</w:t>
      </w:r>
      <w:r>
        <w:t xml:space="preserve"> </w:t>
      </w:r>
      <w:r>
        <w:t xml:space="preserve">so the independence that</w:t>
      </w:r>
      <w:r>
        <w:t xml:space="preserve"> </w:t>
      </w:r>
      <w:hyperlink w:anchor="thm-held-out-unbiased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needs fails.</w:t>
      </w:r>
    </w:p>
    <w:bookmarkEnd w:id="257"/>
    <w:bookmarkStart w:id="259" w:name="rem-cv-every-step"/>
    <w:p>
      <w:pPr>
        <w:pStyle w:val="BodyText"/>
      </w:pPr>
      <w:del w:id="6482" w:author="PR Preview" w:date="2026-01-01T00:00:00Z">
        <w:r>
          <w:rPr>
            <w:i/>
            <w:iCs/>
          </w:rPr>
          <w:delText xml:space="preserve">Remark 36</w:delText>
        </w:r>
      </w:del>
      <w:del w:id="6483" w:author="PR Preview" w:date="2026-01-01T00:00:00Z">
        <w:r>
          <w:delText xml:space="preserve"> (Cross-validate the whole procedure). </w:delText>
        </w:r>
      </w:del>
      <w:del w:id="6484" w:author="PR Preview" w:date="2026-01-01T00:00:00Z">
        <w:r>
          <w:delText xml:space="preserve">Every step that uses the outcome is part of fitting,</w:delText>
        </w:r>
      </w:del>
      <w:del w:id="6485" w:author="PR Preview" w:date="2026-01-01T00:00:00Z">
        <w:r>
          <w:delText xml:space="preserve"> </w:delText>
        </w:r>
      </w:del>
      <w:del w:id="6486" w:author="PR Preview" w:date="2026-01-01T00:00:00Z">
        <w:r>
          <w:delText xml:space="preserve">and must be repeated inside each fold</w:delText>
        </w:r>
      </w:del>
      <w:del w:id="6487" w:author="PR Preview" w:date="2026-01-01T00:00:00Z">
        <w:r>
          <w:delText xml:space="preserve"> </w:delText>
        </w:r>
      </w:del>
      <w:del w:id="6488" w:author="PR Preview" w:date="2026-01-01T00:00:00Z">
        <w:r>
          <w:delText xml:space="preserve">using only that fold’s training observations</w:delText>
        </w:r>
      </w:del>
      <w:del w:id="6489" w:author="PR Preview" w:date="2026-01-01T00:00:00Z">
        <w:r>
          <w:delText xml:space="preserve"> </w:delText>
        </w:r>
      </w:del>
      <w:del w:id="6490" w:author="PR Preview" w:date="2026-01-01T00:00:00Z">
        <w:r>
          <w:delText xml:space="preserve">(Hastie et al. 2009, sec. 7.10.2)</w:delText>
        </w:r>
      </w:del>
      <w:del w:id="6491" w:author="PR Preview" w:date="2026-01-01T00:00:00Z">
        <w:r>
          <w:delText xml:space="preserve">.</w:delText>
        </w:r>
      </w:del>
      <w:del w:id="6492" w:author="PR Preview" w:date="2026-01-01T00:00:00Z">
        <w:r>
          <w:delText xml:space="preserve"> </w:delText>
        </w:r>
      </w:del>
      <w:del w:id="6493" w:author="PR Preview" w:date="2026-01-01T00:00:00Z">
        <w:r>
          <w:delText xml:space="preserve">Such steps include:</w:delText>
        </w:r>
      </w:del>
    </w:p>
    <w:p>
      <w:pPr>
        <w:pStyle w:val="BodyText"/>
      </w:pPr>
      <w:ins w:id="6494" w:author="PR Preview" w:date="2026-01-01T00:00:00Z">
        <w:r>
          <w:rPr>
            <w:i/>
            <w:iCs/>
          </w:rPr>
          <w:t xml:space="preserve">Remark 39</w:t>
        </w:r>
      </w:ins>
      <w:ins w:id="6495" w:author="PR Preview" w:date="2026-01-01T00:00:00Z">
        <w:r>
          <w:t xml:space="preserve"> (Cross-validate the whole procedure). </w:t>
        </w:r>
      </w:ins>
      <w:ins w:id="6496" w:author="PR Preview" w:date="2026-01-01T00:00:00Z">
        <w:r>
          <w:t xml:space="preserve">Every step that uses the outcome is part of fitting,</w:t>
        </w:r>
      </w:ins>
      <w:ins w:id="6497" w:author="PR Preview" w:date="2026-01-01T00:00:00Z">
        <w:r>
          <w:t xml:space="preserve"> </w:t>
        </w:r>
      </w:ins>
      <w:ins w:id="6498" w:author="PR Preview" w:date="2026-01-01T00:00:00Z">
        <w:r>
          <w:t xml:space="preserve">and must be repeated inside each fold</w:t>
        </w:r>
      </w:ins>
      <w:ins w:id="6499" w:author="PR Preview" w:date="2026-01-01T00:00:00Z">
        <w:r>
          <w:t xml:space="preserve"> </w:t>
        </w:r>
      </w:ins>
      <w:ins w:id="6500" w:author="PR Preview" w:date="2026-01-01T00:00:00Z">
        <w:r>
          <w:t xml:space="preserve">using only that fold’s training observations</w:t>
        </w:r>
      </w:ins>
      <w:ins w:id="6501" w:author="PR Preview" w:date="2026-01-01T00:00:00Z">
        <w:r>
          <w:t xml:space="preserve"> </w:t>
        </w:r>
      </w:ins>
      <w:ins w:id="6502" w:author="PR Preview" w:date="2026-01-01T00:00:00Z">
        <w:r>
          <w:t xml:space="preserve">(Hastie et al. 2009, sec. 7.10.2)</w:t>
        </w:r>
      </w:ins>
      <w:ins w:id="6503" w:author="PR Preview" w:date="2026-01-01T00:00:00Z">
        <w:r>
          <w:t xml:space="preserve">.</w:t>
        </w:r>
      </w:ins>
      <w:ins w:id="6504" w:author="PR Preview" w:date="2026-01-01T00:00:00Z">
        <w:r>
          <w:t xml:space="preserve"> </w:t>
        </w:r>
      </w:ins>
      <w:ins w:id="6505" w:author="PR Preview" w:date="2026-01-01T00:00:00Z">
        <w:r>
          <w:t xml:space="preserve">Such steps include:</w:t>
        </w:r>
      </w:ins>
    </w:p>
    <w:p>
      <w:pPr>
        <w:pStyle w:val="Compact"/>
        <w:numPr>
          <w:ilvl w:val="0"/>
          <w:numId w:val="1020"/>
        </w:numPr>
      </w:pPr>
      <w:r>
        <w:t xml:space="preserve">screening or selecting predictors, as in</w:t>
      </w:r>
      <w:r>
        <w:t xml:space="preserve"> </w:t>
      </w:r>
      <w:hyperlink w:anchor="exr-cv-screening">
        <w:r>
          <w:rPr>
            <w:rStyle w:val="Hyperlink"/>
          </w:rPr>
          <w:t xml:space="preserve">Exercise 12</w:t>
        </w:r>
      </w:hyperlink>
      <w:r>
        <w:t xml:space="preserve">;</w:t>
      </w:r>
    </w:p>
    <w:p>
      <w:pPr>
        <w:pStyle w:val="Compact"/>
        <w:numPr>
          <w:ilvl w:val="0"/>
          <w:numId w:val="1020"/>
        </w:numPr>
      </w:pPr>
      <w:r>
        <w:t xml:space="preserve">choosing transformations or a polynomial degree;</w:t>
      </w:r>
    </w:p>
    <w:p>
      <w:pPr>
        <w:pStyle w:val="Compact"/>
        <w:numPr>
          <w:ilvl w:val="0"/>
          <w:numId w:val="1020"/>
        </w:numPr>
      </w:pPr>
      <w:r>
        <w:t xml:space="preserve">choosing a penalty or another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.</w:t>
      </w:r>
    </w:p>
    <w:p>
      <w:pPr>
        <w:pStyle w:val="FirstParagraph"/>
      </w:pPr>
      <w:r>
        <w:t xml:space="preserve">Hastie et al. (2009, sec. 7.10.2)</w:t>
      </w:r>
      <w:r>
        <w:t xml:space="preserve"> </w:t>
      </w:r>
      <w:r>
        <w:t xml:space="preserve">note that steps using only the predictors,</w:t>
      </w:r>
      <w:r>
        <w:t xml:space="preserve"> </w:t>
      </w:r>
      <w:r>
        <w:t xml:space="preserve">such as dropping predictors with almost no variation,</w:t>
      </w:r>
      <w:r>
        <w:t xml:space="preserve"> </w:t>
      </w:r>
      <w:r>
        <w:t xml:space="preserve">can be done once on all the data before the folds are formed.</w:t>
      </w:r>
      <w:r>
        <w:t xml:space="preserve"> </w:t>
      </w:r>
      <w:r>
        <w:t xml:space="preserve">Repeating such a step inside each fold is never wrong, though,</w:t>
      </w:r>
      <w:r>
        <w:t xml:space="preserve"> </w:t>
      </w:r>
      <w:r>
        <w:t xml:space="preserve">and it scores each held-out fold the way new data would be scored.</w:t>
      </w:r>
      <w:r>
        <w:t xml:space="preserve"> </w:t>
      </w:r>
      <w:r>
        <w:t xml:space="preserve">Examples are estimating the mean and standard deviation used for</w:t>
      </w:r>
      <w:r>
        <w:t xml:space="preserve"> </w:t>
      </w:r>
      <w:hyperlink r:id="rId258">
        <w:r>
          <w:rPr>
            <w:rStyle w:val="Hyperlink"/>
          </w:rPr>
          <w:t xml:space="preserve">standardization</w:t>
        </w:r>
      </w:hyperlink>
      <w:r>
        <w:t xml:space="preserve">,</w:t>
      </w:r>
      <w:r>
        <w:t xml:space="preserve"> </w:t>
      </w:r>
      <w:r>
        <w:t xml:space="preserve">and the values used to fill in missing predictor values,</w:t>
      </w:r>
      <w:r>
        <w:t xml:space="preserve"> </w:t>
      </w:r>
      <w:r>
        <w:t xml:space="preserve">when they are computed without the outcome.</w:t>
      </w:r>
    </w:p>
    <w:bookmarkEnd w:id="259"/>
    <w:bookmarkEnd w:id="260"/>
    <w:bookmarkStart w:id="261" w:name="further-reading"/>
    <w:p>
      <w:pPr>
        <w:pStyle w:val="Heading2"/>
      </w:pPr>
      <w:r>
        <w:t xml:space="preserve">10 Further reading</w:t>
      </w:r>
    </w:p>
    <w:p>
      <w:pPr>
        <w:pStyle w:val="FirstParagraph"/>
      </w:pPr>
      <w:r>
        <w:t xml:space="preserve">Sanchez (2020)</w:t>
      </w:r>
      <w:r>
        <w:t xml:space="preserve"> </w:t>
      </w:r>
      <w:r>
        <w:t xml:space="preserve">reviews the matrix algebra behind statistical learning,</w:t>
      </w:r>
      <w:r>
        <w:t xml:space="preserve"> </w:t>
      </w:r>
      <w:r>
        <w:t xml:space="preserve">including the covariance and correlation matrices that cross-products produce.</w:t>
      </w:r>
    </w:p>
    <w:bookmarkEnd w:id="261"/>
    <w:bookmarkStart w:id="269" w:name="references"/>
    <w:p>
      <w:pPr>
        <w:pStyle w:val="Heading2"/>
      </w:pPr>
      <w:r>
        <w:t xml:space="preserve">References</w:t>
      </w:r>
    </w:p>
    <w:bookmarkStart w:id="268" w:name="refs"/>
    <w:bookmarkStart w:id="263" w:name="ref-hastie2009elements"/>
    <w:p>
      <w:pPr>
        <w:pStyle w:val="Bibliography"/>
      </w:pPr>
      <w:r>
        <w:t xml:space="preserve">Hastie, Trevor, Robert Tibshirani, and Jerome Friedman. 2009.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. 2nd ed. Springer.</w:t>
      </w:r>
      <w:r>
        <w:t xml:space="preserve"> </w:t>
      </w:r>
      <w:hyperlink r:id="rId262">
        <w:r>
          <w:rPr>
            <w:rStyle w:val="Hyperlink"/>
          </w:rPr>
          <w:t xml:space="preserve">https://doi.org/10.1007/978-0-387-84858-7</w:t>
        </w:r>
      </w:hyperlink>
      <w:r>
        <w:t xml:space="preserve">.</w:t>
      </w:r>
    </w:p>
    <w:bookmarkEnd w:id="263"/>
    <w:bookmarkStart w:id="265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264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265"/>
    <w:bookmarkStart w:id="267" w:name="ref-sanchez2020matrix4sl"/>
    <w:p>
      <w:pPr>
        <w:pStyle w:val="Bibliography"/>
      </w:pPr>
      <w:r>
        <w:t xml:space="preserve">Sanchez, Gaston. 2020.</w:t>
      </w:r>
      <w:r>
        <w:t xml:space="preserve"> </w:t>
      </w:r>
      <w:r>
        <w:rPr>
          <w:i/>
          <w:iCs/>
        </w:rPr>
        <w:t xml:space="preserve">A Matrix Algebra Companion for Statistical Learning (</w:t>
      </w:r>
      <w:r>
        <w:rPr>
          <w:i/>
          <w:iCs/>
        </w:rPr>
        <w:t xml:space="preserve">matrix4sl</w:t>
      </w:r>
      <w:r>
        <w:rPr>
          <w:i/>
          <w:iCs/>
        </w:rPr>
        <w:t xml:space="preserve">)</w:t>
      </w:r>
      <w:r>
        <w:t xml:space="preserve">. Online book, work in progress. Licensed CC BY-NC-SA 4.0.</w:t>
      </w:r>
      <w:r>
        <w:t xml:space="preserve"> </w:t>
      </w:r>
      <w:hyperlink r:id="rId266">
        <w:r>
          <w:rPr>
            <w:rStyle w:val="Hyperlink"/>
          </w:rPr>
          <w:t xml:space="preserve">https://www.gastonsanchez.com/matrix4sl/</w:t>
        </w:r>
      </w:hyperlink>
      <w:r>
        <w:t xml:space="preserve">.</w:t>
      </w:r>
    </w:p>
    <w:bookmarkEnd w:id="267"/>
    <w:bookmarkEnd w:id="268"/>
    <w:bookmarkEnd w:id="26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56" Type="http://schemas.openxmlformats.org/officeDocument/2006/relationships/image" Target="media/rId156.png"/><Relationship Id="rId188" Type="http://schemas.openxmlformats.org/officeDocument/2006/relationships/image" Target="media/rId188.png"/><Relationship Id="rId248" Type="http://schemas.openxmlformats.org/officeDocument/2006/relationships/image" Target="media/rId248.png"/><Relationship Id="rId108" Type="http://schemas.openxmlformats.org/officeDocument/2006/relationships/image" Target="media/rId108.png"/><Relationship Id="rId138" Type="http://schemas.openxmlformats.org/officeDocument/2006/relationships/image" Target="media/rId138.png"/><Relationship Id="rId142" Type="http://schemas.openxmlformats.org/officeDocument/2006/relationships/image" Target="media/rId142.png"/><Relationship Id="rId146" Type="http://schemas.openxmlformats.org/officeDocument/2006/relationships/image" Target="media/rId146.png"/><Relationship Id="rId150" Type="http://schemas.openxmlformats.org/officeDocument/2006/relationships/image" Target="media/rId150.png"/><Relationship Id="rId213" Type="http://schemas.openxmlformats.org/officeDocument/2006/relationships/hyperlink" Target="correlation-regression.qmd#def-ols" TargetMode="External"/><Relationship Id="rId204" Type="http://schemas.openxmlformats.org/officeDocument/2006/relationships/hyperlink" Target="correlation-regression.qmd#def-slr-covariate-vector" TargetMode="External"/><Relationship Id="rId216" Type="http://schemas.openxmlformats.org/officeDocument/2006/relationships/hyperlink" Target="correlation-regression.qmd#thm-ols-slr-vector" TargetMode="External"/><Relationship Id="rId240" Type="http://schemas.openxmlformats.org/officeDocument/2006/relationships/hyperlink" Target="estimation.qmd#def-SE" TargetMode="External"/><Relationship Id="rId76" Type="http://schemas.openxmlformats.org/officeDocument/2006/relationships/hyperlink" Target="estimation.qmd#def-bias" TargetMode="External"/><Relationship Id="rId65" Type="http://schemas.openxmlformats.org/officeDocument/2006/relationships/hyperlink" Target="estimation.qmd#def-mse" TargetMode="External"/><Relationship Id="rId236" Type="http://schemas.openxmlformats.org/officeDocument/2006/relationships/hyperlink" Target="exploratory-descriptive.qmd#def-sample-sd" TargetMode="External"/><Relationship Id="rId258" Type="http://schemas.openxmlformats.org/officeDocument/2006/relationships/hyperlink" Target="exploratory-descriptive.qmd#def-standardization" TargetMode="External"/><Relationship Id="rId262" Type="http://schemas.openxmlformats.org/officeDocument/2006/relationships/hyperlink" Target="https://doi.org/10.1007/978-0-387-84858-7" TargetMode="External"/><Relationship Id="rId264" Type="http://schemas.openxmlformats.org/officeDocument/2006/relationships/hyperlink" Target="https://doi.org/10.1007/978-1-0716-1418-1" TargetMode="External"/><Relationship Id="rId134" Type="http://schemas.openxmlformats.org/officeDocument/2006/relationships/hyperlink" Target="https://morrison-lab.github.io/lds/chapters/big-ideas.html#def-test-set" TargetMode="External"/><Relationship Id="rId132" Type="http://schemas.openxmlformats.org/officeDocument/2006/relationships/hyperlink" Target="https://morrison-lab.github.io/lds/chapters/big-ideas.html#def-training-set" TargetMode="External"/><Relationship Id="rId133" Type="http://schemas.openxmlformats.org/officeDocument/2006/relationships/hyperlink" Target="https://morrison-lab.github.io/lds/chapters/big-ideas.html#def-validation-set" TargetMode="External"/><Relationship Id="rId30" Type="http://schemas.openxmlformats.org/officeDocument/2006/relationships/hyperlink" Target="https://morrison-lab.github.io/pds/expectation.html#def-loss-function" TargetMode="External"/><Relationship Id="rId94" Type="http://schemas.openxmlformats.org/officeDocument/2006/relationships/hyperlink" Target="https://morrison-lab.github.io/pds/expectation.html#def-risk" TargetMode="External"/><Relationship Id="rId69" Type="http://schemas.openxmlformats.org/officeDocument/2006/relationships/hyperlink" Target="https://morrison-lab.github.io/pds/expectation.html#thm-lie" TargetMode="External"/><Relationship Id="rId83" Type="http://schemas.openxmlformats.org/officeDocument/2006/relationships/hyperlink" Target="https://morrison-lab.github.io/pds/expectation.html#thm-linearity-expectation" TargetMode="External"/><Relationship Id="rId27" Type="http://schemas.openxmlformats.org/officeDocument/2006/relationships/hyperlink" Target="https://morrison-lab.github.io/pds/independence.html#def-indpt" TargetMode="External"/><Relationship Id="rId88" Type="http://schemas.openxmlformats.org/officeDocument/2006/relationships/hyperlink" Target="https://morrison-lab.github.io/pds/variance-covariance.html#def-variance" TargetMode="External"/><Relationship Id="rId84" Type="http://schemas.openxmlformats.org/officeDocument/2006/relationships/hyperlink" Target="https://morrison-lab.github.io/pds/variance-covariance.html#thm-variance" TargetMode="External"/><Relationship Id="rId266" Type="http://schemas.openxmlformats.org/officeDocument/2006/relationships/hyperlink" Target="https://www.gastonsanchez.com/matrix4sl/" TargetMode="External"/><Relationship Id="rId208" Type="http://schemas.openxmlformats.org/officeDocument/2006/relationships/hyperlink" Target="https://www.gastonsanchez.com/matrix4sl/cross-products.html#cross-products" TargetMode="External"/><Relationship Id="rId218" Type="http://schemas.openxmlformats.org/officeDocument/2006/relationships/hyperlink" Target="prediction.qmd#def-fitted-value" TargetMode="External"/><Relationship Id="rId18" Type="http://schemas.openxmlformats.org/officeDocument/2006/relationships/hyperlink" Target="prediction.qmd#def-prediction" TargetMode="External"/><Relationship Id="rId33" Type="http://schemas.openxmlformats.org/officeDocument/2006/relationships/hyperlink" Target="prediction.qmd#def-prediction-error" TargetMode="External"/><Relationship Id="rId41" Type="http://schemas.openxmlformats.org/officeDocument/2006/relationships/hyperlink" Target="prediction.qmd#def-prediction-mse" TargetMode="External"/></Relationships>
</file>

<file path=word/_rels/footnotes.xml.rels><?xml version='1.0' encoding='UTF-8' standalone='yes'?>
<Relationships xmlns="http://schemas.openxmlformats.org/package/2006/relationships"><Relationship Id="rId213" Type="http://schemas.openxmlformats.org/officeDocument/2006/relationships/hyperlink" Target="correlation-regression.qmd#def-ols" TargetMode="External"/><Relationship Id="rId204" Type="http://schemas.openxmlformats.org/officeDocument/2006/relationships/hyperlink" Target="correlation-regression.qmd#def-slr-covariate-vector" TargetMode="External"/><Relationship Id="rId216" Type="http://schemas.openxmlformats.org/officeDocument/2006/relationships/hyperlink" Target="correlation-regression.qmd#thm-ols-slr-vector" TargetMode="External"/><Relationship Id="rId240" Type="http://schemas.openxmlformats.org/officeDocument/2006/relationships/hyperlink" Target="estimation.qmd#def-SE" TargetMode="External"/><Relationship Id="rId76" Type="http://schemas.openxmlformats.org/officeDocument/2006/relationships/hyperlink" Target="estimation.qmd#def-bias" TargetMode="External"/><Relationship Id="rId65" Type="http://schemas.openxmlformats.org/officeDocument/2006/relationships/hyperlink" Target="estimation.qmd#def-mse" TargetMode="External"/><Relationship Id="rId236" Type="http://schemas.openxmlformats.org/officeDocument/2006/relationships/hyperlink" Target="exploratory-descriptive.qmd#def-sample-sd" TargetMode="External"/><Relationship Id="rId258" Type="http://schemas.openxmlformats.org/officeDocument/2006/relationships/hyperlink" Target="exploratory-descriptive.qmd#def-standardization" TargetMode="External"/><Relationship Id="rId262" Type="http://schemas.openxmlformats.org/officeDocument/2006/relationships/hyperlink" Target="https://doi.org/10.1007/978-0-387-84858-7" TargetMode="External"/><Relationship Id="rId264" Type="http://schemas.openxmlformats.org/officeDocument/2006/relationships/hyperlink" Target="https://doi.org/10.1007/978-1-0716-1418-1" TargetMode="External"/><Relationship Id="rId134" Type="http://schemas.openxmlformats.org/officeDocument/2006/relationships/hyperlink" Target="https://morrison-lab.github.io/lds/chapters/big-ideas.html#def-test-set" TargetMode="External"/><Relationship Id="rId132" Type="http://schemas.openxmlformats.org/officeDocument/2006/relationships/hyperlink" Target="https://morrison-lab.github.io/lds/chapters/big-ideas.html#def-training-set" TargetMode="External"/><Relationship Id="rId133" Type="http://schemas.openxmlformats.org/officeDocument/2006/relationships/hyperlink" Target="https://morrison-lab.github.io/lds/chapters/big-ideas.html#def-validation-set" TargetMode="External"/><Relationship Id="rId30" Type="http://schemas.openxmlformats.org/officeDocument/2006/relationships/hyperlink" Target="https://morrison-lab.github.io/pds/expectation.html#def-loss-function" TargetMode="External"/><Relationship Id="rId94" Type="http://schemas.openxmlformats.org/officeDocument/2006/relationships/hyperlink" Target="https://morrison-lab.github.io/pds/expectation.html#def-risk" TargetMode="External"/><Relationship Id="rId69" Type="http://schemas.openxmlformats.org/officeDocument/2006/relationships/hyperlink" Target="https://morrison-lab.github.io/pds/expectation.html#thm-lie" TargetMode="External"/><Relationship Id="rId83" Type="http://schemas.openxmlformats.org/officeDocument/2006/relationships/hyperlink" Target="https://morrison-lab.github.io/pds/expectation.html#thm-linearity-expectation" TargetMode="External"/><Relationship Id="rId27" Type="http://schemas.openxmlformats.org/officeDocument/2006/relationships/hyperlink" Target="https://morrison-lab.github.io/pds/independence.html#def-indpt" TargetMode="External"/><Relationship Id="rId88" Type="http://schemas.openxmlformats.org/officeDocument/2006/relationships/hyperlink" Target="https://morrison-lab.github.io/pds/variance-covariance.html#def-variance" TargetMode="External"/><Relationship Id="rId84" Type="http://schemas.openxmlformats.org/officeDocument/2006/relationships/hyperlink" Target="https://morrison-lab.github.io/pds/variance-covariance.html#thm-variance" TargetMode="External"/><Relationship Id="rId266" Type="http://schemas.openxmlformats.org/officeDocument/2006/relationships/hyperlink" Target="https://www.gastonsanchez.com/matrix4sl/" TargetMode="External"/><Relationship Id="rId208" Type="http://schemas.openxmlformats.org/officeDocument/2006/relationships/hyperlink" Target="https://www.gastonsanchez.com/matrix4sl/cross-products.html#cross-products" TargetMode="External"/><Relationship Id="rId218" Type="http://schemas.openxmlformats.org/officeDocument/2006/relationships/hyperlink" Target="prediction.qmd#def-fitted-value" TargetMode="External"/><Relationship Id="rId18" Type="http://schemas.openxmlformats.org/officeDocument/2006/relationships/hyperlink" Target="prediction.qmd#def-prediction" TargetMode="External"/><Relationship Id="rId33" Type="http://schemas.openxmlformats.org/officeDocument/2006/relationships/hyperlink" Target="prediction.qmd#def-prediction-error" TargetMode="External"/><Relationship Id="rId41" Type="http://schemas.openxmlformats.org/officeDocument/2006/relationships/hyperlink" Target="prediction.qmd#def-prediction-ms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Validating Predictions</dc:title>
  <dc:creator/>
  <cp:keywords/>
  <dcterms:created xsi:type="dcterms:W3CDTF">2026-10-16T09:51:21Z</dcterms:created>
  <dcterms:modified xsi:type="dcterms:W3CDTF">2026-10-16T09:51:21Z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02:40:41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