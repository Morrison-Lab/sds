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0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del w:id="3" w:author="PR Preview" w:date="2026-01-01T00:00:00Z">
        <w:r>
          <w:delText xml:space="preserve">McElreath (2020)</w:delText>
        </w:r>
      </w:del>
      <w:del w:id="4" w:author="PR Preview" w:date="2026-01-01T00:00:00Z">
        <w:r>
          <w:delText xml:space="preserve">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which</w:delText>
        </w:r>
      </w:del>
      <w:del w:id="7" w:author="PR Preview" w:date="2026-01-01T00:00:00Z">
        <w:r>
          <w:delText xml:space="preserve"> </w:delText>
        </w:r>
      </w:del>
      <w:hyperlink r:id="rId130">
        <w:del w:id="8" w:author="PR Preview" w:date="2026-01-01T00:00:00Z">
          <w:r>
            <w:rPr>
              <w:rStyle w:val="Hyperlink"/>
            </w:rPr>
            <w:delText xml:space="preserve">ECL 234</w:delText>
          </w:r>
        </w:del>
      </w:hyperlink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uses;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its author was formerly a UC Davis professor,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has published</w:delText>
        </w:r>
      </w:del>
      <w:del w:id="15" w:author="PR Preview" w:date="2026-01-01T00:00:00Z">
        <w:r>
          <w:delText xml:space="preserve"> </w:delText>
        </w:r>
      </w:del>
      <w:hyperlink r:id="rId136">
        <w:del w:id="16" w:author="PR Preview" w:date="2026-01-01T00:00:00Z">
          <w:r>
            <w:rPr>
              <w:rStyle w:val="Hyperlink"/>
            </w:rPr>
            <w:delText xml:space="preserve">video lectures</w:delText>
          </w:r>
        </w:del>
      </w:hyperlink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most recently the</w:delText>
        </w:r>
      </w:del>
      <w:del w:id="20" w:author="PR Preview" w:date="2026-01-01T00:00:00Z">
        <w:r>
          <w:delText xml:space="preserve"> </w:delText>
        </w:r>
      </w:del>
      <w:hyperlink r:id="rId137">
        <w:del w:id="21" w:author="PR Preview" w:date="2026-01-01T00:00:00Z">
          <w:r>
            <w:rPr>
              <w:rStyle w:val="Hyperlink"/>
            </w:rPr>
            <w:delText xml:space="preserve">2026 course</w:delText>
          </w:r>
        </w:del>
      </w:hyperlink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w:hyperlink r:id="rId138">
        <w:del w:id="26" w:author="PR Preview" w:date="2026-01-01T00:00:00Z">
          <w:r>
            <w:rPr>
              <w:rStyle w:val="Hyperlink"/>
            </w:rPr>
            <w:delText xml:space="preserve">course materials</w:delText>
          </w:r>
        </w:del>
      </w:hyperlink>
      <w:del w:id="27" w:author="PR Preview" w:date="2026-01-01T00:00:00Z">
        <w:r>
          <w:delText xml:space="preserve">;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Data Science Learning Community’s</w:delText>
        </w:r>
      </w:del>
      <w:del w:id="30" w:author="PR Preview" w:date="2026-01-01T00:00:00Z">
        <w:r>
          <w:delText xml:space="preserve"> </w:delText>
        </w:r>
      </w:del>
      <w:hyperlink r:id="rId12">
        <w:del w:id="31" w:author="PR Preview" w:date="2026-01-01T00:00:00Z">
          <w:r>
            <w:rPr>
              <w:rStyle w:val="Hyperlink"/>
            </w:rPr>
            <w:delText xml:space="preserve">book club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recorded its discussion of the first twelve chapters</w:delText>
        </w:r>
      </w:del>
    </w:p>
    <w:p>
      <w:pPr>
        <w:pStyle w:val="Compact"/>
        <w:numPr>
          <w:ilvl w:val="0"/>
          <w:numId w:val="1008"/>
        </w:numPr>
      </w:pPr>
      <w:ins w:id="34" w:author="PR Preview" w:date="2026-01-01T00:00:00Z">
        <w:r>
          <w:t xml:space="preserve">McElreath (2020)</w:t>
        </w:r>
      </w:ins>
      <w:ins w:id="35" w:author="PR Preview" w:date="2026-01-01T00:00:00Z">
        <w:r>
          <w:t xml:space="preserve">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which</w:t>
        </w:r>
      </w:ins>
      <w:ins w:id="38" w:author="PR Preview" w:date="2026-01-01T00:00:00Z">
        <w:r>
          <w:t xml:space="preserve"> </w:t>
        </w:r>
      </w:ins>
      <w:hyperlink r:id="rId130">
        <w:ins w:id="39" w:author="PR Preview" w:date="2026-01-01T00:00:00Z">
          <w:r>
            <w:rPr>
              <w:rStyle w:val="Hyperlink"/>
            </w:rPr>
            <w:t xml:space="preserve">ECL 234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uses;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its author was formerly a UC Davis professor,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 has published</w:t>
        </w:r>
      </w:ins>
      <w:ins w:id="46" w:author="PR Preview" w:date="2026-01-01T00:00:00Z">
        <w:r>
          <w:t xml:space="preserve"> </w:t>
        </w:r>
      </w:ins>
      <w:hyperlink r:id="rId136">
        <w:ins w:id="47" w:author="PR Preview" w:date="2026-01-01T00:00:00Z">
          <w:r>
            <w:rPr>
              <w:rStyle w:val="Hyperlink"/>
            </w:rPr>
            <w:t xml:space="preserve">video lectures</w:t>
          </w:r>
        </w:ins>
      </w:hyperlink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most recently the</w:t>
        </w:r>
      </w:ins>
      <w:ins w:id="51" w:author="PR Preview" w:date="2026-01-01T00:00:00Z">
        <w:r>
          <w:t xml:space="preserve"> </w:t>
        </w:r>
      </w:ins>
      <w:hyperlink r:id="rId137">
        <w:ins w:id="52" w:author="PR Preview" w:date="2026-01-01T00:00:00Z">
          <w:r>
            <w:rPr>
              <w:rStyle w:val="Hyperlink"/>
            </w:rPr>
            <w:t xml:space="preserve">2026 course</w:t>
          </w:r>
        </w:ins>
      </w:hyperlink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w:hyperlink r:id="rId138">
        <w:ins w:id="57" w:author="PR Preview" w:date="2026-01-01T00:00:00Z">
          <w:r>
            <w:rPr>
              <w:rStyle w:val="Hyperlink"/>
            </w:rPr>
            <w:t xml:space="preserve">course materials</w:t>
          </w:r>
        </w:ins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49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38" Type="http://schemas.openxmlformats.org/officeDocument/2006/relationships/image" Target="media/rId38.png"/><Relationship Id="rId48" Type="http://schemas.openxmlformats.org/officeDocument/2006/relationships/image" Target="media/rId48.png"/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Relationship Id="rId12" Type="http://schemas.openxmlformats.org/officeDocument/2006/relationships/hyperlink" Target="https://www.youtube.com/playlist?list=PL3x6DOfs2NGhiIU3mxd_gUyqzmbLesmjh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2026-10-09T08:54:04Z</dcterms:created>
  <dcterms:modified xsi:type="dcterms:W3CDTF">2026-10-09T08:54:04Z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