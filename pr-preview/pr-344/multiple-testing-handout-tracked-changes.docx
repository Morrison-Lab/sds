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00:18:04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00:34:14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Solution 2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Fix an outcome and consider two cases.</w:delText>
        </w:r>
      </w:del>
    </w:p>
    <w:p>
      <w:pPr>
        <w:pStyle w:val="FirstParagraph"/>
      </w:pPr>
      <w:ins w:id="6" w:author="PR Preview" w:date="2026-01-01T00:00:00Z">
        <w:r>
          <w:rPr>
            <w:i/>
            <w:iCs/>
          </w:rPr>
          <w:t xml:space="preserve">Solution 2</w:t>
        </w:r>
      </w:ins>
      <w:ins w:id="7" w:author="PR Preview" w:date="2026-01-01T00:00:00Z">
        <w:r>
          <w:t xml:space="preserve">. </w:t>
        </w:r>
      </w:ins>
      <w:ins w:id="8" w:author="PR Preview" w:date="2026-01-01T00:00:00Z">
        <w:r>
          <w:t xml:space="preserve">Take an outcome and consider two cases.</w:t>
        </w:r>
      </w:ins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25" w:name="references"/>
    <w:p>
      <w:pPr>
        <w:pStyle w:val="Heading2"/>
      </w:pPr>
      <w:r>
        <w:t xml:space="preserve">References</w:t>
      </w:r>
    </w:p>
    <w:bookmarkStart w:id="124" w:name="refs"/>
    <w:bookmarkStart w:id="97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https://en.wikipedia.org/wiki/Multiple_comparisons_problem</w:t>
        </w:r>
      </w:hyperlink>
    </w:p>
    <w:bookmarkEnd w:id="97"/>
    <w:bookmarkStart w:id="98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8"/>
    <w:bookmarkStart w:id="100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99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0"/>
    <w:bookmarkStart w:id="102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2"/>
    <w:bookmarkStart w:id="104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3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4"/>
    <w:bookmarkStart w:id="106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https://en.wikipedia.org/wiki/Family-wise_error_rate</w:t>
        </w:r>
      </w:hyperlink>
    </w:p>
    <w:bookmarkEnd w:id="106"/>
    <w:bookmarkStart w:id="108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https://en.wikipedia.org/wiki/False_discovery_rate</w:t>
        </w:r>
      </w:hyperlink>
    </w:p>
    <w:bookmarkEnd w:id="108"/>
    <w:bookmarkStart w:id="110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https://en.wikipedia.org/wiki/Bonferroni_correction</w:t>
        </w:r>
      </w:hyperlink>
    </w:p>
    <w:bookmarkEnd w:id="110"/>
    <w:bookmarkStart w:id="112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https://en.wikipedia.org/wiki/Boole%27s_inequality</w:t>
        </w:r>
      </w:hyperlink>
    </w:p>
    <w:bookmarkEnd w:id="112"/>
    <w:bookmarkStart w:id="114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https://en.wikipedia.org/wiki/Holm%E2%80%93Bonferroni_method</w:t>
        </w:r>
      </w:hyperlink>
    </w:p>
    <w:bookmarkEnd w:id="114"/>
    <w:bookmarkStart w:id="11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6"/>
    <w:bookmarkStart w:id="117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7"/>
    <w:bookmarkStart w:id="119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8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19"/>
    <w:bookmarkStart w:id="121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0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1"/>
    <w:bookmarkStart w:id="123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2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1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doi.org/10.1017/CBO9781316576533" TargetMode="External"/><Relationship Id="rId103" Type="http://schemas.openxmlformats.org/officeDocument/2006/relationships/hyperlink" Target="https://doi.org/10.1038/89044" TargetMode="External"/><Relationship Id="rId122" Type="http://schemas.openxmlformats.org/officeDocument/2006/relationships/hyperlink" Target="https://doi.org/10.1111/1467-9868.00346" TargetMode="External"/><Relationship Id="rId99" Type="http://schemas.openxmlformats.org/officeDocument/2006/relationships/hyperlink" Target="https://doi.org/10.1111/j.2517-6161.1995.tb02031.x" TargetMode="External"/><Relationship Id="rId118" Type="http://schemas.openxmlformats.org/officeDocument/2006/relationships/hyperlink" Target="https://doi.org/10.1214/aos/1013699998" TargetMode="External"/><Relationship Id="rId109" Type="http://schemas.openxmlformats.org/officeDocument/2006/relationships/hyperlink" Target="https://en.wikipedia.org/wiki/Bonferroni_correction" TargetMode="External"/><Relationship Id="rId111" Type="http://schemas.openxmlformats.org/officeDocument/2006/relationships/hyperlink" Target="https://en.wikipedia.org/wiki/Boole%27s_inequality" TargetMode="External"/><Relationship Id="rId107" Type="http://schemas.openxmlformats.org/officeDocument/2006/relationships/hyperlink" Target="https://en.wikipedia.org/wiki/False_discovery_rate" TargetMode="External"/><Relationship Id="rId105" Type="http://schemas.openxmlformats.org/officeDocument/2006/relationships/hyperlink" Target="https://en.wikipedia.org/wiki/Family-wise_error_rate" TargetMode="External"/><Relationship Id="rId113" Type="http://schemas.openxmlformats.org/officeDocument/2006/relationships/hyperlink" Target="https://en.wikipedia.org/wiki/Holm%E2%80%93Bonferroni_method" TargetMode="External"/><Relationship Id="rId96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15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1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doi.org/10.1017/CBO9781316576533" TargetMode="External"/><Relationship Id="rId103" Type="http://schemas.openxmlformats.org/officeDocument/2006/relationships/hyperlink" Target="https://doi.org/10.1038/89044" TargetMode="External"/><Relationship Id="rId122" Type="http://schemas.openxmlformats.org/officeDocument/2006/relationships/hyperlink" Target="https://doi.org/10.1111/1467-9868.00346" TargetMode="External"/><Relationship Id="rId99" Type="http://schemas.openxmlformats.org/officeDocument/2006/relationships/hyperlink" Target="https://doi.org/10.1111/j.2517-6161.1995.tb02031.x" TargetMode="External"/><Relationship Id="rId118" Type="http://schemas.openxmlformats.org/officeDocument/2006/relationships/hyperlink" Target="https://doi.org/10.1214/aos/1013699998" TargetMode="External"/><Relationship Id="rId109" Type="http://schemas.openxmlformats.org/officeDocument/2006/relationships/hyperlink" Target="https://en.wikipedia.org/wiki/Bonferroni_correction" TargetMode="External"/><Relationship Id="rId111" Type="http://schemas.openxmlformats.org/officeDocument/2006/relationships/hyperlink" Target="https://en.wikipedia.org/wiki/Boole%27s_inequality" TargetMode="External"/><Relationship Id="rId107" Type="http://schemas.openxmlformats.org/officeDocument/2006/relationships/hyperlink" Target="https://en.wikipedia.org/wiki/False_discovery_rate" TargetMode="External"/><Relationship Id="rId105" Type="http://schemas.openxmlformats.org/officeDocument/2006/relationships/hyperlink" Target="https://en.wikipedia.org/wiki/Family-wise_error_rate" TargetMode="External"/><Relationship Id="rId113" Type="http://schemas.openxmlformats.org/officeDocument/2006/relationships/hyperlink" Target="https://en.wikipedia.org/wiki/Holm%E2%80%93Bonferroni_method" TargetMode="External"/><Relationship Id="rId96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15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2026-10-19T07:43:25Z</dcterms:created>
  <dcterms:modified xsi:type="dcterms:W3CDTF">2026-10-19T07:43:25Z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