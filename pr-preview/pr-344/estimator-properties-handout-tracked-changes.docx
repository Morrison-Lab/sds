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2026-10-18 14:21:43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16:45:54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</w:t>
      </w:r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[2], Def. 10.1.1</w:t>
      </w:r>
      <w:r>
        <w:t xml:space="preserve">;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del w:id="3" w:author="PR Preview" w:date="2026-01-01T00:00:00Z">
        <w:r>
          <w:rPr>
            <w:i/>
            <w:iCs/>
          </w:rPr>
          <w:delText xml:space="preserve">Proof</w:delText>
        </w:r>
      </w:del>
      <w:del w:id="4" w:author="PR Preview" w:date="2026-01-01T00:00:00Z">
        <w:r>
          <w:delText xml:space="preserve">. </w:delText>
        </w:r>
      </w:del>
      <w:del w:id="5" w:author="PR Preview" w:date="2026-01-01T00:00:00Z">
        <w:r>
          <w:delText xml:space="preserve">Fix</w:delText>
        </w:r>
      </w:del>
      <w:del w:id="6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&gt;</m:t>
        </m:r>
        <m:r>
          <m:t>0</m:t>
        </m:r>
      </m:oMath>
      <w:del w:id="7" w:author="PR Preview" w:date="2026-01-01T00:00:00Z">
        <w:r>
          <w:delText xml:space="preserve">.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By</w:delText>
        </w:r>
      </w:del>
      <w:del w:id="10" w:author="PR Preview" w:date="2026-01-01T00:00:00Z">
        <w:r>
          <w:delText xml:space="preserve"> </w:delText>
        </w:r>
      </w:del>
      <w:hyperlink w:anchor="lem-estimation-error-bound">
        <w:del w:id="11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12" w:author="PR Preview" w:date="2026-01-01T00:00:00Z">
        <w:r>
          <w:delText xml:space="preserve">,</w:delText>
        </w:r>
      </w:del>
      <w:del w:id="13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for every</w:delText>
        </w:r>
      </w:del>
      <w:del w:id="16" w:author="PR Preview" w:date="2026-01-01T00:00:00Z">
        <w:r>
          <w:delText xml:space="preserve"> </w:delText>
        </w:r>
      </w:del>
      <m:oMath>
        <m:r>
          <m:t>n</m:t>
        </m:r>
      </m:oMath>
      <w:del w:id="17" w:author="PR Preview" w:date="2026-01-01T00:00:00Z">
        <w:r>
          <w:delText xml:space="preserve">.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The upper bound goes to zero as</w:delText>
        </w:r>
      </w:del>
      <w:del w:id="20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del w:id="21" w:author="PR Preview" w:date="2026-01-01T00:00:00Z">
        <w:r>
          <w:delText xml:space="preserve">,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because</w:delText>
        </w:r>
      </w:del>
      <w:del w:id="24" w:author="PR Preview" w:date="2026-01-01T00:00:00Z">
        <w:r>
          <w:delText xml:space="preserve"> </w:delText>
        </w:r>
      </w:del>
      <m:oMath>
        <m:r>
          <m:t>ε</m:t>
        </m:r>
      </m:oMath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is fixed and</w:delText>
        </w:r>
      </w:del>
      <w:del w:id="27" w:author="PR Preview" w:date="2026-01-01T00:00:00Z">
        <w:r>
          <w:delText xml:space="preserve"> </w:delText>
        </w:r>
      </w:del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del w:id="28" w:author="PR Preview" w:date="2026-01-01T00:00:00Z">
        <w:r>
          <w:delText xml:space="preserve">,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so the probability, squeezed between zero and the bound, goes to zero.</w:delText>
        </w:r>
      </w:del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This holds for every</w:delText>
        </w:r>
      </w:del>
      <w:del w:id="33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&gt;</m:t>
        </m:r>
        <m:r>
          <m:t>0</m:t>
        </m:r>
      </m:oMath>
      <w:del w:id="34" w:author="PR Preview" w:date="2026-01-01T00:00:00Z">
        <w:r>
          <w:delText xml:space="preserve">, which is</w:delText>
        </w:r>
      </w:del>
      <w:del w:id="35" w:author="PR Preview" w:date="2026-01-01T00:00:00Z">
        <w:r>
          <w:delText xml:space="preserve"> </w:delText>
        </w:r>
      </w:del>
      <w:hyperlink w:anchor="eq-consistent">
        <w:del w:id="36" w:author="PR Preview" w:date="2026-01-01T00:00:00Z">
          <w:r>
            <w:rPr>
              <w:rStyle w:val="Hyperlink"/>
            </w:rPr>
            <w:delText xml:space="preserve">Equation 1</w:delText>
          </w:r>
        </w:del>
      </w:hyperlink>
      <w:del w:id="37" w:author="PR Preview" w:date="2026-01-01T00:00:00Z">
        <w:r>
          <w:delText xml:space="preserve">.</w:delText>
        </w:r>
      </w:del>
    </w:p>
    <w:p>
      <w:pPr>
        <w:pStyle w:val="FirstParagraph"/>
      </w:pPr>
      <w:ins w:id="38" w:author="PR Preview" w:date="2026-01-01T00:00:00Z">
        <w:r>
          <w:rPr>
            <w:i/>
            <w:iCs/>
          </w:rPr>
          <w:t xml:space="preserve">Proof</w:t>
        </w:r>
      </w:ins>
      <w:ins w:id="39" w:author="PR Preview" w:date="2026-01-01T00:00:00Z">
        <w:r>
          <w:t xml:space="preserve">. </w:t>
        </w:r>
      </w:ins>
      <w:ins w:id="40" w:author="PR Preview" w:date="2026-01-01T00:00:00Z">
        <w:r>
          <w:t xml:space="preserve">Let</w:t>
        </w:r>
      </w:ins>
      <w:ins w:id="41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42" w:author="PR Preview" w:date="2026-01-01T00:00:00Z">
        <w:r>
          <w:t xml:space="preserve">.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By</w:t>
        </w:r>
      </w:ins>
      <w:ins w:id="45" w:author="PR Preview" w:date="2026-01-01T00:00:00Z">
        <w:r>
          <w:t xml:space="preserve"> </w:t>
        </w:r>
      </w:ins>
      <w:hyperlink w:anchor="lem-estimation-error-bound">
        <w:ins w:id="46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47" w:author="PR Preview" w:date="2026-01-01T00:00:00Z">
        <w:r>
          <w:t xml:space="preserve">,</w:t>
        </w:r>
      </w:ins>
      <w:ins w:id="48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for every</w:t>
        </w:r>
      </w:ins>
      <w:ins w:id="51" w:author="PR Preview" w:date="2026-01-01T00:00:00Z">
        <w:r>
          <w:t xml:space="preserve"> </w:t>
        </w:r>
      </w:ins>
      <m:oMath>
        <m:r>
          <m:t>n</m:t>
        </m:r>
      </m:oMath>
      <w:ins w:id="52" w:author="PR Preview" w:date="2026-01-01T00:00:00Z">
        <w:r>
          <w:t xml:space="preserve">.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The upper bound goes to zero as</w:t>
        </w:r>
      </w:ins>
      <w:ins w:id="5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ins w:id="56" w:author="PR Preview" w:date="2026-01-01T00:00:00Z">
        <w:r>
          <w:t xml:space="preserve">,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because</w:t>
        </w:r>
      </w:ins>
      <w:ins w:id="59" w:author="PR Preview" w:date="2026-01-01T00:00:00Z">
        <w:r>
          <w:t xml:space="preserve"> </w:t>
        </w:r>
      </w:ins>
      <m:oMath>
        <m:r>
          <m:t>ε</m:t>
        </m:r>
      </m:oMath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is fixed and</w:t>
        </w:r>
      </w:ins>
      <w:ins w:id="62" w:author="PR Preview" w:date="2026-01-01T00:00:00Z">
        <w:r>
          <w:t xml:space="preserve"> </w:t>
        </w:r>
      </w:ins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ins w:id="63" w:author="PR Preview" w:date="2026-01-01T00:00:00Z">
        <w:r>
          <w:t xml:space="preserve">,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so the probability, squeezed between zero and the bound, goes to zero.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This holds for every</w:t>
        </w:r>
      </w:ins>
      <w:ins w:id="68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69" w:author="PR Preview" w:date="2026-01-01T00:00:00Z">
        <w:r>
          <w:t xml:space="preserve">, which is</w:t>
        </w:r>
      </w:ins>
      <w:ins w:id="70" w:author="PR Preview" w:date="2026-01-01T00:00:00Z">
        <w:r>
          <w:t xml:space="preserve"> </w:t>
        </w:r>
      </w:ins>
      <w:hyperlink w:anchor="eq-consistent">
        <w:ins w:id="71" w:author="PR Preview" w:date="2026-01-01T00:00:00Z">
          <w:r>
            <w:rPr>
              <w:rStyle w:val="Hyperlink"/>
            </w:rPr>
            <w:t xml:space="preserve">Equation 1</w:t>
          </w:r>
        </w:ins>
      </w:hyperlink>
      <w:ins w:id="72" w:author="PR Preview" w:date="2026-01-01T00:00:00Z">
        <w:r>
          <w:t xml:space="preserve">.</w:t>
        </w:r>
      </w:ins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5"/>
    <w:bookmarkStart w:id="36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[2]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[2,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[2], Thm. 7.3.9, p. 335, [5]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[2,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[2,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4"/>
    <w:bookmarkStart w:id="80" w:name="references"/>
    <w:p>
      <w:pPr>
        <w:pStyle w:val="Heading2"/>
      </w:pPr>
      <w:r>
        <w:t xml:space="preserve">References</w:t>
      </w:r>
    </w:p>
    <w:bookmarkStart w:id="79" w:name="refs"/>
    <w:bookmarkStart w:id="66" w:name="ref-wikipedia_consistent_estimator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https://en.wikipedia.org/wiki/Consistent_estimator</w:t>
        </w:r>
      </w:hyperlink>
    </w:p>
    <w:bookmarkEnd w:id="66"/>
    <w:bookmarkStart w:id="68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69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9"/>
    <w:bookmarkStart w:id="71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0">
        <w:r>
          <w:rPr>
            <w:rStyle w:val="Hyperlink"/>
          </w:rPr>
          <w:t xml:space="preserve">https://en.wikipedia.org/wiki/Efficiency_%28statistics%29</w:t>
        </w:r>
      </w:hyperlink>
    </w:p>
    <w:bookmarkEnd w:id="71"/>
    <w:bookmarkStart w:id="73" w:name="ref-wikipedia_cram_r_rao_bou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https://en.wikipedia.org/wiki/Cram%C3%A9r%E2%80%93Rao_bound</w:t>
        </w:r>
      </w:hyperlink>
    </w:p>
    <w:bookmarkEnd w:id="73"/>
    <w:bookmarkStart w:id="74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7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7"/>
    <w:bookmarkStart w:id="78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5" Type="http://schemas.openxmlformats.org/officeDocument/2006/relationships/hyperlink" Target="https://en.wikipedia.org/wiki/Consistent_estimator" TargetMode="External"/><Relationship Id="rId72" Type="http://schemas.openxmlformats.org/officeDocument/2006/relationships/hyperlink" Target="https://en.wikipedia.org/wiki/Cram%C3%A9r%E2%80%93Rao_bound" TargetMode="External"/><Relationship Id="rId70" Type="http://schemas.openxmlformats.org/officeDocument/2006/relationships/hyperlink" Target="https://en.wikipedia.org/wiki/Efficiency_%28statistics%29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5" Type="http://schemas.openxmlformats.org/officeDocument/2006/relationships/hyperlink" Target="https://en.wikipedia.org/wiki/Consistent_estimator" TargetMode="External"/><Relationship Id="rId72" Type="http://schemas.openxmlformats.org/officeDocument/2006/relationships/hyperlink" Target="https://en.wikipedia.org/wiki/Cram%C3%A9r%E2%80%93Rao_bound" TargetMode="External"/><Relationship Id="rId70" Type="http://schemas.openxmlformats.org/officeDocument/2006/relationships/hyperlink" Target="https://en.wikipedia.org/wiki/Efficiency_%28statistics%29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2026-10-18T23:59:48Z</dcterms:created>
  <dcterms:modified xsi:type="dcterms:W3CDTF">2026-10-18T23:59:48Z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16:45:54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