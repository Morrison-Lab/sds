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22:11:51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</w:delText>
        </w:r>
      </w:del>
      <w:del w:id="6" w:author="PR Preview" w:date="2026-01-01T00:00:00Z">
        <w:r>
          <w:delText xml:space="preserve"> </w:delText>
        </w:r>
      </w:del>
      <m:oMath>
        <m:r>
          <m:t>p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with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del w:id="10" w:author="PR Preview" w:date="2026-01-01T00:00:00Z">
        <w:r>
          <w:delText xml:space="preserve">.</w:delText>
        </w:r>
      </w:del>
    </w:p>
    <w:p>
      <w:pPr>
        <w:pStyle w:val="BodyText"/>
      </w:pPr>
      <w:ins w:id="11" w:author="PR Preview" w:date="2026-01-01T00:00:00Z">
        <w:r>
          <w:rPr>
            <w:i/>
            <w:iCs/>
          </w:rPr>
          <w:t xml:space="preserve">Proof</w:t>
        </w:r>
      </w:ins>
      <w:ins w:id="12" w:author="PR Preview" w:date="2026-01-01T00:00:00Z">
        <w:r>
          <w:t xml:space="preserve">. </w:t>
        </w:r>
      </w:ins>
      <w:ins w:id="13" w:author="PR Preview" w:date="2026-01-01T00:00:00Z">
        <w:r>
          <w:t xml:space="preserve">Let</w:t>
        </w:r>
      </w:ins>
      <w:ins w:id="14" w:author="PR Preview" w:date="2026-01-01T00:00:00Z">
        <w:r>
          <w:t xml:space="preserve"> </w:t>
        </w:r>
      </w:ins>
      <m:oMath>
        <m:r>
          <m:t>p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satisfy</w:t>
        </w:r>
      </w:ins>
      <w:ins w:id="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ins w:id="18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2026-10-19T05:21:16Z</dcterms:created>
  <dcterms:modified xsi:type="dcterms:W3CDTF">2026-10-19T05:21:16Z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