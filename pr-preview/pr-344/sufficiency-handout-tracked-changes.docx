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 a sample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write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$t \stackrel{\text{def}}{=}T\mathopen{}\left(\mathord{\smash[b]{\underset{\raise.3ex\hbox{$\scriptstyle\sim$}}{x}}\vphantom{x}}\right)\mathclose{}$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event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lies inside the event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$T\mathopen{}\left(\mathord{\smash[b]{\underset{\raise.3ex\hbox{$\scriptstyle\sim$}}{X}}\vphantom{X}}\right)\mathclose{} = t$</w:delText>
        </w:r>
      </w:del>
      <w:del w:id="21" w:author="PR Preview" w:date="2026-01-01T00:00:00Z">
        <w:r>
          <w:delText xml:space="preserve">.</w:delText>
        </w:r>
      </w:del>
    </w:p>
    <w:p>
      <w:pPr>
        <w:pStyle w:val="BodyText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Let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$\mathord{\smash[b]{\underset{\raise.3ex\hbox{$\scriptstyle\sim$}}{x}}\vphantom{x}}$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be a value of the</w:t>
        </w:r>
      </w:ins>
      <w:ins w:id="29" w:author="PR Preview" w:date="2026-01-01T00:00:00Z">
        <w:r>
          <w:t xml:space="preserve"> </w:t>
        </w:r>
      </w:ins>
      <w:hyperlink r:id="rId19">
        <w:ins w:id="3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$\mathord{\smash[b]{\underset{\raise.3ex\hbox{$\scriptstyle\sim$}}{X}}\vphantom{X}}$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write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$t \stackrel{\text{def}}{=}T\mathopen{}\left(\mathord{\smash[b]{\underset{\raise.3ex\hbox{$\scriptstyle\sim$}}{x}}\vphantom{x}}\right)\mathclose{}$</w:t>
        </w:r>
      </w:ins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event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lies inside the event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4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del w:id="47" w:author="PR Preview" w:date="2026-01-01T00:00:00Z">
        <w:r>
          <w:rPr>
            <w:i/>
            <w:iCs/>
          </w:rPr>
          <w:delText xml:space="preserve">Proof</w:delText>
        </w:r>
      </w:del>
      <w:del w:id="48" w:author="PR Preview" w:date="2026-01-01T00:00:00Z">
        <w:r>
          <w:delText xml:space="preserve">. </w:delText>
        </w:r>
      </w:del>
      <w:del w:id="49" w:author="PR Preview" w:date="2026-01-01T00:00:00Z">
        <w:r>
          <w:delText xml:space="preserve">Take a discrete sample, and fix a value</w:delText>
        </w:r>
      </w:del>
      <w:del w:id="50" w:author="PR Preview" w:date="2026-01-01T00:00:00Z">
        <w:r>
          <w:delText xml:space="preserve"> </w:delText>
        </w:r>
      </w:del>
      <m:oMath>
        <m:r>
          <m:t>t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that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takes with positive probability.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Write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$\hat{\theta}= \hat{\theta}\mathopen{}\left(\mathord{\smash[b]{\underset{\raise.3ex\hbox{$\scriptstyle\sim$}}{X}}\vphantom{X}}\right)\mathclose{}$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i/>
            <w:iCs/>
          </w:rPr>
          <w:t xml:space="preserve">Proof</w:t>
        </w:r>
      </w:ins>
      <w:ins w:id="63" w:author="PR Preview" w:date="2026-01-01T00:00:00Z">
        <w:r>
          <w:t xml:space="preserve">. </w:t>
        </w:r>
      </w:ins>
      <w:ins w:id="64" w:author="PR Preview" w:date="2026-01-01T00:00:00Z">
        <w:r>
          <w:t xml:space="preserve">Take a</w:t>
        </w:r>
      </w:ins>
      <w:ins w:id="65" w:author="PR Preview" w:date="2026-01-01T00:00:00Z">
        <w:r>
          <w:t xml:space="preserve"> </w:t>
        </w:r>
      </w:ins>
      <w:hyperlink r:id="rId26">
        <w:ins w:id="66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67" w:author="PR Preview" w:date="2026-01-01T00:00:00Z">
        <w:r>
          <w:t xml:space="preserve"> </w:t>
        </w:r>
      </w:ins>
      <w:hyperlink r:id="rId19">
        <w:ins w:id="68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9" w:author="PR Preview" w:date="2026-01-01T00:00:00Z">
        <w:r>
          <w:t xml:space="preserve">, and choose a value</w:t>
        </w:r>
      </w:ins>
      <w:ins w:id="70" w:author="PR Preview" w:date="2026-01-01T00:00:00Z">
        <w:r>
          <w:t xml:space="preserve"> </w:t>
        </w:r>
      </w:ins>
      <m:oMath>
        <m:r>
          <m:t>t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that the</w:t>
        </w:r>
      </w:ins>
      <w:ins w:id="73" w:author="PR Preview" w:date="2026-01-01T00:00:00Z">
        <w:r>
          <w:t xml:space="preserve"> </w:t>
        </w:r>
      </w:ins>
      <w:hyperlink w:anchor="def-statistic">
        <w:ins w:id="74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takes with positive</w:t>
        </w:r>
      </w:ins>
      <w:ins w:id="79" w:author="PR Preview" w:date="2026-01-01T00:00:00Z">
        <w:r>
          <w:t xml:space="preserve"> </w:t>
        </w:r>
      </w:ins>
      <w:hyperlink r:id="rId27">
        <w:ins w:id="8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Write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$\hat{\theta}= \hat{\theta}\mathopen{}\left(\mathord{\smash[b]{\underset{\raise.3ex\hbox{$\scriptstyle\sim$}}{X}}\vphantom{X}}\right)\mathclose{}$</w:t>
        </w:r>
      </w:ins>
      <w:ins w:id="86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1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https://en.wikipedia.org/wiki/Rao%E2%80%93Blackwell_theorem</w:t>
        </w:r>
      </w:hyperlink>
    </w:p>
    <w:bookmarkEnd w:id="61"/>
    <w:bookmarkStart w:id="62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2"/>
    <w:bookmarkStart w:id="64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3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3" Type="http://schemas.openxmlformats.org/officeDocument/2006/relationships/hyperlink" Target="https://doi.org/10.1214/aoms/1177730497" TargetMode="External"/><Relationship Id="rId60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3" Type="http://schemas.openxmlformats.org/officeDocument/2006/relationships/hyperlink" Target="https://doi.org/10.1214/aoms/1177730497" TargetMode="External"/><Relationship Id="rId60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2026-10-19T05:21:57Z</dcterms:created>
  <dcterms:modified xsi:type="dcterms:W3CDTF">2026-10-19T05:21:57Z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