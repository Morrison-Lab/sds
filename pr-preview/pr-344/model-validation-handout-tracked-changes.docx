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00:18:04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00:19:01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81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38"/>
    <w:bookmarkStart w:id="13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0"/>
    <w:bookmarkStart w:id="14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1"/>
    <w:bookmarkStart w:id="14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3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2"/>
    <w:bookmarkStart w:id="14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43"/>
    <w:bookmarkStart w:id="144" w:name="exr-epe-split-nois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Exercise 7 (Separate the noise)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w:anchor="def-new-observation">
        <w:del w:id="10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relative to the random</w:delText>
        </w:r>
      </w:del>
      <w:del w:id="13" w:author="PR Preview" w:date="2026-01-01T00:00:00Z">
        <w:r>
          <w:delText xml:space="preserve"> </w:delText>
        </w:r>
      </w:del>
      <w:hyperlink w:anchor="def-training-set">
        <w:del w:id="1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" w:author="PR Preview" w:date="2026-01-01T00:00:00Z">
        <w:r>
          <w:delText xml:space="preserve">.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Fix</w:delText>
        </w:r>
      </w:del>
      <w:del w:id="1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0" w:author="PR Preview" w:date="2026-01-01T00:00:00Z">
        <w:r>
          <w:delText xml:space="preserve">.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Let</w:delText>
        </w:r>
      </w:del>
      <w:del w:id="23" w:author="PR Preview" w:date="2026-01-01T00:00:00Z">
        <w:r>
          <w:delText xml:space="preserve"> </w:delText>
        </w:r>
      </w:del>
      <m:oMath>
        <m:r>
          <m:t>ν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be the</w:delText>
        </w:r>
      </w:del>
      <w:del w:id="26" w:author="PR Preview" w:date="2026-01-01T00:00:00Z">
        <w:r>
          <w:delText xml:space="preserve"> </w:delText>
        </w:r>
      </w:del>
      <w:hyperlink w:anchor="def-noise">
        <w:del w:id="27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of</w:delText>
        </w:r>
      </w:del>
      <w:del w:id="3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31" w:author="PR Preview" w:date="2026-01-01T00:00:00Z">
        <w:r>
          <w:delText xml:space="preserve">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Let</w:delText>
        </w:r>
      </w:del>
      <w:del w:id="3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be its</w:delText>
        </w:r>
      </w:del>
      <w:del w:id="37" w:author="PR Preview" w:date="2026-01-01T00:00:00Z">
        <w:r>
          <w:delText xml:space="preserve"> </w:delText>
        </w:r>
      </w:del>
      <w:hyperlink r:id="rId137">
        <w:del w:id="38" w:author="PR Preview" w:date="2026-01-01T00:00:00Z">
          <w:r>
            <w:rPr>
              <w:rStyle w:val="Hyperlink"/>
            </w:rPr>
            <w:delText xml:space="preserve">population variance</w:delText>
          </w:r>
        </w:del>
      </w:hyperlink>
      <w:del w:id="39" w:author="PR Preview" w:date="2026-01-01T00:00:00Z">
        <w:r>
          <w:delText xml:space="preserve">, which we take to be finite.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Take every expectation below to be conditional on</w:delText>
        </w:r>
      </w:del>
      <w:del w:id="4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43" w:author="PR Preview" w:date="2026-01-01T00:00:00Z">
        <w:r>
          <w:delText xml:space="preserve">.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Add and subtract</w:delText>
        </w:r>
      </w:del>
      <w:del w:id="46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inside the square of the</w:delText>
        </w:r>
      </w:del>
      <w:del w:id="49" w:author="PR Preview" w:date="2026-01-01T00:00:00Z">
        <w:r>
          <w:delText xml:space="preserve"> </w:delText>
        </w:r>
      </w:del>
      <w:hyperlink w:anchor="def-epe">
        <w:del w:id="50" w:author="PR Preview" w:date="2026-01-01T00:00:00Z">
          <w:r>
            <w:rPr>
              <w:rStyle w:val="Hyperlink"/>
            </w:rPr>
            <w:delText xml:space="preserve">expected prediction error</w:delText>
          </w:r>
        </w:del>
      </w:hyperlink>
      <w:del w:id="51" w:author="PR Preview" w:date="2026-01-01T00:00:00Z">
        <w:r>
          <w:delText xml:space="preserve">,</w:delText>
        </w:r>
      </w:del>
    </w:p>
    <w:p>
      <w:pPr>
        <w:pStyle w:val="BodyText"/>
      </w:pPr>
      <w:ins w:id="52" w:author="PR Preview" w:date="2026-01-01T00:00:00Z">
        <w:r>
          <w:rPr>
            <w:b/>
            <w:bCs/>
          </w:rPr>
          <w:t xml:space="preserve">Exercise 7 (Separate the noise)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be a</w:t>
        </w:r>
      </w:ins>
      <w:ins w:id="57" w:author="PR Preview" w:date="2026-01-01T00:00:00Z">
        <w:r>
          <w:t xml:space="preserve"> </w:t>
        </w:r>
      </w:ins>
      <w:hyperlink w:anchor="def-new-observation">
        <w:ins w:id="58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relative to the random</w:t>
        </w:r>
      </w:ins>
      <w:ins w:id="61" w:author="PR Preview" w:date="2026-01-01T00:00:00Z">
        <w:r>
          <w:t xml:space="preserve"> </w:t>
        </w:r>
      </w:ins>
      <w:hyperlink w:anchor="def-training-set">
        <w:ins w:id="6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4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be the</w:t>
        </w:r>
      </w:ins>
      <w:ins w:id="67" w:author="PR Preview" w:date="2026-01-01T00:00:00Z">
        <w:r>
          <w:t xml:space="preserve"> </w:t>
        </w:r>
      </w:ins>
      <w:hyperlink w:anchor="def-noise">
        <w:ins w:id="68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of</w:t>
        </w:r>
      </w:ins>
      <w:ins w:id="71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72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be its</w:t>
        </w:r>
      </w:ins>
      <w:ins w:id="75" w:author="PR Preview" w:date="2026-01-01T00:00:00Z">
        <w:r>
          <w:t xml:space="preserve"> </w:t>
        </w:r>
      </w:ins>
      <w:hyperlink r:id="rId137">
        <w:ins w:id="76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77" w:author="PR Preview" w:date="2026-01-01T00:00:00Z">
        <w:r>
          <w:t xml:space="preserve">.</w:t>
        </w:r>
      </w:ins>
    </w:p>
    <w:p>
      <w:pPr>
        <w:pStyle w:val="FirstParagraph"/>
      </w:pPr>
      <w:ins w:id="78" w:author="PR Preview" w:date="2026-01-01T00:00:00Z">
        <w:r>
          <w:t xml:space="preserve">Assume:</w:t>
        </w:r>
      </w:ins>
    </w:p>
    <w:p>
      <w:pPr>
        <w:pStyle w:val="Compact"/>
        <w:numPr>
          <w:ilvl w:val="0"/>
          <w:numId w:val="1010"/>
        </w:numPr>
      </w:pPr>
      <w:ins w:id="79" w:author="PR Preview" w:date="2026-01-01T00:00:00Z">
        <w:r>
          <w:t xml:space="preserve">the new</w:t>
        </w:r>
      </w:ins>
      <w:ins w:id="80" w:author="PR Preview" w:date="2026-01-01T00:00:00Z">
        <w:r>
          <w:t xml:space="preserve"> </w:t>
        </w:r>
      </w:ins>
      <w:hyperlink w:anchor="def-covariate">
        <w:ins w:id="81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value</w:t>
        </w:r>
      </w:ins>
      <w:ins w:id="8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equals the covariate value</w:t>
        </w:r>
      </w:ins>
      <w:ins w:id="87" w:author="PR Preview" w:date="2026-01-01T00:00:00Z">
        <w:r>
          <w:t xml:space="preserve"> </w:t>
        </w:r>
      </w:ins>
      <m:oMath>
        <m:r>
          <m:t>x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of the</w:t>
        </w:r>
      </w:ins>
      <w:ins w:id="90" w:author="PR Preview" w:date="2026-01-01T00:00:00Z">
        <w:r>
          <w:t xml:space="preserve"> </w:t>
        </w:r>
      </w:ins>
      <w:hyperlink r:id="rId18">
        <w:ins w:id="9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and</w:t>
        </w:r>
      </w:ins>
    </w:p>
    <w:p>
      <w:pPr>
        <w:pStyle w:val="Compact"/>
        <w:numPr>
          <w:ilvl w:val="0"/>
          <w:numId w:val="1010"/>
        </w:numPr>
      </w:pPr>
      <w:ins w:id="94" w:author="PR Preview" w:date="2026-01-01T00:00:00Z">
        <w:r>
          <w:t xml:space="preserve">the population variance</w:t>
        </w:r>
      </w:ins>
      <w:ins w:id="9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is finite.</w:t>
        </w:r>
      </w:ins>
    </w:p>
    <w:p>
      <w:pPr>
        <w:pStyle w:val="FirstParagraph"/>
      </w:pPr>
      <w:ins w:id="98" w:author="PR Preview" w:date="2026-01-01T00:00:00Z">
        <w:r>
          <w:t xml:space="preserve">Take every expectation below to be conditional on</w:t>
        </w:r>
      </w:ins>
      <w:ins w:id="9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100" w:author="PR Preview" w:date="2026-01-01T00:00:00Z">
        <w:r>
          <w:t xml:space="preserve">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Add and subtract</w:t>
        </w:r>
      </w:ins>
      <w:ins w:id="103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inside the square of the</w:t>
        </w:r>
      </w:ins>
      <w:ins w:id="106" w:author="PR Preview" w:date="2026-01-01T00:00:00Z">
        <w:r>
          <w:t xml:space="preserve"> </w:t>
        </w:r>
      </w:ins>
      <w:hyperlink w:anchor="def-epe">
        <w:ins w:id="107" w:author="PR Preview" w:date="2026-01-01T00:00:00Z">
          <w:r>
            <w:rPr>
              <w:rStyle w:val="Hyperlink"/>
            </w:rPr>
            <w:t xml:space="preserve">expected prediction error</w:t>
          </w:r>
        </w:ins>
      </w:hyperlink>
      <w:ins w:id="10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4"/>
    <w:bookmarkStart w:id="15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7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9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1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2"/>
    <w:bookmarkStart w:id="154" w:name="thm-epe-split-noise"/>
    <w:p>
      <w:pPr>
        <w:pStyle w:val="BodyText"/>
      </w:pPr>
      <w:del w:id="109" w:author="PR Preview" w:date="2026-01-01T00:00:00Z">
        <w:r>
          <w:rPr>
            <w:b/>
            <w:bCs/>
          </w:rPr>
          <w:delText xml:space="preserve">Theorem 3 (The pMSE of a prediction is the pMSE of the mean estimate plus the noise variance)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Let</w:delText>
        </w:r>
      </w:del>
      <w:del w:id="11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be a</w:delText>
        </w:r>
      </w:del>
      <w:del w:id="115" w:author="PR Preview" w:date="2026-01-01T00:00:00Z">
        <w:r>
          <w:delText xml:space="preserve"> </w:delText>
        </w:r>
      </w:del>
      <w:hyperlink w:anchor="def-new-observation">
        <w:del w:id="116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relative to the random</w:delText>
        </w:r>
      </w:del>
      <w:del w:id="119" w:author="PR Preview" w:date="2026-01-01T00:00:00Z">
        <w:r>
          <w:delText xml:space="preserve"> </w:delText>
        </w:r>
      </w:del>
      <w:hyperlink w:anchor="def-training-set">
        <w:del w:id="12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2" w:author="PR Preview" w:date="2026-01-01T00:00:00Z">
        <w:r>
          <w:delText xml:space="preserve">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Fix</w:delText>
        </w:r>
      </w:del>
      <w:del w:id="12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26" w:author="PR Preview" w:date="2026-01-01T00:00:00Z">
        <w:r>
          <w:delText xml:space="preserve">.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Let</w:delText>
        </w:r>
      </w:del>
      <w:del w:id="129" w:author="PR Preview" w:date="2026-01-01T00:00:00Z">
        <w:r>
          <w:delText xml:space="preserve"> </w:delText>
        </w:r>
      </w:del>
      <m:oMath>
        <m:r>
          <m:t>ν</m:t>
        </m:r>
      </m:oMath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be the</w:delText>
        </w:r>
      </w:del>
      <w:del w:id="132" w:author="PR Preview" w:date="2026-01-01T00:00:00Z">
        <w:r>
          <w:delText xml:space="preserve"> </w:delText>
        </w:r>
      </w:del>
      <w:hyperlink w:anchor="def-noise">
        <w:del w:id="133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of</w:delText>
        </w:r>
      </w:del>
      <w:del w:id="13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137" w:author="PR Preview" w:date="2026-01-01T00:00:00Z">
        <w:r>
          <w:delText xml:space="preserve">.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Let</w:delText>
        </w:r>
      </w:del>
      <w:del w:id="14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be its</w:delText>
        </w:r>
      </w:del>
      <w:del w:id="143" w:author="PR Preview" w:date="2026-01-01T00:00:00Z">
        <w:r>
          <w:delText xml:space="preserve"> </w:delText>
        </w:r>
      </w:del>
      <w:hyperlink r:id="rId137">
        <w:del w:id="144" w:author="PR Preview" w:date="2026-01-01T00:00:00Z">
          <w:r>
            <w:rPr>
              <w:rStyle w:val="Hyperlink"/>
            </w:rPr>
            <w:delText xml:space="preserve">population variance</w:delText>
          </w:r>
        </w:del>
      </w:hyperlink>
      <w:del w:id="145" w:author="PR Preview" w:date="2026-01-01T00:00:00Z">
        <w:r>
          <w:delText xml:space="preserve">, which we take to be finite.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Then, given</w:delText>
        </w:r>
      </w:del>
      <w:del w:id="14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149" w:author="PR Preview" w:date="2026-01-01T00:00:00Z">
        <w:r>
          <w:delText xml:space="preserve">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the</w:delText>
        </w:r>
      </w:del>
      <w:del w:id="152" w:author="PR Preview" w:date="2026-01-01T00:00:00Z">
        <w:r>
          <w:delText xml:space="preserve"> </w:delText>
        </w:r>
      </w:del>
      <w:hyperlink w:anchor="def-epe">
        <w:del w:id="153" w:author="PR Preview" w:date="2026-01-01T00:00:00Z">
          <w:r>
            <w:rPr>
              <w:rStyle w:val="Hyperlink"/>
            </w:rPr>
            <w:delText xml:space="preserve">expected squared prediction error</w:delText>
          </w:r>
        </w:del>
      </w:hyperlink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(ESPE) of</w:delText>
        </w:r>
      </w:del>
      <w:del w:id="15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is the sum of two terms.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The first is the</w:delText>
        </w:r>
      </w:del>
      <w:del w:id="161" w:author="PR Preview" w:date="2026-01-01T00:00:00Z">
        <w:r>
          <w:delText xml:space="preserve"> </w:delText>
        </w:r>
      </w:del>
      <w:hyperlink w:anchor="def-irreducible-error">
        <w:del w:id="162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16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64" w:author="PR Preview" w:date="2026-01-01T00:00:00Z">
        <w:r>
          <w:delText xml:space="preserve">.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The second is the</w:delText>
        </w:r>
      </w:del>
      <w:del w:id="167" w:author="PR Preview" w:date="2026-01-01T00:00:00Z">
        <w:r>
          <w:delText xml:space="preserve"> </w:delText>
        </w:r>
      </w:del>
      <w:hyperlink r:id="rId121">
        <w:del w:id="168" w:author="PR Preview" w:date="2026-01-01T00:00:00Z">
          <w:r>
            <w:rPr>
              <w:rStyle w:val="Hyperlink"/>
            </w:rPr>
            <w:delText xml:space="preserve">expected squared estimation error</w:delText>
          </w:r>
        </w:del>
      </w:hyperlink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(ESEE) of</w:delText>
        </w:r>
      </w:del>
      <w:del w:id="17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as an</w:delText>
        </w:r>
      </w:del>
      <w:del w:id="174" w:author="PR Preview" w:date="2026-01-01T00:00:00Z">
        <w:r>
          <w:delText xml:space="preserve"> </w:delText>
        </w:r>
      </w:del>
      <w:hyperlink r:id="rId133">
        <w:del w:id="175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of</w:delText>
        </w:r>
      </w:del>
      <w:del w:id="178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79" w:author="PR Preview" w:date="2026-01-01T00:00:00Z">
        <w:r>
          <w:delText xml:space="preserve">:</w:delText>
        </w:r>
      </w:del>
    </w:p>
    <w:p>
      <w:pPr>
        <w:pStyle w:val="BodyText"/>
      </w:pPr>
      <w:ins w:id="180" w:author="PR Preview" w:date="2026-01-01T00:00:00Z">
        <w:r>
          <w:rPr>
            <w:b/>
            <w:bCs/>
          </w:rPr>
          <w:t xml:space="preserve">Theorem 3 (The pMSE of a prediction is the pMSE of the mean estimate plus the noise variance)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be a</w:t>
        </w:r>
      </w:ins>
      <w:ins w:id="185" w:author="PR Preview" w:date="2026-01-01T00:00:00Z">
        <w:r>
          <w:t xml:space="preserve"> </w:t>
        </w:r>
      </w:ins>
      <w:hyperlink w:anchor="def-new-observation">
        <w:ins w:id="186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relative to the random</w:t>
        </w:r>
      </w:ins>
      <w:ins w:id="189" w:author="PR Preview" w:date="2026-01-01T00:00:00Z">
        <w:r>
          <w:t xml:space="preserve"> </w:t>
        </w:r>
      </w:ins>
      <w:hyperlink w:anchor="def-training-set">
        <w:ins w:id="19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9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92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be the</w:t>
        </w:r>
      </w:ins>
      <w:ins w:id="195" w:author="PR Preview" w:date="2026-01-01T00:00:00Z">
        <w:r>
          <w:t xml:space="preserve"> </w:t>
        </w:r>
      </w:ins>
      <w:hyperlink w:anchor="def-noise">
        <w:ins w:id="196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of</w:t>
        </w:r>
      </w:ins>
      <w:ins w:id="19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200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be its</w:t>
        </w:r>
      </w:ins>
      <w:ins w:id="203" w:author="PR Preview" w:date="2026-01-01T00:00:00Z">
        <w:r>
          <w:t xml:space="preserve"> </w:t>
        </w:r>
      </w:ins>
      <w:hyperlink r:id="rId137">
        <w:ins w:id="204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205" w:author="PR Preview" w:date="2026-01-01T00:00:00Z">
        <w:r>
          <w:t xml:space="preserve">.</w:t>
        </w:r>
      </w:ins>
    </w:p>
    <w:p>
      <w:pPr>
        <w:pStyle w:val="FirstParagraph"/>
      </w:pPr>
      <w:ins w:id="206" w:author="PR Preview" w:date="2026-01-01T00:00:00Z">
        <w:r>
          <w:t xml:space="preserve">Assume:</w:t>
        </w:r>
      </w:ins>
    </w:p>
    <w:p>
      <w:pPr>
        <w:pStyle w:val="Compact"/>
        <w:numPr>
          <w:ilvl w:val="0"/>
          <w:numId w:val="1012"/>
        </w:numPr>
      </w:pPr>
      <w:ins w:id="207" w:author="PR Preview" w:date="2026-01-01T00:00:00Z">
        <w:r>
          <w:t xml:space="preserve">the new</w:t>
        </w:r>
      </w:ins>
      <w:ins w:id="208" w:author="PR Preview" w:date="2026-01-01T00:00:00Z">
        <w:r>
          <w:t xml:space="preserve"> </w:t>
        </w:r>
      </w:ins>
      <w:hyperlink w:anchor="def-covariate">
        <w:ins w:id="209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value</w:t>
        </w:r>
      </w:ins>
      <w:ins w:id="21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equals the covariate value</w:t>
        </w:r>
      </w:ins>
      <w:ins w:id="215" w:author="PR Preview" w:date="2026-01-01T00:00:00Z">
        <w:r>
          <w:t xml:space="preserve"> </w:t>
        </w:r>
      </w:ins>
      <m:oMath>
        <m:r>
          <m:t>x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of the</w:t>
        </w:r>
      </w:ins>
      <w:ins w:id="218" w:author="PR Preview" w:date="2026-01-01T00:00:00Z">
        <w:r>
          <w:t xml:space="preserve"> </w:t>
        </w:r>
      </w:ins>
      <w:hyperlink r:id="rId18">
        <w:ins w:id="21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and</w:t>
        </w:r>
      </w:ins>
    </w:p>
    <w:p>
      <w:pPr>
        <w:pStyle w:val="Compact"/>
        <w:numPr>
          <w:ilvl w:val="0"/>
          <w:numId w:val="1012"/>
        </w:numPr>
      </w:pPr>
      <w:ins w:id="222" w:author="PR Preview" w:date="2026-01-01T00:00:00Z">
        <w:r>
          <w:t xml:space="preserve">the population variance</w:t>
        </w:r>
      </w:ins>
      <w:ins w:id="22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is finite.</w:t>
        </w:r>
      </w:ins>
    </w:p>
    <w:p>
      <w:pPr>
        <w:pStyle w:val="FirstParagraph"/>
      </w:pPr>
      <w:ins w:id="226" w:author="PR Preview" w:date="2026-01-01T00:00:00Z">
        <w:r>
          <w:t xml:space="preserve">Then, given</w:t>
        </w:r>
      </w:ins>
      <w:ins w:id="22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28" w:author="PR Preview" w:date="2026-01-01T00:00:00Z">
        <w:r>
          <w:t xml:space="preserve">,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the</w:t>
        </w:r>
      </w:ins>
      <w:ins w:id="231" w:author="PR Preview" w:date="2026-01-01T00:00:00Z">
        <w:r>
          <w:t xml:space="preserve"> </w:t>
        </w:r>
      </w:ins>
      <w:hyperlink w:anchor="def-epe">
        <w:ins w:id="232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(ESPE) of</w:t>
        </w:r>
      </w:ins>
      <w:ins w:id="23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is the sum of two terms.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The first is the</w:t>
        </w:r>
      </w:ins>
      <w:ins w:id="240" w:author="PR Preview" w:date="2026-01-01T00:00:00Z">
        <w:r>
          <w:t xml:space="preserve"> </w:t>
        </w:r>
      </w:ins>
      <w:hyperlink w:anchor="def-irreducible-error">
        <w:ins w:id="241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24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243" w:author="PR Preview" w:date="2026-01-01T00:00:00Z">
        <w:r>
          <w:t xml:space="preserve">.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The second is the</w:t>
        </w:r>
      </w:ins>
      <w:ins w:id="246" w:author="PR Preview" w:date="2026-01-01T00:00:00Z">
        <w:r>
          <w:t xml:space="preserve"> </w:t>
        </w:r>
      </w:ins>
      <w:hyperlink r:id="rId121">
        <w:ins w:id="247" w:author="PR Preview" w:date="2026-01-01T00:00:00Z">
          <w:r>
            <w:rPr>
              <w:rStyle w:val="Hyperlink"/>
            </w:rPr>
            <w:t xml:space="preserve">expected squared estimation error</w:t>
          </w:r>
        </w:ins>
      </w:hyperlink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(ESEE) of</w:t>
        </w:r>
      </w:ins>
      <w:ins w:id="25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as an</w:t>
        </w:r>
      </w:ins>
      <w:ins w:id="253" w:author="PR Preview" w:date="2026-01-01T00:00:00Z">
        <w:r>
          <w:t xml:space="preserve"> </w:t>
        </w:r>
      </w:ins>
      <w:hyperlink r:id="rId133">
        <w:ins w:id="254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of</w:t>
        </w:r>
      </w:ins>
      <w:ins w:id="257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58" w:author="PR Preview" w:date="2026-01-01T00:00:00Z">
        <w:r>
          <w:t xml:space="preserve">:</w:t>
        </w:r>
      </w:ins>
    </w:p>
    <w:p>
      <w:pPr>
        <w:pStyle w:val="BodyText"/>
      </w:pPr>
      <w:bookmarkStart w:id="15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5" w:name="exm-epe-split-noise"/>
    <w:p>
      <w:pPr>
        <w:pStyle w:val="BodyText"/>
      </w:pPr>
      <w:del w:id="259" w:author="PR Preview" w:date="2026-01-01T00:00:00Z">
        <w:r>
          <w:rPr>
            <w:b/>
            <w:bCs/>
          </w:rPr>
          <w:delText xml:space="preserve">Example 23 (The two pMSEs differ by the noise variance)</w:delText>
        </w:r>
      </w:del>
      <w:del w:id="260" w:author="PR Preview" w:date="2026-01-01T00:00:00Z">
        <w:r>
          <w:delText xml:space="preserve"> </w:delText>
        </w:r>
      </w:del>
      <w:del w:id="261" w:author="PR Preview" w:date="2026-01-01T00:00:00Z">
        <w:r>
          <w:delText xml:space="preserve">Take a population whose mean function is known:</w:delText>
        </w:r>
      </w:del>
      <w:del w:id="26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with</w:delText>
        </w:r>
      </w:del>
      <w:del w:id="265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266" w:author="PR Preview" w:date="2026-01-01T00:00:00Z">
        <w:r>
          <w:delText xml:space="preserve">.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Fix</w:delText>
        </w:r>
      </w:del>
      <w:del w:id="26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0.25</m:t>
        </m:r>
      </m:oMath>
      <w:del w:id="270" w:author="PR Preview" w:date="2026-01-01T00:00:00Z">
        <w:r>
          <w:delText xml:space="preserve">, where</w:delText>
        </w:r>
      </w:del>
      <w:del w:id="271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72" w:author="PR Preview" w:date="2026-01-01T00:00:00Z">
        <w:r>
          <w:delText xml:space="preserve">,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and fit a cubic polynomial by least squares to</w:delText>
        </w:r>
      </w:del>
      <w:del w:id="27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observations.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We draw</w:delText>
        </w:r>
      </w:del>
      <w:del w:id="280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,</m:t>
        </m:r>
        <m:r>
          <m:t>000</m:t>
        </m:r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training sets,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each with its own new outcome at</w:delText>
        </w:r>
      </w:del>
      <w:del w:id="285" w:author="PR Preview" w:date="2026-01-01T00:00:00Z">
        <w:r>
          <w:delText xml:space="preserve"> </w:delText>
        </w:r>
      </w:del>
      <m:oMath>
        <m:r>
          <m:t>x</m:t>
        </m:r>
      </m:oMath>
      <w:del w:id="286" w:author="PR Preview" w:date="2026-01-01T00:00:00Z">
        <w:r>
          <w:delText xml:space="preserve">,</w:delText>
        </w:r>
      </w:del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and average the squared errors of the two targets over them.</w:delText>
        </w:r>
      </w:del>
    </w:p>
    <w:p>
      <w:pPr>
        <w:pStyle w:val="BodyText"/>
      </w:pPr>
      <w:ins w:id="289" w:author="PR Preview" w:date="2026-01-01T00:00:00Z">
        <w:r>
          <w:rPr>
            <w:b/>
            <w:bCs/>
          </w:rPr>
          <w:t xml:space="preserve">Example 23 (The two pMSEs differ by the noise variance)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Take a population whose mean function is known:</w:t>
        </w:r>
      </w:ins>
      <w:ins w:id="29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with</w:t>
        </w:r>
      </w:ins>
      <w:ins w:id="295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296" w:author="PR Preview" w:date="2026-01-01T00:00:00Z">
        <w:r>
          <w:t xml:space="preserve">.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Let the</w:t>
        </w:r>
      </w:ins>
      <w:ins w:id="299" w:author="PR Preview" w:date="2026-01-01T00:00:00Z">
        <w:r>
          <w:t xml:space="preserve"> </w:t>
        </w:r>
      </w:ins>
      <w:hyperlink w:anchor="def-covariate">
        <w:ins w:id="300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value be</w:t>
        </w:r>
      </w:ins>
      <w:ins w:id="30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0.25</m:t>
        </m:r>
      </m:oMath>
      <w:ins w:id="304" w:author="PR Preview" w:date="2026-01-01T00:00:00Z">
        <w:r>
          <w:t xml:space="preserve">, where the mean function value is</w:t>
        </w:r>
      </w:ins>
      <w:ins w:id="305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306" w:author="PR Preview" w:date="2026-01-01T00:00:00Z">
        <w:r>
          <w:t xml:space="preserve">,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and fit a cubic polynomial by least squares to</w:t>
        </w:r>
      </w:ins>
      <w:ins w:id="30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observations.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We draw</w:t>
        </w:r>
      </w:ins>
      <w:ins w:id="314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,</m:t>
        </m:r>
        <m:r>
          <m:t>000</m:t>
        </m:r>
      </m:oMath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training sets,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each with its own new outcome at</w:t>
        </w:r>
      </w:ins>
      <w:ins w:id="319" w:author="PR Preview" w:date="2026-01-01T00:00:00Z">
        <w:r>
          <w:t xml:space="preserve"> </w:t>
        </w:r>
      </w:ins>
      <m:oMath>
        <m:r>
          <m:t>x</m:t>
        </m:r>
      </m:oMath>
      <w:ins w:id="320" w:author="PR Preview" w:date="2026-01-01T00:00:00Z">
        <w:r>
          <w:t xml:space="preserve">,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and average the squared errors of the two targets over them.</w:t>
        </w:r>
      </w:ins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5"/>
    <w:bookmarkStart w:id="15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6"/>
    <w:bookmarkStart w:id="15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7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8"/>
    <w:bookmarkStart w:id="160" w:name="thm-epe-decomposition"/>
    <w:p>
      <w:pPr>
        <w:pStyle w:val="BodyText"/>
      </w:pPr>
      <w:del w:id="323" w:author="PR Preview" w:date="2026-01-01T00:00:00Z">
        <w:r>
          <w:rPr>
            <w:b/>
            <w:bCs/>
          </w:rPr>
          <w:delText xml:space="preserve">Theorem 4 (Bias, variance and noise)</w:delText>
        </w:r>
      </w:del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Let</w:delText>
        </w:r>
      </w:del>
      <w:del w:id="32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be a</w:delText>
        </w:r>
      </w:del>
      <w:del w:id="329" w:author="PR Preview" w:date="2026-01-01T00:00:00Z">
        <w:r>
          <w:delText xml:space="preserve"> </w:delText>
        </w:r>
      </w:del>
      <w:hyperlink w:anchor="def-new-observation">
        <w:del w:id="330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relative to the random</w:delText>
        </w:r>
      </w:del>
      <w:del w:id="333" w:author="PR Preview" w:date="2026-01-01T00:00:00Z">
        <w:r>
          <w:delText xml:space="preserve"> </w:delText>
        </w:r>
      </w:del>
      <w:hyperlink w:anchor="def-training-set">
        <w:del w:id="33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3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6" w:author="PR Preview" w:date="2026-01-01T00:00:00Z">
        <w:r>
          <w:delText xml:space="preserve">.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Fix</w:delText>
        </w:r>
      </w:del>
      <w:del w:id="33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340" w:author="PR Preview" w:date="2026-01-01T00:00:00Z">
        <w:r>
          <w:delText xml:space="preserve">.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Let</w:delText>
        </w:r>
      </w:del>
      <w:del w:id="343" w:author="PR Preview" w:date="2026-01-01T00:00:00Z">
        <w:r>
          <w:delText xml:space="preserve"> </w:delText>
        </w:r>
      </w:del>
      <m:oMath>
        <m:r>
          <m:t>ν</m:t>
        </m:r>
      </m:oMath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be the</w:delText>
        </w:r>
      </w:del>
      <w:del w:id="346" w:author="PR Preview" w:date="2026-01-01T00:00:00Z">
        <w:r>
          <w:delText xml:space="preserve"> </w:delText>
        </w:r>
      </w:del>
      <w:hyperlink w:anchor="def-noise">
        <w:del w:id="347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of</w:delText>
        </w:r>
      </w:del>
      <w:del w:id="35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351" w:author="PR Preview" w:date="2026-01-01T00:00:00Z">
        <w:r>
          <w:delText xml:space="preserve">.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Let</w:delText>
        </w:r>
      </w:del>
      <w:del w:id="35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be its</w:delText>
        </w:r>
      </w:del>
      <w:del w:id="357" w:author="PR Preview" w:date="2026-01-01T00:00:00Z">
        <w:r>
          <w:delText xml:space="preserve"> </w:delText>
        </w:r>
      </w:del>
      <w:hyperlink r:id="rId137">
        <w:del w:id="358" w:author="PR Preview" w:date="2026-01-01T00:00:00Z">
          <w:r>
            <w:rPr>
              <w:rStyle w:val="Hyperlink"/>
            </w:rPr>
            <w:delText xml:space="preserve">population variance</w:delText>
          </w:r>
        </w:del>
      </w:hyperlink>
      <w:del w:id="359" w:author="PR Preview" w:date="2026-01-01T00:00:00Z">
        <w:r>
          <w:delText xml:space="preserve">, which we take to be finite.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Suppose also that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363" w:author="PR Preview" w:date="2026-01-01T00:00:00Z">
        <w:r>
          <w:delText xml:space="preserve">.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Then the</w:delText>
        </w:r>
      </w:del>
      <w:del w:id="366" w:author="PR Preview" w:date="2026-01-01T00:00:00Z">
        <w:r>
          <w:delText xml:space="preserve"> </w:delText>
        </w:r>
      </w:del>
      <w:hyperlink w:anchor="def-epe">
        <w:del w:id="367" w:author="PR Preview" w:date="2026-01-01T00:00:00Z">
          <w:r>
            <w:rPr>
              <w:rStyle w:val="Hyperlink"/>
            </w:rPr>
            <w:delText xml:space="preserve">expected prediction error at</w:delText>
          </w:r>
        </w:del>
        <w:del w:id="368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is the squared</w:delText>
        </w:r>
      </w:del>
      <w:del w:id="371" w:author="PR Preview" w:date="2026-01-01T00:00:00Z">
        <w:r>
          <w:delText xml:space="preserve"> </w:delText>
        </w:r>
      </w:del>
      <w:hyperlink w:anchor="def-prediction-bias">
        <w:del w:id="372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of the prediction</w:delText>
        </w:r>
      </w:del>
      <w:del w:id="37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76" w:author="PR Preview" w:date="2026-01-01T00:00:00Z">
        <w:r>
          <w:delText xml:space="preserve">, used as an</w:delText>
        </w:r>
      </w:del>
      <w:del w:id="377" w:author="PR Preview" w:date="2026-01-01T00:00:00Z">
        <w:r>
          <w:delText xml:space="preserve"> </w:delText>
        </w:r>
      </w:del>
      <w:hyperlink r:id="rId133">
        <w:del w:id="378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of the</w:delText>
        </w:r>
      </w:del>
      <w:del w:id="381" w:author="PR Preview" w:date="2026-01-01T00:00:00Z">
        <w:r>
          <w:delText xml:space="preserve"> </w:delText>
        </w:r>
      </w:del>
      <w:hyperlink w:anchor="def-mean-function">
        <w:del w:id="382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value</w:delText>
        </w:r>
      </w:del>
      <w:del w:id="385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386" w:author="PR Preview" w:date="2026-01-01T00:00:00Z">
        <w:r>
          <w:delText xml:space="preserve">,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plus its</w:delText>
        </w:r>
      </w:del>
      <w:del w:id="389" w:author="PR Preview" w:date="2026-01-01T00:00:00Z">
        <w:r>
          <w:delText xml:space="preserve"> </w:delText>
        </w:r>
      </w:del>
      <w:hyperlink r:id="rId137">
        <w:del w:id="390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391" w:author="PR Preview" w:date="2026-01-01T00:00:00Z">
        <w:r>
          <w:delText xml:space="preserve">,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plus</w:delText>
        </w:r>
      </w:del>
      <w:del w:id="394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395" w:author="PR Preview" w:date="2026-01-01T00:00:00Z">
        <w:r>
          <w:delText xml:space="preserve">:</w:delText>
        </w:r>
      </w:del>
    </w:p>
    <w:p>
      <w:pPr>
        <w:pStyle w:val="BodyText"/>
      </w:pPr>
      <w:ins w:id="396" w:author="PR Preview" w:date="2026-01-01T00:00:00Z">
        <w:r>
          <w:rPr>
            <w:b/>
            <w:bCs/>
          </w:rPr>
          <w:t xml:space="preserve">Theorem 4 (Bias, variance and noise)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Let:</w:t>
        </w:r>
      </w:ins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be a</w:t>
        </w:r>
      </w:ins>
      <w:ins w:id="401" w:author="PR Preview" w:date="2026-01-01T00:00:00Z">
        <w:r>
          <w:t xml:space="preserve"> </w:t>
        </w:r>
      </w:ins>
      <w:hyperlink w:anchor="def-new-observation">
        <w:ins w:id="402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relative to the random</w:t>
        </w:r>
      </w:ins>
      <w:ins w:id="405" w:author="PR Preview" w:date="2026-01-01T00:00:00Z">
        <w:r>
          <w:t xml:space="preserve"> </w:t>
        </w:r>
      </w:ins>
      <w:hyperlink w:anchor="def-training-set">
        <w:ins w:id="40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0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08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be the</w:t>
        </w:r>
      </w:ins>
      <w:ins w:id="411" w:author="PR Preview" w:date="2026-01-01T00:00:00Z">
        <w:r>
          <w:t xml:space="preserve"> </w:t>
        </w:r>
      </w:ins>
      <w:hyperlink w:anchor="def-noise">
        <w:ins w:id="412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of</w:t>
        </w:r>
      </w:ins>
      <w:ins w:id="41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416" w:author="PR Preview" w:date="2026-01-01T00:00:00Z">
        <w:r>
          <w:t xml:space="preserve">, and</w:t>
        </w:r>
      </w:ins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be its</w:t>
        </w:r>
      </w:ins>
      <w:ins w:id="419" w:author="PR Preview" w:date="2026-01-01T00:00:00Z">
        <w:r>
          <w:t xml:space="preserve"> </w:t>
        </w:r>
      </w:ins>
      <w:hyperlink r:id="rId137">
        <w:ins w:id="420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421" w:author="PR Preview" w:date="2026-01-01T00:00:00Z">
        <w:r>
          <w:t xml:space="preserve">.</w:t>
        </w:r>
      </w:ins>
    </w:p>
    <w:p>
      <w:pPr>
        <w:pStyle w:val="FirstParagraph"/>
      </w:pPr>
      <w:ins w:id="422" w:author="PR Preview" w:date="2026-01-01T00:00:00Z">
        <w:r>
          <w:t xml:space="preserve">Assume:</w:t>
        </w:r>
      </w:ins>
    </w:p>
    <w:p>
      <w:pPr>
        <w:pStyle w:val="Compact"/>
        <w:numPr>
          <w:ilvl w:val="0"/>
          <w:numId w:val="1014"/>
        </w:numPr>
      </w:pPr>
      <w:ins w:id="423" w:author="PR Preview" w:date="2026-01-01T00:00:00Z">
        <w:r>
          <w:t xml:space="preserve">the new</w:t>
        </w:r>
      </w:ins>
      <w:ins w:id="424" w:author="PR Preview" w:date="2026-01-01T00:00:00Z">
        <w:r>
          <w:t xml:space="preserve"> </w:t>
        </w:r>
      </w:ins>
      <w:hyperlink w:anchor="def-covariate">
        <w:ins w:id="425" w:author="PR Preview" w:date="2026-01-01T00:00:00Z">
          <w:r>
            <w:rPr>
              <w:rStyle w:val="Hyperlink"/>
            </w:rPr>
            <w:t xml:space="preserve">covariate</w:t>
          </w:r>
        </w:ins>
      </w:hyperlink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value</w:t>
        </w:r>
      </w:ins>
      <w:ins w:id="42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equals the covariate value</w:t>
        </w:r>
      </w:ins>
      <w:ins w:id="431" w:author="PR Preview" w:date="2026-01-01T00:00:00Z">
        <w:r>
          <w:t xml:space="preserve"> </w:t>
        </w:r>
      </w:ins>
      <m:oMath>
        <m:r>
          <m:t>x</m:t>
        </m:r>
      </m:oMath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of the</w:t>
        </w:r>
      </w:ins>
      <w:ins w:id="434" w:author="PR Preview" w:date="2026-01-01T00:00:00Z">
        <w:r>
          <w:t xml:space="preserve"> </w:t>
        </w:r>
      </w:ins>
      <w:hyperlink r:id="rId18">
        <w:ins w:id="43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36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14"/>
        </w:numPr>
      </w:pPr>
      <w:ins w:id="437" w:author="PR Preview" w:date="2026-01-01T00:00:00Z">
        <w:r>
          <w:t xml:space="preserve">the population variance</w:t>
        </w:r>
      </w:ins>
      <w:ins w:id="43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is finite, and</w:t>
        </w:r>
      </w:ins>
    </w:p>
    <w:p>
      <w:pPr>
        <w:pStyle w:val="Compact"/>
        <w:numPr>
          <w:ilvl w:val="0"/>
          <w:numId w:val="1014"/>
        </w:numPr>
      </w:pPr>
      <w:ins w:id="441" w:author="PR Preview" w:date="2026-01-01T00:00:00Z">
        <w:r>
          <w:t xml:space="preserve">the expected squared prediction</w:t>
        </w:r>
      </w:ins>
      <w:ins w:id="44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is finite.</w:t>
        </w:r>
      </w:ins>
    </w:p>
    <w:p>
      <w:pPr>
        <w:pStyle w:val="FirstParagraph"/>
      </w:pPr>
      <w:ins w:id="445" w:author="PR Preview" w:date="2026-01-01T00:00:00Z">
        <w:r>
          <w:t xml:space="preserve">Then the</w:t>
        </w:r>
      </w:ins>
      <w:ins w:id="446" w:author="PR Preview" w:date="2026-01-01T00:00:00Z">
        <w:r>
          <w:t xml:space="preserve"> </w:t>
        </w:r>
      </w:ins>
      <w:hyperlink w:anchor="def-epe">
        <w:ins w:id="447" w:author="PR Preview" w:date="2026-01-01T00:00:00Z">
          <w:r>
            <w:rPr>
              <w:rStyle w:val="Hyperlink"/>
            </w:rPr>
            <w:t xml:space="preserve">expected prediction error at</w:t>
          </w:r>
        </w:ins>
        <w:ins w:id="44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is the squared</w:t>
        </w:r>
      </w:ins>
      <w:ins w:id="451" w:author="PR Preview" w:date="2026-01-01T00:00:00Z">
        <w:r>
          <w:t xml:space="preserve"> </w:t>
        </w:r>
      </w:ins>
      <w:hyperlink w:anchor="def-prediction-bias">
        <w:ins w:id="452" w:author="PR Preview" w:date="2026-01-01T00:00:00Z">
          <w:r>
            <w:rPr>
              <w:rStyle w:val="Hyperlink"/>
            </w:rPr>
            <w:t xml:space="preserve">bias</w:t>
          </w:r>
        </w:ins>
      </w:hyperlink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of the prediction</w:t>
        </w:r>
      </w:ins>
      <w:ins w:id="45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56" w:author="PR Preview" w:date="2026-01-01T00:00:00Z">
        <w:r>
          <w:t xml:space="preserve">, used as an</w:t>
        </w:r>
      </w:ins>
      <w:ins w:id="457" w:author="PR Preview" w:date="2026-01-01T00:00:00Z">
        <w:r>
          <w:t xml:space="preserve"> </w:t>
        </w:r>
      </w:ins>
      <w:hyperlink r:id="rId133">
        <w:ins w:id="458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of the</w:t>
        </w:r>
      </w:ins>
      <w:ins w:id="461" w:author="PR Preview" w:date="2026-01-01T00:00:00Z">
        <w:r>
          <w:t xml:space="preserve"> </w:t>
        </w:r>
      </w:ins>
      <w:hyperlink w:anchor="def-mean-function">
        <w:ins w:id="462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value</w:t>
        </w:r>
      </w:ins>
      <w:ins w:id="465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66" w:author="PR Preview" w:date="2026-01-01T00:00:00Z">
        <w:r>
          <w:t xml:space="preserve">,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plus its</w:t>
        </w:r>
      </w:ins>
      <w:ins w:id="469" w:author="PR Preview" w:date="2026-01-01T00:00:00Z">
        <w:r>
          <w:t xml:space="preserve"> </w:t>
        </w:r>
      </w:ins>
      <w:hyperlink r:id="rId137">
        <w:ins w:id="47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471" w:author="PR Preview" w:date="2026-01-01T00:00:00Z">
        <w:r>
          <w:t xml:space="preserve">,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plus</w:t>
        </w:r>
      </w:ins>
      <w:ins w:id="47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75" w:author="PR Preview" w:date="2026-01-01T00:00:00Z">
        <w:r>
          <w:t xml:space="preserve">:</w:t>
        </w:r>
      </w:ins>
    </w:p>
    <w:p>
      <w:pPr>
        <w:pStyle w:val="BodyText"/>
      </w:pPr>
      <w:bookmarkStart w:id="15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1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63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3"/>
    <w:bookmarkStart w:id="165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6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6"/>
    <w:bookmarkStart w:id="167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7"/>
    <w:bookmarkStart w:id="169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9"/>
    <w:bookmarkStart w:id="170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0"/>
    <w:bookmarkStart w:id="171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1"/>
    <w:bookmarkStart w:id="17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2"/>
    <w:bookmarkStart w:id="17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3"/>
    <w:bookmarkStart w:id="174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75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5"/>
    <w:bookmarkStart w:id="180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0"/>
    <w:bookmarkEnd w:id="181"/>
    <w:bookmarkStart w:id="230" w:name="sec-data-splits"/>
    <w:p>
      <w:pPr>
        <w:pStyle w:val="Heading2"/>
      </w:pPr>
      <w:r>
        <w:t xml:space="preserve">5 Training, validation, and test sets</w:t>
      </w:r>
    </w:p>
    <w:bookmarkStart w:id="182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2"/>
    <w:bookmarkStart w:id="183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3"/>
    <w:bookmarkStart w:id="185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4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5"/>
    <w:bookmarkStart w:id="186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6"/>
    <w:bookmarkStart w:id="188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7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8"/>
    <w:bookmarkStart w:id="189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9"/>
    <w:bookmarkStart w:id="190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0"/>
    <w:bookmarkStart w:id="191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1"/>
    <w:bookmarkStart w:id="193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3"/>
    <w:bookmarkStart w:id="195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4"/>
    </w:p>
    <w:bookmarkEnd w:id="195"/>
    <w:bookmarkStart w:id="197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5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5"/>
    <w:bookmarkStart w:id="206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6"/>
    <w:bookmarkStart w:id="229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9"/>
    <w:bookmarkEnd w:id="230"/>
    <w:bookmarkStart w:id="26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1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1"/>
    <w:bookmarkStart w:id="232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2"/>
    <w:bookmarkStart w:id="234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5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5"/>
    <w:bookmarkStart w:id="237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0"/>
    <w:bookmarkStart w:id="242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3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3"/>
    <w:bookmarkStart w:id="244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4"/>
    <w:bookmarkStart w:id="245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5"/>
    <w:bookmarkStart w:id="247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8"/>
    <w:bookmarkStart w:id="249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9"/>
    <w:bookmarkStart w:id="250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0"/>
    <w:bookmarkStart w:id="252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4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3"/>
    </w:p>
    <w:bookmarkEnd w:id="254"/>
    <w:bookmarkStart w:id="255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5"/>
    <w:bookmarkStart w:id="256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6"/>
    <w:bookmarkStart w:id="257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7"/>
    <w:bookmarkStart w:id="262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2"/>
    <w:bookmarkStart w:id="265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5"/>
    <w:bookmarkEnd w:id="266"/>
    <w:bookmarkStart w:id="294" w:name="sec-loocv"/>
    <w:p>
      <w:pPr>
        <w:pStyle w:val="Heading2"/>
      </w:pPr>
      <w:r>
        <w:t xml:space="preserve">7 Leave-one-out cross-validation</w:t>
      </w:r>
    </w:p>
    <w:bookmarkStart w:id="267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7"/>
    <w:bookmarkStart w:id="268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8"/>
    <w:bookmarkStart w:id="270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0"/>
    <w:bookmarkStart w:id="27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3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2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72"/>
    </w:p>
    <w:bookmarkEnd w:id="273"/>
    <w:bookmarkStart w:id="275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4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5"/>
    <w:bookmarkStart w:id="277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6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6"/>
    </w:p>
    <w:bookmarkEnd w:id="277"/>
    <w:bookmarkStart w:id="279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9"/>
    <w:bookmarkStart w:id="282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2"/>
    <w:bookmarkStart w:id="285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4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5"/>
    <w:bookmarkStart w:id="287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7"/>
    <w:bookmarkStart w:id="290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9"/>
    </w:p>
    <w:bookmarkEnd w:id="2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1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1"/>
    <w:bookmarkStart w:id="292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2"/>
    <w:bookmarkStart w:id="293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3"/>
    <w:bookmarkEnd w:id="294"/>
    <w:bookmarkStart w:id="324" w:name="sec-cv-model-choice"/>
    <w:p>
      <w:pPr>
        <w:pStyle w:val="Heading2"/>
      </w:pPr>
      <w:r>
        <w:t xml:space="preserve">8 Choosing a model by cross-validation</w:t>
      </w:r>
    </w:p>
    <w:bookmarkStart w:id="296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5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7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9"/>
    <w:bookmarkStart w:id="301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2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2"/>
    <w:bookmarkStart w:id="303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3"/>
    <w:bookmarkStart w:id="306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6"/>
    <w:bookmarkStart w:id="309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7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8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0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0"/>
    <w:bookmarkStart w:id="312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2"/>
    <w:bookmarkStart w:id="314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6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5"/>
    </w:p>
    <w:bookmarkEnd w:id="316"/>
    <w:bookmarkStart w:id="318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8"/>
    <w:bookmarkStart w:id="323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3"/>
    <w:bookmarkEnd w:id="324"/>
    <w:bookmarkStart w:id="330" w:name="sec-cv-whole-procedure"/>
    <w:p>
      <w:pPr>
        <w:pStyle w:val="Heading2"/>
      </w:pPr>
      <w:r>
        <w:t xml:space="preserve">9 Cross-validating the whole procedure</w:t>
      </w:r>
    </w:p>
    <w:bookmarkStart w:id="327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7"/>
    <w:bookmarkStart w:id="328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8"/>
    <w:bookmarkStart w:id="329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9"/>
    <w:bookmarkEnd w:id="330"/>
    <w:bookmarkStart w:id="33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1"/>
    <w:bookmarkStart w:id="357" w:name="references"/>
    <w:p>
      <w:pPr>
        <w:pStyle w:val="Heading2"/>
      </w:pPr>
      <w:r>
        <w:t xml:space="preserve">References</w:t>
      </w:r>
    </w:p>
    <w:bookmarkStart w:id="356" w:name="refs"/>
    <w:bookmarkStart w:id="33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2">
        <w:r>
          <w:rPr>
            <w:rStyle w:val="Hyperlink"/>
          </w:rPr>
          <w:t xml:space="preserve">https://en.wikipedia.org/wiki/Random_seed</w:t>
        </w:r>
      </w:hyperlink>
    </w:p>
    <w:bookmarkEnd w:id="333"/>
    <w:bookmarkStart w:id="335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5"/>
    <w:bookmarkStart w:id="337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7"/>
    <w:bookmarkStart w:id="339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https://en.wikipedia.org/wiki/Generalization_error</w:t>
        </w:r>
      </w:hyperlink>
    </w:p>
    <w:bookmarkEnd w:id="339"/>
    <w:bookmarkStart w:id="341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1"/>
    <w:bookmarkStart w:id="343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https://en.wikipedia.org/wiki/Overfitting</w:t>
        </w:r>
      </w:hyperlink>
    </w:p>
    <w:bookmarkEnd w:id="343"/>
    <w:bookmarkStart w:id="345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https://en.wikipedia.org/wiki/Bias%E2%80%93variance_tradeoff</w:t>
        </w:r>
      </w:hyperlink>
    </w:p>
    <w:bookmarkEnd w:id="345"/>
    <w:bookmarkStart w:id="347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7"/>
    <w:bookmarkStart w:id="349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https://en.wikipedia.org/wiki/Model_selection</w:t>
        </w:r>
      </w:hyperlink>
    </w:p>
    <w:bookmarkEnd w:id="349"/>
    <w:bookmarkStart w:id="351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https://en.wikipedia.org/wiki/Cross-validation_%28statistics%29</w:t>
        </w:r>
      </w:hyperlink>
    </w:p>
    <w:bookmarkEnd w:id="351"/>
    <w:bookmarkStart w:id="353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2">
        <w:r>
          <w:rPr>
            <w:rStyle w:val="Hyperlink"/>
          </w:rPr>
          <w:t xml:space="preserve">https://www.gastonsanchez.com/matrix4sl/</w:t>
        </w:r>
      </w:hyperlink>
    </w:p>
    <w:bookmarkEnd w:id="353"/>
    <w:bookmarkStart w:id="355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https://en.wikipedia.org/wiki/Leverage_%28statistics%29</w:t>
        </w:r>
      </w:hyperlink>
    </w:p>
    <w:bookmarkEnd w:id="355"/>
    <w:bookmarkEnd w:id="356"/>
    <w:bookmarkEnd w:id="3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6" Type="http://schemas.openxmlformats.org/officeDocument/2006/relationships/image" Target="media/rId226.png"/><Relationship Id="rId258" Type="http://schemas.openxmlformats.org/officeDocument/2006/relationships/image" Target="media/rId258.png"/><Relationship Id="rId319" Type="http://schemas.openxmlformats.org/officeDocument/2006/relationships/image" Target="media/rId319.png"/><Relationship Id="rId176" Type="http://schemas.openxmlformats.org/officeDocument/2006/relationships/image" Target="media/rId176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220" Type="http://schemas.openxmlformats.org/officeDocument/2006/relationships/image" Target="media/rId220.png"/><Relationship Id="rId31" Type="http://schemas.openxmlformats.org/officeDocument/2006/relationships/hyperlink" Target="correlation-regression.qmd#def-normal-equations" TargetMode="External"/><Relationship Id="rId283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4" Type="http://schemas.openxmlformats.org/officeDocument/2006/relationships/hyperlink" Target="correlation-regression.qmd#def-slr-covariate-vector" TargetMode="External"/><Relationship Id="rId286" Type="http://schemas.openxmlformats.org/officeDocument/2006/relationships/hyperlink" Target="correlation-regression.qmd#thm-ols-slr-vector" TargetMode="External"/><Relationship Id="rId311" Type="http://schemas.openxmlformats.org/officeDocument/2006/relationships/hyperlink" Target="estimation.qmd#def-SE" TargetMode="External"/><Relationship Id="rId150" Type="http://schemas.openxmlformats.org/officeDocument/2006/relationships/hyperlink" Target="estimation.qmd#def-bias" TargetMode="External"/><Relationship Id="rId151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9" Type="http://schemas.openxmlformats.org/officeDocument/2006/relationships/hyperlink" Target="exploratory-descriptive.qmd#def-population" TargetMode="External"/><Relationship Id="rId148" Type="http://schemas.openxmlformats.org/officeDocument/2006/relationships/hyperlink" Target="exploratory-descriptive.qmd#def-population-distribution" TargetMode="External"/><Relationship Id="rId307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6" Type="http://schemas.openxmlformats.org/officeDocument/2006/relationships/hyperlink" Target="https://doi.org/10.1007/978-0-387-84858-7" TargetMode="External"/><Relationship Id="rId340" Type="http://schemas.openxmlformats.org/officeDocument/2006/relationships/hyperlink" Target="https://doi.org/10.1007/978-1-0716-1418-1" TargetMode="External"/><Relationship Id="rId344" Type="http://schemas.openxmlformats.org/officeDocument/2006/relationships/hyperlink" Target="https://en.wikipedia.org/wiki/Bias%E2%80%93variance_tradeoff" TargetMode="External"/><Relationship Id="rId350" Type="http://schemas.openxmlformats.org/officeDocument/2006/relationships/hyperlink" Target="https://en.wikipedia.org/wiki/Cross-validation_%28statistics%29" TargetMode="External"/><Relationship Id="rId338" Type="http://schemas.openxmlformats.org/officeDocument/2006/relationships/hyperlink" Target="https://en.wikipedia.org/wiki/Generalization_error" TargetMode="External"/><Relationship Id="rId346" Type="http://schemas.openxmlformats.org/officeDocument/2006/relationships/hyperlink" Target="https://en.wikipedia.org/wiki/Hyperparameter_%28machine_learning%29" TargetMode="External"/><Relationship Id="rId354" Type="http://schemas.openxmlformats.org/officeDocument/2006/relationships/hyperlink" Target="https://en.wikipedia.org/wiki/Leverage_%28statistics%29" TargetMode="External"/><Relationship Id="rId348" Type="http://schemas.openxmlformats.org/officeDocument/2006/relationships/hyperlink" Target="https://en.wikipedia.org/wiki/Model_selection" TargetMode="External"/><Relationship Id="rId342" Type="http://schemas.openxmlformats.org/officeDocument/2006/relationships/hyperlink" Target="https://en.wikipedia.org/wiki/Overfitting" TargetMode="External"/><Relationship Id="rId332" Type="http://schemas.openxmlformats.org/officeDocument/2006/relationships/hyperlink" Target="https://en.wikipedia.org/wiki/Random_seed" TargetMode="External"/><Relationship Id="rId334" Type="http://schemas.openxmlformats.org/officeDocument/2006/relationships/hyperlink" Target="https://en.wikipedia.org/wiki/Training,_validation,_and_test_data_sets" TargetMode="External"/><Relationship Id="rId204" Type="http://schemas.openxmlformats.org/officeDocument/2006/relationships/hyperlink" Target="https://morrison-lab.github.io/lds/chapters/big-ideas.html#def-test-set" TargetMode="External"/><Relationship Id="rId202" Type="http://schemas.openxmlformats.org/officeDocument/2006/relationships/hyperlink" Target="https://morrison-lab.github.io/lds/chapters/big-ideas.html#def-training-set" TargetMode="External"/><Relationship Id="rId203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62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5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7" Type="http://schemas.openxmlformats.org/officeDocument/2006/relationships/hyperlink" Target="https://morrison-lab.github.io/pds/variance-covariance.html#def-variance" TargetMode="External"/><Relationship Id="rId146" Type="http://schemas.openxmlformats.org/officeDocument/2006/relationships/hyperlink" Target="https://morrison-lab.github.io/pds/variance-covariance.html#thm-variance" TargetMode="External"/><Relationship Id="rId352" Type="http://schemas.openxmlformats.org/officeDocument/2006/relationships/hyperlink" Target="https://www.gastonsanchez.com/matrix4sl/" TargetMode="External"/><Relationship Id="rId278" Type="http://schemas.openxmlformats.org/officeDocument/2006/relationships/hyperlink" Target="https://www.gastonsanchez.com/matrix4sl/cross-products.html#cross-products" TargetMode="External"/><Relationship Id="rId28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3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4" Type="http://schemas.openxmlformats.org/officeDocument/2006/relationships/hyperlink" Target="correlation-regression.qmd#def-slr-covariate-vector" TargetMode="External"/><Relationship Id="rId286" Type="http://schemas.openxmlformats.org/officeDocument/2006/relationships/hyperlink" Target="correlation-regression.qmd#thm-ols-slr-vector" TargetMode="External"/><Relationship Id="rId311" Type="http://schemas.openxmlformats.org/officeDocument/2006/relationships/hyperlink" Target="estimation.qmd#def-SE" TargetMode="External"/><Relationship Id="rId150" Type="http://schemas.openxmlformats.org/officeDocument/2006/relationships/hyperlink" Target="estimation.qmd#def-bias" TargetMode="External"/><Relationship Id="rId151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9" Type="http://schemas.openxmlformats.org/officeDocument/2006/relationships/hyperlink" Target="exploratory-descriptive.qmd#def-population" TargetMode="External"/><Relationship Id="rId148" Type="http://schemas.openxmlformats.org/officeDocument/2006/relationships/hyperlink" Target="exploratory-descriptive.qmd#def-population-distribution" TargetMode="External"/><Relationship Id="rId307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6" Type="http://schemas.openxmlformats.org/officeDocument/2006/relationships/hyperlink" Target="https://doi.org/10.1007/978-0-387-84858-7" TargetMode="External"/><Relationship Id="rId340" Type="http://schemas.openxmlformats.org/officeDocument/2006/relationships/hyperlink" Target="https://doi.org/10.1007/978-1-0716-1418-1" TargetMode="External"/><Relationship Id="rId344" Type="http://schemas.openxmlformats.org/officeDocument/2006/relationships/hyperlink" Target="https://en.wikipedia.org/wiki/Bias%E2%80%93variance_tradeoff" TargetMode="External"/><Relationship Id="rId350" Type="http://schemas.openxmlformats.org/officeDocument/2006/relationships/hyperlink" Target="https://en.wikipedia.org/wiki/Cross-validation_%28statistics%29" TargetMode="External"/><Relationship Id="rId338" Type="http://schemas.openxmlformats.org/officeDocument/2006/relationships/hyperlink" Target="https://en.wikipedia.org/wiki/Generalization_error" TargetMode="External"/><Relationship Id="rId346" Type="http://schemas.openxmlformats.org/officeDocument/2006/relationships/hyperlink" Target="https://en.wikipedia.org/wiki/Hyperparameter_%28machine_learning%29" TargetMode="External"/><Relationship Id="rId354" Type="http://schemas.openxmlformats.org/officeDocument/2006/relationships/hyperlink" Target="https://en.wikipedia.org/wiki/Leverage_%28statistics%29" TargetMode="External"/><Relationship Id="rId348" Type="http://schemas.openxmlformats.org/officeDocument/2006/relationships/hyperlink" Target="https://en.wikipedia.org/wiki/Model_selection" TargetMode="External"/><Relationship Id="rId342" Type="http://schemas.openxmlformats.org/officeDocument/2006/relationships/hyperlink" Target="https://en.wikipedia.org/wiki/Overfitting" TargetMode="External"/><Relationship Id="rId332" Type="http://schemas.openxmlformats.org/officeDocument/2006/relationships/hyperlink" Target="https://en.wikipedia.org/wiki/Random_seed" TargetMode="External"/><Relationship Id="rId334" Type="http://schemas.openxmlformats.org/officeDocument/2006/relationships/hyperlink" Target="https://en.wikipedia.org/wiki/Training,_validation,_and_test_data_sets" TargetMode="External"/><Relationship Id="rId204" Type="http://schemas.openxmlformats.org/officeDocument/2006/relationships/hyperlink" Target="https://morrison-lab.github.io/lds/chapters/big-ideas.html#def-test-set" TargetMode="External"/><Relationship Id="rId202" Type="http://schemas.openxmlformats.org/officeDocument/2006/relationships/hyperlink" Target="https://morrison-lab.github.io/lds/chapters/big-ideas.html#def-training-set" TargetMode="External"/><Relationship Id="rId203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62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5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7" Type="http://schemas.openxmlformats.org/officeDocument/2006/relationships/hyperlink" Target="https://morrison-lab.github.io/pds/variance-covariance.html#def-variance" TargetMode="External"/><Relationship Id="rId146" Type="http://schemas.openxmlformats.org/officeDocument/2006/relationships/hyperlink" Target="https://morrison-lab.github.io/pds/variance-covariance.html#thm-variance" TargetMode="External"/><Relationship Id="rId352" Type="http://schemas.openxmlformats.org/officeDocument/2006/relationships/hyperlink" Target="https://www.gastonsanchez.com/matrix4sl/" TargetMode="External"/><Relationship Id="rId278" Type="http://schemas.openxmlformats.org/officeDocument/2006/relationships/hyperlink" Target="https://www.gastonsanchez.com/matrix4sl/cross-products.html#cross-products" TargetMode="External"/><Relationship Id="rId288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2026-10-19T07:30:11Z</dcterms:created>
  <dcterms:modified xsi:type="dcterms:W3CDTF">2026-10-19T07:30:11Z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