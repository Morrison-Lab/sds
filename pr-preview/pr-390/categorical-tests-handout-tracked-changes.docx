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55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54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Exercise 1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and</w:t>
        </w:r>
      </w:ins>
      <w:ins w:id="8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2</m:t>
            </m:r>
          </m:sub>
        </m:sSub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be the</w:t>
        </w:r>
      </w:ins>
      <w:ins w:id="11" w:author="PR Preview" w:date="2026-01-01T00:00:00Z">
        <w:r>
          <w:t xml:space="preserve"> </w:t>
        </w:r>
      </w:ins>
      <w:hyperlink w:anchor="def-outcome-risk">
        <w:ins w:id="12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of a</w:t>
        </w:r>
      </w:ins>
      <w:ins w:id="15" w:author="PR Preview" w:date="2026-01-01T00:00:00Z">
        <w:r>
          <w:t xml:space="preserve"> </w:t>
        </w:r>
      </w:ins>
      <w:hyperlink r:id="rId30">
        <w:ins w:id="16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outcome in group 1 and group 2.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be the</w:t>
        </w:r>
      </w:ins>
      <w:ins w:id="21" w:author="PR Preview" w:date="2026-01-01T00:00:00Z">
        <w:r>
          <w:t xml:space="preserve"> </w:t>
        </w:r>
      </w:ins>
      <w:hyperlink w:anchor="def-risk-difference">
        <w:ins w:id="22" w:author="PR Preview" w:date="2026-01-01T00:00:00Z">
          <w:r>
            <w:rPr>
              <w:rStyle w:val="Hyperlink"/>
            </w:rPr>
            <w:t xml:space="preserve">risk difference</w:t>
          </w:r>
        </w:ins>
      </w:hyperlink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of group 1 compared with group 2.</w:t>
        </w:r>
      </w:ins>
    </w:p>
    <w:p>
      <w:pPr>
        <w:pStyle w:val="FirstParagraph"/>
      </w:pPr>
      <w:ins w:id="25" w:author="PR Preview" w:date="2026-01-01T00:00:00Z">
        <w:r>
          <w:t xml:space="preserve">Express the risk difference of group 2 compared with group 1,</w:t>
        </w:r>
      </w:ins>
      <w:ins w:id="26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ins w:id="27" w:author="PR Preview" w:date="2026-01-01T00:00:00Z">
        <w:r>
          <w:t xml:space="preserve">, in terms of</w:t>
        </w:r>
      </w:ins>
      <w:ins w:id="28" w:author="PR Preview" w:date="2026-01-01T00:00:00Z">
        <w:r>
          <w:t xml:space="preserve"> </w:t>
        </w:r>
      </w:ins>
      <m:oMath>
        <m:r>
          <m:rPr>
            <m:sty m:val="p"/>
          </m:rPr>
          <m:t>RD</m:t>
        </m:r>
      </m:oMath>
      <w:ins w:id="29" w:author="PR Preview" w:date="2026-01-01T00:00:00Z">
        <w:r>
          <w:t xml:space="preserve">.</w:t>
        </w:r>
      </w:ins>
    </w:p>
    <w:bookmarkEnd w:id="39"/>
    <w:bookmarkStart w:id="40" w:name="sol-risk-difference-switch-ref"/>
    <w:p>
      <w:pPr>
        <w:pStyle w:val="BodyText"/>
      </w:pPr>
      <w:ins w:id="30" w:author="PR Preview" w:date="2026-01-01T00:00:00Z">
        <w:r>
          <w:rPr>
            <w:i/>
            <w:iCs/>
          </w:rPr>
          <w:t xml:space="preserve">Solution 1</w:t>
        </w:r>
      </w:ins>
      <w:ins w:id="31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ins w:id="32" w:author="PR Preview" w:date="2026-01-01T00:00:00Z">
        <w:r>
          <w:rPr>
            <w:b/>
            <w:bCs/>
          </w:rPr>
          <w:t xml:space="preserve">Theorem 2 (Switching the reference group in a risk difference)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and</w:t>
        </w:r>
      </w:ins>
      <w:ins w:id="37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2</m:t>
            </m:r>
          </m:sub>
        </m:sSub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be the</w:t>
        </w:r>
      </w:ins>
      <w:ins w:id="40" w:author="PR Preview" w:date="2026-01-01T00:00:00Z">
        <w:r>
          <w:t xml:space="preserve"> </w:t>
        </w:r>
      </w:ins>
      <w:hyperlink w:anchor="def-outcome-risk">
        <w:ins w:id="41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of a</w:t>
        </w:r>
      </w:ins>
      <w:ins w:id="44" w:author="PR Preview" w:date="2026-01-01T00:00:00Z">
        <w:r>
          <w:t xml:space="preserve"> </w:t>
        </w:r>
      </w:ins>
      <w:hyperlink r:id="rId30">
        <w:ins w:id="45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outcome in group 1 and group 2.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be the</w:t>
        </w:r>
      </w:ins>
      <w:ins w:id="50" w:author="PR Preview" w:date="2026-01-01T00:00:00Z">
        <w:r>
          <w:t xml:space="preserve"> </w:t>
        </w:r>
      </w:ins>
      <w:hyperlink w:anchor="def-risk-difference">
        <w:ins w:id="51" w:author="PR Preview" w:date="2026-01-01T00:00:00Z">
          <w:r>
            <w:rPr>
              <w:rStyle w:val="Hyperlink"/>
            </w:rPr>
            <w:t xml:space="preserve">risk difference</w:t>
          </w:r>
        </w:ins>
      </w:hyperlink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of group 1 compared with group 2, with group 2 as the</w:t>
        </w:r>
      </w:ins>
      <w:ins w:id="54" w:author="PR Preview" w:date="2026-01-01T00:00:00Z">
        <w:r>
          <w:t xml:space="preserve"> </w:t>
        </w:r>
      </w:ins>
      <w:hyperlink w:anchor="def-reference-group">
        <w:ins w:id="55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56" w:author="PR Preview" w:date="2026-01-01T00:00:00Z">
        <w:r>
          <w:t xml:space="preserve">.</w:t>
        </w:r>
      </w:ins>
    </w:p>
    <w:p>
      <w:pPr>
        <w:pStyle w:val="FirstParagraph"/>
      </w:pPr>
      <w:ins w:id="57" w:author="PR Preview" w:date="2026-01-01T00:00:00Z">
        <w:r>
          <w:t xml:space="preserve">Then the risk difference of group 2 compared with group 1, with group 1 as the reference group, is the negative of</w:t>
        </w:r>
      </w:ins>
      <w:ins w:id="58" w:author="PR Preview" w:date="2026-01-01T00:00:00Z">
        <w:r>
          <w:t xml:space="preserve"> </w:t>
        </w:r>
      </w:ins>
      <m:oMath>
        <m:r>
          <m:rPr>
            <m:sty m:val="p"/>
          </m:rPr>
          <m:t>RD</m:t>
        </m:r>
      </m:oMath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ins w:id="60" w:author="PR Preview" w:date="2026-01-01T00:00:00Z">
        <w:r>
          <w:rPr>
            <w:i/>
            <w:iCs/>
          </w:rPr>
          <w:t xml:space="preserve">Proof</w:t>
        </w:r>
      </w:ins>
      <w:ins w:id="61" w:author="PR Preview" w:date="2026-01-01T00:00:00Z">
        <w:r>
          <w:t xml:space="preserve">. </w:t>
        </w:r>
      </w:ins>
      <w:ins w:id="62" w:author="PR Preview" w:date="2026-01-01T00:00:00Z">
        <w:r>
          <w:t xml:space="preserve">This is the result of</w:t>
        </w:r>
      </w:ins>
      <w:ins w:id="63" w:author="PR Preview" w:date="2026-01-01T00:00:00Z">
        <w:r>
          <w:t xml:space="preserve"> </w:t>
        </w:r>
      </w:ins>
      <w:hyperlink w:anchor="sol-risk-difference-switch-ref">
        <w:ins w:id="64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65" w:author="PR Preview" w:date="2026-01-01T00:00:00Z">
        <w:r>
          <w:t xml:space="preserve">.</w:t>
        </w:r>
      </w:ins>
    </w:p>
    <w:bookmarkStart w:id="43" w:name="exm-hers-risk-difference-switch-ref"/>
    <w:p>
      <w:pPr>
        <w:pStyle w:val="BodyText"/>
      </w:pPr>
      <w:ins w:id="66" w:author="PR Preview" w:date="2026-01-01T00:00:00Z">
        <w:r>
          <w:rPr>
            <w:b/>
            <w:bCs/>
          </w:rPr>
          <w:t xml:space="preserve">Example 8 (Switching the reference group in the HERS risk difference)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In</w:t>
        </w:r>
      </w:ins>
      <w:ins w:id="69" w:author="PR Preview" w:date="2026-01-01T00:00:00Z">
        <w:r>
          <w:t xml:space="preserve"> </w:t>
        </w:r>
      </w:ins>
      <w:hyperlink w:anchor="exm-hers-risk-difference">
        <w:ins w:id="70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the placebo group is the</w:t>
        </w:r>
      </w:ins>
      <w:ins w:id="73" w:author="PR Preview" w:date="2026-01-01T00:00:00Z">
        <w:r>
          <w:t xml:space="preserve"> </w:t>
        </w:r>
      </w:ins>
      <w:hyperlink w:anchor="def-reference-group">
        <w:ins w:id="74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75" w:author="PR Preview" w:date="2026-01-01T00:00:00Z">
        <w:r>
          <w:t xml:space="preserve">, and the estimated</w:t>
        </w:r>
      </w:ins>
      <w:ins w:id="76" w:author="PR Preview" w:date="2026-01-01T00:00:00Z">
        <w:r>
          <w:t xml:space="preserve"> </w:t>
        </w:r>
      </w:ins>
      <w:hyperlink w:anchor="def-risk-difference">
        <w:ins w:id="77" w:author="PR Preview" w:date="2026-01-01T00:00:00Z">
          <w:r>
            <w:rPr>
              <w:rStyle w:val="Hyperlink"/>
            </w:rPr>
            <w:t xml:space="preserve">risk difference</w:t>
          </w:r>
        </w:ins>
      </w:hyperlink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 0.007.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Taking the hormone therapy group as the reference group instead gives:</w:t>
        </w:r>
      </w:ins>
    </w:p>
    <w:p>
      <w:pPr>
        <w:pStyle w:val="SourceCode"/>
      </w:pPr>
      <w:ins w:id="82" w:author="PR Preview" w:date="2026-01-01T00:00:00Z">
        <w:r>
          <w:rPr>
            <w:rStyle w:val="NormalTok"/>
          </w:rPr>
          <w:t xml:space="preserve">rd_hat_switched </w:t>
        </w:r>
      </w:ins>
      <w:ins w:id="83" w:author="PR Preview" w:date="2026-01-01T00:00:00Z">
        <w:r>
          <w:rPr>
            <w:rStyle w:val="OtherTok"/>
          </w:rPr>
          <w:t xml:space="preserve">&lt;-</w:t>
        </w:r>
      </w:ins>
      <w:ins w:id="84" w:author="PR Preview" w:date="2026-01-01T00:00:00Z">
        <w:r>
          <w:rPr>
            <w:rStyle w:val="NormalTok"/>
          </w:rPr>
          <w:t xml:space="preserve"> risk_hat[[</w:t>
        </w:r>
      </w:ins>
      <w:ins w:id="85" w:author="PR Preview" w:date="2026-01-01T00:00:00Z">
        <w:r>
          <w:rPr>
            <w:rStyle w:val="StringTok"/>
          </w:rPr>
          <w:t xml:space="preserve">"placebo"</w:t>
        </w:r>
      </w:ins>
      <w:ins w:id="86" w:author="PR Preview" w:date="2026-01-01T00:00:00Z">
        <w:r>
          <w:rPr>
            <w:rStyle w:val="NormalTok"/>
          </w:rPr>
          <w:t xml:space="preserve">]] </w:t>
        </w:r>
      </w:ins>
      <w:ins w:id="87" w:author="PR Preview" w:date="2026-01-01T00:00:00Z">
        <w:r>
          <w:rPr>
            <w:rStyle w:val="SpecialCharTok"/>
          </w:rPr>
          <w:t xml:space="preserve">-</w:t>
        </w:r>
      </w:ins>
      <w:ins w:id="88" w:author="PR Preview" w:date="2026-01-01T00:00:00Z">
        <w:r>
          <w:rPr>
            <w:rStyle w:val="NormalTok"/>
          </w:rPr>
          <w:t xml:space="preserve"> risk_hat[[</w:t>
        </w:r>
      </w:ins>
      <w:ins w:id="89" w:author="PR Preview" w:date="2026-01-01T00:00:00Z">
        <w:r>
          <w:rPr>
            <w:rStyle w:val="StringTok"/>
          </w:rPr>
          <w:t xml:space="preserve">"hormone therapy"</w:t>
        </w:r>
      </w:ins>
      <w:ins w:id="90" w:author="PR Preview" w:date="2026-01-01T00:00:00Z">
        <w:r>
          <w:rPr>
            <w:rStyle w:val="NormalTok"/>
          </w:rPr>
          <w:t xml:space="preserve">]]</w:t>
        </w:r>
      </w:ins>
      <w:ins w:id="91" w:author="PR Preview" w:date="2026-01-01T00:00:00Z">
        <w:r>
          <w:br/>
        </w:r>
      </w:ins>
      <w:ins w:id="92" w:author="PR Preview" w:date="2026-01-01T00:00:00Z">
        <w:r>
          <w:rPr>
            <w:rStyle w:val="NormalTok"/>
          </w:rPr>
          <w:t xml:space="preserve">rd_hat_switched</w:t>
        </w:r>
      </w:ins>
      <w:ins w:id="93" w:author="PR Preview" w:date="2026-01-01T00:00:00Z">
        <w:r>
          <w:br/>
        </w:r>
      </w:ins>
      <w:ins w:id="94" w:author="PR Preview" w:date="2026-01-01T00:00:00Z">
        <w:r>
          <w:rPr>
            <w:rStyle w:val="CommentTok"/>
          </w:rPr>
          <w:t xml:space="preserve">#&gt; [1] -0.0066302</w:t>
        </w:r>
      </w:ins>
    </w:p>
    <w:p>
      <w:pPr>
        <w:pStyle w:val="FirstParagraph"/>
      </w:pPr>
      <w:ins w:id="95" w:author="PR Preview" w:date="2026-01-01T00:00:00Z">
        <w:r>
          <w:t xml:space="preserve">This</w:t>
        </w:r>
      </w:ins>
      <w:ins w:id="96" w:author="PR Preview" w:date="2026-01-01T00:00:00Z">
        <w:r>
          <w:t xml:space="preserve"> </w:t>
        </w:r>
      </w:ins>
      <w:hyperlink r:id="rId42">
        <w:ins w:id="97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98" w:author="PR Preview" w:date="2026-01-01T00:00:00Z">
        <w:r>
          <w:t xml:space="preserve">, -0.007, is the negative of 0.007, as</w:t>
        </w:r>
      </w:ins>
      <w:ins w:id="99" w:author="PR Preview" w:date="2026-01-01T00:00:00Z">
        <w:r>
          <w:t xml:space="preserve"> </w:t>
        </w:r>
      </w:ins>
      <w:hyperlink w:anchor="thm-risk-difference-switch-ref">
        <w:ins w:id="10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states.</w:t>
        </w:r>
      </w:ins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del w:id="103" w:author="PR Preview" w:date="2026-01-01T00:00:00Z">
        <w:r>
          <w:rPr>
            <w:b/>
            <w:bCs/>
          </w:rPr>
          <w:delText xml:space="preserve">Example 8 (Risk ratio of regular exercise in HERS)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Take group 1 to be hormone therapy and group 2, the</w:delText>
        </w:r>
      </w:del>
      <w:del w:id="106" w:author="PR Preview" w:date="2026-01-01T00:00:00Z">
        <w:r>
          <w:delText xml:space="preserve"> </w:delText>
        </w:r>
      </w:del>
      <w:hyperlink w:anchor="def-reference-group">
        <w:del w:id="107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108" w:author="PR Preview" w:date="2026-01-01T00:00:00Z">
        <w:r>
          <w:delText xml:space="preserve">, to be placebo.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The estimated</w:delText>
        </w:r>
      </w:del>
      <w:del w:id="111" w:author="PR Preview" w:date="2026-01-01T00:00:00Z">
        <w:r>
          <w:delText xml:space="preserve"> </w:delText>
        </w:r>
      </w:del>
      <w:hyperlink w:anchor="def-risk-ratio">
        <w:del w:id="112" w:author="PR Preview" w:date="2026-01-01T00:00:00Z">
          <w:r>
            <w:rPr>
              <w:rStyle w:val="Hyperlink"/>
            </w:rPr>
            <w:delText xml:space="preserve">risk ratio</w:delText>
          </w:r>
        </w:del>
      </w:hyperlink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for the estimated</w:delText>
        </w:r>
      </w:del>
      <w:del w:id="115" w:author="PR Preview" w:date="2026-01-01T00:00:00Z">
        <w:r>
          <w:delText xml:space="preserve"> </w:delText>
        </w:r>
      </w:del>
      <w:hyperlink w:anchor="def-outcome-risk">
        <w:del w:id="116" w:author="PR Preview" w:date="2026-01-01T00:00:00Z">
          <w:r>
            <w:rPr>
              <w:rStyle w:val="Hyperlink"/>
            </w:rPr>
            <w:delText xml:space="preserve">risks</w:delText>
          </w:r>
        </w:del>
      </w:hyperlink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of</w:delText>
        </w:r>
      </w:del>
      <w:del w:id="119" w:author="PR Preview" w:date="2026-01-01T00:00:00Z">
        <w:r>
          <w:delText xml:space="preserve"> </w:delText>
        </w:r>
      </w:del>
      <w:hyperlink w:anchor="exm-hers-outcome-risk">
        <w:del w:id="120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is:</w:delText>
        </w:r>
      </w:del>
    </w:p>
    <w:p>
      <w:pPr>
        <w:pStyle w:val="BodyText"/>
      </w:pPr>
      <w:ins w:id="123" w:author="PR Preview" w:date="2026-01-01T00:00:00Z">
        <w:r>
          <w:rPr>
            <w:b/>
            <w:bCs/>
          </w:rPr>
          <w:t xml:space="preserve">Example 9 (Risk ratio of regular exercise in HERS)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Take group 1 to be hormone therapy and group 2, the</w:t>
        </w:r>
      </w:ins>
      <w:ins w:id="126" w:author="PR Preview" w:date="2026-01-01T00:00:00Z">
        <w:r>
          <w:t xml:space="preserve"> </w:t>
        </w:r>
      </w:ins>
      <w:hyperlink w:anchor="def-reference-group">
        <w:ins w:id="127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128" w:author="PR Preview" w:date="2026-01-01T00:00:00Z">
        <w:r>
          <w:t xml:space="preserve">, to be placebo.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 estimated</w:t>
        </w:r>
      </w:ins>
      <w:ins w:id="131" w:author="PR Preview" w:date="2026-01-01T00:00:00Z">
        <w:r>
          <w:t xml:space="preserve"> </w:t>
        </w:r>
      </w:ins>
      <w:hyperlink w:anchor="def-risk-ratio">
        <w:ins w:id="132" w:author="PR Preview" w:date="2026-01-01T00:00:00Z">
          <w:r>
            <w:rPr>
              <w:rStyle w:val="Hyperlink"/>
            </w:rPr>
            <w:t xml:space="preserve">risk ratio</w:t>
          </w:r>
        </w:ins>
      </w:hyperlink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 the estimated</w:t>
        </w:r>
      </w:ins>
      <w:ins w:id="135" w:author="PR Preview" w:date="2026-01-01T00:00:00Z">
        <w:r>
          <w:t xml:space="preserve"> </w:t>
        </w:r>
      </w:ins>
      <w:hyperlink w:anchor="def-outcome-risk">
        <w:ins w:id="136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of</w:t>
        </w:r>
      </w:ins>
      <w:ins w:id="139" w:author="PR Preview" w:date="2026-01-01T00:00:00Z">
        <w:r>
          <w:t xml:space="preserve"> </w:t>
        </w:r>
      </w:ins>
      <w:hyperlink w:anchor="exm-hers-outcome-risk">
        <w:ins w:id="140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is:</w:t>
        </w:r>
      </w:ins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exr-risk-ratio-switch-ref"/>
    <w:p>
      <w:pPr>
        <w:pStyle w:val="BodyText"/>
      </w:pPr>
      <w:ins w:id="143" w:author="PR Preview" w:date="2026-01-01T00:00:00Z">
        <w:r>
          <w:rPr>
            <w:b/>
            <w:bCs/>
          </w:rPr>
          <w:t xml:space="preserve">Exercise 2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and</w:t>
        </w:r>
      </w:ins>
      <w:ins w:id="148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be the</w:t>
        </w:r>
      </w:ins>
      <w:ins w:id="151" w:author="PR Preview" w:date="2026-01-01T00:00:00Z">
        <w:r>
          <w:t xml:space="preserve"> </w:t>
        </w:r>
      </w:ins>
      <w:hyperlink w:anchor="def-outcome-risk">
        <w:ins w:id="152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of a</w:t>
        </w:r>
      </w:ins>
      <w:ins w:id="155" w:author="PR Preview" w:date="2026-01-01T00:00:00Z">
        <w:r>
          <w:t xml:space="preserve"> </w:t>
        </w:r>
      </w:ins>
      <w:hyperlink r:id="rId30">
        <w:ins w:id="156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outcome in group 1 and group 2.</w:t>
        </w:r>
      </w:ins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be the</w:t>
        </w:r>
      </w:ins>
      <w:ins w:id="161" w:author="PR Preview" w:date="2026-01-01T00:00:00Z">
        <w:r>
          <w:t xml:space="preserve"> </w:t>
        </w:r>
      </w:ins>
      <w:hyperlink w:anchor="def-risk-ratio">
        <w:ins w:id="162" w:author="PR Preview" w:date="2026-01-01T00:00:00Z">
          <w:r>
            <w:rPr>
              <w:rStyle w:val="Hyperlink"/>
            </w:rPr>
            <w:t xml:space="preserve">risk ratio</w:t>
          </w:r>
        </w:ins>
      </w:hyperlink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of group 1 compared with group 2.</w:t>
        </w:r>
      </w:ins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ins w:id="165" w:author="PR Preview" w:date="2026-01-01T00:00:00Z">
        <w:r>
          <w:t xml:space="preserve">.</w:t>
        </w:r>
      </w:ins>
    </w:p>
    <w:p>
      <w:pPr>
        <w:pStyle w:val="FirstParagraph"/>
      </w:pPr>
      <w:ins w:id="166" w:author="PR Preview" w:date="2026-01-01T00:00:00Z">
        <w:r>
          <w:t xml:space="preserve">Express the risk ratio of group 2 compared with group 1,</w:t>
        </w:r>
      </w:ins>
      <w:ins w:id="167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ins w:id="168" w:author="PR Preview" w:date="2026-01-01T00:00:00Z">
        <w:r>
          <w:t xml:space="preserve">, in terms of</w:t>
        </w:r>
      </w:ins>
      <w:ins w:id="169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ins w:id="170" w:author="PR Preview" w:date="2026-01-01T00:00:00Z">
        <w:r>
          <w:t xml:space="preserve">.</w:t>
        </w:r>
      </w:ins>
    </w:p>
    <w:bookmarkEnd w:id="47"/>
    <w:bookmarkStart w:id="48" w:name="sol-risk-ratio-switch-ref"/>
    <w:p>
      <w:pPr>
        <w:pStyle w:val="BodyText"/>
      </w:pPr>
      <w:ins w:id="171" w:author="PR Preview" w:date="2026-01-01T00:00:00Z">
        <w:r>
          <w:rPr>
            <w:i/>
            <w:iCs/>
          </w:rPr>
          <w:t xml:space="preserve">Solution 2</w:t>
        </w:r>
      </w:ins>
      <w:ins w:id="17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thm-risk-ratio-switch-ref"/>
    <w:p>
      <w:pPr>
        <w:pStyle w:val="FirstParagraph"/>
      </w:pPr>
      <w:ins w:id="173" w:author="PR Preview" w:date="2026-01-01T00:00:00Z">
        <w:r>
          <w:rPr>
            <w:b/>
            <w:bCs/>
          </w:rPr>
          <w:t xml:space="preserve">Theorem 3 (Switching the reference group in a risk ratio)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and</w:t>
        </w:r>
      </w:ins>
      <w:ins w:id="178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be the</w:t>
        </w:r>
      </w:ins>
      <w:ins w:id="181" w:author="PR Preview" w:date="2026-01-01T00:00:00Z">
        <w:r>
          <w:t xml:space="preserve"> </w:t>
        </w:r>
      </w:ins>
      <w:hyperlink w:anchor="def-outcome-risk">
        <w:ins w:id="182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of a</w:t>
        </w:r>
      </w:ins>
      <w:ins w:id="185" w:author="PR Preview" w:date="2026-01-01T00:00:00Z">
        <w:r>
          <w:t xml:space="preserve"> </w:t>
        </w:r>
      </w:ins>
      <w:hyperlink r:id="rId30">
        <w:ins w:id="186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outcome in group 1 and group 2.</w:t>
        </w:r>
      </w:ins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be the</w:t>
        </w:r>
      </w:ins>
      <w:ins w:id="191" w:author="PR Preview" w:date="2026-01-01T00:00:00Z">
        <w:r>
          <w:t xml:space="preserve"> </w:t>
        </w:r>
      </w:ins>
      <w:hyperlink w:anchor="def-risk-ratio">
        <w:ins w:id="192" w:author="PR Preview" w:date="2026-01-01T00:00:00Z">
          <w:r>
            <w:rPr>
              <w:rStyle w:val="Hyperlink"/>
            </w:rPr>
            <w:t xml:space="preserve">risk ratio</w:t>
          </w:r>
        </w:ins>
      </w:hyperlink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of group 1 compared with group 2, with group 2 as the</w:t>
        </w:r>
      </w:ins>
      <w:ins w:id="195" w:author="PR Preview" w:date="2026-01-01T00:00:00Z">
        <w:r>
          <w:t xml:space="preserve"> </w:t>
        </w:r>
      </w:ins>
      <w:hyperlink w:anchor="def-reference-group">
        <w:ins w:id="196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19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ins w:id="198" w:author="PR Preview" w:date="2026-01-01T00:00:00Z">
        <w:r>
          <w:t xml:space="preserve">.</w:t>
        </w:r>
      </w:ins>
    </w:p>
    <w:p>
      <w:pPr>
        <w:pStyle w:val="FirstParagraph"/>
      </w:pPr>
      <w:ins w:id="199" w:author="PR Preview" w:date="2026-01-01T00:00:00Z">
        <w:r>
          <w:t xml:space="preserve">Then the risk ratio of group 2 compared with group 1, with group 1 as the reference group, is the reciprocal of</w:t>
        </w:r>
      </w:ins>
      <w:ins w:id="200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ins w:id="20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ins w:id="202" w:author="PR Preview" w:date="2026-01-01T00:00:00Z">
        <w:r>
          <w:rPr>
            <w:i/>
            <w:iCs/>
          </w:rPr>
          <w:t xml:space="preserve">Proof</w:t>
        </w:r>
      </w:ins>
      <w:ins w:id="203" w:author="PR Preview" w:date="2026-01-01T00:00:00Z">
        <w:r>
          <w:t xml:space="preserve">. </w:t>
        </w:r>
      </w:ins>
      <w:ins w:id="204" w:author="PR Preview" w:date="2026-01-01T00:00:00Z">
        <w:r>
          <w:t xml:space="preserve">This is the result of</w:t>
        </w:r>
      </w:ins>
      <w:ins w:id="205" w:author="PR Preview" w:date="2026-01-01T00:00:00Z">
        <w:r>
          <w:t xml:space="preserve"> </w:t>
        </w:r>
      </w:ins>
      <w:hyperlink w:anchor="sol-risk-ratio-switch-ref">
        <w:ins w:id="206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207" w:author="PR Preview" w:date="2026-01-01T00:00:00Z">
        <w:r>
          <w:t xml:space="preserve">.</w:t>
        </w:r>
      </w:ins>
    </w:p>
    <w:bookmarkStart w:id="50" w:name="exm-hers-risk-ratio-switch-ref"/>
    <w:p>
      <w:pPr>
        <w:pStyle w:val="BodyText"/>
      </w:pPr>
      <w:ins w:id="208" w:author="PR Preview" w:date="2026-01-01T00:00:00Z">
        <w:r>
          <w:rPr>
            <w:b/>
            <w:bCs/>
          </w:rPr>
          <w:t xml:space="preserve">Example 10 (Switching the reference group in the HERS risk ratio)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In</w:t>
        </w:r>
      </w:ins>
      <w:ins w:id="211" w:author="PR Preview" w:date="2026-01-01T00:00:00Z">
        <w:r>
          <w:t xml:space="preserve"> </w:t>
        </w:r>
      </w:ins>
      <w:hyperlink w:anchor="exm-hers-risk-ratio">
        <w:ins w:id="212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the placebo group is the</w:t>
        </w:r>
      </w:ins>
      <w:ins w:id="215" w:author="PR Preview" w:date="2026-01-01T00:00:00Z">
        <w:r>
          <w:t xml:space="preserve"> </w:t>
        </w:r>
      </w:ins>
      <w:hyperlink w:anchor="def-reference-group">
        <w:ins w:id="216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217" w:author="PR Preview" w:date="2026-01-01T00:00:00Z">
        <w:r>
          <w:t xml:space="preserve">, and the estimated</w:t>
        </w:r>
      </w:ins>
      <w:ins w:id="218" w:author="PR Preview" w:date="2026-01-01T00:00:00Z">
        <w:r>
          <w:t xml:space="preserve"> </w:t>
        </w:r>
      </w:ins>
      <w:hyperlink w:anchor="def-risk-ratio">
        <w:ins w:id="219" w:author="PR Preview" w:date="2026-01-01T00:00:00Z">
          <w:r>
            <w:rPr>
              <w:rStyle w:val="Hyperlink"/>
            </w:rPr>
            <w:t xml:space="preserve">risk ratio</w:t>
          </w:r>
        </w:ins>
      </w:hyperlink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is 1.017.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Taking the hormone therapy group as the reference group instead gives:</w:t>
        </w:r>
      </w:ins>
    </w:p>
    <w:p>
      <w:pPr>
        <w:pStyle w:val="SourceCode"/>
      </w:pPr>
      <w:ins w:id="224" w:author="PR Preview" w:date="2026-01-01T00:00:00Z">
        <w:r>
          <w:rPr>
            <w:rStyle w:val="NormalTok"/>
          </w:rPr>
          <w:t xml:space="preserve">rr_hat_switched </w:t>
        </w:r>
      </w:ins>
      <w:ins w:id="225" w:author="PR Preview" w:date="2026-01-01T00:00:00Z">
        <w:r>
          <w:rPr>
            <w:rStyle w:val="OtherTok"/>
          </w:rPr>
          <w:t xml:space="preserve">&lt;-</w:t>
        </w:r>
      </w:ins>
      <w:ins w:id="226" w:author="PR Preview" w:date="2026-01-01T00:00:00Z">
        <w:r>
          <w:rPr>
            <w:rStyle w:val="NormalTok"/>
          </w:rPr>
          <w:t xml:space="preserve"> risk_hat[[</w:t>
        </w:r>
      </w:ins>
      <w:ins w:id="227" w:author="PR Preview" w:date="2026-01-01T00:00:00Z">
        <w:r>
          <w:rPr>
            <w:rStyle w:val="StringTok"/>
          </w:rPr>
          <w:t xml:space="preserve">"placebo"</w:t>
        </w:r>
      </w:ins>
      <w:ins w:id="228" w:author="PR Preview" w:date="2026-01-01T00:00:00Z">
        <w:r>
          <w:rPr>
            <w:rStyle w:val="NormalTok"/>
          </w:rPr>
          <w:t xml:space="preserve">]] </w:t>
        </w:r>
      </w:ins>
      <w:ins w:id="229" w:author="PR Preview" w:date="2026-01-01T00:00:00Z">
        <w:r>
          <w:rPr>
            <w:rStyle w:val="SpecialCharTok"/>
          </w:rPr>
          <w:t xml:space="preserve">/</w:t>
        </w:r>
      </w:ins>
      <w:ins w:id="230" w:author="PR Preview" w:date="2026-01-01T00:00:00Z">
        <w:r>
          <w:rPr>
            <w:rStyle w:val="NormalTok"/>
          </w:rPr>
          <w:t xml:space="preserve"> risk_hat[[</w:t>
        </w:r>
      </w:ins>
      <w:ins w:id="231" w:author="PR Preview" w:date="2026-01-01T00:00:00Z">
        <w:r>
          <w:rPr>
            <w:rStyle w:val="StringTok"/>
          </w:rPr>
          <w:t xml:space="preserve">"hormone therapy"</w:t>
        </w:r>
      </w:ins>
      <w:ins w:id="232" w:author="PR Preview" w:date="2026-01-01T00:00:00Z">
        <w:r>
          <w:rPr>
            <w:rStyle w:val="NormalTok"/>
          </w:rPr>
          <w:t xml:space="preserve">]]</w:t>
        </w:r>
      </w:ins>
      <w:ins w:id="233" w:author="PR Preview" w:date="2026-01-01T00:00:00Z">
        <w:r>
          <w:br/>
        </w:r>
      </w:ins>
      <w:ins w:id="234" w:author="PR Preview" w:date="2026-01-01T00:00:00Z">
        <w:r>
          <w:rPr>
            <w:rStyle w:val="NormalTok"/>
          </w:rPr>
          <w:t xml:space="preserve">rr_hat_switched</w:t>
        </w:r>
      </w:ins>
      <w:ins w:id="235" w:author="PR Preview" w:date="2026-01-01T00:00:00Z">
        <w:r>
          <w:br/>
        </w:r>
      </w:ins>
      <w:ins w:id="236" w:author="PR Preview" w:date="2026-01-01T00:00:00Z">
        <w:r>
          <w:rPr>
            <w:rStyle w:val="CommentTok"/>
          </w:rPr>
          <w:t xml:space="preserve">#&gt; [1] 0.982993</w:t>
        </w:r>
      </w:ins>
    </w:p>
    <w:p>
      <w:pPr>
        <w:pStyle w:val="FirstParagraph"/>
      </w:pPr>
      <w:ins w:id="237" w:author="PR Preview" w:date="2026-01-01T00:00:00Z">
        <w:r>
          <w:t xml:space="preserve">This</w:t>
        </w:r>
      </w:ins>
      <w:ins w:id="238" w:author="PR Preview" w:date="2026-01-01T00:00:00Z">
        <w:r>
          <w:t xml:space="preserve"> </w:t>
        </w:r>
      </w:ins>
      <w:hyperlink r:id="rId42">
        <w:ins w:id="239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240" w:author="PR Preview" w:date="2026-01-01T00:00:00Z">
        <w:r>
          <w:t xml:space="preserve">, 0.983, is the reciprocal of 1.017, 0.983, as</w:t>
        </w:r>
      </w:ins>
      <w:ins w:id="241" w:author="PR Preview" w:date="2026-01-01T00:00:00Z">
        <w:r>
          <w:t xml:space="preserve"> </w:t>
        </w:r>
      </w:ins>
      <w:hyperlink w:anchor="thm-risk-ratio-switch-ref">
        <w:ins w:id="242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states.</w:t>
        </w:r>
      </w:ins>
    </w:p>
    <w:bookmarkEnd w:id="50"/>
    <w:bookmarkStart w:id="52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hers-odds-ratio"/>
    <w:p>
      <w:pPr>
        <w:pStyle w:val="BodyText"/>
      </w:pPr>
      <w:del w:id="245" w:author="PR Preview" w:date="2026-01-01T00:00:00Z">
        <w:r>
          <w:rPr>
            <w:b/>
            <w:bCs/>
          </w:rPr>
          <w:delText xml:space="preserve">Example 9 (Odds ratio of regular exercise in HERS)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Take group 1 to be hormone therapy and group 2, the</w:delText>
        </w:r>
      </w:del>
      <w:del w:id="248" w:author="PR Preview" w:date="2026-01-01T00:00:00Z">
        <w:r>
          <w:delText xml:space="preserve"> </w:delText>
        </w:r>
      </w:del>
      <w:hyperlink w:anchor="def-reference-group">
        <w:del w:id="249" w:author="PR Preview" w:date="2026-01-01T00:00:00Z">
          <w:r>
            <w:rPr>
              <w:rStyle w:val="Hyperlink"/>
            </w:rPr>
            <w:delText xml:space="preserve">reference group</w:delText>
          </w:r>
        </w:del>
      </w:hyperlink>
      <w:del w:id="250" w:author="PR Preview" w:date="2026-01-01T00:00:00Z">
        <w:r>
          <w:delText xml:space="preserve">, to be placebo.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The</w:delText>
        </w:r>
      </w:del>
      <w:del w:id="253" w:author="PR Preview" w:date="2026-01-01T00:00:00Z">
        <w:r>
          <w:delText xml:space="preserve"> </w:delText>
        </w:r>
      </w:del>
      <w:hyperlink r:id="rId51">
        <w:del w:id="254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of regular exercise in each group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follow from the estimated</w:delText>
        </w:r>
      </w:del>
      <w:del w:id="259" w:author="PR Preview" w:date="2026-01-01T00:00:00Z">
        <w:r>
          <w:delText xml:space="preserve"> </w:delText>
        </w:r>
      </w:del>
      <w:hyperlink w:anchor="def-outcome-risk">
        <w:del w:id="260" w:author="PR Preview" w:date="2026-01-01T00:00:00Z">
          <w:r>
            <w:rPr>
              <w:rStyle w:val="Hyperlink"/>
            </w:rPr>
            <w:delText xml:space="preserve">risks</w:delText>
          </w:r>
        </w:del>
      </w:hyperlink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of</w:delText>
        </w:r>
      </w:del>
      <w:del w:id="263" w:author="PR Preview" w:date="2026-01-01T00:00:00Z">
        <w:r>
          <w:delText xml:space="preserve"> </w:delText>
        </w:r>
      </w:del>
      <w:hyperlink w:anchor="exm-hers-outcome-risk">
        <w:del w:id="264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65" w:author="PR Preview" w:date="2026-01-01T00:00:00Z">
        <w:r>
          <w:delText xml:space="preserve">.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The estimated</w:delText>
        </w:r>
      </w:del>
      <w:del w:id="268" w:author="PR Preview" w:date="2026-01-01T00:00:00Z">
        <w:r>
          <w:delText xml:space="preserve"> </w:delText>
        </w:r>
      </w:del>
      <w:hyperlink w:anchor="def-odds-ratio">
        <w:del w:id="269" w:author="PR Preview" w:date="2026-01-01T00:00:00Z">
          <w:r>
            <w:rPr>
              <w:rStyle w:val="Hyperlink"/>
            </w:rPr>
            <w:delText xml:space="preserve">odds ratio</w:delText>
          </w:r>
        </w:del>
      </w:hyperlink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divides the odds in the hormone therapy group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by the odds in the placebo group:</w:delText>
        </w:r>
      </w:del>
    </w:p>
    <w:p>
      <w:pPr>
        <w:pStyle w:val="BodyText"/>
      </w:pPr>
      <w:ins w:id="274" w:author="PR Preview" w:date="2026-01-01T00:00:00Z">
        <w:r>
          <w:rPr>
            <w:b/>
            <w:bCs/>
          </w:rPr>
          <w:t xml:space="preserve">Example 11 (Odds ratio of regular exercise in HERS)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Take group 1 to be hormone therapy and group 2, the</w:t>
        </w:r>
      </w:ins>
      <w:ins w:id="277" w:author="PR Preview" w:date="2026-01-01T00:00:00Z">
        <w:r>
          <w:t xml:space="preserve"> </w:t>
        </w:r>
      </w:ins>
      <w:hyperlink w:anchor="def-reference-group">
        <w:ins w:id="278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279" w:author="PR Preview" w:date="2026-01-01T00:00:00Z">
        <w:r>
          <w:t xml:space="preserve">, to be placebo.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</w:t>
        </w:r>
      </w:ins>
      <w:ins w:id="282" w:author="PR Preview" w:date="2026-01-01T00:00:00Z">
        <w:r>
          <w:t xml:space="preserve"> </w:t>
        </w:r>
      </w:ins>
      <w:hyperlink r:id="rId51">
        <w:ins w:id="283" w:author="PR Preview" w:date="2026-01-01T00:00:00Z">
          <w:r>
            <w:rPr>
              <w:rStyle w:val="Hyperlink"/>
            </w:rPr>
            <w:t xml:space="preserve">odds</w:t>
          </w:r>
        </w:ins>
      </w:hyperlink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of regular exercise in each group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follow from the estimated</w:t>
        </w:r>
      </w:ins>
      <w:ins w:id="288" w:author="PR Preview" w:date="2026-01-01T00:00:00Z">
        <w:r>
          <w:t xml:space="preserve"> </w:t>
        </w:r>
      </w:ins>
      <w:hyperlink w:anchor="def-outcome-risk">
        <w:ins w:id="289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of</w:t>
        </w:r>
      </w:ins>
      <w:ins w:id="292" w:author="PR Preview" w:date="2026-01-01T00:00:00Z">
        <w:r>
          <w:t xml:space="preserve"> </w:t>
        </w:r>
      </w:ins>
      <w:hyperlink w:anchor="exm-hers-outcome-risk">
        <w:ins w:id="293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94" w:author="PR Preview" w:date="2026-01-01T00:00:00Z">
        <w:r>
          <w:t xml:space="preserve">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 estimated</w:t>
        </w:r>
      </w:ins>
      <w:ins w:id="297" w:author="PR Preview" w:date="2026-01-01T00:00:00Z">
        <w:r>
          <w:t xml:space="preserve"> </w:t>
        </w:r>
      </w:ins>
      <w:hyperlink w:anchor="def-odds-ratio">
        <w:ins w:id="298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divides the odds in the hormone therapy group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by the odds in the placebo group:</w:t>
        </w:r>
      </w:ins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del w:id="303" w:author="PR Preview" w:date="2026-01-01T00:00:00Z">
        <w:r>
          <w:delText xml:space="preserve">The estimated odds ratio 1.028 is close to the</w:delText>
        </w:r>
      </w:del>
      <w:del w:id="304" w:author="PR Preview" w:date="2026-01-01T00:00:00Z">
        <w:r>
          <w:delText xml:space="preserve"> </w:delText>
        </w:r>
      </w:del>
      <w:hyperlink w:anchor="def-risk-ratio">
        <w:del w:id="305" w:author="PR Preview" w:date="2026-01-01T00:00:00Z">
          <w:r>
            <w:rPr>
              <w:rStyle w:val="Hyperlink"/>
            </w:rPr>
            <w:delText xml:space="preserve">risk ratio</w:delText>
          </w:r>
        </w:del>
      </w:hyperlink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1.017 of</w:delText>
        </w:r>
      </w:del>
      <w:del w:id="308" w:author="PR Preview" w:date="2026-01-01T00:00:00Z">
        <w:r>
          <w:delText xml:space="preserve"> </w:delText>
        </w:r>
      </w:del>
      <w:hyperlink w:anchor="exm-hers-risk-ratio">
        <w:del w:id="309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310" w:author="PR Preview" w:date="2026-01-01T00:00:00Z">
        <w:r>
          <w:delText xml:space="preserve">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because the two groups have nearly equal risks.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The odds ratio is 1 exactly when the risk ratio is 1,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so it also agrees with the large</w:delText>
        </w:r>
      </w:del>
      <w:del w:id="317" w:author="PR Preview" w:date="2026-01-01T00:00:00Z">
        <w:r>
          <w:delText xml:space="preserve"> </w:delText>
        </w:r>
      </w:del>
      <w:hyperlink r:id="rId45">
        <w:del w:id="318" w:author="PR Preview" w:date="2026-01-01T00:00:00Z">
          <w:r>
            <w:rPr>
              <w:rStyle w:val="Hyperlink"/>
            </w:rPr>
            <w:delText xml:space="preserve">p-value</w:delText>
          </w:r>
        </w:del>
      </w:hyperlink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of</w:delText>
        </w:r>
      </w:del>
      <w:del w:id="321" w:author="PR Preview" w:date="2026-01-01T00:00:00Z">
        <w:r>
          <w:delText xml:space="preserve"> </w:delText>
        </w:r>
      </w:del>
      <w:hyperlink w:anchor="exm-hers-chisq">
        <w:del w:id="32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323" w:author="PR Preview" w:date="2026-01-01T00:00:00Z">
        <w:r>
          <w:delText xml:space="preserve">.</w:delText>
        </w:r>
      </w:del>
    </w:p>
    <w:p>
      <w:pPr>
        <w:pStyle w:val="FirstParagraph"/>
      </w:pPr>
      <w:ins w:id="324" w:author="PR Preview" w:date="2026-01-01T00:00:00Z">
        <w:r>
          <w:t xml:space="preserve">The estimated odds ratio 1.028 is close to the</w:t>
        </w:r>
      </w:ins>
      <w:ins w:id="325" w:author="PR Preview" w:date="2026-01-01T00:00:00Z">
        <w:r>
          <w:t xml:space="preserve"> </w:t>
        </w:r>
      </w:ins>
      <w:hyperlink w:anchor="def-risk-ratio">
        <w:ins w:id="326" w:author="PR Preview" w:date="2026-01-01T00:00:00Z">
          <w:r>
            <w:rPr>
              <w:rStyle w:val="Hyperlink"/>
            </w:rPr>
            <w:t xml:space="preserve">risk ratio</w:t>
          </w:r>
        </w:ins>
      </w:hyperlink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1.017 of</w:t>
        </w:r>
      </w:ins>
      <w:ins w:id="329" w:author="PR Preview" w:date="2026-01-01T00:00:00Z">
        <w:r>
          <w:t xml:space="preserve"> </w:t>
        </w:r>
      </w:ins>
      <w:hyperlink w:anchor="exm-hers-risk-ratio">
        <w:ins w:id="330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because the two groups have nearly equal risks.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 odds ratio is 1 exactly when the risk ratio is 1,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so it also agrees with the large</w:t>
        </w:r>
      </w:ins>
      <w:ins w:id="338" w:author="PR Preview" w:date="2026-01-01T00:00:00Z">
        <w:r>
          <w:t xml:space="preserve"> </w:t>
        </w:r>
      </w:ins>
      <w:hyperlink r:id="rId45">
        <w:ins w:id="339" w:author="PR Preview" w:date="2026-01-01T00:00:00Z">
          <w:r>
            <w:rPr>
              <w:rStyle w:val="Hyperlink"/>
            </w:rPr>
            <w:t xml:space="preserve">p-value</w:t>
          </w:r>
        </w:ins>
      </w:hyperlink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of</w:t>
        </w:r>
      </w:ins>
      <w:ins w:id="342" w:author="PR Preview" w:date="2026-01-01T00:00:00Z">
        <w:r>
          <w:t xml:space="preserve"> </w:t>
        </w:r>
      </w:ins>
      <w:hyperlink w:anchor="exm-hers-chisq">
        <w:ins w:id="34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44" w:author="PR Preview" w:date="2026-01-01T00:00:00Z">
        <w:r>
          <w:t xml:space="preserve">.</w:t>
        </w:r>
      </w:ins>
    </w:p>
    <w:bookmarkEnd w:id="53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54"/>
    <w:bookmarkEnd w:id="55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8"/>
    <w:bookmarkStart w:id="60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https://en.wikipedia.org/wiki/Contingency_table</w:t>
        </w:r>
      </w:hyperlink>
    </w:p>
    <w:bookmarkEnd w:id="60"/>
    <w:bookmarkStart w:id="62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https://en.wikipedia.org/wiki/Pearson%27s_chi-squared_test</w:t>
        </w:r>
      </w:hyperlink>
    </w:p>
    <w:bookmarkEnd w:id="62"/>
    <w:bookmarkStart w:id="63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3"/>
    <w:bookmarkStart w:id="65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https://en.wikipedia.org/wiki/Fisher%27s_exact_test</w:t>
        </w:r>
      </w:hyperlink>
    </w:p>
    <w:bookmarkEnd w:id="65"/>
    <w:bookmarkStart w:id="67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https://en.wikipedia.org/wiki/Relative_risk</w:t>
        </w:r>
      </w:hyperlink>
    </w:p>
    <w:bookmarkEnd w:id="67"/>
    <w:bookmarkStart w:id="69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https://en.wikipedia.org/wiki/Absolute_risk_reduction</w:t>
        </w:r>
      </w:hyperlink>
    </w:p>
    <w:bookmarkEnd w:id="69"/>
    <w:bookmarkStart w:id="71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https://en.wikipedia.org/wiki/Odds_ratio</w:t>
        </w:r>
      </w:hyperlink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56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en.wikipedia.org/wiki/Absolute_risk_reduction" TargetMode="External"/><Relationship Id="rId59" Type="http://schemas.openxmlformats.org/officeDocument/2006/relationships/hyperlink" Target="https://en.wikipedia.org/wiki/Contingency_table" TargetMode="External"/><Relationship Id="rId64" Type="http://schemas.openxmlformats.org/officeDocument/2006/relationships/hyperlink" Target="https://en.wikipedia.org/wiki/Fisher%27s_exact_test" TargetMode="External"/><Relationship Id="rId70" Type="http://schemas.openxmlformats.org/officeDocument/2006/relationships/hyperlink" Target="https://en.wikipedia.org/wiki/Odds_ratio" TargetMode="External"/><Relationship Id="rId61" Type="http://schemas.openxmlformats.org/officeDocument/2006/relationships/hyperlink" Target="https://en.wikipedia.org/wiki/Pearson%27s_chi-squared_test" TargetMode="External"/><Relationship Id="rId66" Type="http://schemas.openxmlformats.org/officeDocument/2006/relationships/hyperlink" Target="https://en.wikipedia.org/wiki/Relative_risk" TargetMode="External"/><Relationship Id="rId51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2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56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en.wikipedia.org/wiki/Absolute_risk_reduction" TargetMode="External"/><Relationship Id="rId59" Type="http://schemas.openxmlformats.org/officeDocument/2006/relationships/hyperlink" Target="https://en.wikipedia.org/wiki/Contingency_table" TargetMode="External"/><Relationship Id="rId64" Type="http://schemas.openxmlformats.org/officeDocument/2006/relationships/hyperlink" Target="https://en.wikipedia.org/wiki/Fisher%27s_exact_test" TargetMode="External"/><Relationship Id="rId70" Type="http://schemas.openxmlformats.org/officeDocument/2006/relationships/hyperlink" Target="https://en.wikipedia.org/wiki/Odds_ratio" TargetMode="External"/><Relationship Id="rId61" Type="http://schemas.openxmlformats.org/officeDocument/2006/relationships/hyperlink" Target="https://en.wikipedia.org/wiki/Pearson%27s_chi-squared_test" TargetMode="External"/><Relationship Id="rId66" Type="http://schemas.openxmlformats.org/officeDocument/2006/relationships/hyperlink" Target="https://en.wikipedia.org/wiki/Relative_risk" TargetMode="External"/><Relationship Id="rId51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5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2026-10-19T17:44:04Z</dcterms:created>
  <dcterms:modified xsi:type="dcterms:W3CDTF">2026-10-19T17:44:04Z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