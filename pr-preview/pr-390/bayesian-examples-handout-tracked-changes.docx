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Fitting Models by Bayesian Inference with JAGS</w:t>
      </w:r>
    </w:p>
    <w:p>
      <w:pPr>
        <w:pStyle w:val="Date"/>
      </w:pPr>
      <w:del w:id="1" w:author="PR Preview" w:date="2026-01-01T00:00:00Z">
        <w:r>
          <w:delText xml:space="preserve">Last modified: 2026-10-19 10:06:41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10:33:35 (PDT)</w:t>
        </w:r>
      </w:ins>
    </w:p>
    <w:p>
      <w:pPr>
        <w:pStyle w:val="FirstParagraph"/>
      </w:pPr>
      <w:r>
        <w:t xml:space="preserve">This page fits models by Bayesian inference,</w:t>
      </w:r>
      <w:r>
        <w:t xml:space="preserve"> </w:t>
      </w:r>
      <w:r>
        <w:t xml:space="preserve">using the JAGS sampler driven from R:</w:t>
      </w:r>
      <w:r>
        <w:t xml:space="preserve"> </w:t>
      </w:r>
      <w:r>
        <w:t xml:space="preserve">a single proportion,</w:t>
      </w:r>
      <w:r>
        <w:t xml:space="preserve"> </w:t>
      </w:r>
      <w:r>
        <w:t xml:space="preserve">a logistic regression,</w:t>
      </w:r>
      <w:r>
        <w:t xml:space="preserve"> </w:t>
      </w:r>
      <w:r>
        <w:t xml:space="preserve">a survival model,</w:t>
      </w:r>
      <w:r>
        <w:t xml:space="preserve"> </w:t>
      </w:r>
      <w:r>
        <w:t xml:space="preserve">and a random-effects model,</w:t>
      </w:r>
      <w:r>
        <w:t xml:space="preserve"> </w:t>
      </w:r>
      <w:r>
        <w:t xml:space="preserve">and then averages over linear regression models</w:t>
      </w:r>
      <w:r>
        <w:t xml:space="preserve"> </w:t>
      </w:r>
      <w:r>
        <w:t xml:space="preserve">[1, Ch. 14]</w:t>
      </w:r>
      <w:r>
        <w:t xml:space="preserve">.</w:t>
      </w:r>
      <w:r>
        <w:t xml:space="preserve"> </w:t>
      </w:r>
      <w:r>
        <w:t xml:space="preserve">It uses the priors of the</w:t>
      </w:r>
      <w:r>
        <w:t xml:space="preserve"> </w:t>
      </w:r>
      <w:hyperlink r:id="rId9">
        <w:r>
          <w:rPr>
            <w:rStyle w:val="Hyperlink"/>
          </w:rPr>
          <w:t xml:space="preserve">Bayesian Inference</w:t>
        </w:r>
      </w:hyperlink>
      <w:r>
        <w:t xml:space="preserve"> </w:t>
      </w:r>
      <w:r>
        <w:t xml:space="preserve">page</w:t>
      </w:r>
      <w:r>
        <w:t xml:space="preserve"> </w:t>
      </w:r>
      <w:r>
        <w:t xml:space="preserve">and the sampling and convergence checks of the</w:t>
      </w:r>
      <w:r>
        <w:t xml:space="preserve"> </w:t>
      </w:r>
      <w:hyperlink r:id="rId10">
        <w:r>
          <w:rPr>
            <w:rStyle w:val="Hyperlink"/>
          </w:rPr>
          <w:t xml:space="preserve">Markov Chain Monte Carlo</w:t>
        </w:r>
      </w:hyperlink>
      <w:r>
        <w:t xml:space="preserve"> </w:t>
      </w:r>
      <w:r>
        <w:t xml:space="preserve">page.</w:t>
      </w:r>
    </w:p>
    <w:bookmarkStart w:id="14" w:name="sec-bayes-examples"/>
    <w:p>
      <w:pPr>
        <w:pStyle w:val="Heading2"/>
      </w:pPr>
      <w:r>
        <w:t xml:space="preserve">1 A first example: a single proportion</w:t>
      </w:r>
    </w:p>
    <w:p>
      <w:pPr>
        <w:pStyle w:val="FirstParagraph"/>
      </w:pPr>
      <w:r>
        <w:t xml:space="preserve">From here on, the models are fit by Bayesian inference with JAGS</w:t>
      </w:r>
      <w:r>
        <w:t xml:space="preserve"> </w:t>
      </w:r>
      <w:r>
        <w:t xml:space="preserve">(</w:t>
      </w:r>
      <w:r>
        <w:t xml:space="preserve">“Just Another Gibbs Sampler”</w:t>
      </w:r>
      <w:r>
        <w:t xml:space="preserve">),</w:t>
      </w:r>
      <w:r>
        <w:t xml:space="preserve"> </w:t>
      </w:r>
      <w:r>
        <w:t xml:space="preserve">a program that builds an MCMC sampler from a text description of a model</w:t>
      </w:r>
      <w:r>
        <w:t xml:space="preserve"> </w:t>
      </w:r>
      <w:r>
        <w:t xml:space="preserve">[1, Ch. 13]</w:t>
      </w:r>
      <w:r>
        <w:t xml:space="preserve">,</w:t>
      </w:r>
      <w:r>
        <w:t xml:space="preserve"> </w:t>
      </w:r>
      <w:r>
        <w:t xml:space="preserve">driven from R through the</w:t>
      </w:r>
      <w:r>
        <w:t xml:space="preserve"> </w:t>
      </w:r>
      <w:r>
        <w:rPr>
          <w:rStyle w:val="VerbatimChar"/>
        </w:rPr>
        <w:t xml:space="preserve">rjags</w:t>
      </w:r>
      <w:r>
        <w:t xml:space="preserve"> </w:t>
      </w:r>
      <w:r>
        <w:t xml:space="preserve">package.</w:t>
      </w:r>
      <w:r>
        <w:t xml:space="preserve"> </w:t>
      </w:r>
      <w:r>
        <w:t xml:space="preserve">We begin with the simplest possible model,</w:t>
      </w:r>
      <w:r>
        <w:t xml:space="preserve"> </w:t>
      </w:r>
      <w:r>
        <w:t xml:space="preserve">a single Bernoulli probability,</w:t>
      </w:r>
      <w:r>
        <w:t xml:space="preserve"> </w:t>
      </w:r>
      <w:r>
        <w:t xml:space="preserve">whose exact posterior is known from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so the output can be checked.</w:t>
      </w:r>
      <w:r>
        <w:t xml:space="preserve"> </w:t>
      </w:r>
      <w:r>
        <w:t xml:space="preserve">The example shows the mechanics that every later analysis reuses:</w:t>
      </w:r>
      <w:r>
        <w:t xml:space="preserve"> </w:t>
      </w:r>
      <w:r>
        <w:t xml:space="preserve">specifying a model, supplying data, running a burn-in,</w:t>
      </w:r>
      <w:r>
        <w:t xml:space="preserve"> </w:t>
      </w:r>
      <w:r>
        <w:t xml:space="preserve">monitoring parameters,</w:t>
      </w:r>
      <w:r>
        <w:t xml:space="preserve"> </w:t>
      </w:r>
      <w:r>
        <w:t xml:space="preserve">and summarizing and checking the draws.</w:t>
      </w:r>
      <w:r>
        <w:t xml:space="preserve"> </w:t>
      </w:r>
      <w:r>
        <w:t xml:space="preserve">In JAGS,</w:t>
      </w:r>
      <w:r>
        <w:t xml:space="preserve"> </w:t>
      </w:r>
      <w:r>
        <w:rPr>
          <w:rStyle w:val="VerbatimChar"/>
        </w:rPr>
        <w:t xml:space="preserve">dnorm(mean, precision)</w:t>
      </w:r>
      <w:r>
        <w:t xml:space="preserve"> </w:t>
      </w:r>
      <w:r>
        <w:t xml:space="preserve">is parameterized by the precision,</w:t>
      </w:r>
      <w:r>
        <w:t xml:space="preserve"> </w:t>
      </w:r>
      <w:r>
        <w:t xml:space="preserve">the reciprocal of the variance.</w:t>
      </w:r>
    </w:p>
    <w:bookmarkStart w:id="13" w:name="exm-bayes-proportion"/>
    <w:p>
      <w:pPr>
        <w:pStyle w:val="BodyText"/>
      </w:pPr>
      <w:r>
        <w:rPr>
          <w:b/>
          <w:bCs/>
        </w:rPr>
        <w:t xml:space="preserve">Example 1 (A Bernoulli model fitted with JAGS)</w:t>
      </w:r>
      <w:r>
        <w:t xml:space="preserve"> </w:t>
      </w:r>
      <w:r>
        <w:t xml:space="preserve">The data 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and the prior is uniform, as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.</w:t>
      </w:r>
      <w:r>
        <w:t xml:space="preserve"> </w:t>
      </w:r>
      <w:r>
        <w:t xml:space="preserve">Each chain gets its own random-number generator seed,</w:t>
      </w:r>
      <w:r>
        <w:t xml:space="preserve"> </w:t>
      </w:r>
      <w:r>
        <w:t xml:space="preserve">so the output is reproducible:</w:t>
      </w:r>
    </w:p>
    <w:p>
      <w:pPr>
        <w:pStyle w:val="SourceCode"/>
      </w:pP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L), </w:t>
      </w:r>
      <w:r>
        <w:rPr>
          <w:rStyle w:val="AttributeTok"/>
        </w:rPr>
        <w:t xml:space="preserve">times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36</w:t>
      </w:r>
      <w:r>
        <w:rPr>
          <w:rStyle w:val="NormalTok"/>
        </w:rPr>
        <w:t xml:space="preserve">L))</w:t>
      </w:r>
      <w:r>
        <w:br/>
      </w:r>
      <w:r>
        <w:rPr>
          <w:rStyle w:val="NormalTok"/>
        </w:rPr>
        <w:t xml:space="preserve">bernoulli_model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dbern(p)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p ~ dbeta(1, 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(bernoulli_model),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 </w:t>
      </w:r>
      <w:r>
        <w:rPr>
          <w:rStyle w:val="CommentTok"/>
        </w:rPr>
        <w:t xml:space="preserve"># burn-in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(draws)[,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(p_draws),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(p_draws,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mean  2.5% 97.5%  Rhat </w:t>
      </w:r>
      <w:r>
        <w:br/>
      </w:r>
      <w:r>
        <w:rPr>
          <w:rStyle w:val="CommentTok"/>
        </w:rPr>
        <w:t xml:space="preserve">#&gt; 0.601 0.499 0.698 1.000</w:t>
      </w:r>
    </w:p>
    <w:p>
      <w:pPr>
        <w:pStyle w:val="FirstParagraph"/>
      </w:pPr>
      <w:r>
        <w:t xml:space="preserve">The posterior mean and equal-tailed 95% credible interval</w:t>
      </w:r>
      <w:r>
        <w:t xml:space="preserve"> </w:t>
      </w:r>
      <w:r>
        <w:t xml:space="preserve">agree with the exact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 </w:t>
      </w:r>
      <w:r>
        <w:t xml:space="preserve">values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to about two decimal places,</w:t>
      </w:r>
      <w:r>
        <w:t xml:space="preserve"> </w:t>
      </w:r>
      <w:r>
        <w:t xml:space="preserve">and the</w:t>
      </w:r>
      <w:r>
        <w:t xml:space="preserve"> </w:t>
      </w:r>
      <w:hyperlink r:id="rId12">
        <w:r>
          <w:rPr>
            <w:rStyle w:val="Hyperlink"/>
          </w:rPr>
          <w:t xml:space="preserve">potential scale reduction factor</w:t>
        </w:r>
      </w:hyperlink>
      <w:r>
        <w:t xml:space="preserve"> </w:t>
      </w:r>
      <w:r>
        <w:t xml:space="preserve">is 1.</w:t>
      </w:r>
    </w:p>
    <w:bookmarkEnd w:id="13"/>
    <w:bookmarkEnd w:id="14"/>
    <w:bookmarkStart w:id="19" w:name="sec-bayes-examples-logistic"/>
    <w:p>
      <w:pPr>
        <w:pStyle w:val="Heading2"/>
      </w:pPr>
      <w:r>
        <w:t xml:space="preserve">2 Binary outcomes: logistic regression</w:t>
      </w:r>
    </w:p>
    <w:p>
      <w:pPr>
        <w:pStyle w:val="FirstParagraph"/>
      </w:pPr>
      <w:r>
        <w:t xml:space="preserve">For a binary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Bernoulli</m:t>
        </m:r>
        <m:r>
          <m:rPr>
            <m:sty m:val="p"/>
          </m:rPr>
          <m:t>(</m:t>
        </m:r>
        <m:sSub>
          <m:e>
            <m:r>
              <m:t>π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$\operatorname{logit}(\pi_i) = \mathord{\smash[b]{\underset{\raise.3ex\hbox{$\scriptstyle\sim$}}{x}}\vphantom{x}}_i \cdot 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logistic regression</w:t>
        </w:r>
      </w:hyperlink>
      <w:r>
        <w:t xml:space="preserve"> </w:t>
      </w:r>
      <w:r>
        <w:t xml:space="preserve">model,</w:t>
      </w:r>
      <w:r>
        <w:t xml:space="preserve"> </w:t>
      </w:r>
      <w:r>
        <w:t xml:space="preserve">a Bayesian analysis places a prior on the coefficient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and samples the posterior</w:t>
      </w:r>
      <w:r>
        <w:t xml:space="preserve"> </w:t>
      </w:r>
      <w:r>
        <w:t xml:space="preserve">$\operatorname{p}(\mathord{\smash[b]{\underset{\raise.3ex\hbox{$\scriptstyle\sim$}}{\beta}}\vphantom{\beta}}\mid \mathord{\smash[b]{\underset{\raise.3ex\hbox{$\scriptstyle\sim$}}{y}}\vphantom{y}})$</w:t>
      </w:r>
      <w:r>
        <w:t xml:space="preserve"> </w:t>
      </w:r>
      <w:r>
        <w:t xml:space="preserve">by MCMC</w:t>
      </w:r>
      <w:r>
        <w:t xml:space="preserve"> </w:t>
      </w:r>
      <w:r>
        <w:t xml:space="preserve">[1, Ch. 14], p. 318</w:t>
      </w:r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β</m:t>
            </m:r>
          </m:e>
          <m:sub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sub>
        </m:sSub>
      </m:oMath>
      <w:r>
        <w:t xml:space="preserve"> </w:t>
      </w:r>
      <w:r>
        <w:t xml:space="preserve">is summarized by the mean and quantiles of its draws.</w:t>
      </w:r>
      <w:r>
        <w:t xml:space="preserve"> </w:t>
      </w:r>
      <w:r>
        <w:t xml:space="preserve">No large-sample Gaussian approximation is needed:</w:t>
      </w:r>
      <w:r>
        <w:t xml:space="preserve"> </w:t>
      </w:r>
      <w:r>
        <w:t xml:space="preserve">a credible interval is read directly from the posterior quantiles,</w:t>
      </w:r>
      <w:r>
        <w:t xml:space="preserve"> </w:t>
      </w:r>
      <w:r>
        <w:t xml:space="preserve">and the posterior of an odds ratio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or of any other function of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is obtained by transforming the draws.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6">
        <w:r>
          <w:rPr>
            <w:rStyle w:val="Hyperlink"/>
            <w:i/>
            <w:iCs/>
          </w:rPr>
          <w:t xml:space="preserve">Modeling Events</w:t>
        </w:r>
      </w:hyperlink>
      <w:r>
        <w:t xml:space="preserve"> </w:t>
      </w:r>
      <w:r>
        <w:t xml:space="preserve">(Statistical Rethinking 2026, Lecture A09).</w:t>
      </w:r>
    </w:p>
    <w:bookmarkStart w:id="18" w:name="exm-bayes-logistic"/>
    <w:p>
      <w:pPr>
        <w:pStyle w:val="BodyText"/>
      </w:pPr>
      <w:r>
        <w:rPr>
          <w:b/>
          <w:bCs/>
        </w:rPr>
        <w:t xml:space="preserve">Example 2 (Logistic regression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observations from a logistic model</w:t>
      </w:r>
      <w:r>
        <w:t xml:space="preserve"> </w:t>
      </w:r>
      <w:r>
        <w:t xml:space="preserve">with one continuous predictor,</w:t>
      </w:r>
      <w:r>
        <w:t xml:space="preserve"> </w:t>
      </w:r>
      <w:r>
        <w:t xml:space="preserve">intercept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</m:oMath>
      <w:r>
        <w:t xml:space="preserve"> </w:t>
      </w:r>
      <w:r>
        <w:t xml:space="preserve">and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1.2</m:t>
        </m:r>
      </m:oMath>
      <w:r>
        <w:t xml:space="preserve">,</w:t>
      </w:r>
      <w:r>
        <w:t xml:space="preserve"> </w:t>
      </w:r>
      <w:r>
        <w:t xml:space="preserve">and place a diffuse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10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prior on each coefficient</w:t>
      </w:r>
      <w:r>
        <w:t xml:space="preserve"> </w:t>
      </w:r>
      <w:r>
        <w:t xml:space="preserve">(precision</w:t>
      </w:r>
      <w:r>
        <w:t xml:space="preserve"> </w:t>
      </w:r>
      <m:oMath>
        <m:r>
          <m:t>0.01</m:t>
        </m:r>
      </m:oMath>
      <w:r>
        <w:t xml:space="preserve"> </w:t>
      </w:r>
      <w:r>
        <w:t xml:space="preserve">in JAGS).</w:t>
      </w:r>
      <w:r>
        <w:t xml:space="preserve"> </w:t>
      </w:r>
      <w:r>
        <w:t xml:space="preserve">The JAGS program also monitors the odds ratio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</m:sup>
        </m:sSup>
      </m:oMath>
      <w:r>
        <w:t xml:space="preserve"> </w:t>
      </w:r>
      <w:r>
        <w:t xml:space="preserve">for a one-unit increase in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In the code,</w:t>
      </w:r>
      <w:r>
        <w:t xml:space="preserve"> </w:t>
      </w:r>
      <w:r>
        <w:rPr>
          <w:rStyle w:val="VerbatimChar"/>
        </w:rPr>
        <w:t xml:space="preserve">beta0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beta1</w:t>
      </w:r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plogis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x))</w:t>
      </w:r>
      <w:r>
        <w:br/>
      </w:r>
      <w:r>
        <w:br/>
      </w:r>
      <w:r>
        <w:rPr>
          <w:rStyle w:val="NormalTok"/>
        </w:rPr>
        <w:t xml:space="preserve">logistic_model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dbern(pi[i])</w:t>
      </w:r>
      <w:r>
        <w:br/>
      </w:r>
      <w:r>
        <w:rPr>
          <w:rStyle w:val="StringTok"/>
        </w:rPr>
        <w:t xml:space="preserve">    logit(pi[i]) &lt;- beta0 + beta1 * x[i]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beta0 ~ dnorm(0, 0.01)</w:t>
      </w:r>
      <w:r>
        <w:br/>
      </w:r>
      <w:r>
        <w:rPr>
          <w:rStyle w:val="StringTok"/>
        </w:rPr>
        <w:t xml:space="preserve">  beta1 ~ dnorm(0, 0.01)</w:t>
      </w:r>
      <w:r>
        <w:br/>
      </w:r>
      <w:r>
        <w:rPr>
          <w:rStyle w:val="StringTok"/>
        </w:rPr>
        <w:t xml:space="preserve">  OR &lt;- exp(beta1)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(logistic_model),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mean   2.5%  97.5%  Rhat</w:t>
      </w:r>
      <w:r>
        <w:br/>
      </w:r>
      <w:r>
        <w:rPr>
          <w:rStyle w:val="CommentTok"/>
        </w:rPr>
        <w:t xml:space="preserve">#&gt; OR     3.417  2.275  5.132 1.000</w:t>
      </w:r>
      <w:r>
        <w:br/>
      </w:r>
      <w:r>
        <w:rPr>
          <w:rStyle w:val="CommentTok"/>
        </w:rPr>
        <w:t xml:space="preserve">#&gt; beta0 -0.654 -1.002 -0.316 1.001</w:t>
      </w:r>
      <w:r>
        <w:br/>
      </w:r>
      <w:r>
        <w:rPr>
          <w:rStyle w:val="CommentTok"/>
        </w:rPr>
        <w:t xml:space="preserve">#&gt; beta1  1.207  0.822  1.635 1.000</w:t>
      </w:r>
    </w:p>
    <w:p>
      <w:pPr>
        <w:pStyle w:val="FirstParagraph"/>
      </w:pPr>
      <w:r>
        <w:t xml:space="preserve">Each 95% credible interval contains its coefficient’s true value,</w:t>
      </w:r>
      <w:r>
        <w:t xml:space="preserve"> </w:t>
      </w:r>
      <w:r>
        <w:t xml:space="preserve">and every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near 1.</w:t>
      </w:r>
      <w:r>
        <w:t xml:space="preserve"> </w:t>
      </w:r>
      <w:r>
        <w:t xml:space="preserve">As</w:t>
      </w:r>
      <w:r>
        <w:t xml:space="preserve"> </w:t>
      </w:r>
      <w:hyperlink r:id="rId17">
        <w:r>
          <w:rPr>
            <w:rStyle w:val="Hyperlink"/>
          </w:rPr>
          <w:t xml:space="preserve">comparing MCMC estimates to maximum likelihood</w:t>
        </w:r>
      </w:hyperlink>
      <w:r>
        <w:t xml:space="preserve"> </w:t>
      </w:r>
      <w:r>
        <w:t xml:space="preserve">leads us to expect,</w:t>
      </w:r>
      <w:r>
        <w:t xml:space="preserve"> </w:t>
      </w:r>
      <w:r>
        <w:t xml:space="preserve">the posterior means are close to the maximum likelihood estimates:</w:t>
      </w:r>
    </w:p>
    <w:p>
      <w:pPr>
        <w:pStyle w:val="SourceCode"/>
      </w:pP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binomial</w:t>
      </w:r>
      <w:r>
        <w:rPr>
          <w:rStyle w:val="NormalTok"/>
        </w:rPr>
        <w:t xml:space="preserve">())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(Intercept)           x </w:t>
      </w:r>
      <w:r>
        <w:br/>
      </w:r>
      <w:r>
        <w:rPr>
          <w:rStyle w:val="CommentTok"/>
        </w:rPr>
        <w:t xml:space="preserve">#&gt;      -0.647       1.183</w:t>
      </w:r>
    </w:p>
    <w:bookmarkEnd w:id="18"/>
    <w:bookmarkEnd w:id="19"/>
    <w:bookmarkStart w:id="22" w:name="sec-bayes-examples-survival"/>
    <w:p>
      <w:pPr>
        <w:pStyle w:val="Heading2"/>
      </w:pPr>
      <w:r>
        <w:t xml:space="preserve">3 Survival analysis</w:t>
      </w:r>
    </w:p>
    <w:p>
      <w:pPr>
        <w:pStyle w:val="FirstParagraph"/>
      </w:pPr>
      <w:r>
        <w:t xml:space="preserve">Parametric survival models,</w:t>
      </w:r>
      <w:r>
        <w:t xml:space="preserve"> </w:t>
      </w:r>
      <w:r>
        <w:t xml:space="preserve">such as those with exponential or Weibull event times,</w:t>
      </w:r>
      <w:r>
        <w:t xml:space="preserve"> </w:t>
      </w:r>
      <w:r>
        <w:t xml:space="preserve">can be fit by Bayesian inference:</w:t>
      </w:r>
      <w:r>
        <w:t xml:space="preserve"> </w:t>
      </w:r>
      <w:r>
        <w:t xml:space="preserve">priors are placed on the baseline-hazard parameters and the regression coefficients,</w:t>
      </w:r>
      <w:r>
        <w:t xml:space="preserve"> </w:t>
      </w:r>
      <w:r>
        <w:t xml:space="preserve">and the posterior is sampled by MCMC</w:t>
      </w:r>
      <w:r>
        <w:t xml:space="preserve"> </w:t>
      </w:r>
      <w:r>
        <w:t xml:space="preserve">[1, Ch. 14], p. 327</w:t>
      </w:r>
      <w:r>
        <w:t xml:space="preserve">.</w:t>
      </w:r>
      <w:r>
        <w:t xml:space="preserve"> </w:t>
      </w:r>
      <w:r>
        <w:t xml:space="preserve">Censoring enters through the likelihood,</w:t>
      </w:r>
      <w:r>
        <w:t xml:space="preserve"> </w:t>
      </w:r>
      <w:r>
        <w:t xml:space="preserve">exactly as in maximum likelihood estimation with the</w:t>
      </w:r>
      <w:r>
        <w:t xml:space="preserve"> </w:t>
      </w:r>
      <w:hyperlink r:id="rId20">
        <w:r>
          <w:rPr>
            <w:rStyle w:val="Hyperlink"/>
          </w:rPr>
          <w:t xml:space="preserve">likelihood with censoring</w:t>
        </w:r>
      </w:hyperlink>
      <w:r>
        <w:t xml:space="preserve">:</w:t>
      </w:r>
      <w:r>
        <w:t xml:space="preserve"> </w:t>
      </w:r>
      <w:r>
        <w:t xml:space="preserve">an observed event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contributes its density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an observation right-censored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contributes its survival probability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the hazard and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the survival function.</w:t>
      </w:r>
    </w:p>
    <w:p>
      <w:pPr>
        <w:pStyle w:val="BodyText"/>
      </w:pPr>
      <w:r>
        <w:t xml:space="preserve">When a model’s log-likelihood contribution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not one of the distributions built into JAGS,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zeros trick</w:t>
      </w:r>
      <w:r>
        <w:t xml:space="preserve"> </w:t>
      </w:r>
      <w:r>
        <w:t xml:space="preserve">supplies it.</w:t>
      </w:r>
      <w:r>
        <w:t xml:space="preserve"> </w:t>
      </w:r>
      <w:r>
        <w:t xml:space="preserve">An observed value of 0 from a Poisson distribution with mean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probability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ϕ</m:t>
                </m:r>
              </m:e>
              <m:sub>
                <m:r>
                  <m:t>i</m:t>
                </m:r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and with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C</m:t>
        </m:r>
        <m:r>
          <m:rPr>
            <m:sty m:val="p"/>
          </m:rPr>
          <m:t>−</m:t>
        </m:r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a constant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ϕ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ϕ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</m:sup>
              </m:sSup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C</m:t>
              </m:r>
              <m:r>
                <m:rPr>
                  <m:nor/>
                  <m:sty m:val="p"/>
                </m:rPr>
                <m:t> does not depend on the parameters)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observation</w:t>
      </w:r>
      <w:r>
        <w:t xml:space="preserve"> </w:t>
      </w:r>
      <m:oMath>
        <m:r>
          <m:t>i</m:t>
        </m:r>
      </m:oMath>
      <w:r>
        <w:t xml:space="preserve">’s likelihood contribution.</w:t>
      </w:r>
      <w:r>
        <w:t xml:space="preserve"> </w:t>
      </w:r>
      <w:r>
        <w:t xml:space="preserve">So declaring data</w:t>
      </w:r>
      <w:r>
        <w:t xml:space="preserve"> </w:t>
      </w:r>
      <w:r>
        <w:rPr>
          <w:rStyle w:val="VerbatimChar"/>
        </w:rPr>
        <w:t xml:space="preserve">zeros[i] = 0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zeros[i] ~ dpois(C - loglik[i])</w:t>
      </w:r>
      <w:r>
        <w:t xml:space="preserve"> </w:t>
      </w:r>
      <w:r>
        <w:t xml:space="preserve">multiplies the likelihood by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ℓ</m:t>
                </m:r>
              </m:e>
              <m:sub>
                <m:r>
                  <m:t>i</m:t>
                </m:r>
              </m:sub>
            </m:sSub>
          </m:sup>
        </m:sSup>
      </m:oMath>
      <w:r>
        <w:t xml:space="preserve">.</w:t>
      </w:r>
      <w:r>
        <w:t xml:space="preserve"> </w:t>
      </w:r>
      <w:r>
        <w:t xml:space="preserve">The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only has to be large enough to keep every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positive.</w:t>
      </w:r>
    </w:p>
    <w:bookmarkStart w:id="21" w:name="exm-bayes-survival"/>
    <w:p>
      <w:pPr>
        <w:pStyle w:val="BodyText"/>
      </w:pPr>
      <w:r>
        <w:rPr>
          <w:b/>
          <w:bCs/>
        </w:rPr>
        <w:t xml:space="preserve">Example 3 (Exponential survival regression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right-censored exponential survival times,</w:t>
      </w:r>
      <w:r>
        <w:t xml:space="preserve"> </w:t>
      </w:r>
      <w:r>
        <w:t xml:space="preserve">with a binary covariate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(say, treatment)</w:t>
      </w:r>
      <w:r>
        <w:t xml:space="preserve"> </w:t>
      </w:r>
      <w:r>
        <w:t xml:space="preserve">and hazard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 the log baseline hazard 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log</m:t>
        </m:r>
        <m:r>
          <m:t>0.05</m:t>
        </m:r>
      </m:oMath>
      <w:r>
        <w:t xml:space="preserve"> </w:t>
      </w:r>
      <w:r>
        <w:t xml:space="preserve">and the log hazard ratio is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0.7</m:t>
        </m:r>
      </m:oMath>
      <w:r>
        <w:t xml:space="preserve">.</w:t>
      </w:r>
      <w:r>
        <w:t xml:space="preserve"> </w:t>
      </w:r>
      <w:r>
        <w:t xml:space="preserve">With event indicator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(1 for an event, 0 for a censored time)</w:t>
      </w:r>
      <w:r>
        <w:t xml:space="preserve"> </w:t>
      </w:r>
      <w:r>
        <w:t xml:space="preserve">and follow-up time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 exponential density is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  <m:r>
              <m:t>t</m:t>
            </m:r>
          </m:sup>
        </m:sSup>
      </m:oMath>
      <w:r>
        <w:t xml:space="preserve"> </w:t>
      </w:r>
      <w:r>
        <w:t xml:space="preserve">and its survival function is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  <m:r>
              <m:t>t</m:t>
            </m:r>
          </m:sup>
        </m:sSup>
      </m:oMath>
      <w:r>
        <w:t xml:space="preserve">,</w:t>
      </w:r>
      <w:r>
        <w:t xml:space="preserve"> </w:t>
      </w:r>
      <w:r>
        <w:t xml:space="preserve">so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contributes the log-likelihood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δ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log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sSub>
            <m:e>
              <m:r>
                <m:t>t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JAGS has no built-in distribution for this contribution,</w:t>
      </w:r>
      <w:r>
        <w:t xml:space="preserve"> </w:t>
      </w:r>
      <w:r>
        <w:t xml:space="preserve">so we fit it with the zeros trick.</w:t>
      </w:r>
      <w:r>
        <w:t xml:space="preserve"> </w:t>
      </w:r>
      <w:r>
        <w:t xml:space="preserve">In the code,</w:t>
      </w:r>
      <w:r>
        <w:t xml:space="preserve"> </w:t>
      </w:r>
      <w:r>
        <w:rPr>
          <w:rStyle w:val="VerbatimChar"/>
        </w:rPr>
        <w:t xml:space="preserve">beta0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beta1</w:t>
      </w:r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event_time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rexp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censor_time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rexp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follow_up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(event_time, censor_time)</w:t>
      </w:r>
      <w:r>
        <w:br/>
      </w:r>
      <w:r>
        <w:rPr>
          <w:rStyle w:val="NormalTok"/>
        </w:rPr>
        <w:t xml:space="preserve">event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as.integer</w:t>
      </w:r>
      <w:r>
        <w:rPr>
          <w:rStyle w:val="NormalTok"/>
        </w:rPr>
        <w:t xml:space="preserve">(event_time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censor_time)</w:t>
      </w:r>
      <w:r>
        <w:br/>
      </w:r>
      <w:r>
        <w:br/>
      </w:r>
      <w:r>
        <w:rPr>
          <w:rStyle w:val="NormalTok"/>
        </w:rPr>
        <w:t xml:space="preserve">survival_model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C &lt;- 10000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log(lambda[i]) &lt;- beta0 + beta1 * x[i]</w:t>
      </w:r>
      <w:r>
        <w:br/>
      </w:r>
      <w:r>
        <w:rPr>
          <w:rStyle w:val="StringTok"/>
        </w:rPr>
        <w:t xml:space="preserve">    loglik[i] &lt;- event[i] * log(lambda[i]) - lambda[i] * follow_up[i]</w:t>
      </w:r>
      <w:r>
        <w:br/>
      </w:r>
      <w:r>
        <w:rPr>
          <w:rStyle w:val="StringTok"/>
        </w:rPr>
        <w:t xml:space="preserve">    zeros[i] ~ dpois(C - loglik[i])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beta0 ~ dnorm(0, 0.01)</w:t>
      </w:r>
      <w:r>
        <w:br/>
      </w:r>
      <w:r>
        <w:rPr>
          <w:rStyle w:val="StringTok"/>
        </w:rPr>
        <w:t xml:space="preserve">  beta1 ~ dnorm(0, 0.01)</w:t>
      </w:r>
      <w:r>
        <w:br/>
      </w:r>
      <w:r>
        <w:rPr>
          <w:rStyle w:val="StringTok"/>
        </w:rPr>
        <w:t xml:space="preserve">  HR &lt;- exp(beta1)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(survival_model),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follow_up =</w:t>
      </w:r>
      <w:r>
        <w:rPr>
          <w:rStyle w:val="NormalTok"/>
        </w:rPr>
        <w:t xml:space="preserve"> follow_up,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event =</w:t>
      </w:r>
      <w:r>
        <w:rPr>
          <w:rStyle w:val="NormalTok"/>
        </w:rPr>
        <w:t xml:space="preserve"> event,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zeros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n_obs)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mean   2.5%  97.5% Rhat</w:t>
      </w:r>
      <w:r>
        <w:br/>
      </w:r>
      <w:r>
        <w:rPr>
          <w:rStyle w:val="CommentTok"/>
        </w:rPr>
        <w:t xml:space="preserve">#&gt; HR     0.602  0.390  0.875    1</w:t>
      </w:r>
      <w:r>
        <w:br/>
      </w:r>
      <w:r>
        <w:rPr>
          <w:rStyle w:val="CommentTok"/>
        </w:rPr>
        <w:t xml:space="preserve">#&gt; beta0 -3.119 -3.391 -2.870    1</w:t>
      </w:r>
      <w:r>
        <w:br/>
      </w:r>
      <w:r>
        <w:rPr>
          <w:rStyle w:val="CommentTok"/>
        </w:rPr>
        <w:t xml:space="preserve">#&gt; beta1 -0.529 -0.941 -0.133    1</w:t>
      </w:r>
    </w:p>
    <w:p>
      <w:pPr>
        <w:pStyle w:val="FirstParagraph"/>
      </w:pPr>
      <w:r>
        <w:t xml:space="preserve">About 50% of the follow-up times end in an event.</w:t>
      </w:r>
      <w:r>
        <w:t xml:space="preserve"> </w:t>
      </w:r>
      <w:r>
        <w:t xml:space="preserve">The 95% credible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contains the true</w:t>
      </w:r>
      <w:r>
        <w:t xml:space="preserve"> </w:t>
      </w:r>
      <m:oMath>
        <m:r>
          <m:rPr>
            <m:sty m:val="p"/>
          </m:rPr>
          <m:t>−</m:t>
        </m:r>
        <m:r>
          <m:t>0.7</m:t>
        </m:r>
      </m:oMath>
      <w:r>
        <w:t xml:space="preserve">,</w:t>
      </w:r>
      <w:r>
        <w:t xml:space="preserve"> </w:t>
      </w:r>
      <w:r>
        <w:t xml:space="preserve">though the posterior mean is some distance from it.</w:t>
      </w:r>
      <w:r>
        <w:t xml:space="preserve"> </w:t>
      </w:r>
      <w:r>
        <w:t xml:space="preserve">The maximum likelihood estimates, from the same log-likelihood,</w:t>
      </w:r>
      <w:r>
        <w:t xml:space="preserve"> </w:t>
      </w:r>
      <w:r>
        <w:t xml:space="preserve">show that the gap is sampling variation in this data set</w:t>
      </w:r>
      <w:r>
        <w:t xml:space="preserve"> </w:t>
      </w:r>
      <w:r>
        <w:t xml:space="preserve">rather than an effect of the prior:</w:t>
      </w:r>
    </w:p>
    <w:p>
      <w:pPr>
        <w:pStyle w:val="SourceCode"/>
      </w:pPr>
      <w:r>
        <w:rPr>
          <w:rStyle w:val="NormalTok"/>
        </w:rPr>
        <w:t xml:space="preserve">neg_loglik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(beta) {</w:t>
      </w:r>
      <w:r>
        <w:br/>
      </w:r>
      <w:r>
        <w:rPr>
          <w:rStyle w:val="NormalTok"/>
        </w:rPr>
        <w:t xml:space="preserve">  lambda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(beta[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(event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(lambda)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lambda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follow_up)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optim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neg_loglik)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par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beta0  beta1 </w:t>
      </w:r>
      <w:r>
        <w:br/>
      </w:r>
      <w:r>
        <w:rPr>
          <w:rStyle w:val="CommentTok"/>
        </w:rPr>
        <w:t xml:space="preserve">#&gt; -3.112 -0.524</w:t>
      </w:r>
    </w:p>
    <w:p>
      <w:pPr>
        <w:pStyle w:val="FirstParagraph"/>
      </w:pPr>
      <w:r>
        <w:t xml:space="preserve">The monitored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</m:sup>
        </m:sSup>
      </m:oMath>
      <w:r>
        <w:t xml:space="preserve"> </w:t>
      </w:r>
      <w:r>
        <w:t xml:space="preserve">gives the hazard ratio and its credible interval directly.</w:t>
      </w:r>
    </w:p>
    <w:bookmarkEnd w:id="21"/>
    <w:bookmarkEnd w:id="22"/>
    <w:bookmarkStart w:id="29" w:name="sec-bayes-examples-random-effects"/>
    <w:p>
      <w:pPr>
        <w:pStyle w:val="Heading2"/>
      </w:pPr>
      <w:r>
        <w:t xml:space="preserve">4 Random effects</w:t>
      </w:r>
    </w:p>
    <w:p>
      <w:pPr>
        <w:pStyle w:val="FirstParagraph"/>
      </w:pPr>
      <w:r>
        <w:t xml:space="preserve">The</w:t>
      </w:r>
      <w:r>
        <w:t xml:space="preserve"> </w:t>
      </w:r>
      <w:hyperlink r:id="rId23">
        <w:r>
          <w:rPr>
            <w:rStyle w:val="Hyperlink"/>
          </w:rPr>
          <w:t xml:space="preserve">hierarchical model</w:t>
        </w:r>
      </w:hyperlink>
      <w:r>
        <w:t xml:space="preserve"> </w:t>
      </w:r>
      <w:r>
        <w:t xml:space="preserve">of</w:t>
      </w:r>
      <w:r>
        <w:t xml:space="preserve"> </w:t>
      </w:r>
      <w:hyperlink r:id="rId24">
        <w:r>
          <w:rPr>
            <w:rStyle w:val="Hyperlink"/>
          </w:rPr>
          <w:t xml:space="preserve">the two-level Gaussian example</w:t>
        </w:r>
      </w:hyperlink>
      <w:r>
        <w:t xml:space="preserve"> </w:t>
      </w:r>
      <w:r>
        <w:t xml:space="preserve">is the random-effects</w:t>
      </w:r>
      <w:r>
        <w:t xml:space="preserve"> </w:t>
      </w:r>
      <w:r>
        <w:rPr>
          <w:i/>
          <w:iCs/>
        </w:rPr>
        <w:t xml:space="preserve">model structure</w:t>
      </w:r>
      <w:r>
        <w:t xml:space="preserve">,</w:t>
      </w:r>
      <w:r>
        <w:t xml:space="preserve"> </w:t>
      </w:r>
      <w:r>
        <w:t xml:space="preserve">with group-level parameters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drawn from a common distribution</w:t>
      </w:r>
      <w:r>
        <w:t xml:space="preserve"> </w:t>
      </w:r>
      <w:r>
        <w:t xml:space="preserve">[2]</w:t>
      </w:r>
      <w:r>
        <w:t xml:space="preserve">.</w:t>
      </w:r>
      <w:r>
        <w:t xml:space="preserve"> </w:t>
      </w:r>
      <w:r>
        <w:t xml:space="preserve">What changes here from a maximum likelihood fit is the</w:t>
      </w:r>
      <w:r>
        <w:t xml:space="preserve"> </w:t>
      </w:r>
      <w:r>
        <w:rPr>
          <w:i/>
          <w:iCs/>
        </w:rPr>
        <w:t xml:space="preserve">inference method</w:t>
      </w:r>
      <w:r>
        <w:t xml:space="preserve">:</w:t>
      </w:r>
      <w:r>
        <w:t xml:space="preserve"> </w:t>
      </w:r>
      <w:r>
        <w:t xml:space="preserve">the Bayesian analysis places priors on the hyperparameters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samples their joint posterior together with the group-level parameters</w:t>
      </w:r>
      <w:r>
        <w:t xml:space="preserve"> </w:t>
      </w:r>
      <w:r>
        <w:t xml:space="preserve">[1, Ch. 14], p. 329</w:t>
      </w:r>
      <w:r>
        <w:t xml:space="preserve">.</w:t>
      </w:r>
      <w:r>
        <w:t xml:space="preserve"> </w:t>
      </w:r>
      <w:r>
        <w:t xml:space="preserve">The posterior shrinks each group’s estimate toward the overall mean,</w:t>
      </w:r>
      <w:r>
        <w:t xml:space="preserve"> </w:t>
      </w:r>
      <w:r>
        <w:t xml:space="preserve">by an amount the data determine through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and the posterior for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carries the uncertainty about the between-group spread</w:t>
      </w:r>
      <w:r>
        <w:t xml:space="preserve"> </w:t>
      </w:r>
      <w:r>
        <w:t xml:space="preserve">into every group-level summary.</w:t>
      </w:r>
    </w:p>
    <w:bookmarkStart w:id="28" w:name="exm-bayes-random-effects"/>
    <w:p>
      <w:pPr>
        <w:pStyle w:val="BodyText"/>
      </w:pPr>
      <w:r>
        <w:rPr>
          <w:b/>
          <w:bCs/>
        </w:rPr>
        <w:t xml:space="preserve">Example 4 (A random-intercept model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groups of 12 observations each,</w:t>
      </w:r>
      <w:r>
        <w:t xml:space="preserve"> </w:t>
      </w:r>
      <w:r>
        <w:t xml:space="preserve">with group means drawn from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m:oMath>
        <m:r>
          <m:t>μ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1.5</m:t>
        </m:r>
      </m:oMath>
      <w:r>
        <w:t xml:space="preserve">)</w:t>
      </w:r>
      <w:r>
        <w:t xml:space="preserve"> </w:t>
      </w:r>
      <w:r>
        <w:t xml:space="preserve">and within-group standard deviation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priors are a diffuse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100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25">
        <w:r>
          <w:rPr>
            <w:rStyle w:val="Hyperlink"/>
          </w:rPr>
          <w:t xml:space="preserve">flat priors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100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standard deviations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</m:oMath>
      <w:r>
        <w:t xml:space="preserve">.</w:t>
      </w:r>
      <w:r>
        <w:t xml:space="preserve"> </w:t>
      </w:r>
      <w:r>
        <w:t xml:space="preserve">Being flat on the standard-deviation scale is a choice:</w:t>
      </w:r>
      <w:r>
        <w:t xml:space="preserve"> </w:t>
      </w:r>
      <w:r>
        <w:t xml:space="preserve">as</w:t>
      </w:r>
      <w:r>
        <w:t xml:space="preserve"> </w:t>
      </w:r>
      <w:hyperlink r:id="rId26">
        <w:r>
          <w:rPr>
            <w:rStyle w:val="Hyperlink"/>
          </w:rPr>
          <w:t xml:space="preserve">a flat prior on the log-odds</w:t>
        </w:r>
      </w:hyperlink>
      <w:r>
        <w:t xml:space="preserve"> </w:t>
      </w:r>
      <w:r>
        <w:t xml:space="preserve">shows for a probability,</w:t>
      </w:r>
      <w:r>
        <w:t xml:space="preserve"> </w:t>
      </w:r>
      <w:r>
        <w:t xml:space="preserve">it is not flat on another scale, such as the variance.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n_groups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n_per_group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theta_true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(n_groups,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n_per_group)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(n_groups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n_per_group,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theta_true[group],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random_intercept_model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dnorm(theta[group[i]], 1 / sigma^2)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for (j in 1:J) {</w:t>
      </w:r>
      <w:r>
        <w:br/>
      </w:r>
      <w:r>
        <w:rPr>
          <w:rStyle w:val="StringTok"/>
        </w:rPr>
        <w:t xml:space="preserve">    theta[j] ~ dnorm(mu, 1 / tau^2)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mu ~ dnorm(0, 1.0E-4)</w:t>
      </w:r>
      <w:r>
        <w:br/>
      </w:r>
      <w:r>
        <w:rPr>
          <w:rStyle w:val="StringTok"/>
        </w:rPr>
        <w:t xml:space="preserve">  sigma ~ dunif(0, 100)</w:t>
      </w:r>
      <w:r>
        <w:br/>
      </w:r>
      <w:r>
        <w:rPr>
          <w:rStyle w:val="StringTok"/>
        </w:rPr>
        <w:t xml:space="preserve">  tau ~ dunif(0, 100)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(random_intercept_model),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group =</w:t>
      </w:r>
      <w:r>
        <w:rPr>
          <w:rStyle w:val="NormalTok"/>
        </w:rPr>
        <w:t xml:space="preserve"> group,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J =</w:t>
      </w:r>
      <w:r>
        <w:rPr>
          <w:rStyle w:val="NormalTok"/>
        </w:rPr>
        <w:t xml:space="preserve"> n_groups),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"theta"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NormalTok"/>
        </w:rPr>
        <w:t xml:space="preserve">posterior_summary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(posterior_summary[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"sigma"</w:t>
      </w:r>
      <w:r>
        <w:rPr>
          <w:rStyle w:val="NormalTok"/>
        </w:rPr>
        <w:t xml:space="preserve">),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mean  2.5% 97.5%  Rhat</w:t>
      </w:r>
      <w:r>
        <w:br/>
      </w:r>
      <w:r>
        <w:rPr>
          <w:rStyle w:val="CommentTok"/>
        </w:rPr>
        <w:t xml:space="preserve">#&gt; mu    5.572 4.733 6.405 1.002</w:t>
      </w:r>
      <w:r>
        <w:br/>
      </w:r>
      <w:r>
        <w:rPr>
          <w:rStyle w:val="CommentTok"/>
        </w:rPr>
        <w:t xml:space="preserve">#&gt; tau   0.868 0.125 2.002 1.004</w:t>
      </w:r>
      <w:r>
        <w:br/>
      </w:r>
      <w:r>
        <w:rPr>
          <w:rStyle w:val="CommentTok"/>
        </w:rPr>
        <w:t xml:space="preserve">#&gt; sigma 2.161 1.867 2.520 1.000</w:t>
      </w:r>
    </w:p>
    <w:p>
      <w:pPr>
        <w:pStyle w:val="FirstParagraph"/>
      </w:pPr>
      <w:r>
        <w:t xml:space="preserve">The 95% credible intervals contain the true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interval for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is wide:</w:t>
      </w:r>
      <w:r>
        <w:t xml:space="preserve"> </w:t>
      </w:r>
      <w:r>
        <w:t xml:space="preserve">eight groups say little about how spread out group means are,</w:t>
      </w:r>
      <w:r>
        <w:t xml:space="preserve"> </w:t>
      </w:r>
      <w:r>
        <w:t xml:space="preserve">and the posterior reports that uncertainty</w:t>
      </w:r>
      <w:r>
        <w:t xml:space="preserve"> </w:t>
      </w:r>
      <w:r>
        <w:t xml:space="preserve">instead of a single estimate of the variance component.</w:t>
      </w:r>
    </w:p>
    <w:p>
      <w:pPr>
        <w:pStyle w:val="BodyText"/>
      </w:pPr>
      <w:r>
        <w:t xml:space="preserve">Each group’s posterior mean lies between its sample mean</w:t>
      </w:r>
      <w:r>
        <w:t xml:space="preserve"> </w:t>
      </w:r>
      <w:r>
        <w:t xml:space="preserve">and the overall sample mean:</w:t>
      </w:r>
    </w:p>
    <w:p>
      <w:pPr>
        <w:pStyle w:val="SourceCode"/>
      </w:pPr>
      <w:r>
        <w:rPr>
          <w:rStyle w:val="NormalTok"/>
        </w:rPr>
        <w:t xml:space="preserve">sample_means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(y, group, mean))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group_id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sample_means,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posterior_mean =</w:t>
      </w:r>
      <w:r>
        <w:rPr>
          <w:rStyle w:val="NormalTok"/>
        </w:rPr>
        <w:t xml:space="preserve"> posterior_summary[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"theta["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 </w:t>
      </w:r>
      <w:r>
        <w:rPr>
          <w:rStyle w:val="StringTok"/>
        </w:rPr>
        <w:t xml:space="preserve">"]"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"mean"</w:t>
      </w:r>
      <w:r>
        <w:br/>
      </w:r>
      <w:r>
        <w:rPr>
          <w:rStyle w:val="NormalTok"/>
        </w:rPr>
        <w:t xml:space="preserve">  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overall_mean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8 × 4</w:t>
      </w:r>
      <w:r>
        <w:br/>
      </w:r>
      <w:r>
        <w:rPr>
          <w:rStyle w:val="CommentTok"/>
        </w:rPr>
        <w:t xml:space="preserve">#&gt;   group_id sample_mean posterior_mean overall_mean</w:t>
      </w:r>
      <w:r>
        <w:br/>
      </w:r>
      <w:r>
        <w:rPr>
          <w:rStyle w:val="CommentTok"/>
        </w:rPr>
        <w:t xml:space="preserve">#&gt;      &lt;dbl&gt;       &lt;dbl&gt;          &lt;dbl&gt;        &lt;dbl&gt;</w:t>
      </w:r>
      <w:r>
        <w:br/>
      </w:r>
      <w:r>
        <w:rPr>
          <w:rStyle w:val="CommentTok"/>
        </w:rPr>
        <w:t xml:space="preserve">#&gt; 1        1        6.08           5.87         5.56</w:t>
      </w:r>
      <w:r>
        <w:br/>
      </w:r>
      <w:r>
        <w:rPr>
          <w:rStyle w:val="CommentTok"/>
        </w:rPr>
        <w:t xml:space="preserve">#&gt; 2        2        5.53           5.55         5.56</w:t>
      </w:r>
      <w:r>
        <w:br/>
      </w:r>
      <w:r>
        <w:rPr>
          <w:rStyle w:val="CommentTok"/>
        </w:rPr>
        <w:t xml:space="preserve">#&gt; 3        3        6.14           5.9          5.56</w:t>
      </w:r>
      <w:r>
        <w:br/>
      </w:r>
      <w:r>
        <w:rPr>
          <w:rStyle w:val="CommentTok"/>
        </w:rPr>
        <w:t xml:space="preserve">#&gt; 4        4        7.27           6.57         5.56</w:t>
      </w:r>
      <w:r>
        <w:br/>
      </w:r>
      <w:r>
        <w:rPr>
          <w:rStyle w:val="CommentTok"/>
        </w:rPr>
        <w:t xml:space="preserve">#&gt; 5        5        5.1            5.3          5.56</w:t>
      </w:r>
      <w:r>
        <w:br/>
      </w:r>
      <w:r>
        <w:rPr>
          <w:rStyle w:val="CommentTok"/>
        </w:rPr>
        <w:t xml:space="preserve">#&gt; 6        6        4.31           4.85         5.56</w:t>
      </w:r>
      <w:r>
        <w:br/>
      </w:r>
      <w:r>
        <w:rPr>
          <w:rStyle w:val="CommentTok"/>
        </w:rPr>
        <w:t xml:space="preserve">#&gt; 7        7        5.51           5.53         5.56</w:t>
      </w:r>
      <w:r>
        <w:br/>
      </w:r>
      <w:r>
        <w:rPr>
          <w:rStyle w:val="CommentTok"/>
        </w:rPr>
        <w:t xml:space="preserve">#&gt; 8        8        4.56           4.99         5.56</w:t>
      </w:r>
    </w:p>
    <w:p>
      <w:pPr>
        <w:pStyle w:val="FirstParagraph"/>
      </w:pPr>
      <w:r>
        <w:t xml:space="preserve">This is the borrowing of strength described in</w:t>
      </w:r>
      <w:r>
        <w:t xml:space="preserve"> </w:t>
      </w:r>
      <w:hyperlink r:id="rId27">
        <w:r>
          <w:rPr>
            <w:rStyle w:val="Hyperlink"/>
          </w:rPr>
          <w:t xml:space="preserve">distributions and hierarchies</w:t>
        </w:r>
      </w:hyperlink>
      <w:r>
        <w:t xml:space="preserve">:</w:t>
      </w:r>
      <w:r>
        <w:t xml:space="preserve"> </w:t>
      </w:r>
      <w:r>
        <w:t xml:space="preserve">group 4, with the largest sample mean,</w:t>
      </w:r>
      <w:r>
        <w:t xml:space="preserve"> </w:t>
      </w:r>
      <w:r>
        <w:t xml:space="preserve">is pulled furthest toward the overall mean.</w:t>
      </w:r>
    </w:p>
    <w:bookmarkEnd w:id="28"/>
    <w:bookmarkEnd w:id="29"/>
    <w:bookmarkStart w:id="38" w:name="sec-bayes-examples-bma"/>
    <w:p>
      <w:pPr>
        <w:pStyle w:val="Heading2"/>
      </w:pPr>
      <w:r>
        <w:t xml:space="preserve">5 Bayesian model averaging</w:t>
      </w:r>
    </w:p>
    <w:p>
      <w:pPr>
        <w:pStyle w:val="FirstParagraph"/>
      </w:pPr>
      <w:r>
        <w:t xml:space="preserve">When several candidate models are plausible,</w:t>
      </w:r>
      <w:r>
        <w:t xml:space="preserve"> </w:t>
      </w:r>
      <w:r>
        <w:t xml:space="preserve">committing to a single</w:t>
      </w:r>
      <w:r>
        <w:t xml:space="preserve"> </w:t>
      </w:r>
      <w:r>
        <w:t xml:space="preserve">“best”</w:t>
      </w:r>
      <w:r>
        <w:t xml:space="preserve"> </w:t>
      </w:r>
      <w:r>
        <w:t xml:space="preserve">one ignores the uncertainty about which model is right.</w:t>
      </w:r>
      <w:r>
        <w:t xml:space="preserve"> </w:t>
      </w:r>
      <w:r>
        <w:t xml:space="preserve">Bayesian model averaging instead averages over the models,</w:t>
      </w:r>
      <w:r>
        <w:t xml:space="preserve"> </w:t>
      </w:r>
      <w:r>
        <w:t xml:space="preserve">weighting each by its posterior probability</w:t>
      </w:r>
      <w:r>
        <w:t xml:space="preserve"> </w:t>
      </w:r>
      <w:r>
        <w:t xml:space="preserve">[1, Ch. 14], p. 339</w:t>
      </w:r>
      <w:r>
        <w:t xml:space="preserve">.</w:t>
      </w:r>
      <w:r>
        <w:t xml:space="preserve"> </w:t>
      </w:r>
      <w:r>
        <w:t xml:space="preserve">This approach carries</w:t>
      </w:r>
      <w:r>
        <w:t xml:space="preserve"> </w:t>
      </w:r>
      <w:r>
        <w:rPr>
          <w:i/>
          <w:iCs/>
        </w:rPr>
        <w:t xml:space="preserve">model</w:t>
      </w:r>
      <w:r>
        <w:t xml:space="preserve"> </w:t>
      </w:r>
      <w:r>
        <w:t xml:space="preserve">uncertainty,</w:t>
      </w:r>
      <w:r>
        <w:t xml:space="preserve"> </w:t>
      </w:r>
      <w:r>
        <w:t xml:space="preserve">not just parameter uncertainty,</w:t>
      </w:r>
      <w:r>
        <w:t xml:space="preserve"> </w:t>
      </w:r>
      <w:r>
        <w:t xml:space="preserve">into the final inference.</w:t>
      </w:r>
      <w:r>
        <w:t xml:space="preserve"> </w:t>
      </w:r>
      <w:r>
        <w:t xml:space="preserve">It is an alternative to choosing a single model by</w:t>
      </w:r>
      <w:r>
        <w:t xml:space="preserve"> </w:t>
      </w:r>
      <w:hyperlink r:id="rId30">
        <w:r>
          <w:rPr>
            <w:rStyle w:val="Hyperlink"/>
          </w:rPr>
          <w:t xml:space="preserve">predictor selection</w:t>
        </w:r>
      </w:hyperlink>
      <w:r>
        <w:t xml:space="preserve">.</w:t>
      </w:r>
    </w:p>
    <w:bookmarkStart w:id="32" w:name="def-posterior-model-probability"/>
    <w:p>
      <w:pPr>
        <w:pStyle w:val="BodyText"/>
      </w:pPr>
      <w:r>
        <w:rPr>
          <w:b/>
          <w:bCs/>
        </w:rPr>
        <w:t xml:space="preserve">Definition 1 (Posterior model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candidate models</w:t>
      </w:r>
      <w:r>
        <w:t xml:space="preserve"> </w:t>
      </w:r>
      <w:r>
        <w:t xml:space="preserve">with prior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summing to 1,</w:t>
      </w:r>
      <w:r>
        <w:t xml:space="preserve"> </w:t>
      </w:r>
      <w:r>
        <w:t xml:space="preserve">and let</w:t>
      </w:r>
      <w:r>
        <w:t xml:space="preserve"> </w:t>
      </w:r>
      <w:r>
        <w:t xml:space="preserve">$\operatorname{p}(\mathord{\smash[b]{\underset{\raise.3ex\hbox{$\scriptstyle\sim$}}{y}}\vphantom{y}}\mid M_k)$</w:t>
      </w:r>
      <w:r>
        <w:t xml:space="preserve"> </w:t>
      </w:r>
      <w:r>
        <w:t xml:space="preserve">be the</w:t>
      </w:r>
      <w:r>
        <w:t xml:space="preserve"> </w:t>
      </w:r>
      <w:hyperlink r:id="rId31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of the data under model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model probability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w:r>
        <w:t xml:space="preserve">$$
    \operatorname{p}(M_k \mid \mathord{\smash[b]{\underset{\raise.3ex\hbox{$\scriptstyle\sim$}}{y}}\vphantom{y}}) \stackrel{\text{def}}{=}
    \frac{\operatorname{p}(\mathord{\smash[b]{\underset{\raise.3ex\hbox{$\scriptstyle\sim$}}{y}}\vphantom{y}}\mid M_k)\, \operatorname{p}(M_k)}{\sum_{l=1}^{K} \operatorname{p}(\mathord{\smash[b]{\underset{\raise.3ex\hbox{$\scriptstyle\sim$}}{y}}\vphantom{y}}\mid M_l)\, \operatorname{p}(M_l)}.
    $$</w:t>
      </w:r>
    </w:p>
    <w:bookmarkEnd w:id="32"/>
    <w:bookmarkStart w:id="33" w:name="exm-posterior-model-probability"/>
    <w:p>
      <w:pPr>
        <w:pStyle w:val="FirstParagraph"/>
      </w:pPr>
      <w:r>
        <w:rPr>
          <w:b/>
          <w:bCs/>
        </w:rPr>
        <w:t xml:space="preserve">Example 5 (Posterior probabilities of two models)</w:t>
      </w:r>
      <w:r>
        <w:t xml:space="preserve"> </w:t>
      </w:r>
      <w:r>
        <w:t xml:space="preserve">Two models with equal prior probabilities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</m:eqArr>
        </m:oMath>
      </m:oMathPara>
    </w:p>
    <w:p>
      <w:pPr>
        <w:pStyle w:val="FirstParagraph"/>
      </w:pPr>
      <w:r>
        <w:t xml:space="preserve">and marginal likelihoods</w:t>
      </w:r>
      <w:r>
        <w:t xml:space="preserve"> </w:t>
      </w:r>
      <w:r>
        <w:t xml:space="preserve">$\operatorname{p}(\mathord{\smash[b]{\underset{\raise.3ex\hbox{$\scriptstyle\sim$}}{y}}\vphantom{y}}\mid M_1) = 0.02$</w:t>
      </w:r>
      <w:r>
        <w:t xml:space="preserve"> </w:t>
      </w:r>
      <w:r>
        <w:t xml:space="preserve">and</w:t>
      </w:r>
      <w:r>
        <w:t xml:space="preserve"> </w:t>
      </w:r>
      <w:r>
        <w:t xml:space="preserve">$\operatorname{p}(\mathord{\smash[b]{\underset{\raise.3ex\hbox{$\scriptstyle\sim$}}{y}}\vphantom{y}}\mid M_2) = 0.06$</w:t>
      </w:r>
      <w:r>
        <w:t xml:space="preserve"> </w:t>
      </w:r>
      <w:r>
        <w:t xml:space="preserve">have posterior probabilities</w:t>
      </w:r>
    </w:p>
    <w:p>
      <w:pPr>
        <w:pStyle w:val="BodyText"/>
      </w:pPr>
      <w:r>
        <w:t xml:space="preserve">$$
    \begin{aligned}
      \operatorname{p}(M_1 \mid \mathord{\smash[b]{\underset{\raise.3ex\hbox{$\scriptstyle\sim$}}{y}}\vphantom{y}}) &amp;= 0.01 / (0.01 + 0.03) \\
      &amp;= 0.25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$\operatorname{p}(M_2 \mid \mathord{\smash[b]{\underset{\raise.3ex\hbox{$\scriptstyle\sim$}}{y}}\vphantom{y}}) = 0.75$</w:t>
      </w:r>
      <w:r>
        <w:t xml:space="preserve">.</w:t>
      </w:r>
    </w:p>
    <w:bookmarkEnd w:id="33"/>
    <w:bookmarkStart w:id="34" w:name="def-bma"/>
    <w:p>
      <w:pPr>
        <w:pStyle w:val="BodyText"/>
      </w:pPr>
      <w:r>
        <w:rPr>
          <w:b/>
          <w:bCs/>
        </w:rPr>
        <w:t xml:space="preserve">Definition 2 (Bayesian model averaging)</w:t>
      </w:r>
      <w:r>
        <w:t xml:space="preserve"> </w:t>
      </w:r>
      <w:r>
        <w:t xml:space="preserve">With the</w:t>
      </w:r>
      <w:r>
        <w:t xml:space="preserve"> </w:t>
      </w:r>
      <w:hyperlink w:anchor="def-posterior-model-probability">
        <w:r>
          <w:rPr>
            <w:rStyle w:val="Hyperlink"/>
          </w:rPr>
          <w:t xml:space="preserve">posterior model probabilities</w:t>
        </w:r>
      </w:hyperlink>
      <w:r>
        <w:t xml:space="preserve"> </w:t>
      </w:r>
      <w:r>
        <w:t xml:space="preserve">$\operatorname{p}(M_k \mid \mathord{\smash[b]{\underset{\raise.3ex\hbox{$\scriptstyle\sim$}}{y}}\vphantom{y}})$</w:t>
      </w:r>
      <w:r>
        <w:t xml:space="preserve"> </w:t>
      </w:r>
      <w:r>
        <w:t xml:space="preserve">of candidate models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rPr>
          <w:b/>
          <w:bCs/>
        </w:rPr>
        <w:t xml:space="preserve">Bayesian model averaging</w:t>
      </w:r>
      <w:r>
        <w:t xml:space="preserve"> </w:t>
      </w:r>
      <w:r>
        <w:t xml:space="preserve">estimates a quantity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that has the same meaning in every model</w:t>
      </w:r>
      <w:r>
        <w:t xml:space="preserve"> </w:t>
      </w:r>
      <w:r>
        <w:t xml:space="preserve">by its posterior distribution averaged over the models:</w:t>
      </w:r>
    </w:p>
    <w:p>
      <w:pPr>
        <w:pStyle w:val="BodyText"/>
      </w:pPr>
      <w:r>
        <w:t xml:space="preserve">$$
    \operatorname{p}(\Delta\mid \mathord{\smash[b]{\underset{\raise.3ex\hbox{$\scriptstyle\sim$}}{y}}\vphantom{y}}) \stackrel{\text{def}}{=}\sum_{k=1}^{K} \operatorname{p}(\Delta\mid M_k, \mathord{\smash[b]{\underset{\raise.3ex\hbox{$\scriptstyle\sim$}}{y}}\vphantom{y}})\, \operatorname{p}(M_k \mid \mathord{\smash[b]{\underset{\raise.3ex\hbox{$\scriptstyle\sim$}}{y}}\vphantom{y}}).
    $$</w:t>
      </w:r>
    </w:p>
    <w:bookmarkEnd w:id="34"/>
    <w:bookmarkStart w:id="35" w:name="def-pip"/>
    <w:p>
      <w:pPr>
        <w:pStyle w:val="FirstParagraph"/>
      </w:pPr>
      <w:r>
        <w:rPr>
          <w:b/>
          <w:bCs/>
        </w:rPr>
        <w:t xml:space="preserve">Definition 3 (Posterior inclusion probability)</w:t>
      </w:r>
      <w:r>
        <w:t xml:space="preserve"> </w:t>
      </w:r>
      <w:r>
        <w:t xml:space="preserve">When the candidate models of</w:t>
      </w:r>
      <w:r>
        <w:t xml:space="preserve"> </w:t>
      </w:r>
      <w:hyperlink w:anchor="def-bma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differ in which predictors they include,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inclusion probability</w:t>
      </w:r>
      <w:r>
        <w:t xml:space="preserve"> </w:t>
      </w:r>
      <w:r>
        <w:t xml:space="preserve">of a predictor</w:t>
      </w:r>
      <w:r>
        <w:t xml:space="preserve"> </w:t>
      </w:r>
      <w:r>
        <w:t xml:space="preserve">is the total posterior probability of the models that include it.</w:t>
      </w:r>
    </w:p>
    <w:bookmarkEnd w:id="35"/>
    <w:bookmarkStart w:id="37" w:name="exm-bayes-bma"/>
    <w:p>
      <w:pPr>
        <w:pStyle w:val="BodyText"/>
      </w:pPr>
      <w:r>
        <w:rPr>
          <w:b/>
          <w:bCs/>
        </w:rPr>
        <w:t xml:space="preserve">Example 6 (A BIC approximation to Bayesian model averaging)</w:t>
      </w:r>
      <w:r>
        <w:t xml:space="preserve"> </w:t>
      </w:r>
      <w:r>
        <w:t xml:space="preserve">Marginal likelihoods are hard to compute,</w:t>
      </w:r>
      <w:r>
        <w:t xml:space="preserve"> </w:t>
      </w:r>
      <w:r>
        <w:t xml:space="preserve">but with equal prior probabilities for the models,</w:t>
      </w:r>
      <w:r>
        <w:t xml:space="preserve"> </w:t>
      </w:r>
      <w:r>
        <w:t xml:space="preserve">the</w:t>
      </w:r>
      <w:r>
        <w:t xml:space="preserve"> </w:t>
      </w:r>
      <w:hyperlink r:id="rId36">
        <w:r>
          <w:rPr>
            <w:rStyle w:val="Hyperlink"/>
          </w:rPr>
          <w:t xml:space="preserve">Bayesian information criterion</w:t>
        </w:r>
      </w:hyperlink>
      <w:r>
        <w:t xml:space="preserve"> </w:t>
      </w:r>
      <w:r>
        <w:t xml:space="preserve">gives a large-sample approximation to the posterior model probabilities</w:t>
      </w:r>
      <w:r>
        <w:t xml:space="preserve"> </w:t>
      </w:r>
      <w:r>
        <w:t xml:space="preserve">[3]</w:t>
      </w:r>
      <w:r>
        <w:t xml:space="preserve"> </w:t>
      </w:r>
      <w:r>
        <w:t xml:space="preserve">[4]</w:t>
      </w:r>
      <w:r>
        <w:t xml:space="preserve">:</w:t>
      </w:r>
    </w:p>
    <w:p>
      <w:pPr>
        <w:pStyle w:val="BodyText"/>
      </w:pPr>
      <w:r>
        <w:t xml:space="preserve">$$
    \operatorname{p}(M_k \mid \mathord{\smash[b]{\underset{\raise.3ex\hbox{$\scriptstyle\sim$}}{y}}\vphantom{y}}) \approx
    \frac{{\operatorname{exp}\mathopen{}\left\{-\tfrac{1}{2}\operatorname{BIC}_k\right\}\mathclose{}}}{\sum_{l=1}^{K} {\operatorname{exp}\mathopen{}\left\{-\tfrac{1}{2}\operatorname{BIC}_l\right\}\mathclose{}}}.
    $$</w:t>
      </w:r>
    </w:p>
    <w:p>
      <w:pPr>
        <w:pStyle w:val="FirstParagraph"/>
      </w:pPr>
      <w:r>
        <w:t xml:space="preserve">We simulate data in which only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affect the outcome,</w:t>
      </w:r>
      <w:r>
        <w:t xml:space="preserve"> </w:t>
      </w:r>
      <w:r>
        <w:t xml:space="preserve">fit a linear regression for every subset of the three predictors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and compute these approximate posterior model probabilities: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x1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x2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x3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x2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(n_obs))</w:t>
      </w:r>
      <w:r>
        <w:br/>
      </w:r>
      <w:r>
        <w:br/>
      </w:r>
      <w:r>
        <w:rPr>
          <w:rStyle w:val="NormalTok"/>
        </w:rPr>
        <w:t xml:space="preserve">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"x2"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"x3"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subsets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{</w:t>
      </w:r>
      <w:r>
        <w:br/>
      </w:r>
      <w:r>
        <w:rPr>
          <w:rStyle w:val="NormalTok"/>
        </w:rPr>
        <w:t xml:space="preserve">  utils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(predictors, k, </w:t>
      </w:r>
      <w:r>
        <w:rPr>
          <w:rStyle w:val="AttributeTok"/>
        </w:rPr>
        <w:t xml:space="preserve">simplify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unlist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recursive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(subsets,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(vars) {</w:t>
      </w:r>
      <w:r>
        <w:br/>
      </w:r>
      <w:r>
        <w:rPr>
          <w:rStyle w:val="NormalTok"/>
        </w:rPr>
        <w:t xml:space="preserve">  rhs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(vars)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(vars,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"1"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as.formula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"y ~"</w:t>
      </w:r>
      <w:r>
        <w:rPr>
          <w:rStyle w:val="NormalTok"/>
        </w:rPr>
        <w:t xml:space="preserve">, rhs)),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(models,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BIC,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(bic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(bic)))</w:t>
      </w:r>
      <w:r>
        <w:br/>
      </w: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weight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subsets,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"(none)"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(weight,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8 × 2</w:t>
      </w:r>
      <w:r>
        <w:br/>
      </w:r>
      <w:r>
        <w:rPr>
          <w:rStyle w:val="CommentTok"/>
        </w:rPr>
        <w:t xml:space="preserve">#&gt;   model        weight</w:t>
      </w:r>
      <w:r>
        <w:br/>
      </w:r>
      <w:r>
        <w:rPr>
          <w:rStyle w:val="CommentTok"/>
        </w:rPr>
        <w:t xml:space="preserve">#&gt;   &lt;chr&gt;         &lt;dbl&gt;</w:t>
      </w:r>
      <w:r>
        <w:br/>
      </w:r>
      <w:r>
        <w:rPr>
          <w:rStyle w:val="CommentTok"/>
        </w:rPr>
        <w:t xml:space="preserve">#&gt; 1 (none)        0    </w:t>
      </w:r>
      <w:r>
        <w:br/>
      </w:r>
      <w:r>
        <w:rPr>
          <w:rStyle w:val="CommentTok"/>
        </w:rPr>
        <w:t xml:space="preserve">#&gt; 2 x1            0    </w:t>
      </w:r>
      <w:r>
        <w:br/>
      </w:r>
      <w:r>
        <w:rPr>
          <w:rStyle w:val="CommentTok"/>
        </w:rPr>
        <w:t xml:space="preserve">#&gt; 3 x2            0    </w:t>
      </w:r>
      <w:r>
        <w:br/>
      </w:r>
      <w:r>
        <w:rPr>
          <w:rStyle w:val="CommentTok"/>
        </w:rPr>
        <w:t xml:space="preserve">#&gt; 4 x3            0    </w:t>
      </w:r>
      <w:r>
        <w:br/>
      </w:r>
      <w:r>
        <w:rPr>
          <w:rStyle w:val="CommentTok"/>
        </w:rPr>
        <w:t xml:space="preserve">#&gt; 5 x1 + x2       0.848</w:t>
      </w:r>
      <w:r>
        <w:br/>
      </w:r>
      <w:r>
        <w:rPr>
          <w:rStyle w:val="CommentTok"/>
        </w:rPr>
        <w:t xml:space="preserve">#&gt; 6 x1 + x3       0    </w:t>
      </w:r>
      <w:r>
        <w:br/>
      </w:r>
      <w:r>
        <w:rPr>
          <w:rStyle w:val="CommentTok"/>
        </w:rPr>
        <w:t xml:space="preserve">#&gt; 7 x2 + x3       0    </w:t>
      </w:r>
      <w:r>
        <w:br/>
      </w:r>
      <w:r>
        <w:rPr>
          <w:rStyle w:val="CommentTok"/>
        </w:rPr>
        <w:t xml:space="preserve">#&gt; 8 x1 + x2 + x3  0.152</w:t>
      </w:r>
    </w:p>
    <w:p>
      <w:pPr>
        <w:pStyle w:val="FirstParagraph"/>
      </w:pPr>
      <w:r>
        <w:t xml:space="preserve">Subtracting the smallest BIC before exponentiating</w:t>
      </w:r>
      <w:r>
        <w:t xml:space="preserve"> </w:t>
      </w:r>
      <w:r>
        <w:t xml:space="preserve">leaves the normalized weights unchanged</w:t>
      </w:r>
      <w:r>
        <w:t xml:space="preserve"> </w:t>
      </w:r>
      <w:r>
        <w:t xml:space="preserve">and avoids numerical underflow.</w:t>
      </w:r>
      <w:r>
        <w:t xml:space="preserve"> </w:t>
      </w:r>
      <w:r>
        <w:t xml:space="preserve">The</w:t>
      </w:r>
      <w:r>
        <w:t xml:space="preserve"> </w:t>
      </w:r>
      <w:hyperlink w:anchor="def-pip">
        <w:r>
          <w:rPr>
            <w:rStyle w:val="Hyperlink"/>
          </w:rPr>
          <w:t xml:space="preserve">posterior inclusion probability</w:t>
        </w:r>
      </w:hyperlink>
      <w:r>
        <w:t xml:space="preserve"> </w:t>
      </w:r>
      <w:r>
        <w:t xml:space="preserve">of each predictor</w:t>
      </w:r>
      <w:r>
        <w:t xml:space="preserve"> </w:t>
      </w:r>
      <w:r>
        <w:t xml:space="preserve">sums the weights of the models that contain it:</w:t>
      </w:r>
    </w:p>
    <w:p>
      <w:pPr>
        <w:pStyle w:val="SourceCode"/>
      </w:pPr>
      <w:r>
        <w:rPr>
          <w:rStyle w:val="NormalTok"/>
        </w:rPr>
        <w:t xml:space="preserve">includes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(subsets,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(s) v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s,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(predictors,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(weight[</w:t>
      </w:r>
      <w:r>
        <w:rPr>
          <w:rStyle w:val="FunctionTok"/>
        </w:rPr>
        <w:t xml:space="preserve">includes</w:t>
      </w:r>
      <w:r>
        <w:rPr>
          <w:rStyle w:val="NormalTok"/>
        </w:rPr>
        <w:t xml:space="preserve">(v)]),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x1    x2    x3 </w:t>
      </w:r>
      <w:r>
        <w:br/>
      </w:r>
      <w:r>
        <w:rPr>
          <w:rStyle w:val="CommentTok"/>
        </w:rPr>
        <w:t xml:space="preserve">#&gt; 1.000 1.000 0.152</w:t>
      </w:r>
    </w:p>
    <w:p>
      <w:pPr>
        <w:pStyle w:val="FirstParagraph"/>
      </w:pPr>
      <w:r>
        <w:t xml:space="preserve">For the model-averaged slope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we approximate its posterior mean within each model by the least-squares estimate,</w:t>
      </w:r>
      <w:r>
        <w:t xml:space="preserve"> </w:t>
      </w:r>
      <w:r>
        <w:t xml:space="preserve">taken as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in models that exclude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 average with the posterior model probabilities as weights:</w:t>
      </w:r>
    </w:p>
    <w:p>
      <w:pPr>
        <w:pStyle w:val="SourceCode"/>
      </w:pPr>
      <w:r>
        <w:rPr>
          <w:rStyle w:val="NormalTok"/>
        </w:rPr>
        <w:t xml:space="preserve">beta_x1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(models,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(m) {</w:t>
      </w:r>
      <w:r>
        <w:br/>
      </w:r>
      <w:r>
        <w:rPr>
          <w:rStyle w:val="NormalTok"/>
        </w:rPr>
        <w:t xml:space="preserve">  cf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(m)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(cf)) cf[[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]]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},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bma_slope_x1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beta_x1),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least_squares_x1_x2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x2,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dat))[[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bma_slope_x1 least_squares_x1_x2 </w:t>
      </w:r>
      <w:r>
        <w:br/>
      </w:r>
      <w:r>
        <w:rPr>
          <w:rStyle w:val="CommentTok"/>
        </w:rPr>
        <w:t xml:space="preserve">#&gt;               0.947               0.948</w:t>
      </w:r>
    </w:p>
    <w:p>
      <w:pPr>
        <w:pStyle w:val="FirstParagraph"/>
      </w:pPr>
      <w:r>
        <w:t xml:space="preserve">The predictors that affect the outcome,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have inclusion probabilities near 1,</w:t>
      </w:r>
      <w:r>
        <w:t xml:space="preserve"> </w:t>
      </w:r>
      <w:r>
        <w:t xml:space="preserve">and the irrelevant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 much smaller one.</w:t>
      </w:r>
      <w:r>
        <w:t xml:space="preserve"> </w:t>
      </w:r>
      <w:r>
        <w:t xml:space="preserve">The models without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get almost no weight,</w:t>
      </w:r>
      <w:r>
        <w:t xml:space="preserve"> </w:t>
      </w:r>
      <w:r>
        <w:t xml:space="preserve">so the model-averaged slope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close to its least-squares estimate</w:t>
      </w:r>
      <w:r>
        <w:t xml:space="preserve"> </w:t>
      </w:r>
      <w:r>
        <w:t xml:space="preserve">in the model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only.</w:t>
      </w:r>
      <w:r>
        <w:t xml:space="preserve"> </w:t>
      </w:r>
      <w:r>
        <w:t xml:space="preserve">Both differ from the true slope</w:t>
      </w:r>
      <w:r>
        <w:t xml:space="preserve"> </w:t>
      </w:r>
      <m:oMath>
        <m:r>
          <m:t>0.8</m:t>
        </m:r>
      </m:oMath>
      <w:r>
        <w:t xml:space="preserve"> </w:t>
      </w:r>
      <w:r>
        <w:t xml:space="preserve">by sampling variation in this data set,</w:t>
      </w:r>
      <w:r>
        <w:t xml:space="preserve"> </w:t>
      </w:r>
      <w:r>
        <w:t xml:space="preserve">not because of the averaging.</w:t>
      </w:r>
    </w:p>
    <w:bookmarkEnd w:id="37"/>
    <w:bookmarkEnd w:id="38"/>
    <w:bookmarkStart w:id="48" w:name="references"/>
    <w:p>
      <w:pPr>
        <w:pStyle w:val="Heading2"/>
      </w:pPr>
      <w:r>
        <w:t xml:space="preserve">References</w:t>
      </w:r>
    </w:p>
    <w:bookmarkStart w:id="47" w:name="refs"/>
    <w:bookmarkStart w:id="40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39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40"/>
    <w:bookmarkStart w:id="42" w:name="Xea103239a4db138db144761a8bb4f764e3355f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“Bayesian hierarchical modeling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">
        <w:r>
          <w:rPr>
            <w:rStyle w:val="Hyperlink"/>
          </w:rPr>
          <w:t xml:space="preserve">https://en.wikipedia.org/wiki/Bayesian_hierarchical_modeling</w:t>
        </w:r>
      </w:hyperlink>
    </w:p>
    <w:bookmarkEnd w:id="42"/>
    <w:bookmarkStart w:id="44" w:name="ref-schwarz1978estimating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G. Schwarz,</w:t>
      </w:r>
      <w:r>
        <w:t xml:space="preserve"> </w:t>
      </w:r>
      <w:r>
        <w:t xml:space="preserve">“Estimating the dimension of a model,”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6, no. 2, pp. 461–464, 1978, doi:</w:t>
      </w:r>
      <w:r>
        <w:t xml:space="preserve"> </w:t>
      </w:r>
      <w:hyperlink r:id="rId43">
        <w:r>
          <w:rPr>
            <w:rStyle w:val="Hyperlink"/>
          </w:rPr>
          <w:t xml:space="preserve">10.1214/aos/1176344136</w:t>
        </w:r>
      </w:hyperlink>
      <w:r>
        <w:t xml:space="preserve">.</w:t>
      </w:r>
    </w:p>
    <w:bookmarkEnd w:id="44"/>
    <w:bookmarkStart w:id="46" w:name="Xa584536cae7abc3c1159cccbd47cc37873a4d27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“Bayesian information criterion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5">
        <w:r>
          <w:rPr>
            <w:rStyle w:val="Hyperlink"/>
          </w:rPr>
          <w:t xml:space="preserve">https://en.wikipedia.org/wiki/Bayesian_information_criterion</w:t>
        </w:r>
      </w:hyperlink>
    </w:p>
    <w:bookmarkEnd w:id="46"/>
    <w:bookmarkEnd w:id="47"/>
    <w:bookmarkEnd w:id="4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hyperlink" Target="bayesian-inference.qmd" TargetMode="External"/><Relationship Id="rId25" Type="http://schemas.openxmlformats.org/officeDocument/2006/relationships/hyperlink" Target="bayesian-inference.qmd#def-flat-prior" TargetMode="External"/><Relationship Id="rId23" Type="http://schemas.openxmlformats.org/officeDocument/2006/relationships/hyperlink" Target="bayesian-inference.qmd#def-hierarchical-model" TargetMode="External"/><Relationship Id="rId31" Type="http://schemas.openxmlformats.org/officeDocument/2006/relationships/hyperlink" Target="bayesian-inference.qmd#def-marginal-likelihood" TargetMode="External"/><Relationship Id="rId11" Type="http://schemas.openxmlformats.org/officeDocument/2006/relationships/hyperlink" Target="bayesian-inference.qmd#exm-beta-bernoulli" TargetMode="External"/><Relationship Id="rId26" Type="http://schemas.openxmlformats.org/officeDocument/2006/relationships/hyperlink" Target="bayesian-inference.qmd#exm-flat-prior-reparam" TargetMode="External"/><Relationship Id="rId24" Type="http://schemas.openxmlformats.org/officeDocument/2006/relationships/hyperlink" Target="bayesian-inference.qmd#exm-two-level-normal" TargetMode="External"/><Relationship Id="rId27" Type="http://schemas.openxmlformats.org/officeDocument/2006/relationships/hyperlink" Target="bayesian-inference.qmd#sec-bayes-hierarchies" TargetMode="External"/><Relationship Id="rId39" Type="http://schemas.openxmlformats.org/officeDocument/2006/relationships/hyperlink" Target="https://doi.org/10.1201/9781315182780" TargetMode="External"/><Relationship Id="rId43" Type="http://schemas.openxmlformats.org/officeDocument/2006/relationships/hyperlink" Target="https://doi.org/10.1214/aos/1176344136" TargetMode="External"/><Relationship Id="rId41" Type="http://schemas.openxmlformats.org/officeDocument/2006/relationships/hyperlink" Target="https://en.wikipedia.org/wiki/Bayesian_hierarchical_modeling" TargetMode="External"/><Relationship Id="rId45" Type="http://schemas.openxmlformats.org/officeDocument/2006/relationships/hyperlink" Target="https://en.wikipedia.org/wiki/Bayesian_information_criterion" TargetMode="External"/><Relationship Id="rId36" Type="http://schemas.openxmlformats.org/officeDocument/2006/relationships/hyperlink" Target="https://morrison-lab.github.io/rme/chapters/Linear-models-overview.html#def-bic" TargetMode="External"/><Relationship Id="rId20" Type="http://schemas.openxmlformats.org/officeDocument/2006/relationships/hyperlink" Target="https://morrison-lab.github.io/rme/chapters/intro-to-survival-analysis.html#sec-likelihood-with-censoring" TargetMode="External"/><Relationship Id="rId15" Type="http://schemas.openxmlformats.org/officeDocument/2006/relationships/hyperlink" Target="https://morrison-lab.github.io/rme/chapters/logistic-regression.html" TargetMode="External"/><Relationship Id="rId30" Type="http://schemas.openxmlformats.org/officeDocument/2006/relationships/hyperlink" Target="https://morrison-lab.github.io/rme/chapters/predictor-selection.html" TargetMode="External"/><Relationship Id="rId16" Type="http://schemas.openxmlformats.org/officeDocument/2006/relationships/hyperlink" Target="https://www.youtube.com/watch?v=RuBUVQELw-c" TargetMode="External"/><Relationship Id="rId10" Type="http://schemas.openxmlformats.org/officeDocument/2006/relationships/hyperlink" Target="mcmc.qmd" TargetMode="External"/><Relationship Id="rId12" Type="http://schemas.openxmlformats.org/officeDocument/2006/relationships/hyperlink" Target="mcmc.qmd#def-psrf" TargetMode="External"/><Relationship Id="rId17" Type="http://schemas.openxmlformats.org/officeDocument/2006/relationships/hyperlink" Target="mcmc.qmd#sec-mcmc-vs-mle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bayesian-inference.qmd" TargetMode="External"/><Relationship Id="rId25" Type="http://schemas.openxmlformats.org/officeDocument/2006/relationships/hyperlink" Target="bayesian-inference.qmd#def-flat-prior" TargetMode="External"/><Relationship Id="rId23" Type="http://schemas.openxmlformats.org/officeDocument/2006/relationships/hyperlink" Target="bayesian-inference.qmd#def-hierarchical-model" TargetMode="External"/><Relationship Id="rId31" Type="http://schemas.openxmlformats.org/officeDocument/2006/relationships/hyperlink" Target="bayesian-inference.qmd#def-marginal-likelihood" TargetMode="External"/><Relationship Id="rId11" Type="http://schemas.openxmlformats.org/officeDocument/2006/relationships/hyperlink" Target="bayesian-inference.qmd#exm-beta-bernoulli" TargetMode="External"/><Relationship Id="rId26" Type="http://schemas.openxmlformats.org/officeDocument/2006/relationships/hyperlink" Target="bayesian-inference.qmd#exm-flat-prior-reparam" TargetMode="External"/><Relationship Id="rId24" Type="http://schemas.openxmlformats.org/officeDocument/2006/relationships/hyperlink" Target="bayesian-inference.qmd#exm-two-level-normal" TargetMode="External"/><Relationship Id="rId27" Type="http://schemas.openxmlformats.org/officeDocument/2006/relationships/hyperlink" Target="bayesian-inference.qmd#sec-bayes-hierarchies" TargetMode="External"/><Relationship Id="rId39" Type="http://schemas.openxmlformats.org/officeDocument/2006/relationships/hyperlink" Target="https://doi.org/10.1201/9781315182780" TargetMode="External"/><Relationship Id="rId43" Type="http://schemas.openxmlformats.org/officeDocument/2006/relationships/hyperlink" Target="https://doi.org/10.1214/aos/1176344136" TargetMode="External"/><Relationship Id="rId41" Type="http://schemas.openxmlformats.org/officeDocument/2006/relationships/hyperlink" Target="https://en.wikipedia.org/wiki/Bayesian_hierarchical_modeling" TargetMode="External"/><Relationship Id="rId45" Type="http://schemas.openxmlformats.org/officeDocument/2006/relationships/hyperlink" Target="https://en.wikipedia.org/wiki/Bayesian_information_criterion" TargetMode="External"/><Relationship Id="rId36" Type="http://schemas.openxmlformats.org/officeDocument/2006/relationships/hyperlink" Target="https://morrison-lab.github.io/rme/chapters/Linear-models-overview.html#def-bic" TargetMode="External"/><Relationship Id="rId20" Type="http://schemas.openxmlformats.org/officeDocument/2006/relationships/hyperlink" Target="https://morrison-lab.github.io/rme/chapters/intro-to-survival-analysis.html#sec-likelihood-with-censoring" TargetMode="External"/><Relationship Id="rId15" Type="http://schemas.openxmlformats.org/officeDocument/2006/relationships/hyperlink" Target="https://morrison-lab.github.io/rme/chapters/logistic-regression.html" TargetMode="External"/><Relationship Id="rId30" Type="http://schemas.openxmlformats.org/officeDocument/2006/relationships/hyperlink" Target="https://morrison-lab.github.io/rme/chapters/predictor-selection.html" TargetMode="External"/><Relationship Id="rId16" Type="http://schemas.openxmlformats.org/officeDocument/2006/relationships/hyperlink" Target="https://www.youtube.com/watch?v=RuBUVQELw-c" TargetMode="External"/><Relationship Id="rId10" Type="http://schemas.openxmlformats.org/officeDocument/2006/relationships/hyperlink" Target="mcmc.qmd" TargetMode="External"/><Relationship Id="rId12" Type="http://schemas.openxmlformats.org/officeDocument/2006/relationships/hyperlink" Target="mcmc.qmd#def-psrf" TargetMode="External"/><Relationship Id="rId17" Type="http://schemas.openxmlformats.org/officeDocument/2006/relationships/hyperlink" Target="mcmc.qmd#sec-mcmc-vs-m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Fitting Models by Bayesian Inference with JAGS</dc:title>
  <dc:creator/>
  <cp:keywords/>
  <dcterms:created xsi:type="dcterms:W3CDTF">2026-10-19T17:43:10Z</dcterms:created>
  <dcterms:modified xsi:type="dcterms:W3CDTF">2026-10-19T17:43:10Z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10:33:35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