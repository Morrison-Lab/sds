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Prediction</w:t>
      </w:r>
    </w:p>
    <w:p>
      <w:pPr>
        <w:pStyle w:val="Date"/>
      </w:pPr>
      <w:del w:id="1" w:author="PR Preview" w:date="2026-01-01T00:00:00Z">
        <w:r>
          <w:delText xml:space="preserve">Last modified: 2026-10-19 03:59:32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03:50:40 (PDT)</w:t>
        </w:r>
      </w:ins>
    </w:p>
    <w:bookmarkStart w:id="26" w:name="sec-predictions"/>
    <w:p>
      <w:pPr>
        <w:pStyle w:val="Heading2"/>
      </w:pPr>
      <w:r>
        <w:t xml:space="preserve">1 Predictions, fitted values, residuals, and prediction errors</w:t>
      </w:r>
    </w:p>
    <w:bookmarkStart w:id="9" w:name="def-prediction"/>
    <w:p>
      <w:pPr>
        <w:pStyle w:val="FirstParagraph"/>
      </w:pPr>
      <w:r>
        <w:rPr>
          <w:b/>
          <w:bCs/>
        </w:rPr>
        <w:t xml:space="preserve">Definition 1 (Prediction (predicted value))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9"/>
    <w:bookmarkStart w:id="10" w:name="exm-prediction-cond-mean"/>
    <w:p>
      <w:pPr>
        <w:pStyle w:val="FirstParagraph"/>
      </w:pPr>
      <w:r>
        <w:rPr>
          <w:b/>
          <w:bCs/>
        </w:rPr>
        <w:t xml:space="preserve">Example 1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w:r>
        <w:t xml:space="preserve">$\mu(x; \mathord{\smash[b]{\underset{\raise.3ex\hbox{$\scriptstyle\sim$}}{\theta}}\vphantom{\theta}})$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 </w:t>
      </w:r>
      <w:r>
        <w:t xml:space="preserve">is an estimate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1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w:r>
        <w:t xml:space="preserve">$${\hat y\mathopen{}\left(x\right)\mathclose{}} = \mu(x; \hat{\mathord{\smash[b]{\underset{\raise.3ex\hbox{$\scriptstyle\sim$}}{\theta}}\vphantom{\theta}}}).$$</w:t>
      </w:r>
    </w:p>
    <w:bookmarkEnd w:id="10"/>
    <w:bookmarkStart w:id="12" w:name="rem-why-cond-mean"/>
    <w:p>
      <w:pPr>
        <w:pStyle w:val="FirstParagraph"/>
      </w:pPr>
      <w:r>
        <w:rPr>
          <w:i/>
          <w:iCs/>
        </w:rPr>
        <w:t xml:space="preserve">Remark 1</w:t>
      </w:r>
      <w:r>
        <w:t xml:space="preserve"> (Why the estimated conditional mean is the usual prediction). </w:t>
      </w:r>
      <w:r>
        <w:t xml:space="preserve">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chosen</w:t>
      </w:r>
      <w:r>
        <w:t xml:space="preserve"> </w:t>
      </w:r>
      <w:r>
        <w:t xml:space="preserve">because the conditional mean is the best possible prediction under squared error loss.</w:t>
      </w:r>
      <w:r>
        <w:t xml:space="preserve"> </w:t>
      </w:r>
      <w:r>
        <w:t xml:space="preserve">Among all functions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the covariate,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has the smallest expected squared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h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conditional mean minimizes squared-error risk</w:t>
        </w:r>
      </w:hyperlink>
      <w:r>
        <w:t xml:space="preserve">).</w:t>
      </w:r>
      <w:r>
        <w:t xml:space="preserve"> </w:t>
      </w:r>
      <w:r>
        <w:t xml:space="preserve">The conditional mean is unknown,</w:t>
      </w:r>
      <w:r>
        <w:t xml:space="preserve"> </w:t>
      </w:r>
      <w:r>
        <w:t xml:space="preserve">so we estimate it from data and predict with the estimate.</w:t>
      </w:r>
    </w:p>
    <w:p>
      <w:pPr>
        <w:pStyle w:val="BodyText"/>
      </w:pPr>
      <w:r>
        <w:t xml:space="preserve">The target depends on the loss.</w:t>
      </w:r>
      <w:r>
        <w:t xml:space="preserve"> </w:t>
      </w:r>
      <w:r>
        <w:t xml:space="preserve">For absolute error loss, the best prediction is the conditional median instead,</w:t>
      </w:r>
      <w:r>
        <w:t xml:space="preserve"> </w:t>
      </w:r>
      <w:r>
        <w:t xml:space="preserve">and other losses have other targets</w:t>
      </w:r>
      <w:r>
        <w:t xml:space="preserve"> </w:t>
      </w:r>
      <w:r>
        <w:t xml:space="preserve">[1, p. 20]</w:t>
      </w:r>
      <w:r>
        <w:t xml:space="preserve">.</w:t>
      </w:r>
    </w:p>
    <w:bookmarkEnd w:id="12"/>
    <w:bookmarkStart w:id="13" w:name="def-fitted-value"/>
    <w:p>
      <w:pPr>
        <w:pStyle w:val="BodyText"/>
      </w:pPr>
      <w:r>
        <w:rPr>
          <w:b/>
          <w:bCs/>
        </w:rPr>
        <w:t xml:space="preserve">Definition 2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3"/>
    <w:bookmarkStart w:id="14" w:name="rem-fitted-value-cond-mean"/>
    <w:p>
      <w:pPr>
        <w:pStyle w:val="FirstParagraph"/>
      </w:pPr>
      <w:r>
        <w:rPr>
          <w:i/>
          <w:iCs/>
        </w:rPr>
        <w:t xml:space="preserve">Remark 2</w:t>
      </w:r>
      <w:r>
        <w:t xml:space="preserve"> (Why the fitted value is the estimated conditional mean). </w:t>
      </w:r>
      <w:r>
        <w:t xml:space="preserve">The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prediction at the observed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for the prediction in</w:t>
      </w:r>
      <w:r>
        <w:t xml:space="preserve"> </w:t>
      </w:r>
      <w:hyperlink w:anchor="exm-prediction-cond-mea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it is the estimated conditional mean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$$\hat y_i= \mu(x_i; \hat{\mathord{\smash[b]{\underset{\raise.3ex\hbox{$\scriptstyle\sim$}}{\theta}}\vphantom{\theta}}}).$$</w:t>
      </w:r>
    </w:p>
    <w:p>
      <w:pPr>
        <w:pStyle w:val="FirstParagraph"/>
      </w:pPr>
      <w:r>
        <w:t xml:space="preserve">It is chosen for the reason in</w:t>
      </w:r>
      <w:r>
        <w:t xml:space="preserve"> </w:t>
      </w:r>
      <w:hyperlink w:anchor="rem-why-cond-mean">
        <w:r>
          <w:rPr>
            <w:rStyle w:val="Hyperlink"/>
          </w:rPr>
          <w:t xml:space="preserve">Remark 1</w:t>
        </w:r>
      </w:hyperlink>
      <w:r>
        <w:t xml:space="preserve">:</w:t>
      </w:r>
      <w:r>
        <w:t xml:space="preserve"> </w:t>
      </w:r>
      <w:r>
        <w:t xml:space="preserve">the conditional mean is the best prediction under squared error loss.</w:t>
      </w:r>
    </w:p>
    <w:bookmarkEnd w:id="14"/>
    <w:bookmarkStart w:id="15" w:name="def-residual"/>
    <w:p>
      <w:pPr>
        <w:pStyle w:val="BodyText"/>
      </w:pPr>
      <w:r>
        <w:rPr>
          <w:b/>
          <w:bCs/>
        </w:rPr>
        <w:t xml:space="preserve">Definition 3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5"/>
    <w:bookmarkStart w:id="16" w:name="def-prediction-error"/>
    <w:p>
      <w:pPr>
        <w:pStyle w:val="BodyText"/>
      </w:pPr>
      <w:r>
        <w:rPr>
          <w:b/>
          <w:bCs/>
        </w:rPr>
        <w:t xml:space="preserve">Definition 4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16"/>
    <w:bookmarkStart w:id="17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7"/>
    <w:bookmarkStart w:id="18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18"/>
    <w:bookmarkStart w:id="19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3" w:name="exm-residual-prediction-error"/>
    <w:p>
      <w:pPr>
        <w:pStyle w:val="BodyText"/>
      </w:pPr>
      <w:r>
        <w:rPr>
          <w:b/>
          <w:bCs/>
        </w:rPr>
        <w:t xml:space="preserve">Example 2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[3]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21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22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23"/>
    <w:bookmarkStart w:id="25" w:name="rem-prediction-error"/>
    <w:p>
      <w:pPr>
        <w:pStyle w:val="BodyText"/>
      </w:pPr>
      <w:r>
        <w:rPr>
          <w:i/>
          <w:iCs/>
        </w:rPr>
        <w:t xml:space="preserve">Remark 3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 fitted value,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25"/>
    <w:bookmarkEnd w:id="26"/>
    <w:bookmarkStart w:id="38" w:name="sec-prediction-mse"/>
    <w:p>
      <w:pPr>
        <w:pStyle w:val="Heading2"/>
      </w:pPr>
      <w:r>
        <w:t xml:space="preserve">2 Sample mean squared error of predictions</w:t>
      </w:r>
    </w:p>
    <w:bookmarkStart w:id="27" w:name="def-prediction-mse"/>
    <w:p>
      <w:pPr>
        <w:pStyle w:val="FirstParagraph"/>
      </w:pPr>
      <w:r>
        <w:rPr>
          <w:b/>
          <w:bCs/>
        </w:rPr>
        <w:t xml:space="preserve">Definition 5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 squared error (sMSE)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ε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7"/>
    <w:bookmarkStart w:id="31" w:name="rem-prediction-mse"/>
    <w:p>
      <w:pPr>
        <w:pStyle w:val="BodyText"/>
      </w:pPr>
      <w:r>
        <w:rPr>
          <w:i/>
          <w:iCs/>
        </w:rPr>
        <w:t xml:space="preserve">Remark 4</w:t>
      </w:r>
      <w:r>
        <w:t xml:space="preserve"> (Prediction sMSE, estimator pMSE and RSS). </w:t>
      </w:r>
      <w:hyperlink w:anchor="def-prediction-m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r:id="rId28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sMSE of the fitted values is the</w:t>
      </w:r>
      <w:r>
        <w:t xml:space="preserve"> </w:t>
      </w:r>
      <w:hyperlink r:id="rId29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sMSE and RSS</w:t>
        </w:r>
      </w:hyperlink>
      <w:r>
        <w:t xml:space="preserve">):</w:t>
      </w:r>
    </w:p>
    <w:p>
      <w:pPr>
        <w:pStyle w:val="BodyText"/>
      </w:pPr>
      <w:r>
        <w:t xml:space="preserve">$$\operatorname{sMSE}\mathopen{}\left(\hat y\right)\mathclose{} = \frac{1}{n} \text{RSS}(\hat{\mathord{\smash[b]{\underset{\raise.3ex\hbox{$\scriptstyle\sim$}}{\theta}}\vphantom{\theta}}}),
    \qquad
    \text{RSS}(\hat{\mathord{\smash[b]{\underset{\raise.3ex\hbox{$\scriptstyle\sim$}}{\theta}}\vphantom{\theta}}}) = n \, \operatorname{sMSE}\mathopen{}\left(\hat y\right)\mathclose{}.$$</w:t>
      </w:r>
    </w:p>
    <w:bookmarkEnd w:id="31"/>
    <w:bookmarkStart w:id="37" w:name="exm-fitted-residual-error"/>
    <w:p>
      <w:pPr>
        <w:pStyle w:val="FirstParagraph"/>
      </w:pPr>
      <w:r>
        <w:rPr>
          <w:b/>
          <w:bCs/>
        </w:rPr>
        <w:t xml:space="preserve">Example 3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32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prediction_files/figure-docx/unnamed-chunk-1-1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36"/>
        </w:tc>
      </w:tr>
    </w:tbl>
    <w:p>
      <w:pPr>
        <w:pStyle w:val="BodyText"/>
      </w:pPr>
      <w:r>
        <w:t xml:space="preserve">The sMSE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37"/>
    <w:bookmarkEnd w:id="38"/>
    <w:bookmarkStart w:id="45" w:name="sec-estimation-vs-prediction"/>
    <w:p>
      <w:pPr>
        <w:pStyle w:val="Heading2"/>
      </w:pPr>
      <w:r>
        <w:t xml:space="preserve">3 Estimation versus prediction</w:t>
      </w:r>
    </w:p>
    <w:bookmarkStart w:id="44" w:name="rem-estimation-vs-predic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(Estimation versus prediction). </w:t>
      </w:r>
      <w:r>
        <w:t xml:space="preserve">Estimation and prediction both measure error as a signed difference,</w:t>
      </w:r>
      <w:r>
        <w:t xml:space="preserve"> </w:t>
      </w:r>
      <w:r>
        <w:t xml:space="preserve">and both summarize it with a mean squared error</w:t>
      </w:r>
      <w:r>
        <w:t xml:space="preserve"> </w:t>
      </w:r>
      <w:r>
        <w:t xml:space="preserve">(a pMSE for an estimator, an sMSE for predictions),</w:t>
      </w:r>
      <w:r>
        <w:t xml:space="preserve"> </w:t>
      </w:r>
      <w:r>
        <w:t xml:space="preserve">but they aim at different targets: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Target.</w:t>
      </w:r>
      <w:r>
        <w:t xml:space="preserve"> </w:t>
      </w:r>
      <w:r>
        <w:t xml:space="preserve">An</w:t>
      </w:r>
      <w:r>
        <w:t xml:space="preserve"> </w:t>
      </w:r>
      <w:hyperlink r:id="rId39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aims at a fixed, unknown</w:t>
      </w:r>
      <w:r>
        <w:t xml:space="preserve"> </w:t>
      </w:r>
      <w:hyperlink r:id="rId40">
        <w:r>
          <w:rPr>
            <w:rStyle w:val="Hyperlink"/>
          </w:rPr>
          <w:t xml:space="preserve">estimand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aims at an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is a random quantity even when the model is known exactly.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Error.</w:t>
      </w:r>
      <w:r>
        <w:t xml:space="preserve"> </w:t>
      </w:r>
      <w:r>
        <w:t xml:space="preserve">The</w:t>
      </w:r>
      <w:r>
        <w:t xml:space="preserve"> </w:t>
      </w:r>
      <w:hyperlink r:id="rId24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is the estimate minus the estimand.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is the prediction minus the outcome.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Mean squared error.</w:t>
      </w:r>
      <w:r>
        <w:t xml:space="preserve"> </w:t>
      </w:r>
      <w:r>
        <w:t xml:space="preserve">The</w:t>
      </w:r>
      <w:r>
        <w:t xml:space="preserve"> </w:t>
      </w:r>
      <w:hyperlink r:id="rId41">
        <w:r>
          <w:rPr>
            <w:rStyle w:val="Hyperlink"/>
          </w:rPr>
          <w:t xml:space="preserve">pMSE of an estimator</w:t>
        </w:r>
      </w:hyperlink>
      <w:r>
        <w:t xml:space="preserve"> </w:t>
      </w:r>
      <w:r>
        <w:t xml:space="preserve">is an expectation over repeated samples.</w:t>
      </w:r>
      <w:r>
        <w:t xml:space="preserve"> </w:t>
      </w:r>
      <w:r>
        <w:t xml:space="preserve">The</w:t>
      </w:r>
      <w:r>
        <w:t xml:space="preserve"> </w:t>
      </w:r>
      <w:hyperlink w:anchor="def-prediction-mse">
        <w:r>
          <w:rPr>
            <w:rStyle w:val="Hyperlink"/>
          </w:rPr>
          <w:t xml:space="preserve">sMSE of predictions</w:t>
        </w:r>
      </w:hyperlink>
      <w:r>
        <w:t xml:space="preserve"> </w:t>
      </w:r>
      <w:r>
        <w:t xml:space="preserve">is an average over observations.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What cannot be removed.</w:t>
      </w:r>
      <w:r>
        <w:t xml:space="preserve"> </w:t>
      </w:r>
      <w:r>
        <w:t xml:space="preserve">The estimation error of a consistent estimator shrinks toward zero as the sample grows.</w:t>
      </w:r>
      <w:r>
        <w:t xml:space="preserve"> </w:t>
      </w:r>
      <w:r>
        <w:t xml:space="preserve">A prediction’s expected squared error cannot fall below the</w:t>
      </w:r>
      <w:r>
        <w:t xml:space="preserve"> </w:t>
      </w:r>
      <w:hyperlink r:id="rId42">
        <w:r>
          <w:rPr>
            <w:rStyle w:val="Hyperlink"/>
          </w:rPr>
          <w:t xml:space="preserve">irreducible error</w:t>
        </w:r>
      </w:hyperlink>
      <w:r>
        <w:t xml:space="preserve">,</w:t>
      </w:r>
      <w:r>
        <w:t xml:space="preserve"> </w:t>
      </w:r>
      <w:r>
        <w:t xml:space="preserve">the variance of the outcome around its conditional mean.</w:t>
      </w:r>
    </w:p>
    <w:p>
      <w:pPr>
        <w:pStyle w:val="FirstParagraph"/>
      </w:pPr>
      <w:hyperlink r:id="rId43">
        <w:r>
          <w:rPr>
            <w:rStyle w:val="Hyperlink"/>
          </w:rPr>
          <w:t xml:space="preserve">Validating Predictions</w:t>
        </w:r>
      </w:hyperlink>
      <w:r>
        <w:t xml:space="preserve"> </w:t>
      </w:r>
      <w:r>
        <w:t xml:space="preserve">estimates the prediction error on new observations.</w:t>
      </w:r>
    </w:p>
    <w:bookmarkEnd w:id="44"/>
    <w:bookmarkEnd w:id="45"/>
    <w:bookmarkStart w:id="54" w:name="references"/>
    <w:p>
      <w:pPr>
        <w:pStyle w:val="Heading2"/>
      </w:pPr>
      <w:r>
        <w:t xml:space="preserve">References</w:t>
      </w:r>
    </w:p>
    <w:bookmarkStart w:id="53" w:name="refs"/>
    <w:bookmarkStart w:id="47" w:name="ref-hastie2009element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6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7"/>
    <w:bookmarkStart w:id="49" w:name="ref-wikipedia_errors_and_residuals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“Errors and residuals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8">
        <w:r>
          <w:rPr>
            <w:rStyle w:val="Hyperlink"/>
          </w:rPr>
          <w:t xml:space="preserve">https://en.wikipedia.org/wiki/Errors_and_residuals</w:t>
        </w:r>
      </w:hyperlink>
    </w:p>
    <w:bookmarkEnd w:id="49"/>
    <w:bookmarkStart w:id="50" w:name="ref-hosmer1989applied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50"/>
    <w:bookmarkStart w:id="52" w:name="Xd697438674adfa1ece88a6799c39e311e25258b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“Mean squared prediction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1">
        <w:r>
          <w:rPr>
            <w:rStyle w:val="Hyperlink"/>
          </w:rPr>
          <w:t xml:space="preserve">https://en.wikipedia.org/wiki/Mean_squared_prediction_error</w:t>
        </w:r>
      </w:hyperlink>
    </w:p>
    <w:bookmarkEnd w:id="52"/>
    <w:bookmarkEnd w:id="53"/>
    <w:bookmarkEnd w:id="5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3" Type="http://schemas.openxmlformats.org/officeDocument/2006/relationships/image" Target="media/rId33.png"/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_rels/footnotes.xml.rels><?xml version='1.0' encoding='UTF-8' standalone='yes'?>
<Relationships xmlns="http://schemas.openxmlformats.org/package/2006/relationships"><Relationship Id="rId29" Type="http://schemas.openxmlformats.org/officeDocument/2006/relationships/hyperlink" Target="correlation-regression.qmd#def-rss" TargetMode="External"/><Relationship Id="rId32" Type="http://schemas.openxmlformats.org/officeDocument/2006/relationships/hyperlink" Target="correlation-regression.qmd#exm-rss" TargetMode="External"/><Relationship Id="rId30" Type="http://schemas.openxmlformats.org/officeDocument/2006/relationships/hyperlink" Target="correlation-regression.qmd#thm-mse-rss" TargetMode="External"/><Relationship Id="rId22" Type="http://schemas.openxmlformats.org/officeDocument/2006/relationships/hyperlink" Target="data/birthwt.csv" TargetMode="External"/><Relationship Id="rId40" Type="http://schemas.openxmlformats.org/officeDocument/2006/relationships/hyperlink" Target="estimation.qmd#def-estimand" TargetMode="External"/><Relationship Id="rId39" Type="http://schemas.openxmlformats.org/officeDocument/2006/relationships/hyperlink" Target="estimation.qmd#def-estimate" TargetMode="External"/><Relationship Id="rId24" Type="http://schemas.openxmlformats.org/officeDocument/2006/relationships/hyperlink" Target="estimation.qmd#def-estimation-error" TargetMode="External"/><Relationship Id="rId28" Type="http://schemas.openxmlformats.org/officeDocument/2006/relationships/hyperlink" Target="estimation.qmd#def-mse" TargetMode="External"/><Relationship Id="rId41" Type="http://schemas.openxmlformats.org/officeDocument/2006/relationships/hyperlink" Target="estimation.qmd#mean-squared-error" TargetMode="External"/><Relationship Id="rId21" Type="http://schemas.openxmlformats.org/officeDocument/2006/relationships/hyperlink" Target="https://cran.r-project.org/package=MASS" TargetMode="External"/><Relationship Id="rId46" Type="http://schemas.openxmlformats.org/officeDocument/2006/relationships/hyperlink" Target="https://doi.org/10.1007/978-0-387-84858-7" TargetMode="External"/><Relationship Id="rId48" Type="http://schemas.openxmlformats.org/officeDocument/2006/relationships/hyperlink" Target="https://en.wikipedia.org/wiki/Errors_and_residuals" TargetMode="External"/><Relationship Id="rId51" Type="http://schemas.openxmlformats.org/officeDocument/2006/relationships/hyperlink" Target="https://en.wikipedia.org/wiki/Mean_squared_prediction_error" TargetMode="External"/><Relationship Id="rId11" Type="http://schemas.openxmlformats.org/officeDocument/2006/relationships/hyperlink" Target="https://morrison-lab.github.io/pds/expectation.html#thm-best-predictor" TargetMode="External"/><Relationship Id="rId43" Type="http://schemas.openxmlformats.org/officeDocument/2006/relationships/hyperlink" Target="model-validation.qmd" TargetMode="External"/><Relationship Id="rId42" Type="http://schemas.openxmlformats.org/officeDocument/2006/relationships/hyperlink" Target="model-validation.qmd#def-irreducible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Prediction</dc:title>
  <dc:creator/>
  <cp:keywords/>
  <dcterms:created xsi:type="dcterms:W3CDTF">2026-10-19T11:14:56Z</dcterms:created>
  <dcterms:modified xsi:type="dcterms:W3CDTF">2026-10-19T11:14:56Z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03:50:40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