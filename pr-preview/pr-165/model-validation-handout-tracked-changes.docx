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6</w:delText>
        </w:r>
      </w:del>
      <w:del w:id="4" w:author="PR Preview" w:date="2026-01-01T00:00:00Z">
        <w:r>
          <w:delText xml:space="preserve"> (Training error is optimistic). </w:delText>
        </w:r>
      </w:del>
      <w:del w:id="5" w:author="PR Preview" w:date="2026-01-01T00:00:00Z">
        <w:r>
          <w:delText xml:space="preserve">The same argument fails for the training set.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training pairs are not independent of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" w:author="PR Preview" w:date="2026-01-01T00:00:00Z">
        <w:r>
          <w:delText xml:space="preserve">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they are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was fitted to make their prediction errors small.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the step of</w:delText>
        </w:r>
      </w:del>
      <w:del w:id="21" w:author="PR Preview" w:date="2026-01-01T00:00:00Z">
        <w:r>
          <w:delText xml:space="preserve"> </w:delText>
        </w:r>
      </w:del>
      <w:hyperlink w:anchor="sol-held-out-unbiased">
        <w:del w:id="22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labeled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“each term, as above”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does not hold for them,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the</w:delText>
        </w:r>
      </w:del>
      <w:del w:id="31" w:author="PR Preview" w:date="2026-01-01T00:00:00Z">
        <w:r>
          <w:delText xml:space="preserve"> </w:delText>
        </w:r>
      </w:del>
      <w:hyperlink w:anchor="def-training-mse">
        <w:del w:id="32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3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typically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i/>
            <w:iCs/>
          </w:rPr>
          <w:delText xml:space="preserve">smaller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than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(Hastie et al. 2009, sec. 7.4)</w:delText>
        </w:r>
      </w:del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hyperlink w:anchor="exr-overfitting">
        <w:del w:id="4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shows the pattern: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training RMSE keeps falling as the degree grows,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while held-out RMSE does not.</w:delText>
        </w:r>
      </w:del>
    </w:p>
    <w:p>
      <w:pPr>
        <w:pStyle w:val="BodyText"/>
      </w:pPr>
      <w:ins w:id="52" w:author="PR Preview" w:date="2026-01-01T00:00:00Z">
        <w:r>
          <w:rPr>
            <w:i/>
            <w:iCs/>
          </w:rPr>
          <w:t xml:space="preserve">Remark 6</w:t>
        </w:r>
      </w:ins>
      <w:ins w:id="53" w:author="PR Preview" w:date="2026-01-01T00:00:00Z">
        <w:r>
          <w:t xml:space="preserve"> (Training error is optimistic). </w:t>
        </w:r>
      </w:ins>
      <w:ins w:id="54" w:author="PR Preview" w:date="2026-01-01T00:00:00Z">
        <w:r>
          <w:t xml:space="preserve">The same argument fails for the training set.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training pairs are not independent of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8" w:author="PR Preview" w:date="2026-01-01T00:00:00Z">
        <w:r>
          <w:t xml:space="preserve">: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they are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was fitted to make their prediction errors small.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So the argument of</w:t>
        </w:r>
      </w:ins>
      <w:ins w:id="70" w:author="PR Preview" w:date="2026-01-01T00:00:00Z">
        <w:r>
          <w:t xml:space="preserve"> </w:t>
        </w:r>
      </w:ins>
      <w:hyperlink w:anchor="thm-held-out-unbiased">
        <w:ins w:id="7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each squared prediction error has conditional expectation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does not hold for them,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the</w:t>
        </w:r>
      </w:ins>
      <w:ins w:id="81" w:author="PR Preview" w:date="2026-01-01T00:00:00Z">
        <w:r>
          <w:t xml:space="preserve"> </w:t>
        </w:r>
      </w:ins>
      <w:hyperlink w:anchor="def-training-mse">
        <w:ins w:id="82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83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typically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i/>
            <w:iCs/>
          </w:rPr>
          <w:t xml:space="preserve">smaller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than</w:t>
        </w:r>
      </w:ins>
      <w:ins w:id="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(Hastie et al. 2009, sec. 7.4)</w:t>
        </w:r>
      </w:ins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hyperlink w:anchor="exr-overfitting">
        <w:ins w:id="9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shows the pattern: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training RMSE keeps falling as the degree grows,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while held-out RMSE does not.</w:t>
        </w:r>
      </w:ins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1" w:name="lem-loocv-not-random"/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Lemma 1 (Leave-one-out cross-validation does not depend on the fold assignment)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Let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be a</w:t>
        </w:r>
      </w:ins>
      <w:ins w:id="108" w:author="PR Preview" w:date="2026-01-01T00:00:00Z">
        <w:r>
          <w:t xml:space="preserve"> </w:t>
        </w:r>
      </w:ins>
      <w:hyperlink w:anchor="def-training-set">
        <w:ins w:id="10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</w:t>
        </w:r>
      </w:ins>
      <w:ins w:id="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observations, indexed by</w:t>
        </w:r>
      </w:ins>
      <w:ins w:id="115" w:author="PR Preview" w:date="2026-01-01T00:00:00Z">
        <w:r>
          <w:t xml:space="preserve"> </w:t>
        </w:r>
      </w:ins>
      <m:oMath>
        <m:r>
          <m:t>I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Then the</w:t>
        </w:r>
      </w:ins>
      <w:ins w:id="119" w:author="PR Preview" w:date="2026-01-01T00:00:00Z">
        <w:r>
          <w:t xml:space="preserve"> </w:t>
        </w:r>
      </w:ins>
      <w:hyperlink w:anchor="def-cv-estimate">
        <w:ins w:id="12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</w:t>
        </w:r>
      </w:ins>
      <w:ins w:id="124" w:author="PR Preview" w:date="2026-01-01T00:00:00Z">
        <w:r>
          <w:t xml:space="preserve"> </w:t>
        </w:r>
      </w:ins>
      <w:hyperlink w:anchor="def-loocv">
        <w:ins w:id="125" w:author="PR Preview" w:date="2026-01-01T00:00:00Z">
          <w:r>
            <w:rPr>
              <w:rStyle w:val="Hyperlink"/>
            </w:rPr>
            <w:t xml:space="preserve">leave-one-out cross-validation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28" w:author="PR Preview" w:date="2026-01-01T00:00:00Z">
        <w:r>
          <w:t xml:space="preserve">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the same for every</w:t>
        </w:r>
      </w:ins>
      <w:ins w:id="131" w:author="PR Preview" w:date="2026-01-01T00:00:00Z">
        <w:r>
          <w:t xml:space="preserve"> </w:t>
        </w:r>
      </w:ins>
      <w:hyperlink w:anchor="def-fold-assignment">
        <w:ins w:id="132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133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34" w:author="PR Preview" w:date="2026-01-01T00:00:00Z">
        <w:r>
          <w:t xml:space="preserve">.</w:t>
        </w:r>
      </w:ins>
    </w:p>
    <w:bookmarkEnd w:id="201"/>
    <w:p>
      <w:pPr>
        <w:pStyle w:val="BodyText"/>
      </w:pPr>
      <w:ins w:id="135" w:author="PR Preview" w:date="2026-01-01T00:00:00Z">
        <w:r>
          <w:rPr>
            <w:i/>
            <w:iCs/>
          </w:rPr>
          <w:t xml:space="preserve">Proof</w:t>
        </w:r>
      </w:ins>
      <w:ins w:id="136" w:author="PR Preview" w:date="2026-01-01T00:00:00Z">
        <w:r>
          <w:t xml:space="preserve">. </w:t>
        </w:r>
      </w:ins>
      <w:ins w:id="137" w:author="PR Preview" w:date="2026-01-01T00:00:00Z">
        <w:r>
          <w:t xml:space="preserve">This is the solution to</w:t>
        </w:r>
      </w:ins>
      <w:ins w:id="138" w:author="PR Preview" w:date="2026-01-01T00:00:00Z">
        <w:r>
          <w:t xml:space="preserve"> </w:t>
        </w:r>
      </w:ins>
      <w:hyperlink w:anchor="exr-loocv">
        <w:ins w:id="13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40" w:author="PR Preview" w:date="2026-01-01T00:00:00Z">
        <w:r>
          <w:t xml:space="preserve">, part 3, worked in</w:t>
        </w:r>
      </w:ins>
      <w:ins w:id="141" w:author="PR Preview" w:date="2026-01-01T00:00:00Z">
        <w:r>
          <w:t xml:space="preserve"> </w:t>
        </w:r>
      </w:ins>
      <w:hyperlink w:anchor="sol-loocv">
        <w:ins w:id="142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It uses</w:t>
        </w:r>
      </w:ins>
      <w:ins w:id="146" w:author="PR Preview" w:date="2026-01-01T00:00:00Z">
        <w:r>
          <w:t xml:space="preserve"> </w:t>
        </w:r>
      </w:ins>
      <w:hyperlink w:anchor="eq-cv-estimate">
        <w:ins w:id="14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w:hyperlink w:anchor="eq-fold-out-rule">
        <w:ins w:id="151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152" w:author="PR Preview" w:date="2026-01-01T00:00:00Z">
        <w:r>
          <w:t xml:space="preserve">.</w:t>
        </w:r>
      </w:ins>
    </w:p>
    <w:p>
      <w:pPr>
        <w:pStyle w:val="BodyText"/>
      </w:pPr>
      <w:ins w:id="153" w:author="PR Preview" w:date="2026-01-01T00:00:00Z">
        <w:r>
          <w:t xml:space="preserve">Each step below changes one thing.</w:t>
        </w:r>
      </w:ins>
    </w:p>
    <w:p>
      <w:pPr>
        <w:pStyle w:val="Compact"/>
        <w:numPr>
          <w:ilvl w:val="0"/>
          <w:numId w:val="1015"/>
        </w:numPr>
      </w:pPr>
      <w:ins w:id="154" w:author="PR Preview" w:date="2026-01-01T00:00:00Z">
        <w:r>
          <w:t xml:space="preserve">With</w:t>
        </w:r>
      </w:ins>
      <w:ins w:id="1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56" w:author="PR Preview" w:date="2026-01-01T00:00:00Z">
        <w:r>
          <w:t xml:space="preserve">, the</w:t>
        </w:r>
      </w:ins>
      <w:ins w:id="157" w:author="PR Preview" w:date="2026-01-01T00:00:00Z">
        <w:r>
          <w:t xml:space="preserve"> </w:t>
        </w:r>
      </w:ins>
      <m:oMath>
        <m:r>
          <m:t>n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nonempty, disjoint</w:t>
        </w:r>
      </w:ins>
      <w:ins w:id="160" w:author="PR Preview" w:date="2026-01-01T00:00:00Z">
        <w:r>
          <w:t xml:space="preserve"> </w:t>
        </w:r>
      </w:ins>
      <w:hyperlink w:anchor="def-folds">
        <w:ins w:id="16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of</w:t>
        </w:r>
      </w:ins>
      <w:ins w:id="164" w:author="PR Preview" w:date="2026-01-01T00:00:00Z">
        <w:r>
          <w:t xml:space="preserve"> </w:t>
        </w:r>
      </w:ins>
      <w:hyperlink w:anchor="eq-folds">
        <w:ins w:id="165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partition the</w:t>
        </w:r>
      </w:ins>
      <w:ins w:id="168" w:author="PR Preview" w:date="2026-01-01T00:00:00Z">
        <w:r>
          <w:t xml:space="preserve"> </w:t>
        </w:r>
      </w:ins>
      <m:oMath>
        <m:r>
          <m:t>n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indices of</w:t>
        </w:r>
      </w:ins>
      <w:ins w:id="171" w:author="PR Preview" w:date="2026-01-01T00:00:00Z">
        <w:r>
          <w:t xml:space="preserve"> </w:t>
        </w:r>
      </w:ins>
      <m:oMath>
        <m:r>
          <m:t>I</m:t>
        </m:r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so each fold holds exactly one index.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(A partition of</w:t>
        </w:r>
      </w:ins>
      <w:ins w:id="177" w:author="PR Preview" w:date="2026-01-01T00:00:00Z">
        <w:r>
          <w:t xml:space="preserve"> </w:t>
        </w:r>
      </w:ins>
      <m:oMath>
        <m:r>
          <m:t>n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indices into</w:t>
        </w:r>
      </w:ins>
      <w:ins w:id="180" w:author="PR Preview" w:date="2026-01-01T00:00:00Z">
        <w:r>
          <w:t xml:space="preserve"> </w:t>
        </w:r>
      </w:ins>
      <m:oMath>
        <m:r>
          <m:t>n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nonempty, disjoint subsets has one index per subset.)</w:t>
        </w:r>
      </w:ins>
    </w:p>
    <w:p>
      <w:pPr>
        <w:pStyle w:val="Compact"/>
        <w:numPr>
          <w:ilvl w:val="0"/>
          <w:numId w:val="1015"/>
        </w:numPr>
      </w:pPr>
      <w:ins w:id="183" w:author="PR Preview" w:date="2026-01-01T00:00:00Z">
        <w:r>
          <w:t xml:space="preserve">For observation</w:t>
        </w:r>
      </w:ins>
      <w:ins w:id="184" w:author="PR Preview" w:date="2026-01-01T00:00:00Z">
        <w:r>
          <w:t xml:space="preserve"> </w:t>
        </w:r>
      </w:ins>
      <m:oMath>
        <m:r>
          <m:t>i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hyperlink w:anchor="eq-fold-assignment">
        <w:ins w:id="187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gives</w:t>
        </w:r>
      </w:ins>
      <w:ins w:id="1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(Fold</w:t>
        </w:r>
      </w:ins>
      <w:ins w:id="198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holds one index, and that index is</w:t>
        </w:r>
      </w:ins>
      <w:ins w:id="201" w:author="PR Preview" w:date="2026-01-01T00:00:00Z">
        <w:r>
          <w:t xml:space="preserve"> </w:t>
        </w:r>
      </w:ins>
      <m:oMath>
        <m:r>
          <m:t>i</m:t>
        </m:r>
      </m:oMath>
      <w:ins w:id="202" w:author="PR Preview" w:date="2026-01-01T00:00:00Z">
        <w:r>
          <w:t xml:space="preserve">.)</w:t>
        </w:r>
      </w:ins>
    </w:p>
    <w:p>
      <w:pPr>
        <w:pStyle w:val="Compact"/>
        <w:numPr>
          <w:ilvl w:val="0"/>
          <w:numId w:val="1015"/>
        </w:numPr>
      </w:pPr>
      <w:ins w:id="203" w:author="PR Preview" w:date="2026-01-01T00:00:00Z">
        <w:r>
          <w:t xml:space="preserve">The</w:t>
        </w:r>
      </w:ins>
      <w:ins w:id="204" w:author="PR Preview" w:date="2026-01-01T00:00:00Z">
        <w:r>
          <w:t xml:space="preserve"> </w:t>
        </w:r>
      </w:ins>
      <w:hyperlink w:anchor="def-fold-out-rule">
        <w:ins w:id="205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of observation</w:t>
        </w:r>
      </w:ins>
      <w:ins w:id="208" w:author="PR Preview" w:date="2026-01-01T00:00:00Z">
        <w:r>
          <w:t xml:space="preserve"> </w:t>
        </w:r>
      </w:ins>
      <m:oMath>
        <m:r>
          <m:t>i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is then</w:t>
        </w:r>
      </w:ins>
      <w:ins w:id="21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(</w:t>
        </w:r>
      </w:ins>
      <w:hyperlink w:anchor="eq-fold-out-rule">
        <w:ins w:id="215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with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19" w:author="PR Preview" w:date="2026-01-01T00:00:00Z">
        <w:r>
          <w:t xml:space="preserve">.)</w:t>
        </w:r>
      </w:ins>
    </w:p>
    <w:p>
      <w:pPr>
        <w:pStyle w:val="Compact"/>
        <w:numPr>
          <w:ilvl w:val="0"/>
          <w:numId w:val="1015"/>
        </w:numPr>
      </w:pPr>
      <w:ins w:id="220" w:author="PR Preview" w:date="2026-01-01T00:00:00Z">
        <w:r>
          <w:t xml:space="preserve">This rule is fitted to every observation except observation</w:t>
        </w:r>
      </w:ins>
      <w:ins w:id="221" w:author="PR Preview" w:date="2026-01-01T00:00:00Z">
        <w:r>
          <w:t xml:space="preserve"> </w:t>
        </w:r>
      </w:ins>
      <m:oMath>
        <m:r>
          <m:t>i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 it does not involve</w:t>
        </w:r>
      </w:ins>
      <w:ins w:id="225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itself.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(Step 3 depends on</w:t>
        </w:r>
      </w:ins>
      <w:ins w:id="230" w:author="PR Preview" w:date="2026-01-01T00:00:00Z">
        <w:r>
          <w:t xml:space="preserve"> </w:t>
        </w:r>
      </w:ins>
      <m:oMath>
        <m:r>
          <m:t>i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g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only.)</w:t>
        </w:r>
      </w:ins>
    </w:p>
    <w:p>
      <w:pPr>
        <w:pStyle w:val="Compact"/>
        <w:numPr>
          <w:ilvl w:val="0"/>
          <w:numId w:val="1015"/>
        </w:numPr>
      </w:pPr>
      <w:ins w:id="236" w:author="PR Preview" w:date="2026-01-01T00:00:00Z">
        <w:r>
          <w:t xml:space="preserve">Hence each term</w:t>
        </w:r>
      </w:ins>
      <w:ins w:id="23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w:hyperlink w:anchor="eq-cv-estimate">
        <w:ins w:id="241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the same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every fold assignment.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(Each term is a function of the rule in step 4,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</w:t>
        </w:r>
      </w:ins>
      <w:ins w:id="25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52" w:author="PR Preview" w:date="2026-01-01T00:00:00Z">
        <w:r>
          <w:t xml:space="preserve">.)</w:t>
        </w:r>
      </w:ins>
    </w:p>
    <w:p>
      <w:pPr>
        <w:pStyle w:val="Compact"/>
        <w:numPr>
          <w:ilvl w:val="0"/>
          <w:numId w:val="1015"/>
        </w:numPr>
      </w:pPr>
      <w:ins w:id="253" w:author="PR Preview" w:date="2026-01-01T00:00:00Z">
        <w:r>
          <w:t xml:space="preserve">Therefore the sum over</w:t>
        </w:r>
      </w:ins>
      <w:ins w:id="25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in</w:t>
        </w:r>
      </w:ins>
      <w:ins w:id="257" w:author="PR Preview" w:date="2026-01-01T00:00:00Z">
        <w:r>
          <w:t xml:space="preserve"> </w:t>
        </w:r>
      </w:ins>
      <w:hyperlink w:anchor="eq-cv-estimate">
        <w:ins w:id="258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 its factor</w:t>
        </w:r>
      </w:ins>
      <w:ins w:id="2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63" w:author="PR Preview" w:date="2026-01-01T00:00:00Z">
        <w:r>
          <w:t xml:space="preserve">, are the same for every fold assignment:</w:t>
        </w:r>
      </w:ins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64" w:author="PR Preview" w:date="2026-01-01T00:00:00Z">
        <w:r>
          <w:t xml:space="preserve">Different assignments give the same</w:t>
        </w:r>
      </w:ins>
      <w:ins w:id="265" w:author="PR Preview" w:date="2026-01-01T00:00:00Z">
        <w:r>
          <w:t xml:space="preserve"> </w:t>
        </w:r>
      </w:ins>
      <m:oMath>
        <m:r>
          <m:t>n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fits, with the folds numbered differently.</w:t>
        </w:r>
      </w:ins>
    </w:p>
    <w:bookmarkStart w:id="205" w:name="def-loocv"/>
    <w:p>
      <w:pPr>
        <w:pStyle w:val="BodyText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5"/>
    <w:bookmarkStart w:id="207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68" w:author="PR Preview" w:date="2026-01-01T00:00:00Z">
        <w:r>
          <w:rPr>
            <w:rStyle w:val="NormalTok"/>
          </w:rPr>
          <w:delText xml:space="preserve">loocv_max_diff </w:delText>
        </w:r>
      </w:del>
      <w:del w:id="269" w:author="PR Preview" w:date="2026-01-01T00:00:00Z">
        <w:r>
          <w:rPr>
            <w:rStyle w:val="OtherTok"/>
          </w:rPr>
          <w:delText xml:space="preserve">&lt;-</w:delText>
        </w:r>
      </w:del>
      <w:del w:id="270" w:author="PR Preview" w:date="2026-01-01T00:00:00Z">
        <w:r>
          <w:rPr>
            <w:rStyle w:val="NormalTok"/>
          </w:rPr>
          <w:delText xml:space="preserve"> </w:delText>
        </w:r>
      </w:del>
      <w:del w:id="271" w:author="PR Preview" w:date="2026-01-01T00:00:00Z">
        <w:r>
          <w:rPr>
            <w:rStyle w:val="FunctionTok"/>
          </w:rPr>
          <w:delText xml:space="preserve">max</w:delText>
        </w:r>
      </w:del>
      <w:del w:id="272" w:author="PR Preview" w:date="2026-01-01T00:00:00Z">
        <w:r>
          <w:rPr>
            <w:rStyle w:val="NormalTok"/>
          </w:rPr>
          <w:delText xml:space="preserve">(</w:delText>
        </w:r>
      </w:del>
      <w:del w:id="273" w:author="PR Preview" w:date="2026-01-01T00:00:00Z">
        <w:r>
          <w:rPr>
            <w:rStyle w:val="FunctionTok"/>
          </w:rPr>
          <w:delText xml:space="preserve">abs</w:delText>
        </w:r>
      </w:del>
      <w:del w:id="274" w:author="PR Preview" w:date="2026-01-01T00:00:00Z">
        <w:r>
          <w:rPr>
            <w:rStyle w:val="NormalTok"/>
          </w:rPr>
          <w:delText xml:space="preserve">(mtcars_loocv</w:delText>
        </w:r>
      </w:del>
      <w:del w:id="275" w:author="PR Preview" w:date="2026-01-01T00:00:00Z">
        <w:r>
          <w:rPr>
            <w:rStyle w:val="SpecialCharTok"/>
          </w:rPr>
          <w:delText xml:space="preserve">$</w:delText>
        </w:r>
      </w:del>
      <w:del w:id="276" w:author="PR Preview" w:date="2026-01-01T00:00:00Z">
        <w:r>
          <w:rPr>
            <w:rStyle w:val="NormalTok"/>
          </w:rPr>
          <w:delText xml:space="preserve">refitting </w:delText>
        </w:r>
      </w:del>
      <w:del w:id="277" w:author="PR Preview" w:date="2026-01-01T00:00:00Z">
        <w:r>
          <w:rPr>
            <w:rStyle w:val="SpecialCharTok"/>
          </w:rPr>
          <w:delText xml:space="preserve">-</w:delText>
        </w:r>
      </w:del>
      <w:del w:id="278" w:author="PR Preview" w:date="2026-01-01T00:00:00Z">
        <w:r>
          <w:rPr>
            <w:rStyle w:val="NormalTok"/>
          </w:rPr>
          <w:delText xml:space="preserve"> mtcars_loocv</w:delText>
        </w:r>
      </w:del>
      <w:del w:id="279" w:author="PR Preview" w:date="2026-01-01T00:00:00Z">
        <w:r>
          <w:rPr>
            <w:rStyle w:val="SpecialCharTok"/>
          </w:rPr>
          <w:delText xml:space="preserve">$</w:delText>
        </w:r>
      </w:del>
      <w:del w:id="280" w:author="PR Preview" w:date="2026-01-01T00:00:00Z">
        <w:r>
          <w:rPr>
            <w:rStyle w:val="NormalTok"/>
          </w:rPr>
          <w:delText xml:space="preserve">formula))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rPr>
            <w:rStyle w:val="NormalTok"/>
          </w:rPr>
          <w:delText xml:space="preserve">mtcars_best_loocv </w:delText>
        </w:r>
      </w:del>
      <w:del w:id="283" w:author="PR Preview" w:date="2026-01-01T00:00:00Z">
        <w:r>
          <w:rPr>
            <w:rStyle w:val="OtherTok"/>
          </w:rPr>
          <w:delText xml:space="preserve">&lt;-</w:delText>
        </w:r>
      </w:del>
      <w:del w:id="284" w:author="PR Preview" w:date="2026-01-01T00:00:00Z">
        <w:r>
          <w:br/>
        </w:r>
      </w:del>
      <w:del w:id="285" w:author="PR Preview" w:date="2026-01-01T00:00:00Z">
        <w:r>
          <w:rPr>
            <w:rStyle w:val="NormalTok"/>
          </w:rPr>
          <w:delText xml:space="preserve">  mtcars_loocv</w:delText>
        </w:r>
      </w:del>
      <w:del w:id="286" w:author="PR Preview" w:date="2026-01-01T00:00:00Z">
        <w:r>
          <w:rPr>
            <w:rStyle w:val="SpecialCharTok"/>
          </w:rPr>
          <w:delText xml:space="preserve">$</w:delText>
        </w:r>
      </w:del>
      <w:del w:id="287" w:author="PR Preview" w:date="2026-01-01T00:00:00Z">
        <w:r>
          <w:rPr>
            <w:rStyle w:val="NormalTok"/>
          </w:rPr>
          <w:delText xml:space="preserve">degree[</w:delText>
        </w:r>
      </w:del>
      <w:del w:id="288" w:author="PR Preview" w:date="2026-01-01T00:00:00Z">
        <w:r>
          <w:rPr>
            <w:rStyle w:val="FunctionTok"/>
          </w:rPr>
          <w:delText xml:space="preserve">which.min</w:delText>
        </w:r>
      </w:del>
      <w:del w:id="289" w:author="PR Preview" w:date="2026-01-01T00:00:00Z">
        <w:r>
          <w:rPr>
            <w:rStyle w:val="NormalTok"/>
          </w:rPr>
          <w:delText xml:space="preserve">(mtcars_loocv</w:delText>
        </w:r>
      </w:del>
      <w:del w:id="290" w:author="PR Preview" w:date="2026-01-01T00:00:00Z">
        <w:r>
          <w:rPr>
            <w:rStyle w:val="SpecialCharTok"/>
          </w:rPr>
          <w:delText xml:space="preserve">$</w:delText>
        </w:r>
      </w:del>
      <w:del w:id="291" w:author="PR Preview" w:date="2026-01-01T00:00:00Z">
        <w:r>
          <w:rPr>
            <w:rStyle w:val="NormalTok"/>
          </w:rPr>
          <w:delText xml:space="preserve">formula)]</w:delText>
        </w:r>
      </w:del>
      <w:del w:id="292" w:author="PR Preview" w:date="2026-01-01T00:00:00Z">
        <w:r>
          <w:br/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</w:delText>
        </w:r>
      </w:del>
      <w:del w:id="295" w:author="PR Preview" w:date="2026-01-01T00:00:00Z">
        <w:r>
          <w:rPr>
            <w:rStyle w:val="AttributeTok"/>
          </w:rPr>
          <w:delText xml:space="preserve">max_difference =</w:delText>
        </w:r>
      </w:del>
      <w:del w:id="296" w:author="PR Preview" w:date="2026-01-01T00:00:00Z">
        <w:r>
          <w:rPr>
            <w:rStyle w:val="NormalTok"/>
          </w:rPr>
          <w:delText xml:space="preserve"> loocv_max_diff, </w:delText>
        </w:r>
      </w:del>
      <w:del w:id="297" w:author="PR Preview" w:date="2026-01-01T00:00:00Z">
        <w:r>
          <w:rPr>
            <w:rStyle w:val="AttributeTok"/>
          </w:rPr>
          <w:delText xml:space="preserve">best_degree =</w:delText>
        </w:r>
      </w:del>
      <w:del w:id="298" w:author="PR Preview" w:date="2026-01-01T00:00:00Z">
        <w:r>
          <w:rPr>
            <w:rStyle w:val="NormalTok"/>
          </w:rPr>
          <w:delText xml:space="preserve"> mtcars_best_loocv)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01" w:author="PR Preview" w:date="2026-01-01T00:00:00Z">
        <w:r>
          <w:br/>
        </w:r>
      </w:del>
      <w:del w:id="302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03" w:author="PR Preview" w:date="2026-01-01T00:00:00Z">
        <w:r>
          <w:delText xml:space="preserve">The two columns differ by at most 8.9e-15,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which is rounding error.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The single-fit formula needs one fit per model instead of 32.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LOOCV picks degree 2,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and because LOOCV is not random (</w:delText>
        </w:r>
      </w:del>
      <w:hyperlink w:anchor="sol-loocv">
        <w:del w:id="312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313" w:author="PR Preview" w:date="2026-01-01T00:00:00Z">
        <w:r>
          <w:delText xml:space="preserve">),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16" w:author="PR Preview" w:date="2026-01-01T00:00:00Z">
        <w:r>
          <w:rPr>
            <w:rStyle w:val="NormalTok"/>
          </w:rPr>
          <w:t xml:space="preserve">loocv_max_diff </w:t>
        </w:r>
      </w:ins>
      <w:ins w:id="317" w:author="PR Preview" w:date="2026-01-01T00:00:00Z">
        <w:r>
          <w:rPr>
            <w:rStyle w:val="OtherTok"/>
          </w:rPr>
          <w:t xml:space="preserve">&lt;-</w:t>
        </w:r>
      </w:ins>
      <w:ins w:id="318" w:author="PR Preview" w:date="2026-01-01T00:00:00Z">
        <w:r>
          <w:rPr>
            <w:rStyle w:val="NormalTok"/>
          </w:rPr>
          <w:t xml:space="preserve"> </w:t>
        </w:r>
      </w:ins>
      <w:ins w:id="319" w:author="PR Preview" w:date="2026-01-01T00:00:00Z">
        <w:r>
          <w:rPr>
            <w:rStyle w:val="FunctionTok"/>
          </w:rPr>
          <w:t xml:space="preserve">max</w:t>
        </w:r>
      </w:ins>
      <w:ins w:id="320" w:author="PR Preview" w:date="2026-01-01T00:00:00Z">
        <w:r>
          <w:rPr>
            <w:rStyle w:val="NormalTok"/>
          </w:rPr>
          <w:t xml:space="preserve">(</w:t>
        </w:r>
      </w:ins>
      <w:ins w:id="321" w:author="PR Preview" w:date="2026-01-01T00:00:00Z">
        <w:r>
          <w:rPr>
            <w:rStyle w:val="FunctionTok"/>
          </w:rPr>
          <w:t xml:space="preserve">abs</w:t>
        </w:r>
      </w:ins>
      <w:ins w:id="322" w:author="PR Preview" w:date="2026-01-01T00:00:00Z">
        <w:r>
          <w:rPr>
            <w:rStyle w:val="NormalTok"/>
          </w:rPr>
          <w:t xml:space="preserve">(mtcars_loocv</w:t>
        </w:r>
      </w:ins>
      <w:ins w:id="323" w:author="PR Preview" w:date="2026-01-01T00:00:00Z">
        <w:r>
          <w:rPr>
            <w:rStyle w:val="SpecialCharTok"/>
          </w:rPr>
          <w:t xml:space="preserve">$</w:t>
        </w:r>
      </w:ins>
      <w:ins w:id="324" w:author="PR Preview" w:date="2026-01-01T00:00:00Z">
        <w:r>
          <w:rPr>
            <w:rStyle w:val="NormalTok"/>
          </w:rPr>
          <w:t xml:space="preserve">refitting </w:t>
        </w:r>
      </w:ins>
      <w:ins w:id="325" w:author="PR Preview" w:date="2026-01-01T00:00:00Z">
        <w:r>
          <w:rPr>
            <w:rStyle w:val="SpecialCharTok"/>
          </w:rPr>
          <w:t xml:space="preserve">-</w:t>
        </w:r>
      </w:ins>
      <w:ins w:id="326" w:author="PR Preview" w:date="2026-01-01T00:00:00Z">
        <w:r>
          <w:rPr>
            <w:rStyle w:val="NormalTok"/>
          </w:rPr>
          <w:t xml:space="preserve"> mtcars_loocv</w:t>
        </w:r>
      </w:ins>
      <w:ins w:id="327" w:author="PR Preview" w:date="2026-01-01T00:00:00Z">
        <w:r>
          <w:rPr>
            <w:rStyle w:val="SpecialCharTok"/>
          </w:rPr>
          <w:t xml:space="preserve">$</w:t>
        </w:r>
      </w:ins>
      <w:ins w:id="328" w:author="PR Preview" w:date="2026-01-01T00:00:00Z">
        <w:r>
          <w:rPr>
            <w:rStyle w:val="NormalTok"/>
          </w:rPr>
          <w:t xml:space="preserve">formula))</w:t>
        </w:r>
      </w:ins>
      <w:ins w:id="329" w:author="PR Preview" w:date="2026-01-01T00:00:00Z">
        <w:r>
          <w:br/>
        </w:r>
      </w:ins>
      <w:ins w:id="330" w:author="PR Preview" w:date="2026-01-01T00:00:00Z">
        <w:r>
          <w:rPr>
            <w:rStyle w:val="NormalTok"/>
          </w:rPr>
          <w:t xml:space="preserve">mtcars_best_loocv </w:t>
        </w:r>
      </w:ins>
      <w:ins w:id="331" w:author="PR Preview" w:date="2026-01-01T00:00:00Z">
        <w:r>
          <w:rPr>
            <w:rStyle w:val="OtherTok"/>
          </w:rPr>
          <w:t xml:space="preserve">&lt;-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NormalTok"/>
          </w:rPr>
          <w:t xml:space="preserve">  mtcars_loocv</w:t>
        </w:r>
      </w:ins>
      <w:ins w:id="334" w:author="PR Preview" w:date="2026-01-01T00:00:00Z">
        <w:r>
          <w:rPr>
            <w:rStyle w:val="SpecialCharTok"/>
          </w:rPr>
          <w:t xml:space="preserve">$</w:t>
        </w:r>
      </w:ins>
      <w:ins w:id="335" w:author="PR Preview" w:date="2026-01-01T00:00:00Z">
        <w:r>
          <w:rPr>
            <w:rStyle w:val="NormalTok"/>
          </w:rPr>
          <w:t xml:space="preserve">degree[</w:t>
        </w:r>
      </w:ins>
      <w:ins w:id="336" w:author="PR Preview" w:date="2026-01-01T00:00:00Z">
        <w:r>
          <w:rPr>
            <w:rStyle w:val="FunctionTok"/>
          </w:rPr>
          <w:t xml:space="preserve">which.min</w:t>
        </w:r>
      </w:ins>
      <w:ins w:id="337" w:author="PR Preview" w:date="2026-01-01T00:00:00Z">
        <w:r>
          <w:rPr>
            <w:rStyle w:val="NormalTok"/>
          </w:rPr>
          <w:t xml:space="preserve">(mtcars_loocv</w:t>
        </w:r>
      </w:ins>
      <w:ins w:id="338" w:author="PR Preview" w:date="2026-01-01T00:00:00Z">
        <w:r>
          <w:rPr>
            <w:rStyle w:val="SpecialCharTok"/>
          </w:rPr>
          <w:t xml:space="preserve">$</w:t>
        </w:r>
      </w:ins>
      <w:ins w:id="339" w:author="PR Preview" w:date="2026-01-01T00:00:00Z">
        <w:r>
          <w:rPr>
            <w:rStyle w:val="NormalTok"/>
          </w:rPr>
          <w:t xml:space="preserve">formula)]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FunctionTok"/>
          </w:rPr>
          <w:t xml:space="preserve">c</w:t>
        </w:r>
      </w:ins>
      <w:ins w:id="342" w:author="PR Preview" w:date="2026-01-01T00:00:00Z">
        <w:r>
          <w:rPr>
            <w:rStyle w:val="NormalTok"/>
          </w:rPr>
          <w:t xml:space="preserve">(</w:t>
        </w:r>
      </w:ins>
      <w:ins w:id="343" w:author="PR Preview" w:date="2026-01-01T00:00:00Z">
        <w:r>
          <w:rPr>
            <w:rStyle w:val="AttributeTok"/>
          </w:rPr>
          <w:t xml:space="preserve">max_difference =</w:t>
        </w:r>
      </w:ins>
      <w:ins w:id="344" w:author="PR Preview" w:date="2026-01-01T00:00:00Z">
        <w:r>
          <w:rPr>
            <w:rStyle w:val="NormalTok"/>
          </w:rPr>
          <w:t xml:space="preserve"> loocv_max_diff, </w:t>
        </w:r>
      </w:ins>
      <w:ins w:id="345" w:author="PR Preview" w:date="2026-01-01T00:00:00Z">
        <w:r>
          <w:rPr>
            <w:rStyle w:val="AttributeTok"/>
          </w:rPr>
          <w:t xml:space="preserve">best_degree =</w:t>
        </w:r>
      </w:ins>
      <w:ins w:id="346" w:author="PR Preview" w:date="2026-01-01T00:00:00Z">
        <w:r>
          <w:rPr>
            <w:rStyle w:val="NormalTok"/>
          </w:rPr>
          <w:t xml:space="preserve"> mtcars_best_loocv)</w:t>
        </w:r>
      </w:ins>
      <w:ins w:id="347" w:author="PR Preview" w:date="2026-01-01T00:00:00Z">
        <w:r>
          <w:br/>
        </w:r>
      </w:ins>
      <w:ins w:id="348" w:author="PR Preview" w:date="2026-01-01T00:00:00Z">
        <w:r>
          <w:rPr>
            <w:rStyle w:val="CommentTok"/>
          </w:rPr>
          <w:t xml:space="preserve">#&gt; max_difference    best_degree </w:t>
        </w:r>
      </w:ins>
      <w:ins w:id="349" w:author="PR Preview" w:date="2026-01-01T00:00:00Z">
        <w:r>
          <w:br/>
        </w:r>
      </w:ins>
      <w:ins w:id="350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351" w:author="PR Preview" w:date="2026-01-01T00:00:00Z">
        <w:r>
          <w:t xml:space="preserve">The two columns differ by at most 7.1e-15,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which is rounding error.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The single-fit formula needs one fit per model instead of 32.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LOOCV picks degree 2,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 because LOOCV is not random (</w:t>
        </w:r>
      </w:ins>
      <w:hyperlink w:anchor="lem-loocv-not-random">
        <w:ins w:id="36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61" w:author="PR Preview" w:date="2026-01-01T00:00:00Z">
        <w:r>
          <w:t xml:space="preserve">),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rerunning it always gives the same choice.</w:t>
        </w:r>
      </w:ins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2026-10-15T09:55:14Z</dcterms:created>
  <dcterms:modified xsi:type="dcterms:W3CDTF">2026-10-15T09:55:14Z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