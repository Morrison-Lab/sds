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(Mean height of students)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 we are trying to determine the mean height of students at our school,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then the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population mean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our</w:delText>
        </w:r>
      </w:del>
      <w:del w:id="12" w:author="PR Preview" w:date="2026-01-01T00:00:00Z">
        <w:r>
          <w:delText xml:space="preserve"> </w:delText>
        </w:r>
      </w:del>
      <w:hyperlink w:anchor="def-estimand">
        <w:del w:id="13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14" w:author="PR Preview" w:date="2026-01-01T00:00:00Z">
        <w:r>
          <w:delText xml:space="preserve">.</w:delText>
        </w:r>
      </w:del>
    </w:p>
    <w:p>
      <w:pPr>
        <w:pStyle w:val="BodyText"/>
      </w:pPr>
      <w:ins w:id="15" w:author="PR Preview" w:date="2026-01-01T00:00:00Z">
        <w:r>
          <w:rPr>
            <w:b/>
            <w:bCs/>
          </w:rPr>
          <w:t xml:space="preserve">Example 2 (Mean height of students)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If we are trying to determine the population mean height of students at our school,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then the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i/>
            <w:iCs/>
          </w:rPr>
          <w:t xml:space="preserve">population mean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 our</w:t>
        </w:r>
      </w:ins>
      <w:ins w:id="24" w:author="PR Preview" w:date="2026-01-01T00:00:00Z">
        <w:r>
          <w:t xml:space="preserve"> </w:t>
        </w:r>
      </w:ins>
      <w:hyperlink w:anchor="def-estimand">
        <w:ins w:id="25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26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del w:id="27" w:author="PR Preview" w:date="2026-01-01T00:00:00Z">
        <w:r>
          <w:rPr>
            <w:b/>
            <w:bCs/>
          </w:rPr>
          <w:delText xml:space="preserve">Example 4 (Mean height of students)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Suppose we want to estimate the mean height of students at our school,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which we will represent as</w:delText>
        </w:r>
      </w:del>
      <w:del w:id="32" w:author="PR Preview" w:date="2026-01-01T00:00:00Z">
        <w:r>
          <w:delText xml:space="preserve"> </w:delText>
        </w:r>
      </w:del>
      <m:oMath>
        <m:r>
          <m:t>μ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we measure the heights of</w:delText>
        </w:r>
      </w:del>
      <w:del w:id="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randomly sampled students as random variables</w:delText>
        </w:r>
      </w:del>
      <w:del w:id="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Then we could use the function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Example 4 (Mean height of students)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Suppose we want to estimate the population mean height of students at our school,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which we will represent as</w:t>
        </w:r>
      </w:ins>
      <w:ins w:id="48" w:author="PR Preview" w:date="2026-01-01T00:00:00Z">
        <w:r>
          <w:t xml:space="preserve"> </w:t>
        </w:r>
      </w:ins>
      <m:oMath>
        <m:r>
          <m:t>μ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we measure the heights of</w:t>
        </w:r>
      </w:ins>
      <w:ins w:id="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randomly sampled students as random variables</w:t>
        </w:r>
      </w:ins>
      <w:ins w:id="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6" w:author="PR Preview" w:date="2026-01-01T00:00:00Z">
        <w: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Then we could use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del w:id="59" w:author="PR Preview" w:date="2026-01-01T00:00:00Z">
        <w:r>
          <w:delText xml:space="preserve">A third possible estimator would be the mean of all sampled students’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heights, except for the two most extreme.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Using the</w:delText>
        </w:r>
      </w:del>
      <w:del w:id="64" w:author="PR Preview" w:date="2026-01-01T00:00:00Z">
        <w:r>
          <w:delText xml:space="preserve"> </w:delText>
        </w:r>
      </w:del>
      <w:hyperlink r:id="rId30">
        <w:del w:id="65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(the observations sorted in increasing order),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this estimator drops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</w:delText>
        </w:r>
      </w:del>
      <w:del w:id="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 averages the remaining</w:delText>
        </w:r>
      </w:del>
      <w:del w:id="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2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observations:</w:delText>
        </w:r>
      </w:del>
    </w:p>
    <w:p>
      <w:pPr>
        <w:pStyle w:val="FirstParagraph"/>
      </w:pPr>
      <w:ins w:id="80" w:author="PR Preview" w:date="2026-01-01T00:00:00Z">
        <w:r>
          <w:t xml:space="preserve">A third possible estimator would be the sample mean of all sampled students’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heights, except for the two most extreme.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Using the</w:t>
        </w:r>
      </w:ins>
      <w:ins w:id="85" w:author="PR Preview" w:date="2026-01-01T00:00:00Z">
        <w:r>
          <w:t xml:space="preserve"> </w:t>
        </w:r>
      </w:ins>
      <w:hyperlink r:id="rId30">
        <w:ins w:id="86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(the observations sorted in increasing order),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this estimator drops</w:t>
        </w:r>
      </w:ins>
      <w:ins w:id="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averages the remaining</w:t>
        </w:r>
      </w:ins>
      <w:ins w:id="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observations: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del w:id="101" w:author="PR Preview" w:date="2026-01-01T00:00:00Z">
        <w:r>
          <w:delText xml:space="preserve">The accuracy of an estimator has no single, agreed formal definition.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usual measures of accuracy,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including the bias, mean squared error, and mean absolute error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defined in this section,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are all functions of the distribution of the estimator’s</w:delText>
        </w:r>
      </w:del>
      <w:del w:id="110" w:author="PR Preview" w:date="2026-01-01T00:00:00Z">
        <w:r>
          <w:delText xml:space="preserve"> </w:delText>
        </w:r>
      </w:del>
      <w:hyperlink w:anchor="def-estimation-error">
        <w:del w:id="11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12" w:author="PR Preview" w:date="2026-01-01T00:00:00Z">
        <w:r>
          <w:delText xml:space="preserve">.</w:delText>
        </w:r>
      </w:del>
    </w:p>
    <w:p>
      <w:pPr>
        <w:pStyle w:val="BodyText"/>
      </w:pPr>
      <w:ins w:id="113" w:author="PR Preview" w:date="2026-01-01T00:00:00Z">
        <w:r>
          <w:t xml:space="preserve">The accuracy of an estimator has no single, agreed formal definition.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 usual measures of accuracy,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including the bias, population mean squared error, and population mean absolute error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defined in this section,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are all functions of the distribution of the estimator’s</w:t>
        </w:r>
      </w:ins>
      <w:ins w:id="122" w:author="PR Preview" w:date="2026-01-01T00:00:00Z">
        <w:r>
          <w:t xml:space="preserve"> </w:t>
        </w:r>
      </w:ins>
      <w:hyperlink w:anchor="def-estimation-error">
        <w:ins w:id="12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24" w:author="PR Preview" w:date="2026-01-01T00:00:00Z">
        <w:r>
          <w:t xml:space="preserve">.</w:t>
        </w:r>
      </w:ins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del w:id="125" w:author="PR Preview" w:date="2026-01-01T00:00:00Z">
        <w:r>
          <w:delText xml:space="preserve">Predictions, fitted values, residuals, prediction errors and the mean squared error of predictions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have their own page,</w:delText>
        </w:r>
      </w:del>
      <w:del w:id="128" w:author="PR Preview" w:date="2026-01-01T00:00:00Z">
        <w:r>
          <w:delText xml:space="preserve"> </w:delText>
        </w:r>
      </w:del>
      <w:hyperlink r:id="rId41">
        <w:del w:id="12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That page also contrasts them with the estimation quantities defined here:</w:delText>
        </w:r>
      </w:del>
      <w:del w:id="133" w:author="PR Preview" w:date="2026-01-01T00:00:00Z">
        <w:r>
          <w:delText xml:space="preserve"> </w:delText>
        </w:r>
      </w:del>
      <w:hyperlink w:anchor="def-estimation-error">
        <w:del w:id="13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and the</w:delText>
        </w:r>
      </w:del>
      <w:del w:id="137" w:author="PR Preview" w:date="2026-01-01T00:00:00Z">
        <w:r>
          <w:delText xml:space="preserve"> </w:delText>
        </w:r>
      </w:del>
      <w:hyperlink w:anchor="mean-squared-error">
        <w:del w:id="138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39" w:author="PR Preview" w:date="2026-01-01T00:00:00Z">
        <w:r>
          <w:delText xml:space="preserve">.</w:delText>
        </w:r>
      </w:del>
    </w:p>
    <w:p>
      <w:pPr>
        <w:pStyle w:val="FirstParagraph"/>
      </w:pPr>
      <w:ins w:id="140" w:author="PR Preview" w:date="2026-01-01T00:00:00Z">
        <w:r>
          <w:t xml:space="preserve">Predictions, fitted values, residuals, prediction errors and the sample mean squared error of predictions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have their own page,</w:t>
        </w:r>
      </w:ins>
      <w:ins w:id="143" w:author="PR Preview" w:date="2026-01-01T00:00:00Z">
        <w:r>
          <w:t xml:space="preserve"> </w:t>
        </w:r>
      </w:ins>
      <w:hyperlink r:id="rId41">
        <w:ins w:id="14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That page also contrasts them with the estimation quantities defined here:</w:t>
        </w:r>
      </w:ins>
      <w:ins w:id="148" w:author="PR Preview" w:date="2026-01-01T00:00:00Z">
        <w:r>
          <w:t xml:space="preserve"> </w:t>
        </w:r>
      </w:ins>
      <w:hyperlink w:anchor="def-estimation-error">
        <w:ins w:id="14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 the</w:t>
        </w:r>
      </w:ins>
      <w:ins w:id="152" w:author="PR Preview" w:date="2026-01-01T00:00:00Z">
        <w:r>
          <w:t xml:space="preserve"> </w:t>
        </w:r>
      </w:ins>
      <w:hyperlink w:anchor="mean-squared-error">
        <w:ins w:id="153" w:author="PR Preview" w:date="2026-01-01T00:00:00Z">
          <w:r>
            <w:rPr>
              <w:rStyle w:val="Hyperlink"/>
            </w:rPr>
            <w:t xml:space="preserve">population mean squared error of an estimator</w:t>
          </w:r>
        </w:ins>
      </w:hyperlink>
      <w:ins w:id="154" w:author="PR Preview" w:date="2026-01-01T00:00:00Z">
        <w:r>
          <w:t xml:space="preserve">.</w:t>
        </w:r>
      </w:ins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del w:id="155" w:author="PR Preview" w:date="2026-01-01T00:00:00Z">
        <w:r>
          <w:rPr>
            <w:b/>
            <w:bCs/>
          </w:rPr>
          <w:delText xml:space="preserve">Example 7 (Bias of two estimators of a mean)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Let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each have expectation</w:delText>
        </w:r>
      </w:del>
      <w:del w:id="1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as in</w:delText>
        </w:r>
      </w:del>
      <w:del w:id="165" w:author="PR Preview" w:date="2026-01-01T00:00:00Z">
        <w:r>
          <w:delText xml:space="preserve"> </w:delText>
        </w:r>
      </w:del>
      <w:hyperlink w:anchor="exm-estimator">
        <w:del w:id="16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67" w:author="PR Preview" w:date="2026-01-01T00:00:00Z">
        <w:r>
          <w:delText xml:space="preserve">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By</w:delText>
        </w:r>
      </w:del>
      <w:del w:id="170" w:author="PR Preview" w:date="2026-01-01T00:00:00Z">
        <w:r>
          <w:delText xml:space="preserve"> </w:delText>
        </w:r>
      </w:del>
      <w:hyperlink w:anchor="thm-bias-exprs">
        <w:del w:id="17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bias of the sample mean</w:delText>
        </w:r>
      </w:del>
      <w:del w:id="17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is: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Example 7 (Bias of two estimators of a population mean)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Let</w:t>
        </w:r>
      </w:ins>
      <w:ins w:id="1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each have expectation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as in</w:t>
        </w:r>
      </w:ins>
      <w:ins w:id="188" w:author="PR Preview" w:date="2026-01-01T00:00:00Z">
        <w:r>
          <w:t xml:space="preserve"> </w:t>
        </w:r>
      </w:ins>
      <w:hyperlink w:anchor="exm-estimator">
        <w:ins w:id="18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By</w:t>
        </w:r>
      </w:ins>
      <w:ins w:id="193" w:author="PR Preview" w:date="2026-01-01T00:00:00Z">
        <w:r>
          <w:t xml:space="preserve"> </w:t>
        </w:r>
      </w:ins>
      <w:hyperlink w:anchor="thm-bias-exprs">
        <w:ins w:id="19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bias of the sample mean</w:t>
        </w:r>
      </w:ins>
      <w:ins w:id="19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del w:id="201" w:author="PR Preview" w:date="2026-01-01T00:00:00Z">
        <w:r>
          <w:delText xml:space="preserve">3.5 Mean squared error of an estimator</w:delText>
        </w:r>
      </w:del>
    </w:p>
    <w:p>
      <w:pPr>
        <w:pStyle w:val="FirstParagraph"/>
      </w:pPr>
      <w:del w:id="202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The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rPr>
            <w:b/>
            <w:bCs/>
          </w:rPr>
          <w:delText xml:space="preserve">mean squared error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of an estimator</w:delText>
        </w:r>
      </w:del>
      <w:del w:id="2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10" w:author="PR Preview" w:date="2026-01-01T00:00:00Z">
        <w:r>
          <w:delText xml:space="preserve">, denoted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212" w:author="PR Preview" w:date="2026-01-01T00:00:00Z">
        <w:r>
          <w:delText xml:space="preserve">, is the expectation of the square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of the</w:delText>
        </w:r>
      </w:del>
      <w:del w:id="215" w:author="PR Preview" w:date="2026-01-01T00:00:00Z">
        <w:r>
          <w:delText xml:space="preserve"> </w:delText>
        </w:r>
      </w:del>
      <w:hyperlink w:anchor="def-estimation-error">
        <w:del w:id="21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17" w:author="PR Preview" w:date="2026-01-01T00:00:00Z">
        <w:r>
          <w:delText xml:space="preserve">:</w:delText>
        </w:r>
      </w:del>
    </w:p>
    <w:p>
      <w:pPr>
        <w:pStyle w:val="Heading3"/>
      </w:pPr>
      <w:ins w:id="218" w:author="PR Preview" w:date="2026-01-01T00:00:00Z">
        <w:r>
          <w:t xml:space="preserve">3.5 Population mean squared error of an estimator</w:t>
        </w:r>
      </w:ins>
    </w:p>
    <w:bookmarkStart w:id="50" w:name="def-mse"/>
    <w:p>
      <w:pPr>
        <w:pStyle w:val="FirstParagraph"/>
      </w:pPr>
      <w:ins w:id="219" w:author="PR Preview" w:date="2026-01-01T00:00:00Z">
        <w:r>
          <w:rPr>
            <w:b/>
            <w:bCs/>
          </w:rPr>
          <w:t xml:space="preserve">Definition 8 (Mean squared error)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rPr>
            <w:b/>
            <w:bCs/>
          </w:rPr>
          <w:t xml:space="preserve">population mean squared error (pMSE)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of an estimator</w:t>
        </w:r>
      </w:ins>
      <w:ins w:id="2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also called its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mean squared error</w:t>
        </w:r>
      </w:ins>
      <w:ins w:id="232" w:author="PR Preview" w:date="2026-01-01T00:00:00Z">
        <w:r>
          <w:t xml:space="preserve">, denoted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34" w:author="PR Preview" w:date="2026-01-01T00:00:00Z">
        <w:r>
          <w:t xml:space="preserve">, is the expectation of the square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 the</w:t>
        </w:r>
      </w:ins>
      <w:ins w:id="237" w:author="PR Preview" w:date="2026-01-01T00:00:00Z">
        <w:r>
          <w:t xml:space="preserve"> </w:t>
        </w:r>
      </w:ins>
      <w:hyperlink w:anchor="def-estimation-error">
        <w:ins w:id="238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2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del w:id="240" w:author="PR Preview" w:date="2026-01-01T00:00:00Z">
        <w:r>
          <w:rPr>
            <w:b/>
            <w:bCs/>
          </w:rPr>
          <w:delText xml:space="preserve">Exercise 4 (Expanding the mean squared error)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Write the</w:delText>
        </w:r>
      </w:del>
      <w:del w:id="243" w:author="PR Preview" w:date="2026-01-01T00:00:00Z">
        <w:r>
          <w:delText xml:space="preserve"> </w:delText>
        </w:r>
      </w:del>
      <w:hyperlink w:anchor="def-mse">
        <w:del w:id="244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45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in terms of</w:delText>
        </w:r>
      </w:del>
      <w:del w:id="24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251" w:author="PR Preview" w:date="2026-01-01T00:00:00Z">
        <w:r>
          <w:delText xml:space="preserve">, and the estimand</w:delText>
        </w:r>
      </w:del>
      <w:del w:id="252" w:author="PR Preview" w:date="2026-01-01T00:00:00Z">
        <w:r>
          <w:delText xml:space="preserve"> </w:delText>
        </w:r>
      </w:del>
      <m:oMath>
        <m:r>
          <m:t>θ</m:t>
        </m:r>
      </m:oMath>
      <w:del w:id="253" w:author="PR Preview" w:date="2026-01-01T00:00:00Z">
        <w:r>
          <w:delText xml:space="preserve">.</w:delText>
        </w:r>
      </w:del>
    </w:p>
    <w:p>
      <w:pPr>
        <w:pStyle w:val="BodyText"/>
      </w:pPr>
      <w:ins w:id="254" w:author="PR Preview" w:date="2026-01-01T00:00:00Z">
        <w:r>
          <w:rPr>
            <w:b/>
            <w:bCs/>
          </w:rPr>
          <w:t xml:space="preserve">Exercise 4 (Expanding the population mean squared error)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Write the</w:t>
        </w:r>
      </w:ins>
      <w:ins w:id="257" w:author="PR Preview" w:date="2026-01-01T00:00:00Z">
        <w:r>
          <w:t xml:space="preserve"> </w:t>
        </w:r>
      </w:ins>
      <w:hyperlink w:anchor="def-mse">
        <w:ins w:id="258" w:author="PR Preview" w:date="2026-01-01T00:00:00Z">
          <w:r>
            <w:rPr>
              <w:rStyle w:val="Hyperlink"/>
            </w:rPr>
            <w:t xml:space="preserve">pMSE</w:t>
          </w:r>
        </w:ins>
      </w:hyperlink>
      <w:ins w:id="259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 terms of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265" w:author="PR Preview" w:date="2026-01-01T00:00:00Z">
        <w:r>
          <w:t xml:space="preserve">, and the estimand</w:t>
        </w:r>
      </w:ins>
      <w:ins w:id="266" w:author="PR Preview" w:date="2026-01-01T00:00:00Z">
        <w:r>
          <w:t xml:space="preserve"> </w:t>
        </w:r>
      </w:ins>
      <m:oMath>
        <m:r>
          <m:t>θ</m:t>
        </m:r>
      </m:oMath>
      <w:ins w:id="267" w:author="PR Preview" w:date="2026-01-01T00:00:00Z">
        <w:r>
          <w:t xml:space="preserve">.</w:t>
        </w:r>
      </w:ins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del w:id="268" w:author="PR Preview" w:date="2026-01-01T00:00:00Z">
        <w:r>
          <w:rPr>
            <w:b/>
            <w:bCs/>
          </w:rPr>
          <w:delText xml:space="preserve">Theorem 4 (Expanded mean squared error)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For any one-dimensional estimator</w:delText>
        </w:r>
      </w:del>
      <w:del w:id="2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 an estimand</w:delText>
        </w:r>
      </w:del>
      <w:del w:id="274" w:author="PR Preview" w:date="2026-01-01T00:00:00Z">
        <w:r>
          <w:delText xml:space="preserve"> </w:delText>
        </w:r>
      </w:del>
      <m:oMath>
        <m:r>
          <m:t>θ</m:t>
        </m:r>
      </m:oMath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the</w:delText>
        </w:r>
      </w:del>
      <w:del w:id="278" w:author="PR Preview" w:date="2026-01-01T00:00:00Z">
        <w:r>
          <w:delText xml:space="preserve"> </w:delText>
        </w:r>
      </w:del>
      <w:hyperlink w:anchor="def-mse">
        <w:del w:id="27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is:</w:delText>
        </w:r>
      </w:del>
    </w:p>
    <w:p>
      <w:pPr>
        <w:pStyle w:val="FirstParagraph"/>
      </w:pPr>
      <w:ins w:id="282" w:author="PR Preview" w:date="2026-01-01T00:00:00Z">
        <w:r>
          <w:rPr>
            <w:b/>
            <w:bCs/>
          </w:rPr>
          <w:t xml:space="preserve">Theorem 4 (Expanded population mean squared error)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For any one-dimensional estimator</w:t>
        </w:r>
      </w:ins>
      <w:ins w:id="2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of an estimand</w:t>
        </w:r>
      </w:ins>
      <w:ins w:id="288" w:author="PR Preview" w:date="2026-01-01T00:00:00Z">
        <w:r>
          <w:t xml:space="preserve"> </w:t>
        </w:r>
      </w:ins>
      <m:oMath>
        <m:r>
          <m:t>θ</m:t>
        </m:r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</w:t>
        </w:r>
      </w:ins>
      <w:ins w:id="292" w:author="PR Preview" w:date="2026-01-01T00:00:00Z">
        <w:r>
          <w:t xml:space="preserve"> </w:t>
        </w:r>
      </w:ins>
      <w:hyperlink w:anchor="def-mse">
        <w:ins w:id="293" w:author="PR Preview" w:date="2026-01-01T00:00:00Z">
          <w:r>
            <w:rPr>
              <w:rStyle w:val="Hyperlink"/>
            </w:rPr>
            <w:t xml:space="preserve">pMSE</w:t>
          </w:r>
        </w:ins>
      </w:hyperlink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del w:id="296" w:author="PR Preview" w:date="2026-01-01T00:00:00Z">
        <w:r>
          <w:rPr>
            <w:b/>
            <w:bCs/>
          </w:rPr>
          <w:delText xml:space="preserve">Theorem 5 (Mean squared error equals bias squared plus variance)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For any one-dimensional estimator</w:delText>
        </w:r>
      </w:del>
      <w:del w:id="2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300" w:author="PR Preview" w:date="2026-01-01T00:00:00Z">
        <w:r>
          <w:delText xml:space="preserve">:</w:delText>
        </w:r>
      </w:del>
    </w:p>
    <w:p>
      <w:pPr>
        <w:pStyle w:val="BodyText"/>
      </w:pPr>
      <w:ins w:id="301" w:author="PR Preview" w:date="2026-01-01T00:00:00Z">
        <w:r>
          <w:rPr>
            <w:b/>
            <w:bCs/>
          </w:rPr>
          <w:t xml:space="preserve">Theorem 5 (Population mean squared error equals bias squared plus variance)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For any one-dimensional estimator</w:t>
        </w:r>
      </w:ins>
      <w:ins w:id="3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05" w:author="PR Preview" w:date="2026-01-01T00:00:00Z">
        <w:r>
          <w:t xml:space="preserve">:</w:t>
        </w:r>
      </w:ins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del w:id="306" w:author="PR Preview" w:date="2026-01-01T00:00:00Z">
        <w:r>
          <w:rPr>
            <w:i/>
            <w:iCs/>
          </w:rPr>
          <w:delText xml:space="preserve">Remark 1</w:delText>
        </w:r>
      </w:del>
      <w:del w:id="307" w:author="PR Preview" w:date="2026-01-01T00:00:00Z">
        <w:r>
          <w:delText xml:space="preserve"> (Estimation versus prediction). </w:delText>
        </w:r>
      </w:del>
      <w:del w:id="308" w:author="PR Preview" w:date="2026-01-01T00:00:00Z">
        <w:r>
          <w:delText xml:space="preserve">The squared-error split has two forms, and they differ in what the estimate is compared with.</w:delText>
        </w:r>
      </w:del>
    </w:p>
    <w:p>
      <w:pPr>
        <w:pStyle w:val="Compact"/>
        <w:numPr>
          <w:ilvl w:val="0"/>
          <w:numId w:val="1003"/>
        </w:numPr>
      </w:pPr>
      <w:del w:id="309" w:author="PR Preview" w:date="2026-01-01T00:00:00Z">
        <w:r>
          <w:rPr>
            <w:b/>
            <w:bCs/>
          </w:rPr>
          <w:delText xml:space="preserve">Estimation.</w:delText>
        </w:r>
      </w:del>
      <w:del w:id="310" w:author="PR Preview" w:date="2026-01-01T00:00:00Z">
        <w:r>
          <w:delText xml:space="preserve"> </w:delText>
        </w:r>
      </w:del>
      <w:hyperlink w:anchor="thm-mse-bias-variance">
        <w:del w:id="31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compares an estimator</w:delText>
        </w:r>
      </w:del>
      <w:del w:id="3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with a fixed parameter</w:delText>
        </w:r>
      </w:del>
      <w:del w:id="317" w:author="PR Preview" w:date="2026-01-01T00:00:00Z">
        <w:r>
          <w:delText xml:space="preserve"> </w:delText>
        </w:r>
      </w:del>
      <m:oMath>
        <m:r>
          <m:t>θ</m:t>
        </m:r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 target is a constant, so the expected squared error is squared bias plus variance, with no other term.</w:delText>
        </w:r>
      </w:del>
    </w:p>
    <w:p>
      <w:pPr>
        <w:pStyle w:val="Compact"/>
        <w:numPr>
          <w:ilvl w:val="0"/>
          <w:numId w:val="1003"/>
        </w:numPr>
      </w:pPr>
      <w:del w:id="321" w:author="PR Preview" w:date="2026-01-01T00:00:00Z">
        <w:r>
          <w:rPr>
            <w:b/>
            <w:bCs/>
          </w:rPr>
          <w:delText xml:space="preserve">Prediction.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target is a new outcome, which is itself random.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The model validation notes prove that</w:delText>
        </w:r>
      </w:del>
      <w:del w:id="326" w:author="PR Preview" w:date="2026-01-01T00:00:00Z">
        <w:r>
          <w:delText xml:space="preserve"> </w:delText>
        </w:r>
      </w:del>
      <w:hyperlink r:id="rId9">
        <w:del w:id="327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equals squared bias plus variance plus the noise variance,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</w:delText>
        </w:r>
      </w:del>
      <w:del w:id="332" w:author="PR Preview" w:date="2026-01-01T00:00:00Z">
        <w:r>
          <w:delText xml:space="preserve"> </w:delText>
        </w:r>
      </w:del>
      <w:hyperlink r:id="rId10">
        <w:del w:id="333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of that outcome.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No choice of prediction can remove the extra term.</w:delText>
        </w:r>
      </w:del>
    </w:p>
    <w:p>
      <w:pPr>
        <w:pStyle w:val="FirstParagraph"/>
      </w:pPr>
      <w:del w:id="338" w:author="PR Preview" w:date="2026-01-01T00:00:00Z">
        <w:r>
          <w:rPr>
            <w:b/>
            <w:bCs/>
          </w:rPr>
          <w:delText xml:space="preserve">Example 8 (Mean squared error of two estimators of a mean)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Continuing</w:delText>
        </w:r>
      </w:del>
      <w:del w:id="341" w:author="PR Preview" w:date="2026-01-01T00:00:00Z">
        <w:r>
          <w:delText xml:space="preserve"> </w:delText>
        </w:r>
      </w:del>
      <w:hyperlink w:anchor="exm-bias-sample-mean">
        <w:del w:id="34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suppose also that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mutually independent,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each with variance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52" w:author="PR Preview" w:date="2026-01-01T00:00:00Z">
        <w:r>
          <w:delText xml:space="preserve">.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Both</w:delText>
        </w:r>
      </w:del>
      <w:del w:id="35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have zero bias,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 by</w:delText>
        </w:r>
      </w:del>
      <w:del w:id="363" w:author="PR Preview" w:date="2026-01-01T00:00:00Z">
        <w:r>
          <w:delText xml:space="preserve"> </w:delText>
        </w:r>
      </w:del>
      <w:hyperlink w:anchor="thm-mse-bias-variance">
        <w:del w:id="3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each estimator’s mean squared error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equals its variance.</w:delText>
        </w:r>
      </w:del>
    </w:p>
    <w:p>
      <w:pPr>
        <w:pStyle w:val="BodyText"/>
      </w:pPr>
      <w:ins w:id="369" w:author="PR Preview" w:date="2026-01-01T00:00:00Z">
        <w:r>
          <w:rPr>
            <w:b/>
            <w:bCs/>
          </w:rPr>
          <w:t xml:space="preserve">Example 8 (Population mean squared error of two estimators of a population mean)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Continuing</w:t>
        </w:r>
      </w:ins>
      <w:ins w:id="372" w:author="PR Preview" w:date="2026-01-01T00:00:00Z">
        <w:r>
          <w:t xml:space="preserve"> </w:t>
        </w:r>
      </w:ins>
      <w:hyperlink w:anchor="exm-bias-sample-mean">
        <w:ins w:id="37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suppose also that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are mutually independent,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each with variance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83" w:author="PR Preview" w:date="2026-01-01T00:00:00Z">
        <w:r>
          <w:t xml:space="preserve">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Both</w:t>
        </w:r>
      </w:ins>
      <w:ins w:id="38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</w:t>
        </w:r>
      </w:ins>
      <w:ins w:id="3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have zero bias,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so by</w:t>
        </w:r>
      </w:ins>
      <w:ins w:id="394" w:author="PR Preview" w:date="2026-01-01T00:00:00Z">
        <w:r>
          <w:t xml:space="preserve"> </w:t>
        </w:r>
      </w:ins>
      <w:hyperlink w:anchor="thm-mse-bias-variance">
        <w:ins w:id="39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each estimator’s pMSE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del w:id="400" w:author="PR Preview" w:date="2026-01-01T00:00:00Z">
        <w:r>
          <w:rPr>
            <w:b/>
            <w:bCs/>
          </w:rPr>
          <w:delText xml:space="preserve">Definition 9 (Root mean squared error)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The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root mean squared error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of an estimator</w:delText>
        </w:r>
      </w:del>
      <w:del w:id="4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is the square root of its</w:delText>
        </w:r>
      </w:del>
      <w:del w:id="410" w:author="PR Preview" w:date="2026-01-01T00:00:00Z">
        <w:r>
          <w:delText xml:space="preserve"> </w:delText>
        </w:r>
      </w:del>
      <w:hyperlink w:anchor="def-mse">
        <w:del w:id="41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12" w:author="PR Preview" w:date="2026-01-01T00:00:00Z">
        <w:r>
          <w:delText xml:space="preserve">:</w:delText>
        </w:r>
      </w:del>
    </w:p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Definition 9 (Root mean squared error)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b/>
            <w:bCs/>
          </w:rPr>
          <w:t xml:space="preserve">population root mean squared error (pRMSE)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 an estimator</w:t>
        </w:r>
      </w:ins>
      <w:ins w:id="4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also called its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b/>
            <w:bCs/>
          </w:rPr>
          <w:t xml:space="preserve">root mean squared error</w:t>
        </w:r>
      </w:ins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the square root of its</w:t>
        </w:r>
      </w:ins>
      <w:ins w:id="429" w:author="PR Preview" w:date="2026-01-01T00:00:00Z">
        <w:r>
          <w:t xml:space="preserve"> </w:t>
        </w:r>
      </w:ins>
      <w:hyperlink w:anchor="def-mse">
        <w:ins w:id="430" w:author="PR Preview" w:date="2026-01-01T00:00:00Z">
          <w:r>
            <w:rPr>
              <w:rStyle w:val="Hyperlink"/>
            </w:rPr>
            <w:t xml:space="preserve">pMSE</w:t>
          </w:r>
        </w:ins>
      </w:hyperlink>
      <w:ins w:id="4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del w:id="432" w:author="PR Preview" w:date="2026-01-01T00:00:00Z">
        <w:r>
          <w:rPr>
            <w:b/>
            <w:bCs/>
          </w:rPr>
          <w:delText xml:space="preserve">Example 9 (Root mean squared error of the sample mean)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In</w:delText>
        </w:r>
      </w:del>
      <w:del w:id="435" w:author="PR Preview" w:date="2026-01-01T00:00:00Z">
        <w:r>
          <w:delText xml:space="preserve"> </w:delText>
        </w:r>
      </w:del>
      <w:hyperlink w:anchor="exm-mse-sample-mean">
        <w:del w:id="436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437" w:author="PR Preview" w:date="2026-01-01T00:00:00Z">
        <w:r>
          <w:delText xml:space="preserve">,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the root mean squared error of</w:delText>
        </w:r>
      </w:del>
      <w:del w:id="44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is</w:delText>
        </w:r>
      </w:del>
      <w:del w:id="44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444" w:author="PR Preview" w:date="2026-01-01T00:00:00Z">
        <w:r>
          <w:delText xml:space="preserve">.</w:delText>
        </w:r>
      </w:del>
    </w:p>
    <w:p>
      <w:pPr>
        <w:pStyle w:val="BodyText"/>
      </w:pPr>
      <w:del w:id="445" w:author="PR Preview" w:date="2026-01-01T00:00:00Z">
        <w:r>
          <w:rPr>
            <w:i/>
            <w:iCs/>
          </w:rPr>
          <w:delText xml:space="preserve">Remark 2</w:delText>
        </w:r>
      </w:del>
      <w:del w:id="446" w:author="PR Preview" w:date="2026-01-01T00:00:00Z">
        <w:r>
          <w:delText xml:space="preserve"> (Units of the root mean squared error). </w:delText>
        </w:r>
      </w:del>
      <w:del w:id="447" w:author="PR Preview" w:date="2026-01-01T00:00:00Z">
        <w:r>
          <w:delText xml:space="preserve">The root mean squared error has the same units as the estimand.</w:delText>
        </w:r>
      </w:del>
    </w:p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Example 9 (Population root mean squared error of the sample mean)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In</w:t>
        </w:r>
      </w:ins>
      <w:ins w:id="451" w:author="PR Preview" w:date="2026-01-01T00:00:00Z">
        <w:r>
          <w:t xml:space="preserve"> </w:t>
        </w:r>
      </w:ins>
      <w:hyperlink w:anchor="exm-mse-sample-mean">
        <w:ins w:id="45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 pRMSE of</w:t>
        </w:r>
      </w:ins>
      <w:ins w:id="45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</w:t>
        </w:r>
      </w:ins>
      <w:ins w:id="45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60" w:author="PR Preview" w:date="2026-01-01T00:00:00Z">
        <w:r>
          <w:t xml:space="preserve">.</w:t>
        </w:r>
      </w:ins>
    </w:p>
    <w:bookmarkEnd w:id="68"/>
    <w:bookmarkStart w:id="69" w:name="rem-rmse-units"/>
    <w:p>
      <w:pPr>
        <w:pStyle w:val="BodyText"/>
      </w:pPr>
      <w:ins w:id="461" w:author="PR Preview" w:date="2026-01-01T00:00:00Z">
        <w:r>
          <w:rPr>
            <w:i/>
            <w:iCs/>
          </w:rPr>
          <w:t xml:space="preserve">Remark 1</w:t>
        </w:r>
      </w:ins>
      <w:ins w:id="462" w:author="PR Preview" w:date="2026-01-01T00:00:00Z">
        <w:r>
          <w:t xml:space="preserve"> (Units of the population root mean squared error). </w:t>
        </w:r>
      </w:ins>
      <w:ins w:id="463" w:author="PR Preview" w:date="2026-01-01T00:00:00Z">
        <w:r>
          <w:t xml:space="preserve">The pRMSE has the same units as the estimand.</w:t>
        </w:r>
      </w:ins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del w:id="464" w:author="PR Preview" w:date="2026-01-01T00:00:00Z">
        <w:r>
          <w:rPr>
            <w:b/>
            <w:bCs/>
          </w:rPr>
          <w:delText xml:space="preserve">Exercise 6 (Mean squared error of an unbiased estimator)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Using</w:delText>
        </w:r>
      </w:del>
      <w:del w:id="467" w:author="PR Preview" w:date="2026-01-01T00:00:00Z">
        <w:r>
          <w:delText xml:space="preserve"> </w:delText>
        </w:r>
      </w:del>
      <w:hyperlink w:anchor="thm-mse-bias-variance">
        <w:del w:id="46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write the</w:delText>
        </w:r>
      </w:del>
      <w:del w:id="472" w:author="PR Preview" w:date="2026-01-01T00:00:00Z">
        <w:r>
          <w:delText xml:space="preserve"> </w:delText>
        </w:r>
      </w:del>
      <w:hyperlink w:anchor="def-mse">
        <w:del w:id="47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 an</w:delText>
        </w:r>
      </w:del>
      <w:del w:id="476" w:author="PR Preview" w:date="2026-01-01T00:00:00Z">
        <w:r>
          <w:delText xml:space="preserve"> </w:delText>
        </w:r>
      </w:del>
      <w:hyperlink w:anchor="def-unbiased">
        <w:del w:id="477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estimator</w:delText>
        </w:r>
      </w:del>
      <w:del w:id="4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in terms of its variance.</w:delText>
        </w:r>
      </w:del>
    </w:p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Exercise 6 (Population mean squared error of an unbiased estimator)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Using</w:t>
        </w:r>
      </w:ins>
      <w:ins w:id="486" w:author="PR Preview" w:date="2026-01-01T00:00:00Z">
        <w:r>
          <w:t xml:space="preserve"> </w:t>
        </w:r>
      </w:ins>
      <w:hyperlink w:anchor="thm-mse-bias-variance">
        <w:ins w:id="48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write the</w:t>
        </w:r>
      </w:ins>
      <w:ins w:id="491" w:author="PR Preview" w:date="2026-01-01T00:00:00Z">
        <w:r>
          <w:t xml:space="preserve"> </w:t>
        </w:r>
      </w:ins>
      <w:hyperlink w:anchor="def-mse">
        <w:ins w:id="492" w:author="PR Preview" w:date="2026-01-01T00:00:00Z">
          <w:r>
            <w:rPr>
              <w:rStyle w:val="Hyperlink"/>
            </w:rPr>
            <w:t xml:space="preserve">pMSE</w:t>
          </w:r>
        </w:ins>
      </w:hyperlink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of an</w:t>
        </w:r>
      </w:ins>
      <w:ins w:id="495" w:author="PR Preview" w:date="2026-01-01T00:00:00Z">
        <w:r>
          <w:t xml:space="preserve"> </w:t>
        </w:r>
      </w:ins>
      <w:hyperlink w:anchor="def-unbiased">
        <w:ins w:id="49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estimator</w:t>
        </w:r>
      </w:ins>
      <w:ins w:id="4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in terms of its variance.</w:t>
        </w:r>
      </w:ins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del w:id="502" w:author="PR Preview" w:date="2026-01-01T00:00:00Z">
        <w:r>
          <w:delText xml:space="preserve">3.7 Mean absolute error</w:delText>
        </w:r>
      </w:del>
    </w:p>
    <w:p>
      <w:pPr>
        <w:pStyle w:val="FirstParagraph"/>
      </w:pPr>
      <w:del w:id="503" w:author="PR Preview" w:date="2026-01-01T00:00:00Z">
        <w:r>
          <w:rPr>
            <w:b/>
            <w:bCs/>
          </w:rPr>
          <w:delText xml:space="preserve">Definition 12 (Mean absolute error)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The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rPr>
            <w:b/>
            <w:bCs/>
          </w:rPr>
          <w:delText xml:space="preserve">mean absolute error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of an estimator is the expectation of the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absolute value of the</w:delText>
        </w:r>
      </w:del>
      <w:del w:id="512" w:author="PR Preview" w:date="2026-01-01T00:00:00Z">
        <w:r>
          <w:delText xml:space="preserve"> </w:delText>
        </w:r>
      </w:del>
      <w:hyperlink w:anchor="def-estimation-error">
        <w:del w:id="51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14" w:author="PR Preview" w:date="2026-01-01T00:00:00Z">
        <w:r>
          <w:delText xml:space="preserve">:</w:delText>
        </w:r>
      </w:del>
    </w:p>
    <w:p>
      <w:pPr>
        <w:pStyle w:val="Heading3"/>
      </w:pPr>
      <w:ins w:id="515" w:author="PR Preview" w:date="2026-01-01T00:00:00Z">
        <w:r>
          <w:t xml:space="preserve">3.7 Population mean absolute error</w:t>
        </w:r>
      </w:ins>
    </w:p>
    <w:bookmarkStart w:id="85" w:name="def-mae"/>
    <w:p>
      <w:pPr>
        <w:pStyle w:val="FirstParagraph"/>
      </w:pPr>
      <w:ins w:id="516" w:author="PR Preview" w:date="2026-01-01T00:00:00Z">
        <w:r>
          <w:rPr>
            <w:b/>
            <w:bCs/>
          </w:rPr>
          <w:t xml:space="preserve">Definition 12 (Mean absolute error)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b/>
            <w:bCs/>
          </w:rPr>
          <w:t xml:space="preserve">population mean absolute error (pMAE)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an estimator,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also called its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mean absolute error</w:t>
        </w:r>
      </w:ins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the expectation of the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absolute value of the</w:t>
        </w:r>
      </w:ins>
      <w:ins w:id="532" w:author="PR Preview" w:date="2026-01-01T00:00:00Z">
        <w:r>
          <w:t xml:space="preserve"> </w:t>
        </w:r>
      </w:ins>
      <w:hyperlink w:anchor="def-estimation-error">
        <w:ins w:id="53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5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del w:id="535" w:author="PR Preview" w:date="2026-01-01T00:00:00Z">
        <w:r>
          <w:rPr>
            <w:b/>
            <w:bCs/>
          </w:rPr>
          <w:delText xml:space="preserve">Example 12 (Mean absolute error of a Gaussian estimator)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Suppose an estimator</w:delText>
        </w:r>
      </w:del>
      <w:del w:id="53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has a Gaussian distribution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with mean</w:delText>
        </w:r>
      </w:del>
      <w:del w:id="543" w:author="PR Preview" w:date="2026-01-01T00:00:00Z">
        <w:r>
          <w:delText xml:space="preserve"> </w:delText>
        </w:r>
      </w:del>
      <m:oMath>
        <m:r>
          <m:t>θ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and standard deviation</w:delText>
        </w:r>
      </w:del>
      <w:del w:id="546" w:author="PR Preview" w:date="2026-01-01T00:00:00Z">
        <w:r>
          <w:delText xml:space="preserve"> </w:delText>
        </w:r>
      </w:del>
      <m:oMath>
        <m:r>
          <m:t>τ</m:t>
        </m:r>
      </m:oMath>
      <w:del w:id="547" w:author="PR Preview" w:date="2026-01-01T00:00:00Z">
        <w:r>
          <w:delText xml:space="preserve">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so that its estimation error</w:delText>
        </w:r>
      </w:del>
      <w:del w:id="550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has the same distribution as</w:delText>
        </w:r>
      </w:del>
      <w:del w:id="553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554" w:author="PR Preview" w:date="2026-01-01T00:00:00Z">
        <w:r>
          <w:delText xml:space="preserve">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where</w:delText>
        </w:r>
      </w:del>
      <w:del w:id="557" w:author="PR Preview" w:date="2026-01-01T00:00:00Z">
        <w:r>
          <w:delText xml:space="preserve"> </w:delText>
        </w:r>
      </w:del>
      <m:oMath>
        <m:r>
          <m:t>Z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has a standard Gaussian distribution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with density</w:delText>
        </w:r>
      </w:del>
      <w:del w:id="56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563" w:author="PR Preview" w:date="2026-01-01T00:00:00Z">
        <w:r>
          <w:delText xml:space="preserve">.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Then:</w:delText>
        </w:r>
      </w:del>
    </w:p>
    <w:p>
      <w:pPr>
        <w:pStyle w:val="FirstParagraph"/>
      </w:pPr>
      <w:ins w:id="566" w:author="PR Preview" w:date="2026-01-01T00:00:00Z">
        <w:r>
          <w:rPr>
            <w:b/>
            <w:bCs/>
          </w:rPr>
          <w:t xml:space="preserve">Example 12 (Population mean absolute error of a Gaussian estimator)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Suppose an estimator</w:t>
        </w:r>
      </w:ins>
      <w:ins w:id="5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has a Gaussian distribution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with mean</w:t>
        </w:r>
      </w:ins>
      <w:ins w:id="574" w:author="PR Preview" w:date="2026-01-01T00:00:00Z">
        <w:r>
          <w:t xml:space="preserve"> </w:t>
        </w:r>
      </w:ins>
      <m:oMath>
        <m:r>
          <m:t>θ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 standard deviation</w:t>
        </w:r>
      </w:ins>
      <w:ins w:id="577" w:author="PR Preview" w:date="2026-01-01T00:00:00Z">
        <w:r>
          <w:t xml:space="preserve"> </w:t>
        </w:r>
      </w:ins>
      <m:oMath>
        <m:r>
          <m:t>τ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so that its estimation error</w:t>
        </w:r>
      </w:ins>
      <w:ins w:id="581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has the same distribution as</w:t>
        </w:r>
      </w:ins>
      <w:ins w:id="584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where</w:t>
        </w:r>
      </w:ins>
      <w:ins w:id="588" w:author="PR Preview" w:date="2026-01-01T00:00:00Z">
        <w:r>
          <w:t xml:space="preserve"> </w:t>
        </w:r>
      </w:ins>
      <m:oMath>
        <m:r>
          <m:t>Z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has a standard Gaussian distribution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with density</w:t>
        </w:r>
      </w:ins>
      <w:ins w:id="593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594" w:author="PR Preview" w:date="2026-01-01T00:00:00Z">
        <w:r>
          <w:t xml:space="preserve">.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97" w:author="PR Preview" w:date="2026-01-01T00:00:00Z">
        <w:r>
          <w:delText xml:space="preserve">So for an</w:delText>
        </w:r>
      </w:del>
      <w:del w:id="598" w:author="PR Preview" w:date="2026-01-01T00:00:00Z">
        <w:r>
          <w:delText xml:space="preserve"> </w:delText>
        </w:r>
      </w:del>
      <w:hyperlink w:anchor="def-unbiased">
        <w:del w:id="599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Gaussian estimator,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the mean absolute error is about</w:delText>
        </w:r>
      </w:del>
      <w:del w:id="604" w:author="PR Preview" w:date="2026-01-01T00:00:00Z">
        <w:r>
          <w:delText xml:space="preserve"> </w:delText>
        </w:r>
      </w:del>
      <m:oMath>
        <m:r>
          <m:t>0.80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times the standard deviation</w:delText>
        </w:r>
      </w:del>
      <w:del w:id="607" w:author="PR Preview" w:date="2026-01-01T00:00:00Z">
        <w:r>
          <w:delText xml:space="preserve"> </w:delText>
        </w:r>
      </w:del>
      <m:oMath>
        <m:r>
          <m:t>τ</m:t>
        </m:r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while the</w:delText>
        </w:r>
      </w:del>
      <w:del w:id="611" w:author="PR Preview" w:date="2026-01-01T00:00:00Z">
        <w:r>
          <w:delText xml:space="preserve"> </w:delText>
        </w:r>
      </w:del>
      <w:hyperlink w:anchor="def-rmse">
        <w:del w:id="612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</w:delText>
        </w:r>
      </w:del>
      <w:del w:id="615" w:author="PR Preview" w:date="2026-01-01T00:00:00Z">
        <w:r>
          <w:delText xml:space="preserve"> </w:delText>
        </w:r>
      </w:del>
      <m:oMath>
        <m:r>
          <m:t>τ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itself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(</w:delText>
        </w:r>
      </w:del>
      <w:hyperlink w:anchor="thm-unbiased-props">
        <w:del w:id="620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21" w:author="PR Preview" w:date="2026-01-01T00:00:00Z">
        <w:r>
          <w:delText xml:space="preserve">).</w:delText>
        </w:r>
      </w:del>
    </w:p>
    <w:p>
      <w:pPr>
        <w:pStyle w:val="FirstParagraph"/>
      </w:pPr>
      <w:ins w:id="622" w:author="PR Preview" w:date="2026-01-01T00:00:00Z">
        <w:r>
          <w:t xml:space="preserve">So for an</w:t>
        </w:r>
      </w:ins>
      <w:ins w:id="623" w:author="PR Preview" w:date="2026-01-01T00:00:00Z">
        <w:r>
          <w:t xml:space="preserve"> </w:t>
        </w:r>
      </w:ins>
      <w:hyperlink w:anchor="def-unbiased">
        <w:ins w:id="624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Gaussian estimator,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the pMAE is about</w:t>
        </w:r>
      </w:ins>
      <w:ins w:id="629" w:author="PR Preview" w:date="2026-01-01T00:00:00Z">
        <w:r>
          <w:t xml:space="preserve"> </w:t>
        </w:r>
      </w:ins>
      <m:oMath>
        <m:r>
          <m:t>0.80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times the standard deviation</w:t>
        </w:r>
      </w:ins>
      <w:ins w:id="632" w:author="PR Preview" w:date="2026-01-01T00:00:00Z">
        <w:r>
          <w:t xml:space="preserve"> </w:t>
        </w:r>
      </w:ins>
      <m:oMath>
        <m:r>
          <m:t>τ</m:t>
        </m:r>
      </m:oMath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while the</w:t>
        </w:r>
      </w:ins>
      <w:ins w:id="636" w:author="PR Preview" w:date="2026-01-01T00:00:00Z">
        <w:r>
          <w:t xml:space="preserve"> </w:t>
        </w:r>
      </w:ins>
      <w:hyperlink w:anchor="def-rmse">
        <w:ins w:id="637" w:author="PR Preview" w:date="2026-01-01T00:00:00Z">
          <w:r>
            <w:rPr>
              <w:rStyle w:val="Hyperlink"/>
            </w:rPr>
            <w:t xml:space="preserve">pRMSE</w:t>
          </w:r>
        </w:ins>
      </w:hyperlink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</w:t>
        </w:r>
      </w:ins>
      <w:ins w:id="640" w:author="PR Preview" w:date="2026-01-01T00:00:00Z">
        <w:r>
          <w:t xml:space="preserve"> </w:t>
        </w:r>
      </w:ins>
      <m:oMath>
        <m:r>
          <m:t>τ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itself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(</w:t>
        </w:r>
      </w:ins>
      <w:hyperlink w:anchor="thm-unbiased-props">
        <w:ins w:id="64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46" w:author="PR Preview" w:date="2026-01-01T00:00:00Z">
        <w:r>
          <w:t xml:space="preserve">).</w:t>
        </w:r>
      </w:ins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del w:id="647" w:author="PR Preview" w:date="2026-01-01T00:00:00Z">
        <w:r>
          <w:rPr>
            <w:i/>
            <w:iCs/>
          </w:rPr>
          <w:delText xml:space="preserve">Remark 3</w:delText>
        </w:r>
      </w:del>
      <w:del w:id="648" w:author="PR Preview" w:date="2026-01-01T00:00:00Z">
        <w:r>
          <w:delText xml:space="preserve"> (The name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“standard error”</w:delText>
        </w:r>
      </w:del>
      <w:del w:id="651" w:author="PR Preview" w:date="2026-01-01T00:00:00Z">
        <w:r>
          <w:delText xml:space="preserve">). </w:delText>
        </w:r>
      </w:del>
      <w:del w:id="652" w:author="PR Preview" w:date="2026-01-01T00:00:00Z">
        <w:r>
          <w:delText xml:space="preserve">“Standard error”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is a confusing name in two ways.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It is defined through the estimator’s own spread,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not through the</w:delText>
        </w:r>
      </w:del>
      <w:del w:id="659" w:author="PR Preview" w:date="2026-01-01T00:00:00Z">
        <w:r>
          <w:delText xml:space="preserve"> </w:delText>
        </w:r>
      </w:del>
      <w:hyperlink w:anchor="def-estimation-error">
        <w:del w:id="660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(although</w:delText>
        </w:r>
      </w:del>
      <w:del w:id="663" w:author="PR Preview" w:date="2026-01-01T00:00:00Z">
        <w:r>
          <w:delText xml:space="preserve"> </w:delText>
        </w:r>
      </w:del>
      <w:hyperlink w:anchor="thm-se-error-sd">
        <w:del w:id="66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shows that the two spreads are equal).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It is also a synonym for the standard deviation of an estimator,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so it can look redundant.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 name persists because standard errors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are the building blocks of p-values and confidence intervals,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del w:id="677" w:author="PR Preview" w:date="2026-01-01T00:00:00Z">
        <w:r>
          <w:rPr>
            <w:b/>
            <w:bCs/>
          </w:rPr>
          <w:delText xml:space="preserve">Exercise 8 (Squared standard error from MSE and bias)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Using</w:delText>
        </w:r>
      </w:del>
      <w:del w:id="680" w:author="PR Preview" w:date="2026-01-01T00:00:00Z">
        <w:r>
          <w:delText xml:space="preserve"> </w:delText>
        </w:r>
      </w:del>
      <w:hyperlink w:anchor="thm-mse-bias-variance">
        <w:del w:id="68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write the squared</w:delText>
        </w:r>
      </w:del>
      <w:del w:id="685" w:author="PR Preview" w:date="2026-01-01T00:00:00Z">
        <w:r>
          <w:delText xml:space="preserve"> </w:delText>
        </w:r>
      </w:del>
      <w:hyperlink w:anchor="def-SE">
        <w:del w:id="68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687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in terms of the</w:delText>
        </w:r>
      </w:del>
      <w:del w:id="690" w:author="PR Preview" w:date="2026-01-01T00:00:00Z">
        <w:r>
          <w:delText xml:space="preserve"> </w:delText>
        </w:r>
      </w:del>
      <w:hyperlink w:anchor="def-mse">
        <w:del w:id="69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and the</w:delText>
        </w:r>
      </w:del>
      <w:del w:id="694" w:author="PR Preview" w:date="2026-01-01T00:00:00Z">
        <w:r>
          <w:delText xml:space="preserve"> </w:delText>
        </w:r>
      </w:del>
      <w:hyperlink w:anchor="def-bias">
        <w:del w:id="69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of</w:delText>
        </w:r>
      </w:del>
      <w:del w:id="69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99" w:author="PR Preview" w:date="2026-01-01T00:00:00Z">
        <w:r>
          <w:delText xml:space="preserve">.</w:delText>
        </w:r>
      </w:del>
    </w:p>
    <w:p>
      <w:pPr>
        <w:pStyle w:val="BodyText"/>
      </w:pPr>
      <w:ins w:id="700" w:author="PR Preview" w:date="2026-01-01T00:00:00Z">
        <w:r>
          <w:rPr>
            <w:i/>
            <w:iCs/>
          </w:rPr>
          <w:t xml:space="preserve">Remark 2</w:t>
        </w:r>
      </w:ins>
      <w:ins w:id="701" w:author="PR Preview" w:date="2026-01-01T00:00:00Z">
        <w:r>
          <w:t xml:space="preserve"> (The name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“standard error”</w:t>
        </w:r>
      </w:ins>
      <w:ins w:id="704" w:author="PR Preview" w:date="2026-01-01T00:00:00Z">
        <w:r>
          <w:t xml:space="preserve">). </w:t>
        </w:r>
      </w:ins>
      <w:ins w:id="705" w:author="PR Preview" w:date="2026-01-01T00:00:00Z">
        <w:r>
          <w:t xml:space="preserve">“Standard error”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a confusing name in two ways.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 is defined through the estimator’s own spread,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not through the</w:t>
        </w:r>
      </w:ins>
      <w:ins w:id="712" w:author="PR Preview" w:date="2026-01-01T00:00:00Z">
        <w:r>
          <w:t xml:space="preserve"> </w:t>
        </w:r>
      </w:ins>
      <w:hyperlink w:anchor="def-estimation-error">
        <w:ins w:id="71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(although</w:t>
        </w:r>
      </w:ins>
      <w:ins w:id="716" w:author="PR Preview" w:date="2026-01-01T00:00:00Z">
        <w:r>
          <w:t xml:space="preserve"> </w:t>
        </w:r>
      </w:ins>
      <w:hyperlink w:anchor="thm-se-error-sd">
        <w:ins w:id="71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shows that the two spreads are equal).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It is also a synonym for the standard deviation of an estimator,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so it can look redundant.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The name persists because standard errors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are the building blocks of p-values and confidence intervals,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so they come up often enough to deserve their own name.</w:t>
        </w:r>
      </w:ins>
    </w:p>
    <w:bookmarkEnd w:id="94"/>
    <w:bookmarkStart w:id="95" w:name="exr-var-mse-bias"/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Exercise 8 (Squared standard error from pMSE and bias)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Using</w:t>
        </w:r>
      </w:ins>
      <w:ins w:id="733" w:author="PR Preview" w:date="2026-01-01T00:00:00Z">
        <w:r>
          <w:t xml:space="preserve"> </w:t>
        </w:r>
      </w:ins>
      <w:hyperlink w:anchor="thm-mse-bias-variance">
        <w:ins w:id="73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write the squared</w:t>
        </w:r>
      </w:ins>
      <w:ins w:id="738" w:author="PR Preview" w:date="2026-01-01T00:00:00Z">
        <w:r>
          <w:t xml:space="preserve"> </w:t>
        </w:r>
      </w:ins>
      <w:hyperlink w:anchor="def-SE">
        <w:ins w:id="739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74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 terms of the</w:t>
        </w:r>
      </w:ins>
      <w:ins w:id="743" w:author="PR Preview" w:date="2026-01-01T00:00:00Z">
        <w:r>
          <w:t xml:space="preserve"> </w:t>
        </w:r>
      </w:ins>
      <w:hyperlink w:anchor="def-mse">
        <w:ins w:id="744" w:author="PR Preview" w:date="2026-01-01T00:00:00Z">
          <w:r>
            <w:rPr>
              <w:rStyle w:val="Hyperlink"/>
            </w:rPr>
            <w:t xml:space="preserve">pMSE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and the</w:t>
        </w:r>
      </w:ins>
      <w:ins w:id="747" w:author="PR Preview" w:date="2026-01-01T00:00:00Z">
        <w:r>
          <w:t xml:space="preserve"> </w:t>
        </w:r>
      </w:ins>
      <w:hyperlink w:anchor="def-bias">
        <w:ins w:id="74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of</w:t>
        </w:r>
      </w:ins>
      <w:ins w:id="7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52" w:author="PR Preview" w:date="2026-01-01T00:00:00Z">
        <w:r>
          <w:t xml:space="preserve">.</w:t>
        </w:r>
      </w:ins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del w:id="753" w:author="PR Preview" w:date="2026-01-01T00:00:00Z">
        <w:r>
          <w:rPr>
            <w:b/>
            <w:bCs/>
          </w:rPr>
          <w:delText xml:space="preserve">Corollary 1 (Standard error squared equals MSE minus squared bias)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squared standard error is what remains of the mean squared error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after the squared bias is removed:</w:delText>
        </w:r>
      </w:del>
    </w:p>
    <w:p>
      <w:pPr>
        <w:pStyle w:val="FirstParagraph"/>
      </w:pPr>
      <w:ins w:id="758" w:author="PR Preview" w:date="2026-01-01T00:00:00Z">
        <w:r>
          <w:rPr>
            <w:b/>
            <w:bCs/>
          </w:rPr>
          <w:t xml:space="preserve">Corollary 1 (Standard error squared equals pMSE minus squared bias)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The squared standard error is what remains of the pMSE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after the squared bias is removed: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del w:id="763" w:author="PR Preview" w:date="2026-01-01T00:00:00Z">
        <w:r>
          <w:rPr>
            <w:b/>
            <w:bCs/>
          </w:rPr>
          <w:delText xml:space="preserve">Exercise 9 (Standard error of an unbiased estimator)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Using</w:delText>
        </w:r>
      </w:del>
      <w:del w:id="766" w:author="PR Preview" w:date="2026-01-01T00:00:00Z">
        <w:r>
          <w:delText xml:space="preserve"> </w:delText>
        </w:r>
      </w:del>
      <w:hyperlink w:anchor="eq-unbiased-mse">
        <w:del w:id="76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write the</w:delText>
        </w:r>
      </w:del>
      <w:del w:id="771" w:author="PR Preview" w:date="2026-01-01T00:00:00Z">
        <w:r>
          <w:delText xml:space="preserve"> </w:delText>
        </w:r>
      </w:del>
      <w:hyperlink w:anchor="def-SE">
        <w:del w:id="772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of an</w:delText>
        </w:r>
      </w:del>
      <w:del w:id="775" w:author="PR Preview" w:date="2026-01-01T00:00:00Z">
        <w:r>
          <w:delText xml:space="preserve"> </w:delText>
        </w:r>
      </w:del>
      <w:hyperlink w:anchor="def-unbiased">
        <w:del w:id="77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estimator</w:delText>
        </w:r>
      </w:del>
      <w:del w:id="7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in terms of its</w:delText>
        </w:r>
      </w:del>
      <w:del w:id="782" w:author="PR Preview" w:date="2026-01-01T00:00:00Z">
        <w:r>
          <w:delText xml:space="preserve"> </w:delText>
        </w:r>
      </w:del>
      <w:hyperlink w:anchor="def-mse">
        <w:del w:id="78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84" w:author="PR Preview" w:date="2026-01-01T00:00:00Z">
        <w:r>
          <w:delText xml:space="preserve">.</w:delText>
        </w:r>
      </w:del>
    </w:p>
    <w:p>
      <w:pPr>
        <w:pStyle w:val="BodyText"/>
      </w:pPr>
      <w:ins w:id="785" w:author="PR Preview" w:date="2026-01-01T00:00:00Z">
        <w:r>
          <w:rPr>
            <w:b/>
            <w:bCs/>
          </w:rPr>
          <w:t xml:space="preserve">Exercise 9 (Standard error of an unbiased estimator)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Using</w:t>
        </w:r>
      </w:ins>
      <w:ins w:id="788" w:author="PR Preview" w:date="2026-01-01T00:00:00Z">
        <w:r>
          <w:t xml:space="preserve"> </w:t>
        </w:r>
      </w:ins>
      <w:hyperlink w:anchor="eq-unbiased-mse">
        <w:ins w:id="78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write the</w:t>
        </w:r>
      </w:ins>
      <w:ins w:id="793" w:author="PR Preview" w:date="2026-01-01T00:00:00Z">
        <w:r>
          <w:t xml:space="preserve"> </w:t>
        </w:r>
      </w:ins>
      <w:hyperlink w:anchor="def-SE">
        <w:ins w:id="79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of an</w:t>
        </w:r>
      </w:ins>
      <w:ins w:id="797" w:author="PR Preview" w:date="2026-01-01T00:00:00Z">
        <w:r>
          <w:t xml:space="preserve"> </w:t>
        </w:r>
      </w:ins>
      <w:hyperlink w:anchor="def-unbiased">
        <w:ins w:id="79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estimator</w:t>
        </w:r>
      </w:ins>
      <w:ins w:id="8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in terms of its</w:t>
        </w:r>
      </w:ins>
      <w:ins w:id="804" w:author="PR Preview" w:date="2026-01-01T00:00:00Z">
        <w:r>
          <w:t xml:space="preserve"> </w:t>
        </w:r>
      </w:ins>
      <w:hyperlink w:anchor="def-mse">
        <w:ins w:id="805" w:author="PR Preview" w:date="2026-01-01T00:00:00Z">
          <w:r>
            <w:rPr>
              <w:rStyle w:val="Hyperlink"/>
            </w:rPr>
            <w:t xml:space="preserve">pMSE</w:t>
          </w:r>
        </w:ins>
      </w:hyperlink>
      <w:ins w:id="806" w:author="PR Preview" w:date="2026-01-01T00:00:00Z">
        <w:r>
          <w:t xml:space="preserve">.</w:t>
        </w:r>
      </w:ins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del w:id="807" w:author="PR Preview" w:date="2026-01-01T00:00:00Z">
        <w:r>
          <w:rPr>
            <w:b/>
            <w:bCs/>
          </w:rPr>
          <w:delText xml:space="preserve">Corollary 2 (For unbiased estimators, SE equals root MSE)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If</w:delText>
        </w:r>
      </w:del>
      <w:del w:id="8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</w:delText>
        </w:r>
      </w:del>
      <w:del w:id="813" w:author="PR Preview" w:date="2026-01-01T00:00:00Z">
        <w:r>
          <w:delText xml:space="preserve"> </w:delText>
        </w:r>
      </w:del>
      <w:hyperlink w:anchor="def-unbiased">
        <w:del w:id="81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15" w:author="PR Preview" w:date="2026-01-01T00:00:00Z">
        <w:r>
          <w:delText xml:space="preserve">, then its standard error equals its</w:delText>
        </w:r>
      </w:del>
      <w:del w:id="816" w:author="PR Preview" w:date="2026-01-01T00:00:00Z">
        <w:r>
          <w:delText xml:space="preserve"> </w:delText>
        </w:r>
      </w:del>
      <w:hyperlink w:anchor="def-rmse">
        <w:del w:id="817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818" w:author="PR Preview" w:date="2026-01-01T00:00:00Z">
        <w:r>
          <w:delText xml:space="preserve">:</w:delText>
        </w:r>
      </w:del>
    </w:p>
    <w:p>
      <w:pPr>
        <w:pStyle w:val="FirstParagraph"/>
      </w:pPr>
      <w:ins w:id="819" w:author="PR Preview" w:date="2026-01-01T00:00:00Z">
        <w:r>
          <w:rPr>
            <w:b/>
            <w:bCs/>
          </w:rPr>
          <w:t xml:space="preserve">Corollary 2 (For unbiased estimators, SE equals pRMSE)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If</w:t>
        </w:r>
      </w:ins>
      <w:ins w:id="8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is</w:t>
        </w:r>
      </w:ins>
      <w:ins w:id="825" w:author="PR Preview" w:date="2026-01-01T00:00:00Z">
        <w:r>
          <w:t xml:space="preserve"> </w:t>
        </w:r>
      </w:ins>
      <w:hyperlink w:anchor="def-unbiased">
        <w:ins w:id="82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27" w:author="PR Preview" w:date="2026-01-01T00:00:00Z">
        <w:r>
          <w:t xml:space="preserve">, then its standard error equals its</w:t>
        </w:r>
      </w:ins>
      <w:ins w:id="828" w:author="PR Preview" w:date="2026-01-01T00:00:00Z">
        <w:r>
          <w:t xml:space="preserve"> </w:t>
        </w:r>
      </w:ins>
      <w:hyperlink w:anchor="def-rmse">
        <w:ins w:id="829" w:author="PR Preview" w:date="2026-01-01T00:00:00Z">
          <w:r>
            <w:rPr>
              <w:rStyle w:val="Hyperlink"/>
            </w:rPr>
            <w:t xml:space="preserve">pRMSE</w:t>
          </w:r>
        </w:ins>
      </w:hyperlink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Relationship Id="rId9" Type="http://schemas.openxmlformats.org/officeDocument/2006/relationships/hyperlink" Target="model-validation.qmd#thm-epe-decomposition" TargetMode="External"/><Relationship Id="rId10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2026-10-16T12:13:59Z</dcterms:created>
  <dcterms:modified xsi:type="dcterms:W3CDTF">2026-10-16T12:13:59Z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