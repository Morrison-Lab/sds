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FirstParagraph"/>
      </w:pPr>
      <w:hyperlink r:id="rId9">
        <w:del w:id="2" w:author="PR Preview" w:date="2026-01-01T00:00:00Z">
          <w:r>
            <w:rPr>
              <w:rStyle w:val="Hyperlink"/>
            </w:rPr>
            <w:delText xml:space="preserve">Estimation</w:delText>
          </w:r>
        </w:del>
      </w:hyperlink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defines the accuracy of an estimator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at one sample size, through its bias, variance and mean squared error.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This page asks two further questions: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what happens to an estimator as the sample size grows,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how small can the variance of an unbiased estimator be?</w:delText>
        </w:r>
      </w:del>
    </w:p>
    <w:p>
      <w:pPr>
        <w:pStyle w:val="Date"/>
      </w:pPr>
      <w:ins w:id="13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hyperlink r:id="rId9">
        <w:ins w:id="14" w:author="PR Preview" w:date="2026-01-01T00:00:00Z">
          <w:r>
            <w:rPr>
              <w:rStyle w:val="Hyperlink"/>
            </w:rPr>
            <w:t xml:space="preserve">Estimation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defines the accuracy of an estimator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at one sample size, through its bias, variance and population mean squared error.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This page asks two further questions: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what happens to an estimator as the sample size grows,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how small can the variance of an unbiased estimator be?</w:t>
        </w:r>
      </w:ins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del w:id="25" w:author="PR Preview" w:date="2026-01-01T00:00:00Z">
        <w:r>
          <w:rPr>
            <w:i/>
            <w:iCs/>
          </w:rPr>
          <w:delText xml:space="preserve">Remark 1</w:delText>
        </w:r>
      </w:del>
      <w:del w:id="26" w:author="PR Preview" w:date="2026-01-01T00:00:00Z">
        <w:r>
          <w:delText xml:space="preserve"> (Consistency describes a sequence of estimators). </w:delText>
        </w:r>
      </w:del>
      <w:del w:id="27" w:author="PR Preview" w:date="2026-01-01T00:00:00Z">
        <w:r>
          <w:delText xml:space="preserve">An estimator such as the</w:delText>
        </w:r>
      </w:del>
      <w:del w:id="28" w:author="PR Preview" w:date="2026-01-01T00:00:00Z">
        <w:r>
          <w:delText xml:space="preserve"> </w:delText>
        </w:r>
      </w:del>
      <w:hyperlink r:id="rId13">
        <w:del w:id="2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 formula that applies to any sample size,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a sequence of estimators,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one for each</w:delText>
        </w:r>
      </w:del>
      <w:del w:id="39" w:author="PR Preview" w:date="2026-01-01T00:00:00Z">
        <w:r>
          <w:delText xml:space="preserve"> </w:delText>
        </w:r>
      </w:del>
      <m:oMath>
        <m:r>
          <m:t>n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hyperlink r:id="rId14">
        <w:del w:id="42" w:author="PR Preview" w:date="2026-01-01T00:00:00Z">
          <w:r>
            <w:rPr>
              <w:rStyle w:val="Hyperlink"/>
            </w:rPr>
            <w:delText xml:space="preserve">Unbiasedness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</w:delText>
        </w:r>
      </w:del>
      <w:del w:id="45" w:author="PR Preview" w:date="2026-01-01T00:00:00Z">
        <w:r>
          <w:delText xml:space="preserve"> </w:delText>
        </w:r>
      </w:del>
      <w:hyperlink r:id="rId15">
        <w:del w:id="4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describe an estimator at one fixed sample size;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consistency describes what happens to the whole sequence as</w:delText>
        </w:r>
      </w:del>
      <w:del w:id="51" w:author="PR Preview" w:date="2026-01-01T00:00:00Z">
        <w:r>
          <w:delText xml:space="preserve"> </w:delText>
        </w:r>
      </w:del>
      <m:oMath>
        <m:r>
          <m:t>n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grows.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 estimator can be consistent and biased at every</w:delText>
        </w:r>
      </w:del>
      <w:del w:id="56" w:author="PR Preview" w:date="2026-01-01T00:00:00Z">
        <w:r>
          <w:delText xml:space="preserve"> </w:delText>
        </w:r>
      </w:del>
      <m:oMath>
        <m:r>
          <m:t>n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or unbiased at every</w:delText>
        </w:r>
      </w:del>
      <w:del w:id="60" w:author="PR Preview" w:date="2026-01-01T00:00:00Z">
        <w:r>
          <w:delText xml:space="preserve"> </w:delText>
        </w:r>
      </w:del>
      <m:oMath>
        <m:r>
          <m:t>n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not consistent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(the single-observation estimator</w:delText>
        </w:r>
      </w:del>
      <w:del w:id="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a mean is the standard example).</w:delText>
        </w:r>
      </w:del>
    </w:p>
    <w:p>
      <w:pPr>
        <w:pStyle w:val="BodyText"/>
      </w:pPr>
      <w:del w:id="68" w:author="PR Preview" w:date="2026-01-01T00:00:00Z">
        <w:r>
          <w:rPr>
            <w:b/>
            <w:bCs/>
          </w:rPr>
          <w:delText xml:space="preserve">Exercise 1 (Bounding the chance of a large estimation error)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Let</w:delText>
        </w:r>
      </w:del>
      <w:del w:id="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be an estimator of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with finite</w:delText>
        </w:r>
      </w:del>
      <w:del w:id="77" w:author="PR Preview" w:date="2026-01-01T00:00:00Z">
        <w:r>
          <w:delText xml:space="preserve"> </w:delText>
        </w:r>
      </w:del>
      <w:hyperlink r:id="rId15">
        <w:del w:id="7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let</w:delText>
        </w:r>
      </w:del>
      <w:del w:id="8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Use</w:delText>
        </w:r>
      </w:del>
      <w:del w:id="86" w:author="PR Preview" w:date="2026-01-01T00:00:00Z">
        <w:r>
          <w:delText xml:space="preserve"> </w:delText>
        </w:r>
      </w:del>
      <w:hyperlink r:id="rId17">
        <w:del w:id="87" w:author="PR Preview" w:date="2026-01-01T00:00:00Z">
          <w:r>
            <w:rPr>
              <w:rStyle w:val="Hyperlink"/>
            </w:rPr>
            <w:delText xml:space="preserve">Markov’s inequality</w:delText>
          </w:r>
        </w:del>
      </w:hyperlink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to show that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del w:id="91" w:author="PR Preview" w:date="2026-01-01T00:00:00Z">
        <w:r>
          <w:delText xml:space="preserve">.</w:delText>
        </w:r>
      </w:del>
    </w:p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Remark 1</w:t>
        </w:r>
      </w:ins>
      <w:ins w:id="93" w:author="PR Preview" w:date="2026-01-01T00:00:00Z">
        <w:r>
          <w:t xml:space="preserve"> (Consistency describes a sequence of estimators). </w:t>
        </w:r>
      </w:ins>
      <w:ins w:id="94" w:author="PR Preview" w:date="2026-01-01T00:00:00Z">
        <w:r>
          <w:t xml:space="preserve">An estimator such as the</w:t>
        </w:r>
      </w:ins>
      <w:ins w:id="95" w:author="PR Preview" w:date="2026-01-01T00:00:00Z">
        <w:r>
          <w:t xml:space="preserve"> </w:t>
        </w:r>
      </w:ins>
      <w:hyperlink r:id="rId13">
        <w:ins w:id="96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 formula that applies to any sample size,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</w:t>
        </w:r>
      </w:ins>
      <w:ins w:id="1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 sequence of estimators,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one for each</w:t>
        </w:r>
      </w:ins>
      <w:ins w:id="106" w:author="PR Preview" w:date="2026-01-01T00:00:00Z">
        <w:r>
          <w:t xml:space="preserve"> </w:t>
        </w:r>
      </w:ins>
      <m:oMath>
        <m:r>
          <m:t>n</m:t>
        </m:r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hyperlink r:id="rId14">
        <w:ins w:id="109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</w:t>
        </w:r>
      </w:ins>
      <w:ins w:id="112" w:author="PR Preview" w:date="2026-01-01T00:00:00Z">
        <w:r>
          <w:t xml:space="preserve"> </w:t>
        </w:r>
      </w:ins>
      <w:hyperlink r:id="rId15">
        <w:ins w:id="113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describe an estimator at one fixed sample size;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consistency describes what happens to the whole sequence as</w:t>
        </w:r>
      </w:ins>
      <w:ins w:id="118" w:author="PR Preview" w:date="2026-01-01T00:00:00Z">
        <w:r>
          <w:t xml:space="preserve"> </w:t>
        </w:r>
      </w:ins>
      <m:oMath>
        <m:r>
          <m:t>n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grows.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 estimator can be consistent and biased at every</w:t>
        </w:r>
      </w:ins>
      <w:ins w:id="123" w:author="PR Preview" w:date="2026-01-01T00:00:00Z">
        <w:r>
          <w:t xml:space="preserve"> </w:t>
        </w:r>
      </w:ins>
      <m:oMath>
        <m:r>
          <m:t>n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or unbiased at every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 not consistent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(the single-observation estimator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a mean is the standard example).</w:t>
        </w:r>
      </w:ins>
    </w:p>
    <w:bookmarkEnd w:id="16"/>
    <w:bookmarkStart w:id="18" w:name="exr-estimation-error-bound"/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Exercise 1 (Bounding the chance of a large estimation error)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Let</w:t>
        </w:r>
      </w:ins>
      <w:ins w:id="1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be an estimator of</w:t>
        </w:r>
      </w:ins>
      <w:ins w:id="141" w:author="PR Preview" w:date="2026-01-01T00:00:00Z">
        <w:r>
          <w:t xml:space="preserve"> </w:t>
        </w:r>
      </w:ins>
      <m:oMath>
        <m:r>
          <m:t>θ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finite</w:t>
        </w:r>
      </w:ins>
      <w:ins w:id="144" w:author="PR Preview" w:date="2026-01-01T00:00:00Z">
        <w:r>
          <w:t xml:space="preserve"> </w:t>
        </w:r>
      </w:ins>
      <w:hyperlink r:id="rId15">
        <w:ins w:id="14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 let</w:t>
        </w:r>
      </w:ins>
      <w:ins w:id="14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50" w:author="PR Preview" w:date="2026-01-01T00:00:00Z">
        <w:r>
          <w:t xml:space="preserve">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Use</w:t>
        </w:r>
      </w:ins>
      <w:ins w:id="153" w:author="PR Preview" w:date="2026-01-01T00:00:00Z">
        <w:r>
          <w:t xml:space="preserve"> </w:t>
        </w:r>
      </w:ins>
      <w:hyperlink r:id="rId17">
        <w:ins w:id="154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to show that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58" w:author="PR Preview" w:date="2026-01-01T00:00:00Z">
        <w:r>
          <w:t xml:space="preserve">.</w:t>
        </w:r>
      </w:ins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del w:id="159" w:author="PR Preview" w:date="2026-01-01T00:00:00Z">
        <w:r>
          <w:rPr>
            <w:b/>
            <w:bCs/>
          </w:rPr>
          <w:delText xml:space="preserve">Lemma 1 (Chance of a large estimation error)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If</w:delText>
        </w:r>
      </w:del>
      <w:del w:id="1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an estimator of</w:delText>
        </w:r>
      </w:del>
      <w:del w:id="165" w:author="PR Preview" w:date="2026-01-01T00:00:00Z">
        <w:r>
          <w:delText xml:space="preserve"> </w:delText>
        </w:r>
      </w:del>
      <m:oMath>
        <m:r>
          <m:t>θ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with finite mean squared error,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then for every</w:delText>
        </w:r>
      </w:del>
      <w:del w:id="17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probability of an estimation error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 at least</w:delText>
        </w:r>
      </w:del>
      <w:del w:id="175" w:author="PR Preview" w:date="2026-01-01T00:00:00Z">
        <w:r>
          <w:delText xml:space="preserve"> </w:delText>
        </w:r>
      </w:del>
      <m:oMath>
        <m:r>
          <m:t>ε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 at most the mean squared error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divided by</w:delText>
        </w:r>
      </w:del>
      <w:del w:id="180" w:author="PR Preview" w:date="2026-01-01T00:00:00Z">
        <w:r>
          <w:delText xml:space="preserve"> </w:delText>
        </w:r>
      </w:del>
      <m:oMath>
        <m:sSup>
          <m:e>
            <m:r>
              <m:t>ε</m:t>
            </m:r>
          </m:e>
          <m:sup>
            <m:r>
              <m:t>2</m:t>
            </m:r>
          </m:sup>
        </m:sSup>
      </m:oMath>
      <w:del w:id="181" w:author="PR Preview" w:date="2026-01-01T00:00:00Z">
        <w:r>
          <w:delText xml:space="preserve">: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Lemma 1 (Chance of a large estimation error)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If</w:t>
        </w:r>
      </w:ins>
      <w:ins w:id="1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an estimator of</w:t>
        </w:r>
      </w:ins>
      <w:ins w:id="188" w:author="PR Preview" w:date="2026-01-01T00:00:00Z">
        <w:r>
          <w:t xml:space="preserve"> </w:t>
        </w:r>
      </w:ins>
      <m:oMath>
        <m:r>
          <m:t>θ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 finite pMSE,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then for every</w:t>
        </w:r>
      </w:ins>
      <w:ins w:id="19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probability of an estimation error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at least</w:t>
        </w:r>
      </w:ins>
      <w:ins w:id="198" w:author="PR Preview" w:date="2026-01-01T00:00:00Z">
        <w:r>
          <w:t xml:space="preserve"> </w:t>
        </w:r>
      </w:ins>
      <m:oMath>
        <m:r>
          <m:t>ε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at most the pMSE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divided by</w:t>
        </w:r>
      </w:ins>
      <w:ins w:id="203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204" w:author="PR Preview" w:date="2026-01-01T00:00:00Z">
        <w:r>
          <w:t xml:space="preserve">:</w:t>
        </w:r>
      </w:ins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Theorem 1 (Vanishing mean squared error implies consistency)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If the mean squared error of</w:delText>
        </w:r>
      </w:del>
      <w:del w:id="2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goes to zero as</w:delText>
        </w:r>
      </w:del>
      <w:del w:id="211" w:author="PR Preview" w:date="2026-01-01T00:00:00Z">
        <w:r>
          <w:delText xml:space="preserve"> </w:delText>
        </w:r>
      </w:del>
      <m:oMath>
        <m:r>
          <m:t>n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grows,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then</w:delText>
        </w:r>
      </w:del>
      <w:del w:id="2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a</w:delText>
        </w:r>
      </w:del>
      <w:del w:id="219" w:author="PR Preview" w:date="2026-01-01T00:00:00Z">
        <w:r>
          <w:delText xml:space="preserve"> </w:delText>
        </w:r>
      </w:del>
      <w:hyperlink w:anchor="def-consistent">
        <w:del w:id="220" w:author="PR Preview" w:date="2026-01-01T00:00:00Z">
          <w:r>
            <w:rPr>
              <w:rStyle w:val="Hyperlink"/>
            </w:rPr>
            <w:delText xml:space="preserve">consistent</w:delText>
          </w:r>
        </w:del>
      </w:hyperlink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estimator of</w:delText>
        </w:r>
      </w:del>
      <w:del w:id="223" w:author="PR Preview" w:date="2026-01-01T00:00:00Z">
        <w:r>
          <w:delText xml:space="preserve"> </w:delText>
        </w:r>
      </w:del>
      <m:oMath>
        <m:r>
          <m:t>θ</m:t>
        </m:r>
      </m:oMath>
      <w:del w:id="224" w:author="PR Preview" w:date="2026-01-01T00:00:00Z">
        <w:r>
          <w:delText xml:space="preserve">:</w:delText>
        </w:r>
      </w:del>
    </w:p>
    <w:p>
      <w:pPr>
        <w:pStyle w:val="BodyText"/>
      </w:pPr>
      <w:ins w:id="225" w:author="PR Preview" w:date="2026-01-01T00:00:00Z">
        <w:r>
          <w:rPr>
            <w:b/>
            <w:bCs/>
          </w:rPr>
          <w:t xml:space="preserve">Theorem 1 (Vanishing population mean squared error implies consistency)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If the pMSE of</w:t>
        </w:r>
      </w:ins>
      <w:ins w:id="2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goes to zero as</w:t>
        </w:r>
      </w:ins>
      <w:ins w:id="231" w:author="PR Preview" w:date="2026-01-01T00:00:00Z">
        <w:r>
          <w:t xml:space="preserve"> </w:t>
        </w:r>
      </w:ins>
      <m:oMath>
        <m:r>
          <m:t>n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grows,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then</w:t>
        </w:r>
      </w:ins>
      <w:ins w:id="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 a</w:t>
        </w:r>
      </w:ins>
      <w:ins w:id="239" w:author="PR Preview" w:date="2026-01-01T00:00:00Z">
        <w:r>
          <w:t xml:space="preserve"> </w:t>
        </w:r>
      </w:ins>
      <w:hyperlink w:anchor="def-consistent">
        <w:ins w:id="240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estimator of</w:t>
        </w:r>
      </w:ins>
      <w:ins w:id="243" w:author="PR Preview" w:date="2026-01-01T00:00:00Z">
        <w:r>
          <w:t xml:space="preserve"> </w:t>
        </w:r>
      </w:ins>
      <m:oMath>
        <m:r>
          <m:t>θ</m:t>
        </m:r>
      </m:oMath>
      <w:ins w:id="244" w:author="PR Preview" w:date="2026-01-01T00:00:00Z">
        <w:r>
          <w:t xml:space="preserve">:</w:t>
        </w:r>
      </w:ins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del w:id="245" w:author="PR Preview" w:date="2026-01-01T00:00:00Z">
        <w:r>
          <w:delText xml:space="preserve">To see</w:delText>
        </w:r>
      </w:del>
      <w:del w:id="246" w:author="PR Preview" w:date="2026-01-01T00:00:00Z">
        <w:r>
          <w:delText xml:space="preserve"> </w:delText>
        </w:r>
      </w:del>
      <w:hyperlink w:anchor="cor-sample-mean-consistent">
        <w:del w:id="24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at work,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treat these babies as a finite population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let the estimand</w:delText>
        </w:r>
      </w:del>
      <w:del w:id="254" w:author="PR Preview" w:date="2026-01-01T00:00:00Z">
        <w:r>
          <w:delText xml:space="preserve"> </w:delText>
        </w:r>
      </w:del>
      <m:oMath>
        <m:r>
          <m:t>μ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 their mean birth weight.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We draw</w:delText>
        </w:r>
      </w:del>
      <w:del w:id="259" w:author="PR Preview" w:date="2026-01-01T00:00:00Z">
        <w:r>
          <w:delText xml:space="preserve"> </w:delText>
        </w:r>
      </w:del>
      <m:oMath>
        <m:r>
          <m:t>n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babies at random with replacement,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so the draws are independent with the population’s mean and variance,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 we ask how often the sample mean misses</w:delText>
        </w:r>
      </w:del>
      <w:del w:id="266" w:author="PR Preview" w:date="2026-01-01T00:00:00Z">
        <w:r>
          <w:delText xml:space="preserve"> </w:delText>
        </w:r>
      </w:del>
      <m:oMath>
        <m:r>
          <m:t>μ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by at least</w:delText>
        </w:r>
      </w:del>
      <w:del w:id="26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100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grams.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each</w:delText>
        </w:r>
      </w:del>
      <w:del w:id="274" w:author="PR Preview" w:date="2026-01-01T00:00:00Z">
        <w:r>
          <w:delText xml:space="preserve"> </w:delText>
        </w:r>
      </w:del>
      <m:oMath>
        <m:r>
          <m:t>n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we repeat the sampling 2000 times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report the fraction of repeats that miss,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with a 95% confidence interval for that probability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(the Wilson score interval with continuity correction, the default of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rStyle w:val="VerbatimChar"/>
          </w:rPr>
          <w:delText xml:space="preserve">prop.test()</w:delText>
        </w:r>
      </w:del>
      <w:del w:id="285" w:author="PR Preview" w:date="2026-01-01T00:00:00Z">
        <w:r>
          <w:delText xml:space="preserve">),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next to the bound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that</w:delText>
        </w:r>
      </w:del>
      <w:del w:id="291" w:author="PR Preview" w:date="2026-01-01T00:00:00Z">
        <w:r>
          <w:delText xml:space="preserve"> </w:delText>
        </w:r>
      </w:del>
      <w:hyperlink w:anchor="lem-estimation-error-bound">
        <w:del w:id="29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gives, capped at 1 because a probability cannot exceed 1,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using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from</w:delText>
        </w:r>
      </w:del>
      <w:del w:id="300" w:author="PR Preview" w:date="2026-01-01T00:00:00Z">
        <w:r>
          <w:delText xml:space="preserve"> </w:delText>
        </w:r>
      </w:del>
      <w:hyperlink r:id="rId25">
        <w:del w:id="301" w:author="PR Preview" w:date="2026-01-01T00:00:00Z">
          <w:r>
            <w:rPr>
              <w:rStyle w:val="Hyperlink"/>
            </w:rPr>
            <w:delText xml:space="preserve">the example on two estimators of a mean</w:delText>
          </w:r>
        </w:del>
      </w:hyperlink>
      <w:del w:id="302" w:author="PR Preview" w:date="2026-01-01T00:00:00Z">
        <w:r>
          <w:delText xml:space="preserve">.</w:delText>
        </w:r>
      </w:del>
    </w:p>
    <w:p>
      <w:pPr>
        <w:pStyle w:val="BodyText"/>
      </w:pPr>
      <w:ins w:id="303" w:author="PR Preview" w:date="2026-01-01T00:00:00Z">
        <w:r>
          <w:t xml:space="preserve">To see</w:t>
        </w:r>
      </w:ins>
      <w:ins w:id="304" w:author="PR Preview" w:date="2026-01-01T00:00:00Z">
        <w:r>
          <w:t xml:space="preserve"> </w:t>
        </w:r>
      </w:ins>
      <w:hyperlink w:anchor="cor-sample-mean-consistent">
        <w:ins w:id="30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at work,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treat these babies as a finite population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let the estimand</w:t>
        </w:r>
      </w:ins>
      <w:ins w:id="312" w:author="PR Preview" w:date="2026-01-01T00:00:00Z">
        <w:r>
          <w:t xml:space="preserve"> </w:t>
        </w:r>
      </w:ins>
      <m:oMath>
        <m:r>
          <m:t>μ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 their population mean birth weight.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We draw</w:t>
        </w:r>
      </w:ins>
      <w:ins w:id="317" w:author="PR Preview" w:date="2026-01-01T00:00:00Z">
        <w:r>
          <w:t xml:space="preserve"> </w:t>
        </w:r>
      </w:ins>
      <m:oMath>
        <m:r>
          <m:t>n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babies at random with replacement,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so the draws are independent with the population’s mean and variance,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we ask how often the sample mean misses</w:t>
        </w:r>
      </w:ins>
      <w:ins w:id="324" w:author="PR Preview" w:date="2026-01-01T00:00:00Z">
        <w:r>
          <w:t xml:space="preserve"> </w:t>
        </w:r>
      </w:ins>
      <m:oMath>
        <m:r>
          <m:t>μ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 at least</w:t>
        </w:r>
      </w:ins>
      <w:ins w:id="32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100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grams.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each</w:t>
        </w:r>
      </w:ins>
      <w:ins w:id="332" w:author="PR Preview" w:date="2026-01-01T00:00:00Z">
        <w:r>
          <w:t xml:space="preserve"> </w:t>
        </w:r>
      </w:ins>
      <m:oMath>
        <m:r>
          <m:t>n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we repeat the sampling 2000 times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report the fraction of repeats that miss,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with a 95% confidence interval for that probability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(the Wilson score interval with continuity correction, the default of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rStyle w:val="VerbatimChar"/>
          </w:rPr>
          <w:t xml:space="preserve">prop.test()</w:t>
        </w:r>
      </w:ins>
      <w:ins w:id="343" w:author="PR Preview" w:date="2026-01-01T00:00:00Z">
        <w:r>
          <w:t xml:space="preserve">),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next to the bound</w:t>
        </w:r>
      </w:ins>
      <w:ins w:id="34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that</w:t>
        </w:r>
      </w:ins>
      <w:ins w:id="349" w:author="PR Preview" w:date="2026-01-01T00:00:00Z">
        <w:r>
          <w:t xml:space="preserve"> </w:t>
        </w:r>
      </w:ins>
      <w:hyperlink w:anchor="lem-estimation-error-bound">
        <w:ins w:id="35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gives, capped at 1 because a probability cannot exceed 1,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using</w:t>
        </w:r>
      </w:ins>
      <w:ins w:id="355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from</w:t>
        </w:r>
      </w:ins>
      <w:ins w:id="358" w:author="PR Preview" w:date="2026-01-01T00:00:00Z">
        <w:r>
          <w:t xml:space="preserve"> </w:t>
        </w:r>
      </w:ins>
      <w:hyperlink r:id="rId25">
        <w:ins w:id="359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360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Definition 2 (Relative efficiency)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Let</w:delText>
        </w:r>
      </w:del>
      <w:del w:id="3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</w:delText>
        </w:r>
      </w:del>
      <w:del w:id="3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be two estimators of the same estimand</w:delText>
        </w:r>
      </w:del>
      <w:del w:id="370" w:author="PR Preview" w:date="2026-01-01T00:00:00Z">
        <w:r>
          <w:delText xml:space="preserve"> </w:delText>
        </w:r>
      </w:del>
      <m:oMath>
        <m:r>
          <m:t>θ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relative efficiency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with respect to</w:delText>
        </w:r>
      </w:del>
      <w:del w:id="3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 the ratio of their</w:delText>
        </w:r>
      </w:del>
      <w:del w:id="384" w:author="PR Preview" w:date="2026-01-01T00:00:00Z">
        <w:r>
          <w:delText xml:space="preserve"> </w:delText>
        </w:r>
      </w:del>
      <w:hyperlink r:id="rId15">
        <w:del w:id="385" w:author="PR Preview" w:date="2026-01-01T00:00:00Z">
          <w:r>
            <w:rPr>
              <w:rStyle w:val="Hyperlink"/>
            </w:rPr>
            <w:delText xml:space="preserve">mean squared errors</w:delText>
          </w:r>
        </w:del>
      </w:hyperlink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 reference estimator’s, that of</w:delText>
        </w:r>
      </w:del>
      <w:del w:id="3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390" w:author="PR Preview" w:date="2026-01-01T00:00:00Z">
        <w:r>
          <w:delText xml:space="preserve">, in the numerator:</w:delText>
        </w:r>
      </w:del>
    </w:p>
    <w:p>
      <w:pPr>
        <w:pStyle w:val="FirstParagraph"/>
      </w:pPr>
      <w:ins w:id="391" w:author="PR Preview" w:date="2026-01-01T00:00:00Z">
        <w:r>
          <w:rPr>
            <w:b/>
            <w:bCs/>
          </w:rPr>
          <w:t xml:space="preserve">Definition 2 (Relative efficiency)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Let</w:t>
        </w:r>
      </w:ins>
      <w:ins w:id="39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be two estimators of the same estimand</w:t>
        </w:r>
      </w:ins>
      <w:ins w:id="400" w:author="PR Preview" w:date="2026-01-01T00:00:00Z">
        <w:r>
          <w:t xml:space="preserve"> </w:t>
        </w:r>
      </w:ins>
      <m:oMath>
        <m:r>
          <m:t>θ</m:t>
        </m:r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b/>
            <w:bCs/>
          </w:rPr>
          <w:t xml:space="preserve">relative efficiency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of</w:t>
        </w:r>
      </w:ins>
      <w:ins w:id="4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with respect to</w:t>
        </w:r>
      </w:ins>
      <w:ins w:id="4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the ratio of their</w:t>
        </w:r>
      </w:ins>
      <w:ins w:id="414" w:author="PR Preview" w:date="2026-01-01T00:00:00Z">
        <w:r>
          <w:t xml:space="preserve"> </w:t>
        </w:r>
      </w:ins>
      <w:hyperlink r:id="rId15">
        <w:ins w:id="415" w:author="PR Preview" w:date="2026-01-01T00:00:00Z">
          <w:r>
            <w:rPr>
              <w:rStyle w:val="Hyperlink"/>
            </w:rPr>
            <w:t xml:space="preserve">pMSEs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reference estimator’s, that of</w:t>
        </w:r>
      </w:ins>
      <w:ins w:id="4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20" w:author="PR Preview" w:date="2026-01-01T00:00:00Z">
        <w:r>
          <w:t xml:space="preserve">, in the numerator: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del w:id="421" w:author="PR Preview" w:date="2026-01-01T00:00:00Z">
        <w:r>
          <w:rPr>
            <w:i/>
            <w:iCs/>
          </w:rPr>
          <w:delText xml:space="preserve">Remark 3</w:delText>
        </w:r>
      </w:del>
      <w:del w:id="422" w:author="PR Preview" w:date="2026-01-01T00:00:00Z">
        <w:r>
          <w:delText xml:space="preserve"> (Reading the relative efficiency). </w:delText>
        </w:r>
      </w:del>
      <w:del w:id="423" w:author="PR Preview" w:date="2026-01-01T00:00:00Z">
        <w:r>
          <w:delText xml:space="preserve">A relative efficiency above 1 means</w:delText>
        </w:r>
      </w:del>
      <w:del w:id="4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more accurate than</w:delText>
        </w:r>
      </w:del>
      <w:del w:id="4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del w:id="428" w:author="PR Preview" w:date="2026-01-01T00:00:00Z">
        <w:r>
          <w:delText xml:space="preserve">,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and below 1 means it is less accurate.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For two</w:delText>
        </w:r>
      </w:del>
      <w:del w:id="433" w:author="PR Preview" w:date="2026-01-01T00:00:00Z">
        <w:r>
          <w:delText xml:space="preserve"> </w:delText>
        </w:r>
      </w:del>
      <w:hyperlink r:id="rId14">
        <w:del w:id="43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estimators the mean squared errors are the variances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hyperlink r:id="rId37">
        <w:del w:id="439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440" w:author="PR Preview" w:date="2026-01-01T00:00:00Z">
        <w:r>
          <w:delText xml:space="preserve">, with zero bias),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so the relative efficiency is the ratio of the variances.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3</w:t>
        </w:r>
      </w:ins>
      <w:ins w:id="444" w:author="PR Preview" w:date="2026-01-01T00:00:00Z">
        <w:r>
          <w:t xml:space="preserve"> (Reading the relative efficiency). </w:t>
        </w:r>
      </w:ins>
      <w:ins w:id="445" w:author="PR Preview" w:date="2026-01-01T00:00:00Z">
        <w:r>
          <w:t xml:space="preserve">A relative efficiency above 1 means</w:t>
        </w:r>
      </w:ins>
      <w:ins w:id="4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is more accurate than</w:t>
        </w:r>
      </w:ins>
      <w:ins w:id="4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below 1 means it is less accurate.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For two</w:t>
        </w:r>
      </w:ins>
      <w:ins w:id="455" w:author="PR Preview" w:date="2026-01-01T00:00:00Z">
        <w:r>
          <w:t xml:space="preserve"> </w:t>
        </w:r>
      </w:ins>
      <w:hyperlink r:id="rId14">
        <w:ins w:id="45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estimators the pMSEs are the variances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(</w:t>
        </w:r>
      </w:ins>
      <w:hyperlink r:id="rId37">
        <w:ins w:id="461" w:author="PR Preview" w:date="2026-01-01T00:00:00Z">
          <w:r>
            <w:rPr>
              <w:rStyle w:val="Hyperlink"/>
            </w:rPr>
            <w:t xml:space="preserve">pMSE equals bias squared plus variance</w:t>
          </w:r>
        </w:ins>
      </w:hyperlink>
      <w:ins w:id="462" w:author="PR Preview" w:date="2026-01-01T00:00:00Z">
        <w:r>
          <w:t xml:space="preserve">, with zero bias),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so the relative efficiency is the ratio of the variances.</w:t>
        </w:r>
      </w:ins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del w:id="465" w:author="PR Preview" w:date="2026-01-01T00:00:00Z">
        <w:r>
          <w:rPr>
            <w:i/>
            <w:iCs/>
          </w:rPr>
          <w:delText xml:space="preserve">Remark 4</w:delText>
        </w:r>
      </w:del>
      <w:del w:id="466" w:author="PR Preview" w:date="2026-01-01T00:00:00Z">
        <w:r>
          <w:delText xml:space="preserve"> (An efficient estimator has the smallest variance). </w:delText>
        </w:r>
      </w:del>
      <w:del w:id="467" w:author="PR Preview" w:date="2026-01-01T00:00:00Z">
        <w:r>
          <w:delText xml:space="preserve">By the Cramér–Rao lower bound, no unbiased estimator that satisfies its assumptions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has a smaller variance than an efficient one.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Among such estimators, an efficient estimator therefore also has the smallest mean squared error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(</w:delText>
        </w:r>
      </w:del>
      <w:hyperlink r:id="rId37">
        <w:del w:id="474" w:author="PR Preview" w:date="2026-01-01T00:00:00Z">
          <w:r>
            <w:rPr>
              <w:rStyle w:val="Hyperlink"/>
            </w:rPr>
            <w:delText xml:space="preserve">mean squared error equals bias squared plus variance</w:delText>
          </w:r>
        </w:del>
      </w:hyperlink>
      <w:del w:id="475" w:author="PR Preview" w:date="2026-01-01T00:00:00Z">
        <w:r>
          <w:delText xml:space="preserve">, with zero bias).</w:delText>
        </w:r>
      </w:del>
    </w:p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Example 3 (The sample mean is efficient for Poisson data)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sample mean</w:delText>
        </w:r>
      </w:del>
      <w:del w:id="48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unbiased for</w:delText>
        </w:r>
      </w:del>
      <w:del w:id="486" w:author="PR Preview" w:date="2026-01-01T00:00:00Z">
        <w:r>
          <w:delText xml:space="preserve"> </w:delText>
        </w:r>
      </w:del>
      <m:oMath>
        <m:r>
          <m:t>λ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(</w:delText>
        </w:r>
      </w:del>
      <w:hyperlink r:id="rId57">
        <w:del w:id="489" w:author="PR Preview" w:date="2026-01-01T00:00:00Z">
          <w:r>
            <w:rPr>
              <w:rStyle w:val="Hyperlink"/>
            </w:rPr>
            <w:delText xml:space="preserve">the bias example</w:delText>
          </w:r>
        </w:del>
      </w:hyperlink>
      <w:del w:id="490" w:author="PR Preview" w:date="2026-01-01T00:00:00Z">
        <w:r>
          <w:delText xml:space="preserve">),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and, because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a Poisson variable,</w:delText>
        </w:r>
      </w:del>
      <w:del w:id="49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(</w:delText>
        </w:r>
      </w:del>
      <w:hyperlink r:id="rId25">
        <w:del w:id="499" w:author="PR Preview" w:date="2026-01-01T00:00:00Z">
          <w:r>
            <w:rPr>
              <w:rStyle w:val="Hyperlink"/>
            </w:rPr>
            <w:delText xml:space="preserve">the example on two estimators of a mean</w:delText>
          </w:r>
        </w:del>
      </w:hyperlink>
      <w:del w:id="500" w:author="PR Preview" w:date="2026-01-01T00:00:00Z">
        <w:r>
          <w:delText xml:space="preserve">).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 expected information is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(</w:delText>
        </w:r>
      </w:del>
      <w:hyperlink r:id="rId58">
        <w:del w:id="506" w:author="PR Preview" w:date="2026-01-01T00:00:00Z">
          <w:r>
            <w:rPr>
              <w:rStyle w:val="Hyperlink"/>
            </w:rPr>
            <w:delText xml:space="preserve">the Poisson information example</w:delText>
          </w:r>
        </w:del>
      </w:hyperlink>
      <w:del w:id="507" w:author="PR Preview" w:date="2026-01-01T00:00:00Z">
        <w:r>
          <w:delText xml:space="preserve">), so</w:delText>
        </w:r>
      </w:del>
    </w:p>
    <w:p>
      <w:pPr>
        <w:pStyle w:val="BodyText"/>
      </w:pPr>
      <w:ins w:id="508" w:author="PR Preview" w:date="2026-01-01T00:00:00Z">
        <w:r>
          <w:rPr>
            <w:i/>
            <w:iCs/>
          </w:rPr>
          <w:t xml:space="preserve">Remark 4</w:t>
        </w:r>
      </w:ins>
      <w:ins w:id="509" w:author="PR Preview" w:date="2026-01-01T00:00:00Z">
        <w:r>
          <w:t xml:space="preserve"> (An efficient estimator has the smallest variance). </w:t>
        </w:r>
      </w:ins>
      <w:ins w:id="510" w:author="PR Preview" w:date="2026-01-01T00:00:00Z">
        <w:r>
          <w:t xml:space="preserve">By the Cramér–Rao lower bound, no unbiased estimator that satisfies its assumptions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has a smaller variance than an efficient one.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Among such estimators, an efficient estimator therefore also has the smallest pMSE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(</w:t>
        </w:r>
      </w:ins>
      <w:hyperlink r:id="rId37">
        <w:ins w:id="517" w:author="PR Preview" w:date="2026-01-01T00:00:00Z">
          <w:r>
            <w:rPr>
              <w:rStyle w:val="Hyperlink"/>
            </w:rPr>
            <w:t xml:space="preserve">pMSE equals bias squared plus variance</w:t>
          </w:r>
        </w:ins>
      </w:hyperlink>
      <w:ins w:id="518" w:author="PR Preview" w:date="2026-01-01T00:00:00Z">
        <w:r>
          <w:t xml:space="preserve">, with zero bias).</w:t>
        </w:r>
      </w:ins>
    </w:p>
    <w:bookmarkEnd w:id="56"/>
    <w:bookmarkStart w:id="60" w:name="exm-poisson-efficient"/>
    <w:p>
      <w:pPr>
        <w:pStyle w:val="BodyText"/>
      </w:pPr>
      <w:ins w:id="519" w:author="PR Preview" w:date="2026-01-01T00:00:00Z">
        <w:r>
          <w:rPr>
            <w:b/>
            <w:bCs/>
          </w:rPr>
          <w:t xml:space="preserve">Example 3 (The sample mean is efficient for Poisson data)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For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 sample mean</w:t>
        </w:r>
      </w:ins>
      <w:ins w:id="52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unbiased for</w:t>
        </w:r>
      </w:ins>
      <w:ins w:id="529" w:author="PR Preview" w:date="2026-01-01T00:00:00Z">
        <w:r>
          <w:t xml:space="preserve"> </w:t>
        </w:r>
      </w:ins>
      <m:oMath>
        <m:r>
          <m:t>λ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(</w:t>
        </w:r>
      </w:ins>
      <w:hyperlink r:id="rId57">
        <w:ins w:id="532" w:author="PR Preview" w:date="2026-01-01T00:00:00Z">
          <w:r>
            <w:rPr>
              <w:rStyle w:val="Hyperlink"/>
            </w:rPr>
            <w:t xml:space="preserve">the bias example</w:t>
          </w:r>
        </w:ins>
      </w:hyperlink>
      <w:ins w:id="533" w:author="PR Preview" w:date="2026-01-01T00:00:00Z">
        <w:r>
          <w:t xml:space="preserve">),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and, because</w:t>
        </w:r>
      </w:ins>
      <w:ins w:id="53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for a Poisson variable,</w:t>
        </w:r>
      </w:ins>
      <w:ins w:id="53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(</w:t>
        </w:r>
      </w:ins>
      <w:hyperlink r:id="rId25">
        <w:ins w:id="542" w:author="PR Preview" w:date="2026-01-01T00:00:00Z">
          <w:r>
            <w:rPr>
              <w:rStyle w:val="Hyperlink"/>
            </w:rPr>
            <w:t xml:space="preserve">the example on two estimators of a population mean</w:t>
          </w:r>
        </w:ins>
      </w:hyperlink>
      <w:ins w:id="543" w:author="PR Preview" w:date="2026-01-01T00:00:00Z">
        <w:r>
          <w:t xml:space="preserve">).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 expected information is</w:t>
        </w:r>
      </w:ins>
      <w:ins w:id="5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(</w:t>
        </w:r>
      </w:ins>
      <w:hyperlink r:id="rId58">
        <w:ins w:id="549" w:author="PR Preview" w:date="2026-01-01T00:00:00Z">
          <w:r>
            <w:rPr>
              <w:rStyle w:val="Hyperlink"/>
            </w:rPr>
            <w:t xml:space="preserve">the Poisson information example</w:t>
          </w:r>
        </w:ins>
      </w:hyperlink>
      <w:ins w:id="550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del w:id="551" w:author="PR Preview" w:date="2026-01-01T00:00:00Z">
        <w:r>
          <w:delText xml:space="preserve">A biased estimator can have a variance below the bound,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because the bound relies on</w:delText>
        </w:r>
      </w:del>
      <w:del w:id="554" w:author="PR Preview" w:date="2026-01-01T00:00:00Z">
        <w:r>
          <w:delText xml:space="preserve"> </w:delText>
        </w:r>
      </w:del>
      <w:hyperlink w:anchor="exr-cov-estimator-score">
        <w:del w:id="555" w:author="PR Preview" w:date="2026-01-01T00:00:00Z">
          <w:r>
            <w:rPr>
              <w:rStyle w:val="Hyperlink"/>
            </w:rPr>
            <w:delText xml:space="preserve">the covariance of an estimator and the score</w:delText>
          </w:r>
        </w:del>
      </w:hyperlink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which assumes the estimator is unbiased.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Its</w:delText>
        </w:r>
      </w:del>
      <w:del w:id="561" w:author="PR Preview" w:date="2026-01-01T00:00:00Z">
        <w:r>
          <w:delText xml:space="preserve"> </w:delText>
        </w:r>
      </w:del>
      <w:hyperlink r:id="rId37">
        <w:del w:id="56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adds the squared bias to the variance,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trading a little bias for a large drop in variance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can also lower the mean squared error.</w:delText>
        </w:r>
      </w:del>
    </w:p>
    <w:p>
      <w:pPr>
        <w:pStyle w:val="BodyText"/>
      </w:pPr>
      <w:ins w:id="569" w:author="PR Preview" w:date="2026-01-01T00:00:00Z">
        <w:r>
          <w:t xml:space="preserve">A biased estimator can have a variance below the bound,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because the bound relies on</w:t>
        </w:r>
      </w:ins>
      <w:ins w:id="572" w:author="PR Preview" w:date="2026-01-01T00:00:00Z">
        <w:r>
          <w:t xml:space="preserve"> </w:t>
        </w:r>
      </w:ins>
      <w:hyperlink w:anchor="exr-cov-estimator-score">
        <w:ins w:id="573" w:author="PR Preview" w:date="2026-01-01T00:00:00Z">
          <w:r>
            <w:rPr>
              <w:rStyle w:val="Hyperlink"/>
            </w:rPr>
            <w:t xml:space="preserve">the covariance of an estimator and the score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which assumes the estimator is unbiased.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Its</w:t>
        </w:r>
      </w:ins>
      <w:ins w:id="579" w:author="PR Preview" w:date="2026-01-01T00:00:00Z">
        <w:r>
          <w:t xml:space="preserve"> </w:t>
        </w:r>
      </w:ins>
      <w:hyperlink r:id="rId37">
        <w:ins w:id="580" w:author="PR Preview" w:date="2026-01-01T00:00:00Z">
          <w:r>
            <w:rPr>
              <w:rStyle w:val="Hyperlink"/>
            </w:rPr>
            <w:t xml:space="preserve">pMSE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adds the squared bias to the variance,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so trading a little bias for a large drop in variance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can also lower the pMSE.</w:t>
        </w:r>
      </w:ins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2026-10-16T12:14:23Z</dcterms:created>
  <dcterms:modified xsi:type="dcterms:W3CDTF">2026-10-16T12:14:23Z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