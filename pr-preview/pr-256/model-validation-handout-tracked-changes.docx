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4</w:delText>
        </w:r>
      </w:del>
      <w:del w:id="4" w:author="PR Preview" w:date="2026-01-01T00:00:00Z">
        <w:r>
          <w:delText xml:space="preserve"> (Squared-error loss). </w:delText>
        </w:r>
      </w:del>
      <w:del w:id="5" w:author="PR Preview" w:date="2026-01-01T00:00:00Z">
        <w:r>
          <w:delText xml:space="preserve">Each error defined below holds for any</w:delText>
        </w:r>
      </w:del>
      <w:del w:id="6" w:author="PR Preview" w:date="2026-01-01T00:00:00Z">
        <w:r>
          <w:delText xml:space="preserve"> </w:delText>
        </w:r>
      </w:del>
      <w:hyperlink w:anchor="def-observation-loss">
        <w:del w:id="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8" w:author="PR Preview" w:date="2026-01-01T00:00:00Z">
        <w:r>
          <w:delText xml:space="preserve">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examples, exercises and the bias-variance decomposition use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i/>
            <w:iCs/>
          </w:rPr>
          <w:delText xml:space="preserve">squared-error loss</w:delText>
        </w:r>
      </w:del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unless they say otherwise.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Then the loss on an observation is the square of its</w:delText>
        </w:r>
      </w:del>
      <w:del w:id="20" w:author="PR Preview" w:date="2026-01-01T00:00:00Z">
        <w:r>
          <w:delText xml:space="preserve"> </w:delText>
        </w:r>
      </w:del>
      <w:hyperlink r:id="rId35">
        <w:del w:id="2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each average loss below is a mean squared error.</w:delText>
        </w:r>
      </w:del>
    </w:p>
    <w:p>
      <w:pPr>
        <w:pStyle w:val="BodyText"/>
      </w:pPr>
      <w:ins w:id="27" w:author="PR Preview" w:date="2026-01-01T00:00:00Z">
        <w:r>
          <w:rPr>
            <w:i/>
            <w:iCs/>
          </w:rPr>
          <w:t xml:space="preserve">Remark 4</w:t>
        </w:r>
      </w:ins>
      <w:ins w:id="28" w:author="PR Preview" w:date="2026-01-01T00:00:00Z">
        <w:r>
          <w:t xml:space="preserve"> (Squared-error loss). </w:t>
        </w:r>
      </w:ins>
      <w:ins w:id="29" w:author="PR Preview" w:date="2026-01-01T00:00:00Z">
        <w:r>
          <w:t xml:space="preserve">Each error defined below holds for any</w:t>
        </w:r>
      </w:ins>
      <w:ins w:id="30" w:author="PR Preview" w:date="2026-01-01T00:00:00Z">
        <w:r>
          <w:t xml:space="preserve"> </w:t>
        </w:r>
      </w:ins>
      <w:hyperlink w:anchor="def-observation-loss">
        <w:ins w:id="3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 examples, exercises and the bias-variance decomposition use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i/>
            <w:iCs/>
          </w:rPr>
          <w:t xml:space="preserve">squared-error loss</w:t>
        </w:r>
      </w:ins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unless they say otherwise.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Then the loss on an observation is the square of its</w:t>
        </w:r>
      </w:ins>
      <w:ins w:id="44" w:author="PR Preview" w:date="2026-01-01T00:00:00Z">
        <w:r>
          <w:t xml:space="preserve"> </w:t>
        </w:r>
      </w:ins>
      <w:hyperlink r:id="rId35">
        <w:ins w:id="4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each average loss below is a sample mean squared error.</w:t>
        </w:r>
      </w:ins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del w:id="51" w:author="PR Preview" w:date="2026-01-01T00:00:00Z">
        <w:r>
          <w:rPr>
            <w:b/>
            <w:bCs/>
          </w:rPr>
          <w:delText xml:space="preserve">Definition 11 (Root mean squared error of predictions)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The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b/>
            <w:bCs/>
          </w:rPr>
          <w:delText xml:space="preserve">root mean squared error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(RMSE) of predictions</w:delText>
        </w:r>
      </w:del>
      <w:del w:id="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of observed outcomes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 the square root of their</w:delText>
        </w:r>
      </w:del>
      <w:del w:id="64" w:author="PR Preview" w:date="2026-01-01T00:00:00Z">
        <w:r>
          <w:delText xml:space="preserve"> </w:delText>
        </w:r>
      </w:del>
      <w:hyperlink r:id="rId43">
        <w:del w:id="6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66" w:author="PR Preview" w:date="2026-01-01T00:00:00Z">
        <w:r>
          <w:delText xml:space="preserve">:</w:delText>
        </w:r>
      </w:del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Definition 12 (Training error)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b/>
            <w:bCs/>
          </w:rPr>
          <w:delText xml:space="preserve">training error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of a</w:delText>
        </w:r>
      </w:del>
      <w:del w:id="74" w:author="PR Preview" w:date="2026-01-01T00:00:00Z">
        <w:r>
          <w:delText xml:space="preserve"> </w:delText>
        </w:r>
      </w:del>
      <w:hyperlink w:anchor="def-prediction-rule">
        <w:del w:id="7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fitted to a</w:delText>
        </w:r>
      </w:del>
      <w:del w:id="79" w:author="PR Preview" w:date="2026-01-01T00:00:00Z">
        <w:r>
          <w:delText xml:space="preserve"> </w:delText>
        </w:r>
      </w:del>
      <w:hyperlink w:anchor="def-training-set">
        <w:del w:id="8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 its mean</w:delText>
        </w:r>
      </w:del>
      <w:del w:id="84" w:author="PR Preview" w:date="2026-01-01T00:00:00Z">
        <w:r>
          <w:delText xml:space="preserve"> </w:delText>
        </w:r>
      </w:del>
      <w:hyperlink w:anchor="def-observation-loss">
        <w:del w:id="8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8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on the training observations</w:delText>
        </w:r>
      </w:del>
      <w:del w:id="8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0" w:author="PR Preview" w:date="2026-01-01T00:00:00Z">
        <w:r>
          <w:delText xml:space="preserve">:</w:delText>
        </w:r>
      </w:del>
    </w:p>
    <w:p>
      <w:pPr>
        <w:pStyle w:val="BodyText"/>
      </w:pPr>
      <w:ins w:id="91" w:author="PR Preview" w:date="2026-01-01T00:00:00Z">
        <w:r>
          <w:rPr>
            <w:b/>
            <w:bCs/>
          </w:rPr>
          <w:t xml:space="preserve">Definition 11 (Root mean squared error of predictions)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sample root mean squared error (sRMSE)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of predictions,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also called their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root mean squared error</w:t>
        </w:r>
      </w:ins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of observed outcomes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the square root of their</w:t>
        </w:r>
      </w:ins>
      <w:ins w:id="109" w:author="PR Preview" w:date="2026-01-01T00:00:00Z">
        <w:r>
          <w:t xml:space="preserve"> </w:t>
        </w:r>
      </w:ins>
      <w:hyperlink r:id="rId43">
        <w:ins w:id="11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11" w:author="PR Preview" w:date="2026-01-01T00:00:00Z">
        <w:r>
          <w:t xml:space="preserve">:</w:t>
        </w:r>
      </w:ins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ins w:id="112" w:author="PR Preview" w:date="2026-01-01T00:00:00Z">
        <w:r>
          <w:rPr>
            <w:b/>
            <w:bCs/>
          </w:rPr>
          <w:t xml:space="preserve">Definition 12 (Training error)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b/>
            <w:bCs/>
          </w:rPr>
          <w:t xml:space="preserve">training error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of a</w:t>
        </w:r>
      </w:ins>
      <w:ins w:id="119" w:author="PR Preview" w:date="2026-01-01T00:00:00Z">
        <w:r>
          <w:t xml:space="preserve"> </w:t>
        </w:r>
      </w:ins>
      <w:hyperlink w:anchor="def-prediction-rule">
        <w:ins w:id="12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fitted to a</w:t>
        </w:r>
      </w:ins>
      <w:ins w:id="124" w:author="PR Preview" w:date="2026-01-01T00:00:00Z">
        <w:r>
          <w:t xml:space="preserve"> </w:t>
        </w:r>
      </w:ins>
      <w:hyperlink w:anchor="def-training-set">
        <w:ins w:id="12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its sample mean</w:t>
        </w:r>
      </w:ins>
      <w:ins w:id="129" w:author="PR Preview" w:date="2026-01-01T00:00:00Z">
        <w:r>
          <w:t xml:space="preserve"> </w:t>
        </w:r>
      </w:ins>
      <w:hyperlink w:anchor="def-observation-loss">
        <w:ins w:id="13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on the training observations</w:t>
        </w:r>
      </w:ins>
      <w:ins w:id="13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35" w:author="PR Preview" w:date="2026-01-01T00:00:00Z">
        <w:r>
          <w:t xml:space="preserve">:</w:t>
        </w:r>
      </w:ins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del w:id="136" w:author="PR Preview" w:date="2026-01-01T00:00:00Z">
        <w:r>
          <w:rPr>
            <w:b/>
            <w:bCs/>
          </w:rPr>
          <w:delText xml:space="preserve">Exercise 1 (Training error versus error on new cars)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 built-in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rStyle w:val="VerbatimChar"/>
          </w:rPr>
          <w:delText xml:space="preserve">mtcars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data frame has</w:delText>
        </w:r>
      </w:del>
      <w:del w:id="14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cars.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Fit four models for fuel efficiency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rPr>
            <w:rStyle w:val="VerbatimChar"/>
          </w:rPr>
          <w:delText xml:space="preserve">mpg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as a polynomial in weight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rStyle w:val="VerbatimChar"/>
          </w:rPr>
          <w:delText xml:space="preserve">wt</w:delText>
        </w:r>
      </w:del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 degree 1, 2, 3, and 4,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using only the first 20 rows as the</w:delText>
        </w:r>
      </w:del>
      <w:del w:id="159" w:author="PR Preview" w:date="2026-01-01T00:00:00Z">
        <w:r>
          <w:delText xml:space="preserve"> </w:delText>
        </w:r>
      </w:del>
      <w:hyperlink w:anchor="def-training-set">
        <w:del w:id="16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1" w:author="PR Preview" w:date="2026-01-01T00:00:00Z">
        <w:r>
          <w:delText xml:space="preserve">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For each model, compute the</w:delText>
        </w:r>
      </w:del>
      <w:del w:id="164" w:author="PR Preview" w:date="2026-01-01T00:00:00Z">
        <w:r>
          <w:delText xml:space="preserve"> </w:delText>
        </w:r>
      </w:del>
      <w:hyperlink w:anchor="def-prediction-rmse">
        <w:del w:id="165" w:author="PR Preview" w:date="2026-01-01T00:00:00Z">
          <w:r>
            <w:rPr>
              <w:rStyle w:val="Hyperlink"/>
            </w:rPr>
            <w:delText xml:space="preserve">RMSE</w:delText>
          </w:r>
        </w:del>
      </w:hyperlink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of its predictions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on the 20 training rows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 on the remaining 12 rows,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</w:delText>
        </w:r>
      </w:del>
      <w:del w:id="174" w:author="PR Preview" w:date="2026-01-01T00:00:00Z">
        <w:r>
          <w:delText xml:space="preserve"> </w:delText>
        </w:r>
      </w:del>
      <w:hyperlink w:anchor="def-held-out-set">
        <w:del w:id="17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7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177" w:author="PR Preview" w:date="2026-01-01T00:00:00Z">
        <w:r>
          <w:delText xml:space="preserve">Which degree has the smallest training RMSE?</w:delText>
        </w:r>
      </w:del>
    </w:p>
    <w:p>
      <w:pPr>
        <w:pStyle w:val="Compact"/>
        <w:numPr>
          <w:ilvl w:val="0"/>
          <w:numId w:val="1001"/>
        </w:numPr>
      </w:pPr>
      <w:del w:id="178" w:author="PR Preview" w:date="2026-01-01T00:00:00Z">
        <w:r>
          <w:delText xml:space="preserve">Which degree has the smallest RMSE on the 12 held-out rows?</w:delText>
        </w:r>
      </w:del>
    </w:p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Exercise 1 (Training error versus error on new cars)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 built-in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rStyle w:val="VerbatimChar"/>
          </w:rPr>
          <w:t xml:space="preserve">mtcars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data frame has</w:t>
        </w:r>
      </w:ins>
      <w:ins w:id="1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cars.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Fit four models for fuel efficiency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rStyle w:val="VerbatimChar"/>
          </w:rPr>
          <w:t xml:space="preserve">mpg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as a polynomial in weight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rStyle w:val="VerbatimChar"/>
          </w:rPr>
          <w:t xml:space="preserve">wt</w:t>
        </w:r>
      </w:ins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of degree 1, 2, 3, and 4,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using only the first 20 rows as the</w:t>
        </w:r>
      </w:ins>
      <w:ins w:id="202" w:author="PR Preview" w:date="2026-01-01T00:00:00Z">
        <w:r>
          <w:t xml:space="preserve"> </w:t>
        </w:r>
      </w:ins>
      <w:hyperlink w:anchor="def-training-set">
        <w:ins w:id="20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04" w:author="PR Preview" w:date="2026-01-01T00:00:00Z">
        <w:r>
          <w:t xml:space="preserve">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For each model, compute the</w:t>
        </w:r>
      </w:ins>
      <w:ins w:id="207" w:author="PR Preview" w:date="2026-01-01T00:00:00Z">
        <w:r>
          <w:t xml:space="preserve"> </w:t>
        </w:r>
      </w:ins>
      <w:hyperlink w:anchor="def-prediction-rmse">
        <w:ins w:id="208" w:author="PR Preview" w:date="2026-01-01T00:00:00Z">
          <w:r>
            <w:rPr>
              <w:rStyle w:val="Hyperlink"/>
            </w:rPr>
            <w:t xml:space="preserve">sRMSE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of its predictions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on the 20 training rows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and on the remaining 12 rows,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</w:t>
        </w:r>
      </w:ins>
      <w:ins w:id="217" w:author="PR Preview" w:date="2026-01-01T00:00:00Z">
        <w:r>
          <w:t xml:space="preserve"> </w:t>
        </w:r>
      </w:ins>
      <w:hyperlink w:anchor="def-held-out-set">
        <w:ins w:id="21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220" w:author="PR Preview" w:date="2026-01-01T00:00:00Z">
        <w:r>
          <w:t xml:space="preserve">Which degree has the smallest training sRMSE?</w:t>
        </w:r>
      </w:ins>
    </w:p>
    <w:p>
      <w:pPr>
        <w:pStyle w:val="Compact"/>
        <w:numPr>
          <w:ilvl w:val="0"/>
          <w:numId w:val="1001"/>
        </w:numPr>
      </w:pPr>
      <w:ins w:id="221" w:author="PR Preview" w:date="2026-01-01T00:00:00Z">
        <w:r>
          <w:t xml:space="preserve">Which degree has the smallest sRMSE on the 12 held-out rows?</w:t>
        </w:r>
      </w:ins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del w:id="222" w:author="PR Preview" w:date="2026-01-01T00:00:00Z">
        <w:r>
          <w:delText xml:space="preserve">The smallest training RMSE is at degree 4.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Each model contains the previous one as a special case,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so its training RMSE cannot increase as the degree grows.</w:delText>
        </w:r>
      </w:del>
    </w:p>
    <w:p>
      <w:pPr>
        <w:numPr>
          <w:ilvl w:val="0"/>
          <w:numId w:val="1002"/>
        </w:numPr>
      </w:pPr>
      <w:del w:id="227" w:author="PR Preview" w:date="2026-01-01T00:00:00Z">
        <w:r>
          <w:delText xml:space="preserve">The smallest held-out RMSE is at degree 2.</w:delText>
        </w:r>
      </w:del>
    </w:p>
    <w:p>
      <w:pPr>
        <w:numPr>
          <w:ilvl w:val="0"/>
          <w:numId w:val="1002"/>
        </w:numPr>
      </w:pPr>
      <w:del w:id="228" w:author="PR Preview" w:date="2026-01-01T00:00:00Z">
        <w:r>
          <w:delText xml:space="preserve">No.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Going from degree 2 to degree 3 or 4 lowers the training RMSE a little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but leaves the held-out RMSE essentially unchanged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(it does not fall below its degree-2 value).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The terms beyond degree 2 improve the fit to the 20 training cars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without improving predictions for the 12 held-out cars.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Degree 1 to degree 2 is different: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there the held-out RMSE also falls.</w:delText>
        </w:r>
      </w:del>
    </w:p>
    <w:p>
      <w:pPr>
        <w:numPr>
          <w:ilvl w:val="0"/>
          <w:numId w:val="1002"/>
        </w:numPr>
      </w:pPr>
      <w:ins w:id="243" w:author="PR Preview" w:date="2026-01-01T00:00:00Z">
        <w:r>
          <w:t xml:space="preserve">The smallest training sRMSE is at degree 4.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Each model contains the previous one as a special case,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so its training sRMSE cannot increase as the degree grows.</w:t>
        </w:r>
      </w:ins>
    </w:p>
    <w:p>
      <w:pPr>
        <w:numPr>
          <w:ilvl w:val="0"/>
          <w:numId w:val="1002"/>
        </w:numPr>
      </w:pPr>
      <w:ins w:id="248" w:author="PR Preview" w:date="2026-01-01T00:00:00Z">
        <w:r>
          <w:t xml:space="preserve">The smallest held-out sRMSE is at degree 2.</w:t>
        </w:r>
      </w:ins>
    </w:p>
    <w:p>
      <w:pPr>
        <w:numPr>
          <w:ilvl w:val="0"/>
          <w:numId w:val="1002"/>
        </w:numPr>
      </w:pPr>
      <w:ins w:id="249" w:author="PR Preview" w:date="2026-01-01T00:00:00Z">
        <w:r>
          <w:t xml:space="preserve">No.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Going from degree 2 to degree 3 or 4 lowers the training sRMSE a little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but leaves the held-out sRMSE essentially unchanged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(it does not fall below its degree-2 value).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The terms beyond degree 2 improve the fit to the 20 training cars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without improving predictions for the 12 held-out cars.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Degree 1 to degree 2 is different: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there the held-out sRMSE also falls.</w:t>
        </w:r>
      </w:ins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del w:id="264" w:author="PR Preview" w:date="2026-01-01T00:00:00Z">
        <w:r>
          <w:delText xml:space="preserve">The training RMSE of</w:delText>
        </w:r>
      </w:del>
      <w:del w:id="265" w:author="PR Preview" w:date="2026-01-01T00:00:00Z">
        <w:r>
          <w:delText xml:space="preserve"> </w:delText>
        </w:r>
      </w:del>
      <w:hyperlink w:anchor="exr-overfitting">
        <w:del w:id="26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is the square root of the</w:delText>
        </w:r>
      </w:del>
      <w:del w:id="269" w:author="PR Preview" w:date="2026-01-01T00:00:00Z">
        <w:r>
          <w:delText xml:space="preserve"> </w:delText>
        </w:r>
      </w:del>
      <w:hyperlink w:anchor="def-training-mse">
        <w:del w:id="270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7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under squared-error loss.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What does</w:delText>
        </w:r>
      </w:del>
      <w:del w:id="27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use in place of your expectation?</w:delText>
        </w:r>
      </w:del>
    </w:p>
    <w:p>
      <w:pPr>
        <w:pStyle w:val="Compact"/>
        <w:numPr>
          <w:ilvl w:val="0"/>
          <w:numId w:val="1003"/>
        </w:numPr>
      </w:pPr>
      <w:ins w:id="279" w:author="PR Preview" w:date="2026-01-01T00:00:00Z">
        <w:r>
          <w:t xml:space="preserve">The training sRMSE of</w:t>
        </w:r>
      </w:ins>
      <w:ins w:id="280" w:author="PR Preview" w:date="2026-01-01T00:00:00Z">
        <w:r>
          <w:t xml:space="preserve"> </w:t>
        </w:r>
      </w:ins>
      <w:hyperlink w:anchor="exr-overfitting">
        <w:ins w:id="28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 the square root of the</w:t>
        </w:r>
      </w:ins>
      <w:ins w:id="284" w:author="PR Preview" w:date="2026-01-01T00:00:00Z">
        <w:r>
          <w:t xml:space="preserve"> </w:t>
        </w:r>
      </w:ins>
      <w:hyperlink w:anchor="def-training-mse">
        <w:ins w:id="285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86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under squared-error loss.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What does</w:t>
        </w:r>
      </w:ins>
      <w:ins w:id="29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use in place of your expectation?</w:t>
        </w:r>
      </w:ins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del w:id="294" w:author="PR Preview" w:date="2026-01-01T00:00:00Z">
        <w:r>
          <w:rPr>
            <w:i/>
            <w:iCs/>
          </w:rPr>
          <w:delText xml:space="preserve">Remark 10</w:delText>
        </w:r>
      </w:del>
      <w:del w:id="295" w:author="PR Preview" w:date="2026-01-01T00:00:00Z">
        <w:r>
          <w:delText xml:space="preserve"> (The expected prediction error is a mean squared error). </w:delText>
        </w:r>
      </w:del>
      <w:del w:id="296" w:author="PR Preview" w:date="2026-01-01T00:00:00Z">
        <w:r>
          <w:delText xml:space="preserve">The expected prediction error is the</w:delText>
        </w:r>
      </w:del>
      <w:del w:id="297" w:author="PR Preview" w:date="2026-01-01T00:00:00Z">
        <w:r>
          <w:delText xml:space="preserve"> </w:delText>
        </w:r>
      </w:del>
      <w:hyperlink r:id="rId43">
        <w:del w:id="298" w:author="PR Preview" w:date="2026-01-01T00:00:00Z">
          <w:r>
            <w:rPr>
              <w:rStyle w:val="Hyperlink"/>
            </w:rPr>
            <w:delText xml:space="preserve">mean squared error of predictions</w:delText>
          </w:r>
        </w:del>
      </w:hyperlink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with the average over observations replaced by an expectation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over training sets and new outcomes: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mean squared error of the prediction</w:delText>
        </w:r>
      </w:del>
      <w:del w:id="30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as a prediction of the new outcome</w:delText>
        </w:r>
      </w:del>
      <w:del w:id="30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09" w:author="PR Preview" w:date="2026-01-01T00:00:00Z">
        <w:r>
          <w:delText xml:space="preserve">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With squared-error loss,</w:delText>
        </w:r>
      </w:del>
      <w:del w:id="31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13" w:author="PR Preview" w:date="2026-01-01T00:00:00Z">
        <w:r>
          <w:delText xml:space="preserve">.</w:delText>
        </w:r>
      </w:del>
    </w:p>
    <w:p>
      <w:pPr>
        <w:pStyle w:val="BodyText"/>
      </w:pPr>
      <w:del w:id="314" w:author="PR Preview" w:date="2026-01-01T00:00:00Z">
        <w:r>
          <w:delText xml:space="preserve">It is not the</w:delText>
        </w:r>
      </w:del>
      <w:del w:id="315" w:author="PR Preview" w:date="2026-01-01T00:00:00Z">
        <w:r>
          <w:delText xml:space="preserve"> </w:delText>
        </w:r>
      </w:del>
      <w:hyperlink r:id="rId67">
        <w:del w:id="316" w:author="PR Preview" w:date="2026-01-01T00:00:00Z">
          <w:r>
            <w:rPr>
              <w:rStyle w:val="Hyperlink"/>
            </w:rPr>
            <w:delText xml:space="preserve">mean squared error of an estimator</w:delText>
          </w:r>
        </w:del>
      </w:hyperlink>
      <w:del w:id="317" w:author="PR Preview" w:date="2026-01-01T00:00:00Z">
        <w:r>
          <w:delText xml:space="preserve">:</w:delText>
        </w:r>
      </w:del>
      <w:del w:id="318" w:author="PR Preview" w:date="2026-01-01T00:00:00Z">
        <w:r>
          <w:delText xml:space="preserve"> </w:delText>
        </w:r>
      </w:del>
      <w:hyperlink w:anchor="thm-epe-decomposition">
        <w:del w:id="31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shows that it exceeds the mean squared error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of the prediction as an estimator of the</w:delText>
        </w:r>
      </w:del>
      <w:del w:id="324" w:author="PR Preview" w:date="2026-01-01T00:00:00Z">
        <w:r>
          <w:delText xml:space="preserve"> </w:delText>
        </w:r>
      </w:del>
      <w:hyperlink w:anchor="def-mean-function">
        <w:del w:id="32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value</w:delText>
        </w:r>
      </w:del>
      <w:del w:id="32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by the noise variance.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The acronym omits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“squared”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because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“error”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already means squared error here.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Another loss gives an expected prediction loss, not an EPE.</w:delText>
        </w:r>
      </w:del>
    </w:p>
    <w:p>
      <w:pPr>
        <w:pStyle w:val="FirstParagraph"/>
      </w:pPr>
      <w:ins w:id="343" w:author="PR Preview" w:date="2026-01-01T00:00:00Z">
        <w:r>
          <w:rPr>
            <w:i/>
            <w:iCs/>
          </w:rPr>
          <w:t xml:space="preserve">Remark 10</w:t>
        </w:r>
      </w:ins>
      <w:ins w:id="344" w:author="PR Preview" w:date="2026-01-01T00:00:00Z">
        <w:r>
          <w:t xml:space="preserve"> (The expected prediction error is a population mean squared error). </w:t>
        </w:r>
      </w:ins>
      <w:ins w:id="345" w:author="PR Preview" w:date="2026-01-01T00:00:00Z">
        <w:r>
          <w:t xml:space="preserve">The expected prediction error is the</w:t>
        </w:r>
      </w:ins>
      <w:ins w:id="346" w:author="PR Preview" w:date="2026-01-01T00:00:00Z">
        <w:r>
          <w:t xml:space="preserve"> </w:t>
        </w:r>
      </w:ins>
      <w:hyperlink r:id="rId43">
        <w:ins w:id="347" w:author="PR Preview" w:date="2026-01-01T00:00:00Z">
          <w:r>
            <w:rPr>
              <w:rStyle w:val="Hyperlink"/>
            </w:rPr>
            <w:t xml:space="preserve">sMSE of predictions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with the average over observations replaced by an expectation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over training sets and new outcomes: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the pMSE of the prediction</w:t>
        </w:r>
      </w:ins>
      <w:ins w:id="35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as a prediction of the new outcome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58" w:author="PR Preview" w:date="2026-01-01T00:00:00Z">
        <w:r>
          <w:t xml:space="preserve">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With squared-error loss,</w:t>
        </w:r>
      </w:ins>
      <w:ins w:id="361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62" w:author="PR Preview" w:date="2026-01-01T00:00:00Z">
        <w:r>
          <w:t xml:space="preserve">.</w:t>
        </w:r>
      </w:ins>
    </w:p>
    <w:p>
      <w:pPr>
        <w:pStyle w:val="BodyText"/>
      </w:pPr>
      <w:ins w:id="363" w:author="PR Preview" w:date="2026-01-01T00:00:00Z">
        <w:r>
          <w:t xml:space="preserve">It is not the</w:t>
        </w:r>
      </w:ins>
      <w:ins w:id="364" w:author="PR Preview" w:date="2026-01-01T00:00:00Z">
        <w:r>
          <w:t xml:space="preserve"> </w:t>
        </w:r>
      </w:ins>
      <w:hyperlink r:id="rId67">
        <w:ins w:id="365" w:author="PR Preview" w:date="2026-01-01T00:00:00Z">
          <w:r>
            <w:rPr>
              <w:rStyle w:val="Hyperlink"/>
            </w:rPr>
            <w:t xml:space="preserve">pMSE of an estimator</w:t>
          </w:r>
        </w:ins>
      </w:hyperlink>
      <w:ins w:id="366" w:author="PR Preview" w:date="2026-01-01T00:00:00Z">
        <w:r>
          <w:t xml:space="preserve">:</w:t>
        </w:r>
      </w:ins>
      <w:ins w:id="367" w:author="PR Preview" w:date="2026-01-01T00:00:00Z">
        <w:r>
          <w:t xml:space="preserve"> </w:t>
        </w:r>
      </w:ins>
      <w:hyperlink w:anchor="thm-epe-decomposition">
        <w:ins w:id="36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shows that it exceeds the pMSE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the prediction as an estimator of the</w:t>
        </w:r>
      </w:ins>
      <w:ins w:id="373" w:author="PR Preview" w:date="2026-01-01T00:00:00Z">
        <w:r>
          <w:t xml:space="preserve"> </w:t>
        </w:r>
      </w:ins>
      <w:hyperlink w:anchor="def-mean-function">
        <w:ins w:id="37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value</w:t>
        </w:r>
      </w:ins>
      <w:ins w:id="37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by the noise variance.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acronym omits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“squared”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because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“error”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already means squared error here.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Another loss gives an expected prediction loss, not an EPE.</w:t>
        </w:r>
      </w:ins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del w:id="392" w:author="PR Preview" w:date="2026-01-01T00:00:00Z">
        <w:r>
          <w:rPr>
            <w:i/>
            <w:iCs/>
          </w:rPr>
          <w:delText xml:space="preserve">Proof</w:delText>
        </w:r>
      </w:del>
      <w:del w:id="393" w:author="PR Preview" w:date="2026-01-01T00:00:00Z">
        <w:r>
          <w:delText xml:space="preserve">. </w:delText>
        </w:r>
      </w:del>
      <w:del w:id="394" w:author="PR Preview" w:date="2026-01-01T00:00:00Z">
        <w:r>
          <w:delText xml:space="preserve">Every expectation below is conditional on</w:delText>
        </w:r>
      </w:del>
      <w:del w:id="3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96" w:author="PR Preview" w:date="2026-01-01T00:00:00Z">
        <w:r>
          <w:delText xml:space="preserve">, as in the exercises.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By</w:delText>
        </w:r>
      </w:del>
      <w:del w:id="399" w:author="PR Preview" w:date="2026-01-01T00:00:00Z">
        <w:r>
          <w:delText xml:space="preserve"> </w:delText>
        </w:r>
      </w:del>
      <w:hyperlink w:anchor="sol-epe-split-noise">
        <w:del w:id="400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401" w:author="PR Preview" w:date="2026-01-01T00:00:00Z">
        <w:r>
          <w:delText xml:space="preserve">, the expected squared prediction error is the noise variance plus the mean squared error of the prediction, used as an</w:delText>
        </w:r>
      </w:del>
      <w:del w:id="402" w:author="PR Preview" w:date="2026-01-01T00:00:00Z">
        <w:r>
          <w:delText xml:space="preserve"> </w:delText>
        </w:r>
      </w:del>
      <w:hyperlink r:id="rId79">
        <w:del w:id="40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of</w:delText>
        </w:r>
      </w:del>
      <w:del w:id="40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7" w:author="PR Preview" w:date="2026-01-01T00:00:00Z">
        <w:r>
          <w:delText xml:space="preserve">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By</w:delText>
        </w:r>
      </w:del>
      <w:del w:id="410" w:author="PR Preview" w:date="2026-01-01T00:00:00Z">
        <w:r>
          <w:delText xml:space="preserve"> </w:delText>
        </w:r>
      </w:del>
      <w:hyperlink w:anchor="sol-epe-split-bias">
        <w:del w:id="411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412" w:author="PR Preview" w:date="2026-01-01T00:00:00Z">
        <w:r>
          <w:delText xml:space="preserve">, that mean squared error is the squared bias plus the variance.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Substituting</w:delText>
        </w:r>
      </w:del>
      <w:del w:id="415" w:author="PR Preview" w:date="2026-01-01T00:00:00Z">
        <w:r>
          <w:delText xml:space="preserve"> </w:delText>
        </w:r>
      </w:del>
      <w:hyperlink w:anchor="eq-epe-after-bias">
        <w:del w:id="416" w:author="PR Preview" w:date="2026-01-01T00:00:00Z">
          <w:r>
            <w:rPr>
              <w:rStyle w:val="Hyperlink"/>
            </w:rPr>
            <w:delText xml:space="preserve">Equation 20</w:delText>
          </w:r>
        </w:del>
      </w:hyperlink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into</w:delText>
        </w:r>
      </w:del>
      <w:del w:id="419" w:author="PR Preview" w:date="2026-01-01T00:00:00Z">
        <w:r>
          <w:delText xml:space="preserve"> </w:delText>
        </w:r>
      </w:del>
      <w:hyperlink w:anchor="eq-epe-after-noise">
        <w:del w:id="420" w:author="PR Preview" w:date="2026-01-01T00:00:00Z">
          <w:r>
            <w:rPr>
              <w:rStyle w:val="Hyperlink"/>
            </w:rPr>
            <w:delText xml:space="preserve">Equation 19</w:delText>
          </w:r>
        </w:del>
      </w:hyperlink>
      <w:del w:id="421" w:author="PR Preview" w:date="2026-01-01T00:00:00Z">
        <w:r>
          <w:delText xml:space="preserve">:</w:delText>
        </w:r>
      </w:del>
    </w:p>
    <w:p>
      <w:pPr>
        <w:pStyle w:val="FirstParagraph"/>
      </w:pPr>
      <w:ins w:id="422" w:author="PR Preview" w:date="2026-01-01T00:00:00Z">
        <w:r>
          <w:rPr>
            <w:i/>
            <w:iCs/>
          </w:rPr>
          <w:t xml:space="preserve">Proof</w:t>
        </w:r>
      </w:ins>
      <w:ins w:id="423" w:author="PR Preview" w:date="2026-01-01T00:00:00Z">
        <w:r>
          <w:t xml:space="preserve">. </w:t>
        </w:r>
      </w:ins>
      <w:ins w:id="424" w:author="PR Preview" w:date="2026-01-01T00:00:00Z">
        <w:r>
          <w:t xml:space="preserve">Every expectation below is conditional on</w:t>
        </w:r>
      </w:ins>
      <w:ins w:id="4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426" w:author="PR Preview" w:date="2026-01-01T00:00:00Z">
        <w:r>
          <w:t xml:space="preserve">, as in the exercises.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By</w:t>
        </w:r>
      </w:ins>
      <w:ins w:id="429" w:author="PR Preview" w:date="2026-01-01T00:00:00Z">
        <w:r>
          <w:t xml:space="preserve"> </w:t>
        </w:r>
      </w:ins>
      <w:hyperlink w:anchor="sol-epe-split-noise">
        <w:ins w:id="430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431" w:author="PR Preview" w:date="2026-01-01T00:00:00Z">
        <w:r>
          <w:t xml:space="preserve">, the expected squared prediction error is the noise variance plus the pMSE of the prediction, used as an</w:t>
        </w:r>
      </w:ins>
      <w:ins w:id="432" w:author="PR Preview" w:date="2026-01-01T00:00:00Z">
        <w:r>
          <w:t xml:space="preserve"> </w:t>
        </w:r>
      </w:ins>
      <w:hyperlink r:id="rId79">
        <w:ins w:id="433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</w:t>
        </w:r>
      </w:ins>
      <w:ins w:id="43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37" w:author="PR Preview" w:date="2026-01-01T00:00:00Z">
        <w:r>
          <w:t xml:space="preserve">.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By</w:t>
        </w:r>
      </w:ins>
      <w:ins w:id="440" w:author="PR Preview" w:date="2026-01-01T00:00:00Z">
        <w:r>
          <w:t xml:space="preserve"> </w:t>
        </w:r>
      </w:ins>
      <w:hyperlink w:anchor="sol-epe-split-bias">
        <w:ins w:id="441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442" w:author="PR Preview" w:date="2026-01-01T00:00:00Z">
        <w:r>
          <w:t xml:space="preserve">, that pMSE is the squared bias plus the variance.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Substituting</w:t>
        </w:r>
      </w:ins>
      <w:ins w:id="445" w:author="PR Preview" w:date="2026-01-01T00:00:00Z">
        <w:r>
          <w:t xml:space="preserve"> </w:t>
        </w:r>
      </w:ins>
      <w:hyperlink w:anchor="eq-epe-after-bias">
        <w:ins w:id="446" w:author="PR Preview" w:date="2026-01-01T00:00:00Z">
          <w:r>
            <w:rPr>
              <w:rStyle w:val="Hyperlink"/>
            </w:rPr>
            <w:t xml:space="preserve">Equation 20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into</w:t>
        </w:r>
      </w:ins>
      <w:ins w:id="449" w:author="PR Preview" w:date="2026-01-01T00:00:00Z">
        <w:r>
          <w:t xml:space="preserve"> </w:t>
        </w:r>
      </w:ins>
      <w:hyperlink w:anchor="eq-epe-after-noise">
        <w:ins w:id="450" w:author="PR Preview" w:date="2026-01-01T00:00:00Z">
          <w:r>
            <w:rPr>
              <w:rStyle w:val="Hyperlink"/>
            </w:rPr>
            <w:t xml:space="preserve">Equation 19</w:t>
          </w:r>
        </w:ins>
      </w:hyperlink>
      <w:ins w:id="4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del w:id="452" w:author="PR Preview" w:date="2026-01-01T00:00:00Z">
        <w:r>
          <w:delText xml:space="preserve">Find, given</w:delText>
        </w:r>
      </w:del>
      <w:del w:id="4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the expected mean loss of the held-out predictions,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in terms of the generalization error</w:delText>
        </w:r>
      </w:del>
      <w:del w:id="4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60" w:author="PR Preview" w:date="2026-01-01T00:00:00Z">
        <w:r>
          <w:delText xml:space="preserve">:</w:delText>
        </w:r>
      </w:del>
    </w:p>
    <w:p>
      <w:pPr>
        <w:pStyle w:val="BodyText"/>
      </w:pPr>
      <w:ins w:id="461" w:author="PR Preview" w:date="2026-01-01T00:00:00Z">
        <w:r>
          <w:t xml:space="preserve">Find, given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the expected sample mean loss of the held-out predictions,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in terms of the generalization error</w:t>
        </w:r>
      </w:ins>
      <w:ins w:id="4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4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del w:id="470" w:author="PR Preview" w:date="2026-01-01T00:00:00Z">
        <w:r>
          <w:rPr>
            <w:b/>
            <w:bCs/>
          </w:rPr>
          <w:delText xml:space="preserve">Theorem 3 (The held-out mean loss estimates the generalization error)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Let a</w:delText>
        </w:r>
      </w:del>
      <w:del w:id="473" w:author="PR Preview" w:date="2026-01-01T00:00:00Z">
        <w:r>
          <w:delText xml:space="preserve"> </w:delText>
        </w:r>
      </w:del>
      <w:hyperlink w:anchor="def-prediction-rule">
        <w:del w:id="47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be fitted to a</w:delText>
        </w:r>
      </w:del>
      <w:del w:id="478" w:author="PR Preview" w:date="2026-01-01T00:00:00Z">
        <w:r>
          <w:delText xml:space="preserve"> </w:delText>
        </w:r>
      </w:del>
      <w:hyperlink w:anchor="def-training-set">
        <w:del w:id="4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1" w:author="PR Preview" w:date="2026-01-01T00:00:00Z">
        <w:r>
          <w:delText xml:space="preserve">,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and let a</w:delText>
        </w:r>
      </w:del>
      <w:del w:id="484" w:author="PR Preview" w:date="2026-01-01T00:00:00Z">
        <w:r>
          <w:delText xml:space="preserve"> </w:delText>
        </w:r>
      </w:del>
      <w:hyperlink w:anchor="def-held-out-set">
        <w:del w:id="485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of</w:delText>
        </w:r>
      </w:del>
      <w:del w:id="488" w:author="PR Preview" w:date="2026-01-01T00:00:00Z">
        <w:r>
          <w:delText xml:space="preserve"> </w:delText>
        </w:r>
      </w:del>
      <m:oMath>
        <m:r>
          <m:t>m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observations</w:delText>
        </w:r>
      </w:del>
      <w:del w:id="4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be drawn from the same population as</w:delText>
        </w:r>
      </w:del>
      <w:del w:id="4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each independently of</w:delText>
        </w:r>
      </w:del>
      <w:del w:id="4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99" w:author="PR Preview" w:date="2026-01-01T00:00:00Z">
        <w:r>
          <w:delText xml:space="preserve">.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Write</w:delText>
        </w:r>
      </w:del>
      <w:del w:id="5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for the</w:delText>
        </w:r>
      </w:del>
      <w:del w:id="505" w:author="PR Preview" w:date="2026-01-01T00:00:00Z">
        <w:r>
          <w:delText xml:space="preserve"> </w:delText>
        </w:r>
      </w:del>
      <w:hyperlink w:anchor="def-observation-loss">
        <w:del w:id="50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of</w:delText>
        </w:r>
      </w:del>
      <w:del w:id="5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on held-out observation</w:delText>
        </w:r>
      </w:del>
      <w:del w:id="512" w:author="PR Preview" w:date="2026-01-01T00:00:00Z">
        <w:r>
          <w:delText xml:space="preserve"> </w:delText>
        </w:r>
      </w:del>
      <m:oMath>
        <m:r>
          <m:t>j</m:t>
        </m:r>
      </m:oMath>
      <w:del w:id="513" w:author="PR Preview" w:date="2026-01-01T00:00:00Z">
        <w:r>
          <w:delText xml:space="preserve">.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Then, given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the expected mean loss of the held-out predictions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is the</w:delText>
        </w:r>
      </w:del>
      <w:del w:id="522" w:author="PR Preview" w:date="2026-01-01T00:00:00Z">
        <w:r>
          <w:delText xml:space="preserve"> </w:delText>
        </w:r>
      </w:del>
      <w:hyperlink w:anchor="def-generalization-error">
        <w:del w:id="52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524" w:author="PR Preview" w:date="2026-01-01T00:00:00Z">
        <w:r>
          <w:delText xml:space="preserve">:</w:delText>
        </w:r>
      </w:del>
    </w:p>
    <w:p>
      <w:pPr>
        <w:pStyle w:val="BodyText"/>
      </w:pPr>
      <w:ins w:id="525" w:author="PR Preview" w:date="2026-01-01T00:00:00Z">
        <w:r>
          <w:rPr>
            <w:b/>
            <w:bCs/>
          </w:rPr>
          <w:t xml:space="preserve">Theorem 3 (The held-out sample mean loss estimates the generalization error)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Let a</w:t>
        </w:r>
      </w:ins>
      <w:ins w:id="528" w:author="PR Preview" w:date="2026-01-01T00:00:00Z">
        <w:r>
          <w:t xml:space="preserve"> </w:t>
        </w:r>
      </w:ins>
      <w:hyperlink w:anchor="def-prediction-rule">
        <w:ins w:id="52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5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be fitted to a</w:t>
        </w:r>
      </w:ins>
      <w:ins w:id="533" w:author="PR Preview" w:date="2026-01-01T00:00:00Z">
        <w:r>
          <w:t xml:space="preserve"> </w:t>
        </w:r>
      </w:ins>
      <w:hyperlink w:anchor="def-training-set">
        <w:ins w:id="5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 let a</w:t>
        </w:r>
      </w:ins>
      <w:ins w:id="539" w:author="PR Preview" w:date="2026-01-01T00:00:00Z">
        <w:r>
          <w:t xml:space="preserve"> </w:t>
        </w:r>
      </w:ins>
      <w:hyperlink w:anchor="def-held-out-set">
        <w:ins w:id="54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of</w:t>
        </w:r>
      </w:ins>
      <w:ins w:id="543" w:author="PR Preview" w:date="2026-01-01T00:00:00Z">
        <w:r>
          <w:t xml:space="preserve"> </w:t>
        </w:r>
      </w:ins>
      <m:oMath>
        <m:r>
          <m:t>m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observations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be drawn from the same population as</w:t>
        </w:r>
      </w:ins>
      <w:ins w:id="5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50" w:author="PR Preview" w:date="2026-01-01T00:00:00Z">
        <w:r>
          <w:t xml:space="preserve">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each independently of</w:t>
        </w:r>
      </w:ins>
      <w:ins w:id="5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4" w:author="PR Preview" w:date="2026-01-01T00:00:00Z">
        <w:r>
          <w:t xml:space="preserve">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Write</w:t>
        </w:r>
      </w:ins>
      <w:ins w:id="55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for the</w:t>
        </w:r>
      </w:ins>
      <w:ins w:id="560" w:author="PR Preview" w:date="2026-01-01T00:00:00Z">
        <w:r>
          <w:t xml:space="preserve"> </w:t>
        </w:r>
      </w:ins>
      <w:hyperlink w:anchor="def-observation-loss">
        <w:ins w:id="56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of</w:t>
        </w:r>
      </w:ins>
      <w:ins w:id="5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on held-out observation</w:t>
        </w:r>
      </w:ins>
      <w:ins w:id="567" w:author="PR Preview" w:date="2026-01-01T00:00:00Z">
        <w:r>
          <w:t xml:space="preserve"> </w:t>
        </w:r>
      </w:ins>
      <m:oMath>
        <m:r>
          <m:t>j</m:t>
        </m:r>
      </m:oMath>
      <w:ins w:id="568" w:author="PR Preview" w:date="2026-01-01T00:00:00Z">
        <w:r>
          <w:t xml:space="preserve">.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Then, given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the expected sample mean loss of the held-out predictions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the</w:t>
        </w:r>
      </w:ins>
      <w:ins w:id="577" w:author="PR Preview" w:date="2026-01-01T00:00:00Z">
        <w:r>
          <w:t xml:space="preserve"> </w:t>
        </w:r>
      </w:ins>
      <w:hyperlink w:anchor="def-generalization-error">
        <w:ins w:id="57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5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del w:id="580" w:author="PR Preview" w:date="2026-01-01T00:00:00Z">
        <w:r>
          <w:rPr>
            <w:i/>
            <w:iCs/>
          </w:rPr>
          <w:delText xml:space="preserve">Remark 17</w:delText>
        </w:r>
      </w:del>
      <w:del w:id="581" w:author="PR Preview" w:date="2026-01-01T00:00:00Z">
        <w:r>
          <w:delText xml:space="preserve"> (Training error is optimistic). </w:delText>
        </w:r>
      </w:del>
      <w:del w:id="582" w:author="PR Preview" w:date="2026-01-01T00:00:00Z">
        <w:r>
          <w:delText xml:space="preserve">The same argument fails for the training set.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training pairs are not independent of</w:delText>
        </w:r>
      </w:del>
      <w:del w:id="5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6" w:author="PR Preview" w:date="2026-01-01T00:00:00Z">
        <w:r>
          <w:delText xml:space="preserve">: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they are</w:delText>
        </w:r>
      </w:del>
      <w:del w:id="5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0" w:author="PR Preview" w:date="2026-01-01T00:00:00Z">
        <w:r>
          <w:delText xml:space="preserve">,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and</w:delText>
        </w:r>
      </w:del>
      <w:del w:id="5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was fitted to make their prediction errors small.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So the argument of</w:delText>
        </w:r>
      </w:del>
      <w:del w:id="598" w:author="PR Preview" w:date="2026-01-01T00:00:00Z">
        <w:r>
          <w:delText xml:space="preserve"> </w:delText>
        </w:r>
      </w:del>
      <w:hyperlink w:anchor="thm-held-out-unbiased">
        <w:del w:id="59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00" w:author="PR Preview" w:date="2026-01-01T00:00:00Z">
        <w:r>
          <w:delText xml:space="preserve">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that each loss has conditional expectation</w:delText>
        </w:r>
      </w:del>
      <w:del w:id="60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604" w:author="PR Preview" w:date="2026-01-01T00:00:00Z">
        <w:r>
          <w:delText xml:space="preserve">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does not hold for them,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and the</w:delText>
        </w:r>
      </w:del>
      <w:del w:id="609" w:author="PR Preview" w:date="2026-01-01T00:00:00Z">
        <w:r>
          <w:delText xml:space="preserve"> </w:delText>
        </w:r>
      </w:del>
      <w:hyperlink w:anchor="def-training-mse">
        <w:del w:id="610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61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is typically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rPr>
            <w:i/>
            <w:iCs/>
          </w:rPr>
          <w:delText xml:space="preserve">smaller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than</w:delText>
        </w:r>
      </w:del>
      <w:del w:id="61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(Hastie et al. 2009, sec. 7.4)</w:delText>
        </w:r>
      </w:del>
      <w:del w:id="621" w:author="PR Preview" w:date="2026-01-01T00:00:00Z">
        <w:r>
          <w:delText xml:space="preserve">.</w:delText>
        </w:r>
      </w:del>
      <w:del w:id="622" w:author="PR Preview" w:date="2026-01-01T00:00:00Z">
        <w:r>
          <w:delText xml:space="preserve"> </w:delText>
        </w:r>
      </w:del>
      <w:hyperlink w:anchor="exr-overfitting">
        <w:del w:id="62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shows the pattern: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training RMSE keeps falling as the degree grows,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while held-out RMSE does not.</w:delText>
        </w:r>
      </w:del>
    </w:p>
    <w:p>
      <w:pPr>
        <w:pStyle w:val="BodyText"/>
      </w:pPr>
      <w:ins w:id="630" w:author="PR Preview" w:date="2026-01-01T00:00:00Z">
        <w:r>
          <w:rPr>
            <w:i/>
            <w:iCs/>
          </w:rPr>
          <w:t xml:space="preserve">Remark 17</w:t>
        </w:r>
      </w:ins>
      <w:ins w:id="631" w:author="PR Preview" w:date="2026-01-01T00:00:00Z">
        <w:r>
          <w:t xml:space="preserve"> (Training error is optimistic). </w:t>
        </w:r>
      </w:ins>
      <w:ins w:id="632" w:author="PR Preview" w:date="2026-01-01T00:00:00Z">
        <w:r>
          <w:t xml:space="preserve">The same argument fails for the training set.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 training pairs are not independent of</w:t>
        </w:r>
      </w:ins>
      <w:ins w:id="6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6" w:author="PR Preview" w:date="2026-01-01T00:00:00Z">
        <w:r>
          <w:t xml:space="preserve">: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they are</w:t>
        </w:r>
      </w:ins>
      <w:ins w:id="6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0" w:author="PR Preview" w:date="2026-01-01T00:00:00Z">
        <w:r>
          <w:t xml:space="preserve">,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and</w:t>
        </w:r>
      </w:ins>
      <w:ins w:id="64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was fitted to make their prediction errors small.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So the argument of</w:t>
        </w:r>
      </w:ins>
      <w:ins w:id="648" w:author="PR Preview" w:date="2026-01-01T00:00:00Z">
        <w:r>
          <w:t xml:space="preserve"> </w:t>
        </w:r>
      </w:ins>
      <w:hyperlink w:anchor="thm-held-out-unbiased">
        <w:ins w:id="6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50" w:author="PR Preview" w:date="2026-01-01T00:00:00Z">
        <w:r>
          <w:t xml:space="preserve">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that each loss has conditional expectation</w:t>
        </w:r>
      </w:ins>
      <w:ins w:id="6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does not hold for them,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and the</w:t>
        </w:r>
      </w:ins>
      <w:ins w:id="659" w:author="PR Preview" w:date="2026-01-01T00:00:00Z">
        <w:r>
          <w:t xml:space="preserve"> </w:t>
        </w:r>
      </w:ins>
      <w:hyperlink w:anchor="def-training-mse">
        <w:ins w:id="660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66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is typically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rPr>
            <w:i/>
            <w:iCs/>
          </w:rPr>
          <w:t xml:space="preserve">smaller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than</w:t>
        </w:r>
      </w:ins>
      <w:ins w:id="6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(Hastie et al. 2009, sec. 7.4)</w:t>
        </w:r>
      </w:ins>
      <w:ins w:id="671" w:author="PR Preview" w:date="2026-01-01T00:00:00Z">
        <w:r>
          <w:t xml:space="preserve">.</w:t>
        </w:r>
      </w:ins>
      <w:ins w:id="672" w:author="PR Preview" w:date="2026-01-01T00:00:00Z">
        <w:r>
          <w:t xml:space="preserve"> </w:t>
        </w:r>
      </w:ins>
      <w:hyperlink w:anchor="exr-overfitting">
        <w:ins w:id="67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shows the pattern: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training sRMSE keeps falling as the degree grows,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while held-out sRMSE does not.</w:t>
        </w:r>
      </w:ins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del w:id="680" w:author="PR Preview" w:date="2026-01-01T00:00:00Z">
        <w:r>
          <w:delText xml:space="preserve">The training error is smallest at degree 10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 never rises as the degree grows,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because each polynomial family contains the one before it.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The estimated generalization error is smallest at degree 5.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No prediction rule can have generalization RMSE below</w:delText>
        </w:r>
      </w:del>
      <w:del w:id="68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690" w:author="PR Preview" w:date="2026-01-01T00:00:00Z">
        <w:r>
          <w:delText xml:space="preserve">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Yet the training RMSE falls below</w:delText>
        </w:r>
      </w:del>
      <w:del w:id="693" w:author="PR Preview" w:date="2026-01-01T00:00:00Z">
        <w:r>
          <w:delText xml:space="preserve"> </w:delText>
        </w:r>
      </w:del>
      <m:oMath>
        <m:r>
          <m:t>σ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at 8 of the ten degrees,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while the estimated generalization error falls below it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at 0 of them: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the training error is</w:delText>
        </w:r>
      </w:del>
      <w:del w:id="702" w:author="PR Preview" w:date="2026-01-01T00:00:00Z">
        <w:r>
          <w:delText xml:space="preserve"> </w:delText>
        </w:r>
      </w:del>
      <w:hyperlink w:anchor="rem-training-mse-optimistic">
        <w:del w:id="703" w:author="PR Preview" w:date="2026-01-01T00:00:00Z">
          <w:r>
            <w:rPr>
              <w:rStyle w:val="Hyperlink"/>
            </w:rPr>
            <w:delText xml:space="preserve">optimistic</w:delText>
          </w:r>
        </w:del>
      </w:hyperlink>
      <w:del w:id="704" w:author="PR Preview" w:date="2026-01-01T00:00:00Z">
        <w:r>
          <w:delText xml:space="preserve">.</w:delText>
        </w:r>
      </w:del>
    </w:p>
    <w:p>
      <w:pPr>
        <w:pStyle w:val="FirstParagraph"/>
      </w:pPr>
      <w:ins w:id="705" w:author="PR Preview" w:date="2026-01-01T00:00:00Z">
        <w:r>
          <w:t xml:space="preserve">The training error is smallest at degree 10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and never rises as the degree grows,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because each polynomial family contains the one before it.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The estimated generalization error is smallest at degree 5.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No prediction rule can have generalization pRMSE below</w:t>
        </w:r>
      </w:ins>
      <w:ins w:id="714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Yet the training sRMSE falls below</w:t>
        </w:r>
      </w:ins>
      <w:ins w:id="718" w:author="PR Preview" w:date="2026-01-01T00:00:00Z">
        <w:r>
          <w:t xml:space="preserve"> </w:t>
        </w:r>
      </w:ins>
      <m:oMath>
        <m:r>
          <m:t>σ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at 8 of the ten degrees,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while the estimated generalization error falls below it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at 0 of them: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 training error is</w:t>
        </w:r>
      </w:ins>
      <w:ins w:id="727" w:author="PR Preview" w:date="2026-01-01T00:00:00Z">
        <w:r>
          <w:t xml:space="preserve"> </w:t>
        </w:r>
      </w:ins>
      <w:hyperlink w:anchor="rem-training-mse-optimistic">
        <w:ins w:id="728" w:author="PR Preview" w:date="2026-01-01T00:00:00Z">
          <w:r>
            <w:rPr>
              <w:rStyle w:val="Hyperlink"/>
            </w:rPr>
            <w:t xml:space="preserve">optimistic</w:t>
          </w:r>
        </w:ins>
      </w:hyperlink>
      <w:ins w:id="729" w:author="PR Preview" w:date="2026-01-01T00:00:00Z">
        <w:r>
          <w:t xml:space="preserve">.</w:t>
        </w:r>
      </w:ins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del w:id="730" w:author="PR Preview" w:date="2026-01-01T00:00:00Z">
        <w:r>
          <w:rPr>
            <w:b/>
            <w:bCs/>
          </w:rPr>
          <w:delText xml:space="preserve">Definition 26 (Validation error)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The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rPr>
            <w:b/>
            <w:bCs/>
          </w:rPr>
          <w:delText xml:space="preserve">validation error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of a</w:delText>
        </w:r>
      </w:del>
      <w:del w:id="737" w:author="PR Preview" w:date="2026-01-01T00:00:00Z">
        <w:r>
          <w:delText xml:space="preserve"> </w:delText>
        </w:r>
      </w:del>
      <w:hyperlink w:anchor="def-prediction-rule">
        <w:del w:id="73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3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fitted to a</w:delText>
        </w:r>
      </w:del>
      <w:del w:id="742" w:author="PR Preview" w:date="2026-01-01T00:00:00Z">
        <w:r>
          <w:delText xml:space="preserve"> </w:delText>
        </w:r>
      </w:del>
      <w:hyperlink w:anchor="def-training-set">
        <w:del w:id="74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is its mean</w:delText>
        </w:r>
      </w:del>
      <w:del w:id="747" w:author="PR Preview" w:date="2026-01-01T00:00:00Z">
        <w:r>
          <w:delText xml:space="preserve"> </w:delText>
        </w:r>
      </w:del>
      <w:hyperlink w:anchor="def-observation-loss">
        <w:del w:id="74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74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on the</w:delText>
        </w:r>
      </w:del>
      <w:del w:id="752" w:author="PR Preview" w:date="2026-01-01T00:00:00Z">
        <w:r>
          <w:delText xml:space="preserve"> </w:delText>
        </w:r>
      </w:del>
      <w:hyperlink w:anchor="def-validation-set">
        <w:del w:id="753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754" w:author="PR Preview" w:date="2026-01-01T00:00:00Z">
        <w:r>
          <w:delText xml:space="preserve">, indexed by</w:delText>
        </w:r>
      </w:del>
      <w:del w:id="75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756" w:author="PR Preview" w:date="2026-01-01T00:00:00Z">
        <w:r>
          <w:delText xml:space="preserve">:</w:delText>
        </w:r>
      </w:del>
    </w:p>
    <w:p>
      <w:pPr>
        <w:pStyle w:val="FirstParagraph"/>
      </w:pPr>
      <w:ins w:id="757" w:author="PR Preview" w:date="2026-01-01T00:00:00Z">
        <w:r>
          <w:rPr>
            <w:b/>
            <w:bCs/>
          </w:rPr>
          <w:t xml:space="preserve">Definition 26 (Validation error)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The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validation error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of a</w:t>
        </w:r>
      </w:ins>
      <w:ins w:id="764" w:author="PR Preview" w:date="2026-01-01T00:00:00Z">
        <w:r>
          <w:t xml:space="preserve"> </w:t>
        </w:r>
      </w:ins>
      <w:hyperlink w:anchor="def-prediction-rule">
        <w:ins w:id="76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6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fitted to a</w:t>
        </w:r>
      </w:ins>
      <w:ins w:id="769" w:author="PR Preview" w:date="2026-01-01T00:00:00Z">
        <w:r>
          <w:t xml:space="preserve"> </w:t>
        </w:r>
      </w:ins>
      <w:hyperlink w:anchor="def-training-set">
        <w:ins w:id="77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is its sample mean</w:t>
        </w:r>
      </w:ins>
      <w:ins w:id="774" w:author="PR Preview" w:date="2026-01-01T00:00:00Z">
        <w:r>
          <w:t xml:space="preserve"> </w:t>
        </w:r>
      </w:ins>
      <w:hyperlink w:anchor="def-observation-loss">
        <w:ins w:id="77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7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on the</w:t>
        </w:r>
      </w:ins>
      <w:ins w:id="779" w:author="PR Preview" w:date="2026-01-01T00:00:00Z">
        <w:r>
          <w:t xml:space="preserve"> </w:t>
        </w:r>
      </w:ins>
      <w:hyperlink w:anchor="def-validation-set">
        <w:ins w:id="780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781" w:author="PR Preview" w:date="2026-01-01T00:00:00Z">
        <w:r>
          <w:t xml:space="preserve">, indexed by</w:t>
        </w:r>
      </w:ins>
      <w:ins w:id="78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783" w:author="PR Preview" w:date="2026-01-01T00:00:00Z">
        <w:r>
          <w:t xml:space="preserve">:</w:t>
        </w:r>
      </w:ins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del w:id="784" w:author="PR Preview" w:date="2026-01-01T00:00:00Z">
        <w:r>
          <w:rPr>
            <w:b/>
            <w:bCs/>
          </w:rPr>
          <w:delText xml:space="preserve">Definition 29 (Test error)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The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rPr>
            <w:b/>
            <w:bCs/>
          </w:rPr>
          <w:delText xml:space="preserve">test error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of a</w:delText>
        </w:r>
      </w:del>
      <w:del w:id="791" w:author="PR Preview" w:date="2026-01-01T00:00:00Z">
        <w:r>
          <w:delText xml:space="preserve"> </w:delText>
        </w:r>
      </w:del>
      <w:hyperlink w:anchor="def-prediction-rule">
        <w:del w:id="79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fitted to a</w:delText>
        </w:r>
      </w:del>
      <w:del w:id="796" w:author="PR Preview" w:date="2026-01-01T00:00:00Z">
        <w:r>
          <w:delText xml:space="preserve"> </w:delText>
        </w:r>
      </w:del>
      <w:hyperlink w:anchor="def-training-set">
        <w:del w:id="79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is its mean</w:delText>
        </w:r>
      </w:del>
      <w:del w:id="801" w:author="PR Preview" w:date="2026-01-01T00:00:00Z">
        <w:r>
          <w:delText xml:space="preserve"> </w:delText>
        </w:r>
      </w:del>
      <w:hyperlink w:anchor="def-observation-loss">
        <w:del w:id="80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80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on the</w:delText>
        </w:r>
      </w:del>
      <w:del w:id="806" w:author="PR Preview" w:date="2026-01-01T00:00:00Z">
        <w:r>
          <w:delText xml:space="preserve"> </w:delText>
        </w:r>
      </w:del>
      <w:hyperlink w:anchor="def-test-set">
        <w:del w:id="80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808" w:author="PR Preview" w:date="2026-01-01T00:00:00Z">
        <w:r>
          <w:delText xml:space="preserve">, indexed by</w:delText>
        </w:r>
      </w:del>
      <w:del w:id="80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810" w:author="PR Preview" w:date="2026-01-01T00:00:00Z">
        <w:r>
          <w:delText xml:space="preserve">:</w:delText>
        </w:r>
      </w:del>
    </w:p>
    <w:p>
      <w:pPr>
        <w:pStyle w:val="FirstParagraph"/>
      </w:pPr>
      <w:ins w:id="811" w:author="PR Preview" w:date="2026-01-01T00:00:00Z">
        <w:r>
          <w:rPr>
            <w:b/>
            <w:bCs/>
          </w:rPr>
          <w:t xml:space="preserve">Definition 29 (Test error)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The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rPr>
            <w:b/>
            <w:bCs/>
          </w:rPr>
          <w:t xml:space="preserve">test error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of a</w:t>
        </w:r>
      </w:ins>
      <w:ins w:id="818" w:author="PR Preview" w:date="2026-01-01T00:00:00Z">
        <w:r>
          <w:t xml:space="preserve"> </w:t>
        </w:r>
      </w:ins>
      <w:hyperlink w:anchor="def-prediction-rule">
        <w:ins w:id="81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fitted to a</w:t>
        </w:r>
      </w:ins>
      <w:ins w:id="823" w:author="PR Preview" w:date="2026-01-01T00:00:00Z">
        <w:r>
          <w:t xml:space="preserve"> </w:t>
        </w:r>
      </w:ins>
      <w:hyperlink w:anchor="def-training-set">
        <w:ins w:id="82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its sample mean</w:t>
        </w:r>
      </w:ins>
      <w:ins w:id="828" w:author="PR Preview" w:date="2026-01-01T00:00:00Z">
        <w:r>
          <w:t xml:space="preserve"> </w:t>
        </w:r>
      </w:ins>
      <w:hyperlink w:anchor="def-observation-loss">
        <w:ins w:id="82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83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on the</w:t>
        </w:r>
      </w:ins>
      <w:ins w:id="833" w:author="PR Preview" w:date="2026-01-01T00:00:00Z">
        <w:r>
          <w:t xml:space="preserve"> </w:t>
        </w:r>
      </w:ins>
      <w:hyperlink w:anchor="def-test-set">
        <w:ins w:id="834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835" w:author="PR Preview" w:date="2026-01-01T00:00:00Z">
        <w:r>
          <w:t xml:space="preserve">, indexed by</w:t>
        </w:r>
      </w:ins>
      <w:ins w:id="83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837" w:author="PR Preview" w:date="2026-01-01T00:00:00Z">
        <w:r>
          <w:t xml:space="preserve">:</w:t>
        </w:r>
      </w:ins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del w:id="838" w:author="PR Preview" w:date="2026-01-01T00:00:00Z">
        <w:r>
          <w:delText xml:space="preserve">Each definition holds for any</w:delText>
        </w:r>
      </w:del>
      <w:del w:id="839" w:author="PR Preview" w:date="2026-01-01T00:00:00Z">
        <w:r>
          <w:delText xml:space="preserve"> </w:delText>
        </w:r>
      </w:del>
      <w:hyperlink w:anchor="def-observation-loss">
        <w:del w:id="84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841" w:author="PR Preview" w:date="2026-01-01T00:00:00Z">
        <w:r>
          <w:delText xml:space="preserve">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Under squared-error loss, they are mean squared errors;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under absolute-error loss, they are mean absolute errors.</w:delText>
        </w:r>
      </w:del>
    </w:p>
    <w:p>
      <w:pPr>
        <w:pStyle w:val="BodyText"/>
      </w:pPr>
      <w:del w:id="846" w:author="PR Preview" w:date="2026-01-01T00:00:00Z">
        <w:r>
          <w:rPr>
            <w:b/>
            <w:bCs/>
          </w:rPr>
          <w:delText xml:space="preserve">Example 9 (Numerical example)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This example (</w:delText>
        </w:r>
      </w:del>
      <w:hyperlink w:anchor="exm-train-validation-test-split">
        <w:del w:id="849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850" w:author="PR Preview" w:date="2026-01-01T00:00:00Z">
        <w:r>
          <w:delText xml:space="preserve">)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uses R’s built-in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rPr>
            <w:rStyle w:val="VerbatimChar"/>
          </w:rPr>
          <w:delText xml:space="preserve">mtcars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dataset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cars)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to predict fuel efficiency (</w:delText>
        </w:r>
      </w:del>
      <w:del w:id="863" w:author="PR Preview" w:date="2026-01-01T00:00:00Z">
        <w:r>
          <w:rPr>
            <w:rStyle w:val="VerbatimChar"/>
          </w:rPr>
          <w:delText xml:space="preserve">mpg</w:delText>
        </w:r>
      </w:del>
      <w:del w:id="864" w:author="PR Preview" w:date="2026-01-01T00:00:00Z">
        <w:r>
          <w:delText xml:space="preserve">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from vehicle weight (</w:delText>
        </w:r>
      </w:del>
      <w:del w:id="867" w:author="PR Preview" w:date="2026-01-01T00:00:00Z">
        <w:r>
          <w:rPr>
            <w:rStyle w:val="VerbatimChar"/>
          </w:rPr>
          <w:delText xml:space="preserve">wt</w:delText>
        </w:r>
      </w:del>
      <w:del w:id="868" w:author="PR Preview" w:date="2026-01-01T00:00:00Z">
        <w:r>
          <w:delText xml:space="preserve">).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It uses one random split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to compare linear,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quadratic,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cubic,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and quartic models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(</w:delText>
        </w:r>
      </w:del>
      <w:del w:id="881" w:author="PR Preview" w:date="2026-01-01T00:00:00Z">
        <w:r>
          <w:rPr>
            <w:rStyle w:val="VerbatimChar"/>
          </w:rPr>
          <w:delText xml:space="preserve">mpg ~ wt</w:delText>
        </w:r>
      </w:del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rPr>
            <w:rStyle w:val="VerbatimChar"/>
          </w:rPr>
          <w:delText xml:space="preserve">mpg ~ wt + I(wt^2)</w:delText>
        </w:r>
      </w:del>
      <w:del w:id="885" w:author="PR Preview" w:date="2026-01-01T00:00:00Z">
        <w:r>
          <w:delText xml:space="preserve">,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888" w:author="PR Preview" w:date="2026-01-01T00:00:00Z">
        <w:r>
          <w:delText xml:space="preserve">,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and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893" w:author="PR Preview" w:date="2026-01-01T00:00:00Z">
        <w:r>
          <w:delText xml:space="preserve">)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on a validation set,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then reports the chosen model’s test RMSE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on untouched test data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(James et al. 2021, 213)</w:delText>
        </w:r>
      </w:del>
      <w:del w:id="902" w:author="PR Preview" w:date="2026-01-01T00:00:00Z">
        <w:r>
          <w:delText xml:space="preserve">.</w:delText>
        </w:r>
      </w:del>
    </w:p>
    <w:p>
      <w:pPr>
        <w:pStyle w:val="BodyText"/>
      </w:pPr>
      <w:ins w:id="903" w:author="PR Preview" w:date="2026-01-01T00:00:00Z">
        <w:r>
          <w:t xml:space="preserve">Each definition holds for any</w:t>
        </w:r>
      </w:ins>
      <w:ins w:id="904" w:author="PR Preview" w:date="2026-01-01T00:00:00Z">
        <w:r>
          <w:t xml:space="preserve"> </w:t>
        </w:r>
      </w:ins>
      <w:hyperlink w:anchor="def-observation-loss">
        <w:ins w:id="90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Under squared-error loss, they are sample mean squared errors;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under absolute-error loss, they are sample mean absolute errors.</w:t>
        </w:r>
      </w:ins>
    </w:p>
    <w:bookmarkEnd w:id="139"/>
    <w:bookmarkStart w:id="162" w:name="exm-train-validation-test-split"/>
    <w:p>
      <w:pPr>
        <w:pStyle w:val="BodyText"/>
      </w:pPr>
      <w:ins w:id="911" w:author="PR Preview" w:date="2026-01-01T00:00:00Z">
        <w:r>
          <w:rPr>
            <w:b/>
            <w:bCs/>
          </w:rPr>
          <w:t xml:space="preserve">Example 9 (Numerical example)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This example (</w:t>
        </w:r>
      </w:ins>
      <w:hyperlink w:anchor="exm-train-validation-test-split">
        <w:ins w:id="914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915" w:author="PR Preview" w:date="2026-01-01T00:00:00Z">
        <w:r>
          <w:t xml:space="preserve">)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uses R’s built-in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rPr>
            <w:rStyle w:val="VerbatimChar"/>
          </w:rPr>
          <w:t xml:space="preserve">mtcars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dataset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cars)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to predict fuel efficiency (</w:t>
        </w:r>
      </w:ins>
      <w:ins w:id="928" w:author="PR Preview" w:date="2026-01-01T00:00:00Z">
        <w:r>
          <w:rPr>
            <w:rStyle w:val="VerbatimChar"/>
          </w:rPr>
          <w:t xml:space="preserve">mpg</w:t>
        </w:r>
      </w:ins>
      <w:ins w:id="929" w:author="PR Preview" w:date="2026-01-01T00:00:00Z">
        <w:r>
          <w:t xml:space="preserve">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from vehicle weight (</w:t>
        </w:r>
      </w:ins>
      <w:ins w:id="932" w:author="PR Preview" w:date="2026-01-01T00:00:00Z">
        <w:r>
          <w:rPr>
            <w:rStyle w:val="VerbatimChar"/>
          </w:rPr>
          <w:t xml:space="preserve">wt</w:t>
        </w:r>
      </w:ins>
      <w:ins w:id="933" w:author="PR Preview" w:date="2026-01-01T00:00:00Z">
        <w:r>
          <w:t xml:space="preserve">).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It uses one random split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to compare linear,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quadratic,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cubic,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and quartic models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(</w:t>
        </w:r>
      </w:ins>
      <w:ins w:id="946" w:author="PR Preview" w:date="2026-01-01T00:00:00Z">
        <w:r>
          <w:rPr>
            <w:rStyle w:val="VerbatimChar"/>
          </w:rPr>
          <w:t xml:space="preserve">mpg ~ wt</w:t>
        </w:r>
      </w:ins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rPr>
            <w:rStyle w:val="VerbatimChar"/>
          </w:rPr>
          <w:t xml:space="preserve">mpg ~ wt + I(wt^2)</w:t>
        </w:r>
      </w:ins>
      <w:ins w:id="950" w:author="PR Preview" w:date="2026-01-01T00:00:00Z">
        <w:r>
          <w:t xml:space="preserve">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rPr>
            <w:rStyle w:val="VerbatimChar"/>
          </w:rPr>
          <w:t xml:space="preserve">mpg ~ wt + I(wt^2) + I(wt^3)</w:t>
        </w:r>
      </w:ins>
      <w:ins w:id="953" w:author="PR Preview" w:date="2026-01-01T00:00:00Z">
        <w:r>
          <w:t xml:space="preserve">,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and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958" w:author="PR Preview" w:date="2026-01-01T00:00:00Z">
        <w:r>
          <w:t xml:space="preserve">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on a validation set,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then reports the chosen model’s test sRMSE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on untouched test data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(James et al. 2021, 213)</w:t>
        </w:r>
      </w:ins>
      <w:ins w:id="96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del w:id="968" w:author="PR Preview" w:date="2026-01-01T00:00:00Z">
        <w:r>
          <w:delText xml:space="preserve">The chosen model is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the linear model,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because it has the lowest validation RMSE of the four.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This split uses different cars from</w:delText>
        </w:r>
      </w:del>
      <w:del w:id="975" w:author="PR Preview" w:date="2026-01-01T00:00:00Z">
        <w:r>
          <w:delText xml:space="preserve"> </w:delText>
        </w:r>
      </w:del>
      <w:hyperlink w:anchor="exr-overfitting">
        <w:del w:id="97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977" w:author="PR Preview" w:date="2026-01-01T00:00:00Z">
        <w:r>
          <w:delText xml:space="preserve">,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and its validation set has only 6 cars,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so the model it picks can differ from the one chosen there.</w:delText>
        </w:r>
      </w:del>
    </w:p>
    <w:p>
      <w:pPr>
        <w:pStyle w:val="FirstParagraph"/>
      </w:pPr>
      <w:ins w:id="982" w:author="PR Preview" w:date="2026-01-01T00:00:00Z">
        <w:r>
          <w:t xml:space="preserve">The chosen model is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the linear model,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because it has the lowest validation sRMSE of the four.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This split uses different cars from</w:t>
        </w:r>
      </w:ins>
      <w:ins w:id="989" w:author="PR Preview" w:date="2026-01-01T00:00:00Z">
        <w:r>
          <w:t xml:space="preserve"> </w:t>
        </w:r>
      </w:ins>
      <w:hyperlink w:anchor="exr-overfitting">
        <w:ins w:id="99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991" w:author="PR Preview" w:date="2026-01-01T00:00:00Z">
        <w:r>
          <w:t xml:space="preserve">,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and its validation set has only 6 cars,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so the model it picks can differ from the one chosen there.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del w:id="996" w:author="PR Preview" w:date="2026-01-01T00:00:00Z">
        <w:r>
          <w:rPr>
            <w:b/>
            <w:bCs/>
          </w:rPr>
          <w:delText xml:space="preserve">Definition 35 (Cross-validation estimate)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The</w:delText>
        </w:r>
      </w:del>
      <w:del w:id="999" w:author="PR Preview" w:date="2026-01-01T00:00:00Z">
        <w:r>
          <w:delText xml:space="preserve"> </w:delText>
        </w:r>
      </w:del>
      <m:oMath>
        <m:r>
          <m:t>k</m:t>
        </m:r>
      </m:oMath>
      <w:del w:id="1000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100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the</w:delText>
        </w:r>
      </w:del>
      <w:del w:id="1004" w:author="PR Preview" w:date="2026-01-01T00:00:00Z">
        <w:r>
          <w:delText xml:space="preserve"> </w:delText>
        </w:r>
      </w:del>
      <w:hyperlink r:id="rId43">
        <w:del w:id="100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of the predictions that each observation</w:delText>
        </w:r>
      </w:del>
      <w:del w:id="100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of the training set receives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from the</w:delText>
        </w:r>
      </w:del>
      <w:del w:id="1013" w:author="PR Preview" w:date="2026-01-01T00:00:00Z">
        <w:r>
          <w:delText xml:space="preserve"> </w:delText>
        </w:r>
      </w:del>
      <w:hyperlink w:anchor="def-fold-out-rule">
        <w:del w:id="101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of its</w:delText>
        </w:r>
      </w:del>
      <w:del w:id="1017" w:author="PR Preview" w:date="2026-01-01T00:00:00Z">
        <w:r>
          <w:delText xml:space="preserve"> </w:delText>
        </w:r>
      </w:del>
      <w:hyperlink w:anchor="def-fold-assignment">
        <w:del w:id="1018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101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in</w:delText>
        </w:r>
      </w:del>
      <w:del w:id="102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02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024" w:author="PR Preview" w:date="2026-01-01T00:00:00Z">
        <w:r>
          <w:delText xml:space="preserve">:</w:delText>
        </w:r>
      </w:del>
    </w:p>
    <w:p>
      <w:pPr>
        <w:pStyle w:val="BodyText"/>
      </w:pPr>
      <w:ins w:id="1025" w:author="PR Preview" w:date="2026-01-01T00:00:00Z">
        <w:r>
          <w:rPr>
            <w:b/>
            <w:bCs/>
          </w:rPr>
          <w:t xml:space="preserve">Definition 35 (Cross-validation estimate)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The</w:t>
        </w:r>
      </w:ins>
      <w:ins w:id="1028" w:author="PR Preview" w:date="2026-01-01T00:00:00Z">
        <w:r>
          <w:t xml:space="preserve"> </w:t>
        </w:r>
      </w:ins>
      <m:oMath>
        <m:r>
          <m:t>k</m:t>
        </m:r>
      </m:oMath>
      <w:ins w:id="1029" w:author="PR Preview" w:date="2026-01-01T00:00:00Z">
        <w:r>
          <w:rPr>
            <w:b/>
            <w:bCs/>
          </w:rPr>
          <w:t xml:space="preserve">-fold cross-validation estimate</w:t>
        </w:r>
      </w:ins>
      <w:ins w:id="103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is the</w:t>
        </w:r>
      </w:ins>
      <w:ins w:id="1033" w:author="PR Preview" w:date="2026-01-01T00:00:00Z">
        <w:r>
          <w:t xml:space="preserve"> </w:t>
        </w:r>
      </w:ins>
      <w:hyperlink r:id="rId43">
        <w:ins w:id="1034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of the predictions that each observation</w:t>
        </w:r>
      </w:ins>
      <w:ins w:id="10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of the training set receives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from the</w:t>
        </w:r>
      </w:ins>
      <w:ins w:id="1042" w:author="PR Preview" w:date="2026-01-01T00:00:00Z">
        <w:r>
          <w:t xml:space="preserve"> </w:t>
        </w:r>
      </w:ins>
      <w:hyperlink w:anchor="def-fold-out-rule">
        <w:ins w:id="104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of its</w:t>
        </w:r>
      </w:ins>
      <w:ins w:id="1046" w:author="PR Preview" w:date="2026-01-01T00:00:00Z">
        <w:r>
          <w:t xml:space="preserve"> </w:t>
        </w:r>
      </w:ins>
      <w:hyperlink w:anchor="def-fold-assignment">
        <w:ins w:id="1047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104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in</w:t>
        </w:r>
      </w:ins>
      <w:ins w:id="105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05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053" w:author="PR Preview" w:date="2026-01-01T00:00:00Z">
        <w:r>
          <w:t xml:space="preserve">:</w:t>
        </w:r>
      </w:ins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del w:id="1054" w:author="PR Preview" w:date="2026-01-01T00:00:00Z">
        <w:r>
          <w:rPr>
            <w:b/>
            <w:bCs/>
          </w:rPr>
          <w:delText xml:space="preserve">Definition 36 (Fold mean squared error)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b/>
            <w:bCs/>
          </w:rPr>
          <w:delText xml:space="preserve">fold mean squared error</w:delText>
        </w:r>
      </w:del>
      <w:del w:id="10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of</w:delText>
        </w:r>
      </w:del>
      <w:del w:id="1062" w:author="PR Preview" w:date="2026-01-01T00:00:00Z">
        <w:r>
          <w:delText xml:space="preserve"> </w:delText>
        </w:r>
      </w:del>
      <w:hyperlink w:anchor="def-folds">
        <w:del w:id="106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0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the</w:delText>
        </w:r>
      </w:del>
      <w:del w:id="1067" w:author="PR Preview" w:date="2026-01-01T00:00:00Z">
        <w:r>
          <w:delText xml:space="preserve"> </w:delText>
        </w:r>
      </w:del>
      <w:hyperlink r:id="rId43">
        <w:del w:id="1068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of the</w:delText>
        </w:r>
      </w:del>
      <w:del w:id="1071" w:author="PR Preview" w:date="2026-01-01T00:00:00Z">
        <w:r>
          <w:delText xml:space="preserve"> </w:delText>
        </w:r>
      </w:del>
      <w:hyperlink w:anchor="def-fold-out-rule">
        <w:del w:id="107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073" w:author="PR Preview" w:date="2026-01-01T00:00:00Z">
        <w:r>
          <w:delText xml:space="preserve">’s predictions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for the</w:delText>
        </w:r>
      </w:del>
      <w:del w:id="1076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(</w:delText>
        </w:r>
      </w:del>
      <w:hyperlink w:anchor="def-fold-size">
        <w:del w:id="1079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1080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1081" w:author="PR Preview" w:date="2026-01-01T00:00:00Z">
        <w:r>
          <w:rPr>
            <w:b/>
            <w:bCs/>
          </w:rPr>
          <w:t xml:space="preserve">Definition 36 (Fold mean squared error)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The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rPr>
            <w:b/>
            <w:bCs/>
          </w:rPr>
          <w:t xml:space="preserve">fold mean squared error</w:t>
        </w:r>
      </w:ins>
      <w:ins w:id="108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of</w:t>
        </w:r>
      </w:ins>
      <w:ins w:id="1089" w:author="PR Preview" w:date="2026-01-01T00:00:00Z">
        <w:r>
          <w:t xml:space="preserve"> </w:t>
        </w:r>
      </w:ins>
      <w:hyperlink w:anchor="def-folds">
        <w:ins w:id="109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0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is the</w:t>
        </w:r>
      </w:ins>
      <w:ins w:id="1094" w:author="PR Preview" w:date="2026-01-01T00:00:00Z">
        <w:r>
          <w:t xml:space="preserve"> </w:t>
        </w:r>
      </w:ins>
      <w:hyperlink r:id="rId43">
        <w:ins w:id="1095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of the</w:t>
        </w:r>
      </w:ins>
      <w:ins w:id="1098" w:author="PR Preview" w:date="2026-01-01T00:00:00Z">
        <w:r>
          <w:t xml:space="preserve"> </w:t>
        </w:r>
      </w:ins>
      <w:hyperlink w:anchor="def-fold-out-rule">
        <w:ins w:id="109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100" w:author="PR Preview" w:date="2026-01-01T00:00:00Z">
        <w:r>
          <w:t xml:space="preserve">’s predictions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for the</w:t>
        </w:r>
      </w:ins>
      <w:ins w:id="110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(</w:t>
        </w:r>
      </w:ins>
      <w:hyperlink w:anchor="def-fold-size">
        <w:ins w:id="1106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1107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del w:id="1108" w:author="PR Preview" w:date="2026-01-01T00:00:00Z">
        <w:r>
          <w:delText xml:space="preserve">When every</w:delText>
        </w:r>
      </w:del>
      <w:del w:id="1109" w:author="PR Preview" w:date="2026-01-01T00:00:00Z">
        <w:r>
          <w:delText xml:space="preserve"> </w:delText>
        </w:r>
      </w:del>
      <w:hyperlink w:anchor="def-folds">
        <w:del w:id="111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has</w:delText>
        </w:r>
      </w:del>
      <w:del w:id="1113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observations,</w:delText>
        </w:r>
      </w:del>
      <w:del w:id="11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is also the average of the</w:delText>
        </w:r>
      </w:del>
      <w:del w:id="1119" w:author="PR Preview" w:date="2026-01-01T00:00:00Z">
        <w:r>
          <w:delText xml:space="preserve"> </w:delText>
        </w:r>
      </w:del>
      <m:oMath>
        <m:r>
          <m:t>k</m:t>
        </m:r>
      </m:oMath>
      <w:del w:id="1120" w:author="PR Preview" w:date="2026-01-01T00:00:00Z">
        <w:r>
          <w:delText xml:space="preserve"> </w:delText>
        </w:r>
      </w:del>
      <w:hyperlink w:anchor="def-fold-mse">
        <w:del w:id="1121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112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1123" w:author="PR Preview" w:date="2026-01-01T00:00:00Z">
        <w:r>
          <w:delText xml:space="preserve">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the form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James et al. (2021, sec. 5.1.3)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use.</w:delText>
        </w:r>
      </w:del>
    </w:p>
    <w:p>
      <w:pPr>
        <w:pStyle w:val="BodyText"/>
      </w:pPr>
      <w:ins w:id="1130" w:author="PR Preview" w:date="2026-01-01T00:00:00Z">
        <w:r>
          <w:t xml:space="preserve">When every</w:t>
        </w:r>
      </w:ins>
      <w:ins w:id="1131" w:author="PR Preview" w:date="2026-01-01T00:00:00Z">
        <w:r>
          <w:t xml:space="preserve"> </w:t>
        </w:r>
      </w:ins>
      <w:hyperlink w:anchor="def-folds">
        <w:ins w:id="113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has</w:t>
        </w:r>
      </w:ins>
      <w:ins w:id="113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observations,</w:t>
        </w:r>
      </w:ins>
      <w:ins w:id="11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is also the average of the</w:t>
        </w:r>
      </w:ins>
      <w:ins w:id="1141" w:author="PR Preview" w:date="2026-01-01T00:00:00Z">
        <w:r>
          <w:t xml:space="preserve"> </w:t>
        </w:r>
      </w:ins>
      <m:oMath>
        <m:r>
          <m:t>k</m:t>
        </m:r>
      </m:oMath>
      <w:ins w:id="1142" w:author="PR Preview" w:date="2026-01-01T00:00:00Z">
        <w:r>
          <w:t xml:space="preserve"> </w:t>
        </w:r>
      </w:ins>
      <w:hyperlink w:anchor="def-fold-mse">
        <w:ins w:id="1143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114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1145" w:author="PR Preview" w:date="2026-01-01T00:00:00Z">
        <w:r>
          <w:t xml:space="preserve">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the form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James et al. (2021, sec. 5.1.3)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use.</w:t>
        </w:r>
      </w:ins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1152" w:author="PR Preview" w:date="2026-01-01T00:00:00Z">
        <w:r>
          <w:delText xml:space="preserve">The same fold assignment is used for every degree,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so the degrees are compared on the same splits.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The table and figure report the square root of each cross-validation estimate,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so that it is in the same unit as the training and generalization RMSE of</w:delText>
        </w:r>
      </w:del>
      <w:del w:id="1159" w:author="PR Preview" w:date="2026-01-01T00:00:00Z">
        <w:r>
          <w:delText xml:space="preserve"> </w:delText>
        </w:r>
      </w:del>
      <w:hyperlink w:anchor="exm-train-test-error-simulated">
        <w:del w:id="116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161" w:author="PR Preview" w:date="2026-01-01T00:00:00Z">
        <w:r>
          <w:delText xml:space="preserve">.</w:delText>
        </w:r>
      </w:del>
    </w:p>
    <w:p>
      <w:pPr>
        <w:pStyle w:val="FirstParagraph"/>
      </w:pPr>
      <w:ins w:id="1162" w:author="PR Preview" w:date="2026-01-01T00:00:00Z">
        <w:r>
          <w:t xml:space="preserve">The same fold assignment is used for every degree,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so the degrees are compared on the same splits.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The table and figure report the square root of each cross-validation estimate,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so that it is in the same unit as the training sRMSE and generalization pRMSE of</w:t>
        </w:r>
      </w:ins>
      <w:ins w:id="1169" w:author="PR Preview" w:date="2026-01-01T00:00:00Z">
        <w:r>
          <w:t xml:space="preserve"> </w:t>
        </w:r>
      </w:ins>
      <w:hyperlink w:anchor="exm-train-test-error-simulated">
        <w:ins w:id="117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17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1172" w:author="PR Preview" w:date="2026-01-01T00:00:00Z">
        <w:r>
          <w:delText xml:space="preserve">The cross-validation estimate is smallest at degree 3,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and the estimated generalization error at degree 5.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Unlike the training error,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the cross-validation estimate does not keep falling as the degree grows,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so it does not simply reward higher degrees.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It is not an estimate of</w:delText>
        </w:r>
      </w:del>
      <w:del w:id="11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for the fit to all 30 observations, though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(</w:delText>
        </w:r>
      </w:del>
      <w:hyperlink w:anchor="rem-cv-estimate">
        <w:del w:id="1188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1189" w:author="PR Preview" w:date="2026-01-01T00:00:00Z">
        <w:r>
          <w:delText xml:space="preserve">).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Each of its fits uses only 24 observations.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At degree 10,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polynomials fitted to 24 points predict their held-out points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much worse than the fit to all 30 predicts new data: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the cross-validation estimate is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4.1 times the estimated generalization RMSE.</w:delText>
        </w:r>
      </w:del>
    </w:p>
    <w:p>
      <w:pPr>
        <w:pStyle w:val="FirstParagraph"/>
      </w:pPr>
      <w:ins w:id="1202" w:author="PR Preview" w:date="2026-01-01T00:00:00Z">
        <w:r>
          <w:t xml:space="preserve">The cross-validation estimate is smallest at degree 3,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and the estimated generalization error at degree 5.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Unlike the training error,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the cross-validation estimate does not keep falling as the degree grows,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so it does not simply reward higher degrees.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It is not an estimate of</w:t>
        </w:r>
      </w:ins>
      <w:ins w:id="12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for the fit to all 30 observations, though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(</w:t>
        </w:r>
      </w:ins>
      <w:hyperlink w:anchor="rem-cv-estimate">
        <w:ins w:id="1218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1219" w:author="PR Preview" w:date="2026-01-01T00:00:00Z">
        <w:r>
          <w:t xml:space="preserve">).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Each of its fits uses only 24 observations.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At degree 10,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polynomials fitted to 24 points predict their held-out points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much worse than the fit to all 30 predicts new data: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the cross-validation estimate is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del w:id="1232" w:author="PR Preview" w:date="2026-01-01T00:00:00Z">
        <w:r>
          <w:delText xml:space="preserve">Over 500 simulated training sets of each size,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degree-10 fits to 24 points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have median generalization MSE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1.14,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against 0.27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for fits to 30 points,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and 90th percentiles of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207.31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and 40.65.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The sample means are no guide to</w:delText>
        </w:r>
      </w:del>
      <w:del w:id="125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here: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the largest single value among the fits to 24 points is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18,000,000,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from one fit that is wildly wrong away from the data,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and the two largest values supply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97% and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51% of the two means.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So fits of this degree to 24 points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are much worse than fits to 30 points,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and a large cross-validation estimate here is no surprise.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How much of this particular gap comes from the training-set size,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and how much from the chance of this one data set,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a single run cannot say.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The estimate also jumps around from one degree to the next,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because it rests on only 30 observations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rather than on</w:delText>
        </w:r>
      </w:del>
      <w:del w:id="128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new ones.</w:delText>
        </w:r>
      </w:del>
    </w:p>
    <w:p>
      <w:pPr>
        <w:pStyle w:val="FirstParagraph"/>
      </w:pPr>
      <w:ins w:id="1287" w:author="PR Preview" w:date="2026-01-01T00:00:00Z">
        <w:r>
          <w:t xml:space="preserve">Over 500 simulated training sets of each size,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degree-10 fits to 24 points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have median generalization pMSE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1.14,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against 0.27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for fits to 30 points,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and 90th percentiles of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207.31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and 40.65.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The sample means are no guide to</w:t>
        </w:r>
      </w:ins>
      <w:ins w:id="130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here: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the largest single value among the fits to 24 points is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18,000,000,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from one fit that is wildly wrong away from the data,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and the two largest values supply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97% and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51% of the two means.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So fits of this degree to 24 points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are much worse than fits to 30 points,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and a large cross-validation estimate here is no surprise.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How much of this particular gap comes from the training-set size,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and how much from the chance of this one data set,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a single run cannot say.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The estimate also jumps around from one degree to the next,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because it rests on only 30 observations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rather than on</w:t>
        </w:r>
      </w:ins>
      <w:ins w:id="1339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new ones.</w:t>
        </w:r>
      </w:ins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342" w:author="PR Preview" w:date="2026-01-01T00:00:00Z">
        <w:r>
          <w:rPr>
            <w:rStyle w:val="NormalTok"/>
          </w:rPr>
          <w:delText xml:space="preserve">loocv_max_diff </w:delText>
        </w:r>
      </w:del>
      <w:del w:id="1343" w:author="PR Preview" w:date="2026-01-01T00:00:00Z">
        <w:r>
          <w:rPr>
            <w:rStyle w:val="OtherTok"/>
          </w:rPr>
          <w:delText xml:space="preserve">&lt;-</w:delText>
        </w:r>
      </w:del>
      <w:del w:id="1344" w:author="PR Preview" w:date="2026-01-01T00:00:00Z">
        <w:r>
          <w:rPr>
            <w:rStyle w:val="NormalTok"/>
          </w:rPr>
          <w:delText xml:space="preserve"> </w:delText>
        </w:r>
      </w:del>
      <w:del w:id="1345" w:author="PR Preview" w:date="2026-01-01T00:00:00Z">
        <w:r>
          <w:rPr>
            <w:rStyle w:val="FunctionTok"/>
          </w:rPr>
          <w:delText xml:space="preserve">max</w:delText>
        </w:r>
      </w:del>
      <w:del w:id="1346" w:author="PR Preview" w:date="2026-01-01T00:00:00Z">
        <w:r>
          <w:rPr>
            <w:rStyle w:val="NormalTok"/>
          </w:rPr>
          <w:delText xml:space="preserve">(</w:delText>
        </w:r>
      </w:del>
      <w:del w:id="1347" w:author="PR Preview" w:date="2026-01-01T00:00:00Z">
        <w:r>
          <w:rPr>
            <w:rStyle w:val="FunctionTok"/>
          </w:rPr>
          <w:delText xml:space="preserve">abs</w:delText>
        </w:r>
      </w:del>
      <w:del w:id="1348" w:author="PR Preview" w:date="2026-01-01T00:00:00Z">
        <w:r>
          <w:rPr>
            <w:rStyle w:val="NormalTok"/>
          </w:rPr>
          <w:delText xml:space="preserve">(mtcars_loocv</w:delText>
        </w:r>
      </w:del>
      <w:del w:id="1349" w:author="PR Preview" w:date="2026-01-01T00:00:00Z">
        <w:r>
          <w:rPr>
            <w:rStyle w:val="SpecialCharTok"/>
          </w:rPr>
          <w:delText xml:space="preserve">$</w:delText>
        </w:r>
      </w:del>
      <w:del w:id="1350" w:author="PR Preview" w:date="2026-01-01T00:00:00Z">
        <w:r>
          <w:rPr>
            <w:rStyle w:val="NormalTok"/>
          </w:rPr>
          <w:delText xml:space="preserve">refitting </w:delText>
        </w:r>
      </w:del>
      <w:del w:id="1351" w:author="PR Preview" w:date="2026-01-01T00:00:00Z">
        <w:r>
          <w:rPr>
            <w:rStyle w:val="SpecialCharTok"/>
          </w:rPr>
          <w:delText xml:space="preserve">-</w:delText>
        </w:r>
      </w:del>
      <w:del w:id="1352" w:author="PR Preview" w:date="2026-01-01T00:00:00Z">
        <w:r>
          <w:rPr>
            <w:rStyle w:val="NormalTok"/>
          </w:rPr>
          <w:delText xml:space="preserve"> mtcars_loocv</w:delText>
        </w:r>
      </w:del>
      <w:del w:id="1353" w:author="PR Preview" w:date="2026-01-01T00:00:00Z">
        <w:r>
          <w:rPr>
            <w:rStyle w:val="SpecialCharTok"/>
          </w:rPr>
          <w:delText xml:space="preserve">$</w:delText>
        </w:r>
      </w:del>
      <w:del w:id="1354" w:author="PR Preview" w:date="2026-01-01T00:00:00Z">
        <w:r>
          <w:rPr>
            <w:rStyle w:val="NormalTok"/>
          </w:rPr>
          <w:delText xml:space="preserve">formula))</w:delText>
        </w:r>
      </w:del>
      <w:del w:id="1355" w:author="PR Preview" w:date="2026-01-01T00:00:00Z">
        <w:r>
          <w:br/>
        </w:r>
      </w:del>
      <w:del w:id="1356" w:author="PR Preview" w:date="2026-01-01T00:00:00Z">
        <w:r>
          <w:rPr>
            <w:rStyle w:val="NormalTok"/>
          </w:rPr>
          <w:delText xml:space="preserve">mtcars_best_loocv </w:delText>
        </w:r>
      </w:del>
      <w:del w:id="1357" w:author="PR Preview" w:date="2026-01-01T00:00:00Z">
        <w:r>
          <w:rPr>
            <w:rStyle w:val="OtherTok"/>
          </w:rPr>
          <w:delText xml:space="preserve">&lt;-</w:delText>
        </w:r>
      </w:del>
      <w:del w:id="1358" w:author="PR Preview" w:date="2026-01-01T00:00:00Z">
        <w:r>
          <w:br/>
        </w:r>
      </w:del>
      <w:del w:id="1359" w:author="PR Preview" w:date="2026-01-01T00:00:00Z">
        <w:r>
          <w:rPr>
            <w:rStyle w:val="NormalTok"/>
          </w:rPr>
          <w:delText xml:space="preserve">  mtcars_loocv</w:delText>
        </w:r>
      </w:del>
      <w:del w:id="1360" w:author="PR Preview" w:date="2026-01-01T00:00:00Z">
        <w:r>
          <w:rPr>
            <w:rStyle w:val="SpecialCharTok"/>
          </w:rPr>
          <w:delText xml:space="preserve">$</w:delText>
        </w:r>
      </w:del>
      <w:del w:id="1361" w:author="PR Preview" w:date="2026-01-01T00:00:00Z">
        <w:r>
          <w:rPr>
            <w:rStyle w:val="NormalTok"/>
          </w:rPr>
          <w:delText xml:space="preserve">degree[</w:delText>
        </w:r>
      </w:del>
      <w:del w:id="1362" w:author="PR Preview" w:date="2026-01-01T00:00:00Z">
        <w:r>
          <w:rPr>
            <w:rStyle w:val="FunctionTok"/>
          </w:rPr>
          <w:delText xml:space="preserve">which.min</w:delText>
        </w:r>
      </w:del>
      <w:del w:id="1363" w:author="PR Preview" w:date="2026-01-01T00:00:00Z">
        <w:r>
          <w:rPr>
            <w:rStyle w:val="NormalTok"/>
          </w:rPr>
          <w:delText xml:space="preserve">(mtcars_loocv</w:delText>
        </w:r>
      </w:del>
      <w:del w:id="1364" w:author="PR Preview" w:date="2026-01-01T00:00:00Z">
        <w:r>
          <w:rPr>
            <w:rStyle w:val="SpecialCharTok"/>
          </w:rPr>
          <w:delText xml:space="preserve">$</w:delText>
        </w:r>
      </w:del>
      <w:del w:id="1365" w:author="PR Preview" w:date="2026-01-01T00:00:00Z">
        <w:r>
          <w:rPr>
            <w:rStyle w:val="NormalTok"/>
          </w:rPr>
          <w:delText xml:space="preserve">formula)]</w:delText>
        </w:r>
      </w:del>
      <w:del w:id="1366" w:author="PR Preview" w:date="2026-01-01T00:00:00Z">
        <w:r>
          <w:br/>
        </w:r>
      </w:del>
      <w:del w:id="1367" w:author="PR Preview" w:date="2026-01-01T00:00:00Z">
        <w:r>
          <w:rPr>
            <w:rStyle w:val="FunctionTok"/>
          </w:rPr>
          <w:delText xml:space="preserve">c</w:delText>
        </w:r>
      </w:del>
      <w:del w:id="1368" w:author="PR Preview" w:date="2026-01-01T00:00:00Z">
        <w:r>
          <w:rPr>
            <w:rStyle w:val="NormalTok"/>
          </w:rPr>
          <w:delText xml:space="preserve">(</w:delText>
        </w:r>
      </w:del>
      <w:del w:id="1369" w:author="PR Preview" w:date="2026-01-01T00:00:00Z">
        <w:r>
          <w:rPr>
            <w:rStyle w:val="AttributeTok"/>
          </w:rPr>
          <w:delText xml:space="preserve">max_difference =</w:delText>
        </w:r>
      </w:del>
      <w:del w:id="1370" w:author="PR Preview" w:date="2026-01-01T00:00:00Z">
        <w:r>
          <w:rPr>
            <w:rStyle w:val="NormalTok"/>
          </w:rPr>
          <w:delText xml:space="preserve"> loocv_max_diff, </w:delText>
        </w:r>
      </w:del>
      <w:del w:id="1371" w:author="PR Preview" w:date="2026-01-01T00:00:00Z">
        <w:r>
          <w:rPr>
            <w:rStyle w:val="AttributeTok"/>
          </w:rPr>
          <w:delText xml:space="preserve">best_degree =</w:delText>
        </w:r>
      </w:del>
      <w:del w:id="1372" w:author="PR Preview" w:date="2026-01-01T00:00:00Z">
        <w:r>
          <w:rPr>
            <w:rStyle w:val="NormalTok"/>
          </w:rPr>
          <w:delText xml:space="preserve"> mtcars_best_loocv)</w:delText>
        </w:r>
      </w:del>
      <w:del w:id="1373" w:author="PR Preview" w:date="2026-01-01T00:00:00Z">
        <w:r>
          <w:br/>
        </w:r>
      </w:del>
      <w:del w:id="1374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375" w:author="PR Preview" w:date="2026-01-01T00:00:00Z">
        <w:r>
          <w:br/>
        </w:r>
      </w:del>
      <w:del w:id="1376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1377" w:author="PR Preview" w:date="2026-01-01T00:00:00Z">
        <w:r>
          <w:delText xml:space="preserve">The two columns differ by at most 7.1e-15,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which is rounding error.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The single-fit formula needs one fit per model instead of 32.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LOOCV picks degree 2,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and because LOOCV is not random (</w:delText>
        </w:r>
      </w:del>
      <w:hyperlink w:anchor="lem-loocv-not-random">
        <w:del w:id="138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387" w:author="PR Preview" w:date="2026-01-01T00:00:00Z">
        <w:r>
          <w:delText xml:space="preserve">),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390" w:author="PR Preview" w:date="2026-01-01T00:00:00Z">
        <w:r>
          <w:rPr>
            <w:rStyle w:val="NormalTok"/>
          </w:rPr>
          <w:t xml:space="preserve">loocv_max_diff </w:t>
        </w:r>
      </w:ins>
      <w:ins w:id="1391" w:author="PR Preview" w:date="2026-01-01T00:00:00Z">
        <w:r>
          <w:rPr>
            <w:rStyle w:val="OtherTok"/>
          </w:rPr>
          <w:t xml:space="preserve">&lt;-</w:t>
        </w:r>
      </w:ins>
      <w:ins w:id="1392" w:author="PR Preview" w:date="2026-01-01T00:00:00Z">
        <w:r>
          <w:rPr>
            <w:rStyle w:val="NormalTok"/>
          </w:rPr>
          <w:t xml:space="preserve"> </w:t>
        </w:r>
      </w:ins>
      <w:ins w:id="1393" w:author="PR Preview" w:date="2026-01-01T00:00:00Z">
        <w:r>
          <w:rPr>
            <w:rStyle w:val="FunctionTok"/>
          </w:rPr>
          <w:t xml:space="preserve">max</w:t>
        </w:r>
      </w:ins>
      <w:ins w:id="1394" w:author="PR Preview" w:date="2026-01-01T00:00:00Z">
        <w:r>
          <w:rPr>
            <w:rStyle w:val="NormalTok"/>
          </w:rPr>
          <w:t xml:space="preserve">(</w:t>
        </w:r>
      </w:ins>
      <w:ins w:id="1395" w:author="PR Preview" w:date="2026-01-01T00:00:00Z">
        <w:r>
          <w:rPr>
            <w:rStyle w:val="FunctionTok"/>
          </w:rPr>
          <w:t xml:space="preserve">abs</w:t>
        </w:r>
      </w:ins>
      <w:ins w:id="1396" w:author="PR Preview" w:date="2026-01-01T00:00:00Z">
        <w:r>
          <w:rPr>
            <w:rStyle w:val="NormalTok"/>
          </w:rPr>
          <w:t xml:space="preserve">(mtcars_loocv</w:t>
        </w:r>
      </w:ins>
      <w:ins w:id="1397" w:author="PR Preview" w:date="2026-01-01T00:00:00Z">
        <w:r>
          <w:rPr>
            <w:rStyle w:val="SpecialCharTok"/>
          </w:rPr>
          <w:t xml:space="preserve">$</w:t>
        </w:r>
      </w:ins>
      <w:ins w:id="1398" w:author="PR Preview" w:date="2026-01-01T00:00:00Z">
        <w:r>
          <w:rPr>
            <w:rStyle w:val="NormalTok"/>
          </w:rPr>
          <w:t xml:space="preserve">refitting </w:t>
        </w:r>
      </w:ins>
      <w:ins w:id="1399" w:author="PR Preview" w:date="2026-01-01T00:00:00Z">
        <w:r>
          <w:rPr>
            <w:rStyle w:val="SpecialCharTok"/>
          </w:rPr>
          <w:t xml:space="preserve">-</w:t>
        </w:r>
      </w:ins>
      <w:ins w:id="1400" w:author="PR Preview" w:date="2026-01-01T00:00:00Z">
        <w:r>
          <w:rPr>
            <w:rStyle w:val="NormalTok"/>
          </w:rPr>
          <w:t xml:space="preserve"> mtcars_loocv</w:t>
        </w:r>
      </w:ins>
      <w:ins w:id="1401" w:author="PR Preview" w:date="2026-01-01T00:00:00Z">
        <w:r>
          <w:rPr>
            <w:rStyle w:val="SpecialCharTok"/>
          </w:rPr>
          <w:t xml:space="preserve">$</w:t>
        </w:r>
      </w:ins>
      <w:ins w:id="1402" w:author="PR Preview" w:date="2026-01-01T00:00:00Z">
        <w:r>
          <w:rPr>
            <w:rStyle w:val="NormalTok"/>
          </w:rPr>
          <w:t xml:space="preserve">formula))</w:t>
        </w:r>
      </w:ins>
      <w:ins w:id="1403" w:author="PR Preview" w:date="2026-01-01T00:00:00Z">
        <w:r>
          <w:br/>
        </w:r>
      </w:ins>
      <w:ins w:id="1404" w:author="PR Preview" w:date="2026-01-01T00:00:00Z">
        <w:r>
          <w:rPr>
            <w:rStyle w:val="NormalTok"/>
          </w:rPr>
          <w:t xml:space="preserve">mtcars_best_loocv </w:t>
        </w:r>
      </w:ins>
      <w:ins w:id="1405" w:author="PR Preview" w:date="2026-01-01T00:00:00Z">
        <w:r>
          <w:rPr>
            <w:rStyle w:val="OtherTok"/>
          </w:rPr>
          <w:t xml:space="preserve">&lt;-</w:t>
        </w:r>
      </w:ins>
      <w:ins w:id="1406" w:author="PR Preview" w:date="2026-01-01T00:00:00Z">
        <w:r>
          <w:br/>
        </w:r>
      </w:ins>
      <w:ins w:id="1407" w:author="PR Preview" w:date="2026-01-01T00:00:00Z">
        <w:r>
          <w:rPr>
            <w:rStyle w:val="NormalTok"/>
          </w:rPr>
          <w:t xml:space="preserve">  mtcars_loocv</w:t>
        </w:r>
      </w:ins>
      <w:ins w:id="1408" w:author="PR Preview" w:date="2026-01-01T00:00:00Z">
        <w:r>
          <w:rPr>
            <w:rStyle w:val="SpecialCharTok"/>
          </w:rPr>
          <w:t xml:space="preserve">$</w:t>
        </w:r>
      </w:ins>
      <w:ins w:id="1409" w:author="PR Preview" w:date="2026-01-01T00:00:00Z">
        <w:r>
          <w:rPr>
            <w:rStyle w:val="NormalTok"/>
          </w:rPr>
          <w:t xml:space="preserve">degree[</w:t>
        </w:r>
      </w:ins>
      <w:ins w:id="1410" w:author="PR Preview" w:date="2026-01-01T00:00:00Z">
        <w:r>
          <w:rPr>
            <w:rStyle w:val="FunctionTok"/>
          </w:rPr>
          <w:t xml:space="preserve">which.min</w:t>
        </w:r>
      </w:ins>
      <w:ins w:id="1411" w:author="PR Preview" w:date="2026-01-01T00:00:00Z">
        <w:r>
          <w:rPr>
            <w:rStyle w:val="NormalTok"/>
          </w:rPr>
          <w:t xml:space="preserve">(mtcars_loocv</w:t>
        </w:r>
      </w:ins>
      <w:ins w:id="1412" w:author="PR Preview" w:date="2026-01-01T00:00:00Z">
        <w:r>
          <w:rPr>
            <w:rStyle w:val="SpecialCharTok"/>
          </w:rPr>
          <w:t xml:space="preserve">$</w:t>
        </w:r>
      </w:ins>
      <w:ins w:id="1413" w:author="PR Preview" w:date="2026-01-01T00:00:00Z">
        <w:r>
          <w:rPr>
            <w:rStyle w:val="NormalTok"/>
          </w:rPr>
          <w:t xml:space="preserve">formula)]</w:t>
        </w:r>
      </w:ins>
      <w:ins w:id="1414" w:author="PR Preview" w:date="2026-01-01T00:00:00Z">
        <w:r>
          <w:br/>
        </w:r>
      </w:ins>
      <w:ins w:id="1415" w:author="PR Preview" w:date="2026-01-01T00:00:00Z">
        <w:r>
          <w:rPr>
            <w:rStyle w:val="FunctionTok"/>
          </w:rPr>
          <w:t xml:space="preserve">c</w:t>
        </w:r>
      </w:ins>
      <w:ins w:id="1416" w:author="PR Preview" w:date="2026-01-01T00:00:00Z">
        <w:r>
          <w:rPr>
            <w:rStyle w:val="NormalTok"/>
          </w:rPr>
          <w:t xml:space="preserve">(</w:t>
        </w:r>
      </w:ins>
      <w:ins w:id="1417" w:author="PR Preview" w:date="2026-01-01T00:00:00Z">
        <w:r>
          <w:rPr>
            <w:rStyle w:val="AttributeTok"/>
          </w:rPr>
          <w:t xml:space="preserve">max_difference =</w:t>
        </w:r>
      </w:ins>
      <w:ins w:id="1418" w:author="PR Preview" w:date="2026-01-01T00:00:00Z">
        <w:r>
          <w:rPr>
            <w:rStyle w:val="NormalTok"/>
          </w:rPr>
          <w:t xml:space="preserve"> loocv_max_diff, </w:t>
        </w:r>
      </w:ins>
      <w:ins w:id="1419" w:author="PR Preview" w:date="2026-01-01T00:00:00Z">
        <w:r>
          <w:rPr>
            <w:rStyle w:val="AttributeTok"/>
          </w:rPr>
          <w:t xml:space="preserve">best_degree =</w:t>
        </w:r>
      </w:ins>
      <w:ins w:id="1420" w:author="PR Preview" w:date="2026-01-01T00:00:00Z">
        <w:r>
          <w:rPr>
            <w:rStyle w:val="NormalTok"/>
          </w:rPr>
          <w:t xml:space="preserve"> mtcars_best_loocv)</w:t>
        </w:r>
      </w:ins>
      <w:ins w:id="1421" w:author="PR Preview" w:date="2026-01-01T00:00:00Z">
        <w:r>
          <w:br/>
        </w:r>
      </w:ins>
      <w:ins w:id="1422" w:author="PR Preview" w:date="2026-01-01T00:00:00Z">
        <w:r>
          <w:rPr>
            <w:rStyle w:val="CommentTok"/>
          </w:rPr>
          <w:t xml:space="preserve">#&gt; max_difference    best_degree </w:t>
        </w:r>
      </w:ins>
      <w:ins w:id="1423" w:author="PR Preview" w:date="2026-01-01T00:00:00Z">
        <w:r>
          <w:br/>
        </w:r>
      </w:ins>
      <w:ins w:id="1424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1425" w:author="PR Preview" w:date="2026-01-01T00:00:00Z">
        <w:r>
          <w:t xml:space="preserve">The two columns differ by at most 8.9e-15,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which is rounding error.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The single-fit formula needs one fit per model instead of 32.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LOOCV picks degree 2,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 because LOOCV is not random (</w:t>
        </w:r>
      </w:ins>
      <w:hyperlink w:anchor="lem-loocv-not-random">
        <w:ins w:id="143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435" w:author="PR Preview" w:date="2026-01-01T00:00:00Z">
        <w:r>
          <w:t xml:space="preserve">),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rerunning it always gives the same choice.</w:t>
        </w:r>
      </w:ins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del w:id="1438" w:author="PR Preview" w:date="2026-01-01T00:00:00Z">
        <w:r>
          <w:rPr>
            <w:b/>
            <w:bCs/>
          </w:rPr>
          <w:delText xml:space="preserve">Definition 44 (Fold-based standard error)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The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rPr>
            <w:b/>
            <w:bCs/>
          </w:rPr>
          <w:delText xml:space="preserve">fold-based standard error</w:delText>
        </w:r>
      </w:del>
      <w:del w:id="144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of a</w:delText>
        </w:r>
      </w:del>
      <w:del w:id="1446" w:author="PR Preview" w:date="2026-01-01T00:00:00Z">
        <w:r>
          <w:delText xml:space="preserve"> </w:delText>
        </w:r>
      </w:del>
      <m:oMath>
        <m:r>
          <m:t>k</m:t>
        </m:r>
      </m:oMath>
      <w:del w:id="1447" w:author="PR Preview" w:date="2026-01-01T00:00:00Z">
        <w:r>
          <w:delText xml:space="preserve">-fold</w:delText>
        </w:r>
      </w:del>
      <w:del w:id="1448" w:author="PR Preview" w:date="2026-01-01T00:00:00Z">
        <w:r>
          <w:delText xml:space="preserve"> </w:delText>
        </w:r>
      </w:del>
      <w:hyperlink w:anchor="def-cv-estimate">
        <w:del w:id="144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the</w:delText>
        </w:r>
      </w:del>
      <w:del w:id="1452" w:author="PR Preview" w:date="2026-01-01T00:00:00Z">
        <w:r>
          <w:delText xml:space="preserve"> </w:delText>
        </w:r>
      </w:del>
      <w:hyperlink r:id="rId239">
        <w:del w:id="1453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of the</w:delText>
        </w:r>
      </w:del>
      <w:del w:id="1456" w:author="PR Preview" w:date="2026-01-01T00:00:00Z">
        <w:r>
          <w:delText xml:space="preserve"> </w:delText>
        </w:r>
      </w:del>
      <m:oMath>
        <m:r>
          <m:t>k</m:t>
        </m:r>
      </m:oMath>
      <w:del w:id="1457" w:author="PR Preview" w:date="2026-01-01T00:00:00Z">
        <w:r>
          <w:delText xml:space="preserve"> </w:delText>
        </w:r>
      </w:del>
      <w:hyperlink w:anchor="def-fold-mse">
        <w:del w:id="1458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divided by</w:delText>
        </w:r>
      </w:del>
      <w:del w:id="146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1463" w:author="PR Preview" w:date="2026-01-01T00:00:00Z">
        <w:r>
          <w:delText xml:space="preserve">:</w:delText>
        </w:r>
      </w:del>
    </w:p>
    <w:p>
      <w:pPr>
        <w:pStyle w:val="BodyText"/>
      </w:pPr>
      <w:ins w:id="1464" w:author="PR Preview" w:date="2026-01-01T00:00:00Z">
        <w:r>
          <w:rPr>
            <w:b/>
            <w:bCs/>
          </w:rPr>
          <w:t xml:space="preserve">Definition 44 (Fold-based standard error)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The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rPr>
            <w:b/>
            <w:bCs/>
          </w:rPr>
          <w:t xml:space="preserve">fold-based standard error</w:t>
        </w:r>
      </w:ins>
      <w:ins w:id="146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of a</w:t>
        </w:r>
      </w:ins>
      <w:ins w:id="1472" w:author="PR Preview" w:date="2026-01-01T00:00:00Z">
        <w:r>
          <w:t xml:space="preserve"> </w:t>
        </w:r>
      </w:ins>
      <m:oMath>
        <m:r>
          <m:t>k</m:t>
        </m:r>
      </m:oMath>
      <w:ins w:id="1473" w:author="PR Preview" w:date="2026-01-01T00:00:00Z">
        <w:r>
          <w:t xml:space="preserve">-fold</w:t>
        </w:r>
      </w:ins>
      <w:ins w:id="1474" w:author="PR Preview" w:date="2026-01-01T00:00:00Z">
        <w:r>
          <w:t xml:space="preserve"> </w:t>
        </w:r>
      </w:ins>
      <w:hyperlink w:anchor="def-cv-estimate">
        <w:ins w:id="147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is the</w:t>
        </w:r>
      </w:ins>
      <w:ins w:id="1478" w:author="PR Preview" w:date="2026-01-01T00:00:00Z">
        <w:r>
          <w:t xml:space="preserve"> </w:t>
        </w:r>
      </w:ins>
      <w:hyperlink r:id="rId239">
        <w:ins w:id="1479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of the</w:t>
        </w:r>
      </w:ins>
      <w:ins w:id="1482" w:author="PR Preview" w:date="2026-01-01T00:00:00Z">
        <w:r>
          <w:t xml:space="preserve"> </w:t>
        </w:r>
      </w:ins>
      <m:oMath>
        <m:r>
          <m:t>k</m:t>
        </m:r>
      </m:oMath>
      <w:ins w:id="1483" w:author="PR Preview" w:date="2026-01-01T00:00:00Z">
        <w:r>
          <w:t xml:space="preserve"> </w:t>
        </w:r>
      </w:ins>
      <w:hyperlink w:anchor="def-fold-mse">
        <w:ins w:id="1484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1485" w:author="PR Preview" w:date="2026-01-01T00:00:00Z">
        <w:r>
          <w:t xml:space="preserve">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divided by</w:t>
        </w:r>
      </w:ins>
      <w:ins w:id="148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1489" w:author="PR Preview" w:date="2026-01-01T00:00:00Z">
        <w:r>
          <w:t xml:space="preserve">:</w:t>
        </w:r>
      </w:ins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del w:id="1490" w:author="PR Preview" w:date="2026-01-01T00:00:00Z">
        <w:r>
          <w:rPr>
            <w:b/>
            <w:bCs/>
          </w:rPr>
          <w:delText xml:space="preserve">Definition 46 (Fold-based standard error of a named procedure)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The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1495" w:author="PR Preview" w:date="2026-01-01T00:00:00Z">
        <w:r>
          <w:delText xml:space="preserve"> </w:delText>
        </w:r>
      </w:del>
      <m:oMath>
        <m:r>
          <m:t>g</m:t>
        </m:r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on a training set</w:delText>
        </w:r>
      </w:del>
      <w:del w:id="14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99" w:author="PR Preview" w:date="2026-01-01T00:00:00Z">
        <w:r>
          <w:delText xml:space="preserve">,</w:delText>
        </w:r>
      </w:del>
      <w:del w:id="150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501" w:author="PR Preview" w:date="2026-01-01T00:00:00Z">
        <w:r>
          <w:delText xml:space="preserve">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is the</w:delText>
        </w:r>
      </w:del>
      <w:del w:id="1504" w:author="PR Preview" w:date="2026-01-01T00:00:00Z">
        <w:r>
          <w:delText xml:space="preserve"> </w:delText>
        </w:r>
      </w:del>
      <w:hyperlink w:anchor="def-cv-se">
        <w:del w:id="1505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computed from the</w:delText>
        </w:r>
      </w:del>
      <w:del w:id="1508" w:author="PR Preview" w:date="2026-01-01T00:00:00Z">
        <w:r>
          <w:delText xml:space="preserve"> </w:delText>
        </w:r>
      </w:del>
      <w:hyperlink w:anchor="def-fold-mse-indexed">
        <w:del w:id="1509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151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1511" w:author="PR Preview" w:date="2026-01-01T00:00:00Z">
        <w:r>
          <w:delText xml:space="preserve">:</w:delText>
        </w:r>
      </w:del>
    </w:p>
    <w:p>
      <w:pPr>
        <w:pStyle w:val="FirstParagraph"/>
      </w:pPr>
      <w:ins w:id="1512" w:author="PR Preview" w:date="2026-01-01T00:00:00Z">
        <w:r>
          <w:rPr>
            <w:b/>
            <w:bCs/>
          </w:rPr>
          <w:t xml:space="preserve">Definition 46 (Fold-based standard error of a named procedure)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The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rPr>
            <w:b/>
            <w:bCs/>
          </w:rPr>
          <w:t xml:space="preserve">fold-based standard error of procedure</w:t>
        </w:r>
      </w:ins>
      <w:ins w:id="1517" w:author="PR Preview" w:date="2026-01-01T00:00:00Z">
        <w:r>
          <w:t xml:space="preserve"> </w:t>
        </w:r>
      </w:ins>
      <m:oMath>
        <m:r>
          <m:t>g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on a training set</w:t>
        </w:r>
      </w:ins>
      <w:ins w:id="15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21" w:author="PR Preview" w:date="2026-01-01T00:00:00Z">
        <w:r>
          <w:t xml:space="preserve">,</w:t>
        </w:r>
      </w:ins>
      <w:ins w:id="152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523" w:author="PR Preview" w:date="2026-01-01T00:00:00Z">
        <w:r>
          <w:t xml:space="preserve">,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is the</w:t>
        </w:r>
      </w:ins>
      <w:ins w:id="1526" w:author="PR Preview" w:date="2026-01-01T00:00:00Z">
        <w:r>
          <w:t xml:space="preserve"> </w:t>
        </w:r>
      </w:ins>
      <w:hyperlink w:anchor="def-cv-se">
        <w:ins w:id="1527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computed from the</w:t>
        </w:r>
      </w:ins>
      <w:ins w:id="1530" w:author="PR Preview" w:date="2026-01-01T00:00:00Z">
        <w:r>
          <w:t xml:space="preserve"> </w:t>
        </w:r>
      </w:ins>
      <w:hyperlink w:anchor="def-fold-mse-indexed">
        <w:ins w:id="1531" w:author="PR Preview" w:date="2026-01-01T00:00:00Z">
          <w:r>
            <w:rPr>
              <w:rStyle w:val="Hyperlink"/>
            </w:rPr>
            <w:t xml:space="preserve">fold sMSEs of</w:t>
          </w:r>
        </w:ins>
        <w:ins w:id="153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1533" w:author="PR Preview" w:date="2026-01-01T00:00:00Z">
        <w:r>
          <w:t xml:space="preserve">:</w:t>
        </w:r>
      </w:ins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del w:id="1534" w:author="PR Preview" w:date="2026-01-01T00:00:00Z">
        <w:r>
          <w:rPr>
            <w:b/>
            <w:bCs/>
          </w:rPr>
          <w:delText xml:space="preserve">Example 13 (The one-standard-error rule for the simulated polynomials)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This example applies 10-fold cross-validation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to the simulated training set of</w:delText>
        </w:r>
      </w:del>
      <w:del w:id="1539" w:author="PR Preview" w:date="2026-01-01T00:00:00Z">
        <w:r>
          <w:delText xml:space="preserve"> </w:delText>
        </w:r>
      </w:del>
      <w:hyperlink w:anchor="exm-train-test-error-simulated">
        <w:del w:id="154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541" w:author="PR Preview" w:date="2026-01-01T00:00:00Z">
        <w:r>
          <w:delText xml:space="preserve">,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records the mean squared error in each fold,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and applies</w:delText>
        </w:r>
      </w:del>
      <w:del w:id="1546" w:author="PR Preview" w:date="2026-01-01T00:00:00Z">
        <w:r>
          <w:delText xml:space="preserve"> </w:delText>
        </w:r>
      </w:del>
      <w:hyperlink w:anchor="def-one-se-rule">
        <w:del w:id="1547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to the ten degrees.</w:delText>
        </w:r>
      </w:del>
    </w:p>
    <w:p>
      <w:pPr>
        <w:pStyle w:val="BodyText"/>
      </w:pPr>
      <w:ins w:id="1550" w:author="PR Preview" w:date="2026-01-01T00:00:00Z">
        <w:r>
          <w:rPr>
            <w:b/>
            <w:bCs/>
          </w:rPr>
          <w:t xml:space="preserve">Example 13 (The one-standard-error rule for the simulated polynomials)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This example applies 10-fold cross-validation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to the simulated training set of</w:t>
        </w:r>
      </w:ins>
      <w:ins w:id="1555" w:author="PR Preview" w:date="2026-01-01T00:00:00Z">
        <w:r>
          <w:t xml:space="preserve"> </w:t>
        </w:r>
      </w:ins>
      <w:hyperlink w:anchor="exm-train-test-error-simulated">
        <w:ins w:id="1556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557" w:author="PR Preview" w:date="2026-01-01T00:00:00Z">
        <w:r>
          <w:t xml:space="preserve">,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records the sMSE in each fold,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and applies</w:t>
        </w:r>
      </w:ins>
      <w:ins w:id="1562" w:author="PR Preview" w:date="2026-01-01T00:00:00Z">
        <w:r>
          <w:t xml:space="preserve"> </w:t>
        </w:r>
      </w:ins>
      <w:hyperlink w:anchor="def-one-se-rule">
        <w:ins w:id="1563" w:author="PR Preview" w:date="2026-01-01T00:00:00Z">
          <w:r>
            <w:rPr>
              <w:rStyle w:val="Hyperlink"/>
            </w:rPr>
            <w:t xml:space="preserve">Definition 47</w:t>
          </w:r>
        </w:ins>
      </w:hyperlink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del w:id="1566" w:author="PR Preview" w:date="2026-01-01T00:00:00Z">
        <w:r>
          <w:delText xml:space="preserve">The smallest estimate is at degree 8.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The lowest degree within one fold-based standard error of it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is degree 3,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which is the one-standard-error rule’s choice.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The rule prefers the simpler model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when the data cannot clearly tell it apart from the degree with the smallest estimate.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Because the data are simulated,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we can check both choices against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the estimated generalization RMSE of</w:delText>
        </w:r>
      </w:del>
      <w:del w:id="1583" w:author="PR Preview" w:date="2026-01-01T00:00:00Z">
        <w:r>
          <w:delText xml:space="preserve"> </w:delText>
        </w:r>
      </w:del>
      <w:hyperlink w:anchor="exm-train-test-error-simulated">
        <w:del w:id="158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for each: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0.335 for degree 8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1591" w:author="PR Preview" w:date="2026-01-01T00:00:00Z">
        <w:r>
          <w:t xml:space="preserve">The smallest estimate is at degree 8.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The lowest degree within one fold-based standard error of it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is degree 3,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which is the one-standard-error rule’s choice.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The rule prefers the simpler model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when the data cannot clearly tell it apart from the degree with the smallest estimate.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Because the data are simulated,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we can check both choices against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the estimated generalization pRMSE of</w:t>
        </w:r>
      </w:ins>
      <w:ins w:id="1608" w:author="PR Preview" w:date="2026-01-01T00:00:00Z">
        <w:r>
          <w:t xml:space="preserve"> </w:t>
        </w:r>
      </w:ins>
      <w:hyperlink w:anchor="exm-train-test-error-simulated">
        <w:ins w:id="160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for each: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0.335 for degree 8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and 0.315 for degree 3.</w:t>
        </w:r>
      </w:ins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2026-10-16T12:19:37Z</dcterms:created>
  <dcterms:modified xsi:type="dcterms:W3CDTF">2026-10-16T12:19:37Z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