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(Population and sample in the WCGS)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1960, the WCGS recruited employed men aged 39 to 59 years in California.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Take that group of men as the study’s population (</w:delText>
        </w:r>
      </w:del>
      <w:hyperlink w:anchor="def-population">
        <w:del w:id="8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so the population distribution (</w:delText>
        </w:r>
      </w:del>
      <w:hyperlink w:anchor="def-population-distribution">
        <w:del w:id="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3" w:author="PR Preview" w:date="2026-01-01T00:00:00Z">
        <w:r>
          <w:delText xml:space="preserve">) of cholesterol is its distribution among those men.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rStyle w:val="VerbatimChar"/>
          </w:rPr>
          <w:delText xml:space="preserve">wcgs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data frame is the sample (</w:delText>
        </w:r>
      </w:del>
      <w:hyperlink w:anchor="def-sample">
        <w:del w:id="2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" w:author="PR Preview" w:date="2026-01-01T00:00:00Z">
        <w:r>
          <w:delText xml:space="preserve">):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it holds 3154 of the men in that population.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men volunteered, through 10 companies,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so the sample is not a random sample (</w:delText>
        </w:r>
      </w:del>
      <w:hyperlink w:anchor="def-random-sample">
        <w:del w:id="28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9" w:author="PR Preview" w:date="2026-01-01T00:00:00Z">
        <w:r>
          <w:delText xml:space="preserve">) of the population.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Its mean cholesterol, 226.4 mg/dL,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describes these 3154 men exactly,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but it estimates the population mean well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only to the extent that the volunteers resemble the rest of the population.</w:delText>
        </w:r>
      </w:del>
    </w:p>
    <w:p>
      <w:pPr>
        <w:pStyle w:val="BodyText"/>
      </w:pPr>
      <w:ins w:id="38" w:author="PR Preview" w:date="2026-01-01T00:00:00Z">
        <w:r>
          <w:rPr>
            <w:b/>
            <w:bCs/>
          </w:rPr>
          <w:t xml:space="preserve">Example 1 (Population and sample in the WCGS)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In 1960, the WCGS recruited employed men aged 39 to 59 years in California.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Take that group of men as the study’s population (</w:t>
        </w:r>
      </w:ins>
      <w:hyperlink w:anchor="def-population">
        <w:ins w:id="4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4" w:author="PR Preview" w:date="2026-01-01T00:00:00Z">
        <w:r>
          <w:t xml:space="preserve">),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 the population distribution (</w:t>
        </w:r>
      </w:ins>
      <w:hyperlink w:anchor="def-population-distribution">
        <w:ins w:id="4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8" w:author="PR Preview" w:date="2026-01-01T00:00:00Z">
        <w:r>
          <w:t xml:space="preserve">) of cholesterol is its distribution among those men.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wcgs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data frame is the sample (</w:t>
        </w:r>
      </w:ins>
      <w:hyperlink w:anchor="def-sample">
        <w:ins w:id="5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6" w:author="PR Preview" w:date="2026-01-01T00:00:00Z">
        <w:r>
          <w:t xml:space="preserve">):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it holds 3154 of the men in that population.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men volunteered, through 10 companies,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so the sample is not a random sample (</w:t>
        </w:r>
      </w:ins>
      <w:hyperlink w:anchor="def-random-sample">
        <w:ins w:id="6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4" w:author="PR Preview" w:date="2026-01-01T00:00:00Z">
        <w:r>
          <w:t xml:space="preserve">) of the population.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Its sample mean cholesterol, 226.4 mg/dL,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describes these 3154 men exactly,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but it estimates the population mean well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only to the extent that the volunteers resemble the rest of the population.</w:t>
        </w:r>
      </w:ins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del w:id="73" w:author="PR Preview" w:date="2026-01-01T00:00:00Z">
        <w:r>
          <w:rPr>
            <w:b/>
            <w:bCs/>
          </w:rPr>
          <w:delText xml:space="preserve">Example 2 (Mean cholesterol in the WCGS)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Total cholesterol (</w:delText>
        </w:r>
      </w:del>
      <w:del w:id="76" w:author="PR Preview" w:date="2026-01-01T00:00:00Z">
        <w:r>
          <w:rPr>
            <w:rStyle w:val="VerbatimChar"/>
          </w:rPr>
          <w:delText xml:space="preserve">chol</w:delText>
        </w:r>
      </w:del>
      <w:del w:id="77" w:author="PR Preview" w:date="2026-01-01T00:00:00Z">
        <w:r>
          <w:delText xml:space="preserve">) is missing for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12 of the 3154 WCGS participants.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The sample mean of the remaining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3142 values is:</w:delText>
        </w:r>
      </w:del>
    </w:p>
    <w:p>
      <w:pPr>
        <w:pStyle w:val="FirstParagraph"/>
      </w:pPr>
      <w:ins w:id="84" w:author="PR Preview" w:date="2026-01-01T00:00:00Z">
        <w:r>
          <w:rPr>
            <w:b/>
            <w:bCs/>
          </w:rPr>
          <w:t xml:space="preserve">Example 2 (Sample mean cholesterol in the WCGS)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Total cholesterol (</w:t>
        </w:r>
      </w:ins>
      <w:ins w:id="87" w:author="PR Preview" w:date="2026-01-01T00:00:00Z">
        <w:r>
          <w:rPr>
            <w:rStyle w:val="VerbatimChar"/>
          </w:rPr>
          <w:t xml:space="preserve">chol</w:t>
        </w:r>
      </w:ins>
      <w:ins w:id="88" w:author="PR Preview" w:date="2026-01-01T00:00:00Z">
        <w:r>
          <w:t xml:space="preserve">) is missing for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12 of the 3154 WCGS participants.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 sample mean of the remaining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3142 values is:</w:t>
        </w:r>
      </w:ins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del w:id="95" w:author="PR Preview" w:date="2026-01-01T00:00:00Z">
        <w:r>
          <w:delText xml:space="preserve">The median cholesterol is a little lower than the mean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(</w:delText>
        </w:r>
      </w:del>
      <w:hyperlink w:anchor="exm-sample-mean">
        <w:del w:id="9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99" w:author="PR Preview" w:date="2026-01-01T00:00:00Z">
        <w:r>
          <w:delText xml:space="preserve">).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Cholesterol has a longer right tail than left tail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(the maximum is 645 mg/dL),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and the large values in that tail pull the mean upward</w:delText>
        </w:r>
      </w:del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but barely change which value is in the middle.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A median is less sensitive to extreme values than a mean.</w:delText>
        </w:r>
      </w:del>
    </w:p>
    <w:p>
      <w:pPr>
        <w:pStyle w:val="FirstParagraph"/>
      </w:pPr>
      <w:ins w:id="110" w:author="PR Preview" w:date="2026-01-01T00:00:00Z">
        <w:r>
          <w:t xml:space="preserve">The median cholesterol is a little lower than the sample mean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(</w:t>
        </w:r>
      </w:ins>
      <w:hyperlink w:anchor="exm-sample-mean">
        <w:ins w:id="11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4" w:author="PR Preview" w:date="2026-01-01T00:00:00Z">
        <w:r>
          <w:t xml:space="preserve">).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Cholesterol has a longer right tail than left tail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(the maximum is 645 mg/dL),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 the large values in that tail pull the sample mean upward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but barely change which value is in the middle.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 median is less sensitive to extreme values than a sample mean.</w:t>
        </w:r>
      </w:ins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del w:id="125" w:author="PR Preview" w:date="2026-01-01T00:00:00Z">
        <w:r>
          <w:rPr>
            <w:b/>
            <w:bCs/>
          </w:rPr>
          <w:delText xml:space="preserve">Theorem 2 (Standardized values have mean 0 and standard deviation 1)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For</w:delText>
        </w:r>
      </w:del>
      <w:del w:id="12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2</m:t>
        </m:r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observations with</w:delText>
        </w:r>
      </w:del>
      <w:del w:id="131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&gt;</m:t>
        </m:r>
        <m:r>
          <m:t>0</m:t>
        </m:r>
      </m:oMath>
      <w:del w:id="132" w:author="PR Preview" w:date="2026-01-01T00:00:00Z">
        <w:r>
          <w:delText xml:space="preserve">,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</w:delText>
        </w:r>
      </w:del>
      <w:del w:id="135" w:author="PR Preview" w:date="2026-01-01T00:00:00Z">
        <w:r>
          <w:delText xml:space="preserve"> </w:delText>
        </w:r>
      </w:del>
      <w:hyperlink w:anchor="def-standardization">
        <w:del w:id="136" w:author="PR Preview" w:date="2026-01-01T00:00:00Z">
          <w:r>
            <w:rPr>
              <w:rStyle w:val="Hyperlink"/>
            </w:rPr>
            <w:delText xml:space="preserve">standardized values</w:delText>
          </w:r>
        </w:del>
      </w:hyperlink>
      <w:del w:id="137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have sample mean</w:delText>
        </w:r>
      </w:del>
      <w:del w:id="140" w:author="PR Preview" w:date="2026-01-01T00:00:00Z">
        <w:r>
          <w:delText xml:space="preserve"> </w:delText>
        </w:r>
      </w:del>
      <m:oMath>
        <m:r>
          <m:t>0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and sample standard deviation</w:delText>
        </w:r>
      </w:del>
      <w:del w:id="143" w:author="PR Preview" w:date="2026-01-01T00:00:00Z">
        <w:r>
          <w:delText xml:space="preserve"> </w:delText>
        </w:r>
      </w:del>
      <m:oMath>
        <m:r>
          <m:t>1</m:t>
        </m:r>
      </m:oMath>
      <w:del w:id="144" w:author="PR Preview" w:date="2026-01-01T00:00:00Z">
        <w:r>
          <w:delText xml:space="preserve">.</w:delText>
        </w:r>
      </w:del>
    </w:p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Theorem 2 (Standardized values have sample mean 0 and sample standard deviation 1)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</w:t>
        </w:r>
      </w:ins>
      <w:ins w:id="1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observations with</w:t>
        </w:r>
      </w:ins>
      <w:ins w:id="15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&gt;</m:t>
        </m:r>
        <m:r>
          <m:t>0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</w:t>
        </w:r>
      </w:ins>
      <w:ins w:id="155" w:author="PR Preview" w:date="2026-01-01T00:00:00Z">
        <w:r>
          <w:t xml:space="preserve"> </w:t>
        </w:r>
      </w:ins>
      <w:hyperlink w:anchor="def-standardization">
        <w:ins w:id="156" w:author="PR Preview" w:date="2026-01-01T00:00:00Z">
          <w:r>
            <w:rPr>
              <w:rStyle w:val="Hyperlink"/>
            </w:rPr>
            <w:t xml:space="preserve">standardized values</w:t>
          </w:r>
        </w:ins>
      </w:hyperlink>
      <w:ins w:id="157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have sample mean</w:t>
        </w:r>
      </w:ins>
      <w:ins w:id="160" w:author="PR Preview" w:date="2026-01-01T00:00:00Z">
        <w:r>
          <w:t xml:space="preserve"> </w:t>
        </w:r>
      </w:ins>
      <m:oMath>
        <m: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 sample standard deviation</w:t>
        </w:r>
      </w:ins>
      <w:ins w:id="163" w:author="PR Preview" w:date="2026-01-01T00:00:00Z">
        <w:r>
          <w:t xml:space="preserve"> </w:t>
        </w:r>
      </w:ins>
      <m:oMath>
        <m:r>
          <m:t>1</m:t>
        </m:r>
      </m:oMath>
      <w:ins w:id="164" w:author="PR Preview" w:date="2026-01-01T00:00:00Z">
        <w:r>
          <w:t xml:space="preserve">.</w:t>
        </w:r>
      </w:ins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65" w:author="PR Preview" w:date="2026-01-01T00:00:00Z">
        <w:r>
          <w:delText xml:space="preserve">Since the mean of the</w:delText>
        </w:r>
      </w:del>
      <w:del w:id="166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i</m:t>
            </m:r>
          </m:sub>
        </m:sSub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</w:delText>
        </w:r>
      </w:del>
      <w:del w:id="169" w:author="PR Preview" w:date="2026-01-01T00:00:00Z">
        <w:r>
          <w:delText xml:space="preserve"> </w:delText>
        </w:r>
      </w:del>
      <m:oMath>
        <m:r>
          <m:t>0</m:t>
        </m:r>
      </m:oMath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their sample variance is</w:delText>
        </w:r>
      </w:del>
    </w:p>
    <w:p>
      <w:pPr>
        <w:pStyle w:val="FirstParagraph"/>
      </w:pPr>
      <w:ins w:id="173" w:author="PR Preview" w:date="2026-01-01T00:00:00Z">
        <w:r>
          <w:t xml:space="preserve">Since the sample mean of the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i</m:t>
            </m:r>
          </m:sub>
        </m:sSub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</w:t>
        </w:r>
      </w:ins>
      <w:ins w:id="177" w:author="PR Preview" w:date="2026-01-01T00:00:00Z">
        <w:r>
          <w:t xml:space="preserve"> </w:t>
        </w:r>
      </w:ins>
      <m:oMath>
        <m:r>
          <m:t>0</m:t>
        </m:r>
      </m:oMath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their sample variance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del w:id="181" w:author="PR Preview" w:date="2026-01-01T00:00:00Z">
        <w:r>
          <w:rPr>
            <w:i/>
            <w:iCs/>
          </w:rPr>
          <w:delText xml:space="preserve">Remark 7</w:delText>
        </w:r>
      </w:del>
      <w:del w:id="182" w:author="PR Preview" w:date="2026-01-01T00:00:00Z">
        <w:r>
          <w:delText xml:space="preserve"> (Source: Standardized values have mean 0 and standard deviation 1). </w:delText>
        </w:r>
      </w:del>
      <w:del w:id="183" w:author="PR Preview" w:date="2026-01-01T00:00:00Z">
        <w:r>
          <w:delText xml:space="preserve">Stated for the standardized Caravan variables in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James et al. (2021, sec. 4.7.6, p. 183)</w:delText>
        </w:r>
      </w:del>
      <w:del w:id="186" w:author="PR Preview" w:date="2026-01-01T00:00:00Z">
        <w:r>
          <w:delText xml:space="preserve">;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 proof is the elementary calculation.</w:delText>
        </w:r>
      </w:del>
    </w:p>
    <w:p>
      <w:pPr>
        <w:pStyle w:val="BodyText"/>
      </w:pPr>
      <w:ins w:id="189" w:author="PR Preview" w:date="2026-01-01T00:00:00Z">
        <w:r>
          <w:rPr>
            <w:i/>
            <w:iCs/>
          </w:rPr>
          <w:t xml:space="preserve">Remark 7</w:t>
        </w:r>
      </w:ins>
      <w:ins w:id="190" w:author="PR Preview" w:date="2026-01-01T00:00:00Z">
        <w:r>
          <w:t xml:space="preserve"> (Source: Standardized values have sample mean 0 and sample standard deviation 1). </w:t>
        </w:r>
      </w:ins>
      <w:ins w:id="191" w:author="PR Preview" w:date="2026-01-01T00:00:00Z">
        <w:r>
          <w:t xml:space="preserve">Stated for the standardized Caravan variables in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James et al. (2021, sec. 4.7.6, p. 183)</w:t>
        </w:r>
      </w:ins>
      <w:ins w:id="194" w:author="PR Preview" w:date="2026-01-01T00:00:00Z">
        <w:r>
          <w:t xml:space="preserve">;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the proof is the elementary calculation.</w:t>
        </w:r>
      </w:ins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del w:id="197" w:author="PR Preview" w:date="2026-01-01T00:00:00Z">
        <w:r>
          <w:delText xml:space="preserve">The mean is</w:delText>
        </w:r>
      </w:del>
      <w:del w:id="198" w:author="PR Preview" w:date="2026-01-01T00:00:00Z">
        <w:r>
          <w:delText xml:space="preserve"> </w:delText>
        </w:r>
      </w:del>
      <m:oMath>
        <m:r>
          <m:t>0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up to rounding error, and the standard deviation is</w:delText>
        </w:r>
      </w:del>
      <w:del w:id="201" w:author="PR Preview" w:date="2026-01-01T00:00:00Z">
        <w:r>
          <w:delText xml:space="preserve"> </w:delText>
        </w:r>
      </w:del>
      <m:oMath>
        <m:r>
          <m:t>1</m:t>
        </m:r>
      </m:oMath>
      <w:del w:id="202" w:author="PR Preview" w:date="2026-01-01T00:00:00Z">
        <w:r>
          <w:delText xml:space="preserve">,</w:delText>
        </w:r>
      </w:del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as</w:delText>
        </w:r>
      </w:del>
      <w:del w:id="205" w:author="PR Preview" w:date="2026-01-01T00:00:00Z">
        <w:r>
          <w:delText xml:space="preserve"> </w:delText>
        </w:r>
      </w:del>
      <w:hyperlink w:anchor="thm-standardized-mean-sd">
        <w:del w:id="20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says.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The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rPr>
            <w:rStyle w:val="VerbatimChar"/>
          </w:rPr>
          <w:delText xml:space="preserve">na.rm = TRUE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is needed because 12 of the cholesterol values are missing.</w:delText>
        </w:r>
      </w:del>
    </w:p>
    <w:p>
      <w:pPr>
        <w:pStyle w:val="FirstParagraph"/>
      </w:pPr>
      <w:ins w:id="215" w:author="PR Preview" w:date="2026-01-01T00:00:00Z">
        <w:r>
          <w:t xml:space="preserve">The sample mean is</w:t>
        </w:r>
      </w:ins>
      <w:ins w:id="216" w:author="PR Preview" w:date="2026-01-01T00:00:00Z">
        <w:r>
          <w:t xml:space="preserve"> </w:t>
        </w:r>
      </w:ins>
      <m:oMath>
        <m:r>
          <m:t>0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up to rounding error, and the sample standard deviation is</w:t>
        </w:r>
      </w:ins>
      <w:ins w:id="219" w:author="PR Preview" w:date="2026-01-01T00:00:00Z">
        <w:r>
          <w:t xml:space="preserve"> </w:t>
        </w:r>
      </w:ins>
      <m:oMath>
        <m:r>
          <m:t>1</m:t>
        </m:r>
      </m:oMath>
      <w:ins w:id="220" w:author="PR Preview" w:date="2026-01-01T00:00:00Z">
        <w:r>
          <w:t xml:space="preserve">,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as</w:t>
        </w:r>
      </w:ins>
      <w:ins w:id="223" w:author="PR Preview" w:date="2026-01-01T00:00:00Z">
        <w:r>
          <w:t xml:space="preserve"> </w:t>
        </w:r>
      </w:ins>
      <w:hyperlink w:anchor="thm-standardized-mean-sd">
        <w:ins w:id="22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says.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The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rPr>
            <w:rStyle w:val="VerbatimChar"/>
          </w:rPr>
          <w:t xml:space="preserve">na.rm = TRUE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is needed because 12 of the cholesterol values are missing.</w:t>
        </w:r>
      </w:ins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2026-10-16T12:15:17Z</dcterms:created>
  <dcterms:modified xsi:type="dcterms:W3CDTF">2026-10-16T12:15:17Z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