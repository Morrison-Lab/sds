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 (Bootstrap distribution of a mean of ten glucose values)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Take the baseline fasting glucose values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of the first ten HERS participants,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compute the sample mean of each of</w:delText>
        </w:r>
      </w:del>
      <w:del w:id="1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bootstrap samples:</w:delText>
        </w:r>
      </w:del>
    </w:p>
    <w:p>
      <w:pPr>
        <w:pStyle w:val="BodyText"/>
      </w:pPr>
      <w:ins w:id="13" w:author="PR Preview" w:date="2026-01-01T00:00:00Z">
        <w:r>
          <w:rPr>
            <w:b/>
            <w:bCs/>
          </w:rPr>
          <w:t xml:space="preserve">Example 2 (Bootstrap distribution of the sample mean of ten glucose values)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Take the baseline fasting glucose values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of the first ten HERS participants,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and compute the sample mean of each of</w:t>
        </w:r>
      </w:ins>
      <w:ins w:id="2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bootstrap samples:</w:t>
        </w:r>
      </w:ins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del w:id="23" w:author="PR Preview" w:date="2026-01-01T00:00:00Z">
        <w:r>
          <w:delText xml:space="preserve">The bootstrap standard error (</w:delText>
        </w:r>
      </w:del>
      <w:hyperlink w:anchor="def-bootstrap-se">
        <w:del w:id="2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5" w:author="PR Preview" w:date="2026-01-01T00:00:00Z">
        <w:r>
          <w:delText xml:space="preserve">)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 close to the usual estimate</w:delText>
        </w:r>
      </w:del>
      <w:del w:id="2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29" w:author="PR Preview" w:date="2026-01-01T00:00:00Z">
        <w:r>
          <w:delText xml:space="preserve">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Each bootstrap draw has variance</w:delText>
        </w:r>
      </w:del>
      <w:del w:id="3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around</w:delText>
        </w:r>
      </w:del>
      <w:del w:id="3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36" w:author="PR Preview" w:date="2026-01-01T00:00:00Z">
        <w:r>
          <w:delText xml:space="preserve">, and the</w:delText>
        </w:r>
      </w:del>
      <w:del w:id="37" w:author="PR Preview" w:date="2026-01-01T00:00:00Z">
        <w:r>
          <w:delText xml:space="preserve"> </w:delText>
        </w:r>
      </w:del>
      <m:oMath>
        <m:r>
          <m:t>n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draws are independent,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so as</w:delText>
        </w:r>
      </w:del>
      <w:del w:id="42" w:author="PR Preview" w:date="2026-01-01T00:00:00Z">
        <w:r>
          <w:delText xml:space="preserve"> </w:delText>
        </w:r>
      </w:del>
      <m:oMath>
        <m:r>
          <m:t>B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grows the bootstrap standard error of the mean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approaches</w:delText>
        </w:r>
      </w:del>
      <w:del w:id="4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</w:delText>
        </w:r>
      </w:del>
      <w:del w:id="50" w:author="PR Preview" w:date="2026-01-01T00:00:00Z">
        <w:r>
          <w:rPr>
            <w:rStyle w:val="VerbatimChar"/>
          </w:rPr>
          <w:delText xml:space="preserve">divide_by_n_se</w:delText>
        </w:r>
      </w:del>
      <w:del w:id="51" w:author="PR Preview" w:date="2026-01-01T00:00:00Z">
        <w:r>
          <w:delText xml:space="preserve">),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which is smaller than</w:delText>
        </w:r>
      </w:del>
      <w:del w:id="5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by the factor</w:delText>
        </w:r>
      </w:del>
      <w:del w:id="5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58" w:author="PR Preview" w:date="2026-01-01T00:00:00Z">
        <w:r>
          <w:delText xml:space="preserve">.</w:delText>
        </w:r>
      </w:del>
      <w:del w:id="59" w:author="PR Preview" w:date="2026-01-01T00:00:00Z">
        <w:r>
          <w:delText xml:space="preserve"> </w:delText>
        </w:r>
      </w:del>
      <w:hyperlink w:anchor="fig-boot-dist-toy">
        <w:del w:id="60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shows the bootstrap distribution.</w:delText>
        </w:r>
      </w:del>
    </w:p>
    <w:p>
      <w:pPr>
        <w:pStyle w:val="FirstParagraph"/>
      </w:pPr>
      <w:ins w:id="63" w:author="PR Preview" w:date="2026-01-01T00:00:00Z">
        <w:r>
          <w:t xml:space="preserve">The bootstrap standard error (</w:t>
        </w:r>
      </w:ins>
      <w:hyperlink w:anchor="def-bootstrap-se">
        <w:ins w:id="6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5" w:author="PR Preview" w:date="2026-01-01T00:00:00Z">
        <w:r>
          <w:t xml:space="preserve">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close to the usual estimate</w:t>
        </w:r>
      </w:ins>
      <w:ins w:id="6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69" w:author="PR Preview" w:date="2026-01-01T00:00:00Z">
        <w:r>
          <w:t xml:space="preserve">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Each bootstrap draw has variance</w:t>
        </w:r>
      </w:ins>
      <w:ins w:id="7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around</w:t>
        </w:r>
      </w:ins>
      <w:ins w:id="7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76" w:author="PR Preview" w:date="2026-01-01T00:00:00Z">
        <w:r>
          <w:t xml:space="preserve">, and the</w:t>
        </w:r>
      </w:ins>
      <w:ins w:id="77" w:author="PR Preview" w:date="2026-01-01T00:00:00Z">
        <w:r>
          <w:t xml:space="preserve"> </w:t>
        </w:r>
      </w:ins>
      <m:oMath>
        <m:r>
          <m:t>n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draws are independent,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so as</w:t>
        </w:r>
      </w:ins>
      <w:ins w:id="82" w:author="PR Preview" w:date="2026-01-01T00:00:00Z">
        <w:r>
          <w:t xml:space="preserve"> </w:t>
        </w:r>
      </w:ins>
      <m:oMath>
        <m:r>
          <m:t>B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grows the bootstrap standard error of the sample mean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approaches</w:t>
        </w:r>
      </w:ins>
      <w:ins w:id="8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(</w:t>
        </w:r>
      </w:ins>
      <w:ins w:id="90" w:author="PR Preview" w:date="2026-01-01T00:00:00Z">
        <w:r>
          <w:rPr>
            <w:rStyle w:val="VerbatimChar"/>
          </w:rPr>
          <w:t xml:space="preserve">divide_by_n_se</w:t>
        </w:r>
      </w:ins>
      <w:ins w:id="91" w:author="PR Preview" w:date="2026-01-01T00:00:00Z">
        <w:r>
          <w:t xml:space="preserve">),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which is smaller than</w:t>
        </w:r>
      </w:ins>
      <w:ins w:id="9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by the factor</w:t>
        </w:r>
      </w:ins>
      <w:ins w:id="9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98" w:author="PR Preview" w:date="2026-01-01T00:00:00Z">
        <w:r>
          <w:t xml:space="preserve">.</w:t>
        </w:r>
      </w:ins>
      <w:ins w:id="99" w:author="PR Preview" w:date="2026-01-01T00:00:00Z">
        <w:r>
          <w:t xml:space="preserve"> </w:t>
        </w:r>
      </w:ins>
      <w:hyperlink w:anchor="fig-boot-dist-toy">
        <w:ins w:id="100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shows the bootstrap distribution.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2026-10-16T12:11:55Z</dcterms:created>
  <dcterms:modified xsi:type="dcterms:W3CDTF">2026-10-16T12:11:55Z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