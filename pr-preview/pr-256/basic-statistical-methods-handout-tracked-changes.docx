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(HERS baseline characteristics by treatment group)</w:delText>
        </w:r>
      </w:del>
      <w:del w:id="4" w:author="PR Preview" w:date="2026-01-01T00:00:00Z">
        <w:r>
          <w:delText xml:space="preserve"> </w:delText>
        </w:r>
      </w:del>
      <w:hyperlink w:anchor="tbl-hers-summary">
        <w:del w:id="5" w:author="PR Preview" w:date="2026-01-01T00:00:00Z">
          <w:r>
            <w:rPr>
              <w:rStyle w:val="Hyperlink"/>
            </w:rPr>
            <w:delText xml:space="preserve">Table 1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summarizes the HERS participants at baseline,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separately for each randomized group.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Continuous variables are summarized by mean (standard deviation),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categorical variables by count (percent).</w:delText>
        </w:r>
      </w:del>
    </w:p>
    <w:p>
      <w:pPr>
        <w:pStyle w:val="BodyText"/>
      </w:pPr>
      <w:ins w:id="14" w:author="PR Preview" w:date="2026-01-01T00:00:00Z">
        <w:r>
          <w:rPr>
            <w:b/>
            <w:bCs/>
          </w:rPr>
          <w:t xml:space="preserve">Example 1 (HERS baseline characteristics by treatment group)</w:t>
        </w:r>
      </w:ins>
      <w:ins w:id="15" w:author="PR Preview" w:date="2026-01-01T00:00:00Z">
        <w:r>
          <w:t xml:space="preserve"> </w:t>
        </w:r>
      </w:ins>
      <w:hyperlink w:anchor="tbl-hers-summary">
        <w:ins w:id="16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summarizes the HERS participants at baseline,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separately for each randomized group.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Continuous variables are summarized by sample mean (standard deviation),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categorical variables by count (percent).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del w:id="25" w:author="PR Preview" w:date="2026-01-01T00:00:00Z">
        <w:r>
          <w:rPr>
            <w:b/>
            <w:bCs/>
          </w:rPr>
          <w:delText xml:space="preserve">Example 3 (Baseline fasting glucose by treatment group in HERS)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We test</w:delText>
        </w:r>
      </w:del>
      <w:del w:id="2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against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where</w:delText>
        </w:r>
      </w:del>
      <w:del w:id="3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</w:delText>
        </w:r>
      </w:del>
      <w:del w:id="3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are the mean baseline fasting glucose levels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in the hormone therapy and placebo populations.</w:delText>
        </w:r>
      </w:del>
      <w:del w:id="43" w:author="PR Preview" w:date="2026-01-01T00:00:00Z">
        <w:r>
          <w:delText xml:space="preserve"> </w:delText>
        </w:r>
      </w:del>
      <w:hyperlink w:anchor="fig-hers-boxplot">
        <w:del w:id="44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compares the two groups’ distributions.</w:delText>
        </w:r>
      </w:del>
    </w:p>
    <w:p>
      <w:pPr>
        <w:pStyle w:val="BodyText"/>
      </w:pPr>
      <w:ins w:id="47" w:author="PR Preview" w:date="2026-01-01T00:00:00Z">
        <w:r>
          <w:rPr>
            <w:b/>
            <w:bCs/>
          </w:rPr>
          <w:t xml:space="preserve">Example 3 (Baseline fasting glucose by treatment group in HERS)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We test</w:t>
        </w:r>
      </w:ins>
      <w:ins w:id="5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against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where</w:t>
        </w:r>
      </w:ins>
      <w:ins w:id="5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are the population mean baseline fasting glucose levels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in the hormone therapy and placebo populations.</w:t>
        </w:r>
      </w:ins>
      <w:ins w:id="65" w:author="PR Preview" w:date="2026-01-01T00:00:00Z">
        <w:r>
          <w:t xml:space="preserve"> </w:t>
        </w:r>
      </w:ins>
      <w:hyperlink w:anchor="fig-hers-boxplot">
        <w:ins w:id="66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compares the two groups’ distributions.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del w:id="69" w:author="PR Preview" w:date="2026-01-01T00:00:00Z">
        <w:r>
          <w:delText xml:space="preserve">The p-value is large,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so the data give no evidence against</w:delText>
        </w:r>
      </w:del>
      <w:del w:id="72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73" w:author="PR Preview" w:date="2026-01-01T00:00:00Z">
        <w:r>
          <w:delText xml:space="preserve">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That result is expected here: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treatment was randomized,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so the groups’ baseline means differ only by chance.</w:delText>
        </w:r>
      </w:del>
    </w:p>
    <w:p>
      <w:pPr>
        <w:pStyle w:val="FirstParagraph"/>
      </w:pPr>
      <w:ins w:id="80" w:author="PR Preview" w:date="2026-01-01T00:00:00Z">
        <w:r>
          <w:t xml:space="preserve">The p-value is large,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so the data give no evidence against</w:t>
        </w:r>
      </w:ins>
      <w:ins w:id="8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4" w:author="PR Preview" w:date="2026-01-01T00:00:00Z">
        <w:r>
          <w:t xml:space="preserve">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That result is expected here: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treatment was randomized,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 the groups’ baseline sample means differ only by chance.</w:t>
        </w:r>
      </w:ins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del w:id="91" w:author="PR Preview" w:date="2026-01-01T00:00:00Z">
        <w:r>
          <w:rPr>
            <w:b/>
            <w:bCs/>
          </w:rPr>
          <w:delText xml:space="preserve">Example 10 (Fasting glucose by race/ethnicity in HERS)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The group sizes, means, and standard deviations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of baseline fasting glucose:</w:delText>
        </w:r>
      </w:del>
    </w:p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Example 10 (Fasting glucose by race/ethnicity in HERS)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 group sizes, sample means, and sample standard deviations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of baseline fasting glucose:</w:t>
        </w:r>
      </w:ins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del w:id="101" w:author="PR Preview" w:date="2026-01-01T00:00:00Z">
        <w:r>
          <w:delText xml:space="preserve">The p-value is far below 0.05: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mean fasting glucose differs among the three race/ethnicity groups.</w:delText>
        </w:r>
      </w:del>
    </w:p>
    <w:p>
      <w:pPr>
        <w:pStyle w:val="BodyText"/>
      </w:pPr>
      <w:ins w:id="104" w:author="PR Preview" w:date="2026-01-01T00:00:00Z">
        <w:r>
          <w:t xml:space="preserve">The p-value is far below 0.05: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population mean fasting glucose differs among the three race/ethnicity groups.</w:t>
        </w:r>
      </w:ins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2026-10-16T12:10:08Z</dcterms:created>
  <dcterms:modified xsi:type="dcterms:W3CDTF">2026-10-16T12:10:08Z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