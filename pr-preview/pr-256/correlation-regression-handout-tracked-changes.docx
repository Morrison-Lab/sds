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5 (Deviation from the conditional mean)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 conditional Gaussian model (</w:delText>
        </w:r>
      </w:del>
      <w:hyperlink w:anchor="def-cond-gaussian">
        <w:del w:id="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7" w:author="PR Preview" w:date="2026-01-01T00:00:00Z">
        <w:r>
          <w:delText xml:space="preserve">),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deviation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outcome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its</w:delText>
        </w:r>
      </w:del>
      <w:del w:id="18" w:author="PR Preview" w:date="2026-01-01T00:00:00Z">
        <w:r>
          <w:delText xml:space="preserve"> </w:delText>
        </w:r>
      </w:del>
      <w:hyperlink r:id="rId32">
        <w:del w:id="19" w:author="PR Preview" w:date="2026-01-01T00:00:00Z">
          <w:r>
            <w:rPr>
              <w:rStyle w:val="Hyperlink"/>
            </w:rPr>
            <w:delText xml:space="preserve">deviation from its mean</w:delText>
          </w:r>
        </w:del>
      </w:hyperlink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taking the mean conditional on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4" w:author="PR Preview" w:date="2026-01-01T00:00:00Z">
        <w:r>
          <w:delText xml:space="preserve">:</w:delText>
        </w:r>
      </w:del>
    </w:p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5 (Deviation from the conditional mean)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In a conditional Gaussian model (</w:t>
        </w:r>
      </w:ins>
      <w:hyperlink w:anchor="def-cond-gaussian">
        <w:ins w:id="2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deviation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outcome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its</w:t>
        </w:r>
      </w:ins>
      <w:ins w:id="40" w:author="PR Preview" w:date="2026-01-01T00:00:00Z">
        <w:r>
          <w:t xml:space="preserve"> </w:t>
        </w:r>
      </w:ins>
      <w:hyperlink r:id="rId32">
        <w:ins w:id="41" w:author="PR Preview" w:date="2026-01-01T00:00:00Z">
          <w:r>
            <w:rPr>
              <w:rStyle w:val="Hyperlink"/>
            </w:rPr>
            <w:t xml:space="preserve">deviation from its population mean</w:t>
          </w:r>
        </w:ins>
      </w:hyperlink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taking the mean conditional on</w:t>
        </w:r>
      </w:ins>
      <w:ins w:id="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Exercise 3 (Mean squared error and residual sum of squares)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For a regression model with conditional mean</w:delText>
        </w:r>
      </w:del>
      <w:del w:id="5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let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be its predictions of</w:delText>
        </w:r>
      </w:del>
      <w:del w:id="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outcomes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and let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(</w:delText>
        </w:r>
      </w:del>
      <w:hyperlink w:anchor="def-rss">
        <w:del w:id="6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8" w:author="PR Preview" w:date="2026-01-01T00:00:00Z">
        <w:r>
          <w:delText xml:space="preserve">) be taken over those same outcomes.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Write the</w:delText>
        </w:r>
      </w:del>
      <w:del w:id="71" w:author="PR Preview" w:date="2026-01-01T00:00:00Z">
        <w:r>
          <w:delText xml:space="preserve"> </w:delText>
        </w:r>
      </w:del>
      <w:hyperlink r:id="rId58">
        <w:del w:id="7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of these predictions in terms of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in terms of that mean squared error.</w:delText>
        </w:r>
      </w:del>
    </w:p>
    <w:p>
      <w:pPr>
        <w:pStyle w:val="BodyText"/>
      </w:pPr>
      <w:ins w:id="82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a regression model with conditional mean</w:t>
        </w:r>
      </w:ins>
      <w:ins w:id="8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let</w:t>
        </w:r>
      </w:ins>
      <w:ins w:id="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be its predictions of</w:t>
        </w:r>
      </w:ins>
      <w:ins w:id="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outcomes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96" w:author="PR Preview" w:date="2026-01-01T00:00:00Z">
        <w:r>
          <w:t xml:space="preserve">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let</w:t>
        </w:r>
      </w:ins>
      <w:ins w:id="9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(</w:t>
        </w:r>
      </w:ins>
      <w:hyperlink w:anchor="def-rss">
        <w:ins w:id="10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3" w:author="PR Preview" w:date="2026-01-01T00:00:00Z">
        <w:r>
          <w:t xml:space="preserve">) be taken over those same outcomes.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Write the</w:t>
        </w:r>
      </w:ins>
      <w:ins w:id="106" w:author="PR Preview" w:date="2026-01-01T00:00:00Z">
        <w:r>
          <w:t xml:space="preserve"> </w:t>
        </w:r>
      </w:ins>
      <w:hyperlink r:id="rId58">
        <w:ins w:id="107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these predictions in terms of</w:t>
        </w:r>
      </w:ins>
      <w:ins w:id="11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</w:t>
        </w:r>
      </w:ins>
      <w:ins w:id="11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in terms of that sMSE.</w:t>
        </w:r>
      </w:ins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7" w:author="PR Preview" w:date="2026-01-01T00:00:00Z">
        <w:r>
          <w:delText xml:space="preserve">So the mean squared error is the residual sum of squares divided by</w:delText>
        </w:r>
      </w:del>
      <w:del w:id="118" w:author="PR Preview" w:date="2026-01-01T00:00:00Z">
        <w:r>
          <w:delText xml:space="preserve"> </w:delText>
        </w:r>
      </w:del>
      <m:oMath>
        <m:r>
          <m:t>n</m:t>
        </m:r>
      </m:oMath>
      <w:del w:id="119" w:author="PR Preview" w:date="2026-01-01T00:00:00Z">
        <w:r>
          <w:delText xml:space="preserve">:</w:delText>
        </w:r>
      </w:del>
    </w:p>
    <w:p>
      <w:pPr>
        <w:pStyle w:val="FirstParagraph"/>
      </w:pPr>
      <w:ins w:id="120" w:author="PR Preview" w:date="2026-01-01T00:00:00Z">
        <w:r>
          <w:t xml:space="preserve">So the sMSE is the residual sum of squares divided by</w:t>
        </w:r>
      </w:ins>
      <w:ins w:id="121" w:author="PR Preview" w:date="2026-01-01T00:00:00Z">
        <w:r>
          <w:t xml:space="preserve"> </w:t>
        </w:r>
      </w:ins>
      <m:oMath>
        <m:r>
          <m:t>n</m:t>
        </m:r>
      </m:oMath>
      <w:ins w:id="1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del w:id="123" w:author="PR Preview" w:date="2026-01-01T00:00:00Z">
        <w:r>
          <w:rPr>
            <w:b/>
            <w:bCs/>
          </w:rPr>
          <w:delText xml:space="preserve">Theorem 4 (Mean squared error is the residual sum of squares divided by</w:delText>
        </w:r>
      </w:del>
      <w:del w:id="12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125" w:author="PR Preview" w:date="2026-01-01T00:00:00Z">
        <w:r>
          <w:rPr>
            <w:b/>
            <w:bCs/>
          </w:rPr>
          <w:delText xml:space="preserve">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For a regression model with conditional mean</w:delText>
        </w:r>
      </w:del>
      <w:del w:id="12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9" w:author="PR Preview" w:date="2026-01-01T00:00:00Z">
        <w:r>
          <w:delText xml:space="preserve">,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the</w:delText>
        </w:r>
      </w:del>
      <w:del w:id="132" w:author="PR Preview" w:date="2026-01-01T00:00:00Z">
        <w:r>
          <w:delText xml:space="preserve"> </w:delText>
        </w:r>
      </w:del>
      <w:hyperlink r:id="rId58">
        <w:del w:id="13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of its predictions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of</w:delText>
        </w:r>
      </w:del>
      <w:del w:id="1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outcomes</w:delText>
        </w:r>
      </w:del>
      <w:del w:id="14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and the residual sum of squares</w:delText>
        </w:r>
      </w:del>
      <w:del w:id="14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(</w:delText>
        </w:r>
      </w:del>
      <w:hyperlink w:anchor="def-rss">
        <w:del w:id="14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9" w:author="PR Preview" w:date="2026-01-01T00:00:00Z">
        <w:r>
          <w:delText xml:space="preserve">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over those same</w:delText>
        </w:r>
      </w:del>
      <w:del w:id="152" w:author="PR Preview" w:date="2026-01-01T00:00:00Z">
        <w:r>
          <w:delText xml:space="preserve"> </w:delText>
        </w:r>
      </w:del>
      <m:oMath>
        <m:r>
          <m:t>n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outcomes satisfy</w:delText>
        </w:r>
      </w:del>
    </w:p>
    <w:p>
      <w:pPr>
        <w:pStyle w:val="FirstParagraph"/>
      </w:pPr>
      <w:ins w:id="155" w:author="PR Preview" w:date="2026-01-01T00:00:00Z">
        <w:r>
          <w:rPr>
            <w:b/>
            <w:bCs/>
          </w:rPr>
          <w:t xml:space="preserve">Theorem 4 (Sample mean squared error is the residual sum of squares divided by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57" w:author="PR Preview" w:date="2026-01-01T00:00:00Z">
        <w:r>
          <w:rPr>
            <w:b/>
            <w:bCs/>
          </w:rPr>
          <w:t xml:space="preserve">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a regression model with conditional mean</w:t>
        </w:r>
      </w:ins>
      <w:ins w:id="16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</w:t>
        </w:r>
      </w:ins>
      <w:ins w:id="164" w:author="PR Preview" w:date="2026-01-01T00:00:00Z">
        <w:r>
          <w:t xml:space="preserve"> </w:t>
        </w:r>
      </w:ins>
      <w:hyperlink r:id="rId58">
        <w:ins w:id="165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of its predictions</w:t>
        </w:r>
      </w:ins>
      <w:ins w:id="1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</w:t>
        </w:r>
      </w:ins>
      <w:ins w:id="1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outcomes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 the residual sum of squares</w:t>
        </w:r>
      </w:ins>
      <w:ins w:id="177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</w:t>
        </w:r>
      </w:ins>
      <w:hyperlink w:anchor="def-rss">
        <w:ins w:id="18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81" w:author="PR Preview" w:date="2026-01-01T00:00:00Z">
        <w: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over those same</w:t>
        </w:r>
      </w:ins>
      <w:ins w:id="184" w:author="PR Preview" w:date="2026-01-01T00:00:00Z">
        <w:r>
          <w:t xml:space="preserve"> </w:t>
        </w:r>
      </w:ins>
      <m:oMath>
        <m:r>
          <m:t>n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outcomes satisfy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del w:id="187" w:author="PR Preview" w:date="2026-01-01T00:00:00Z">
        <w:r>
          <w:rPr>
            <w:i/>
            <w:iCs/>
          </w:rPr>
          <w:delText xml:space="preserve">Remark 5</w:delText>
        </w:r>
      </w:del>
      <w:del w:id="188" w:author="PR Preview" w:date="2026-01-01T00:00:00Z">
        <w:r>
          <w:delText xml:space="preserve"> (The same observations on both sides). </w:delText>
        </w:r>
      </w:del>
      <w:del w:id="189" w:author="PR Preview" w:date="2026-01-01T00:00:00Z">
        <w:r>
          <w:delText xml:space="preserve">The identities in</w:delText>
        </w:r>
      </w:del>
      <w:del w:id="190" w:author="PR Preview" w:date="2026-01-01T00:00:00Z">
        <w:r>
          <w:delText xml:space="preserve"> </w:delText>
        </w:r>
      </w:del>
      <w:hyperlink w:anchor="thm-mse-rss">
        <w:del w:id="19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need the mean squared error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and the residual sum of squares to be taken over the same</w:delText>
        </w:r>
      </w:del>
      <w:del w:id="196" w:author="PR Preview" w:date="2026-01-01T00:00:00Z">
        <w:r>
          <w:delText xml:space="preserve"> </w:delText>
        </w:r>
      </w:del>
      <m:oMath>
        <m:r>
          <m:t>n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observations.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 RSS minimized in fitting is taken over the fitting data,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so dividing it by</w:delText>
        </w:r>
      </w:del>
      <w:del w:id="203" w:author="PR Preview" w:date="2026-01-01T00:00:00Z">
        <w:r>
          <w:delText xml:space="preserve"> </w:delText>
        </w:r>
      </w:del>
      <m:oMath>
        <m:r>
          <m:t>n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gives the mean squared error on the fitting data,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not the mean squared error of predictions of new outcomes.</w:delText>
        </w:r>
      </w:del>
    </w:p>
    <w:p>
      <w:pPr>
        <w:pStyle w:val="BodyText"/>
      </w:pPr>
      <w:ins w:id="208" w:author="PR Preview" w:date="2026-01-01T00:00:00Z">
        <w:r>
          <w:rPr>
            <w:i/>
            <w:iCs/>
          </w:rPr>
          <w:t xml:space="preserve">Remark 5</w:t>
        </w:r>
      </w:ins>
      <w:ins w:id="209" w:author="PR Preview" w:date="2026-01-01T00:00:00Z">
        <w:r>
          <w:t xml:space="preserve"> (The same observations on both sides). </w:t>
        </w:r>
      </w:ins>
      <w:ins w:id="210" w:author="PR Preview" w:date="2026-01-01T00:00:00Z">
        <w:r>
          <w:t xml:space="preserve">The identities in</w:t>
        </w:r>
      </w:ins>
      <w:ins w:id="211" w:author="PR Preview" w:date="2026-01-01T00:00:00Z">
        <w:r>
          <w:t xml:space="preserve"> </w:t>
        </w:r>
      </w:ins>
      <w:hyperlink w:anchor="thm-mse-rss">
        <w:ins w:id="21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need the sMSE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the residual sum of squares to be taken over the same</w:t>
        </w:r>
      </w:ins>
      <w:ins w:id="217" w:author="PR Preview" w:date="2026-01-01T00:00:00Z">
        <w:r>
          <w:t xml:space="preserve"> </w:t>
        </w:r>
      </w:ins>
      <m:oMath>
        <m:r>
          <m:t>n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observations.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The RSS minimized in fitting is taken over the fitting data,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so dividing it by</w:t>
        </w:r>
      </w:ins>
      <w:ins w:id="224" w:author="PR Preview" w:date="2026-01-01T00:00:00Z">
        <w:r>
          <w:t xml:space="preserve"> </w:t>
        </w:r>
      </w:ins>
      <m:oMath>
        <m:r>
          <m:t>n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gives the sMSE on the fitting data,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not the sMSE of predictions of new outcomes.</w:t>
        </w:r>
      </w:ins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del w:id="229" w:author="PR Preview" w:date="2026-01-01T00:00:00Z">
        <w:r>
          <w:rPr>
            <w:b/>
            <w:bCs/>
          </w:rPr>
          <w:delText xml:space="preserve">Exercise 4 (Summing the deviations from the mean)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Find</w:delText>
        </w:r>
      </w:del>
      <w:del w:id="23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33" w:author="PR Preview" w:date="2026-01-01T00:00:00Z">
        <w:r>
          <w:delText xml:space="preserve">.</w:delText>
        </w:r>
      </w:del>
    </w:p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Exercise 4 (Summing the deviations from the sample mean)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Find</w:t>
        </w:r>
      </w:ins>
      <w:ins w:id="23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38" w:author="PR Preview" w:date="2026-01-01T00:00:00Z">
        <w:r>
          <w:t xml:space="preserve">.</w:t>
        </w:r>
      </w:ins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del w:id="239" w:author="PR Preview" w:date="2026-01-01T00:00:00Z">
        <w:r>
          <w:rPr>
            <w:b/>
            <w:bCs/>
          </w:rPr>
          <w:delText xml:space="preserve">Lemma 1 (Deviations from the mean sum to zero)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For any data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with mean</w:delText>
        </w:r>
      </w:del>
      <w:del w:id="24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z</m:t>
            </m:r>
          </m:e>
        </m:acc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(for example, the</w:delText>
        </w:r>
      </w:del>
      <w:del w:id="24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or the</w:delText>
        </w:r>
      </w:del>
      <w:del w:id="25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52" w:author="PR Preview" w:date="2026-01-01T00:00:00Z">
        <w:r>
          <w:delText xml:space="preserve">), the deviations from the mean sum to zero:</w:delText>
        </w:r>
      </w:del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Lemma 1 (Deviations from the sample mean sum to zero)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For any data</w:t>
        </w:r>
      </w:ins>
      <w:ins w:id="256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with sample mean</w:t>
        </w:r>
      </w:ins>
      <w:ins w:id="25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z</m:t>
            </m:r>
          </m:e>
        </m:acc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(for example, the</w:t>
        </w:r>
      </w:ins>
      <w:ins w:id="2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or the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66" w:author="PR Preview" w:date="2026-01-01T00:00:00Z">
        <w:r>
          <w:t xml:space="preserve">), the deviations from the sample mean sum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67" w:author="PR Preview" w:date="2026-01-01T00:00:00Z">
        <w:r>
          <w:delText xml:space="preserve">To shorten the next steps, write</w:delText>
        </w:r>
      </w:del>
      <w:del w:id="268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69" w:author="PR Preview" w:date="2026-01-01T00:00:00Z">
        <w:r>
          <w:delText xml:space="preserve">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so that</w:delText>
        </w:r>
      </w:del>
      <w:del w:id="272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del w:id="273" w:author="PR Preview" w:date="2026-01-01T00:00:00Z">
        <w:r>
          <w:delText xml:space="preserve">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The</w:delText>
        </w:r>
      </w:del>
      <w:del w:id="276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i</m:t>
            </m:r>
          </m:sub>
        </m:sSub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sum to zero,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because deviations from a mean sum to zero (</w:delText>
        </w:r>
      </w:del>
      <w:hyperlink w:anchor="exr-sum-deviations-zero">
        <w:del w:id="281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282" w:author="PR Preview" w:date="2026-01-01T00:00:00Z">
        <w:r>
          <w:delText xml:space="preserve">):</w:delText>
        </w:r>
      </w:del>
    </w:p>
    <w:p>
      <w:pPr>
        <w:pStyle w:val="FirstParagraph"/>
      </w:pPr>
      <w:ins w:id="283" w:author="PR Preview" w:date="2026-01-01T00:00:00Z">
        <w:r>
          <w:t xml:space="preserve">To shorten the next steps, write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 that</w:t>
        </w:r>
      </w:ins>
      <w:ins w:id="288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ins w:id="289" w:author="PR Preview" w:date="2026-01-01T00:00:00Z">
        <w:r>
          <w:t xml:space="preserve">.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</m:sub>
        </m:sSub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sum to zero,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because deviations from a sample mean sum to zero (</w:t>
        </w:r>
      </w:ins>
      <w:hyperlink w:anchor="exr-sum-deviations-zero">
        <w:ins w:id="297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9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2026-10-16T12:13:09Z</dcterms:created>
  <dcterms:modified xsi:type="dcterms:W3CDTF">2026-10-16T12:13:09Z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