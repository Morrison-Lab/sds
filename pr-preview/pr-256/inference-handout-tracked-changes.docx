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2026-10-16 05:11:27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04:57:31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Example 1 (Inference about cholesterol in the WCGS population)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</w:delText>
        </w:r>
      </w:del>
      <w:del w:id="6" w:author="PR Preview" w:date="2026-01-01T00:00:00Z">
        <w:r>
          <w:delText xml:space="preserve"> </w:delText>
        </w:r>
      </w:del>
      <w:hyperlink r:id="rId10">
        <w:del w:id="7" w:author="PR Preview" w:date="2026-01-01T00:00:00Z">
          <w:r>
            <w:rPr>
              <w:rStyle w:val="Hyperlink"/>
            </w:rPr>
            <w:delText xml:space="preserve">WCGS</w:delText>
          </w:r>
        </w:del>
      </w:hyperlink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measured total cholesterol in 3,142 of its 3,154 participants.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Using those measurements to learn about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the distribution of cholesterol among men like the participants,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for example its mean,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and quantifying how uncertain that knowledge is,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is statistical inference.</w:delText>
        </w:r>
      </w:del>
    </w:p>
    <w:p>
      <w:pPr>
        <w:pStyle w:val="BodyText"/>
      </w:pPr>
      <w:ins w:id="20" w:author="PR Preview" w:date="2026-01-01T00:00:00Z">
        <w:r>
          <w:rPr>
            <w:b/>
            <w:bCs/>
          </w:rPr>
          <w:t xml:space="preserve">Example 1 (Inference about cholesterol in the WCGS population)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The</w:t>
        </w:r>
      </w:ins>
      <w:ins w:id="23" w:author="PR Preview" w:date="2026-01-01T00:00:00Z">
        <w:r>
          <w:t xml:space="preserve"> </w:t>
        </w:r>
      </w:ins>
      <w:hyperlink r:id="rId10">
        <w:ins w:id="24" w:author="PR Preview" w:date="2026-01-01T00:00:00Z">
          <w:r>
            <w:rPr>
              <w:rStyle w:val="Hyperlink"/>
            </w:rPr>
            <w:t xml:space="preserve">WCGS</w:t>
          </w:r>
        </w:ins>
      </w:hyperlink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measured total cholesterol in 3,142 of its 3,154 participants.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Using those measurements to learn about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the distribution of cholesterol among men like the participants,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for example its population mean,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and quantifying how uncertain that knowledge is,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is statistical inference.</w:t>
        </w:r>
      </w:ins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del w:id="37" w:author="PR Preview" w:date="2026-01-01T00:00:00Z">
        <w:r>
          <w:rPr>
            <w:b/>
            <w:bCs/>
          </w:rPr>
          <w:delText xml:space="preserve">Example 2 (Cholesterol and CHD in the WCGS)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Let</w:delText>
        </w:r>
      </w:del>
      <w:del w:id="40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1</m:t>
            </m:r>
          </m:sub>
        </m:sSub>
      </m:oMath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and</w:delText>
        </w:r>
      </w:del>
      <w:del w:id="43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0</m:t>
            </m:r>
          </m:sub>
        </m:sSub>
      </m:oMath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be the mean cholesterol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of men who do and do not have a CHD event by 1969,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in the population the WCGS sampled.</w:delText>
        </w:r>
      </w:del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A comparison of the two groups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tests the null hypothesis that the means are equal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against the</w:delText>
        </w:r>
      </w:del>
      <w:del w:id="56" w:author="PR Preview" w:date="2026-01-01T00:00:00Z">
        <w:r>
          <w:delText xml:space="preserve"> </w:delText>
        </w:r>
      </w:del>
      <w:hyperlink w:anchor="def-two-sided-alternative">
        <w:del w:id="57" w:author="PR Preview" w:date="2026-01-01T00:00:00Z">
          <w:r>
            <w:rPr>
              <w:rStyle w:val="Hyperlink"/>
            </w:rPr>
            <w:delText xml:space="preserve">two-sided alternative</w:delText>
          </w:r>
        </w:del>
      </w:hyperlink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that they differ:</w:delText>
        </w:r>
      </w:del>
    </w:p>
    <w:p>
      <w:pPr>
        <w:pStyle w:val="BodyText"/>
      </w:pPr>
      <w:ins w:id="60" w:author="PR Preview" w:date="2026-01-01T00:00:00Z">
        <w:r>
          <w:rPr>
            <w:b/>
            <w:bCs/>
          </w:rPr>
          <w:t xml:space="preserve">Example 2 (Cholesterol and CHD in the WCGS)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Let</w:t>
        </w:r>
      </w:ins>
      <w:ins w:id="63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1</m:t>
            </m:r>
          </m:sub>
        </m:sSub>
      </m:oMath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and</w:t>
        </w:r>
      </w:ins>
      <w:ins w:id="66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0</m:t>
            </m:r>
          </m:sub>
        </m:sSub>
      </m:oMath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be the population mean cholesterol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of men who do and do not have a CHD event by 1969,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in the population the WCGS sampled.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A comparison of the two groups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tests the null hypothesis that the population means are equal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against the</w:t>
        </w:r>
      </w:ins>
      <w:ins w:id="79" w:author="PR Preview" w:date="2026-01-01T00:00:00Z">
        <w:r>
          <w:t xml:space="preserve"> </w:t>
        </w:r>
      </w:ins>
      <w:hyperlink w:anchor="def-two-sided-alternative">
        <w:ins w:id="80" w:author="PR Preview" w:date="2026-01-01T00:00:00Z">
          <w:r>
            <w:rPr>
              <w:rStyle w:val="Hyperlink"/>
            </w:rPr>
            <w:t xml:space="preserve">two-sided alternative</w:t>
          </w:r>
        </w:ins>
      </w:hyperlink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that they differ: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del w:id="83" w:author="PR Preview" w:date="2026-01-01T00:00:00Z">
        <w:r>
          <w:rPr>
            <w:b/>
            <w:bCs/>
          </w:rPr>
          <w:delText xml:space="preserve">Example 3 (Testing whether mean cholesterol differs by CHD status)</w:delText>
        </w:r>
      </w:del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Continuing</w:delText>
        </w:r>
      </w:del>
      <w:del w:id="86" w:author="PR Preview" w:date="2026-01-01T00:00:00Z">
        <w:r>
          <w:delText xml:space="preserve"> </w:delText>
        </w:r>
      </w:del>
      <w:hyperlink w:anchor="exm-hypotheses-wcgs">
        <w:del w:id="87" w:author="PR Preview" w:date="2026-01-01T00:00:00Z">
          <w:r>
            <w:rPr>
              <w:rStyle w:val="Hyperlink"/>
            </w:rPr>
            <w:delText xml:space="preserve">Example 2</w:delText>
          </w:r>
        </w:del>
      </w:hyperlink>
      <w:del w:id="88" w:author="PR Preview" w:date="2026-01-01T00:00:00Z">
        <w:r>
          <w:delText xml:space="preserve">,</w:delText>
        </w:r>
      </w:del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let</w:delText>
        </w:r>
      </w:del>
      <w:del w:id="91" w:author="PR Preview" w:date="2026-01-01T00:00:00Z">
        <w:r>
          <w:delText xml:space="preserve"> </w:delText>
        </w:r>
      </w:del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and</w:delText>
        </w:r>
      </w:del>
      <w:del w:id="94" w:author="PR Preview" w:date="2026-01-01T00:00:00Z">
        <w:r>
          <w:delText xml:space="preserve"> </w:delText>
        </w:r>
      </w:del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del w:id="95" w:author="PR Preview" w:date="2026-01-01T00:00:00Z">
        <w:r>
          <w:delText xml:space="preserve"> </w:delText>
        </w:r>
      </w:del>
      <w:del w:id="96" w:author="PR Preview" w:date="2026-01-01T00:00:00Z">
        <w:r>
          <w:delText xml:space="preserve">be the two groups’ sample mean cholesterol,</w:delText>
        </w:r>
      </w:del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with sample variances</w:delText>
        </w:r>
      </w:del>
      <w:del w:id="99" w:author="PR Preview" w:date="2026-01-01T00:00:00Z">
        <w:r>
          <w:delText xml:space="preserve"> </w:delText>
        </w:r>
      </w:del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delText xml:space="preserve">and</w:delText>
        </w:r>
      </w:del>
      <w:del w:id="102" w:author="PR Preview" w:date="2026-01-01T00:00:00Z">
        <w:r>
          <w:delText xml:space="preserve"> </w:delText>
        </w:r>
      </w:del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del w:id="103" w:author="PR Preview" w:date="2026-01-01T00:00:00Z">
        <w:r>
          <w:delText xml:space="preserve"> </w:delText>
        </w:r>
      </w:del>
      <w:del w:id="104" w:author="PR Preview" w:date="2026-01-01T00:00:00Z">
        <w:r>
          <w:delText xml:space="preserve">and sample sizes</w:delText>
        </w:r>
      </w:del>
      <w:del w:id="105" w:author="PR Preview" w:date="2026-01-01T00:00:00Z">
        <w:r>
          <w:delText xml:space="preserve"> </w:delText>
        </w:r>
      </w:del>
      <m:oMath>
        <m:sSub>
          <m:e>
            <m:r>
              <m:t>n</m:t>
            </m:r>
          </m:e>
          <m:sub>
            <m:r>
              <m:t>1</m:t>
            </m:r>
          </m:sub>
        </m:sSub>
      </m:oMath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delText xml:space="preserve">and</w:delText>
        </w:r>
      </w:del>
      <w:del w:id="108" w:author="PR Preview" w:date="2026-01-01T00:00:00Z">
        <w:r>
          <w:delText xml:space="preserve"> </w:delText>
        </w:r>
      </w:del>
      <m:oMath>
        <m:sSub>
          <m:e>
            <m:r>
              <m:t>n</m:t>
            </m:r>
          </m:e>
          <m:sub>
            <m:r>
              <m:t>0</m:t>
            </m:r>
          </m:sub>
        </m:sSub>
      </m:oMath>
      <w:del w:id="109" w:author="PR Preview" w:date="2026-01-01T00:00:00Z">
        <w:r>
          <w:delText xml:space="preserve">.</w:delText>
        </w:r>
      </w:del>
      <w:del w:id="110" w:author="PR Preview" w:date="2026-01-01T00:00:00Z">
        <w:r>
          <w:delText xml:space="preserve"> </w:delText>
        </w:r>
      </w:del>
      <w:del w:id="111" w:author="PR Preview" w:date="2026-01-01T00:00:00Z">
        <w:r>
          <w:delText xml:space="preserve">By the</w:delText>
        </w:r>
      </w:del>
      <w:del w:id="112" w:author="PR Preview" w:date="2026-01-01T00:00:00Z">
        <w:r>
          <w:delText xml:space="preserve"> </w:delText>
        </w:r>
      </w:del>
      <w:hyperlink r:id="rId24">
        <w:del w:id="113" w:author="PR Preview" w:date="2026-01-01T00:00:00Z">
          <w:r>
            <w:rPr>
              <w:rStyle w:val="Hyperlink"/>
            </w:rPr>
            <w:delText xml:space="preserve">central limit theorem</w:delText>
          </w:r>
        </w:del>
      </w:hyperlink>
      <w:del w:id="114" w:author="PR Preview" w:date="2026-01-01T00:00:00Z">
        <w:r>
          <w:delText xml:space="preserve">, when</w:delText>
        </w:r>
      </w:del>
      <w:del w:id="115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116" w:author="PR Preview" w:date="2026-01-01T00:00:00Z">
        <w:r>
          <w:delText xml:space="preserve"> </w:delText>
        </w:r>
      </w:del>
      <w:del w:id="117" w:author="PR Preview" w:date="2026-01-01T00:00:00Z">
        <w:r>
          <w:delText xml:space="preserve">holds and the samples are large,</w:delText>
        </w:r>
      </w:del>
      <w:del w:id="118" w:author="PR Preview" w:date="2026-01-01T00:00:00Z">
        <w:r>
          <w:delText xml:space="preserve"> </w:delText>
        </w:r>
      </w:del>
      <w:del w:id="119" w:author="PR Preview" w:date="2026-01-01T00:00:00Z">
        <w:r>
          <w:delText xml:space="preserve">the statistic</w:delText>
        </w:r>
      </w:del>
    </w:p>
    <w:p>
      <w:pPr>
        <w:pStyle w:val="BodyText"/>
      </w:pPr>
      <w:ins w:id="120" w:author="PR Preview" w:date="2026-01-01T00:00:00Z">
        <w:r>
          <w:rPr>
            <w:b/>
            <w:bCs/>
          </w:rPr>
          <w:t xml:space="preserve">Example 3 (Testing whether population mean cholesterol differs by CHD status)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Continuing</w:t>
        </w:r>
      </w:ins>
      <w:ins w:id="123" w:author="PR Preview" w:date="2026-01-01T00:00:00Z">
        <w:r>
          <w:t xml:space="preserve"> </w:t>
        </w:r>
      </w:ins>
      <w:hyperlink w:anchor="exm-hypotheses-wcgs">
        <w:ins w:id="124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125" w:author="PR Preview" w:date="2026-01-01T00:00:00Z">
        <w:r>
          <w:t xml:space="preserve">,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let</w:t>
        </w:r>
      </w:ins>
      <w:ins w:id="128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and</w:t>
        </w:r>
      </w:ins>
      <w:ins w:id="131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be the two groups’ sample mean cholesterol,</w:t>
        </w:r>
      </w:ins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with sample variances</w:t>
        </w:r>
      </w:ins>
      <w:ins w:id="136" w:author="PR Preview" w:date="2026-01-01T00:00:00Z">
        <w:r>
          <w:t xml:space="preserve"> </w:t>
        </w:r>
      </w:ins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and</w:t>
        </w:r>
      </w:ins>
      <w:ins w:id="139" w:author="PR Preview" w:date="2026-01-01T00:00:00Z">
        <w:r>
          <w:t xml:space="preserve"> </w:t>
        </w:r>
      </w:ins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and sample sizes</w:t>
        </w:r>
      </w:ins>
      <w:ins w:id="142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1</m:t>
            </m:r>
          </m:sub>
        </m:sSub>
      </m:oMath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and</w:t>
        </w:r>
      </w:ins>
      <w:ins w:id="145" w:author="PR Preview" w:date="2026-01-01T00:00:00Z">
        <w:r>
          <w:t xml:space="preserve"> </w:t>
        </w:r>
      </w:ins>
      <m:oMath>
        <m:sSub>
          <m:e>
            <m:r>
              <m:t>n</m:t>
            </m:r>
          </m:e>
          <m:sub>
            <m:r>
              <m:t>0</m:t>
            </m:r>
          </m:sub>
        </m:sSub>
      </m:oMath>
      <w:ins w:id="146" w:author="PR Preview" w:date="2026-01-01T00:00:00Z">
        <w:r>
          <w:t xml:space="preserve">.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By the</w:t>
        </w:r>
      </w:ins>
      <w:ins w:id="149" w:author="PR Preview" w:date="2026-01-01T00:00:00Z">
        <w:r>
          <w:t xml:space="preserve"> </w:t>
        </w:r>
      </w:ins>
      <w:hyperlink r:id="rId24">
        <w:ins w:id="150" w:author="PR Preview" w:date="2026-01-01T00:00:00Z">
          <w:r>
            <w:rPr>
              <w:rStyle w:val="Hyperlink"/>
            </w:rPr>
            <w:t xml:space="preserve">central limit theorem</w:t>
          </w:r>
        </w:ins>
      </w:hyperlink>
      <w:ins w:id="151" w:author="PR Preview" w:date="2026-01-01T00:00:00Z">
        <w:r>
          <w:t xml:space="preserve">, when</w:t>
        </w:r>
      </w:ins>
      <w:ins w:id="152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holds and the samples are large,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the statistic</w:t>
        </w:r>
      </w:ins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del w:id="157" w:author="PR Preview" w:date="2026-01-01T00:00:00Z">
        <w:r>
          <w:delText xml:space="preserve">The p-value is far below 0.05,</w:delText>
        </w:r>
      </w:del>
      <w:del w:id="158" w:author="PR Preview" w:date="2026-01-01T00:00:00Z">
        <w:r>
          <w:delText xml:space="preserve"> </w:delText>
        </w:r>
      </w:del>
      <w:del w:id="159" w:author="PR Preview" w:date="2026-01-01T00:00:00Z">
        <w:r>
          <w:delText xml:space="preserve">so at significance level 0.05 the test rejects</w:delText>
        </w:r>
      </w:del>
      <w:del w:id="160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161" w:author="PR Preview" w:date="2026-01-01T00:00:00Z">
        <w:r>
          <w:delText xml:space="preserve">:</w:delText>
        </w:r>
      </w:del>
      <w:del w:id="162" w:author="PR Preview" w:date="2026-01-01T00:00:00Z">
        <w:r>
          <w:delText xml:space="preserve"> </w:delText>
        </w:r>
      </w:del>
      <w:del w:id="163" w:author="PR Preview" w:date="2026-01-01T00:00:00Z">
        <w:r>
          <w:delText xml:space="preserve">the data provide</w:delText>
        </w:r>
      </w:del>
      <w:del w:id="164" w:author="PR Preview" w:date="2026-01-01T00:00:00Z">
        <w:r>
          <w:delText xml:space="preserve"> </w:delText>
        </w:r>
      </w:del>
      <w:hyperlink w:anchor="def-statistically-significant">
        <w:del w:id="165" w:author="PR Preview" w:date="2026-01-01T00:00:00Z">
          <w:r>
            <w:rPr>
              <w:rStyle w:val="Hyperlink"/>
            </w:rPr>
            <w:delText xml:space="preserve">statistically significant</w:delText>
          </w:r>
        </w:del>
      </w:hyperlink>
      <w:del w:id="166" w:author="PR Preview" w:date="2026-01-01T00:00:00Z">
        <w:r>
          <w:delText xml:space="preserve"> </w:delText>
        </w:r>
      </w:del>
      <w:del w:id="167" w:author="PR Preview" w:date="2026-01-01T00:00:00Z">
        <w:r>
          <w:delText xml:space="preserve">evidence</w:delText>
        </w:r>
      </w:del>
      <w:del w:id="168" w:author="PR Preview" w:date="2026-01-01T00:00:00Z">
        <w:r>
          <w:delText xml:space="preserve"> </w:delText>
        </w:r>
      </w:del>
      <w:del w:id="169" w:author="PR Preview" w:date="2026-01-01T00:00:00Z">
        <w:r>
          <w:delText xml:space="preserve">that mean cholesterol differs between the two groups.</w:delText>
        </w:r>
      </w:del>
    </w:p>
    <w:p>
      <w:pPr>
        <w:pStyle w:val="FirstParagraph"/>
      </w:pPr>
      <w:ins w:id="170" w:author="PR Preview" w:date="2026-01-01T00:00:00Z">
        <w:r>
          <w:t xml:space="preserve">The p-value is far below 0.05,</w:t>
        </w:r>
      </w:ins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so at significance level 0.05 the test rejects</w:t>
        </w:r>
      </w:ins>
      <w:ins w:id="173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174" w:author="PR Preview" w:date="2026-01-01T00:00:00Z">
        <w:r>
          <w:t xml:space="preserve">:</w:t>
        </w:r>
      </w:ins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the data provide</w:t>
        </w:r>
      </w:ins>
      <w:ins w:id="177" w:author="PR Preview" w:date="2026-01-01T00:00:00Z">
        <w:r>
          <w:t xml:space="preserve"> </w:t>
        </w:r>
      </w:ins>
      <w:hyperlink w:anchor="def-statistically-significant">
        <w:ins w:id="178" w:author="PR Preview" w:date="2026-01-01T00:00:00Z">
          <w:r>
            <w:rPr>
              <w:rStyle w:val="Hyperlink"/>
            </w:rPr>
            <w:t xml:space="preserve">statistically significant</w:t>
          </w:r>
        </w:ins>
      </w:hyperlink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evidence</w:t>
        </w:r>
      </w:ins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that population mean cholesterol differs between the two groups.</w:t>
        </w:r>
      </w:ins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del w:id="183" w:author="PR Preview" w:date="2026-01-01T00:00:00Z">
        <w:r>
          <w:rPr>
            <w:b/>
            <w:bCs/>
          </w:rPr>
          <w:delText xml:space="preserve">Example 7 (Confidence interval for mean cholesterol in the WCGS)</w:delText>
        </w:r>
      </w:del>
      <w:del w:id="184" w:author="PR Preview" w:date="2026-01-01T00:00:00Z">
        <w:r>
          <w:delText xml:space="preserve"> </w:delText>
        </w:r>
      </w:del>
      <w:del w:id="185" w:author="PR Preview" w:date="2026-01-01T00:00:00Z">
        <w:r>
          <w:delText xml:space="preserve">By the</w:delText>
        </w:r>
      </w:del>
      <w:del w:id="186" w:author="PR Preview" w:date="2026-01-01T00:00:00Z">
        <w:r>
          <w:delText xml:space="preserve"> </w:delText>
        </w:r>
      </w:del>
      <w:hyperlink r:id="rId24">
        <w:del w:id="187" w:author="PR Preview" w:date="2026-01-01T00:00:00Z">
          <w:r>
            <w:rPr>
              <w:rStyle w:val="Hyperlink"/>
            </w:rPr>
            <w:delText xml:space="preserve">central limit theorem</w:delText>
          </w:r>
        </w:del>
      </w:hyperlink>
      <w:del w:id="188" w:author="PR Preview" w:date="2026-01-01T00:00:00Z">
        <w:r>
          <w:delText xml:space="preserve">,</w:delText>
        </w:r>
      </w:del>
      <w:del w:id="189" w:author="PR Preview" w:date="2026-01-01T00:00:00Z">
        <w:r>
          <w:delText xml:space="preserve"> </w:delText>
        </w:r>
      </w:del>
      <w:del w:id="190" w:author="PR Preview" w:date="2026-01-01T00:00:00Z">
        <w:r>
          <w:delText xml:space="preserve">the sample mean</w:delText>
        </w:r>
      </w:del>
      <w:del w:id="191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</m:oMath>
      <w:del w:id="192" w:author="PR Preview" w:date="2026-01-01T00:00:00Z">
        <w:r>
          <w:delText xml:space="preserve"> </w:delText>
        </w:r>
      </w:del>
      <w:del w:id="193" w:author="PR Preview" w:date="2026-01-01T00:00:00Z">
        <w:r>
          <w:delText xml:space="preserve">of a large sample</w:delText>
        </w:r>
      </w:del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delText xml:space="preserve">has approximately a Gaussian distribution</w:delText>
        </w:r>
      </w:del>
      <w:del w:id="196" w:author="PR Preview" w:date="2026-01-01T00:00:00Z">
        <w:r>
          <w:delText xml:space="preserve"> </w:delText>
        </w:r>
      </w:del>
      <w:del w:id="197" w:author="PR Preview" w:date="2026-01-01T00:00:00Z">
        <w:r>
          <w:delText xml:space="preserve">with mean</w:delText>
        </w:r>
      </w:del>
      <w:del w:id="198" w:author="PR Preview" w:date="2026-01-01T00:00:00Z">
        <w:r>
          <w:delText xml:space="preserve"> </w:delText>
        </w:r>
      </w:del>
      <m:oMath>
        <m:r>
          <m:t>μ</m:t>
        </m:r>
      </m:oMath>
      <w:del w:id="199" w:author="PR Preview" w:date="2026-01-01T00:00:00Z">
        <w:r>
          <w:delText xml:space="preserve"> </w:delText>
        </w:r>
      </w:del>
      <w:del w:id="200" w:author="PR Preview" w:date="2026-01-01T00:00:00Z">
        <w:r>
          <w:delText xml:space="preserve">and</w:delText>
        </w:r>
      </w:del>
      <w:del w:id="201" w:author="PR Preview" w:date="2026-01-01T00:00:00Z">
        <w:r>
          <w:delText xml:space="preserve"> </w:delText>
        </w:r>
      </w:del>
      <w:hyperlink r:id="rId40">
        <w:del w:id="202" w:author="PR Preview" w:date="2026-01-01T00:00:00Z">
          <w:r>
            <w:rPr>
              <w:rStyle w:val="Hyperlink"/>
            </w:rPr>
            <w:delText xml:space="preserve">standard error</w:delText>
          </w:r>
        </w:del>
      </w:hyperlink>
      <w:del w:id="203" w:author="PR Preview" w:date="2026-01-01T00:00:00Z">
        <w:r>
          <w:delText xml:space="preserve"> </w:delText>
        </w:r>
      </w:del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del w:id="204" w:author="PR Preview" w:date="2026-01-01T00:00:00Z">
        <w:r>
          <w:delText xml:space="preserve">,</w:delText>
        </w:r>
      </w:del>
      <w:del w:id="205" w:author="PR Preview" w:date="2026-01-01T00:00:00Z">
        <w:r>
          <w:delText xml:space="preserve"> </w:delText>
        </w:r>
      </w:del>
      <w:del w:id="206" w:author="PR Preview" w:date="2026-01-01T00:00:00Z">
        <w:r>
          <w:delText xml:space="preserve">which we estimate by</w:delText>
        </w:r>
      </w:del>
      <w:del w:id="207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del w:id="208" w:author="PR Preview" w:date="2026-01-01T00:00:00Z">
        <w:r>
          <w:delText xml:space="preserve">.</w:delText>
        </w:r>
      </w:del>
      <w:del w:id="209" w:author="PR Preview" w:date="2026-01-01T00:00:00Z">
        <w:r>
          <w:delText xml:space="preserve"> </w:delText>
        </w:r>
      </w:del>
      <w:del w:id="210" w:author="PR Preview" w:date="2026-01-01T00:00:00Z">
        <w:r>
          <w:delText xml:space="preserve">So</w:delText>
        </w:r>
      </w:del>
      <w:del w:id="211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del w:id="212" w:author="PR Preview" w:date="2026-01-01T00:00:00Z">
        <w:r>
          <w:delText xml:space="preserve">,</w:delText>
        </w:r>
      </w:del>
      <w:del w:id="213" w:author="PR Preview" w:date="2026-01-01T00:00:00Z">
        <w:r>
          <w:delText xml:space="preserve"> </w:delText>
        </w:r>
      </w:del>
      <w:del w:id="214" w:author="PR Preview" w:date="2026-01-01T00:00:00Z">
        <w:r>
          <w:delText xml:space="preserve">where</w:delText>
        </w:r>
      </w:del>
      <w:del w:id="215" w:author="PR Preview" w:date="2026-01-01T00:00:00Z">
        <w:r>
          <w:delText xml:space="preserve"> </w:delText>
        </w:r>
      </w:del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del w:id="216" w:author="PR Preview" w:date="2026-01-01T00:00:00Z">
        <w:r>
          <w:delText xml:space="preserve"> </w:delText>
        </w:r>
      </w:del>
      <w:del w:id="217" w:author="PR Preview" w:date="2026-01-01T00:00:00Z">
        <w:r>
          <w:delText xml:space="preserve">is the 0.975 quantile</w:delText>
        </w:r>
      </w:del>
      <w:del w:id="218" w:author="PR Preview" w:date="2026-01-01T00:00:00Z">
        <w:r>
          <w:delText xml:space="preserve"> </w:delText>
        </w:r>
      </w:del>
      <w:del w:id="219" w:author="PR Preview" w:date="2026-01-01T00:00:00Z">
        <w:r>
          <w:delText xml:space="preserve">of the standard Gaussian distribution,</w:delText>
        </w:r>
      </w:del>
      <w:del w:id="220" w:author="PR Preview" w:date="2026-01-01T00:00:00Z">
        <w:r>
          <w:delText xml:space="preserve"> </w:delText>
        </w:r>
      </w:del>
      <w:del w:id="221" w:author="PR Preview" w:date="2026-01-01T00:00:00Z">
        <w:r>
          <w:delText xml:space="preserve">is an</w:delText>
        </w:r>
      </w:del>
      <w:del w:id="222" w:author="PR Preview" w:date="2026-01-01T00:00:00Z">
        <w:r>
          <w:delText xml:space="preserve"> </w:delText>
        </w:r>
      </w:del>
      <w:hyperlink w:anchor="def-approximate-ci">
        <w:del w:id="223" w:author="PR Preview" w:date="2026-01-01T00:00:00Z">
          <w:r>
            <w:rPr>
              <w:rStyle w:val="Hyperlink"/>
            </w:rPr>
            <w:delText xml:space="preserve">approximate</w:delText>
          </w:r>
        </w:del>
      </w:hyperlink>
      <w:del w:id="224" w:author="PR Preview" w:date="2026-01-01T00:00:00Z">
        <w:r>
          <w:delText xml:space="preserve"> </w:delText>
        </w:r>
      </w:del>
      <w:del w:id="225" w:author="PR Preview" w:date="2026-01-01T00:00:00Z">
        <w:r>
          <w:delText xml:space="preserve">95% confidence interval for</w:delText>
        </w:r>
      </w:del>
      <w:del w:id="226" w:author="PR Preview" w:date="2026-01-01T00:00:00Z">
        <w:r>
          <w:delText xml:space="preserve"> </w:delText>
        </w:r>
      </w:del>
      <m:oMath>
        <m:r>
          <m:t>μ</m:t>
        </m:r>
      </m:oMath>
      <w:del w:id="227" w:author="PR Preview" w:date="2026-01-01T00:00:00Z">
        <w:r>
          <w:delText xml:space="preserve">:</w:delText>
        </w:r>
      </w:del>
    </w:p>
    <w:p>
      <w:pPr>
        <w:pStyle w:val="BodyText"/>
      </w:pPr>
      <w:ins w:id="228" w:author="PR Preview" w:date="2026-01-01T00:00:00Z">
        <w:r>
          <w:rPr>
            <w:b/>
            <w:bCs/>
          </w:rPr>
          <w:t xml:space="preserve">Example 7 (Confidence interval for population mean cholesterol in the WCGS)</w:t>
        </w:r>
      </w:ins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By the</w:t>
        </w:r>
      </w:ins>
      <w:ins w:id="231" w:author="PR Preview" w:date="2026-01-01T00:00:00Z">
        <w:r>
          <w:t xml:space="preserve"> </w:t>
        </w:r>
      </w:ins>
      <w:hyperlink r:id="rId24">
        <w:ins w:id="232" w:author="PR Preview" w:date="2026-01-01T00:00:00Z">
          <w:r>
            <w:rPr>
              <w:rStyle w:val="Hyperlink"/>
            </w:rPr>
            <w:t xml:space="preserve">central limit theorem</w:t>
          </w:r>
        </w:ins>
      </w:hyperlink>
      <w:ins w:id="233" w:author="PR Preview" w:date="2026-01-01T00:00:00Z">
        <w:r>
          <w:t xml:space="preserve">,</w:t>
        </w:r>
      </w:ins>
      <w:ins w:id="234" w:author="PR Preview" w:date="2026-01-01T00:00:00Z">
        <w:r>
          <w:t xml:space="preserve"> </w:t>
        </w:r>
      </w:ins>
      <w:ins w:id="235" w:author="PR Preview" w:date="2026-01-01T00:00:00Z">
        <w:r>
          <w:t xml:space="preserve">the sample mean</w:t>
        </w:r>
      </w:ins>
      <w:ins w:id="236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</m:oMath>
      <w:ins w:id="237" w:author="PR Preview" w:date="2026-01-01T00:00:00Z">
        <w:r>
          <w:t xml:space="preserve"> </w:t>
        </w:r>
      </w:ins>
      <w:ins w:id="238" w:author="PR Preview" w:date="2026-01-01T00:00:00Z">
        <w:r>
          <w:t xml:space="preserve">of a large sample</w:t>
        </w:r>
      </w:ins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has approximately a Gaussian distribution</w:t>
        </w:r>
      </w:ins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with mean</w:t>
        </w:r>
      </w:ins>
      <w:ins w:id="243" w:author="PR Preview" w:date="2026-01-01T00:00:00Z">
        <w:r>
          <w:t xml:space="preserve"> </w:t>
        </w:r>
      </w:ins>
      <m:oMath>
        <m:r>
          <m:t>μ</m:t>
        </m:r>
      </m:oMath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and</w:t>
        </w:r>
      </w:ins>
      <w:ins w:id="246" w:author="PR Preview" w:date="2026-01-01T00:00:00Z">
        <w:r>
          <w:t xml:space="preserve"> </w:t>
        </w:r>
      </w:ins>
      <w:hyperlink r:id="rId40">
        <w:ins w:id="247" w:author="PR Preview" w:date="2026-01-01T00:00:00Z">
          <w:r>
            <w:rPr>
              <w:rStyle w:val="Hyperlink"/>
            </w:rPr>
            <w:t xml:space="preserve">standard error</w:t>
          </w:r>
        </w:ins>
      </w:hyperlink>
      <w:ins w:id="248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ins w:id="249" w:author="PR Preview" w:date="2026-01-01T00:00:00Z">
        <w:r>
          <w:t xml:space="preserve">,</w:t>
        </w:r>
      </w:ins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which we estimate by</w:t>
        </w:r>
      </w:ins>
      <w:ins w:id="252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ins w:id="253" w:author="PR Preview" w:date="2026-01-01T00:00:00Z">
        <w:r>
          <w:t xml:space="preserve">.</w:t>
        </w:r>
      </w:ins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So</w:t>
        </w:r>
      </w:ins>
      <w:ins w:id="256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ins w:id="257" w:author="PR Preview" w:date="2026-01-01T00:00:00Z">
        <w:r>
          <w:t xml:space="preserve">,</w:t>
        </w:r>
      </w:ins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where</w:t>
        </w:r>
      </w:ins>
      <w:ins w:id="260" w:author="PR Preview" w:date="2026-01-01T00:00:00Z">
        <w:r>
          <w:t xml:space="preserve"> </w:t>
        </w:r>
      </w:ins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is the 0.975 quantile</w:t>
        </w:r>
      </w:ins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of the standard Gaussian distribution,</w:t>
        </w:r>
      </w:ins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is an</w:t>
        </w:r>
      </w:ins>
      <w:ins w:id="267" w:author="PR Preview" w:date="2026-01-01T00:00:00Z">
        <w:r>
          <w:t xml:space="preserve"> </w:t>
        </w:r>
      </w:ins>
      <w:hyperlink w:anchor="def-approximate-ci">
        <w:ins w:id="268" w:author="PR Preview" w:date="2026-01-01T00:00:00Z">
          <w:r>
            <w:rPr>
              <w:rStyle w:val="Hyperlink"/>
            </w:rPr>
            <w:t xml:space="preserve">approximate</w:t>
          </w:r>
        </w:ins>
      </w:hyperlink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95% confidence interval for</w:t>
        </w:r>
      </w:ins>
      <w:ins w:id="271" w:author="PR Preview" w:date="2026-01-01T00:00:00Z">
        <w:r>
          <w:t xml:space="preserve"> </w:t>
        </w:r>
      </w:ins>
      <m:oMath>
        <m:r>
          <m:t>μ</m:t>
        </m:r>
      </m:oMath>
      <w:ins w:id="272" w:author="PR Preview" w:date="2026-01-01T00:00:00Z">
        <w:r>
          <w:t xml:space="preserve">:</w:t>
        </w:r>
      </w:ins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del w:id="273" w:author="PR Preview" w:date="2026-01-01T00:00:00Z">
        <w:r>
          <w:rPr>
            <w:b/>
            <w:bCs/>
          </w:rPr>
          <w:delText xml:space="preserve">Example 8 (Margin of error for mean cholesterol)</w:delText>
        </w:r>
      </w:del>
      <w:del w:id="274" w:author="PR Preview" w:date="2026-01-01T00:00:00Z">
        <w:r>
          <w:delText xml:space="preserve"> </w:delText>
        </w:r>
      </w:del>
      <w:del w:id="275" w:author="PR Preview" w:date="2026-01-01T00:00:00Z">
        <w:r>
          <w:delText xml:space="preserve">In</w:delText>
        </w:r>
      </w:del>
      <w:del w:id="276" w:author="PR Preview" w:date="2026-01-01T00:00:00Z">
        <w:r>
          <w:delText xml:space="preserve"> </w:delText>
        </w:r>
      </w:del>
      <w:hyperlink w:anchor="exm-confidence-interval-wcgs">
        <w:del w:id="277" w:author="PR Preview" w:date="2026-01-01T00:00:00Z">
          <w:r>
            <w:rPr>
              <w:rStyle w:val="Hyperlink"/>
            </w:rPr>
            <w:delText xml:space="preserve">Example 7</w:delText>
          </w:r>
        </w:del>
      </w:hyperlink>
      <w:del w:id="278" w:author="PR Preview" w:date="2026-01-01T00:00:00Z">
        <w:r>
          <w:delText xml:space="preserve">,</w:delText>
        </w:r>
      </w:del>
      <w:del w:id="279" w:author="PR Preview" w:date="2026-01-01T00:00:00Z">
        <w:r>
          <w:delText xml:space="preserve"> </w:delText>
        </w:r>
      </w:del>
      <w:del w:id="280" w:author="PR Preview" w:date="2026-01-01T00:00:00Z">
        <w:r>
          <w:delText xml:space="preserve">the margin of error is</w:delText>
        </w:r>
      </w:del>
      <w:del w:id="281" w:author="PR Preview" w:date="2026-01-01T00:00:00Z">
        <w:r>
          <w:delText xml:space="preserve"> </w:delText>
        </w:r>
      </w:del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del w:id="282" w:author="PR Preview" w:date="2026-01-01T00:00:00Z">
        <w:r>
          <w:delText xml:space="preserve"> </w:delText>
        </w:r>
      </w:del>
      <w:del w:id="283" w:author="PR Preview" w:date="2026-01-01T00:00:00Z">
        <w:r>
          <w:delText xml:space="preserve">1.52 mg/dL.</w:delText>
        </w:r>
      </w:del>
    </w:p>
    <w:p>
      <w:pPr>
        <w:pStyle w:val="BodyText"/>
      </w:pPr>
      <w:ins w:id="284" w:author="PR Preview" w:date="2026-01-01T00:00:00Z">
        <w:r>
          <w:rPr>
            <w:b/>
            <w:bCs/>
          </w:rPr>
          <w:t xml:space="preserve">Example 8 (Margin of error for population mean cholesterol)</w:t>
        </w:r>
      </w:ins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In</w:t>
        </w:r>
      </w:ins>
      <w:ins w:id="287" w:author="PR Preview" w:date="2026-01-01T00:00:00Z">
        <w:r>
          <w:t xml:space="preserve"> </w:t>
        </w:r>
      </w:ins>
      <w:hyperlink w:anchor="exm-confidence-interval-wcgs">
        <w:ins w:id="288" w:author="PR Preview" w:date="2026-01-01T00:00:00Z">
          <w:r>
            <w:rPr>
              <w:rStyle w:val="Hyperlink"/>
            </w:rPr>
            <w:t xml:space="preserve">Example 7</w:t>
          </w:r>
        </w:ins>
      </w:hyperlink>
      <w:ins w:id="289" w:author="PR Preview" w:date="2026-01-01T00:00:00Z">
        <w:r>
          <w:t xml:space="preserve">,</w:t>
        </w:r>
      </w:ins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the margin of error is</w:t>
        </w:r>
      </w:ins>
      <w:ins w:id="292" w:author="PR Preview" w:date="2026-01-01T00:00:00Z">
        <w:r>
          <w:t xml:space="preserve"> </w:t>
        </w:r>
      </w:ins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1.52 mg/dL.</w:t>
        </w:r>
      </w:ins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2026-10-16T12:15:52Z</dcterms:created>
  <dcterms:modified xsi:type="dcterms:W3CDTF">2026-10-16T12:15:52Z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04:57:31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