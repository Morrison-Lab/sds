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del w:id="3" w:author="PR Preview" w:date="2026-01-01T00:00:00Z">
        <w:r>
          <w:delText xml:space="preserve">2 Mean squared error of predictions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Definition 5 (Mean squared error of predictions)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The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mean squared error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predictions</w:delText>
        </w:r>
      </w:del>
      <w:del w:id="1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of observed outcomes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is the mean of their squared</w:delText>
        </w:r>
      </w:del>
      <w:del w:id="17" w:author="PR Preview" w:date="2026-01-01T00:00:00Z">
        <w:r>
          <w:delText xml:space="preserve"> </w:delText>
        </w:r>
      </w:del>
      <w:hyperlink w:anchor="def-prediction-error">
        <w:del w:id="18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19" w:author="PR Preview" w:date="2026-01-01T00:00:00Z">
        <w:r>
          <w:delText xml:space="preserve">:</w:delText>
        </w:r>
      </w:del>
    </w:p>
    <w:p>
      <w:pPr>
        <w:pStyle w:val="Heading2"/>
      </w:pPr>
      <w:ins w:id="20" w:author="PR Preview" w:date="2026-01-01T00:00:00Z">
        <w:r>
          <w:t xml:space="preserve">2 Sample mean squared error of predictions</w:t>
        </w:r>
      </w:ins>
    </w:p>
    <w:bookmarkStart w:id="27" w:name="def-prediction-mse"/>
    <w:p>
      <w:pPr>
        <w:pStyle w:val="FirstParagraph"/>
      </w:pPr>
      <w:ins w:id="21" w:author="PR Preview" w:date="2026-01-01T00:00:00Z">
        <w:r>
          <w:rPr>
            <w:b/>
            <w:bCs/>
          </w:rPr>
          <w:t xml:space="preserve">Definition 5 (Mean squared error of predictions)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sample mean squared error (sMSE)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of predictions,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also called their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b/>
            <w:bCs/>
          </w:rPr>
          <w:t xml:space="preserve">mean squared error</w:t>
        </w:r>
      </w:ins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of observed outcomes</w:t>
        </w:r>
      </w:ins>
      <w:ins w:id="3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the mean of their squared</w:t>
        </w:r>
      </w:ins>
      <w:ins w:id="39" w:author="PR Preview" w:date="2026-01-01T00:00:00Z">
        <w:r>
          <w:t xml:space="preserve"> </w:t>
        </w:r>
      </w:ins>
      <w:hyperlink w:anchor="def-prediction-error">
        <w:ins w:id="40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4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del w:id="42" w:author="PR Preview" w:date="2026-01-01T00:00:00Z">
        <w:r>
          <w:rPr>
            <w:i/>
            <w:iCs/>
          </w:rPr>
          <w:delText xml:space="preserve">Remark 4</w:delText>
        </w:r>
      </w:del>
      <w:del w:id="43" w:author="PR Preview" w:date="2026-01-01T00:00:00Z">
        <w:r>
          <w:delText xml:space="preserve"> (Prediction MSE, estimator MSE and RSS). </w:delText>
        </w:r>
      </w:del>
      <w:hyperlink w:anchor="def-prediction-mse">
        <w:del w:id="4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averages squared errors over observations,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where the</w:delText>
        </w:r>
      </w:del>
      <w:del w:id="49" w:author="PR Preview" w:date="2026-01-01T00:00:00Z">
        <w:r>
          <w:delText xml:space="preserve"> </w:delText>
        </w:r>
      </w:del>
      <w:hyperlink r:id="rId28">
        <w:del w:id="50" w:author="PR Preview" w:date="2026-01-01T00:00:00Z">
          <w:r>
            <w:rPr>
              <w:rStyle w:val="Hyperlink"/>
            </w:rPr>
            <w:delText xml:space="preserve">mean squared error of an estimator</w:delText>
          </w:r>
        </w:del>
      </w:hyperlink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takes an expectation over repeated samples.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On the data used to fit the model,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the mean squared error of the fitted values is the</w:delText>
        </w:r>
      </w:del>
      <w:del w:id="57" w:author="PR Preview" w:date="2026-01-01T00:00:00Z">
        <w:r>
          <w:delText xml:space="preserve"> </w:delText>
        </w:r>
      </w:del>
      <w:hyperlink r:id="rId29">
        <w:del w:id="58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divided by</w:delText>
        </w:r>
      </w:del>
      <w:del w:id="61" w:author="PR Preview" w:date="2026-01-01T00:00:00Z">
        <w:r>
          <w:delText xml:space="preserve"> </w:delText>
        </w:r>
      </w:del>
      <m:oMath>
        <m:r>
          <m:t>n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(</w:delText>
        </w:r>
      </w:del>
      <w:hyperlink r:id="rId30">
        <w:del w:id="64" w:author="PR Preview" w:date="2026-01-01T00:00:00Z">
          <w:r>
            <w:rPr>
              <w:rStyle w:val="Hyperlink"/>
            </w:rPr>
            <w:delText xml:space="preserve">mean squared error and RSS</w:delText>
          </w:r>
        </w:del>
      </w:hyperlink>
      <w:del w:id="65" w:author="PR Preview" w:date="2026-01-01T00:00:00Z">
        <w:r>
          <w:delText xml:space="preserve">):</w:delText>
        </w:r>
      </w:del>
    </w:p>
    <w:p>
      <w:pPr>
        <w:pStyle w:val="FirstParagraph"/>
      </w:pPr>
      <w:ins w:id="66" w:author="PR Preview" w:date="2026-01-01T00:00:00Z">
        <w:r>
          <w:rPr>
            <w:i/>
            <w:iCs/>
          </w:rPr>
          <w:t xml:space="preserve">Remark 4</w:t>
        </w:r>
      </w:ins>
      <w:ins w:id="67" w:author="PR Preview" w:date="2026-01-01T00:00:00Z">
        <w:r>
          <w:t xml:space="preserve"> (Prediction sMSE, estimator pMSE and RSS). </w:t>
        </w:r>
      </w:ins>
      <w:hyperlink w:anchor="def-prediction-mse">
        <w:ins w:id="6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averages squared errors over observations,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where the</w:t>
        </w:r>
      </w:ins>
      <w:ins w:id="73" w:author="PR Preview" w:date="2026-01-01T00:00:00Z">
        <w:r>
          <w:t xml:space="preserve"> </w:t>
        </w:r>
      </w:ins>
      <w:hyperlink r:id="rId28">
        <w:ins w:id="74" w:author="PR Preview" w:date="2026-01-01T00:00:00Z">
          <w:r>
            <w:rPr>
              <w:rStyle w:val="Hyperlink"/>
            </w:rPr>
            <w:t xml:space="preserve">pMSE of an estimator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takes an expectation over repeated samples.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On the data used to fit the model,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 sMSE of the fitted values is the</w:t>
        </w:r>
      </w:ins>
      <w:ins w:id="81" w:author="PR Preview" w:date="2026-01-01T00:00:00Z">
        <w:r>
          <w:t xml:space="preserve"> </w:t>
        </w:r>
      </w:ins>
      <w:hyperlink r:id="rId29">
        <w:ins w:id="82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divided by</w:t>
        </w:r>
      </w:ins>
      <w:ins w:id="85" w:author="PR Preview" w:date="2026-01-01T00:00:00Z">
        <w:r>
          <w:t xml:space="preserve"> </w:t>
        </w:r>
      </w:ins>
      <m:oMath>
        <m:r>
          <m:t>n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(</w:t>
        </w:r>
      </w:ins>
      <w:hyperlink r:id="rId30">
        <w:ins w:id="88" w:author="PR Preview" w:date="2026-01-01T00:00:00Z">
          <w:r>
            <w:rPr>
              <w:rStyle w:val="Hyperlink"/>
            </w:rPr>
            <w:t xml:space="preserve">sMSE and RSS</w:t>
          </w:r>
        </w:ins>
      </w:hyperlink>
      <w:ins w:id="8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del w:id="90" w:author="PR Preview" w:date="2026-01-01T00:00:00Z">
        <w:r>
          <w:delText xml:space="preserve">The mean squared error of these predictions is</w:delText>
        </w:r>
      </w:del>
    </w:p>
    <w:p>
      <w:pPr>
        <w:pStyle w:val="BodyText"/>
      </w:pPr>
      <w:ins w:id="91" w:author="PR Preview" w:date="2026-01-01T00:00:00Z">
        <w:r>
          <w:t xml:space="preserve">The sMSE of these predictions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del w:id="92" w:author="PR Preview" w:date="2026-01-01T00:00:00Z">
        <w:r>
          <w:rPr>
            <w:i/>
            <w:iCs/>
          </w:rPr>
          <w:delText xml:space="preserve">Remark 5</w:delText>
        </w:r>
      </w:del>
      <w:del w:id="93" w:author="PR Preview" w:date="2026-01-01T00:00:00Z">
        <w:r>
          <w:delText xml:space="preserve"> (Estimation versus prediction). </w:delText>
        </w:r>
      </w:del>
      <w:del w:id="94" w:author="PR Preview" w:date="2026-01-01T00:00:00Z">
        <w:r>
          <w:delText xml:space="preserve">Estimation and prediction both measure error as a signed difference,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and both summarize it with a mean squared error,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but they aim at different targets:</w:delText>
        </w:r>
      </w:del>
    </w:p>
    <w:p>
      <w:pPr>
        <w:pStyle w:val="FirstParagraph"/>
      </w:pPr>
      <w:ins w:id="99" w:author="PR Preview" w:date="2026-01-01T00:00:00Z">
        <w:r>
          <w:rPr>
            <w:i/>
            <w:iCs/>
          </w:rPr>
          <w:t xml:space="preserve">Remark 5</w:t>
        </w:r>
      </w:ins>
      <w:ins w:id="100" w:author="PR Preview" w:date="2026-01-01T00:00:00Z">
        <w:r>
          <w:t xml:space="preserve"> (Estimation versus prediction). </w:t>
        </w:r>
      </w:ins>
      <w:ins w:id="101" w:author="PR Preview" w:date="2026-01-01T00:00:00Z">
        <w:r>
          <w:t xml:space="preserve">Estimation and prediction both measure error as a signed difference,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and both summarize it with a mean squared error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(a pMSE for an estimator, an sMSE for predictions),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but they aim at different targets:</w:t>
        </w:r>
      </w:ins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del w:id="108" w:author="PR Preview" w:date="2026-01-01T00:00:00Z">
        <w:r>
          <w:rPr>
            <w:b/>
            <w:bCs/>
          </w:rPr>
          <w:delText xml:space="preserve">Mean squared error.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The</w:delText>
        </w:r>
      </w:del>
      <w:del w:id="111" w:author="PR Preview" w:date="2026-01-01T00:00:00Z">
        <w:r>
          <w:delText xml:space="preserve"> </w:delText>
        </w:r>
      </w:del>
      <w:hyperlink r:id="rId41">
        <w:del w:id="112" w:author="PR Preview" w:date="2026-01-01T00:00:00Z">
          <w:r>
            <w:rPr>
              <w:rStyle w:val="Hyperlink"/>
            </w:rPr>
            <w:delText xml:space="preserve">mean squared error of an estimator</w:delText>
          </w:r>
        </w:del>
      </w:hyperlink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is an expectation over repeated samples.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</w:delText>
        </w:r>
      </w:del>
      <w:del w:id="117" w:author="PR Preview" w:date="2026-01-01T00:00:00Z">
        <w:r>
          <w:delText xml:space="preserve"> </w:delText>
        </w:r>
      </w:del>
      <w:hyperlink w:anchor="def-prediction-mse">
        <w:del w:id="118" w:author="PR Preview" w:date="2026-01-01T00:00:00Z">
          <w:r>
            <w:rPr>
              <w:rStyle w:val="Hyperlink"/>
            </w:rPr>
            <w:delText xml:space="preserve">mean squared error of predictions</w:delText>
          </w:r>
        </w:del>
      </w:hyperlink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is an average over observations.</w:delText>
        </w:r>
      </w:del>
    </w:p>
    <w:p>
      <w:pPr>
        <w:pStyle w:val="Compact"/>
        <w:numPr>
          <w:ilvl w:val="0"/>
          <w:numId w:val="1001"/>
        </w:numPr>
      </w:pPr>
      <w:ins w:id="121" w:author="PR Preview" w:date="2026-01-01T00:00:00Z">
        <w:r>
          <w:rPr>
            <w:b/>
            <w:bCs/>
          </w:rPr>
          <w:t xml:space="preserve">Mean squared error.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The</w:t>
        </w:r>
      </w:ins>
      <w:ins w:id="124" w:author="PR Preview" w:date="2026-01-01T00:00:00Z">
        <w:r>
          <w:t xml:space="preserve"> </w:t>
        </w:r>
      </w:ins>
      <w:hyperlink r:id="rId41">
        <w:ins w:id="125" w:author="PR Preview" w:date="2026-01-01T00:00:00Z">
          <w:r>
            <w:rPr>
              <w:rStyle w:val="Hyperlink"/>
            </w:rPr>
            <w:t xml:space="preserve">pMSE of an estimator</w:t>
          </w:r>
        </w:ins>
      </w:hyperlink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 an expectation over repeated samples.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The</w:t>
        </w:r>
      </w:ins>
      <w:ins w:id="130" w:author="PR Preview" w:date="2026-01-01T00:00:00Z">
        <w:r>
          <w:t xml:space="preserve"> </w:t>
        </w:r>
      </w:ins>
      <w:hyperlink w:anchor="def-prediction-mse">
        <w:ins w:id="131" w:author="PR Preview" w:date="2026-01-01T00:00:00Z">
          <w:r>
            <w:rPr>
              <w:rStyle w:val="Hyperlink"/>
            </w:rPr>
            <w:t xml:space="preserve">sMSE of predictions</w:t>
          </w:r>
        </w:ins>
      </w:hyperlink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is an average over observations.</w:t>
        </w:r>
      </w:ins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2026-10-16T12:21:19Z</dcterms:created>
  <dcterms:modified xsi:type="dcterms:W3CDTF">2026-10-16T12:21:19Z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