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2026-10-16 05:11:27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04:57:31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over the samples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Example 2 (Rao–Blackwellizing an estimate of the chance of a zero count)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rStyle w:val="VerbatimChar"/>
          </w:rPr>
          <w:delText xml:space="preserve">birthwt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data record the number of previous premature labors (</w:delText>
        </w:r>
      </w:del>
      <w:del w:id="10" w:author="PR Preview" w:date="2026-01-01T00:00:00Z">
        <w:r>
          <w:rPr>
            <w:rStyle w:val="VerbatimChar"/>
          </w:rPr>
          <w:delText xml:space="preserve">ptl</w:delText>
        </w:r>
      </w:del>
      <w:del w:id="11" w:author="PR Preview" w:date="2026-01-01T00:00:00Z">
        <w:r>
          <w:delText xml:space="preserve">) for 189 women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in a study at Baystate Medical Center in Springfield, Massachusetts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(Hosmer and Lemeshow 1989)</w:delText>
        </w:r>
      </w:del>
      <w:del w:id="16" w:author="PR Preview" w:date="2026-01-01T00:00:00Z">
        <w:r>
          <w:delText xml:space="preserve">; the data ship with the R package</w:delText>
        </w:r>
      </w:del>
      <w:del w:id="17" w:author="PR Preview" w:date="2026-01-01T00:00:00Z">
        <w:r>
          <w:delText xml:space="preserve"> </w:delText>
        </w:r>
      </w:del>
      <w:hyperlink r:id="rId36">
        <w:del w:id="18" w:author="PR Preview" w:date="2026-01-01T00:00:00Z">
          <w:r>
            <w:rPr>
              <w:rStyle w:val="VerbatimChar"/>
            </w:rPr>
            <w:delText xml:space="preserve">MASS</w:delText>
          </w:r>
        </w:del>
      </w:hyperlink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(</w:delText>
        </w:r>
      </w:del>
      <w:del w:id="21" w:author="PR Preview" w:date="2026-01-01T00:00:00Z">
        <w:r>
          <w:rPr>
            <w:rStyle w:val="VerbatimChar"/>
          </w:rPr>
          <w:delText xml:space="preserve">MASS::birthwt</w:delText>
        </w:r>
      </w:del>
      <w:del w:id="22" w:author="PR Preview" w:date="2026-01-01T00:00:00Z">
        <w:r>
          <w:delText xml:space="preserve">),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and this site has a copy at</w:delText>
        </w:r>
      </w:del>
      <w:del w:id="25" w:author="PR Preview" w:date="2026-01-01T00:00:00Z">
        <w:r>
          <w:delText xml:space="preserve"> </w:delText>
        </w:r>
      </w:del>
      <w:hyperlink r:id="rId37">
        <w:del w:id="26" w:author="PR Preview" w:date="2026-01-01T00:00:00Z">
          <w:r>
            <w:rPr>
              <w:rStyle w:val="VerbatimChar"/>
            </w:rPr>
            <w:delText xml:space="preserve">data/birthwt.csv</w:delText>
          </w:r>
        </w:del>
      </w:hyperlink>
      <w:del w:id="27" w:author="PR Preview" w:date="2026-01-01T00:00:00Z">
        <w:r>
          <w:delText xml:space="preserve">.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Treat counts like these as a Poisson sample,</w:delText>
        </w:r>
      </w:del>
      <w:del w:id="3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31" w:author="PR Preview" w:date="2026-01-01T00:00:00Z">
        <w:r>
          <w:delText xml:space="preserve">,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with</w:delText>
        </w:r>
      </w:del>
      <w:del w:id="34" w:author="PR Preview" w:date="2026-01-01T00:00:00Z">
        <w:r>
          <w:delText xml:space="preserve"> </w:delText>
        </w:r>
      </w:del>
      <m:oMath>
        <m:r>
          <m:t>λ</m:t>
        </m:r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equal to the mean of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rPr>
            <w:rStyle w:val="VerbatimChar"/>
          </w:rPr>
          <w:delText xml:space="preserve">ptl</w:delText>
        </w:r>
      </w:del>
      <w:del w:id="39" w:author="PR Preview" w:date="2026-01-01T00:00:00Z">
        <w:r>
          <w:delText xml:space="preserve">, 0.196.</w:delText>
        </w:r>
      </w:del>
    </w:p>
    <w:p>
      <w:pPr>
        <w:pStyle w:val="BodyText"/>
      </w:pPr>
      <w:ins w:id="40" w:author="PR Preview" w:date="2026-01-01T00:00:00Z">
        <w:r>
          <w:rPr>
            <w:b/>
            <w:bCs/>
          </w:rPr>
          <w:t xml:space="preserve">Example 2 (Rao–Blackwellizing an estimate of the chance of a zero count)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The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rPr>
            <w:rStyle w:val="VerbatimChar"/>
          </w:rPr>
          <w:t xml:space="preserve">birthwt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data record the number of previous premature labors (</w:t>
        </w:r>
      </w:ins>
      <w:ins w:id="47" w:author="PR Preview" w:date="2026-01-01T00:00:00Z">
        <w:r>
          <w:rPr>
            <w:rStyle w:val="VerbatimChar"/>
          </w:rPr>
          <w:t xml:space="preserve">ptl</w:t>
        </w:r>
      </w:ins>
      <w:ins w:id="48" w:author="PR Preview" w:date="2026-01-01T00:00:00Z">
        <w:r>
          <w:t xml:space="preserve">) for 189 women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in a study at Baystate Medical Center in Springfield, Massachusetts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(Hosmer and Lemeshow 1989)</w:t>
        </w:r>
      </w:ins>
      <w:ins w:id="53" w:author="PR Preview" w:date="2026-01-01T00:00:00Z">
        <w:r>
          <w:t xml:space="preserve">; the data ship with the R package</w:t>
        </w:r>
      </w:ins>
      <w:ins w:id="54" w:author="PR Preview" w:date="2026-01-01T00:00:00Z">
        <w:r>
          <w:t xml:space="preserve"> </w:t>
        </w:r>
      </w:ins>
      <w:hyperlink r:id="rId36">
        <w:ins w:id="55" w:author="PR Preview" w:date="2026-01-01T00:00:00Z">
          <w:r>
            <w:rPr>
              <w:rStyle w:val="VerbatimChar"/>
            </w:rPr>
            <w:t xml:space="preserve">MASS</w:t>
          </w:r>
        </w:ins>
      </w:hyperlink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(</w:t>
        </w:r>
      </w:ins>
      <w:ins w:id="58" w:author="PR Preview" w:date="2026-01-01T00:00:00Z">
        <w:r>
          <w:rPr>
            <w:rStyle w:val="VerbatimChar"/>
          </w:rPr>
          <w:t xml:space="preserve">MASS::birthwt</w:t>
        </w:r>
      </w:ins>
      <w:ins w:id="59" w:author="PR Preview" w:date="2026-01-01T00:00:00Z">
        <w:r>
          <w:t xml:space="preserve">),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and this site has a copy at</w:t>
        </w:r>
      </w:ins>
      <w:ins w:id="62" w:author="PR Preview" w:date="2026-01-01T00:00:00Z">
        <w:r>
          <w:t xml:space="preserve"> </w:t>
        </w:r>
      </w:ins>
      <w:hyperlink r:id="rId37">
        <w:ins w:id="63" w:author="PR Preview" w:date="2026-01-01T00:00:00Z">
          <w:r>
            <w:rPr>
              <w:rStyle w:val="VerbatimChar"/>
            </w:rPr>
            <w:t xml:space="preserve">data/birthwt.csv</w:t>
          </w:r>
        </w:ins>
      </w:hyperlink>
      <w:ins w:id="64" w:author="PR Preview" w:date="2026-01-01T00:00:00Z">
        <w:r>
          <w:t xml:space="preserve">.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Treat counts like these as a Poisson sample,</w:t>
        </w:r>
      </w:ins>
      <w:ins w:id="6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68" w:author="PR Preview" w:date="2026-01-01T00:00:00Z">
        <w:r>
          <w:t xml:space="preserve">,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with</w:t>
        </w:r>
      </w:ins>
      <w:ins w:id="71" w:author="PR Preview" w:date="2026-01-01T00:00:00Z">
        <w:r>
          <w:t xml:space="preserve"> </w:t>
        </w:r>
      </w:ins>
      <m:oMath>
        <m:r>
          <m:t>λ</m:t>
        </m:r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equal to the sample mean of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rPr>
            <w:rStyle w:val="VerbatimChar"/>
          </w:rPr>
          <w:t xml:space="preserve">ptl</w:t>
        </w:r>
      </w:ins>
      <w:ins w:id="76" w:author="PR Preview" w:date="2026-01-01T00:00:00Z">
        <w:r>
          <w:t xml:space="preserve">, 0.196.</w:t>
        </w:r>
      </w:ins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del w:id="77" w:author="PR Preview" w:date="2026-01-01T00:00:00Z">
        <w:r>
          <w:delText xml:space="preserve">By</w:delText>
        </w:r>
      </w:del>
      <w:del w:id="78" w:author="PR Preview" w:date="2026-01-01T00:00:00Z">
        <w:r>
          <w:delText xml:space="preserve"> </w:delText>
        </w:r>
      </w:del>
      <w:hyperlink w:anchor="lem-poisson-zero-rb">
        <w:del w:id="79" w:author="PR Preview" w:date="2026-01-01T00:00:00Z">
          <w:r>
            <w:rPr>
              <w:rStyle w:val="Hyperlink"/>
            </w:rPr>
            <w:delText xml:space="preserve">Lemma 2</w:delText>
          </w:r>
        </w:del>
      </w:hyperlink>
      <w:del w:id="80" w:author="PR Preview" w:date="2026-01-01T00:00:00Z">
        <w:r>
          <w:delText xml:space="preserve">, the conditional probability in the last line is the one in</w:delText>
        </w:r>
      </w:del>
      <w:del w:id="81" w:author="PR Preview" w:date="2026-01-01T00:00:00Z">
        <w:r>
          <w:delText xml:space="preserve"> </w:delText>
        </w:r>
      </w:del>
      <w:hyperlink w:anchor="eq-poisson-zero-conditional">
        <w:del w:id="82" w:author="PR Preview" w:date="2026-01-01T00:00:00Z">
          <w:r>
            <w:rPr>
              <w:rStyle w:val="Hyperlink"/>
            </w:rPr>
            <w:delText xml:space="preserve">Equation 5</w:delText>
          </w:r>
        </w:del>
      </w:hyperlink>
      <w:del w:id="83" w:author="PR Preview" w:date="2026-01-01T00:00:00Z">
        <w:r>
          <w:delText xml:space="preserve">.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For</w:delText>
        </w:r>
      </w:del>
      <w:del w:id="8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20</m:t>
        </m:r>
      </m:oMath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we draw 10,000 samples, compute both estimators on each,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and report each one’s mean (with a 95% confidence interval)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and variance (with a 95% confidence interval from the normal approximation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to the sampling distribution of a sample variance).</w:delText>
        </w:r>
      </w:del>
    </w:p>
    <w:p>
      <w:pPr>
        <w:pStyle w:val="FirstParagraph"/>
      </w:pPr>
      <w:ins w:id="95" w:author="PR Preview" w:date="2026-01-01T00:00:00Z">
        <w:r>
          <w:t xml:space="preserve">By</w:t>
        </w:r>
      </w:ins>
      <w:ins w:id="96" w:author="PR Preview" w:date="2026-01-01T00:00:00Z">
        <w:r>
          <w:t xml:space="preserve"> </w:t>
        </w:r>
      </w:ins>
      <w:hyperlink w:anchor="lem-poisson-zero-rb">
        <w:ins w:id="97" w:author="PR Preview" w:date="2026-01-01T00:00:00Z">
          <w:r>
            <w:rPr>
              <w:rStyle w:val="Hyperlink"/>
            </w:rPr>
            <w:t xml:space="preserve">Lemma 2</w:t>
          </w:r>
        </w:ins>
      </w:hyperlink>
      <w:ins w:id="98" w:author="PR Preview" w:date="2026-01-01T00:00:00Z">
        <w:r>
          <w:t xml:space="preserve">, the conditional probability in the last line is the one in</w:t>
        </w:r>
      </w:ins>
      <w:ins w:id="99" w:author="PR Preview" w:date="2026-01-01T00:00:00Z">
        <w:r>
          <w:t xml:space="preserve"> </w:t>
        </w:r>
      </w:ins>
      <w:hyperlink w:anchor="eq-poisson-zero-conditional">
        <w:ins w:id="100" w:author="PR Preview" w:date="2026-01-01T00:00:00Z">
          <w:r>
            <w:rPr>
              <w:rStyle w:val="Hyperlink"/>
            </w:rPr>
            <w:t xml:space="preserve">Equation 5</w:t>
          </w:r>
        </w:ins>
      </w:hyperlink>
      <w:ins w:id="101" w:author="PR Preview" w:date="2026-01-01T00:00:00Z">
        <w:r>
          <w:t xml:space="preserve">.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For</w:t>
        </w:r>
      </w:ins>
      <w:ins w:id="10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20</m:t>
        </m:r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we draw 10,000 samples, compute both estimators on each,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and report each one’s sample mean (with a 95% confidence interval)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and variance (with a 95% confidence interval from the normal approximation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to the sampling distribution of a sample variance).</w:t>
        </w:r>
      </w:ins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del w:id="113" w:author="PR Preview" w:date="2026-01-01T00:00:00Z">
        <w:r>
          <w:delText xml:space="preserve">The estimand is</w:delText>
        </w:r>
      </w:del>
      <w:del w:id="114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=</m:t>
        </m:r>
      </m:oMath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0.822.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Both estimators have simulated means near it, as</w:delText>
        </w:r>
      </w:del>
      <w:del w:id="119" w:author="PR Preview" w:date="2026-01-01T00:00:00Z">
        <w:r>
          <w:delText xml:space="preserve"> </w:delText>
        </w:r>
      </w:del>
      <w:hyperlink w:anchor="thm-rb-unbiased">
        <w:del w:id="120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says they must.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The variance of the Rao–Blackwellized estimator is about 22.7 times smaller than that of the crude estimator,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as</w:delText>
        </w:r>
      </w:del>
      <w:del w:id="127" w:author="PR Preview" w:date="2026-01-01T00:00:00Z">
        <w:r>
          <w:delText xml:space="preserve"> </w:delText>
        </w:r>
      </w:del>
      <w:hyperlink w:anchor="thm-rao-blackwell">
        <w:del w:id="128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requires.</w:delText>
        </w:r>
      </w:del>
    </w:p>
    <w:p>
      <w:pPr>
        <w:pStyle w:val="FirstParagraph"/>
      </w:pPr>
      <w:ins w:id="131" w:author="PR Preview" w:date="2026-01-01T00:00:00Z">
        <w:r>
          <w:t xml:space="preserve">The estimand is</w:t>
        </w:r>
      </w:ins>
      <w:ins w:id="132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</m:oMath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0.822.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Both estimators have simulated sample means near it, as</w:t>
        </w:r>
      </w:ins>
      <w:ins w:id="137" w:author="PR Preview" w:date="2026-01-01T00:00:00Z">
        <w:r>
          <w:t xml:space="preserve"> </w:t>
        </w:r>
      </w:ins>
      <w:hyperlink w:anchor="thm-rb-unbiased">
        <w:ins w:id="138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says they must.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The variance of the Rao–Blackwellized estimator is about 22.7 times smaller than that of the crude estimator,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as</w:t>
        </w:r>
      </w:ins>
      <w:ins w:id="145" w:author="PR Preview" w:date="2026-01-01T00:00:00Z">
        <w:r>
          <w:t xml:space="preserve"> </w:t>
        </w:r>
      </w:ins>
      <w:hyperlink w:anchor="thm-rao-blackwell">
        <w:ins w:id="146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requires.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2026-10-16T12:21:49Z</dcterms:created>
  <dcterms:modified xsi:type="dcterms:W3CDTF">2026-10-16T12:21:49Z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