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del w:id="3" w:author="PR Preview" w:date="2026-01-01T00:00:00Z">
        <w:r>
          <w:delText xml:space="preserve">Under conditions on its transition probabilities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(irreducibility, aperiodicity and positive recurrence;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for a continuous parameter, Harris positive recurrence),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 Markov chain has a unique stationary distribution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the distribution of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converges to it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(Gelman et al. 2013, sec. 11.2, p. 279; Robert and Casella 2004, sec. 6.6.1, Theorem 6.51, p. 234)</w:delText>
        </w:r>
      </w:del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Averages along the chain also converge to expectations under that distribution,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even though successive values are correlated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(Robert and Casella 2004, sec. 6.7.1, Theorem 6.63, p. 241; Robert and Casella 2004, sec. 7.2, p. 269)</w:delText>
        </w:r>
      </w:del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MCMC algorithms construct a Markov chain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whose stationary distribution is the posterior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(Gelman et al. 2013, chap. 11, p. 275)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so that</w:delText>
        </w:r>
      </w:del>
      <w:del w:id="35" w:author="PR Preview" w:date="2026-01-01T00:00:00Z">
        <w:r>
          <w:delText xml:space="preserve"> </w:delText>
        </w:r>
      </w:del>
      <w:hyperlink w:anchor="def-monte-carlo-estimate">
        <w:del w:id="36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can be computed from the chain’s values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in place of independent draws.</w:delText>
        </w:r>
      </w:del>
    </w:p>
    <w:p>
      <w:pPr>
        <w:pStyle w:val="BodyText"/>
      </w:pPr>
      <w:ins w:id="41" w:author="PR Preview" w:date="2026-01-01T00:00:00Z">
        <w:r>
          <w:t xml:space="preserve">Under conditions on its transition probabilities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(irreducibility, aperiodicity and positive recurrence;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 continuous parameter, Harris positive recurrence),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 Markov chain has a unique stationary distribution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the distribution of</w:t>
        </w:r>
      </w:ins>
      <w:ins w:id="50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converges to it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(Gelman et al. 2013, sec. 11.2, p. 279; Robert and Casella 2004, sec. 6.6.1, Theorem 6.51, p. 234)</w:t>
        </w:r>
      </w:ins>
      <w:ins w:id="55" w:author="PR Preview" w:date="2026-01-01T00:00:00Z">
        <w:r>
          <w:t xml:space="preserve">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Sample means along the chain also converge to expectations under that distribution,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even though successive values are correlated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(Robert and Casella 2004, sec. 6.7.1, Theorem 6.63, p. 241; Robert and Casella 2004, sec. 7.2, p. 269)</w:t>
        </w:r>
      </w:ins>
      <w:ins w:id="62" w:author="PR Preview" w:date="2026-01-01T00:00:00Z">
        <w:r>
          <w:t xml:space="preserve">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MCMC algorithms construct a Markov chain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whose stationary distribution is the posterior</w:t>
        </w:r>
      </w:ins>
      <w:ins w:id="6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(Gelman et al. 2013, chap. 11, p. 275)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so that</w:t>
        </w:r>
      </w:ins>
      <w:ins w:id="73" w:author="PR Preview" w:date="2026-01-01T00:00:00Z">
        <w:r>
          <w:t xml:space="preserve"> </w:t>
        </w:r>
      </w:ins>
      <w:hyperlink w:anchor="def-monte-carlo-estimate">
        <w:ins w:id="74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can be computed from the chain’s values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in place of independent draws.</w:t>
        </w:r>
      </w:ins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del w:id="79" w:author="PR Preview" w:date="2026-01-01T00:00:00Z">
        <w:r>
          <w:delText xml:space="preserve">Comparing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u</m:t>
        </m:r>
      </m:oMath>
      <w:del w:id="81" w:author="PR Preview" w:date="2026-01-01T00:00:00Z">
        <w:r>
          <w:delText xml:space="preserve">, for</w:delText>
        </w:r>
      </w:del>
      <w:del w:id="82" w:author="PR Preview" w:date="2026-01-01T00:00:00Z">
        <w:r>
          <w:delText xml:space="preserve"> </w:delText>
        </w:r>
      </w:del>
      <m:oMath>
        <m:r>
          <m:t>u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uniform on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6" w:author="PR Preview" w:date="2026-01-01T00:00:00Z">
        <w:r>
          <w:delText xml:space="preserve">, with</w:delText>
        </w:r>
      </w:del>
      <w:del w:id="8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α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accepts with probability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 avoids computing</w:delText>
        </w:r>
      </w:del>
      <w:del w:id="94" w:author="PR Preview" w:date="2026-01-01T00:00:00Z">
        <w:r>
          <w:delText xml:space="preserve"> </w:delText>
        </w:r>
      </w:del>
      <m:oMath>
        <m:r>
          <m:t>α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itself,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which can overflow or underflow.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Every accepted proposal changes the chain’s value,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so the fraction of iterations that change estimates the acceptance rate.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The chain’s mean is close to the exact posterior mean</w:delText>
        </w:r>
      </w:del>
      <w:del w:id="105" w:author="PR Preview" w:date="2026-01-01T00:00:00Z">
        <w:r>
          <w:delText xml:space="preserve"> </w:delText>
        </w:r>
      </w:del>
      <m:oMath>
        <m:r>
          <m:t>56</m:t>
        </m:r>
        <m:r>
          <m:rPr>
            <m:sty m:val="p"/>
          </m:rPr>
          <m:t>/</m:t>
        </m:r>
        <m:r>
          <m:t>93</m:t>
        </m:r>
      </m:oMath>
      <w:del w:id="106" w:author="PR Preview" w:date="2026-01-01T00:00:00Z">
        <w:r>
          <w:delText xml:space="preserve">.</w:delText>
        </w:r>
      </w:del>
    </w:p>
    <w:p>
      <w:pPr>
        <w:pStyle w:val="FirstParagraph"/>
      </w:pPr>
      <w:ins w:id="107" w:author="PR Preview" w:date="2026-01-01T00:00:00Z">
        <w:r>
          <w:t xml:space="preserve">Comparing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u</m:t>
        </m:r>
      </m:oMath>
      <w:ins w:id="109" w:author="PR Preview" w:date="2026-01-01T00:00:00Z">
        <w:r>
          <w:t xml:space="preserve">, for</w:t>
        </w:r>
      </w:ins>
      <w:ins w:id="110" w:author="PR Preview" w:date="2026-01-01T00:00:00Z">
        <w:r>
          <w:t xml:space="preserve"> </w:t>
        </w:r>
      </w:ins>
      <m:oMath>
        <m:r>
          <m:t>u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uniform on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4" w:author="PR Preview" w:date="2026-01-01T00:00:00Z">
        <w:r>
          <w:t xml:space="preserve">, with</w:t>
        </w:r>
      </w:ins>
      <w:ins w:id="11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α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accepts with probability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 avoids computing</w:t>
        </w:r>
      </w:ins>
      <w:ins w:id="122" w:author="PR Preview" w:date="2026-01-01T00:00:00Z">
        <w:r>
          <w:t xml:space="preserve"> </w:t>
        </w:r>
      </w:ins>
      <m:oMath>
        <m:r>
          <m:t>α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itself,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which can overflow or underflow.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Every accepted proposal changes the chain’s value,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so the fraction of iterations that change estimates the acceptance rate.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chain’s sample mean is close to the exact posterior mean</w:t>
        </w:r>
      </w:ins>
      <w:ins w:id="133" w:author="PR Preview" w:date="2026-01-01T00:00:00Z">
        <w:r>
          <w:t xml:space="preserve"> </w:t>
        </w:r>
      </w:ins>
      <m:oMath>
        <m:r>
          <m:t>56</m:t>
        </m:r>
        <m:r>
          <m:rPr>
            <m:sty m:val="p"/>
          </m:rPr>
          <m:t>/</m:t>
        </m:r>
        <m:r>
          <m:t>93</m:t>
        </m:r>
      </m:oMath>
      <w:ins w:id="134" w:author="PR Preview" w:date="2026-01-01T00:00:00Z">
        <w:r>
          <w:t xml:space="preserve">.</w:t>
        </w:r>
      </w:ins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del w:id="135" w:author="PR Preview" w:date="2026-01-01T00:00:00Z">
        <w:r>
          <w:rPr>
            <w:b/>
            <w:bCs/>
          </w:rPr>
          <w:delText xml:space="preserve">Definition 13 (Potential scale reduction factor)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Suppose</w:delText>
        </w:r>
      </w:del>
      <w:del w:id="138" w:author="PR Preview" w:date="2026-01-01T00:00:00Z">
        <w:r>
          <w:delText xml:space="preserve"> </w:delText>
        </w:r>
      </w:del>
      <m:oMath>
        <m:r>
          <m:t>m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chains each contribute</w:delText>
        </w:r>
      </w:del>
      <w:del w:id="141" w:author="PR Preview" w:date="2026-01-01T00:00:00Z">
        <w:r>
          <w:delText xml:space="preserve"> </w:delText>
        </w:r>
      </w:del>
      <m:oMath>
        <m:r>
          <m:t>n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draws of a parameter</w:delText>
        </w:r>
      </w:del>
      <w:del w:id="144" w:author="PR Preview" w:date="2026-01-01T00:00:00Z">
        <w:r>
          <w:delText xml:space="preserve"> </w:delText>
        </w:r>
      </w:del>
      <m:oMath>
        <m:r>
          <m:t>θ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after burn-in,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with chain means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del w:id="150" w:author="PR Preview" w:date="2026-01-01T00:00:00Z">
        <w:r>
          <w:delText xml:space="preserve">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overall mean</w:delText>
        </w:r>
      </w:del>
      <w:del w:id="15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θ</m:t>
            </m:r>
          </m:e>
        </m:acc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and within-chain sample variances</w:delText>
        </w:r>
      </w:del>
      <w:del w:id="157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del w:id="158" w:author="PR Preview" w:date="2026-01-01T00:00:00Z">
        <w:r>
          <w:delText xml:space="preserve">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Let</w:delText>
        </w:r>
      </w:del>
    </w:p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Definition 13 (Potential scale reduction factor)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Suppose</w:t>
        </w:r>
      </w:ins>
      <w:ins w:id="164" w:author="PR Preview" w:date="2026-01-01T00:00:00Z">
        <w:r>
          <w:t xml:space="preserve"> </w:t>
        </w:r>
      </w:ins>
      <m:oMath>
        <m:r>
          <m:t>m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chains each contribute</w:t>
        </w:r>
      </w:ins>
      <w:ins w:id="167" w:author="PR Preview" w:date="2026-01-01T00:00:00Z">
        <w:r>
          <w:t xml:space="preserve"> </w:t>
        </w:r>
      </w:ins>
      <m:oMath>
        <m:r>
          <m:t>n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draws of a parameter</w:t>
        </w:r>
      </w:ins>
      <w:ins w:id="170" w:author="PR Preview" w:date="2026-01-01T00:00:00Z">
        <w:r>
          <w:t xml:space="preserve"> </w:t>
        </w:r>
      </w:ins>
      <m:oMath>
        <m:r>
          <m:t>θ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after burn-in,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with chain sample means</w:t>
        </w:r>
      </w:ins>
      <w:ins w:id="17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ins w:id="176" w:author="PR Preview" w:date="2026-01-01T00:00:00Z">
        <w:r>
          <w:t xml:space="preserve">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overall sample mean</w:t>
        </w:r>
      </w:ins>
      <w:ins w:id="17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θ</m:t>
            </m:r>
          </m:e>
        </m:acc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 within-chain sample variances</w:t>
        </w:r>
      </w:ins>
      <w:ins w:id="183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2026-10-16T12:18:10Z</dcterms:created>
  <dcterms:modified xsi:type="dcterms:W3CDTF">2026-10-16T12:18:10Z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