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(Probability of a positive 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Write the probability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that a diagnostic test is positive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in terms of:</w:delText>
        </w:r>
      </w:del>
    </w:p>
    <w:p>
      <w:pPr>
        <w:pStyle w:val="FirstParagraph"/>
      </w:pPr>
      <w:ins w:id="11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Derive an expression for the</w:t>
        </w:r>
      </w:ins>
      <w:ins w:id="14" w:author="PR Preview" w:date="2026-01-01T00:00:00Z">
        <w:r>
          <w:t xml:space="preserve"> </w:t>
        </w:r>
      </w:ins>
      <w:hyperlink r:id="rId46">
        <w:ins w:id="1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that a diagnostic test is positive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Exercise 2 (PPV from Bayes’ theorem)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Write the</w:delText>
        </w:r>
      </w:del>
      <w:del w:id="24" w:author="PR Preview" w:date="2026-01-01T00:00:00Z">
        <w:r>
          <w:delText xml:space="preserve"> </w:delText>
        </w:r>
      </w:del>
      <w:hyperlink w:anchor="def-ppv">
        <w:del w:id="25" w:author="PR Preview" w:date="2026-01-01T00:00:00Z">
          <w:r>
            <w:rPr>
              <w:rStyle w:val="Hyperlink"/>
            </w:rPr>
            <w:delText xml:space="preserve">positive predictive value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diagnostic test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terms of: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Exercise 2 (PPV from Bayes’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Derive an expression for the</w:t>
        </w:r>
      </w:ins>
      <w:ins w:id="33" w:author="PR Preview" w:date="2026-01-01T00:00:00Z">
        <w:r>
          <w:t xml:space="preserve"> </w:t>
        </w:r>
      </w:ins>
      <w:hyperlink w:anchor="def-ppv">
        <w:ins w:id="34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diagnostic test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2026-10-19T08:17:35Z</dcterms:created>
  <dcterms:modified xsi:type="dcterms:W3CDTF">2026-10-19T08:17:35Z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