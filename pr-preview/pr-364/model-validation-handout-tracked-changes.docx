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1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3 (The expected generalization error, covariate value by covariate value)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g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w:anchor="def-fitting-procedure">
        <w:del w:id="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let the random</w:delText>
        </w:r>
      </w:del>
      <w:del w:id="14" w:author="PR Preview" w:date="2026-01-01T00:00:00Z">
        <w:r>
          <w:delText xml:space="preserve"> </w:delText>
        </w:r>
      </w:del>
      <w:hyperlink w:anchor="def-training-set">
        <w:del w:id="1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of</w:delText>
        </w:r>
      </w:del>
      <w:del w:id="19" w:author="PR Preview" w:date="2026-01-01T00:00:00Z">
        <w:r>
          <w:delText xml:space="preserve"> </w:delText>
        </w:r>
      </w:del>
      <m:oMath>
        <m:r>
          <m:t>n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observations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be independent of the new observation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Write the</w:delText>
        </w:r>
      </w:del>
      <w:del w:id="28" w:author="PR Preview" w:date="2026-01-01T00:00:00Z">
        <w:r>
          <w:delText xml:space="preserve"> </w:delText>
        </w:r>
      </w:del>
      <w:hyperlink w:anchor="def-expected-generalization-error">
        <w:del w:id="29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in terms of the</w:delText>
        </w:r>
      </w:del>
      <w:del w:id="33" w:author="PR Preview" w:date="2026-01-01T00:00:00Z">
        <w:r>
          <w:delText xml:space="preserve"> </w:delText>
        </w:r>
      </w:del>
      <w:hyperlink w:anchor="def-epl">
        <w:del w:id="34" w:author="PR Preview" w:date="2026-01-01T00:00:00Z">
          <w:r>
            <w:rPr>
              <w:rStyle w:val="Hyperlink"/>
            </w:rPr>
            <w:delText xml:space="preserve">expected prediction loss at</w:delText>
          </w:r>
        </w:del>
        <w:del w:id="35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and the distribution of</w:delText>
        </w:r>
      </w:del>
      <w:del w:id="4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42" w:author="PR Preview" w:date="2026-01-01T00:00:00Z">
        <w:r>
          <w:delText xml:space="preserve">.</w:delText>
        </w:r>
      </w:del>
    </w:p>
    <w:p>
      <w:pPr>
        <w:pStyle w:val="BodyText"/>
      </w:pPr>
      <w:ins w:id="43" w:author="PR Preview" w:date="2026-01-01T00:00:00Z">
        <w:r>
          <w:rPr>
            <w:b/>
            <w:bCs/>
          </w:rPr>
          <w:t xml:space="preserve">Exercise 3 (The expected generalization error, covariate value by covariate value)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Let</w:t>
        </w:r>
      </w:ins>
      <w:ins w:id="46" w:author="PR Preview" w:date="2026-01-01T00:00:00Z">
        <w:r>
          <w:t xml:space="preserve"> </w:t>
        </w:r>
      </w:ins>
      <m:oMath>
        <m:r>
          <m:t>g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be a</w:t>
        </w:r>
      </w:ins>
      <w:ins w:id="49" w:author="PR Preview" w:date="2026-01-01T00:00:00Z">
        <w:r>
          <w:t xml:space="preserve"> </w:t>
        </w:r>
      </w:ins>
      <w:hyperlink w:anchor="def-fitting-procedure">
        <w:ins w:id="5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let the random</w:t>
        </w:r>
      </w:ins>
      <w:ins w:id="54" w:author="PR Preview" w:date="2026-01-01T00:00:00Z">
        <w:r>
          <w:t xml:space="preserve"> </w:t>
        </w:r>
      </w:ins>
      <w:hyperlink w:anchor="def-training-set">
        <w:ins w:id="5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of</w:t>
        </w:r>
      </w:ins>
      <w:ins w:id="59" w:author="PR Preview" w:date="2026-01-01T00:00:00Z">
        <w:r>
          <w:t xml:space="preserve"> </w:t>
        </w:r>
      </w:ins>
      <m:oMath>
        <m:r>
          <m:t>n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observations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be independent of the new observation</w:t>
        </w:r>
      </w:ins>
      <w:ins w:id="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Derive an expression for the</w:t>
        </w:r>
      </w:ins>
      <w:ins w:id="68" w:author="PR Preview" w:date="2026-01-01T00:00:00Z">
        <w:r>
          <w:t xml:space="preserve"> </w:t>
        </w:r>
      </w:ins>
      <w:hyperlink w:anchor="def-expected-generalization-error">
        <w:ins w:id="69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7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 terms of the</w:t>
        </w:r>
      </w:ins>
      <w:ins w:id="73" w:author="PR Preview" w:date="2026-01-01T00:00:00Z">
        <w:r>
          <w:t xml:space="preserve"> </w:t>
        </w:r>
      </w:ins>
      <w:hyperlink w:anchor="def-epl">
        <w:ins w:id="74" w:author="PR Preview" w:date="2026-01-01T00:00:00Z">
          <w:r>
            <w:rPr>
              <w:rStyle w:val="Hyperlink"/>
            </w:rPr>
            <w:t xml:space="preserve">expected prediction loss at</w:t>
          </w:r>
        </w:ins>
        <w:ins w:id="7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the distribution of</w:t>
        </w:r>
      </w:ins>
      <w:ins w:id="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82" w:author="PR Preview" w:date="2026-01-01T00:00:00Z">
        <w:r>
          <w:t xml:space="preserve">.</w:t>
        </w:r>
      </w:ins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8"/>
    <w:bookmarkStart w:id="13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0"/>
    <w:bookmarkStart w:id="14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1"/>
    <w:bookmarkStart w:id="14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2"/>
    <w:bookmarkStart w:id="14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3"/>
    <w:bookmarkStart w:id="14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4"/>
    <w:bookmarkStart w:id="152" w:name="sol-epe-split-noise"/>
    <w:p>
      <w:pPr>
        <w:pStyle w:val="BodyText"/>
      </w:pPr>
      <w:del w:id="83" w:author="PR Preview" w:date="2026-01-01T00:00:00Z">
        <w:r>
          <w:rPr>
            <w:i/>
            <w:iCs/>
          </w:rPr>
          <w:delText xml:space="preserve">Solution 7</w:delText>
        </w:r>
      </w:del>
      <w:del w:id="84" w:author="PR Preview" w:date="2026-01-01T00:00:00Z">
        <w:r>
          <w:delText xml:space="preserve">. </w:delText>
        </w:r>
      </w:del>
      <w:del w:id="85" w:author="PR Preview" w:date="2026-01-01T00:00:00Z">
        <w:r>
          <w:delText xml:space="preserve">Write the prediction error as noise plus the error of the prediction, used as an</w:delText>
        </w:r>
      </w:del>
      <w:del w:id="86" w:author="PR Preview" w:date="2026-01-01T00:00:00Z">
        <w:r>
          <w:delText xml:space="preserve"> </w:delText>
        </w:r>
      </w:del>
      <w:hyperlink r:id="rId133">
        <w:del w:id="8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of the</w:delText>
        </w:r>
      </w:del>
      <w:del w:id="90" w:author="PR Preview" w:date="2026-01-01T00:00:00Z">
        <w:r>
          <w:delText xml:space="preserve"> </w:delText>
        </w:r>
      </w:del>
      <w:hyperlink w:anchor="def-mean-function">
        <w:del w:id="91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value</w:delText>
        </w:r>
      </w:del>
      <w:del w:id="9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5" w:author="PR Preview" w:date="2026-01-01T00:00:00Z">
        <w:r>
          <w:delText xml:space="preserve">:</w:delText>
        </w:r>
      </w:del>
    </w:p>
    <w:p>
      <w:pPr>
        <w:pStyle w:val="BodyText"/>
      </w:pPr>
      <w:ins w:id="96" w:author="PR Preview" w:date="2026-01-01T00:00:00Z">
        <w:r>
          <w:rPr>
            <w:i/>
            <w:iCs/>
          </w:rPr>
          <w:t xml:space="preserve">Solution 7</w:t>
        </w:r>
      </w:ins>
      <w:ins w:id="97" w:author="PR Preview" w:date="2026-01-01T00:00:00Z">
        <w:r>
          <w:t xml:space="preserve">. </w:t>
        </w:r>
      </w:ins>
      <w:ins w:id="98" w:author="PR Preview" w:date="2026-01-01T00:00:00Z">
        <w:r>
          <w:t xml:space="preserve">Express the</w:t>
        </w:r>
      </w:ins>
      <w:ins w:id="99" w:author="PR Preview" w:date="2026-01-01T00:00:00Z">
        <w:r>
          <w:t xml:space="preserve"> </w:t>
        </w:r>
      </w:ins>
      <w:hyperlink r:id="rId69">
        <w:ins w:id="100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as</w:t>
        </w:r>
      </w:ins>
      <w:ins w:id="103" w:author="PR Preview" w:date="2026-01-01T00:00:00Z">
        <w:r>
          <w:t xml:space="preserve"> </w:t>
        </w:r>
      </w:ins>
      <w:hyperlink w:anchor="def-noise">
        <w:ins w:id="104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plus the error of the</w:t>
        </w:r>
      </w:ins>
      <w:ins w:id="107" w:author="PR Preview" w:date="2026-01-01T00:00:00Z">
        <w:r>
          <w:t xml:space="preserve"> </w:t>
        </w:r>
      </w:ins>
      <w:hyperlink r:id="rId18">
        <w:ins w:id="10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09" w:author="PR Preview" w:date="2026-01-01T00:00:00Z">
        <w:r>
          <w:t xml:space="preserve">, used as an</w:t>
        </w:r>
      </w:ins>
      <w:ins w:id="110" w:author="PR Preview" w:date="2026-01-01T00:00:00Z">
        <w:r>
          <w:t xml:space="preserve"> </w:t>
        </w:r>
      </w:ins>
      <w:hyperlink r:id="rId133">
        <w:ins w:id="111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of the</w:t>
        </w:r>
      </w:ins>
      <w:ins w:id="114" w:author="PR Preview" w:date="2026-01-01T00:00:00Z">
        <w:r>
          <w:t xml:space="preserve"> </w:t>
        </w:r>
      </w:ins>
      <w:hyperlink w:anchor="def-mean-function">
        <w:ins w:id="11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value</w:t>
        </w:r>
      </w:ins>
      <w:ins w:id="11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7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9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2"/>
    <w:bookmarkStart w:id="15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5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1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3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3"/>
    <w:bookmarkStart w:id="16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6"/>
    <w:bookmarkStart w:id="167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7"/>
    <w:bookmarkStart w:id="16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9"/>
    <w:bookmarkStart w:id="170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0"/>
    <w:bookmarkStart w:id="171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1"/>
    <w:bookmarkStart w:id="17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2"/>
    <w:bookmarkStart w:id="17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3"/>
    <w:bookmarkStart w:id="17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5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5"/>
    <w:bookmarkStart w:id="180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0"/>
    <w:bookmarkEnd w:id="181"/>
    <w:bookmarkStart w:id="230" w:name="sec-data-splits"/>
    <w:p>
      <w:pPr>
        <w:pStyle w:val="Heading2"/>
      </w:pPr>
      <w:r>
        <w:t xml:space="preserve">5 Training, validation, and test sets</w:t>
      </w:r>
    </w:p>
    <w:bookmarkStart w:id="18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2"/>
    <w:bookmarkStart w:id="18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3"/>
    <w:bookmarkStart w:id="185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5"/>
    <w:bookmarkStart w:id="186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6"/>
    <w:bookmarkStart w:id="188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8"/>
    <w:bookmarkStart w:id="189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9"/>
    <w:bookmarkStart w:id="190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0"/>
    <w:bookmarkStart w:id="191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1"/>
    <w:bookmarkStart w:id="193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5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5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5"/>
    <w:bookmarkStart w:id="206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6"/>
    <w:bookmarkStart w:id="229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9"/>
    <w:bookmarkEnd w:id="230"/>
    <w:bookmarkStart w:id="26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1"/>
    <w:bookmarkStart w:id="23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2"/>
    <w:bookmarkStart w:id="234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5"/>
    <w:bookmarkStart w:id="237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0"/>
    <w:bookmarkStart w:id="242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3"/>
    <w:bookmarkStart w:id="244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4"/>
    <w:bookmarkStart w:id="245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5"/>
    <w:bookmarkStart w:id="247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8"/>
    <w:bookmarkStart w:id="249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0"/>
    <w:bookmarkStart w:id="25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4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5"/>
    <w:bookmarkStart w:id="256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6"/>
    <w:bookmarkStart w:id="257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7"/>
    <w:bookmarkStart w:id="262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2"/>
    <w:bookmarkStart w:id="265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5"/>
    <w:bookmarkEnd w:id="266"/>
    <w:bookmarkStart w:id="294" w:name="sec-loocv"/>
    <w:p>
      <w:pPr>
        <w:pStyle w:val="Heading2"/>
      </w:pPr>
      <w:r>
        <w:t xml:space="preserve">7 Leave-one-out cross-validation</w:t>
      </w:r>
    </w:p>
    <w:bookmarkStart w:id="26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7"/>
    <w:bookmarkStart w:id="26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8"/>
    <w:bookmarkStart w:id="270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0"/>
    <w:bookmarkStart w:id="27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3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2"/>
    </w:p>
    <w:bookmarkEnd w:id="273"/>
    <w:bookmarkStart w:id="275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5"/>
    <w:bookmarkStart w:id="277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6"/>
    </w:p>
    <w:bookmarkEnd w:id="277"/>
    <w:bookmarkStart w:id="279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9"/>
    <w:bookmarkStart w:id="282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2"/>
    <w:bookmarkStart w:id="285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5"/>
    <w:bookmarkStart w:id="287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7"/>
    <w:bookmarkStart w:id="29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9"/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1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1"/>
    <w:bookmarkStart w:id="292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2"/>
    <w:bookmarkStart w:id="293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3"/>
    <w:bookmarkEnd w:id="294"/>
    <w:bookmarkStart w:id="324" w:name="sec-cv-model-choice"/>
    <w:p>
      <w:pPr>
        <w:pStyle w:val="Heading2"/>
      </w:pPr>
      <w:r>
        <w:t xml:space="preserve">8 Choosing a model by cross-validation</w:t>
      </w:r>
    </w:p>
    <w:bookmarkStart w:id="296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9"/>
    <w:bookmarkStart w:id="301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2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2"/>
    <w:bookmarkStart w:id="303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3"/>
    <w:bookmarkStart w:id="306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6"/>
    <w:bookmarkStart w:id="309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0"/>
    <w:bookmarkStart w:id="312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2"/>
    <w:bookmarkStart w:id="314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6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bookmarkEnd w:id="316"/>
    <w:bookmarkStart w:id="318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8"/>
    <w:bookmarkStart w:id="323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3"/>
    <w:bookmarkEnd w:id="324"/>
    <w:bookmarkStart w:id="330" w:name="sec-cv-whole-procedure"/>
    <w:p>
      <w:pPr>
        <w:pStyle w:val="Heading2"/>
      </w:pPr>
      <w:r>
        <w:t xml:space="preserve">9 Cross-validating the whole procedure</w:t>
      </w:r>
    </w:p>
    <w:bookmarkStart w:id="32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7"/>
    <w:bookmarkStart w:id="32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8"/>
    <w:bookmarkStart w:id="329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9"/>
    <w:bookmarkEnd w:id="330"/>
    <w:bookmarkStart w:id="33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1"/>
    <w:bookmarkStart w:id="357" w:name="references"/>
    <w:p>
      <w:pPr>
        <w:pStyle w:val="Heading2"/>
      </w:pPr>
      <w:r>
        <w:t xml:space="preserve">References</w:t>
      </w:r>
    </w:p>
    <w:bookmarkStart w:id="356" w:name="refs"/>
    <w:bookmarkStart w:id="33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https://en.wikipedia.org/wiki/Random_seed</w:t>
        </w:r>
      </w:hyperlink>
    </w:p>
    <w:bookmarkEnd w:id="333"/>
    <w:bookmarkStart w:id="33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5"/>
    <w:bookmarkStart w:id="33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7"/>
    <w:bookmarkStart w:id="33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https://en.wikipedia.org/wiki/Generalization_error</w:t>
        </w:r>
      </w:hyperlink>
    </w:p>
    <w:bookmarkEnd w:id="339"/>
    <w:bookmarkStart w:id="34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1"/>
    <w:bookmarkStart w:id="343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https://en.wikipedia.org/wiki/Overfitting</w:t>
        </w:r>
      </w:hyperlink>
    </w:p>
    <w:bookmarkEnd w:id="343"/>
    <w:bookmarkStart w:id="345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https://en.wikipedia.org/wiki/Bias%E2%80%93variance_tradeoff</w:t>
        </w:r>
      </w:hyperlink>
    </w:p>
    <w:bookmarkEnd w:id="345"/>
    <w:bookmarkStart w:id="347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7"/>
    <w:bookmarkStart w:id="349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https://en.wikipedia.org/wiki/Model_selection</w:t>
        </w:r>
      </w:hyperlink>
    </w:p>
    <w:bookmarkEnd w:id="349"/>
    <w:bookmarkStart w:id="351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https://en.wikipedia.org/wiki/Cross-validation_%28statistics%29</w:t>
        </w:r>
      </w:hyperlink>
    </w:p>
    <w:bookmarkEnd w:id="351"/>
    <w:bookmarkStart w:id="353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2">
        <w:r>
          <w:rPr>
            <w:rStyle w:val="Hyperlink"/>
          </w:rPr>
          <w:t xml:space="preserve">https://www.gastonsanchez.com/matrix4sl/</w:t>
        </w:r>
      </w:hyperlink>
    </w:p>
    <w:bookmarkEnd w:id="353"/>
    <w:bookmarkStart w:id="355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https://en.wikipedia.org/wiki/Leverage_%28statistics%29</w:t>
        </w:r>
      </w:hyperlink>
    </w:p>
    <w:bookmarkEnd w:id="355"/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6" Type="http://schemas.openxmlformats.org/officeDocument/2006/relationships/image" Target="media/rId226.png"/><Relationship Id="rId258" Type="http://schemas.openxmlformats.org/officeDocument/2006/relationships/image" Target="media/rId258.png"/><Relationship Id="rId319" Type="http://schemas.openxmlformats.org/officeDocument/2006/relationships/image" Target="media/rId319.png"/><Relationship Id="rId176" Type="http://schemas.openxmlformats.org/officeDocument/2006/relationships/image" Target="media/rId176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220" Type="http://schemas.openxmlformats.org/officeDocument/2006/relationships/image" Target="media/rId220.png"/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2026-10-19T08:25:48Z</dcterms:created>
  <dcterms:modified xsi:type="dcterms:W3CDTF">2026-10-19T08:25:48Z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