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01:00:48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45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Exercise 3 (Sample mean squared error and residual sum of squares)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 regression model with conditional mean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$\mu(x; \mathord{\smash[b]{\underset{\raise.3ex\hbox{$\scriptstyle\sim$}}{\theta}}\vphantom{\theta}})$</w:delText>
        </w:r>
      </w:del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let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$\hat y_i\stackrel{\text{def}}{=}\mu(x_i; \mathord{\smash[b]{\underset{\raise.3ex\hbox{$\scriptstyle\sim$}}{\theta}}\vphantom{\theta}})$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be its predictions of</w:delText>
        </w:r>
      </w:del>
      <w:del w:id="1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1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outcomes</w:delText>
        </w:r>
      </w:del>
      <w:del w:id="1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19" w:author="PR Preview" w:date="2026-01-01T00:00:00Z">
        <w:r>
          <w:delText xml:space="preserve">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and let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$\text{RSS}(\mathord{\smash[b]{\underset{\raise.3ex\hbox{$\scriptstyle\sim$}}{\theta}}\vphantom{\theta}})$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(</w:delText>
        </w:r>
      </w:del>
      <w:hyperlink w:anchor="def-rss">
        <w:del w:id="26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27" w:author="PR Preview" w:date="2026-01-01T00:00:00Z">
        <w:r>
          <w:delText xml:space="preserve">) be taken over those same outcomes.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Write the</w:delText>
        </w:r>
      </w:del>
      <w:del w:id="30" w:author="PR Preview" w:date="2026-01-01T00:00:00Z">
        <w:r>
          <w:delText xml:space="preserve"> </w:delText>
        </w:r>
      </w:del>
      <w:hyperlink r:id="rId59">
        <w:del w:id="31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of these predictions in terms of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$\text{RSS}(\mathord{\smash[b]{\underset{\raise.3ex\hbox{$\scriptstyle\sim$}}{\theta}}\vphantom{\theta}})$</w:delText>
        </w:r>
      </w:del>
      <w:del w:id="36" w:author="PR Preview" w:date="2026-01-01T00:00:00Z">
        <w:r>
          <w:delText xml:space="preserve">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$\text{RSS}(\mathord{\smash[b]{\underset{\raise.3ex\hbox{$\scriptstyle\sim$}}{\theta}}\vphantom{\theta}})$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in terms of that sMSE.</w:delText>
        </w:r>
      </w:del>
    </w:p>
    <w:p>
      <w:pPr>
        <w:pStyle w:val="BodyText"/>
      </w:pPr>
      <w:ins w:id="43" w:author="PR Preview" w:date="2026-01-01T00:00:00Z">
        <w:r>
          <w:rPr>
            <w:b/>
            <w:bCs/>
          </w:rPr>
          <w:t xml:space="preserve">Exercise 3 (Sample mean squared error and residual sum of squares)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For a regression model with conditional mean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$\mu(x; \mathord{\smash[b]{\underset{\raise.3ex\hbox{$\scriptstyle\sim$}}{\theta}}\vphantom{\theta}})$</w:t>
        </w:r>
      </w:ins>
      <w:ins w:id="48" w:author="PR Preview" w:date="2026-01-01T00:00:00Z">
        <w:r>
          <w:t xml:space="preserve">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let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$\hat y_i\stackrel{\text{def}}{=}\mu(x_i; \mathord{\smash[b]{\underset{\raise.3ex\hbox{$\scriptstyle\sim$}}{\theta}}\vphantom{\theta}})$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be its predictions of</w:t>
        </w:r>
      </w:ins>
      <w:ins w:id="5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outcomes</w:t>
        </w:r>
      </w:ins>
      <w:ins w:id="5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59" w:author="PR Preview" w:date="2026-01-01T00:00:00Z">
        <w:r>
          <w:t xml:space="preserve">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and let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$\text{RSS}(\mathord{\smash[b]{\underset{\raise.3ex\hbox{$\scriptstyle\sim$}}{\theta}}\vphantom{\theta}})$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(</w:t>
        </w:r>
      </w:ins>
      <w:hyperlink w:anchor="def-rss">
        <w:ins w:id="66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67" w:author="PR Preview" w:date="2026-01-01T00:00:00Z">
        <w:r>
          <w:t xml:space="preserve">) be taken over those same outcomes.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Express the</w:t>
        </w:r>
      </w:ins>
      <w:ins w:id="70" w:author="PR Preview" w:date="2026-01-01T00:00:00Z">
        <w:r>
          <w:t xml:space="preserve"> </w:t>
        </w:r>
      </w:ins>
      <w:hyperlink r:id="rId59">
        <w:ins w:id="71" w:author="PR Preview" w:date="2026-01-01T00:00:00Z">
          <w:r>
            <w:rPr>
              <w:rStyle w:val="Hyperlink"/>
            </w:rPr>
            <w:t xml:space="preserve">sMSE</w:t>
          </w:r>
        </w:ins>
      </w:hyperlink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of these predictions in terms of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$\text{RSS}(\mathord{\smash[b]{\underset{\raise.3ex\hbox{$\scriptstyle\sim$}}{\theta}}\vphantom{\theta}})$</w:t>
        </w:r>
      </w:ins>
      <w:ins w:id="76" w:author="PR Preview" w:date="2026-01-01T00:00:00Z">
        <w:r>
          <w:t xml:space="preserve">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and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$\text{RSS}(\mathord{\smash[b]{\underset{\raise.3ex\hbox{$\scriptstyle\sim$}}{\theta}}\vphantom{\theta}})$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in terms of that sMSE.</w:t>
        </w:r>
      </w:ins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44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3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4"/>
    <w:bookmarkEnd w:id="145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47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6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7"/>
    <w:bookmarkStart w:id="149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https://en.wikipedia.org/wiki/Pearson_correlation_coefficient</w:t>
        </w:r>
      </w:hyperlink>
    </w:p>
    <w:bookmarkEnd w:id="149"/>
    <w:bookmarkStart w:id="150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0"/>
    <w:bookmarkStart w:id="151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1"/>
    <w:bookmarkStart w:id="153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3"/>
    <w:bookmarkStart w:id="155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5"/>
    <w:bookmarkStart w:id="157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https://en.wikipedia.org/wiki/Linear_regression</w:t>
        </w:r>
      </w:hyperlink>
    </w:p>
    <w:bookmarkEnd w:id="157"/>
    <w:bookmarkStart w:id="159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https://en.wikipedia.org/wiki/Simple_linear_regression</w:t>
        </w:r>
      </w:hyperlink>
    </w:p>
    <w:bookmarkEnd w:id="159"/>
    <w:bookmarkStart w:id="161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https://en.wikipedia.org/wiki/Residual_sum_of_squares</w:t>
        </w:r>
      </w:hyperlink>
    </w:p>
    <w:bookmarkEnd w:id="161"/>
    <w:bookmarkStart w:id="163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https://en.wikipedia.org/wiki/Ordinary_least_squares</w:t>
        </w:r>
      </w:hyperlink>
    </w:p>
    <w:bookmarkEnd w:id="163"/>
    <w:bookmarkStart w:id="165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7"/>
    <w:bookmarkStart w:id="169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https://en.wikipedia.org/wiki/Total_sum_of_squares</w:t>
        </w:r>
      </w:hyperlink>
    </w:p>
    <w:bookmarkEnd w:id="169"/>
    <w:bookmarkStart w:id="171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https://en.wikipedia.org/wiki/Coefficient_of_determination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46" Type="http://schemas.openxmlformats.org/officeDocument/2006/relationships/hyperlink" Target="https://doi.org/10.1007/978-1-4614-1353-0" TargetMode="External"/><Relationship Id="rId170" Type="http://schemas.openxmlformats.org/officeDocument/2006/relationships/hyperlink" Target="https://en.wikipedia.org/wiki/Coefficient_of_determination" TargetMode="External"/><Relationship Id="rId154" Type="http://schemas.openxmlformats.org/officeDocument/2006/relationships/hyperlink" Target="https://en.wikipedia.org/wiki/Homoscedasticity_and_heteroscedasticity" TargetMode="External"/><Relationship Id="rId156" Type="http://schemas.openxmlformats.org/officeDocument/2006/relationships/hyperlink" Target="https://en.wikipedia.org/wiki/Linear_regression" TargetMode="External"/><Relationship Id="rId162" Type="http://schemas.openxmlformats.org/officeDocument/2006/relationships/hyperlink" Target="https://en.wikipedia.org/wiki/Ordinary_least_squares" TargetMode="External"/><Relationship Id="rId148" Type="http://schemas.openxmlformats.org/officeDocument/2006/relationships/hyperlink" Target="https://en.wikipedia.org/wiki/Pearson_correlation_coefficient" TargetMode="External"/><Relationship Id="rId160" Type="http://schemas.openxmlformats.org/officeDocument/2006/relationships/hyperlink" Target="https://en.wikipedia.org/wiki/Residual_sum_of_squares" TargetMode="External"/><Relationship Id="rId158" Type="http://schemas.openxmlformats.org/officeDocument/2006/relationships/hyperlink" Target="https://en.wikipedia.org/wiki/Simple_linear_regression" TargetMode="External"/><Relationship Id="rId152" Type="http://schemas.openxmlformats.org/officeDocument/2006/relationships/hyperlink" Target="https://en.wikipedia.org/wiki/Spearman%27s_rank_correlation_coefficient" TargetMode="External"/><Relationship Id="rId168" Type="http://schemas.openxmlformats.org/officeDocument/2006/relationships/hyperlink" Target="https://en.wikipedia.org/wiki/Total_sum_of_squares" TargetMode="External"/><Relationship Id="rId164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43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66" Type="http://schemas.openxmlformats.org/officeDocument/2006/relationships/hyperlink" Target="https://www.cengage.com/c/statistical-inference-2e-casella-berger/9780534243128/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46" Type="http://schemas.openxmlformats.org/officeDocument/2006/relationships/hyperlink" Target="https://doi.org/10.1007/978-1-4614-1353-0" TargetMode="External"/><Relationship Id="rId170" Type="http://schemas.openxmlformats.org/officeDocument/2006/relationships/hyperlink" Target="https://en.wikipedia.org/wiki/Coefficient_of_determination" TargetMode="External"/><Relationship Id="rId154" Type="http://schemas.openxmlformats.org/officeDocument/2006/relationships/hyperlink" Target="https://en.wikipedia.org/wiki/Homoscedasticity_and_heteroscedasticity" TargetMode="External"/><Relationship Id="rId156" Type="http://schemas.openxmlformats.org/officeDocument/2006/relationships/hyperlink" Target="https://en.wikipedia.org/wiki/Linear_regression" TargetMode="External"/><Relationship Id="rId162" Type="http://schemas.openxmlformats.org/officeDocument/2006/relationships/hyperlink" Target="https://en.wikipedia.org/wiki/Ordinary_least_squares" TargetMode="External"/><Relationship Id="rId148" Type="http://schemas.openxmlformats.org/officeDocument/2006/relationships/hyperlink" Target="https://en.wikipedia.org/wiki/Pearson_correlation_coefficient" TargetMode="External"/><Relationship Id="rId160" Type="http://schemas.openxmlformats.org/officeDocument/2006/relationships/hyperlink" Target="https://en.wikipedia.org/wiki/Residual_sum_of_squares" TargetMode="External"/><Relationship Id="rId158" Type="http://schemas.openxmlformats.org/officeDocument/2006/relationships/hyperlink" Target="https://en.wikipedia.org/wiki/Simple_linear_regression" TargetMode="External"/><Relationship Id="rId152" Type="http://schemas.openxmlformats.org/officeDocument/2006/relationships/hyperlink" Target="https://en.wikipedia.org/wiki/Spearman%27s_rank_correlation_coefficient" TargetMode="External"/><Relationship Id="rId168" Type="http://schemas.openxmlformats.org/officeDocument/2006/relationships/hyperlink" Target="https://en.wikipedia.org/wiki/Total_sum_of_squares" TargetMode="External"/><Relationship Id="rId164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43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66" Type="http://schemas.openxmlformats.org/officeDocument/2006/relationships/hyperlink" Target="https://www.cengage.com/c/statistical-inference-2e-casella-berger/9780534243128/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2026-10-19T08:18:15Z</dcterms:created>
  <dcterms:modified xsi:type="dcterms:W3CDTF">2026-10-19T08:18:15Z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