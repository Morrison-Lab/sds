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Let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$\mathord{\smash[b]{\underset{\raise.3ex\hbox{$\scriptstyle\sim$}}{y}}\vphantom{y}}\stackrel{\text{def}}{=}(y_1, \ldots, y_n)$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be a dataset of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mutually independent binary outcomes,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all with the same event probability</w:delText>
        </w:r>
      </w:del>
      <w:del w:id="12" w:author="PR Preview" w:date="2026-01-01T00:00:00Z">
        <w:r>
          <w:delText xml:space="preserve"> </w:delText>
        </w:r>
      </w:del>
      <m:oMath>
        <m:r>
          <m:t>π</m:t>
        </m:r>
      </m:oMath>
      <w:del w:id="13" w:author="PR Preview" w:date="2026-01-01T00:00:00Z">
        <w:r>
          <w:delText xml:space="preserve">: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5" w:author="PR Preview" w:date="2026-01-01T00:00:00Z">
        <w:r>
          <w:delText xml:space="preserve">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Write the likelihood of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$\mathord{\smash[b]{\underset{\raise.3ex\hbox{$\scriptstyle\sim$}}{y}}\vphantom{y}}$</w:delText>
        </w:r>
      </w:del>
      <w:del w:id="20" w:author="PR Preview" w:date="2026-01-01T00:00:00Z">
        <w:r>
          <w:delText xml:space="preserve">.</w:delText>
        </w:r>
      </w:del>
    </w:p>
    <w:p>
      <w:pPr>
        <w:pStyle w:val="FirstParagraph"/>
      </w:pPr>
      <w:ins w:id="21" w:author="PR Preview" w:date="2026-01-01T00:00:00Z">
        <w:r>
          <w:t xml:space="preserve">Let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be a dataset of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mutually independent binary outcomes,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all with the same event probability</w:t>
        </w:r>
      </w:ins>
      <w:ins w:id="30" w:author="PR Preview" w:date="2026-01-01T00:00:00Z">
        <w:r>
          <w:t xml:space="preserve"> </w:t>
        </w:r>
      </w:ins>
      <m:oMath>
        <m:r>
          <m:t>π</m:t>
        </m:r>
      </m:oMath>
      <w:ins w:id="31" w:author="PR Preview" w:date="2026-01-01T00:00:00Z">
        <w:r>
          <w:t xml:space="preserve">:</w:t>
        </w:r>
      </w:ins>
      <w:ins w:id="3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3" w:author="PR Preview" w:date="2026-01-01T00:00:00Z">
        <w:r>
          <w:t xml:space="preserve">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Derive the</w:t>
        </w:r>
      </w:ins>
      <w:ins w:id="36" w:author="PR Preview" w:date="2026-01-01T00:00:00Z">
        <w:r>
          <w:t xml:space="preserve"> </w:t>
        </w:r>
      </w:ins>
      <w:hyperlink w:anchor="def-lik">
        <w:ins w:id="37" w:author="PR Preview" w:date="2026-01-01T00:00:00Z">
          <w:r>
            <w:rPr>
              <w:rStyle w:val="Hyperlink"/>
            </w:rPr>
            <w:t xml:space="preserve">likelihood</w:t>
          </w:r>
        </w:ins>
      </w:hyperlink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of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$\mathord{\smash[b]{\underset{\raise.3ex\hbox{$\scriptstyle\sim$}}{y}}\vphantom{y}}$</w:t>
        </w:r>
      </w:ins>
      <w:ins w:id="42" w:author="PR Preview" w:date="2026-01-01T00:00:00Z">
        <w:r>
          <w:t xml:space="preserve">.</w:t>
        </w:r>
      </w:ins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del w:id="43" w:author="PR Preview" w:date="2026-01-01T00:00:00Z">
        <w:r>
          <w:rPr>
            <w:b/>
            <w:bCs/>
          </w:rPr>
          <w:delText xml:space="preserve">Exercise 7 (Log-likelihood of binary outcomes with one event probability)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Write the log-likelihood of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$\mathord{\smash[b]{\underset{\raise.3ex\hbox{$\scriptstyle\sim$}}{y}}\vphantom{y}}$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from</w:delText>
        </w:r>
      </w:del>
      <w:del w:id="50" w:author="PR Preview" w:date="2026-01-01T00:00:00Z">
        <w:r>
          <w:delText xml:space="preserve"> </w:delText>
        </w:r>
      </w:del>
      <w:hyperlink w:anchor="exr-bernoulli-likelihood-one-group">
        <w:del w:id="51" w:author="PR Preview" w:date="2026-01-01T00:00:00Z">
          <w:r>
            <w:rPr>
              <w:rStyle w:val="Hyperlink"/>
            </w:rPr>
            <w:delText xml:space="preserve">Exercise 3</w:delText>
          </w:r>
        </w:del>
      </w:hyperlink>
      <w:del w:id="52" w:author="PR Preview" w:date="2026-01-01T00:00:00Z">
        <w:r>
          <w:delText xml:space="preserve">.</w:delText>
        </w:r>
      </w:del>
    </w:p>
    <w:p>
      <w:pPr>
        <w:pStyle w:val="BodyText"/>
      </w:pPr>
      <w:ins w:id="53" w:author="PR Preview" w:date="2026-01-01T00:00:00Z">
        <w:r>
          <w:rPr>
            <w:b/>
            <w:bCs/>
          </w:rPr>
          <w:t xml:space="preserve">Exercise 7 (Log-likelihood of binary outcomes with one event probability)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Derive the</w:t>
        </w:r>
      </w:ins>
      <w:ins w:id="56" w:author="PR Preview" w:date="2026-01-01T00:00:00Z">
        <w:r>
          <w:t xml:space="preserve"> </w:t>
        </w:r>
      </w:ins>
      <w:hyperlink w:anchor="def-loglik">
        <w:ins w:id="57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of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$\mathord{\smash[b]{\underset{\raise.3ex\hbox{$\scriptstyle\sim$}}{y}}\vphantom{y}}$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from</w:t>
        </w:r>
      </w:ins>
      <w:ins w:id="64" w:author="PR Preview" w:date="2026-01-01T00:00:00Z">
        <w:r>
          <w:t xml:space="preserve"> </w:t>
        </w:r>
      </w:ins>
      <w:hyperlink w:anchor="exr-bernoulli-likelihood-one-group">
        <w:ins w:id="65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66" w:author="PR Preview" w:date="2026-01-01T00:00:00Z">
        <w:r>
          <w:t xml:space="preserve">.</w:t>
        </w:r>
      </w:ins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del w:id="67" w:author="PR Preview" w:date="2026-01-01T00:00:00Z">
        <w:r>
          <w:rPr>
            <w:b/>
            <w:bCs/>
          </w:rPr>
          <w:delText xml:space="preserve">Exercise 13 (Hessian from the score)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Write the</w:delText>
        </w:r>
      </w:del>
      <w:del w:id="70" w:author="PR Preview" w:date="2026-01-01T00:00:00Z">
        <w:r>
          <w:delText xml:space="preserve"> </w:delText>
        </w:r>
      </w:del>
      <w:hyperlink w:anchor="def-hessian">
        <w:del w:id="71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7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as a derivative of the</w:delText>
        </w:r>
      </w:del>
      <w:del w:id="75" w:author="PR Preview" w:date="2026-01-01T00:00:00Z">
        <w:r>
          <w:delText xml:space="preserve"> </w:delText>
        </w:r>
      </w:del>
      <w:hyperlink w:anchor="def-score">
        <w:del w:id="76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7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78" w:author="PR Preview" w:date="2026-01-01T00:00:00Z">
        <w:r>
          <w:delText xml:space="preserve">.</w:delText>
        </w:r>
      </w:del>
    </w:p>
    <w:p>
      <w:pPr>
        <w:pStyle w:val="BodyText"/>
      </w:pPr>
      <w:ins w:id="79" w:author="PR Preview" w:date="2026-01-01T00:00:00Z">
        <w:r>
          <w:rPr>
            <w:b/>
            <w:bCs/>
          </w:rPr>
          <w:t xml:space="preserve">Exercise 13 (Hessian from the score)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Express the</w:t>
        </w:r>
      </w:ins>
      <w:ins w:id="82" w:author="PR Preview" w:date="2026-01-01T00:00:00Z">
        <w:r>
          <w:t xml:space="preserve"> </w:t>
        </w:r>
      </w:ins>
      <w:hyperlink w:anchor="def-hessian">
        <w:ins w:id="8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84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as a derivative of the</w:t>
        </w:r>
      </w:ins>
      <w:ins w:id="87" w:author="PR Preview" w:date="2026-01-01T00:00:00Z">
        <w:r>
          <w:t xml:space="preserve"> </w:t>
        </w:r>
      </w:ins>
      <w:hyperlink w:anchor="def-score">
        <w:ins w:id="88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8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90" w:author="PR Preview" w:date="2026-01-01T00:00:00Z">
        <w:r>
          <w:t xml:space="preserve">.</w:t>
        </w:r>
      </w:ins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del w:id="91" w:author="PR Preview" w:date="2026-01-01T00:00:00Z">
        <w:r>
          <w:rPr>
            <w:b/>
            <w:bCs/>
          </w:rPr>
          <w:delText xml:space="preserve">Exercise 14 (Derivative of a density through its logarithm)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Let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$\operatorname{p}(\mathord{\smash[b]{\underset{\raise.3ex\hbox{$\scriptstyle\sim$}}{x}}\vphantom{x}}\mid \theta)$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be a density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that is positive and differentiable in a scalar parameter</w:delText>
        </w:r>
      </w:del>
      <w:del w:id="100" w:author="PR Preview" w:date="2026-01-01T00:00:00Z">
        <w:r>
          <w:delText xml:space="preserve"> </w:delText>
        </w:r>
      </w:del>
      <m:oMath>
        <m:r>
          <m:t>θ</m:t>
        </m:r>
      </m:oMath>
      <w:del w:id="101" w:author="PR Preview" w:date="2026-01-01T00:00:00Z">
        <w:r>
          <w:delText xml:space="preserve">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Write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$\frac{\partial}{\partial \theta}\operatorname{p}(\mathord{\smash[b]{\underset{\raise.3ex\hbox{$\scriptstyle\sim$}}{x}}\vphantom{x}}\mid \theta)$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in terms of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$\frac{\partial}{\partial \theta}\log \operatorname{p}(\mathord{\smash[b]{\underset{\raise.3ex\hbox{$\scriptstyle\sim$}}{x}}\vphantom{x}}\mid \theta)$</w:delText>
        </w:r>
      </w:del>
      <w:del w:id="110" w:author="PR Preview" w:date="2026-01-01T00:00:00Z">
        <w:r>
          <w:delText xml:space="preserve">.</w:delText>
        </w:r>
      </w:del>
    </w:p>
    <w:p>
      <w:pPr>
        <w:pStyle w:val="FirstParagraph"/>
      </w:pPr>
      <w:ins w:id="111" w:author="PR Preview" w:date="2026-01-01T00:00:00Z">
        <w:r>
          <w:rPr>
            <w:b/>
            <w:bCs/>
          </w:rPr>
          <w:t xml:space="preserve">Exercise 14 (Derivative of a density through its logarithm)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Let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$\operatorname{p}(\mathord{\smash[b]{\underset{\raise.3ex\hbox{$\scriptstyle\sim$}}{x}}\vphantom{x}}\mid \theta)$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be a density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that is positive and differentiable in a scalar parameter</w:t>
        </w:r>
      </w:ins>
      <w:ins w:id="120" w:author="PR Preview" w:date="2026-01-01T00:00:00Z">
        <w:r>
          <w:t xml:space="preserve"> </w:t>
        </w:r>
      </w:ins>
      <m:oMath>
        <m:r>
          <m:t>θ</m:t>
        </m:r>
      </m:oMath>
      <w:ins w:id="121" w:author="PR Preview" w:date="2026-01-01T00:00:00Z">
        <w:r>
          <w:t xml:space="preserve">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Express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$\frac{\partial}{\partial \theta}\operatorname{p}(\mathord{\smash[b]{\underset{\raise.3ex\hbox{$\scriptstyle\sim$}}{x}}\vphantom{x}}\mid \theta)$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in terms of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$\frac{\partial}{\partial \theta}\log \operatorname{p}(\mathord{\smash[b]{\underset{\raise.3ex\hbox{$\scriptstyle\sim$}}{x}}\vphantom{x}}\mid \theta)$</w:t>
        </w:r>
      </w:ins>
      <w:ins w:id="130" w:author="PR Preview" w:date="2026-01-01T00:00:00Z">
        <w:r>
          <w:t xml:space="preserve">.</w:t>
        </w:r>
      </w:ins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del w:id="131" w:author="PR Preview" w:date="2026-01-01T00:00:00Z">
        <w:r>
          <w:rPr>
            <w:b/>
            <w:bCs/>
          </w:rPr>
          <w:delText xml:space="preserve">Exercise 33 (Score equation)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Write the</w:delText>
        </w:r>
      </w:del>
      <w:del w:id="134" w:author="PR Preview" w:date="2026-01-01T00:00:00Z">
        <w:r>
          <w:delText xml:space="preserve"> </w:delText>
        </w:r>
      </w:del>
      <w:hyperlink w:anchor="def-score-equation">
        <w:del w:id="135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136" w:author="PR Preview" w:date="2026-01-01T00:00:00Z">
        <w:r>
          <w:delText xml:space="preserve">.</w:delText>
        </w:r>
      </w:del>
    </w:p>
    <w:p>
      <w:pPr>
        <w:pStyle w:val="BodyText"/>
      </w:pPr>
      <w:ins w:id="137" w:author="PR Preview" w:date="2026-01-01T00:00:00Z">
        <w:r>
          <w:rPr>
            <w:b/>
            <w:bCs/>
          </w:rPr>
          <w:t xml:space="preserve">Exercise 33 (Score equation)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State the</w:t>
        </w:r>
      </w:ins>
      <w:ins w:id="140" w:author="PR Preview" w:date="2026-01-01T00:00:00Z">
        <w:r>
          <w:t xml:space="preserve"> </w:t>
        </w:r>
      </w:ins>
      <w:hyperlink w:anchor="def-score-equation">
        <w:ins w:id="141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142" w:author="PR Preview" w:date="2026-01-01T00:00:00Z">
        <w:r>
          <w:t xml:space="preserve">.</w:t>
        </w:r>
      </w:ins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79" Type="http://schemas.openxmlformats.org/officeDocument/2006/relationships/image" Target="media/rId279.png"/><Relationship Id="rId284" Type="http://schemas.openxmlformats.org/officeDocument/2006/relationships/image" Target="media/rId284.png"/><Relationship Id="rId289" Type="http://schemas.openxmlformats.org/officeDocument/2006/relationships/image" Target="media/rId289.png"/><Relationship Id="rId293" Type="http://schemas.openxmlformats.org/officeDocument/2006/relationships/image" Target="media/rId293.png"/><Relationship Id="rId298" Type="http://schemas.openxmlformats.org/officeDocument/2006/relationships/image" Target="media/rId298.png"/><Relationship Id="rId302" Type="http://schemas.openxmlformats.org/officeDocument/2006/relationships/image" Target="media/rId302.png"/><Relationship Id="rId310" Type="http://schemas.openxmlformats.org/officeDocument/2006/relationships/image" Target="media/rId310.png"/><Relationship Id="rId316" Type="http://schemas.openxmlformats.org/officeDocument/2006/relationships/image" Target="media/rId316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2026-10-19T08:22:22Z</dcterms:created>
  <dcterms:modified xsi:type="dcterms:W3CDTF">2026-10-19T08:22:22Z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