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15:52:53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ins w:id="3" w:author="PR Preview" w:date="2026-01-01T00:00:00Z">
        <w:r>
          <w:t xml:space="preserve">1.4 Populations and samples</w:t>
        </w:r>
      </w:ins>
    </w:p>
    <w:bookmarkStart w:id="15" w:name="def-population"/>
    <w:p>
      <w:pPr>
        <w:pStyle w:val="FirstParagraph"/>
      </w:pPr>
      <w:ins w:id="4" w:author="PR Preview" w:date="2026-01-01T00:00:00Z">
        <w:r>
          <w:rPr>
            <w:b/>
            <w:bCs/>
          </w:rPr>
          <w:t xml:space="preserve">Definition 1 (Population)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A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rPr>
            <w:b/>
            <w:bCs/>
          </w:rPr>
          <w:t xml:space="preserve">population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is the entire collection of units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(people, animals, objects, or events) that a study aims to learn about.</w:t>
        </w:r>
      </w:ins>
    </w:p>
    <w:bookmarkEnd w:id="15"/>
    <w:bookmarkStart w:id="18" w:name="def-population-distribution"/>
    <w:p>
      <w:pPr>
        <w:pStyle w:val="BodyText"/>
      </w:pPr>
      <w:ins w:id="13" w:author="PR Preview" w:date="2026-01-01T00:00:00Z">
        <w:r>
          <w:rPr>
            <w:b/>
            <w:bCs/>
          </w:rPr>
          <w:t xml:space="preserve">Definition 2 (Population distribution)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The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rPr>
            <w:b/>
            <w:bCs/>
          </w:rPr>
          <w:t xml:space="preserve">population distribution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of a variable</w:t>
        </w:r>
      </w:ins>
      <w:ins w:id="20" w:author="PR Preview" w:date="2026-01-01T00:00:00Z">
        <w:r>
          <w:t xml:space="preserve"> </w:t>
        </w:r>
      </w:ins>
      <m:oMath>
        <m:r>
          <m:t>X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is the distribution of</w:t>
        </w:r>
      </w:ins>
      <w:ins w:id="23" w:author="PR Preview" w:date="2026-01-01T00:00:00Z">
        <w:r>
          <w:t xml:space="preserve"> </w:t>
        </w:r>
      </w:ins>
      <m:oMath>
        <m:r>
          <m:t>X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for a unit</w:t>
        </w:r>
      </w:ins>
      <w:ins w:id="26" w:author="PR Preview" w:date="2026-01-01T00:00:00Z">
        <w:r>
          <w:t xml:space="preserve"> </w:t>
        </w:r>
      </w:ins>
      <w:hyperlink r:id="rId16">
        <w:ins w:id="27" w:author="PR Preview" w:date="2026-01-01T00:00:00Z">
          <w:r>
            <w:rPr>
              <w:rStyle w:val="Hyperlink"/>
            </w:rPr>
            <w:t xml:space="preserve">chosen at random</w:t>
          </w:r>
        </w:ins>
      </w:hyperlink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from a population (</w:t>
        </w:r>
      </w:ins>
      <w:hyperlink w:anchor="def-population">
        <w:ins w:id="3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1" w:author="PR Preview" w:date="2026-01-01T00:00:00Z">
        <w:r>
          <w:t xml:space="preserve">):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the</w:t>
        </w:r>
      </w:ins>
      <w:ins w:id="34" w:author="PR Preview" w:date="2026-01-01T00:00:00Z">
        <w:r>
          <w:t xml:space="preserve"> </w:t>
        </w:r>
      </w:ins>
      <w:hyperlink r:id="rId17">
        <w:ins w:id="35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that</w:t>
        </w:r>
      </w:ins>
      <w:ins w:id="38" w:author="PR Preview" w:date="2026-01-01T00:00:00Z">
        <w:r>
          <w:t xml:space="preserve"> </w:t>
        </w:r>
      </w:ins>
      <m:oMath>
        <m:r>
          <m:t>X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falls in a set</w:t>
        </w:r>
      </w:ins>
      <w:ins w:id="41" w:author="PR Preview" w:date="2026-01-01T00:00:00Z">
        <w:r>
          <w:t xml:space="preserve"> </w:t>
        </w:r>
      </w:ins>
      <m:oMath>
        <m:r>
          <m:t>A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44" w:author="PR Preview" w:date="2026-01-01T00:00:00Z">
        <w:r>
          <w:t xml:space="preserve">where the probability refers to the random choice of the unit.</w:t>
        </w:r>
      </w:ins>
    </w:p>
    <w:bookmarkEnd w:id="18"/>
    <w:p>
      <w:pPr>
        <w:pStyle w:val="BodyText"/>
      </w:pPr>
      <w:ins w:id="45" w:author="PR Preview" w:date="2026-01-01T00:00:00Z">
        <w:r>
          <w:rPr>
            <w:i/>
            <w:iCs/>
          </w:rPr>
          <w:t xml:space="preserve">Remark</w:t>
        </w:r>
      </w:ins>
      <w:ins w:id="46" w:author="PR Preview" w:date="2026-01-01T00:00:00Z">
        <w:r>
          <w:t xml:space="preserve">. </w:t>
        </w:r>
      </w:ins>
      <w:ins w:id="47" w:author="PR Preview" w:date="2026-01-01T00:00:00Z">
        <w:r>
          <w:t xml:space="preserve">A population may be finite or infinite.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For a finite population of</w:t>
        </w:r>
      </w:ins>
      <w:ins w:id="50" w:author="PR Preview" w:date="2026-01-01T00:00:00Z">
        <w:r>
          <w:t xml:space="preserve"> </w:t>
        </w:r>
      </w:ins>
      <m:oMath>
        <m:r>
          <m:t>N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units, the random choice gives each unit probability</w:t>
        </w:r>
      </w:ins>
      <w:ins w:id="5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54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number of units in the population with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5" w:author="PR Preview" w:date="2026-01-01T00:00:00Z">
        <w:r>
          <w:t xml:space="preserve">An infinite population, such as all the coin flips a coin could ever produce,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is described directly by a distribution.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 population distribution can equally be described by its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cumulative distribution function</w:t>
        </w:r>
      </w:ins>
      <w:ins w:id="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or, when it has one, by its probability mass or density function.</w:t>
        </w:r>
      </w:ins>
    </w:p>
    <w:bookmarkStart w:id="19" w:name="def-sample"/>
    <w:p>
      <w:pPr>
        <w:pStyle w:val="BodyText"/>
      </w:pPr>
      <w:ins w:id="65" w:author="PR Preview" w:date="2026-01-01T00:00:00Z">
        <w:r>
          <w:rPr>
            <w:b/>
            <w:bCs/>
          </w:rPr>
          <w:t xml:space="preserve">Definition 3 (Sample)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b/>
            <w:bCs/>
          </w:rPr>
          <w:t xml:space="preserve">sample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of size</w:t>
        </w:r>
      </w:ins>
      <w:ins w:id="72" w:author="PR Preview" w:date="2026-01-01T00:00:00Z">
        <w:r>
          <w:t xml:space="preserve"> </w:t>
        </w:r>
      </w:ins>
      <m:oMath>
        <m:r>
          <m:t>n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is the data</w:t>
        </w:r>
      </w:ins>
      <w:ins w:id="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observed on</w:t>
        </w:r>
      </w:ins>
      <w:ins w:id="78" w:author="PR Preview" w:date="2026-01-01T00:00:00Z">
        <w:r>
          <w:t xml:space="preserve"> </w:t>
        </w:r>
      </w:ins>
      <m:oMath>
        <m:r>
          <m:t>n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units drawn from a population (</w:t>
        </w:r>
      </w:ins>
      <w:hyperlink w:anchor="def-population">
        <w:ins w:id="81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82" w:author="PR Preview" w:date="2026-01-01T00:00:00Z">
        <w:r>
          <w:t xml:space="preserve">).</w:t>
        </w:r>
      </w:ins>
    </w:p>
    <w:bookmarkEnd w:id="19"/>
    <w:bookmarkStart w:id="21" w:name="def-random-sample"/>
    <w:p>
      <w:pPr>
        <w:pStyle w:val="BodyText"/>
      </w:pPr>
      <w:ins w:id="83" w:author="PR Preview" w:date="2026-01-01T00:00:00Z">
        <w:r>
          <w:rPr>
            <w:b/>
            <w:bCs/>
          </w:rPr>
          <w:t xml:space="preserve">Definition 4 (Random sample)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 sample (</w:t>
        </w:r>
      </w:ins>
      <w:hyperlink w:anchor="def-sample">
        <w:ins w:id="8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87" w:author="PR Preview" w:date="2026-01-01T00:00:00Z">
        <w:r>
          <w:t xml:space="preserve">) is a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rPr>
            <w:b/>
            <w:bCs/>
          </w:rPr>
          <w:t xml:space="preserve">random sample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when the units are chosen by a chance mechanism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such that the observations are</w:t>
        </w:r>
      </w:ins>
      <w:ins w:id="94" w:author="PR Preview" w:date="2026-01-01T00:00:00Z">
        <w:r>
          <w:t xml:space="preserve"> </w:t>
        </w:r>
      </w:ins>
      <w:hyperlink r:id="rId20">
        <w:ins w:id="95" w:author="PR Preview" w:date="2026-01-01T00:00:00Z">
          <w:r>
            <w:rPr>
              <w:rStyle w:val="Hyperlink"/>
            </w:rPr>
            <w:t xml:space="preserve">independent and identically distributed</w:t>
          </w:r>
        </w:ins>
      </w:hyperlink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draws from the population distribution (</w:t>
        </w:r>
      </w:ins>
      <w:hyperlink w:anchor="def-population-distribution">
        <w:ins w:id="98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99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00" w:author="PR Preview" w:date="2026-01-01T00:00:00Z">
        <w:r>
          <w:t xml:space="preserve">where</w:t>
        </w:r>
      </w:ins>
      <w:ins w:id="101" w:author="PR Preview" w:date="2026-01-01T00:00:00Z">
        <w:r>
          <w:t xml:space="preserve"> </w:t>
        </w:r>
      </w:ins>
      <m:oMath>
        <m:r>
          <m:t>P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 the population distribution.</w:t>
        </w:r>
      </w:ins>
    </w:p>
    <w:bookmarkEnd w:id="21"/>
    <w:p>
      <w:pPr>
        <w:pStyle w:val="BodyText"/>
      </w:pPr>
      <w:ins w:id="104" w:author="PR Preview" w:date="2026-01-01T00:00:00Z">
        <w:r>
          <w:rPr>
            <w:i/>
            <w:iCs/>
          </w:rPr>
          <w:t xml:space="preserve">Remark</w:t>
        </w:r>
      </w:ins>
      <w:ins w:id="105" w:author="PR Preview" w:date="2026-01-01T00:00:00Z">
        <w:r>
          <w:t xml:space="preserve">. </w:t>
        </w:r>
      </w:ins>
      <w:ins w:id="106" w:author="PR Preview" w:date="2026-01-01T00:00:00Z">
        <w:r>
          <w:t xml:space="preserve">Drawing without replacement from a finite population gives observations that are only approximately independent,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 nearly so when the population is much larger than the sample.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Few real studies draw a perfectly random sample,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so conclusions about the population rest on how well the sampling mechanism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approximates one.</w:t>
        </w:r>
      </w:ins>
    </w:p>
    <w:bookmarkStart w:id="22" w:name="exm-population-sample-wcgs"/>
    <w:p>
      <w:pPr>
        <w:pStyle w:val="BodyText"/>
      </w:pPr>
      <w:ins w:id="115" w:author="PR Preview" w:date="2026-01-01T00:00:00Z">
        <w:r>
          <w:rPr>
            <w:b/>
            <w:bCs/>
          </w:rPr>
          <w:t xml:space="preserve">Example 1 (Population and sample in the WCGS)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In 1960, the WCGS recruited employed men aged 39 to 59 years in California.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Take that group of men as the study’s population (</w:t>
        </w:r>
      </w:ins>
      <w:hyperlink w:anchor="def-population">
        <w:ins w:id="12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21" w:author="PR Preview" w:date="2026-01-01T00:00:00Z">
        <w:r>
          <w:t xml:space="preserve">),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so the population distribution (</w:t>
        </w:r>
      </w:ins>
      <w:hyperlink w:anchor="def-population-distribution">
        <w:ins w:id="124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25" w:author="PR Preview" w:date="2026-01-01T00:00:00Z">
        <w:r>
          <w:t xml:space="preserve">) of cholesterol is its distribution among those men.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The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rPr>
            <w:rStyle w:val="VerbatimChar"/>
          </w:rPr>
          <w:t xml:space="preserve">wcgs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data frame is the sample (</w:t>
        </w:r>
      </w:ins>
      <w:hyperlink w:anchor="def-sample">
        <w:ins w:id="13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33" w:author="PR Preview" w:date="2026-01-01T00:00:00Z">
        <w:r>
          <w:t xml:space="preserve">):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it holds 3154 of the men in that population.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The men volunteered, through 10 companies,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so the sample is not a random sample (</w:t>
        </w:r>
      </w:ins>
      <w:hyperlink w:anchor="def-random-sample">
        <w:ins w:id="14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41" w:author="PR Preview" w:date="2026-01-01T00:00:00Z">
        <w:r>
          <w:t xml:space="preserve">) of the population.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Its mean cholesterol, 226.4 mg/dL,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describes these 3154 men exactly,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but it estimates the population mean well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only to the extent that the volunteers resemble the rest of the population.</w:t>
        </w:r>
      </w:ins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del w:id="150" w:author="PR Preview" w:date="2026-01-01T00:00:00Z">
        <w:r>
          <w:rPr>
            <w:b/>
            <w:bCs/>
          </w:rPr>
          <w:delText xml:space="preserve">Definition 1 (Sample mean)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The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rPr>
            <w:b/>
            <w:bCs/>
          </w:rPr>
          <w:delText xml:space="preserve">sample mean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of</w:delText>
        </w:r>
      </w:del>
      <w:del w:id="157" w:author="PR Preview" w:date="2026-01-01T00:00:00Z">
        <w:r>
          <w:delText xml:space="preserve"> </w:delText>
        </w:r>
      </w:del>
      <m:oMath>
        <m:r>
          <m:t>n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observations</w:delText>
        </w:r>
      </w:del>
      <w:del w:id="16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is:</w:delText>
        </w:r>
      </w:del>
    </w:p>
    <w:p>
      <w:pPr>
        <w:pStyle w:val="FirstParagraph"/>
      </w:pPr>
      <w:ins w:id="163" w:author="PR Preview" w:date="2026-01-01T00:00:00Z">
        <w:r>
          <w:rPr>
            <w:b/>
            <w:bCs/>
          </w:rPr>
          <w:t xml:space="preserve">Definition 5 (Sample mean)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The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rPr>
            <w:b/>
            <w:bCs/>
          </w:rPr>
          <w:t xml:space="preserve">sample mean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of</w:t>
        </w:r>
      </w:ins>
      <w:ins w:id="170" w:author="PR Preview" w:date="2026-01-01T00:00:00Z">
        <w:r>
          <w:t xml:space="preserve"> </w:t>
        </w:r>
      </w:ins>
      <m:oMath>
        <m:r>
          <m:t>n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observations</w:t>
        </w:r>
      </w:ins>
      <w:ins w:id="17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del w:id="176" w:author="PR Preview" w:date="2026-01-01T00:00:00Z">
        <w:r>
          <w:rPr>
            <w:b/>
            <w:bCs/>
          </w:rPr>
          <w:delText xml:space="preserve">Example 1 (Mean cholesterol in the WCGS)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Total cholesterol (</w:delText>
        </w:r>
      </w:del>
      <w:del w:id="179" w:author="PR Preview" w:date="2026-01-01T00:00:00Z">
        <w:r>
          <w:rPr>
            <w:rStyle w:val="VerbatimChar"/>
          </w:rPr>
          <w:delText xml:space="preserve">chol</w:delText>
        </w:r>
      </w:del>
      <w:del w:id="180" w:author="PR Preview" w:date="2026-01-01T00:00:00Z">
        <w:r>
          <w:delText xml:space="preserve">) is missing for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12 of the 3154 WCGS participants.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The sample mean of the remaining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3142 values is:</w:delText>
        </w:r>
      </w:del>
    </w:p>
    <w:p>
      <w:pPr>
        <w:pStyle w:val="FirstParagraph"/>
      </w:pPr>
      <w:ins w:id="187" w:author="PR Preview" w:date="2026-01-01T00:00:00Z">
        <w:r>
          <w:rPr>
            <w:b/>
            <w:bCs/>
          </w:rPr>
          <w:t xml:space="preserve">Example 2 (Mean cholesterol in the WCGS)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Total cholesterol (</w:t>
        </w:r>
      </w:ins>
      <w:ins w:id="190" w:author="PR Preview" w:date="2026-01-01T00:00:00Z">
        <w:r>
          <w:rPr>
            <w:rStyle w:val="VerbatimChar"/>
          </w:rPr>
          <w:t xml:space="preserve">chol</w:t>
        </w:r>
      </w:ins>
      <w:ins w:id="191" w:author="PR Preview" w:date="2026-01-01T00:00:00Z">
        <w:r>
          <w:t xml:space="preserve">) is missing for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12 of the 3154 WCGS participants.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The sample mean of the remaining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3142 values is:</w:t>
        </w:r>
      </w:ins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del w:id="198" w:author="PR Preview" w:date="2026-01-01T00:00:00Z">
        <w:r>
          <w:rPr>
            <w:b/>
            <w:bCs/>
          </w:rPr>
          <w:delText xml:space="preserve">Definition 2 (Sample median)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The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rPr>
            <w:b/>
            <w:bCs/>
          </w:rPr>
          <w:delText xml:space="preserve">sample median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is the middle value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when the observations are sorted in increasing order.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In terms of the</w:delText>
        </w:r>
      </w:del>
      <w:del w:id="209" w:author="PR Preview" w:date="2026-01-01T00:00:00Z">
        <w:r>
          <w:delText xml:space="preserve"> </w:delText>
        </w:r>
      </w:del>
      <w:hyperlink r:id="rId27">
        <w:del w:id="210" w:author="PR Preview" w:date="2026-01-01T00:00:00Z">
          <w:r>
            <w:rPr>
              <w:rStyle w:val="Hyperlink"/>
            </w:rPr>
            <w:delText xml:space="preserve">order statistics</w:delText>
          </w:r>
        </w:del>
      </w:hyperlink>
      <w:del w:id="21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12" w:author="PR Preview" w:date="2026-01-01T00:00:00Z">
        <w:r>
          <w:delText xml:space="preserve">:</w:delText>
        </w:r>
      </w:del>
    </w:p>
    <w:p>
      <w:pPr>
        <w:pStyle w:val="FirstParagraph"/>
      </w:pPr>
      <w:ins w:id="213" w:author="PR Preview" w:date="2026-01-01T00:00:00Z">
        <w:r>
          <w:rPr>
            <w:b/>
            <w:bCs/>
          </w:rPr>
          <w:t xml:space="preserve">Definition 6 (Sample median)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The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rPr>
            <w:b/>
            <w:bCs/>
          </w:rPr>
          <w:t xml:space="preserve">sample median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is the middle value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when the observations are sorted in increasing order.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In terms of the</w:t>
        </w:r>
      </w:ins>
      <w:ins w:id="224" w:author="PR Preview" w:date="2026-01-01T00:00:00Z">
        <w:r>
          <w:t xml:space="preserve"> </w:t>
        </w:r>
      </w:ins>
      <w:hyperlink r:id="rId27">
        <w:ins w:id="225" w:author="PR Preview" w:date="2026-01-01T00:00:00Z">
          <w:r>
            <w:rPr>
              <w:rStyle w:val="Hyperlink"/>
            </w:rPr>
            <w:t xml:space="preserve">order statistics</w:t>
          </w:r>
        </w:ins>
      </w:hyperlink>
      <w:ins w:id="22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27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del w:id="228" w:author="PR Preview" w:date="2026-01-01T00:00:00Z">
        <w:r>
          <w:rPr>
            <w:b/>
            <w:bCs/>
          </w:rPr>
          <w:delText xml:space="preserve">Example 2 (Median cholesterol in the WCGS)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 </w:delText>
        </w:r>
      </w:del>
    </w:p>
    <w:p>
      <w:pPr>
        <w:pStyle w:val="FirstParagraph"/>
      </w:pPr>
      <w:ins w:id="231" w:author="PR Preview" w:date="2026-01-01T00:00:00Z">
        <w:r>
          <w:rPr>
            <w:b/>
            <w:bCs/>
          </w:rPr>
          <w:t xml:space="preserve">Example 3 (Median cholesterol in the WCGS)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del w:id="234" w:author="PR Preview" w:date="2026-01-01T00:00:00Z">
        <w:r>
          <w:delText xml:space="preserve">The median cholesterol is a little lower than the mean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(</w:delText>
        </w:r>
      </w:del>
      <w:hyperlink w:anchor="exm-sample-mean">
        <w:del w:id="237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238" w:author="PR Preview" w:date="2026-01-01T00:00:00Z">
        <w:r>
          <w:delText xml:space="preserve">).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Cholesterol has a longer right tail than left tail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(the maximum is 645 mg/dL),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and the large values in that tail pull the mean upward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but barely change which value is in the middle.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A median is less sensitive to extreme values than a mean.</w:delText>
        </w:r>
      </w:del>
    </w:p>
    <w:p>
      <w:pPr>
        <w:pStyle w:val="FirstParagraph"/>
      </w:pPr>
      <w:ins w:id="249" w:author="PR Preview" w:date="2026-01-01T00:00:00Z">
        <w:r>
          <w:t xml:space="preserve">The median cholesterol is a little lower than the mean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(</w:t>
        </w:r>
      </w:ins>
      <w:hyperlink w:anchor="exm-sample-mean">
        <w:ins w:id="252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53" w:author="PR Preview" w:date="2026-01-01T00:00:00Z">
        <w:r>
          <w:t xml:space="preserve">).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Cholesterol has a longer right tail than left tail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(the maximum is 645 mg/dL),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and the large values in that tail pull the mean upward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but barely change which value is in the middle.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A median is less sensitive to extreme values than a mean.</w:t>
        </w:r>
      </w:ins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del w:id="264" w:author="PR Preview" w:date="2026-01-01T00:00:00Z">
        <w:r>
          <w:rPr>
            <w:b/>
            <w:bCs/>
          </w:rPr>
          <w:delText xml:space="preserve">Definition 3 (Sample variance)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The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rPr>
            <w:b/>
            <w:bCs/>
          </w:rPr>
          <w:delText xml:space="preserve">sample variance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of</w:delText>
        </w:r>
      </w:del>
      <w:del w:id="27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observations is:</w:delText>
        </w:r>
      </w:del>
    </w:p>
    <w:p>
      <w:pPr>
        <w:pStyle w:val="FirstParagraph"/>
      </w:pPr>
      <w:ins w:id="274" w:author="PR Preview" w:date="2026-01-01T00:00:00Z">
        <w:r>
          <w:rPr>
            <w:b/>
            <w:bCs/>
          </w:rPr>
          <w:t xml:space="preserve">Definition 7 (Sample variance)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The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rPr>
            <w:b/>
            <w:bCs/>
          </w:rPr>
          <w:t xml:space="preserve">sample variance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of</w:t>
        </w:r>
      </w:ins>
      <w:ins w:id="2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observations 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del w:id="284" w:author="PR Preview" w:date="2026-01-01T00:00:00Z">
        <w:r>
          <w:rPr>
            <w:b/>
            <w:bCs/>
          </w:rPr>
          <w:delText xml:space="preserve">Definition 4 (Sample standard deviation)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The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rPr>
            <w:b/>
            <w:bCs/>
          </w:rPr>
          <w:delText xml:space="preserve">sample standard deviation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is the square root of the</w:delText>
        </w:r>
      </w:del>
      <w:del w:id="291" w:author="PR Preview" w:date="2026-01-01T00:00:00Z">
        <w:r>
          <w:delText xml:space="preserve"> </w:delText>
        </w:r>
      </w:del>
      <w:hyperlink w:anchor="def-sample-variance">
        <w:del w:id="292" w:author="PR Preview" w:date="2026-01-01T00:00:00Z">
          <w:r>
            <w:rPr>
              <w:rStyle w:val="Hyperlink"/>
            </w:rPr>
            <w:delText xml:space="preserve">sample variance</w:delText>
          </w:r>
        </w:del>
      </w:hyperlink>
      <w:del w:id="293" w:author="PR Preview" w:date="2026-01-01T00:00:00Z">
        <w:r>
          <w:delText xml:space="preserve">:</w:delText>
        </w:r>
      </w:del>
    </w:p>
    <w:p>
      <w:pPr>
        <w:pStyle w:val="FirstParagraph"/>
      </w:pPr>
      <w:ins w:id="294" w:author="PR Preview" w:date="2026-01-01T00:00:00Z">
        <w:r>
          <w:rPr>
            <w:b/>
            <w:bCs/>
          </w:rPr>
          <w:t xml:space="preserve">Definition 8 (Sample standard deviation)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The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rPr>
            <w:b/>
            <w:bCs/>
          </w:rPr>
          <w:t xml:space="preserve">sample standard deviation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is the square root of the</w:t>
        </w:r>
      </w:ins>
      <w:ins w:id="301" w:author="PR Preview" w:date="2026-01-01T00:00:00Z">
        <w:r>
          <w:t xml:space="preserve"> </w:t>
        </w:r>
      </w:ins>
      <w:hyperlink w:anchor="def-sample-variance">
        <w:ins w:id="302" w:author="PR Preview" w:date="2026-01-01T00:00:00Z">
          <w:r>
            <w:rPr>
              <w:rStyle w:val="Hyperlink"/>
            </w:rPr>
            <w:t xml:space="preserve">sample variance</w:t>
          </w:r>
        </w:ins>
      </w:hyperlink>
      <w:ins w:id="30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del w:id="304" w:author="PR Preview" w:date="2026-01-01T00:00:00Z">
        <w:r>
          <w:rPr>
            <w:b/>
            <w:bCs/>
          </w:rPr>
          <w:delText xml:space="preserve">Example 3 (Variance and standard deviation of cholesterol in the WCGS)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 </w:delText>
        </w:r>
      </w:del>
    </w:p>
    <w:p>
      <w:pPr>
        <w:pStyle w:val="BodyText"/>
      </w:pPr>
      <w:ins w:id="307" w:author="PR Preview" w:date="2026-01-01T00:00:00Z">
        <w:r>
          <w:rPr>
            <w:b/>
            <w:bCs/>
          </w:rPr>
          <w:t xml:space="preserve">Example 4 (Variance and standard deviation of cholesterol in the WCGS)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del w:id="310" w:author="PR Preview" w:date="2026-01-01T00:00:00Z">
        <w:r>
          <w:rPr>
            <w:b/>
            <w:bCs/>
          </w:rPr>
          <w:delText xml:space="preserve">Definition 5 (Quartiles)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The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rPr>
            <w:b/>
            <w:bCs/>
          </w:rPr>
          <w:delText xml:space="preserve">first quartile</w:delText>
        </w:r>
      </w:del>
      <w:del w:id="315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1</m:t>
            </m:r>
          </m:sub>
        </m:sSub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and the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rPr>
            <w:b/>
            <w:bCs/>
          </w:rPr>
          <w:delText xml:space="preserve">third quartile</w:delText>
        </w:r>
      </w:del>
      <w:del w:id="320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3</m:t>
            </m:r>
          </m:sub>
        </m:sSub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are the sample 0.25 and 0.75 quantiles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(</w:delText>
        </w:r>
      </w:del>
      <w:hyperlink r:id="rId35">
        <w:del w:id="325" w:author="PR Preview" w:date="2026-01-01T00:00:00Z">
          <w:r>
            <w:rPr>
              <w:rStyle w:val="Hyperlink"/>
            </w:rPr>
            <w:delText xml:space="preserve">sample quantile</w:delText>
          </w:r>
        </w:del>
      </w:hyperlink>
      <w:del w:id="326" w:author="PR Preview" w:date="2026-01-01T00:00:00Z">
        <w:r>
          <w:delText xml:space="preserve">),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also called the 25th and 75th percentiles.</w:delText>
        </w:r>
      </w:del>
    </w:p>
    <w:p>
      <w:pPr>
        <w:pStyle w:val="BodyText"/>
      </w:pPr>
      <w:ins w:id="329" w:author="PR Preview" w:date="2026-01-01T00:00:00Z">
        <w:r>
          <w:rPr>
            <w:b/>
            <w:bCs/>
          </w:rPr>
          <w:t xml:space="preserve">Definition 9 (Quartiles)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The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rPr>
            <w:b/>
            <w:bCs/>
          </w:rPr>
          <w:t xml:space="preserve">first quartile</w:t>
        </w:r>
      </w:ins>
      <w:ins w:id="334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1</m:t>
            </m:r>
          </m:sub>
        </m:sSub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and the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rPr>
            <w:b/>
            <w:bCs/>
          </w:rPr>
          <w:t xml:space="preserve">third quartile</w:t>
        </w:r>
      </w:ins>
      <w:ins w:id="339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3</m:t>
            </m:r>
          </m:sub>
        </m:sSub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are the sample 0.25 and 0.75 quantiles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(</w:t>
        </w:r>
      </w:ins>
      <w:hyperlink r:id="rId35">
        <w:ins w:id="344" w:author="PR Preview" w:date="2026-01-01T00:00:00Z">
          <w:r>
            <w:rPr>
              <w:rStyle w:val="Hyperlink"/>
            </w:rPr>
            <w:t xml:space="preserve">sample quantile</w:t>
          </w:r>
        </w:ins>
      </w:hyperlink>
      <w:ins w:id="345" w:author="PR Preview" w:date="2026-01-01T00:00:00Z">
        <w:r>
          <w:t xml:space="preserve">),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also called the 25th and 75th percentiles.</w:t>
        </w:r>
      </w:ins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del w:id="348" w:author="PR Preview" w:date="2026-01-01T00:00:00Z">
        <w:r>
          <w:rPr>
            <w:b/>
            <w:bCs/>
          </w:rPr>
          <w:delText xml:space="preserve">Definition 6 (Interquartile range)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The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rPr>
            <w:b/>
            <w:bCs/>
          </w:rPr>
          <w:delText xml:space="preserve">interquartile range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(IQR) is the difference between the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third and first</w:delText>
        </w:r>
      </w:del>
      <w:del w:id="357" w:author="PR Preview" w:date="2026-01-01T00:00:00Z">
        <w:r>
          <w:delText xml:space="preserve"> </w:delText>
        </w:r>
      </w:del>
      <w:hyperlink w:anchor="def-quartiles">
        <w:del w:id="358" w:author="PR Preview" w:date="2026-01-01T00:00:00Z">
          <w:r>
            <w:rPr>
              <w:rStyle w:val="Hyperlink"/>
            </w:rPr>
            <w:delText xml:space="preserve">quartiles</w:delText>
          </w:r>
        </w:del>
      </w:hyperlink>
      <w:del w:id="359" w:author="PR Preview" w:date="2026-01-01T00:00:00Z">
        <w:r>
          <w:delText xml:space="preserve">:</w:delText>
        </w:r>
      </w:del>
    </w:p>
    <w:p>
      <w:pPr>
        <w:pStyle w:val="BodyText"/>
      </w:pPr>
      <w:ins w:id="360" w:author="PR Preview" w:date="2026-01-01T00:00:00Z">
        <w:r>
          <w:rPr>
            <w:b/>
            <w:bCs/>
          </w:rPr>
          <w:t xml:space="preserve">Definition 10 (Interquartile range)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The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rPr>
            <w:b/>
            <w:bCs/>
          </w:rPr>
          <w:t xml:space="preserve">interquartile range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(IQR) is the difference between the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third and first</w:t>
        </w:r>
      </w:ins>
      <w:ins w:id="369" w:author="PR Preview" w:date="2026-01-01T00:00:00Z">
        <w:r>
          <w:t xml:space="preserve"> </w:t>
        </w:r>
      </w:ins>
      <w:hyperlink w:anchor="def-quartiles">
        <w:ins w:id="370" w:author="PR Preview" w:date="2026-01-01T00:00:00Z">
          <w:r>
            <w:rPr>
              <w:rStyle w:val="Hyperlink"/>
            </w:rPr>
            <w:t xml:space="preserve">quartiles</w:t>
          </w:r>
        </w:ins>
      </w:hyperlink>
      <w:ins w:id="37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del w:id="372" w:author="PR Preview" w:date="2026-01-01T00:00:00Z">
        <w:r>
          <w:rPr>
            <w:b/>
            <w:bCs/>
          </w:rPr>
          <w:delText xml:space="preserve">Example 4 (Quartiles and IQR of cholesterol in the WCGS)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 </w:delText>
        </w:r>
      </w:del>
    </w:p>
    <w:p>
      <w:pPr>
        <w:pStyle w:val="FirstParagraph"/>
      </w:pPr>
      <w:ins w:id="375" w:author="PR Preview" w:date="2026-01-01T00:00:00Z">
        <w:r>
          <w:rPr>
            <w:b/>
            <w:bCs/>
          </w:rPr>
          <w:t xml:space="preserve">Example 5 (Quartiles and IQR of cholesterol in the WCGS)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del w:id="378" w:author="PR Preview" w:date="2026-01-01T00:00:00Z">
        <w:r>
          <w:delText xml:space="preserve">The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rPr>
            <w:rStyle w:val="VerbatimChar"/>
          </w:rPr>
          <w:delText xml:space="preserve">summary()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function reports the minimum, quartiles, mean, maximum,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and number of missing values in one call;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its quartiles use R’s default interpolating quantile rule (</w:delText>
        </w:r>
      </w:del>
      <w:del w:id="387" w:author="PR Preview" w:date="2026-01-01T00:00:00Z">
        <w:r>
          <w:rPr>
            <w:rStyle w:val="VerbatimChar"/>
          </w:rPr>
          <w:delText xml:space="preserve">type = 7</w:delText>
        </w:r>
      </w:del>
      <w:del w:id="388" w:author="PR Preview" w:date="2026-01-01T00:00:00Z">
        <w:r>
          <w:delText xml:space="preserve">),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so they can differ slightly from</w:delText>
        </w:r>
      </w:del>
      <w:del w:id="391" w:author="PR Preview" w:date="2026-01-01T00:00:00Z">
        <w:r>
          <w:delText xml:space="preserve"> </w:delText>
        </w:r>
      </w:del>
      <w:hyperlink w:anchor="def-quartiles">
        <w:del w:id="39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93" w:author="PR Preview" w:date="2026-01-01T00:00:00Z">
        <w:r>
          <w:delText xml:space="preserve">:</w:delText>
        </w:r>
      </w:del>
    </w:p>
    <w:p>
      <w:pPr>
        <w:pStyle w:val="FirstParagraph"/>
      </w:pPr>
      <w:ins w:id="394" w:author="PR Preview" w:date="2026-01-01T00:00:00Z">
        <w:r>
          <w:t xml:space="preserve">The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rPr>
            <w:rStyle w:val="VerbatimChar"/>
          </w:rPr>
          <w:t xml:space="preserve">summary()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function reports the minimum, quartiles, mean, maximum,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and number of missing values in one call;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its quartiles use R’s default interpolating quantile rule (</w:t>
        </w:r>
      </w:ins>
      <w:ins w:id="403" w:author="PR Preview" w:date="2026-01-01T00:00:00Z">
        <w:r>
          <w:rPr>
            <w:rStyle w:val="VerbatimChar"/>
          </w:rPr>
          <w:t xml:space="preserve">type = 7</w:t>
        </w:r>
      </w:ins>
      <w:ins w:id="404" w:author="PR Preview" w:date="2026-01-01T00:00:00Z">
        <w:r>
          <w:t xml:space="preserve">),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so they can differ slightly from</w:t>
        </w:r>
      </w:ins>
      <w:ins w:id="407" w:author="PR Preview" w:date="2026-01-01T00:00:00Z">
        <w:r>
          <w:t xml:space="preserve"> </w:t>
        </w:r>
      </w:ins>
      <w:hyperlink w:anchor="def-quartiles">
        <w:ins w:id="40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09" w:author="PR Preview" w:date="2026-01-01T00:00:00Z">
        <w:r>
          <w:t xml:space="preserve">:</w:t>
        </w:r>
      </w:ins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del w:id="410" w:author="PR Preview" w:date="2026-01-01T00:00:00Z">
        <w:r>
          <w:rPr>
            <w:b/>
            <w:bCs/>
          </w:rPr>
          <w:delText xml:space="preserve">Definition 7 (Sample proportion)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For a binary variable with values coded 1 (</w:delText>
        </w:r>
      </w:del>
      <w:del w:id="413" w:author="PR Preview" w:date="2026-01-01T00:00:00Z">
        <w:r>
          <w:delText xml:space="preserve">“success”</w:delText>
        </w:r>
      </w:del>
      <w:del w:id="414" w:author="PR Preview" w:date="2026-01-01T00:00:00Z">
        <w:r>
          <w:delText xml:space="preserve">) and 0,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the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rPr>
            <w:b/>
            <w:bCs/>
          </w:rPr>
          <w:delText xml:space="preserve">sample proportion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of successes is:</w:delText>
        </w:r>
      </w:del>
    </w:p>
    <w:p>
      <w:pPr>
        <w:pStyle w:val="FirstParagraph"/>
      </w:pPr>
      <w:ins w:id="421" w:author="PR Preview" w:date="2026-01-01T00:00:00Z">
        <w:r>
          <w:rPr>
            <w:b/>
            <w:bCs/>
          </w:rPr>
          <w:t xml:space="preserve">Definition 11 (Sample proportion)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For a binary variable with values coded 1 (</w:t>
        </w:r>
      </w:ins>
      <w:ins w:id="424" w:author="PR Preview" w:date="2026-01-01T00:00:00Z">
        <w:r>
          <w:t xml:space="preserve">“success”</w:t>
        </w:r>
      </w:ins>
      <w:ins w:id="425" w:author="PR Preview" w:date="2026-01-01T00:00:00Z">
        <w:r>
          <w:t xml:space="preserve">) and 0,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the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rPr>
            <w:b/>
            <w:bCs/>
          </w:rPr>
          <w:t xml:space="preserve">sample proportion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of successes is: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del w:id="432" w:author="PR Preview" w:date="2026-01-01T00:00:00Z">
        <w:r>
          <w:rPr>
            <w:b/>
            <w:bCs/>
          </w:rPr>
          <w:delText xml:space="preserve">Example 5 (Proportion of WCGS participants with a CHD event)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 </w:delText>
        </w:r>
      </w:del>
    </w:p>
    <w:p>
      <w:pPr>
        <w:pStyle w:val="BodyText"/>
      </w:pPr>
      <w:ins w:id="435" w:author="PR Preview" w:date="2026-01-01T00:00:00Z">
        <w:r>
          <w:rPr>
            <w:b/>
            <w:bCs/>
          </w:rPr>
          <w:t xml:space="preserve">Example 6 (Proportion of WCGS participants with a CHD event)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del w:id="438" w:author="PR Preview" w:date="2026-01-01T00:00:00Z">
        <w:r>
          <w:rPr>
            <w:b/>
            <w:bCs/>
          </w:rPr>
          <w:delText xml:space="preserve">Definition 8 (Histogram)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A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rPr>
            <w:b/>
            <w:bCs/>
          </w:rPr>
          <w:delText xml:space="preserve">histogram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displays the distribution of a continuous variable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by dividing the variable’s range into intervals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and drawing a bar over each interval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whose height is the number (or proportion) of observations in that interval.</w:delText>
        </w:r>
      </w:del>
    </w:p>
    <w:p>
      <w:pPr>
        <w:pStyle w:val="BodyText"/>
      </w:pPr>
      <w:del w:id="451" w:author="PR Preview" w:date="2026-01-01T00:00:00Z">
        <w:r>
          <w:rPr>
            <w:b/>
            <w:bCs/>
          </w:rPr>
          <w:delText xml:space="preserve">Definition 9 (Bin)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A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rPr>
            <w:b/>
            <w:bCs/>
          </w:rPr>
          <w:delText xml:space="preserve">bin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of a histogram is one of its intervals.</w:delText>
        </w:r>
      </w:del>
    </w:p>
    <w:p>
      <w:pPr>
        <w:pStyle w:val="FirstParagraph"/>
      </w:pPr>
      <w:ins w:id="458" w:author="PR Preview" w:date="2026-01-01T00:00:00Z">
        <w:r>
          <w:rPr>
            <w:b/>
            <w:bCs/>
          </w:rPr>
          <w:t xml:space="preserve">Definition 12 (Histogram)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A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rPr>
            <w:b/>
            <w:bCs/>
          </w:rPr>
          <w:t xml:space="preserve">histogram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displays the distribution of a continuous variable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by dividing the variable’s range into intervals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and drawing a bar over each interval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whose height is the number (or proportion) of observations in that interval.</w:t>
        </w:r>
      </w:ins>
    </w:p>
    <w:bookmarkEnd w:id="49"/>
    <w:bookmarkStart w:id="50" w:name="def-bin"/>
    <w:p>
      <w:pPr>
        <w:pStyle w:val="BodyText"/>
      </w:pPr>
      <w:ins w:id="471" w:author="PR Preview" w:date="2026-01-01T00:00:00Z">
        <w:r>
          <w:rPr>
            <w:b/>
            <w:bCs/>
          </w:rPr>
          <w:t xml:space="preserve">Definition 13 (Bin)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A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rPr>
            <w:b/>
            <w:bCs/>
          </w:rPr>
          <w:t xml:space="preserve">bin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of a histogram is one of its intervals.</w:t>
        </w:r>
      </w:ins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del w:id="478" w:author="PR Preview" w:date="2026-01-01T00:00:00Z">
        <w:r>
          <w:rPr>
            <w:b/>
            <w:bCs/>
          </w:rPr>
          <w:delText xml:space="preserve">Definition 10 (Density plot)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A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rPr>
            <w:b/>
            <w:bCs/>
          </w:rPr>
          <w:delText xml:space="preserve">density plot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draws a smooth curve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that estimates the probability density of a continuous variable,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scaled so that the area under the curve is 1.</w:delText>
        </w:r>
      </w:del>
    </w:p>
    <w:p>
      <w:pPr>
        <w:pStyle w:val="FirstParagraph"/>
      </w:pPr>
      <w:ins w:id="489" w:author="PR Preview" w:date="2026-01-01T00:00:00Z">
        <w:r>
          <w:rPr>
            <w:b/>
            <w:bCs/>
          </w:rPr>
          <w:t xml:space="preserve">Definition 14 (Density plot)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A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rPr>
            <w:b/>
            <w:bCs/>
          </w:rPr>
          <w:t xml:space="preserve">density plot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draws a smooth curve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that estimates the probability density of a continuous variable,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scaled so that the area under the curve is 1.</w:t>
        </w:r>
      </w:ins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del w:id="500" w:author="PR Preview" w:date="2026-01-01T00:00:00Z">
        <w:r>
          <w:rPr>
            <w:b/>
            <w:bCs/>
          </w:rPr>
          <w:delText xml:space="preserve">Definition 11 (Box plot)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A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rPr>
            <w:b/>
            <w:bCs/>
          </w:rPr>
          <w:delText xml:space="preserve">box plot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(or box-and-whisker plot) summarizes the distribution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of a continuous variable:</w:delText>
        </w:r>
      </w:del>
    </w:p>
    <w:p>
      <w:pPr>
        <w:pStyle w:val="FirstParagraph"/>
      </w:pPr>
      <w:ins w:id="509" w:author="PR Preview" w:date="2026-01-01T00:00:00Z">
        <w:r>
          <w:rPr>
            <w:b/>
            <w:bCs/>
          </w:rPr>
          <w:t xml:space="preserve">Definition 15 (Box plot)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A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rPr>
            <w:b/>
            <w:bCs/>
          </w:rPr>
          <w:t xml:space="preserve">box plot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(or box-and-whisker plot) summarizes the distribution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of a continuous variable:</w:t>
        </w:r>
      </w:ins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del w:id="518" w:author="PR Preview" w:date="2026-01-01T00:00:00Z">
        <w:r>
          <w:rPr>
            <w:b/>
            <w:bCs/>
          </w:rPr>
          <w:delText xml:space="preserve">Definition 12 (Bar chart)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A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rPr>
            <w:b/>
            <w:bCs/>
          </w:rPr>
          <w:delText xml:space="preserve">bar chart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displays the number or proportion of observations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in each category of a categorical variable,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as one bar per category.</w:delText>
        </w:r>
      </w:del>
    </w:p>
    <w:p>
      <w:pPr>
        <w:pStyle w:val="FirstParagraph"/>
      </w:pPr>
      <w:ins w:id="529" w:author="PR Preview" w:date="2026-01-01T00:00:00Z">
        <w:r>
          <w:rPr>
            <w:b/>
            <w:bCs/>
          </w:rPr>
          <w:t xml:space="preserve">Definition 16 (Bar chart)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A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rPr>
            <w:b/>
            <w:bCs/>
          </w:rPr>
          <w:t xml:space="preserve">bar chart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displays the number or proportion of observations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in each category of a categorical variable,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as one bar per category.</w:t>
        </w:r>
      </w:ins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del w:id="540" w:author="PR Preview" w:date="2026-01-01T00:00:00Z">
        <w:r>
          <w:rPr>
            <w:b/>
            <w:bCs/>
          </w:rPr>
          <w:delText xml:space="preserve">Definition 13 (Normal quantile-quantile plot)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A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rPr>
            <w:b/>
            <w:bCs/>
          </w:rPr>
          <w:delText xml:space="preserve">normal quantile-quantile (Q-Q) plot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plots the sorted observations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(</w:delText>
        </w:r>
      </w:del>
      <w:hyperlink r:id="rId27">
        <w:del w:id="549" w:author="PR Preview" w:date="2026-01-01T00:00:00Z">
          <w:r>
            <w:rPr>
              <w:rStyle w:val="Hyperlink"/>
            </w:rPr>
            <w:delText xml:space="preserve">order statistics</w:delText>
          </w:r>
        </w:del>
      </w:hyperlink>
      <w:del w:id="550" w:author="PR Preview" w:date="2026-01-01T00:00:00Z">
        <w:r>
          <w:delText xml:space="preserve">)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against the corresponding quantiles of a standard Gaussian distribution.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If the variable is approximately Gaussian,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the points fall close to a straight line.</w:delText>
        </w:r>
      </w:del>
    </w:p>
    <w:p>
      <w:pPr>
        <w:pStyle w:val="FirstParagraph"/>
      </w:pPr>
      <w:ins w:id="557" w:author="PR Preview" w:date="2026-01-01T00:00:00Z">
        <w:r>
          <w:rPr>
            <w:b/>
            <w:bCs/>
          </w:rPr>
          <w:t xml:space="preserve">Definition 17 (Normal quantile-quantile plot)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A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rPr>
            <w:b/>
            <w:bCs/>
          </w:rPr>
          <w:t xml:space="preserve">normal quantile-quantile (Q-Q) plot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plots the sorted observations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(</w:t>
        </w:r>
      </w:ins>
      <w:hyperlink r:id="rId27">
        <w:ins w:id="566" w:author="PR Preview" w:date="2026-01-01T00:00:00Z">
          <w:r>
            <w:rPr>
              <w:rStyle w:val="Hyperlink"/>
            </w:rPr>
            <w:t xml:space="preserve">order statistics</w:t>
          </w:r>
        </w:ins>
      </w:hyperlink>
      <w:ins w:id="567" w:author="PR Preview" w:date="2026-01-01T00:00:00Z">
        <w:r>
          <w:t xml:space="preserve">)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against the corresponding quantiles of a standard Gaussian distribution.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If the variable is approximately Gaussian,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the points fall close to a straight line.</w:t>
        </w:r>
      </w:ins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8" w:name="bivariate-relationships"/>
    <w:p>
      <w:pPr>
        <w:pStyle w:val="Heading2"/>
      </w:pPr>
      <w:r>
        <w:t xml:space="preserve">4 Bivariate relationships</w:t>
      </w:r>
    </w:p>
    <w:bookmarkStart w:id="93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del w:id="574" w:author="PR Preview" w:date="2026-01-01T00:00:00Z">
        <w:r>
          <w:rPr>
            <w:b/>
            <w:bCs/>
          </w:rPr>
          <w:delText xml:space="preserve">Definition 14 (Scatter plot)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A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rPr>
            <w:b/>
            <w:bCs/>
          </w:rPr>
          <w:delText xml:space="preserve">scatter plot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displays the joint distribution of two continuous variables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by plotting each observation as a point,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with one variable on each axis.</w:delText>
        </w:r>
      </w:del>
    </w:p>
    <w:p>
      <w:pPr>
        <w:pStyle w:val="BodyText"/>
      </w:pPr>
      <w:del w:id="585" w:author="PR Preview" w:date="2026-01-01T00:00:00Z">
        <w:r>
          <w:rPr>
            <w:b/>
            <w:bCs/>
          </w:rPr>
          <w:delText xml:space="preserve">Definition 15 (Pearson correlation coefficient)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The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rPr>
            <w:b/>
            <w:bCs/>
          </w:rPr>
          <w:delText xml:space="preserve">Pearson correlation coefficient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of</w:delText>
        </w:r>
      </w:del>
      <w:del w:id="592" w:author="PR Preview" w:date="2026-01-01T00:00:00Z">
        <w:r>
          <w:delText xml:space="preserve"> </w:delText>
        </w:r>
      </w:del>
      <m:oMath>
        <m:r>
          <m:t>n</m:t>
        </m:r>
      </m:oMath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paired observations</w:delText>
        </w:r>
      </w:del>
      <w:del w:id="5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is:</w:delText>
        </w:r>
      </w:del>
    </w:p>
    <w:p>
      <w:pPr>
        <w:pStyle w:val="FirstParagraph"/>
      </w:pPr>
      <w:ins w:id="598" w:author="PR Preview" w:date="2026-01-01T00:00:00Z">
        <w:r>
          <w:rPr>
            <w:b/>
            <w:bCs/>
          </w:rPr>
          <w:t xml:space="preserve">Definition 18 (Scatter plot)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A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rPr>
            <w:b/>
            <w:bCs/>
          </w:rPr>
          <w:t xml:space="preserve">scatter plot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displays the joint distribution of two continuous variables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by plotting each observation as a point,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with one variable on each axis.</w:t>
        </w:r>
      </w:ins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ins w:id="609" w:author="PR Preview" w:date="2026-01-01T00:00:00Z">
        <w:r>
          <w:rPr>
            <w:b/>
            <w:bCs/>
          </w:rPr>
          <w:t xml:space="preserve">Definition 19 (Pearson correlation coefficient)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The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rPr>
            <w:b/>
            <w:bCs/>
          </w:rPr>
          <w:t xml:space="preserve">Pearson correlation coefficient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of</w:t>
        </w:r>
      </w:ins>
      <w:ins w:id="616" w:author="PR Preview" w:date="2026-01-01T00:00:00Z">
        <w:r>
          <w:t xml:space="preserve"> </w:t>
        </w:r>
      </w:ins>
      <m:oMath>
        <m:r>
          <m:t>n</m:t>
        </m:r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paired observations</w:t>
        </w:r>
      </w:ins>
      <w:ins w:id="6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8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9" w:name="exm-pearson-r"/>
    <w:p>
      <w:pPr>
        <w:pStyle w:val="BodyText"/>
      </w:pPr>
      <w:del w:id="622" w:author="PR Preview" w:date="2026-01-01T00:00:00Z">
        <w:r>
          <w:rPr>
            <w:b/>
            <w:bCs/>
          </w:rPr>
          <w:delText xml:space="preserve">Example 6 (Correlation between cholesterol and blood pressure in the WCGS)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 </w:delText>
        </w:r>
      </w:del>
    </w:p>
    <w:p>
      <w:pPr>
        <w:pStyle w:val="BodyText"/>
      </w:pPr>
      <w:ins w:id="625" w:author="PR Preview" w:date="2026-01-01T00:00:00Z">
        <w:r>
          <w:rPr>
            <w:b/>
            <w:bCs/>
          </w:rPr>
          <w:t xml:space="preserve">Example 7 (Correlation between cholesterol and blood pressure in the WCGS)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3"/>
    <w:bookmarkStart w:id="103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7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1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2"/>
        </w:tc>
      </w:tr>
    </w:tbl>
    <w:bookmarkEnd w:id="103"/>
    <w:bookmarkStart w:id="107" w:name="two-categorical-variables"/>
    <w:p>
      <w:pPr>
        <w:pStyle w:val="Heading3"/>
      </w:pPr>
      <w:r>
        <w:t xml:space="preserve">4.3 Two categorical variables</w:t>
      </w:r>
    </w:p>
    <w:bookmarkStart w:id="104" w:name="def-contingency-table"/>
    <w:p>
      <w:pPr>
        <w:pStyle w:val="FirstParagraph"/>
      </w:pPr>
      <w:del w:id="628" w:author="PR Preview" w:date="2026-01-01T00:00:00Z">
        <w:r>
          <w:rPr>
            <w:b/>
            <w:bCs/>
          </w:rPr>
          <w:delText xml:space="preserve">Definition 16 (Contingency table)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A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rPr>
            <w:b/>
            <w:bCs/>
          </w:rPr>
          <w:delText xml:space="preserve">contingency table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(or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rPr>
            <w:b/>
            <w:bCs/>
          </w:rPr>
          <w:delText xml:space="preserve">cross-tabulation</w:delText>
        </w:r>
      </w:del>
      <w:del w:id="637" w:author="PR Preview" w:date="2026-01-01T00:00:00Z">
        <w:r>
          <w:delText xml:space="preserve">) displays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the joint frequencies of two categorical variables: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each cell counts the observations with one combination of categories.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For two binary variables,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the contingency table is a</w:delText>
        </w:r>
      </w:del>
      <w:del w:id="646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table with cells</w:delText>
        </w:r>
      </w:del>
      <w:del w:id="649" w:author="PR Preview" w:date="2026-01-01T00:00:00Z">
        <w:r>
          <w:delText xml:space="preserve"> </w:delText>
        </w:r>
      </w:del>
      <m:oMath>
        <m:r>
          <m:t>a</m:t>
        </m:r>
      </m:oMath>
      <w:del w:id="650" w:author="PR Preview" w:date="2026-01-01T00:00:00Z">
        <w:r>
          <w:delText xml:space="preserve">,</w:delText>
        </w:r>
      </w:del>
      <w:del w:id="651" w:author="PR Preview" w:date="2026-01-01T00:00:00Z">
        <w:r>
          <w:delText xml:space="preserve"> </w:delText>
        </w:r>
      </w:del>
      <m:oMath>
        <m:r>
          <m:t>b</m:t>
        </m:r>
      </m:oMath>
      <w:del w:id="652" w:author="PR Preview" w:date="2026-01-01T00:00:00Z">
        <w:r>
          <w:delText xml:space="preserve">,</w:delText>
        </w:r>
      </w:del>
      <w:del w:id="653" w:author="PR Preview" w:date="2026-01-01T00:00:00Z">
        <w:r>
          <w:delText xml:space="preserve"> </w:delText>
        </w:r>
      </w:del>
      <m:oMath>
        <m:r>
          <m:t>c</m:t>
        </m:r>
      </m:oMath>
      <w:del w:id="654" w:author="PR Preview" w:date="2026-01-01T00:00:00Z">
        <w:r>
          <w:delText xml:space="preserve">, and</w:delText>
        </w:r>
      </w:del>
      <w:del w:id="655" w:author="PR Preview" w:date="2026-01-01T00:00:00Z">
        <w:r>
          <w:delText xml:space="preserve"> </w:delText>
        </w:r>
      </w:del>
      <m:oMath>
        <m:r>
          <m:t>d</m:t>
        </m:r>
      </m:oMath>
      <w:del w:id="656" w:author="PR Preview" w:date="2026-01-01T00:00:00Z">
        <w:r>
          <w:delText xml:space="preserve">:</w:delText>
        </w:r>
      </w:del>
    </w:p>
    <w:p>
      <w:pPr>
        <w:pStyle w:val="BodyText"/>
      </w:pPr>
      <w:del w:id="657" w:author="PR Preview" w:date="2026-01-01T00:00:00Z">
        <w:r>
          <w:rPr>
            <w:b/>
            <w:bCs/>
          </w:rPr>
          <w:delText xml:space="preserve">Example 7 (Smoking and CHD in the WCGS)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 </w:delText>
        </w:r>
      </w:del>
    </w:p>
    <w:p>
      <w:pPr>
        <w:pStyle w:val="FirstParagraph"/>
      </w:pPr>
      <w:ins w:id="660" w:author="PR Preview" w:date="2026-01-01T00:00:00Z">
        <w:r>
          <w:rPr>
            <w:b/>
            <w:bCs/>
          </w:rPr>
          <w:t xml:space="preserve">Definition 20 (Contingency table)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A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rPr>
            <w:b/>
            <w:bCs/>
          </w:rPr>
          <w:t xml:space="preserve">contingency table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(or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rPr>
            <w:b/>
            <w:bCs/>
          </w:rPr>
          <w:t xml:space="preserve">cross-tabulation</w:t>
        </w:r>
      </w:ins>
      <w:ins w:id="669" w:author="PR Preview" w:date="2026-01-01T00:00:00Z">
        <w:r>
          <w:t xml:space="preserve">) displays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the joint frequencies of two categorical variables: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each cell counts the observations with one combination of categories.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For two binary variables,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the contingency table is a</w:t>
        </w:r>
      </w:ins>
      <w:ins w:id="67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table with cells</w:t>
        </w:r>
      </w:ins>
      <w:ins w:id="681" w:author="PR Preview" w:date="2026-01-01T00:00:00Z">
        <w:r>
          <w:t xml:space="preserve"> </w:t>
        </w:r>
      </w:ins>
      <m:oMath>
        <m:r>
          <m:t>a</m:t>
        </m:r>
      </m:oMath>
      <w:ins w:id="682" w:author="PR Preview" w:date="2026-01-01T00:00:00Z">
        <w:r>
          <w:t xml:space="preserve">,</w:t>
        </w:r>
      </w:ins>
      <w:ins w:id="683" w:author="PR Preview" w:date="2026-01-01T00:00:00Z">
        <w:r>
          <w:t xml:space="preserve"> </w:t>
        </w:r>
      </w:ins>
      <m:oMath>
        <m:r>
          <m:t>b</m:t>
        </m:r>
      </m:oMath>
      <w:ins w:id="684" w:author="PR Preview" w:date="2026-01-01T00:00:00Z">
        <w:r>
          <w:t xml:space="preserve">,</w:t>
        </w:r>
      </w:ins>
      <w:ins w:id="685" w:author="PR Preview" w:date="2026-01-01T00:00:00Z">
        <w:r>
          <w:t xml:space="preserve"> </w:t>
        </w:r>
      </w:ins>
      <m:oMath>
        <m:r>
          <m:t>c</m:t>
        </m:r>
      </m:oMath>
      <w:ins w:id="686" w:author="PR Preview" w:date="2026-01-01T00:00:00Z">
        <w:r>
          <w:t xml:space="preserve">, and</w:t>
        </w:r>
      </w:ins>
      <w:ins w:id="687" w:author="PR Preview" w:date="2026-01-01T00:00:00Z">
        <w:r>
          <w:t xml:space="preserve"> </w:t>
        </w:r>
      </w:ins>
      <m:oMath>
        <m:r>
          <m:t>d</m:t>
        </m:r>
      </m:oMath>
      <w:ins w:id="688" w:author="PR Preview" w:date="2026-01-01T00:00:00Z">
        <w:r>
          <w:t xml:space="preserve">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4"/>
    <w:bookmarkStart w:id="106" w:name="exm-contingency-table"/>
    <w:p>
      <w:pPr>
        <w:pStyle w:val="BodyText"/>
      </w:pPr>
      <w:ins w:id="689" w:author="PR Preview" w:date="2026-01-01T00:00:00Z">
        <w:r>
          <w:rPr>
            <w:b/>
            <w:bCs/>
          </w:rPr>
          <w:t xml:space="preserve">Example 8 (Smoking and CHD in the WCGS)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5"/>
        </w:tc>
      </w:tr>
    </w:tbl>
    <w:bookmarkEnd w:id="106"/>
    <w:bookmarkEnd w:id="107"/>
    <w:bookmarkEnd w:id="108"/>
    <w:bookmarkStart w:id="135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7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2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7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4" w:name="sec-rescaling"/>
    <w:p>
      <w:pPr>
        <w:pStyle w:val="Heading3"/>
      </w:pPr>
      <w:r>
        <w:t xml:space="preserve">5.1 Rescaling a variable</w:t>
      </w:r>
    </w:p>
    <w:bookmarkStart w:id="118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8"/>
    <w:bookmarkStart w:id="119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9"/>
    <w:bookmarkStart w:id="123" w:name="def-standardization"/>
    <w:p>
      <w:pPr>
        <w:pStyle w:val="FirstParagraph"/>
      </w:pPr>
      <w:del w:id="692" w:author="PR Preview" w:date="2026-01-01T00:00:00Z">
        <w:r>
          <w:rPr>
            <w:b/>
            <w:bCs/>
          </w:rPr>
          <w:delText xml:space="preserve">Definition 17 (Standardization)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Let</w:delText>
        </w:r>
      </w:del>
      <w:del w:id="69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be</w:delText>
        </w:r>
      </w:del>
      <w:del w:id="69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observations of a variable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with</w:delText>
        </w:r>
      </w:del>
      <w:del w:id="703" w:author="PR Preview" w:date="2026-01-01T00:00:00Z">
        <w:r>
          <w:delText xml:space="preserve"> </w:delText>
        </w:r>
      </w:del>
      <w:hyperlink w:anchor="def-sample-mean">
        <w:del w:id="704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70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and</w:delText>
        </w:r>
      </w:del>
      <w:del w:id="708" w:author="PR Preview" w:date="2026-01-01T00:00:00Z">
        <w:r>
          <w:delText xml:space="preserve"> </w:delText>
        </w:r>
      </w:del>
      <w:hyperlink w:anchor="def-sample-sd">
        <w:del w:id="709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710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711" w:author="PR Preview" w:date="2026-01-01T00:00:00Z">
        <w:r>
          <w:delText xml:space="preserve">.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The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rPr>
            <w:b/>
            <w:bCs/>
          </w:rPr>
          <w:delText xml:space="preserve">standardized value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of</w:delText>
        </w:r>
      </w:del>
      <w:del w:id="71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is</w:delText>
        </w:r>
      </w:del>
    </w:p>
    <w:p>
      <w:pPr>
        <w:pStyle w:val="FirstParagraph"/>
      </w:pPr>
      <w:ins w:id="721" w:author="PR Preview" w:date="2026-01-01T00:00:00Z">
        <w:r>
          <w:rPr>
            <w:b/>
            <w:bCs/>
          </w:rPr>
          <w:t xml:space="preserve">Definition 21 (Standardization)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Let</w:t>
        </w:r>
      </w:ins>
      <w:ins w:id="72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be</w:t>
        </w:r>
      </w:ins>
      <w:ins w:id="72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observations of a variable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with</w:t>
        </w:r>
      </w:ins>
      <w:ins w:id="732" w:author="PR Preview" w:date="2026-01-01T00:00:00Z">
        <w:r>
          <w:t xml:space="preserve"> </w:t>
        </w:r>
      </w:ins>
      <w:hyperlink w:anchor="def-sample-mean">
        <w:ins w:id="733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73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and</w:t>
        </w:r>
      </w:ins>
      <w:ins w:id="737" w:author="PR Preview" w:date="2026-01-01T00:00:00Z">
        <w:r>
          <w:t xml:space="preserve"> </w:t>
        </w:r>
      </w:ins>
      <w:hyperlink w:anchor="def-sample-sd">
        <w:ins w:id="738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73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740" w:author="PR Preview" w:date="2026-01-01T00:00:00Z">
        <w:r>
          <w:t xml:space="preserve">.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The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rPr>
            <w:b/>
            <w:bCs/>
          </w:rPr>
          <w:t xml:space="preserve">standardized value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of</w:t>
        </w:r>
      </w:ins>
      <w:ins w:id="74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exm-scale-wcgs"/>
    <w:p>
      <w:pPr>
        <w:pStyle w:val="BodyText"/>
      </w:pPr>
      <w:del w:id="750" w:author="PR Preview" w:date="2026-01-01T00:00:00Z">
        <w:r>
          <w:rPr>
            <w:b/>
            <w:bCs/>
          </w:rPr>
          <w:delText xml:space="preserve">Example 8 (Standardizing cholesterol in R)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In R,</w:delText>
        </w:r>
      </w:del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rPr>
            <w:rStyle w:val="VerbatimChar"/>
          </w:rPr>
          <w:delText xml:space="preserve">scale()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returns the standardized values of a column,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as a one-column matrix.</w:delText>
        </w:r>
      </w:del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For the WCGS cholesterol values:</w:delText>
        </w:r>
      </w:del>
    </w:p>
    <w:p>
      <w:pPr>
        <w:pStyle w:val="BodyText"/>
      </w:pPr>
      <w:ins w:id="761" w:author="PR Preview" w:date="2026-01-01T00:00:00Z">
        <w:r>
          <w:rPr>
            <w:b/>
            <w:bCs/>
          </w:rPr>
          <w:t xml:space="preserve">Example 9 (Standardizing cholesterol in R)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In R,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rPr>
            <w:rStyle w:val="VerbatimChar"/>
          </w:rPr>
          <w:t xml:space="preserve">scale()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returns the standardized values of a column,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as a one-column matrix.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For the WCGS cholesterol values: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8"/>
    <w:bookmarkStart w:id="131" w:name="def-min-max-scaling"/>
    <w:p>
      <w:pPr>
        <w:pStyle w:val="BodyText"/>
      </w:pPr>
      <w:del w:id="772" w:author="PR Preview" w:date="2026-01-01T00:00:00Z">
        <w:r>
          <w:rPr>
            <w:b/>
            <w:bCs/>
          </w:rPr>
          <w:delText xml:space="preserve">Definition 18 (Min-max scaling)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Let</w:delText>
        </w:r>
      </w:del>
      <w:del w:id="77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be observations of a variable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with minimum</w:delText>
        </w:r>
      </w:del>
      <w:del w:id="78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and maximum</w:delText>
        </w:r>
      </w:del>
      <w:del w:id="78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del w:id="784" w:author="PR Preview" w:date="2026-01-01T00:00:00Z">
        <w:r>
          <w:delText xml:space="preserve">.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The</w:delText>
        </w:r>
      </w:del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rPr>
            <w:b/>
            <w:bCs/>
          </w:rPr>
          <w:delText xml:space="preserve">min-max scaled value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of</w:delText>
        </w:r>
      </w:del>
      <w:del w:id="79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is</w:delText>
        </w:r>
      </w:del>
    </w:p>
    <w:p>
      <w:pPr>
        <w:pStyle w:val="BodyText"/>
      </w:pPr>
      <w:ins w:id="794" w:author="PR Preview" w:date="2026-01-01T00:00:00Z">
        <w:r>
          <w:rPr>
            <w:b/>
            <w:bCs/>
          </w:rPr>
          <w:t xml:space="preserve">Definition 22 (Min-max scaling)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Let</w:t>
        </w:r>
      </w:ins>
      <w:ins w:id="79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be observations of a variable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with minimum</w:t>
        </w:r>
      </w:ins>
      <w:ins w:id="80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and maximum</w:t>
        </w:r>
      </w:ins>
      <w:ins w:id="80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ins w:id="806" w:author="PR Preview" w:date="2026-01-01T00:00:00Z">
        <w:r>
          <w:t xml:space="preserve">.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The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rPr>
            <w:b/>
            <w:bCs/>
          </w:rPr>
          <w:t xml:space="preserve">min-max scaled value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of</w:t>
        </w:r>
      </w:ins>
      <w:ins w:id="81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1"/>
    <w:bookmarkStart w:id="132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2"/>
    <w:bookmarkStart w:id="133" w:name="exm-min-max-wcgs"/>
    <w:p>
      <w:pPr>
        <w:pStyle w:val="BodyText"/>
      </w:pPr>
      <w:del w:id="816" w:author="PR Preview" w:date="2026-01-01T00:00:00Z">
        <w:r>
          <w:rPr>
            <w:b/>
            <w:bCs/>
          </w:rPr>
          <w:delText xml:space="preserve">Example 9 (Min-max scaling of cholesterol in the WCGS)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 </w:delText>
        </w:r>
      </w:del>
    </w:p>
    <w:p>
      <w:pPr>
        <w:pStyle w:val="BodyText"/>
      </w:pPr>
      <w:ins w:id="819" w:author="PR Preview" w:date="2026-01-01T00:00:00Z">
        <w:r>
          <w:rPr>
            <w:b/>
            <w:bCs/>
          </w:rPr>
          <w:t xml:space="preserve">Example 10 (Min-max scaling of cholesterol in the WCGS)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 </w:t>
        </w:r>
      </w:ins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3"/>
    <w:bookmarkEnd w:id="134"/>
    <w:bookmarkEnd w:id="135"/>
    <w:bookmarkStart w:id="137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6"/>
        </w:tc>
      </w:tr>
    </w:tbl>
    <w:bookmarkEnd w:id="137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8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8"/>
    <w:bookmarkStart w:id="1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120" Type="http://schemas.openxmlformats.org/officeDocument/2006/relationships/image" Target="media/rId120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4" Type="http://schemas.openxmlformats.org/officeDocument/2006/relationships/image" Target="media/rId94.png"/><Relationship Id="rId98" Type="http://schemas.openxmlformats.org/officeDocument/2006/relationships/image" Target="media/rId98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141" Type="http://schemas.openxmlformats.org/officeDocument/2006/relationships/hyperlink" Target="https://doi.org/10.1001/jama.1975.03260080034016" TargetMode="External"/><Relationship Id="rId139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41" Type="http://schemas.openxmlformats.org/officeDocument/2006/relationships/hyperlink" Target="https://doi.org/10.1001/jama.1975.03260080034016" TargetMode="External"/><Relationship Id="rId139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2026-10-12T22:59:17Z</dcterms:created>
  <dcterms:modified xsi:type="dcterms:W3CDTF">2026-10-12T22:59:17Z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15:52:53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