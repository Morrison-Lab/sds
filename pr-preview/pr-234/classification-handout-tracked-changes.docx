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Classification and Diagnostic Tests</w:t>
      </w:r>
    </w:p>
    <w:p>
      <w:pPr>
        <w:pStyle w:val="Date"/>
      </w:pPr>
      <w:del w:id="1" w:author="PR Preview" w:date="2026-01-01T00:00:00Z">
        <w:r>
          <w:delText xml:space="preserve">Last modified: 2026-10-16 01:57:23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2026-10-16 02:07:15 (PDT)</w:t>
        </w:r>
      </w:ins>
    </w:p>
    <w:bookmarkStart w:id="18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Classification is a core problem in statistics and machine learning:</w:t>
      </w:r>
      <w:r>
        <w:t xml:space="preserve"> </w:t>
      </w:r>
      <w:r>
        <w:t xml:space="preserve">we seek to assign individuals or observations to one of several discrete categories</w:t>
      </w:r>
      <w:r>
        <w:t xml:space="preserve"> </w:t>
      </w:r>
      <w:r>
        <w:t xml:space="preserve">based on available data.</w:t>
      </w:r>
      <w:r>
        <w:t xml:space="preserve"> </w:t>
      </w:r>
      <w:r>
        <w:t xml:space="preserve">In medicine and epidemiology,</w:t>
      </w:r>
      <w:r>
        <w:t xml:space="preserve"> </w:t>
      </w:r>
      <w:r>
        <w:t xml:space="preserve">classification problems arise constantly;</w:t>
      </w:r>
      <w:r>
        <w:t xml:space="preserve"> </w:t>
      </w:r>
      <w:r>
        <w:t xml:space="preserve">for example,</w:t>
      </w:r>
      <w:r>
        <w:t xml:space="preserve"> </w:t>
      </w:r>
      <w:r>
        <w:t xml:space="preserve">a clinician decides whether a patient has a disease</w:t>
      </w:r>
      <w:r>
        <w:t xml:space="preserve"> </w:t>
      </w:r>
      <w:r>
        <w:t xml:space="preserve">based on evidence such as:</w:t>
      </w:r>
    </w:p>
    <w:p>
      <w:pPr>
        <w:pStyle w:val="Compact"/>
        <w:numPr>
          <w:ilvl w:val="0"/>
          <w:numId w:val="1001"/>
        </w:numPr>
      </w:pPr>
      <w:r>
        <w:t xml:space="preserve">test results;</w:t>
      </w:r>
    </w:p>
    <w:p>
      <w:pPr>
        <w:pStyle w:val="Compact"/>
        <w:numPr>
          <w:ilvl w:val="0"/>
          <w:numId w:val="1001"/>
        </w:numPr>
      </w:pPr>
      <w:r>
        <w:t xml:space="preserve">biomarkers;</w:t>
      </w:r>
    </w:p>
    <w:p>
      <w:pPr>
        <w:pStyle w:val="Compact"/>
        <w:numPr>
          <w:ilvl w:val="0"/>
          <w:numId w:val="1001"/>
        </w:numPr>
      </w:pPr>
      <w:r>
        <w:t xml:space="preserve">clinical signs.</w:t>
      </w:r>
    </w:p>
    <w:p>
      <w:pPr>
        <w:pStyle w:val="FirstParagraph"/>
      </w:pPr>
      <w:r>
        <w:t xml:space="preserve">A test can look highly accurate in isolation,</w:t>
      </w:r>
      <w:r>
        <w:t xml:space="preserve"> </w:t>
      </w:r>
      <w:r>
        <w:t xml:space="preserve">yet its predictive value for an individual patient depends heavily on the</w:t>
      </w:r>
      <w:r>
        <w:t xml:space="preserve"> </w:t>
      </w:r>
      <w:r>
        <w:t xml:space="preserve">prevalence of the condition in the population being tested.</w:t>
      </w:r>
      <w:r>
        <w:t xml:space="preserve"> </w:t>
      </w:r>
      <w:r>
        <w:t xml:space="preserve">Understanding this interplay requires</w:t>
      </w:r>
      <w:r>
        <w:t xml:space="preserve"> </w:t>
      </w:r>
      <w:hyperlink r:id="rId9">
        <w:r>
          <w:rPr>
            <w:rStyle w:val="Hyperlink"/>
          </w:rPr>
          <w:t xml:space="preserve">Bayes’ theorem</w:t>
        </w:r>
      </w:hyperlink>
      <w:r>
        <w:t xml:space="preserve"> </w:t>
      </w:r>
      <w:r>
        <w:t xml:space="preserve">and the</w:t>
      </w:r>
      <w:r>
        <w:t xml:space="preserve"> </w:t>
      </w:r>
      <w:hyperlink r:id="rId10">
        <w:r>
          <w:rPr>
            <w:rStyle w:val="Hyperlink"/>
          </w:rPr>
          <w:t xml:space="preserve">law of total probability</w:t>
        </w:r>
      </w:hyperlink>
      <w:r>
        <w:t xml:space="preserve">.</w:t>
      </w:r>
    </w:p>
    <w:bookmarkStart w:id="11" w:name="def-classification"/>
    <w:p>
      <w:pPr>
        <w:pStyle w:val="BodyText"/>
      </w:pPr>
      <w:r>
        <w:rPr>
          <w:b/>
          <w:bCs/>
        </w:rPr>
        <w:t xml:space="preserve">Definition 1 (Classification)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classification problem</w:t>
      </w:r>
      <w:r>
        <w:t xml:space="preserve"> </w:t>
      </w:r>
      <w:r>
        <w:t xml:space="preserve">is a statistical problem in which</w:t>
      </w:r>
      <w:r>
        <w:t xml:space="preserve"> </w:t>
      </w:r>
      <w:r>
        <w:t xml:space="preserve">we seek to assign each observation to one of two or more discrete categories</w:t>
      </w:r>
      <w:r>
        <w:t xml:space="preserve"> </w:t>
      </w:r>
      <w:r>
        <w:t xml:space="preserve">based on its observed features or predictors</w:t>
      </w:r>
      <w:r>
        <w:t xml:space="preserve"> </w:t>
      </w:r>
      <m:oMath>
        <m:r>
          <m:t>x</m:t>
        </m:r>
      </m:oMath>
      <w:r>
        <w:t xml:space="preserve">.</w:t>
      </w:r>
    </w:p>
    <w:bookmarkEnd w:id="11"/>
    <w:bookmarkStart w:id="12" w:name="def-class"/>
    <w:p>
      <w:pPr>
        <w:pStyle w:val="BodyText"/>
      </w:pPr>
      <w:r>
        <w:rPr>
          <w:b/>
          <w:bCs/>
        </w:rPr>
        <w:t xml:space="preserve">Definition 2 (Class)</w:t>
      </w:r>
      <w:r>
        <w:t xml:space="preserve"> </w:t>
      </w:r>
      <w:r>
        <w:t xml:space="preserve">The discrete categories of a classification problem (</w:t>
      </w:r>
      <w:hyperlink w:anchor="def-classification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are its</w:t>
      </w:r>
      <w:r>
        <w:t xml:space="preserve"> </w:t>
      </w:r>
      <w:r>
        <w:rPr>
          <w:b/>
          <w:bCs/>
        </w:rPr>
        <w:t xml:space="preserve">classes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 </w:t>
      </w:r>
      <w:r>
        <w:t xml:space="preserve">be a set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classes</w:t>
      </w:r>
      <w:r>
        <w:t xml:space="preserve"> </w:t>
      </w:r>
      <w:r>
        <w:t xml:space="preserve">(for example,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K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or a set of text labels).</w:t>
      </w:r>
    </w:p>
    <w:bookmarkEnd w:id="12"/>
    <w:bookmarkStart w:id="14" w:name="def-classification-rule"/>
    <w:p>
      <w:pPr>
        <w:pStyle w:val="BodyText"/>
      </w:pPr>
      <w:r>
        <w:rPr>
          <w:b/>
          <w:bCs/>
        </w:rPr>
        <w:t xml:space="preserve">Definition 3 (Classification rule)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classification rule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maps features to classes</w:t>
      </w:r>
      <w:r>
        <w:t xml:space="preserve"> </w:t>
      </w:r>
      <w:r>
        <w:t xml:space="preserve">(</w:t>
      </w:r>
      <w:hyperlink w:anchor="def-class">
        <w:r>
          <w:rPr>
            <w:rStyle w:val="Hyperlink"/>
          </w:rPr>
          <w:t xml:space="preserve">Definition 2</w:t>
        </w:r>
      </w:hyperlink>
      <w:r>
        <w:t xml:space="preserve">):</w:t>
      </w:r>
    </w:p>
    <w:p>
      <w:pPr>
        <w:pStyle w:val="BodyText"/>
      </w:pPr>
      <w:bookmarkStart w:id="13" w:name="eq-classification"/>
      <m:oMathPara>
        <m:oMathParaPr>
          <m:jc m:val="center"/>
        </m:oMathParaPr>
        <m:oMath>
          <m:r>
            <m:t>c</m:t>
          </m:r>
          <m:r>
            <m:rPr>
              <m:sty m:val="p"/>
            </m:rPr>
            <m:t>:</m:t>
          </m:r>
          <m:r>
            <m:t>x</m:t>
          </m:r>
          <m:r>
            <m:rPr>
              <m:sty m:val="p"/>
            </m:rPr>
            <m:t>↦</m:t>
          </m:r>
          <m:r>
            <m:t>c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∈</m:t>
          </m:r>
          <m:r>
            <m:rPr>
              <m:scr m:val="script"/>
              <m:sty m:val="p"/>
            </m:rPr>
            <m:t>C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3"/>
    </w:p>
    <w:bookmarkEnd w:id="14"/>
    <w:bookmarkStart w:id="16" w:name="exm-classification"/>
    <w:p>
      <w:pPr>
        <w:pStyle w:val="FirstParagraph"/>
      </w:pPr>
      <w:r>
        <w:rPr>
          <w:b/>
          <w:bCs/>
        </w:rPr>
        <w:t xml:space="preserve">Example 1 (A diagnostic test as a classification rule)</w:t>
      </w:r>
      <w:r>
        <w:t xml:space="preserve"> </w:t>
      </w:r>
      <w:r>
        <w:t xml:space="preserve">A COVID-19 test assigns each person tested to one of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classes,</w:t>
      </w:r>
      <w:r>
        <w:t xml:space="preserve"> </w:t>
      </w:r>
      <w:r>
        <w:t xml:space="preserve">“has COVID-19”</w:t>
      </w:r>
      <w:r>
        <w:t xml:space="preserve"> </w:t>
      </w:r>
      <w:r>
        <w:t xml:space="preserve">or</w:t>
      </w:r>
      <w:r>
        <w:t xml:space="preserve"> </w:t>
      </w:r>
      <w:r>
        <w:t xml:space="preserve">“does not have COVID-19”</w:t>
      </w:r>
      <w:r>
        <w:t xml:space="preserve">,</w:t>
      </w:r>
      <w:r>
        <w:t xml:space="preserve"> </w:t>
      </w:r>
      <w:r>
        <w:t xml:space="preserve">based on a single feature</w:t>
      </w:r>
      <w:r>
        <w:t xml:space="preserve"> </w:t>
      </w:r>
      <m:oMath>
        <m:r>
          <m:t>x</m:t>
        </m:r>
      </m:oMath>
      <w:r>
        <w:t xml:space="preserve">:</w:t>
      </w:r>
      <w:r>
        <w:t xml:space="preserve"> </w:t>
      </w:r>
      <w:r>
        <w:t xml:space="preserve">the test’s result,</w:t>
      </w:r>
      <w:r>
        <w:t xml:space="preserve"> </w:t>
      </w:r>
      <w:r>
        <w:t xml:space="preserve">positive (</w:t>
      </w:r>
      <m:oMath>
        <m:r>
          <m:rPr>
            <m:sty m:val="p"/>
          </m:rPr>
          <m:t>+</m:t>
        </m:r>
      </m:oMath>
      <w:r>
        <w:t xml:space="preserve">) or negative (</w:t>
      </w:r>
      <m:oMath>
        <m:r>
          <m:rPr>
            <m:sty m:val="p"/>
          </m:rPr>
          <m:t>¬</m:t>
        </m:r>
        <m:r>
          <m:rPr>
            <m:sty m:val="p"/>
          </m:rPr>
          <m:t>+</m:t>
        </m:r>
      </m:oMath>
      <w:r>
        <w:t xml:space="preserve">).</w:t>
      </w:r>
      <w:r>
        <w:t xml:space="preserve"> </w:t>
      </w:r>
      <w:r>
        <w:t xml:space="preserve">The test is the classification rule</w:t>
      </w:r>
      <w:r>
        <w:t xml:space="preserve"> </w:t>
      </w:r>
      <w:r>
        <w:t xml:space="preserve">(</w:t>
      </w:r>
      <w:hyperlink w:anchor="def-classification-rul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that assigns a positive result to</w:t>
      </w:r>
      <w:r>
        <w:t xml:space="preserve"> </w:t>
      </w:r>
      <w:r>
        <w:t xml:space="preserve">“has COVID-19”</w:t>
      </w:r>
      <w:r>
        <w:t xml:space="preserve"> </w:t>
      </w:r>
      <w:r>
        <w:t xml:space="preserve">and a negative result to</w:t>
      </w:r>
      <w:r>
        <w:t xml:space="preserve"> </w:t>
      </w:r>
      <w:r>
        <w:t xml:space="preserve">“does not have COVID-19”</w:t>
      </w:r>
      <w:r>
        <w:t xml:space="preserve">:</w:t>
      </w:r>
    </w:p>
    <w:p>
      <w:pPr>
        <w:pStyle w:val="BodyText"/>
      </w:pPr>
      <w:bookmarkStart w:id="15" w:name="eq-classification-exm"/>
      <m:oMathPara>
        <m:oMathParaPr>
          <m:jc m:val="center"/>
        </m:oMathParaPr>
        <m:oMath>
          <m:r>
            <m:t>c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nor/>
                        <m:sty m:val="p"/>
                      </m:rPr>
                      <m:t>has COVID-19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x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+</m:t>
                    </m:r>
                  </m:e>
                </m:mr>
                <m:mr>
                  <m:e>
                    <m:r>
                      <m:rPr>
                        <m:nor/>
                        <m:sty m:val="p"/>
                      </m:rPr>
                      <m:t>does not have COVID-19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x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¬</m:t>
                    </m:r>
                    <m:r>
                      <m:rPr>
                        <m:sty m:val="p"/>
                      </m:rPr>
                      <m:t>+</m:t>
                    </m:r>
                  </m:e>
                </m:mr>
              </m:m>
            </m:e>
          </m:d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5"/>
    </w:p>
    <w:bookmarkEnd w:id="16"/>
    <w:bookmarkStart w:id="17" w:name="rem-classification-binary-labels"/>
    <w:p>
      <w:pPr>
        <w:pStyle w:val="FirstParagraph"/>
      </w:pPr>
      <w:r>
        <w:rPr>
          <w:i/>
          <w:iCs/>
        </w:rPr>
        <w:t xml:space="preserve">Remark 1</w:t>
      </w:r>
      <w:r>
        <w:t xml:space="preserve"> (Labels in binary classification). </w:t>
      </w:r>
      <w:r>
        <w:t xml:space="preserve">In the binary case (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),</w:t>
      </w:r>
      <w:r>
        <w:t xml:space="preserve"> </w:t>
      </w:r>
      <w:r>
        <w:t xml:space="preserve">the two classes are often labeled</w:t>
      </w:r>
      <w:r>
        <w:t xml:space="preserve"> </w:t>
      </w:r>
      <w:r>
        <w:t xml:space="preserve">“positive”</w:t>
      </w:r>
      <w:r>
        <w:t xml:space="preserve"> </w:t>
      </w:r>
      <w:r>
        <w:t xml:space="preserve">and</w:t>
      </w:r>
      <w:r>
        <w:t xml:space="preserve"> </w:t>
      </w:r>
      <w:r>
        <w:t xml:space="preserve">“negative”</w:t>
      </w:r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t xml:space="preserve">“diseased”</w:t>
      </w:r>
      <w:r>
        <w:t xml:space="preserve"> </w:t>
      </w:r>
      <w:r>
        <w:t xml:space="preserve">and</w:t>
      </w:r>
      <w:r>
        <w:t xml:space="preserve"> </w:t>
      </w:r>
      <w:r>
        <w:t xml:space="preserve">“healthy”</w:t>
      </w:r>
      <w:r>
        <w:t xml:space="preserve">.</w:t>
      </w:r>
    </w:p>
    <w:bookmarkEnd w:id="17"/>
    <w:bookmarkEnd w:id="18"/>
    <w:bookmarkStart w:id="34" w:name="diagnostic-test-characteristics"/>
    <w:p>
      <w:pPr>
        <w:pStyle w:val="Heading2"/>
      </w:pPr>
      <w:r>
        <w:t xml:space="preserve">2 Diagnostic test characteristics</w:t>
      </w:r>
    </w:p>
    <w:bookmarkStart w:id="20" w:name="def-sensitivity"/>
    <w:p>
      <w:pPr>
        <w:pStyle w:val="FirstParagraph"/>
      </w:pPr>
      <w:r>
        <w:rPr>
          <w:b/>
          <w:bCs/>
        </w:rPr>
        <w:t xml:space="preserve">Definition 4 (Sensitivity)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sensitivity</w:t>
      </w:r>
      <w:r>
        <w:t xml:space="preserve"> </w:t>
      </w:r>
      <w:r>
        <w:t xml:space="preserve">of a diagnostic test is the probability</w:t>
      </w:r>
      <w:r>
        <w:t xml:space="preserve"> </w:t>
      </w:r>
      <w:r>
        <w:t xml:space="preserve">that the test is positive (</w:t>
      </w:r>
      <m:oMath>
        <m:r>
          <m:rPr>
            <m:sty m:val="p"/>
          </m:rPr>
          <m:t>+</m:t>
        </m:r>
      </m:oMath>
      <w:r>
        <w:t xml:space="preserve">),</w:t>
      </w:r>
      <w:r>
        <w:t xml:space="preserve"> </w:t>
      </w:r>
      <w:r>
        <w:t xml:space="preserve">given that the person tested has the disease (</w:t>
      </w:r>
      <m:oMath>
        <m:r>
          <m:t>D</m:t>
        </m:r>
      </m:oMath>
      <w:r>
        <w:t xml:space="preserve">):</w:t>
      </w:r>
    </w:p>
    <w:p>
      <w:pPr>
        <w:pStyle w:val="BodyText"/>
      </w:pPr>
      <w:bookmarkStart w:id="19" w:name="eq-sensitivity"/>
      <m:oMathPara>
        <m:oMathParaPr>
          <m:jc m:val="center"/>
        </m:oMathParaPr>
        <m:oMath>
          <m:r>
            <m:rPr>
              <m:nor/>
              <m:sty m:val="p"/>
            </m:rPr>
            <m:t>sensitivity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t>D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19"/>
    </w:p>
    <w:bookmarkEnd w:id="20"/>
    <w:bookmarkStart w:id="22" w:name="exm-sensitivity"/>
    <w:p>
      <w:pPr>
        <w:pStyle w:val="FirstParagraph"/>
      </w:pPr>
      <w:r>
        <w:rPr>
          <w:b/>
          <w:bCs/>
        </w:rPr>
        <w:t xml:space="preserve">Example 2 (Sensitivity of a COVID-19 test)</w:t>
      </w:r>
      <w:r>
        <w:t xml:space="preserve"> </w:t>
      </w:r>
      <w:r>
        <w:t xml:space="preserve">Suppose a COVID-19 test is positive for 99% of the people who have COVID-19.</w:t>
      </w:r>
      <w:r>
        <w:t xml:space="preserve"> </w:t>
      </w:r>
      <w:r>
        <w:t xml:space="preserve">Let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be the event</w:t>
      </w:r>
      <w:r>
        <w:t xml:space="preserve"> </w:t>
      </w:r>
      <w:r>
        <w:t xml:space="preserve">“the person has COVID-19”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the event</w:t>
      </w:r>
      <w:r>
        <w:t xml:space="preserve"> </w:t>
      </w:r>
      <w:r>
        <w:t xml:space="preserve">“the test is positive”</w:t>
      </w:r>
      <w:r>
        <w:t xml:space="preserve">.</w:t>
      </w:r>
      <w:r>
        <w:t xml:space="preserve"> </w:t>
      </w:r>
      <w:r>
        <w:t xml:space="preserve">Then the test’s sensitivity (</w:t>
      </w:r>
      <w:hyperlink w:anchor="def-sensitivity">
        <w:r>
          <w:rPr>
            <w:rStyle w:val="Hyperlink"/>
          </w:rPr>
          <w:t xml:space="preserve">Definition 4</w:t>
        </w:r>
      </w:hyperlink>
      <w:r>
        <w:t xml:space="preserve">) is:</w:t>
      </w:r>
    </w:p>
    <w:p>
      <w:pPr>
        <w:pStyle w:val="BodyText"/>
      </w:pPr>
      <w:bookmarkStart w:id="21" w:name="eq-sensitivity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0.99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21"/>
    </w:p>
    <w:bookmarkEnd w:id="22"/>
    <w:bookmarkStart w:id="24" w:name="def-specificity"/>
    <w:p>
      <w:pPr>
        <w:pStyle w:val="FirstParagraph"/>
      </w:pPr>
      <w:r>
        <w:rPr>
          <w:b/>
          <w:bCs/>
        </w:rPr>
        <w:t xml:space="preserve">Definition 5 (Specificity)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specificity</w:t>
      </w:r>
      <w:r>
        <w:t xml:space="preserve"> </w:t>
      </w:r>
      <w:r>
        <w:t xml:space="preserve">of a diagnostic test is the probability</w:t>
      </w:r>
      <w:r>
        <w:t xml:space="preserve"> </w:t>
      </w:r>
      <w:r>
        <w:t xml:space="preserve">that the test is negative (</w:t>
      </w:r>
      <m:oMath>
        <m:r>
          <m:rPr>
            <m:sty m:val="p"/>
          </m:rPr>
          <m:t>¬</m:t>
        </m:r>
        <m:r>
          <m:rPr>
            <m:sty m:val="p"/>
          </m:rPr>
          <m:t>+</m:t>
        </m:r>
      </m:oMath>
      <w:r>
        <w:t xml:space="preserve">),</w:t>
      </w:r>
      <w:r>
        <w:t xml:space="preserve"> </w:t>
      </w:r>
      <w:r>
        <w:t xml:space="preserve">given that the person tested does not have the disease (</w:t>
      </w:r>
      <m:oMath>
        <m:r>
          <m:rPr>
            <m:sty m:val="p"/>
          </m:rPr>
          <m:t>¬</m:t>
        </m:r>
        <m:r>
          <m:t>D</m:t>
        </m:r>
      </m:oMath>
      <w:r>
        <w:t xml:space="preserve">):</w:t>
      </w:r>
    </w:p>
    <w:p>
      <w:pPr>
        <w:pStyle w:val="BodyText"/>
      </w:pPr>
      <w:bookmarkStart w:id="23" w:name="eq-specificity"/>
      <m:oMathPara>
        <m:oMathParaPr>
          <m:jc m:val="center"/>
        </m:oMathParaPr>
        <m:oMath>
          <m:r>
            <m:rPr>
              <m:nor/>
              <m:sty m:val="p"/>
            </m:rPr>
            <m:t>specificity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rPr>
              <m:sty m:val="p"/>
            </m:rPr>
            <m:t>¬</m:t>
          </m:r>
          <m:r>
            <m:t>D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23"/>
    </w:p>
    <w:bookmarkEnd w:id="24"/>
    <w:bookmarkStart w:id="28" w:name="exm-specificity"/>
    <w:p>
      <w:pPr>
        <w:pStyle w:val="FirstParagraph"/>
      </w:pPr>
      <w:r>
        <w:rPr>
          <w:b/>
          <w:bCs/>
        </w:rPr>
        <w:t xml:space="preserve">Example 3 (Specificity of a COVID-19 test)</w:t>
      </w:r>
      <w:r>
        <w:t xml:space="preserve"> </w:t>
      </w:r>
      <w:r>
        <w:t xml:space="preserve">Suppose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is negative for 99% of the people who do not have COVID-19.</w:t>
      </w:r>
      <w:r>
        <w:t xml:space="preserve"> </w:t>
      </w:r>
      <w:r>
        <w:t xml:space="preserve">Then its specificity (</w:t>
      </w:r>
      <w:hyperlink w:anchor="def-specificity">
        <w:r>
          <w:rPr>
            <w:rStyle w:val="Hyperlink"/>
          </w:rPr>
          <w:t xml:space="preserve">Definition 5</w:t>
        </w:r>
      </w:hyperlink>
      <w:r>
        <w:t xml:space="preserve">) is:</w:t>
      </w:r>
    </w:p>
    <w:p>
      <w:pPr>
        <w:pStyle w:val="BodyText"/>
      </w:pPr>
      <w:bookmarkStart w:id="25" w:name="eq-specificity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rPr>
              <m:sty m:val="p"/>
            </m:rPr>
            <m:t>¬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0.99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25"/>
    </w:p>
    <w:p>
      <w:pPr>
        <w:pStyle w:val="FirstParagraph"/>
      </w:pPr>
      <w:r>
        <w:t xml:space="preserve">By the</w:t>
      </w:r>
      <w:r>
        <w:t xml:space="preserve"> </w:t>
      </w:r>
      <w:hyperlink r:id="rId26">
        <w:r>
          <w:rPr>
            <w:rStyle w:val="Hyperlink"/>
          </w:rPr>
          <w:t xml:space="preserve">complement rule</w:t>
        </w:r>
      </w:hyperlink>
      <w:r>
        <w:t xml:space="preserve">,</w:t>
      </w:r>
      <w:r>
        <w:t xml:space="preserve"> </w:t>
      </w:r>
      <w:r>
        <w:t xml:space="preserve">its false positive rate is:</w:t>
      </w:r>
    </w:p>
    <w:p>
      <w:pPr>
        <w:pStyle w:val="BodyText"/>
      </w:pPr>
      <w:bookmarkStart w:id="27" w:name="eq-specificity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conditional on 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0.99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specificity)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7</m:t>
          </m:r>
          <m:r>
            <m:rPr>
              <m:sty m:val="p"/>
            </m:rPr>
            <m:t>)</m:t>
          </m:r>
        </m:oMath>
      </m:oMathPara>
      <w:bookmarkEnd w:id="27"/>
    </w:p>
    <w:bookmarkEnd w:id="28"/>
    <w:bookmarkStart w:id="30" w:name="def-prevalence"/>
    <w:p>
      <w:pPr>
        <w:pStyle w:val="FirstParagraph"/>
      </w:pPr>
      <w:r>
        <w:rPr>
          <w:b/>
          <w:bCs/>
        </w:rPr>
        <w:t xml:space="preserve">Definition 6 (Prevalence)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prevalence</w:t>
      </w:r>
      <w:r>
        <w:t xml:space="preserve"> </w:t>
      </w:r>
      <w:r>
        <w:t xml:space="preserve">of a disease in a population</w:t>
      </w:r>
      <w:r>
        <w:t xml:space="preserve"> </w:t>
      </w:r>
      <w:r>
        <w:t xml:space="preserve">is the probability that a person drawn from that population</w:t>
      </w:r>
      <w:r>
        <w:t xml:space="preserve"> </w:t>
      </w:r>
      <w:r>
        <w:t xml:space="preserve">has the disease (</w:t>
      </w:r>
      <m:oMath>
        <m:r>
          <m:t>D</m:t>
        </m:r>
      </m:oMath>
      <w:r>
        <w:t xml:space="preserve">):</w:t>
      </w:r>
    </w:p>
    <w:p>
      <w:pPr>
        <w:pStyle w:val="BodyText"/>
      </w:pPr>
      <w:bookmarkStart w:id="29" w:name="eq-prevalence"/>
      <m:oMathPara>
        <m:oMathParaPr>
          <m:jc m:val="center"/>
        </m:oMathParaPr>
        <m:oMath>
          <m:r>
            <m:rPr>
              <m:nor/>
              <m:sty m:val="p"/>
            </m:rPr>
            <m:t>prevalence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8</m:t>
          </m:r>
          <m:r>
            <m:rPr>
              <m:sty m:val="p"/>
            </m:rPr>
            <m:t>)</m:t>
          </m:r>
        </m:oMath>
      </m:oMathPara>
      <w:bookmarkEnd w:id="29"/>
    </w:p>
    <w:bookmarkEnd w:id="30"/>
    <w:bookmarkStart w:id="33" w:name="exm-prevalence"/>
    <w:p>
      <w:pPr>
        <w:pStyle w:val="FirstParagraph"/>
      </w:pPr>
      <w:r>
        <w:rPr>
          <w:b/>
          <w:bCs/>
        </w:rPr>
        <w:t xml:space="preserve">Example 4 (Prevalence of COVID-19)</w:t>
      </w:r>
      <w:r>
        <w:t xml:space="preserve"> </w:t>
      </w:r>
      <w:r>
        <w:t xml:space="preserve">Suppose 7% of the population being tested with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has COVID-19.</w:t>
      </w:r>
      <w:r>
        <w:t xml:space="preserve"> </w:t>
      </w:r>
      <w:r>
        <w:t xml:space="preserve">Then the prevalence (</w:t>
      </w:r>
      <w:hyperlink w:anchor="def-prevalence">
        <w:r>
          <w:rPr>
            <w:rStyle w:val="Hyperlink"/>
          </w:rPr>
          <w:t xml:space="preserve">Definition 6</w:t>
        </w:r>
      </w:hyperlink>
      <w:r>
        <w:t xml:space="preserve">) is:</w:t>
      </w:r>
    </w:p>
    <w:p>
      <w:pPr>
        <w:pStyle w:val="BodyText"/>
      </w:pPr>
      <w:bookmarkStart w:id="31" w:name="eq-prevalence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0.07</m:t>
          </m:r>
          <m:r>
            <m:t>  </m:t>
          </m:r>
          <m:r>
            <m:rPr>
              <m:sty m:val="p"/>
            </m:rPr>
            <m:t>(</m:t>
          </m:r>
          <m:r>
            <m:t>9</m:t>
          </m:r>
          <m:r>
            <m:rPr>
              <m:sty m:val="p"/>
            </m:rPr>
            <m:t>)</m:t>
          </m:r>
        </m:oMath>
      </m:oMathPara>
      <w:bookmarkEnd w:id="31"/>
    </w:p>
    <w:p>
      <w:pPr>
        <w:pStyle w:val="FirstParagraph"/>
      </w:pPr>
      <w:r>
        <w:t xml:space="preserve">and, by the</w:t>
      </w:r>
      <w:r>
        <w:t xml:space="preserve"> </w:t>
      </w:r>
      <w:hyperlink r:id="rId26">
        <w:r>
          <w:rPr>
            <w:rStyle w:val="Hyperlink"/>
          </w:rPr>
          <w:t xml:space="preserve">complement rule</w:t>
        </w:r>
      </w:hyperlink>
      <w:r>
        <w:t xml:space="preserve">,</w:t>
      </w:r>
      <w:r>
        <w:t xml:space="preserve"> </w:t>
      </w:r>
      <w:r>
        <w:t xml:space="preserve">the probability that a person drawn from that population does not have COVID-19 is:</w:t>
      </w:r>
    </w:p>
    <w:p>
      <w:pPr>
        <w:pStyle w:val="BodyText"/>
      </w:pPr>
      <w:bookmarkStart w:id="32" w:name="eq-prevalence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0.07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prevalence)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10</m:t>
          </m:r>
          <m:r>
            <m:rPr>
              <m:sty m:val="p"/>
            </m:rPr>
            <m:t>)</m:t>
          </m:r>
        </m:oMath>
      </m:oMathPara>
      <w:bookmarkEnd w:id="32"/>
    </w:p>
    <w:bookmarkEnd w:id="33"/>
    <w:bookmarkEnd w:id="34"/>
    <w:bookmarkStart w:id="45" w:name="predictive-values"/>
    <w:p>
      <w:pPr>
        <w:pStyle w:val="Heading2"/>
      </w:pPr>
      <w:r>
        <w:t xml:space="preserve">3 Predictive values</w:t>
      </w:r>
    </w:p>
    <w:bookmarkStart w:id="36" w:name="def-ppv"/>
    <w:p>
      <w:pPr>
        <w:pStyle w:val="FirstParagraph"/>
      </w:pPr>
      <w:r>
        <w:rPr>
          <w:b/>
          <w:bCs/>
        </w:rPr>
        <w:t xml:space="preserve">Definition 7 (Positive predictive value (PPV))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positive predictive value</w:t>
      </w:r>
      <w:r>
        <w:t xml:space="preserve"> </w:t>
      </w:r>
      <w:r>
        <w:t xml:space="preserve">of a diagnostic test is the probability</w:t>
      </w:r>
      <w:r>
        <w:t xml:space="preserve"> </w:t>
      </w:r>
      <w:r>
        <w:t xml:space="preserve">that the person tested has the disease (</w:t>
      </w:r>
      <m:oMath>
        <m:r>
          <m:t>D</m:t>
        </m:r>
      </m:oMath>
      <w:r>
        <w:t xml:space="preserve">),</w:t>
      </w:r>
      <w:r>
        <w:t xml:space="preserve"> </w:t>
      </w:r>
      <w:r>
        <w:t xml:space="preserve">given that the test is positive (</w:t>
      </w:r>
      <m:oMath>
        <m:r>
          <m:rPr>
            <m:sty m:val="p"/>
          </m:rPr>
          <m:t>+</m:t>
        </m:r>
      </m:oMath>
      <w:r>
        <w:t xml:space="preserve">):</w:t>
      </w:r>
    </w:p>
    <w:p>
      <w:pPr>
        <w:pStyle w:val="BodyText"/>
      </w:pPr>
      <w:bookmarkStart w:id="35" w:name="eq-ppv"/>
      <m:oMathPara>
        <m:oMathParaPr>
          <m:jc m:val="center"/>
        </m:oMathParaPr>
        <m:oMath>
          <m:r>
            <m:rPr>
              <m:nor/>
              <m:sty m:val="p"/>
            </m:rPr>
            <m:t>PPV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∣</m:t>
          </m:r>
          <m:r>
            <m:rPr>
              <m:sty m:val="p"/>
            </m:rPr>
            <m:t>+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11</m:t>
          </m:r>
          <m:r>
            <m:rPr>
              <m:sty m:val="p"/>
            </m:rPr>
            <m:t>)</m:t>
          </m:r>
        </m:oMath>
      </m:oMathPara>
      <w:bookmarkEnd w:id="35"/>
    </w:p>
    <w:bookmarkEnd w:id="36"/>
    <w:bookmarkStart w:id="39" w:name="exm-ppv"/>
    <w:p>
      <w:pPr>
        <w:pStyle w:val="FirstParagraph"/>
      </w:pPr>
      <w:r>
        <w:rPr>
          <w:b/>
          <w:bCs/>
        </w:rPr>
        <w:t xml:space="preserve">Example 5 (PPV of a COVID-19 test)</w:t>
      </w:r>
      <w:r>
        <w:t xml:space="preserve"> </w:t>
      </w:r>
      <w:r>
        <w:t xml:space="preserve">For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used in the population 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hyperlink r:id="rId37">
        <w:r>
          <w:rPr>
            <w:rStyle w:val="Hyperlink"/>
          </w:rPr>
          <w:t xml:space="preserve">Bayes’ theorem</w:t>
        </w:r>
      </w:hyperlink>
      <w:r>
        <w:t xml:space="preserve"> </w:t>
      </w:r>
      <w:r>
        <w:t xml:space="preserve">gives the positive predictive value (</w:t>
      </w:r>
      <w:hyperlink w:anchor="def-ppv">
        <w:r>
          <w:rPr>
            <w:rStyle w:val="Hyperlink"/>
          </w:rPr>
          <w:t xml:space="preserve">Definition 7</w:t>
        </w:r>
      </w:hyperlink>
      <w:r>
        <w:t xml:space="preserve">):</w:t>
      </w:r>
    </w:p>
    <w:p>
      <w:pPr>
        <w:pStyle w:val="BodyText"/>
      </w:pPr>
      <w:bookmarkStart w:id="38" w:name="eq-ppv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∣</m:t>
          </m:r>
          <m:r>
            <m:rPr>
              <m:sty m:val="p"/>
            </m:rPr>
            <m:t>+</m:t>
          </m:r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t>0.88</m:t>
          </m:r>
          <m:r>
            <m:t>  </m:t>
          </m:r>
          <m:r>
            <m:rPr>
              <m:sty m:val="p"/>
            </m:rPr>
            <m:t>(</m:t>
          </m:r>
          <m:r>
            <m:t>12</m:t>
          </m:r>
          <m:r>
            <m:rPr>
              <m:sty m:val="p"/>
            </m:rPr>
            <m:t>)</m:t>
          </m:r>
        </m:oMath>
      </m:oMathPara>
      <w:bookmarkEnd w:id="38"/>
    </w:p>
    <w:p>
      <w:pPr>
        <w:pStyle w:val="FirstParagraph"/>
      </w:pPr>
      <w:r>
        <w:t xml:space="preserve">Even with a highly accurate test (99% sensitive and 99% specific),</w:t>
      </w:r>
      <w:r>
        <w:t xml:space="preserve"> </w:t>
      </w:r>
      <w:r>
        <w:t xml:space="preserve">only about 88% of the people who test positive have COVID-19,</w:t>
      </w:r>
      <w:r>
        <w:t xml:space="preserve"> </w:t>
      </w:r>
      <w:r>
        <w:t xml:space="preserve">because the prevalence (7%) is low enough that</w:t>
      </w:r>
      <w:r>
        <w:t xml:space="preserve"> </w:t>
      </w:r>
      <w:r>
        <w:t xml:space="preserve">false positives make up a meaningful fraction of all positive tests.</w:t>
      </w:r>
    </w:p>
    <w:bookmarkEnd w:id="39"/>
    <w:bookmarkStart w:id="41" w:name="def-npv"/>
    <w:p>
      <w:pPr>
        <w:pStyle w:val="BodyText"/>
      </w:pPr>
      <w:r>
        <w:rPr>
          <w:b/>
          <w:bCs/>
        </w:rPr>
        <w:t xml:space="preserve">Definition 8 (Negative predictive value (NPV))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negative predictive value</w:t>
      </w:r>
      <w:r>
        <w:t xml:space="preserve"> </w:t>
      </w:r>
      <w:r>
        <w:t xml:space="preserve">of a diagnostic test is the probability</w:t>
      </w:r>
      <w:r>
        <w:t xml:space="preserve"> </w:t>
      </w:r>
      <w:r>
        <w:t xml:space="preserve">that the person tested does not have the disease (</w:t>
      </w:r>
      <m:oMath>
        <m:r>
          <m:rPr>
            <m:sty m:val="p"/>
          </m:rPr>
          <m:t>¬</m:t>
        </m:r>
        <m:r>
          <m:t>D</m:t>
        </m:r>
      </m:oMath>
      <w:r>
        <w:t xml:space="preserve">),</w:t>
      </w:r>
      <w:r>
        <w:t xml:space="preserve"> </w:t>
      </w:r>
      <w:r>
        <w:t xml:space="preserve">given that the test is negative (</w:t>
      </w:r>
      <m:oMath>
        <m:r>
          <m:rPr>
            <m:sty m:val="p"/>
          </m:rPr>
          <m:t>¬</m:t>
        </m:r>
        <m:r>
          <m:rPr>
            <m:sty m:val="p"/>
          </m:rPr>
          <m:t>+</m:t>
        </m:r>
      </m:oMath>
      <w:r>
        <w:t xml:space="preserve">):</w:t>
      </w:r>
    </w:p>
    <w:p>
      <w:pPr>
        <w:pStyle w:val="BodyText"/>
      </w:pPr>
      <w:bookmarkStart w:id="40" w:name="eq-npv"/>
      <m:oMathPara>
        <m:oMathParaPr>
          <m:jc m:val="center"/>
        </m:oMathParaPr>
        <m:oMath>
          <m:r>
            <m:rPr>
              <m:nor/>
              <m:sty m:val="p"/>
            </m:rPr>
            <m:t>NPV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t>D</m:t>
          </m:r>
          <m:r>
            <m:rPr>
              <m:sty m:val="p"/>
            </m:rPr>
            <m:t>∣</m:t>
          </m:r>
          <m:r>
            <m:rPr>
              <m:sty m:val="p"/>
            </m:rPr>
            <m:t>¬</m:t>
          </m:r>
          <m:r>
            <m:rPr>
              <m:sty m:val="p"/>
            </m:rPr>
            <m:t>+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13</m:t>
          </m:r>
          <m:r>
            <m:rPr>
              <m:sty m:val="p"/>
            </m:rPr>
            <m:t>)</m:t>
          </m:r>
        </m:oMath>
      </m:oMathPara>
      <w:bookmarkEnd w:id="40"/>
    </w:p>
    <w:bookmarkEnd w:id="41"/>
    <w:bookmarkStart w:id="44" w:name="exm-npv"/>
    <w:p>
      <w:pPr>
        <w:pStyle w:val="FirstParagraph"/>
      </w:pPr>
      <w:r>
        <w:rPr>
          <w:b/>
          <w:bCs/>
        </w:rPr>
        <w:t xml:space="preserve">Example 6 (NPV of a COVID-19 test)</w:t>
      </w:r>
      <w:r>
        <w:t xml:space="preserve"> </w:t>
      </w:r>
      <w:r>
        <w:t xml:space="preserve">For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used in the population 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the probability of a negative test for a person with COVID-19 is,</w:t>
      </w:r>
      <w:r>
        <w:t xml:space="preserve"> </w:t>
      </w:r>
      <w:r>
        <w:t xml:space="preserve">by the</w:t>
      </w:r>
      <w:r>
        <w:t xml:space="preserve"> </w:t>
      </w:r>
      <w:hyperlink r:id="rId26">
        <w:r>
          <w:rPr>
            <w:rStyle w:val="Hyperlink"/>
          </w:rPr>
          <w:t xml:space="preserve">complement rule</w:t>
        </w:r>
      </w:hyperlink>
      <w:r>
        <w:t xml:space="preserve">:</w:t>
      </w:r>
    </w:p>
    <w:p>
      <w:pPr>
        <w:pStyle w:val="BodyText"/>
      </w:pPr>
      <w:bookmarkStart w:id="42" w:name="eq-npv-exm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conditional on </m:t>
              </m:r>
              <m: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0.99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sensitivity)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14</m:t>
          </m:r>
          <m:r>
            <m:rPr>
              <m:sty m:val="p"/>
            </m:rPr>
            <m:t>)</m:t>
          </m:r>
        </m:oMath>
      </m:oMathPara>
      <w:bookmarkEnd w:id="42"/>
    </w:p>
    <w:p>
      <w:pPr>
        <w:pStyle w:val="FirstParagraph"/>
      </w:pPr>
      <w:r>
        <w:t xml:space="preserve">By</w:t>
      </w:r>
      <w:r>
        <w:t xml:space="preserve"> </w:t>
      </w:r>
      <w:hyperlink r:id="rId9">
        <w:r>
          <w:rPr>
            <w:rStyle w:val="Hyperlink"/>
          </w:rPr>
          <w:t xml:space="preserve">Bayes’ theorem</w:t>
        </w:r>
      </w:hyperlink>
      <w:r>
        <w:t xml:space="preserve">,</w:t>
      </w:r>
      <w:r>
        <w:t xml:space="preserve"> </w:t>
      </w:r>
      <w:r>
        <w:t xml:space="preserve">with the denominator expanded by the</w:t>
      </w:r>
      <w:r>
        <w:t xml:space="preserve"> </w:t>
      </w:r>
      <w:hyperlink r:id="rId10">
        <w:r>
          <w:rPr>
            <w:rStyle w:val="Hyperlink"/>
          </w:rPr>
          <w:t xml:space="preserve">law of total probability</w:t>
        </w:r>
      </w:hyperlink>
      <w:r>
        <w:t xml:space="preserve"> </w:t>
      </w:r>
      <w:r>
        <w:t xml:space="preserve">over the partition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D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¬</m:t>
            </m:r>
            <m:r>
              <m:t>D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negative predictive value (</w:t>
      </w:r>
      <w:hyperlink w:anchor="def-npv">
        <w:r>
          <w:rPr>
            <w:rStyle w:val="Hyperlink"/>
          </w:rPr>
          <w:t xml:space="preserve">Definition 8</w:t>
        </w:r>
      </w:hyperlink>
      <w:r>
        <w:t xml:space="preserve">) is:</w:t>
      </w:r>
    </w:p>
    <w:p>
      <w:pPr>
        <w:pStyle w:val="BodyText"/>
      </w:pPr>
      <w:bookmarkStart w:id="43" w:name="eq-npv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(Bayes’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0.99</m:t>
                  </m:r>
                  <m:r>
                    <m:rPr>
                      <m:sty m:val="p"/>
                    </m:rPr>
                    <m:t>⋅</m:t>
                  </m:r>
                  <m:r>
                    <m:t>0.93</m:t>
                  </m:r>
                </m:num>
                <m:den>
                  <m:r>
                    <m:t>0.99</m:t>
                  </m:r>
                  <m:r>
                    <m:rPr>
                      <m:sty m:val="p"/>
                    </m:rPr>
                    <m:t>⋅</m:t>
                  </m:r>
                  <m:r>
                    <m:t>0.93</m:t>
                  </m:r>
                  <m:r>
                    <m:rPr>
                      <m:sty m:val="p"/>
                    </m:rPr>
                    <m:t>+</m:t>
                  </m:r>
                  <m:r>
                    <m:t>0.01</m:t>
                  </m:r>
                  <m:r>
                    <m:rPr>
                      <m:sty m:val="p"/>
                    </m:rPr>
                    <m:t>⋅</m:t>
                  </m:r>
                  <m:r>
                    <m:t>0.07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given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0.9207</m:t>
                  </m:r>
                </m:num>
                <m:den>
                  <m:r>
                    <m:t>0.9207</m:t>
                  </m:r>
                  <m:r>
                    <m:rPr>
                      <m:sty m:val="p"/>
                    </m:rPr>
                    <m:t>+</m:t>
                  </m:r>
                  <m:r>
                    <m:t>0.0007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each term in the numerator and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0.9207</m:t>
                  </m:r>
                </m:num>
                <m:den>
                  <m:r>
                    <m:t>0.9214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the denominator’s two terms)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0.9992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15</m:t>
          </m:r>
          <m:r>
            <m:rPr>
              <m:sty m:val="p"/>
            </m:rPr>
            <m:t>)</m:t>
          </m:r>
        </m:oMath>
      </m:oMathPara>
      <w:bookmarkEnd w:id="43"/>
    </w:p>
    <w:p>
      <w:pPr>
        <w:pStyle w:val="FirstParagraph"/>
      </w:pPr>
      <w:r>
        <w:t xml:space="preserve">A negative result from this test is very reliable:</w:t>
      </w:r>
      <w:r>
        <w:t xml:space="preserve"> </w:t>
      </w:r>
      <w:r>
        <w:t xml:space="preserve">only about 8 in 10,000 people who test negative have COVID-19.</w:t>
      </w:r>
    </w:p>
    <w:bookmarkEnd w:id="44"/>
    <w:bookmarkEnd w:id="45"/>
    <w:bookmarkStart w:id="65" w:name="X076ffac91629c23ab63ea48ae4a49dc44f38759"/>
    <w:p>
      <w:pPr>
        <w:pStyle w:val="Heading2"/>
      </w:pPr>
      <w:r>
        <w:t xml:space="preserve">4 PPV in terms of sensitivity, specificity, and prevalence</w:t>
      </w:r>
    </w:p>
    <w:bookmarkStart w:id="46" w:name="exr-prob-positive"/>
    <w:p>
      <w:pPr>
        <w:pStyle w:val="FirstParagraph"/>
      </w:pPr>
      <w:r>
        <w:rPr>
          <w:b/>
          <w:bCs/>
        </w:rPr>
        <w:t xml:space="preserve">Exercise 1 (Probability of a positive test)</w:t>
      </w:r>
      <w:r>
        <w:t xml:space="preserve"> </w:t>
      </w:r>
      <w:r>
        <w:t xml:space="preserve">Write the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+</m:t>
        </m:r>
        <m:r>
          <m:rPr>
            <m:sty m:val="p"/>
          </m:rPr>
          <m:t>)</m:t>
        </m:r>
      </m:oMath>
      <w:r>
        <w:t xml:space="preserve"> </w:t>
      </w:r>
      <w:r>
        <w:t xml:space="preserve">that a diagnostic test is positive</w:t>
      </w:r>
      <w:r>
        <w:t xml:space="preserve"> </w:t>
      </w:r>
      <w:r>
        <w:t xml:space="preserve">in terms of:</w:t>
      </w:r>
    </w:p>
    <w:p>
      <w:pPr>
        <w:pStyle w:val="Compact"/>
        <w:numPr>
          <w:ilvl w:val="0"/>
          <w:numId w:val="1002"/>
        </w:numPr>
      </w:pPr>
      <w:r>
        <w:t xml:space="preserve">the test’s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 test’s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of the disease.</w:t>
      </w:r>
    </w:p>
    <w:bookmarkEnd w:id="46"/>
    <w:bookmarkStart w:id="48" w:name="sol-prob-positive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  <w:r>
        <w:t xml:space="preserve">By the</w:t>
      </w:r>
      <w:r>
        <w:t xml:space="preserve"> </w:t>
      </w:r>
      <w:hyperlink r:id="rId10">
        <w:r>
          <w:rPr>
            <w:rStyle w:val="Hyperlink"/>
          </w:rPr>
          <w:t xml:space="preserve">law of total probability</w:t>
        </w:r>
      </w:hyperlink>
      <w:r>
        <w:t xml:space="preserve"> </w:t>
      </w:r>
      <w:r>
        <w:t xml:space="preserve">over the partition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D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¬</m:t>
            </m:r>
            <m:r>
              <m:t>D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w:bookmarkStart w:id="47" w:name="eq-prob-positive-exr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sensitivity)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prevalence)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conditional on 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specificity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specificity)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specificity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specificity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prevalence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prevalence)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16</m:t>
          </m:r>
          <m:r>
            <m:rPr>
              <m:sty m:val="p"/>
            </m:rPr>
            <m:t>)</m:t>
          </m:r>
        </m:oMath>
      </m:oMathPara>
      <w:bookmarkEnd w:id="47"/>
    </w:p>
    <w:bookmarkEnd w:id="48"/>
    <w:bookmarkStart w:id="50" w:name="thm-prob-positive"/>
    <w:p>
      <w:pPr>
        <w:pStyle w:val="FirstParagraph"/>
      </w:pPr>
      <w:r>
        <w:rPr>
          <w:b/>
          <w:bCs/>
        </w:rPr>
        <w:t xml:space="preserve">Theorem 1 (Probability of a positive test)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nor/>
            <m:sty m:val="p"/>
          </m:rPr>
          <m:t>sens</m:t>
        </m:r>
      </m:oMath>
      <w:r>
        <w:t xml:space="preserve"> </w:t>
      </w:r>
      <w:r>
        <w:t xml:space="preserve">be the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 </w:t>
      </w:r>
      <w:r>
        <w:t xml:space="preserve">of a diagnostic test,</w:t>
      </w:r>
      <w:r>
        <w:t xml:space="preserve"> </w:t>
      </w:r>
      <m:oMath>
        <m:r>
          <m:rPr>
            <m:nor/>
            <m:sty m:val="p"/>
          </m:rPr>
          <m:t>spec</m:t>
        </m:r>
      </m:oMath>
      <w:r>
        <w:t xml:space="preserve"> </w:t>
      </w:r>
      <w:r>
        <w:t xml:space="preserve">its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of the disease.</w:t>
      </w:r>
      <w:r>
        <w:t xml:space="preserve"> </w:t>
      </w:r>
      <w:r>
        <w:t xml:space="preserve">Then the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+</m:t>
        </m:r>
        <m:r>
          <m:rPr>
            <m:sty m:val="p"/>
          </m:rPr>
          <m:t>)</m:t>
        </m:r>
      </m:oMath>
      <w:r>
        <w:t xml:space="preserve"> </w:t>
      </w:r>
      <w:r>
        <w:t xml:space="preserve">that the test is positive is:</w:t>
      </w:r>
    </w:p>
    <w:p>
      <w:pPr>
        <w:pStyle w:val="BodyText"/>
      </w:pPr>
      <w:bookmarkStart w:id="49" w:name="eq-prob-positive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nor/>
              <m:sty m:val="p"/>
            </m:rPr>
            <m:t>sens</m:t>
          </m:r>
          <m:r>
            <m:rPr>
              <m:sty m:val="p"/>
            </m:rPr>
            <m:t>⋅</m:t>
          </m:r>
          <m:r>
            <m:t>π</m:t>
          </m:r>
          <m:r>
            <m:rPr>
              <m:sty m:val="p"/>
            </m:rPr>
            <m:t>+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nor/>
                  <m:sty m:val="p"/>
                </m:rPr>
                <m:t>spec</m:t>
              </m:r>
            </m:e>
          </m:d>
          <m:r>
            <m:t>​</m:t>
          </m:r>
          <m:r>
            <m:rPr>
              <m:sty m:val="p"/>
            </m:rPr>
            <m:t>⋅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17</m:t>
          </m:r>
          <m:r>
            <m:rPr>
              <m:sty m:val="p"/>
            </m:rPr>
            <m:t>)</m:t>
          </m:r>
        </m:oMath>
      </m:oMathPara>
      <w:bookmarkEnd w:id="49"/>
    </w:p>
    <w:bookmarkEnd w:id="5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rob-positive">
        <w:r>
          <w:rPr>
            <w:rStyle w:val="Hyperlink"/>
          </w:rPr>
          <w:t xml:space="preserve">Exercise 1</w:t>
        </w:r>
      </w:hyperlink>
      <w:r>
        <w:t xml:space="preserve">, worked in</w:t>
      </w:r>
      <w:r>
        <w:t xml:space="preserve"> </w:t>
      </w:r>
      <w:hyperlink w:anchor="sol-prob-positive">
        <w:r>
          <w:rPr>
            <w:rStyle w:val="Hyperlink"/>
          </w:rPr>
          <w:t xml:space="preserve">Solution 1</w:t>
        </w:r>
      </w:hyperlink>
      <w:r>
        <w:t xml:space="preserve">.</w:t>
      </w:r>
    </w:p>
    <w:bookmarkStart w:id="51" w:name="exr-ppv-bayes"/>
    <w:p>
      <w:pPr>
        <w:pStyle w:val="BodyText"/>
      </w:pPr>
      <w:r>
        <w:rPr>
          <w:b/>
          <w:bCs/>
        </w:rPr>
        <w:t xml:space="preserve">Exercise 2 (PPV from Bayes’ theorem)</w:t>
      </w:r>
      <w:r>
        <w:t xml:space="preserve"> </w:t>
      </w:r>
      <w:r>
        <w:t xml:space="preserve">Write the</w:t>
      </w:r>
      <w:r>
        <w:t xml:space="preserve"> </w:t>
      </w:r>
      <w:hyperlink w:anchor="def-ppv">
        <w:r>
          <w:rPr>
            <w:rStyle w:val="Hyperlink"/>
          </w:rPr>
          <w:t xml:space="preserve">positive predictive value</w:t>
        </w:r>
      </w:hyperlink>
      <w:r>
        <w:t xml:space="preserve"> </w:t>
      </w:r>
      <w:r>
        <w:t xml:space="preserve">of a diagnostic test</w:t>
      </w:r>
      <w:r>
        <w:t xml:space="preserve"> </w:t>
      </w:r>
      <w:r>
        <w:t xml:space="preserve">in terms of:</w:t>
      </w:r>
    </w:p>
    <w:p>
      <w:pPr>
        <w:pStyle w:val="Compact"/>
        <w:numPr>
          <w:ilvl w:val="0"/>
          <w:numId w:val="1003"/>
        </w:numPr>
      </w:pPr>
      <w:r>
        <w:t xml:space="preserve">its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its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of the disease.</w:t>
      </w:r>
    </w:p>
    <w:bookmarkEnd w:id="51"/>
    <w:bookmarkStart w:id="53" w:name="sol-ppv-bayes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  <w:r>
        <w:t xml:space="preserve">Abbreviate the sensitivity as</w:t>
      </w:r>
      <w:r>
        <w:t xml:space="preserve"> </w:t>
      </w:r>
      <m:oMath>
        <m:r>
          <m:rPr>
            <m:nor/>
            <m:sty m:val="p"/>
          </m:rPr>
          <m:t>sens</m:t>
        </m:r>
      </m:oMath>
      <w:r>
        <w:t xml:space="preserve">,</w:t>
      </w:r>
      <w:r>
        <w:t xml:space="preserve"> </w:t>
      </w:r>
      <w:r>
        <w:t xml:space="preserve">the specificity as</w:t>
      </w:r>
      <w:r>
        <w:t xml:space="preserve"> </w:t>
      </w:r>
      <m:oMath>
        <m:r>
          <m:rPr>
            <m:nor/>
            <m:sty m:val="p"/>
          </m:rPr>
          <m:t>spec</m:t>
        </m:r>
      </m:oMath>
      <w:r>
        <w:t xml:space="preserve">,</w:t>
      </w:r>
      <w:r>
        <w:t xml:space="preserve"> </w:t>
      </w:r>
      <w:r>
        <w:t xml:space="preserve">and the prevalence as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9">
        <w:r>
          <w:rPr>
            <w:rStyle w:val="Hyperlink"/>
          </w:rPr>
          <w:t xml:space="preserve">Bayes’ theorem</w:t>
        </w:r>
      </w:hyperlink>
      <w:r>
        <w:t xml:space="preserve">,</w:t>
      </w:r>
      <w:r>
        <w:t xml:space="preserve"> </w:t>
      </w:r>
      <w:r>
        <w:t xml:space="preserve">with the probability of a positive test from</w:t>
      </w:r>
      <w:r>
        <w:t xml:space="preserve"> </w:t>
      </w:r>
      <w:hyperlink w:anchor="exr-prob-positive">
        <w:r>
          <w:rPr>
            <w:rStyle w:val="Hyperlink"/>
          </w:rPr>
          <w:t xml:space="preserve">Exercise 1</w:t>
        </w:r>
      </w:hyperlink>
      <w:r>
        <w:t xml:space="preserve">:</w:t>
      </w:r>
    </w:p>
    <w:p>
      <w:pPr>
        <w:pStyle w:val="BodyText"/>
      </w:pPr>
      <w:bookmarkStart w:id="52" w:name="eq-ppv-bayes-exr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PPV)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(Bayes’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sensitivity)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t>π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prevalence)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t>π</m:t>
                  </m:r>
                </m:num>
                <m:den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t>π</m:t>
                  </m:r>
                  <m:r>
                    <m:rPr>
                      <m:sty m:val="p"/>
                    </m:rPr>
                    <m:t>+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nor/>
                          <m:sty m:val="p"/>
                        </m:rPr>
                        <m:t>spec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⋅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(probability of a positive test)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18</m:t>
          </m:r>
          <m:r>
            <m:rPr>
              <m:sty m:val="p"/>
            </m:rPr>
            <m:t>)</m:t>
          </m:r>
        </m:oMath>
      </m:oMathPara>
      <w:bookmarkEnd w:id="52"/>
    </w:p>
    <w:bookmarkEnd w:id="53"/>
    <w:bookmarkStart w:id="55" w:name="thm-ppv-bayes"/>
    <w:p>
      <w:pPr>
        <w:pStyle w:val="FirstParagraph"/>
      </w:pPr>
      <w:r>
        <w:rPr>
          <w:b/>
          <w:bCs/>
        </w:rPr>
        <w:t xml:space="preserve">Theorem 2 (PPV from Bayes’ theorem)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nor/>
            <m:sty m:val="p"/>
          </m:rPr>
          <m:t>sens</m:t>
        </m:r>
      </m:oMath>
      <w:r>
        <w:t xml:space="preserve"> </w:t>
      </w:r>
      <w:r>
        <w:t xml:space="preserve">be the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 </w:t>
      </w:r>
      <w:r>
        <w:t xml:space="preserve">of a diagnostic test,</w:t>
      </w:r>
      <w:r>
        <w:t xml:space="preserve"> </w:t>
      </w:r>
      <m:oMath>
        <m:r>
          <m:rPr>
            <m:nor/>
            <m:sty m:val="p"/>
          </m:rPr>
          <m:t>spec</m:t>
        </m:r>
      </m:oMath>
      <w:r>
        <w:t xml:space="preserve"> </w:t>
      </w:r>
      <w:r>
        <w:t xml:space="preserve">its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of the disease.</w:t>
      </w:r>
      <w:r>
        <w:t xml:space="preserve"> </w:t>
      </w:r>
      <w:r>
        <w:t xml:space="preserve">If the probability of a positive test is positive,</w:t>
      </w:r>
      <w:r>
        <w:t xml:space="preserve"> </w:t>
      </w:r>
      <m:oMath>
        <m:r>
          <m:rPr>
            <m:nor/>
            <m:sty m:val="p"/>
          </m:rPr>
          <m:t>sens</m:t>
        </m:r>
        <m:r>
          <m:rPr>
            <m:sty m:val="p"/>
          </m:rPr>
          <m:t>⋅</m:t>
        </m:r>
        <m:r>
          <m:t>π</m:t>
        </m:r>
        <m:r>
          <m:rPr>
            <m:sty m:val="p"/>
          </m:rPr>
          <m:t>+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rPr>
                <m:nor/>
                <m:sty m:val="p"/>
              </m:rPr>
              <m:t>spec</m:t>
            </m:r>
          </m:e>
        </m:d>
        <m:r>
          <m:t>​</m:t>
        </m:r>
        <m:r>
          <m:rPr>
            <m:sty m:val="p"/>
          </m:rPr>
          <m:t>⋅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then the</w:t>
      </w:r>
      <w:r>
        <w:t xml:space="preserve"> </w:t>
      </w:r>
      <w:hyperlink w:anchor="def-ppv">
        <w:r>
          <w:rPr>
            <w:rStyle w:val="Hyperlink"/>
          </w:rPr>
          <w:t xml:space="preserve">positive predictive value</w:t>
        </w:r>
      </w:hyperlink>
      <w:r>
        <w:t xml:space="preserve"> </w:t>
      </w:r>
      <w:r>
        <w:t xml:space="preserve">of the test is:</w:t>
      </w:r>
    </w:p>
    <w:p>
      <w:pPr>
        <w:pStyle w:val="BodyText"/>
      </w:pPr>
      <w:bookmarkStart w:id="54" w:name="eq-ppv-bayes"/>
      <m:oMathPara>
        <m:oMathParaPr>
          <m:jc m:val="center"/>
        </m:oMathParaPr>
        <m:oMath>
          <m:r>
            <m:rPr>
              <m:nor/>
              <m:sty m:val="p"/>
            </m:rPr>
            <m:t>PPV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nor/>
                  <m:sty m:val="p"/>
                </m:rPr>
                <m:t>sens</m:t>
              </m:r>
              <m:r>
                <m:rPr>
                  <m:sty m:val="p"/>
                </m:rPr>
                <m:t>⋅</m:t>
              </m:r>
              <m:r>
                <m:t>π</m:t>
              </m:r>
            </m:num>
            <m:den>
              <m:r>
                <m:rPr>
                  <m:nor/>
                  <m:sty m:val="p"/>
                </m:rPr>
                <m:t>sens</m:t>
              </m:r>
              <m:r>
                <m:rPr>
                  <m:sty m:val="p"/>
                </m:rPr>
                <m:t>⋅</m:t>
              </m:r>
              <m:r>
                <m:t>π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19</m:t>
          </m:r>
          <m:r>
            <m:rPr>
              <m:sty m:val="p"/>
            </m:rPr>
            <m:t>)</m:t>
          </m:r>
        </m:oMath>
      </m:oMathPara>
      <w:bookmarkEnd w:id="54"/>
    </w:p>
    <w:bookmarkEnd w:id="5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pv-bayes">
        <w:r>
          <w:rPr>
            <w:rStyle w:val="Hyperlink"/>
          </w:rPr>
          <w:t xml:space="preserve">Exercise 2</w:t>
        </w:r>
      </w:hyperlink>
      <w:r>
        <w:t xml:space="preserve">, worked in</w:t>
      </w:r>
      <w:r>
        <w:t xml:space="preserve"> </w:t>
      </w:r>
      <w:hyperlink w:anchor="sol-ppv-bayes">
        <w:r>
          <w:rPr>
            <w:rStyle w:val="Hyperlink"/>
          </w:rPr>
          <w:t xml:space="preserve">Solution 2</w:t>
        </w:r>
      </w:hyperlink>
      <w:r>
        <w:t xml:space="preserve">,</w:t>
      </w:r>
      <w:r>
        <w:t xml:space="preserve"> </w:t>
      </w:r>
      <w:r>
        <w:t xml:space="preserve">which builds on</w:t>
      </w:r>
      <w:r>
        <w:t xml:space="preserve"> </w:t>
      </w:r>
      <w:hyperlink w:anchor="thm-prob-positive">
        <w:r>
          <w:rPr>
            <w:rStyle w:val="Hyperlink"/>
          </w:rPr>
          <w:t xml:space="preserve">Theorem 1</w:t>
        </w:r>
      </w:hyperlink>
      <w:r>
        <w:t xml:space="preserve">.</w:t>
      </w:r>
    </w:p>
    <w:bookmarkStart w:id="56" w:name="exr-ppv-ratio-form"/>
    <w:p>
      <w:pPr>
        <w:pStyle w:val="BodyText"/>
      </w:pPr>
      <w:r>
        <w:rPr>
          <w:b/>
          <w:bCs/>
        </w:rPr>
        <w:t xml:space="preserve">Exercise 3 (PPV in terms of two ratios)</w:t>
      </w:r>
      <w:r>
        <w:t xml:space="preserve"> </w:t>
      </w:r>
      <w:r>
        <w:t xml:space="preserve">Rewrite the expression for the positive predictive value from</w:t>
      </w:r>
      <w:r>
        <w:t xml:space="preserve"> </w:t>
      </w:r>
      <w:hyperlink w:anchor="thm-ppv-bayes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so that the sensitivity, specificity, and prevalence appear only through</w:t>
      </w:r>
      <w:r>
        <w:t xml:space="preserve"> </w:t>
      </w:r>
      <w:r>
        <w:t xml:space="preserve">the ratio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r>
              <m:rPr>
                <m:nor/>
                <m:sty m:val="p"/>
              </m:rPr>
              <m:t>spec</m:t>
            </m:r>
          </m:num>
          <m:den>
            <m:r>
              <m:rPr>
                <m:nor/>
                <m:sty m:val="p"/>
              </m:rPr>
              <m:t>sens</m:t>
            </m:r>
          </m:den>
        </m:f>
      </m:oMath>
      <w:r>
        <w:t xml:space="preserve"> </w:t>
      </w:r>
      <w:r>
        <w:t xml:space="preserve">of the false positive rate to the sensitivity</w:t>
      </w:r>
      <w:r>
        <w:t xml:space="preserve"> </w:t>
      </w:r>
      <w:r>
        <w:t xml:space="preserve">and the ratio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num>
          <m:den>
            <m:r>
              <m:t>π</m:t>
            </m:r>
          </m:den>
        </m:f>
      </m:oMath>
      <w:r>
        <w:t xml:space="preserve"> </w:t>
      </w:r>
      <w:r>
        <w:t xml:space="preserve">of non-diseased to diseased people in the population.</w:t>
      </w:r>
    </w:p>
    <w:bookmarkEnd w:id="56"/>
    <w:bookmarkStart w:id="58" w:name="sol-ppv-ratio-form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Write</w:t>
      </w:r>
      <w:r>
        <w:t xml:space="preserve"> </w:t>
      </w:r>
      <m:oMath>
        <m:r>
          <m:t>a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nor/>
            <m:sty m:val="p"/>
          </m:rPr>
          <m:t>sens</m:t>
        </m:r>
        <m:r>
          <m:rPr>
            <m:sty m:val="p"/>
          </m:rPr>
          <m:t>⋅</m:t>
        </m:r>
        <m:r>
          <m:t>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rPr>
                <m:nor/>
                <m:sty m:val="p"/>
              </m:rPr>
              <m:t>spec</m:t>
            </m:r>
          </m:e>
        </m:d>
        <m:r>
          <m:t>​</m:t>
        </m:r>
        <m:r>
          <m:rPr>
            <m:sty m:val="p"/>
          </m:rPr>
          <m:t>⋅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w:hyperlink w:anchor="thm-ppv-bayes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reads</w:t>
      </w:r>
      <w:r>
        <w:t xml:space="preserve"> </w:t>
      </w:r>
      <m:oMath>
        <m:r>
          <m:rPr>
            <m:nor/>
            <m:sty m:val="p"/>
          </m:rPr>
          <m:t>PPV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a</m:t>
            </m:r>
          </m:num>
          <m:den>
            <m:r>
              <m:t>a</m:t>
            </m:r>
            <m:r>
              <m:rPr>
                <m:sty m:val="p"/>
              </m:rPr>
              <m:t>+</m:t>
            </m:r>
            <m:r>
              <m:t>b</m:t>
            </m:r>
          </m:den>
        </m:f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whenever the sensitivity and prevalence are positive.</w:t>
      </w:r>
      <w:r>
        <w:t xml:space="preserve"> </w:t>
      </w:r>
      <w:r>
        <w:t xml:space="preserve">Then:</w:t>
      </w:r>
    </w:p>
    <w:p>
      <w:pPr>
        <w:pStyle w:val="BodyText"/>
      </w:pPr>
      <w:bookmarkStart w:id="57" w:name="eq-ppv-ratio-form-exr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(PPV from Bayes’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a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b</m:t>
                          </m:r>
                        </m:num>
                        <m:den>
                          <m:r>
                            <m:t>a</m:t>
                          </m:r>
                        </m:den>
                      </m:f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fraction equals one over its reciprocal, since </m:t>
              </m:r>
              <m:r>
                <m:t>a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a</m:t>
                      </m:r>
                    </m:num>
                    <m:den>
                      <m:r>
                        <m:t>a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b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fraction over the sum in its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b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a</m:t>
                  </m:r>
                </m:num>
                <m:den>
                  <m:r>
                    <m:t>a</m:t>
                  </m:r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nor/>
                              <m:sty m:val="p"/>
                            </m:rPr>
                            <m:t>spec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num>
                    <m:den>
                      <m:r>
                        <m:rPr>
                          <m:nor/>
                          <m:sty m:val="p"/>
                        </m:rPr>
                        <m:t>sens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t>π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definitions of 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nor/>
                          <m:sty m:val="p"/>
                        </m:rPr>
                        <m:t>spec</m:t>
                      </m:r>
                    </m:num>
                    <m:den>
                      <m:r>
                        <m:rPr>
                          <m:nor/>
                          <m:sty m:val="p"/>
                        </m:rPr>
                        <m:t>sens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num>
                    <m:den>
                      <m:r>
                        <m:t>π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quotient of products is the product of the quotients)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20</m:t>
          </m:r>
          <m:r>
            <m:rPr>
              <m:sty m:val="p"/>
            </m:rPr>
            <m:t>)</m:t>
          </m:r>
        </m:oMath>
      </m:oMathPara>
      <w:bookmarkEnd w:id="57"/>
    </w:p>
    <w:bookmarkEnd w:id="58"/>
    <w:bookmarkStart w:id="60" w:name="thm-ppv-sens-spec-prev"/>
    <w:p>
      <w:pPr>
        <w:pStyle w:val="FirstParagraph"/>
      </w:pPr>
      <w:r>
        <w:rPr>
          <w:b/>
          <w:bCs/>
        </w:rPr>
        <w:t xml:space="preserve">Theorem 3 (PPV in terms of sensitivity, specificity, and prevalence)</w:t>
      </w:r>
      <w:r>
        <w:t xml:space="preserve"> </w:t>
      </w:r>
      <w:r>
        <w:t xml:space="preserve">The positive predictive value of a diagnostic test with positive sensitivity,</w:t>
      </w:r>
      <w:r>
        <w:t xml:space="preserve"> </w:t>
      </w:r>
      <w:r>
        <w:t xml:space="preserve">used in a population with positive prevalence,</w:t>
      </w:r>
      <w:r>
        <w:t xml:space="preserve"> </w:t>
      </w:r>
      <w:r>
        <w:t xml:space="preserve">depends on its sensitivity, its specificity, and the prevalence of the disease</w:t>
      </w:r>
      <w:r>
        <w:t xml:space="preserve"> </w:t>
      </w:r>
      <w:r>
        <w:t xml:space="preserve">only through two ratios:</w:t>
      </w:r>
    </w:p>
    <w:p>
      <w:pPr>
        <w:pStyle w:val="Compact"/>
        <w:numPr>
          <w:ilvl w:val="0"/>
          <w:numId w:val="1004"/>
        </w:numPr>
      </w:pPr>
      <w:r>
        <w:t xml:space="preserve">the ratio of the false positive rate to the sensitivity;</w:t>
      </w:r>
    </w:p>
    <w:p>
      <w:pPr>
        <w:pStyle w:val="Compact"/>
        <w:numPr>
          <w:ilvl w:val="0"/>
          <w:numId w:val="1004"/>
        </w:numPr>
      </w:pPr>
      <w:r>
        <w:t xml:space="preserve">the ratio of non-diseased to diseased people in the population.</w:t>
      </w:r>
    </w:p>
    <w:p>
      <w:pPr>
        <w:pStyle w:val="FirstParagraph"/>
      </w:pPr>
      <w:r>
        <w:t xml:space="preserve">Specifically:</w:t>
      </w:r>
    </w:p>
    <w:p>
      <w:pPr>
        <w:pStyle w:val="BodyText"/>
      </w:pPr>
      <w:bookmarkStart w:id="59" w:name="eq-ppv-sens-spec-prev"/>
      <m:oMathPara>
        <m:oMathParaPr>
          <m:jc m:val="center"/>
        </m:oMathParaPr>
        <m:oMath>
          <m:r>
            <m:rPr>
              <m:nor/>
              <m:sty m:val="p"/>
            </m:rPr>
            <m:t>PPV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</m:t>
                  </m:r>
                </m:num>
                <m:den>
                  <m:r>
                    <m:rPr>
                      <m:nor/>
                      <m:sty m:val="p"/>
                    </m:rPr>
                    <m:t>sens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num>
                <m:den>
                  <m:r>
                    <m:t>π</m:t>
                  </m:r>
                </m:den>
              </m:f>
            </m:den>
          </m:f>
          <m:r>
            <m:t>  </m:t>
          </m:r>
          <m:r>
            <m:rPr>
              <m:sty m:val="p"/>
            </m:rPr>
            <m:t>(</m:t>
          </m:r>
          <m:r>
            <m:t>21</m:t>
          </m:r>
          <m:r>
            <m:rPr>
              <m:sty m:val="p"/>
            </m:rPr>
            <m:t>)</m:t>
          </m:r>
        </m:oMath>
      </m:oMathPara>
      <w:bookmarkEnd w:id="59"/>
    </w:p>
    <w:bookmarkEnd w:id="6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result is the solution to</w:t>
      </w:r>
      <w:r>
        <w:t xml:space="preserve"> </w:t>
      </w:r>
      <w:hyperlink w:anchor="exr-ppv-ratio-form">
        <w:r>
          <w:rPr>
            <w:rStyle w:val="Hyperlink"/>
          </w:rPr>
          <w:t xml:space="preserve">Exercise 3</w:t>
        </w:r>
      </w:hyperlink>
      <w:r>
        <w:t xml:space="preserve">, worked in</w:t>
      </w:r>
      <w:r>
        <w:t xml:space="preserve"> </w:t>
      </w:r>
      <w:hyperlink w:anchor="sol-ppv-ratio-form">
        <w:r>
          <w:rPr>
            <w:rStyle w:val="Hyperlink"/>
          </w:rPr>
          <w:t xml:space="preserve">Solution 3</w:t>
        </w:r>
      </w:hyperlink>
      <w:r>
        <w:t xml:space="preserve">,</w:t>
      </w:r>
      <w:r>
        <w:t xml:space="preserve"> </w:t>
      </w:r>
      <w:r>
        <w:t xml:space="preserve">which builds on</w:t>
      </w:r>
      <w:r>
        <w:t xml:space="preserve"> </w:t>
      </w:r>
      <w:hyperlink w:anchor="thm-ppv-bayes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and</w:t>
      </w:r>
      <w:r>
        <w:t xml:space="preserve"> </w:t>
      </w:r>
      <w:hyperlink w:anchor="thm-prob-positive">
        <w:r>
          <w:rPr>
            <w:rStyle w:val="Hyperlink"/>
          </w:rPr>
          <w:t xml:space="preserve">Theorem 1</w:t>
        </w:r>
      </w:hyperlink>
      <w:r>
        <w:t xml:space="preserve">.</w:t>
      </w:r>
    </w:p>
    <w:bookmarkStart w:id="63" w:name="exm-ppv-sens-spec-prev"/>
    <w:p>
      <w:pPr>
        <w:pStyle w:val="BodyText"/>
      </w:pPr>
      <w:r>
        <w:rPr>
          <w:b/>
          <w:bCs/>
        </w:rPr>
        <w:t xml:space="preserve">Example 7 (PPV of a COVID-19 test, from the two ratios)</w:t>
      </w:r>
      <w:r>
        <w:t xml:space="preserve"> </w:t>
      </w:r>
      <w:r>
        <w:t xml:space="preserve">For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used in the population 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hyperlink w:anchor="thm-ppv-sens-spec-prev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gives:</w:t>
      </w:r>
    </w:p>
    <w:p>
      <w:pPr>
        <w:pStyle w:val="BodyText"/>
      </w:pPr>
      <w:bookmarkStart w:id="61" w:name="eq-ppv-sens-spec-prev-exm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0.99</m:t>
                      </m:r>
                    </m:num>
                    <m:den>
                      <m:r>
                        <m:t>0.99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0.07</m:t>
                      </m:r>
                    </m:num>
                    <m:den>
                      <m:r>
                        <m:t>0.07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(PPV in terms of the two ratios, with the given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0.01</m:t>
                      </m:r>
                    </m:num>
                    <m:den>
                      <m:r>
                        <m:t>0.99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0.93</m:t>
                      </m:r>
                    </m:num>
                    <m:den>
                      <m:r>
                        <m:t>0.07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in each numerator)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0.0101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0.93</m:t>
                      </m:r>
                    </m:num>
                    <m:den>
                      <m:r>
                        <m:t>0.07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</m:t>
              </m:r>
              <m:r>
                <m:t>0.01</m:t>
              </m:r>
              <m:r>
                <m:rPr>
                  <m:sty m:val="p"/>
                </m:rPr>
                <m:t>/</m:t>
              </m:r>
              <m:r>
                <m:t>0.99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0.0101</m:t>
                  </m:r>
                  <m:r>
                    <m:rPr>
                      <m:sty m:val="p"/>
                    </m:rPr>
                    <m:t>⋅</m:t>
                  </m:r>
                  <m:r>
                    <m:t>13.29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</m:t>
              </m:r>
              <m:r>
                <m:t>0.93</m:t>
              </m:r>
              <m:r>
                <m:rPr>
                  <m:sty m:val="p"/>
                </m:rPr>
                <m:t>/</m:t>
              </m:r>
              <m:r>
                <m:t>0.07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0.134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1.134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0.88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22</m:t>
          </m:r>
          <m:r>
            <m:rPr>
              <m:sty m:val="p"/>
            </m:rPr>
            <m:t>)</m:t>
          </m:r>
        </m:oMath>
      </m:oMathPara>
      <w:bookmarkEnd w:id="61"/>
    </w:p>
    <w:p>
      <w:pPr>
        <w:pStyle w:val="FirstParagraph"/>
      </w:pPr>
      <w:r>
        <w:t xml:space="preserve">This value matches</w:t>
      </w:r>
      <w:r>
        <w:t xml:space="preserve"> </w:t>
      </w:r>
      <w:hyperlink w:anchor="exm-ppv">
        <w:r>
          <w:rPr>
            <w:rStyle w:val="Hyperlink"/>
          </w:rPr>
          <w:t xml:space="preserve">Example 5</w:t>
        </w:r>
      </w:hyperlink>
      <w:r>
        <w:t xml:space="preserve">.</w:t>
      </w:r>
    </w:p>
    <w:p>
      <w:pPr>
        <w:pStyle w:val="BodyText"/>
      </w:pPr>
      <w:r>
        <w:t xml:space="preserve">If the same test were used in a population with prevalence 0.1% instead,</w:t>
      </w:r>
      <w:r>
        <w:t xml:space="preserve"> </w:t>
      </w:r>
      <w:r>
        <w:t xml:space="preserve">and its sensitivity and specificity were still 99% in that population,</w:t>
      </w:r>
      <w:r>
        <w:t xml:space="preserve"> </w:t>
      </w:r>
      <w:r>
        <w:t xml:space="preserve">the ratio of non-diseased to diseased people would be</w:t>
      </w:r>
      <w:r>
        <w:t xml:space="preserve"> </w:t>
      </w:r>
      <m:oMath>
        <m:r>
          <m:t>0.999</m:t>
        </m:r>
        <m:r>
          <m:rPr>
            <m:sty m:val="p"/>
          </m:rPr>
          <m:t>/</m:t>
        </m:r>
        <m:r>
          <m:t>0.001</m:t>
        </m:r>
        <m:r>
          <m:rPr>
            <m:sty m:val="p"/>
          </m:rPr>
          <m:t>=</m:t>
        </m:r>
        <m:r>
          <m:t>999</m:t>
        </m:r>
      </m:oMath>
      <w:r>
        <w:t xml:space="preserve">,</w:t>
      </w:r>
      <w:r>
        <w:t xml:space="preserve"> </w:t>
      </w:r>
      <w:r>
        <w:t xml:space="preserve">and the PPV would fall to</w:t>
      </w:r>
    </w:p>
    <w:p>
      <w:pPr>
        <w:pStyle w:val="BodyText"/>
      </w:pPr>
      <w:bookmarkStart w:id="62" w:name="eq-ppv-sens-spec-prev-exm-2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0.01</m:t>
                      </m:r>
                    </m:num>
                    <m:den>
                      <m:r>
                        <m:t>0.99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999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(PPV in terms of the two ratios, with the new prevalence)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0.0101</m:t>
                  </m:r>
                  <m:r>
                    <m:rPr>
                      <m:sty m:val="p"/>
                    </m:rPr>
                    <m:t>⋅</m:t>
                  </m:r>
                  <m:r>
                    <m:t>999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10.09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11.09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0.09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23</m:t>
          </m:r>
          <m:r>
            <m:rPr>
              <m:sty m:val="p"/>
            </m:rPr>
            <m:t>)</m:t>
          </m:r>
        </m:oMath>
      </m:oMathPara>
      <w:bookmarkEnd w:id="62"/>
    </w:p>
    <w:p>
      <w:pPr>
        <w:pStyle w:val="FirstParagraph"/>
      </w:pPr>
      <w:r>
        <w:t xml:space="preserve">so about 9 in 10 positive results would be false positives.</w:t>
      </w:r>
    </w:p>
    <w:bookmarkEnd w:id="63"/>
    <w:bookmarkStart w:id="64" w:name="rem-ppv-prevalence"/>
    <w:p>
      <w:pPr>
        <w:pStyle w:val="BodyText"/>
      </w:pPr>
      <w:r>
        <w:rPr>
          <w:i/>
          <w:iCs/>
        </w:rPr>
        <w:t xml:space="preserve">Remark 2</w:t>
      </w:r>
      <w:r>
        <w:t xml:space="preserve"> (The PPV depends on the population, not only on the test). </w:t>
      </w:r>
      <w:r>
        <w:t xml:space="preserve">The sensitivity and specificity describe the test’s performance in a specified setting,</w:t>
      </w:r>
      <w:r>
        <w:t xml:space="preserve"> </w:t>
      </w:r>
      <w:r>
        <w:t xml:space="preserve">and may differ across settings</w:t>
      </w:r>
      <w:r>
        <w:t xml:space="preserve"> </w:t>
      </w:r>
      <w:r>
        <w:t xml:space="preserve">(for example, with the case mix of the people tested or the threshold used to call a result positive),</w:t>
      </w:r>
      <w:r>
        <w:t xml:space="preserve"> </w:t>
      </w:r>
      <w:r>
        <w:t xml:space="preserve">but the ratio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num>
          <m:den>
            <m:r>
              <m:t>π</m:t>
            </m:r>
          </m:den>
        </m:f>
      </m:oMath>
      <w:r>
        <w:t xml:space="preserve"> </w:t>
      </w:r>
      <w:r>
        <w:t xml:space="preserve">in</w:t>
      </w:r>
      <w:r>
        <w:t xml:space="preserve"> </w:t>
      </w:r>
      <w:hyperlink w:anchor="thm-ppv-sens-spec-prev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describes the population being tested.</w:t>
      </w:r>
      <w:r>
        <w:t xml:space="preserve"> </w:t>
      </w:r>
      <w:r>
        <w:t xml:space="preserve">When the disease is rare, that ratio is large,</w:t>
      </w:r>
      <w:r>
        <w:t xml:space="preserve"> </w:t>
      </w:r>
      <w:r>
        <w:t xml:space="preserve">so even a small false positive rate can make the PPV low,</w:t>
      </w:r>
      <w:r>
        <w:t xml:space="preserve"> </w:t>
      </w:r>
      <w:r>
        <w:t xml:space="preserve">as</w:t>
      </w:r>
      <w:r>
        <w:t xml:space="preserve"> </w:t>
      </w:r>
      <w:hyperlink w:anchor="exm-ppv-sens-spec-prev">
        <w:r>
          <w:rPr>
            <w:rStyle w:val="Hyperlink"/>
          </w:rPr>
          <w:t xml:space="preserve">Example 7</w:t>
        </w:r>
      </w:hyperlink>
      <w:r>
        <w:t xml:space="preserve"> </w:t>
      </w:r>
      <w:r>
        <w:t xml:space="preserve">shows.</w:t>
      </w:r>
    </w:p>
    <w:bookmarkEnd w:id="64"/>
    <w:bookmarkEnd w:id="65"/>
    <w:bookmarkStart w:id="69" w:name="agreement-between-two-classifiers"/>
    <w:p>
      <w:pPr>
        <w:pStyle w:val="Heading2"/>
      </w:pPr>
      <w:r>
        <w:t xml:space="preserve">5 Agreement between two classifiers</w:t>
      </w:r>
    </w:p>
    <w:p>
      <w:pPr>
        <w:pStyle w:val="FirstParagraph"/>
      </w:pPr>
      <w:r>
        <w:t xml:space="preserve">So far, we have compared a test with the true disease status.</w:t>
      </w:r>
      <w:r>
        <w:t xml:space="preserve"> </w:t>
      </w:r>
      <w:r>
        <w:t xml:space="preserve">The same tools apply whenever we compare two classifiers</w:t>
      </w:r>
      <w:r>
        <w:t xml:space="preserve"> </w:t>
      </w:r>
      <w:r>
        <w:t xml:space="preserve">that label the same observations:</w:t>
      </w:r>
      <w:r>
        <w:t xml:space="preserve"> </w:t>
      </w:r>
      <w:r>
        <w:t xml:space="preserve">for example, a new diagnostic test against a reference test,</w:t>
      </w:r>
      <w:r>
        <w:t xml:space="preserve"> </w:t>
      </w:r>
      <w:r>
        <w:t xml:space="preserve">or an automated grader (an</w:t>
      </w:r>
      <w:r>
        <w:t xml:space="preserve"> </w:t>
      </w:r>
      <w:r>
        <w:t xml:space="preserve">“agent”</w:t>
      </w:r>
      <w:r>
        <w:t xml:space="preserve">) against a human grader.</w:t>
      </w:r>
      <w:r>
        <w:t xml:space="preserve"> </w:t>
      </w:r>
      <w:r>
        <w:t xml:space="preserve">We call the classifier being evaluated the</w:t>
      </w:r>
      <w:r>
        <w:t xml:space="preserve"> </w:t>
      </w:r>
      <w:r>
        <w:rPr>
          <w:b/>
          <w:bCs/>
        </w:rPr>
        <w:t xml:space="preserve">agent</w:t>
      </w:r>
      <w:r>
        <w:t xml:space="preserve"> </w:t>
      </w:r>
      <w:r>
        <w:t xml:space="preserve">and the one we compare it with the</w:t>
      </w:r>
      <w:r>
        <w:t xml:space="preserve"> </w:t>
      </w:r>
      <w:r>
        <w:rPr>
          <w:b/>
          <w:bCs/>
        </w:rPr>
        <w:t xml:space="preserve">reference</w:t>
      </w:r>
      <w:r>
        <w:t xml:space="preserve">.</w:t>
      </w:r>
    </w:p>
    <w:bookmarkStart w:id="67" w:name="def-agreement-table"/>
    <w:p>
      <w:pPr>
        <w:pStyle w:val="BodyText"/>
      </w:pPr>
      <w:r>
        <w:rPr>
          <w:b/>
          <w:bCs/>
        </w:rPr>
        <w:t xml:space="preserve">Definition 9 (Agreement table)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that an agent and a reference</w:t>
      </w:r>
      <w:r>
        <w:t xml:space="preserve"> </w:t>
      </w:r>
      <w:r>
        <w:t xml:space="preserve">each classify as positive or negative,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agreement table</w:t>
      </w:r>
      <w:r>
        <w:t xml:space="preserve"> </w:t>
      </w:r>
      <w:r>
        <w:t xml:space="preserve">counts the four combinations: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t xml:space="preserve">Reference positive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Reference negative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Total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Agent positive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a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b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Agent negative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d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b</m:t>
              </m:r>
              <m:r>
                <m:rPr>
                  <m:sty m:val="p"/>
                </m:rPr>
                <m:t>+</m:t>
              </m:r>
              <m:r>
                <m:t>d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n</m:t>
              </m:r>
            </m:oMath>
            <w:r>
              <w:t xml:space="preserve">​</w:t>
            </w:r>
          </w:p>
        </w:tc>
      </w:tr>
    </w:tbl>
    <w:p>
      <w:pPr>
        <w:pStyle w:val="BodyText"/>
      </w:pPr>
      <w:r>
        <w:t xml:space="preserve">The cells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count agreements,</w:t>
      </w:r>
      <w:r>
        <w:t xml:space="preserve"> </w:t>
      </w:r>
      <w:r>
        <w:t xml:space="preserve">the cells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count disagreements,</w:t>
      </w:r>
      <w:r>
        <w:t xml:space="preserve"> </w:t>
      </w:r>
      <w:r>
        <w:t xml:space="preserve">and the four cells together count every observation:</w:t>
      </w:r>
    </w:p>
    <w:p>
      <w:pPr>
        <w:pStyle w:val="BodyText"/>
      </w:pPr>
      <w:bookmarkStart w:id="66" w:name="eq-agreement-table-n"/>
      <m:oMathPara>
        <m:oMathParaPr>
          <m:jc m:val="center"/>
        </m:oMathParaPr>
        <m:oMath>
          <m:r>
            <m:t>n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+</m:t>
          </m:r>
          <m:r>
            <m:t>d</m:t>
          </m:r>
          <m:r>
            <m:t>  </m:t>
          </m:r>
          <m:r>
            <m:rPr>
              <m:sty m:val="p"/>
            </m:rPr>
            <m:t>(</m:t>
          </m:r>
          <m:r>
            <m:t>24</m:t>
          </m:r>
          <m:r>
            <m:rPr>
              <m:sty m:val="p"/>
            </m:rPr>
            <m:t>)</m:t>
          </m:r>
        </m:oMath>
      </m:oMathPara>
      <w:bookmarkEnd w:id="66"/>
    </w:p>
    <w:bookmarkEnd w:id="67"/>
    <w:bookmarkStart w:id="68" w:name="exm-agreement-table-covid"/>
    <w:p>
      <w:pPr>
        <w:pStyle w:val="FirstParagraph"/>
      </w:pPr>
      <w:r>
        <w:rPr>
          <w:b/>
          <w:bCs/>
        </w:rPr>
        <w:t xml:space="preserve">Example 8 (Agreement table for a COVID-19 test)</w:t>
      </w:r>
      <w:r>
        <w:t xml:space="preserve"> </w:t>
      </w:r>
      <w:r>
        <w:t xml:space="preserve">Apply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people from the population 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with the true disease status as the reference.</w:t>
      </w:r>
      <w:r>
        <w:t xml:space="preserve"> </w:t>
      </w:r>
      <w:r>
        <w:t xml:space="preserve">With 7% prevalence,</w:t>
      </w:r>
      <w:r>
        <w:t xml:space="preserve"> </w:t>
      </w:r>
      <m:oMath>
        <m:r>
          <m:t>0.07</m:t>
        </m:r>
        <m:r>
          <m:rPr>
            <m:sty m:val="p"/>
          </m:rPr>
          <m:t>×</m:t>
        </m:r>
        <m:r>
          <m:t>10</m:t>
        </m:r>
        <m:r>
          <m:rPr>
            <m:sty m:val="p"/>
          </m:rPr>
          <m:t>,</m:t>
        </m:r>
        <m:r>
          <m:t>000</m:t>
        </m:r>
        <m:r>
          <m:rPr>
            <m:sty m:val="p"/>
          </m:rPr>
          <m:t>=</m:t>
        </m:r>
        <m:r>
          <m:t>700</m:t>
        </m:r>
      </m:oMath>
      <w:r>
        <w:t xml:space="preserve"> </w:t>
      </w:r>
      <w:r>
        <w:t xml:space="preserve">people have COVID-19</w:t>
      </w:r>
      <w:r>
        <w:t xml:space="preserve"> </w:t>
      </w:r>
      <w:r>
        <w:t xml:space="preserve">and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  <m:r>
          <m:rPr>
            <m:sty m:val="p"/>
          </m:rPr>
          <m:t>−</m:t>
        </m:r>
        <m:r>
          <m:t>700</m:t>
        </m:r>
        <m:r>
          <m:rPr>
            <m:sty m:val="p"/>
          </m:rPr>
          <m:t>=</m:t>
        </m:r>
        <m:r>
          <m:t>9</m:t>
        </m:r>
        <m:r>
          <m:rPr>
            <m:sty m:val="p"/>
          </m:rPr>
          <m:t>,</m:t>
        </m:r>
        <m:r>
          <m:t>300</m:t>
        </m:r>
      </m:oMath>
      <w:r>
        <w:t xml:space="preserve"> </w:t>
      </w:r>
      <w:r>
        <w:t xml:space="preserve">do not.</w:t>
      </w:r>
      <w:r>
        <w:t xml:space="preserve"> </w:t>
      </w:r>
      <w:r>
        <w:t xml:space="preserve">With 99% sensitivity,</w:t>
      </w:r>
      <w:r>
        <w:t xml:space="preserve"> </w:t>
      </w:r>
      <w:r>
        <w:t xml:space="preserve">the test is positive for</w:t>
      </w:r>
      <w:r>
        <w:t xml:space="preserve"> </w:t>
      </w:r>
      <m:oMath>
        <m:r>
          <m:t>0.99</m:t>
        </m:r>
        <m:r>
          <m:rPr>
            <m:sty m:val="p"/>
          </m:rPr>
          <m:t>×</m:t>
        </m:r>
        <m:r>
          <m:t>700</m:t>
        </m:r>
        <m:r>
          <m:rPr>
            <m:sty m:val="p"/>
          </m:rPr>
          <m:t>=</m:t>
        </m:r>
        <m:r>
          <m:t>693</m:t>
        </m:r>
      </m:oMath>
      <w:r>
        <w:t xml:space="preserve"> </w:t>
      </w:r>
      <w:r>
        <w:t xml:space="preserve">of the 700;</w:t>
      </w:r>
      <w:r>
        <w:t xml:space="preserve"> </w:t>
      </w:r>
      <w:r>
        <w:t xml:space="preserve">with 99% specificity,</w:t>
      </w:r>
      <w:r>
        <w:t xml:space="preserve"> </w:t>
      </w:r>
      <w:r>
        <w:t xml:space="preserve">it is negative for</w:t>
      </w:r>
      <w:r>
        <w:t xml:space="preserve"> </w:t>
      </w:r>
      <m:oMath>
        <m:r>
          <m:t>0.99</m:t>
        </m:r>
        <m:r>
          <m:rPr>
            <m:sty m:val="p"/>
          </m:rPr>
          <m:t>×</m:t>
        </m:r>
        <m:r>
          <m:t>9</m:t>
        </m:r>
        <m:r>
          <m:rPr>
            <m:sty m:val="p"/>
          </m:rPr>
          <m:t>,</m:t>
        </m:r>
        <m:r>
          <m:t>300</m:t>
        </m:r>
        <m:r>
          <m:rPr>
            <m:sty m:val="p"/>
          </m:rPr>
          <m:t>=</m:t>
        </m:r>
        <m:r>
          <m:t>9</m:t>
        </m:r>
        <m:r>
          <m:rPr>
            <m:sty m:val="p"/>
          </m:rPr>
          <m:t>,</m:t>
        </m:r>
        <m:r>
          <m:t>207</m:t>
        </m:r>
      </m:oMath>
      <w:r>
        <w:t xml:space="preserve"> </w:t>
      </w:r>
      <w:r>
        <w:t xml:space="preserve">of the 9,300.</w:t>
      </w:r>
      <w:r>
        <w:t xml:space="preserve"> </w:t>
      </w:r>
      <w:r>
        <w:t xml:space="preserve">So the test is positive for</w:t>
      </w:r>
      <w:r>
        <w:t xml:space="preserve"> </w:t>
      </w:r>
      <m:oMath>
        <m:r>
          <m:t>9</m:t>
        </m:r>
        <m:r>
          <m:rPr>
            <m:sty m:val="p"/>
          </m:rPr>
          <m:t>,</m:t>
        </m:r>
        <m:r>
          <m:t>300</m:t>
        </m:r>
        <m:r>
          <m:rPr>
            <m:sty m:val="p"/>
          </m:rPr>
          <m:t>−</m:t>
        </m:r>
        <m:r>
          <m:t>9</m:t>
        </m:r>
        <m:r>
          <m:rPr>
            <m:sty m:val="p"/>
          </m:rPr>
          <m:t>,</m:t>
        </m:r>
        <m:r>
          <m:t>207</m:t>
        </m:r>
        <m:r>
          <m:rPr>
            <m:sty m:val="p"/>
          </m:rPr>
          <m:t>=</m:t>
        </m:r>
        <m:r>
          <m:t>93</m:t>
        </m:r>
      </m:oMath>
      <w:r>
        <w:t xml:space="preserve"> </w:t>
      </w:r>
      <w:r>
        <w:t xml:space="preserve">people without COVID-19</w:t>
      </w:r>
      <w:r>
        <w:t xml:space="preserve"> </w:t>
      </w:r>
      <w:r>
        <w:t xml:space="preserve">and negative for</w:t>
      </w:r>
      <w:r>
        <w:t xml:space="preserve"> </w:t>
      </w:r>
      <m:oMath>
        <m:r>
          <m:t>700</m:t>
        </m:r>
        <m:r>
          <m:rPr>
            <m:sty m:val="p"/>
          </m:rPr>
          <m:t>−</m:t>
        </m:r>
        <m:r>
          <m:t>693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people with it.</w:t>
      </w:r>
      <w:r>
        <w:t xml:space="preserve"> </w:t>
      </w:r>
      <w:r>
        <w:t xml:space="preserve">The agreement table (</w:t>
      </w:r>
      <w:hyperlink w:anchor="def-agreement-table">
        <w:r>
          <w:rPr>
            <w:rStyle w:val="Hyperlink"/>
          </w:rPr>
          <w:t xml:space="preserve">Definition 9</w:t>
        </w:r>
      </w:hyperlink>
      <w:r>
        <w:t xml:space="preserve">) is: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t xml:space="preserve">COVID-19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No COVID-19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Total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Test positive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693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b</m:t>
              </m:r>
              <m:r>
                <m:rPr>
                  <m:sty m:val="p"/>
                </m:rPr>
                <m:t>=</m:t>
              </m:r>
              <m:r>
                <m:t>93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786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Test negative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c</m:t>
              </m:r>
              <m:r>
                <m:rPr>
                  <m:sty m:val="p"/>
                </m:rPr>
                <m:t>=</m:t>
              </m:r>
              <m:r>
                <m:t>7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d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,</m:t>
              </m:r>
              <m:r>
                <m:t>207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9</m:t>
              </m:r>
              <m:r>
                <m:rPr>
                  <m:sty m:val="p"/>
                </m:rPr>
                <m:t>,</m:t>
              </m:r>
              <m:r>
                <m:t>214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700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9</m:t>
              </m:r>
              <m:r>
                <m:rPr>
                  <m:sty m:val="p"/>
                </m:rPr>
                <m:t>,</m:t>
              </m:r>
              <m:r>
                <m:t>300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10</m:t>
              </m:r>
              <m:r>
                <m:rPr>
                  <m:sty m:val="p"/>
                </m:rPr>
                <m:t>,</m:t>
              </m:r>
              <m:r>
                <m:t>000</m:t>
              </m:r>
            </m:oMath>
            <w:r>
              <w:t xml:space="preserve">​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agree_covid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693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9207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agree_covid</w:t>
      </w:r>
      <w:r>
        <w:br/>
      </w:r>
      <w:r>
        <w:rPr>
          <w:rStyle w:val="CommentTok"/>
        </w:rPr>
        <w:t xml:space="preserve">#&gt;    a    b    c    d </w:t>
      </w:r>
      <w:r>
        <w:br/>
      </w:r>
      <w:r>
        <w:rPr>
          <w:rStyle w:val="CommentTok"/>
        </w:rPr>
        <w:t xml:space="preserve">#&gt;  693   93    7 9207</w:t>
      </w:r>
    </w:p>
    <w:bookmarkEnd w:id="68"/>
    <w:bookmarkEnd w:id="69"/>
    <w:bookmarkStart w:id="89" w:name="agreement-proportions"/>
    <w:p>
      <w:pPr>
        <w:pStyle w:val="Heading2"/>
      </w:pPr>
      <w:r>
        <w:t xml:space="preserve">6 Agreement proportions</w:t>
      </w:r>
    </w:p>
    <w:bookmarkStart w:id="71" w:name="def-overall-agreement"/>
    <w:p>
      <w:pPr>
        <w:pStyle w:val="FirstParagraph"/>
      </w:pPr>
      <w:r>
        <w:rPr>
          <w:b/>
          <w:bCs/>
        </w:rPr>
        <w:t xml:space="preserve">Definition 10 (Overall agreement)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overall agreement</w:t>
      </w:r>
      <w:r>
        <w:t xml:space="preserve"> </w:t>
      </w:r>
      <w:r>
        <w:t xml:space="preserve">of an agreement table (</w:t>
      </w:r>
      <w:hyperlink w:anchor="def-agreement-table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is the proportion of observations</w:t>
      </w:r>
      <w:r>
        <w:t xml:space="preserve"> </w:t>
      </w:r>
      <w:r>
        <w:t xml:space="preserve">on which the agent and the reference agree:</w:t>
      </w:r>
    </w:p>
    <w:p>
      <w:pPr>
        <w:pStyle w:val="BodyText"/>
      </w:pPr>
      <w:bookmarkStart w:id="70" w:name="eq-overall-agreement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o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a</m:t>
              </m:r>
              <m:r>
                <m:rPr>
                  <m:sty m:val="p"/>
                </m:rPr>
                <m:t>+</m:t>
              </m:r>
              <m:r>
                <m:t>d</m:t>
              </m:r>
            </m:num>
            <m:den>
              <m:r>
                <m:t>n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25</m:t>
          </m:r>
          <m:r>
            <m:rPr>
              <m:sty m:val="p"/>
            </m:rPr>
            <m:t>)</m:t>
          </m:r>
        </m:oMath>
      </m:oMathPara>
      <w:bookmarkEnd w:id="70"/>
    </w:p>
    <w:bookmarkEnd w:id="71"/>
    <w:bookmarkStart w:id="73" w:name="exm-overall-agreement"/>
    <w:p>
      <w:pPr>
        <w:pStyle w:val="FirstParagraph"/>
      </w:pPr>
      <w:r>
        <w:rPr>
          <w:b/>
          <w:bCs/>
        </w:rPr>
        <w:t xml:space="preserve">Example 9 (Overall agreement for the COVID-19 test)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overall agreement (</w:t>
      </w:r>
      <w:hyperlink w:anchor="def-overall-agreement">
        <w:r>
          <w:rPr>
            <w:rStyle w:val="Hyperlink"/>
          </w:rPr>
          <w:t xml:space="preserve">Definition 10</w:t>
        </w:r>
      </w:hyperlink>
      <w:r>
        <w:t xml:space="preserve">) is:</w:t>
      </w:r>
    </w:p>
    <w:p>
      <w:pPr>
        <w:pStyle w:val="BodyText"/>
      </w:pPr>
      <w:bookmarkStart w:id="72" w:name="eq-exm-overall-agreement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o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693</m:t>
                  </m:r>
                  <m:r>
                    <m:rPr>
                      <m:sty m:val="p"/>
                    </m:rPr>
                    <m:t>+</m:t>
                  </m:r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207</m:t>
                  </m:r>
                </m:num>
                <m:den>
                  <m:r>
                    <m:t>10</m:t>
                  </m:r>
                  <m:r>
                    <m:rPr>
                      <m:sty m:val="p"/>
                    </m:rPr>
                    <m:t>,</m:t>
                  </m:r>
                  <m:r>
                    <m:t>000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t>o</m:t>
                  </m:r>
                </m:sub>
              </m:sSub>
              <m:r>
                <m:rPr>
                  <m:nor/>
                  <m:sty m:val="p"/>
                </m:rPr>
                <m:t>, with the table’s counts)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900</m:t>
                  </m:r>
                </m:num>
                <m:den>
                  <m:r>
                    <m:t>10</m:t>
                  </m:r>
                  <m:r>
                    <m:rPr>
                      <m:sty m:val="p"/>
                    </m:rPr>
                    <m:t>,</m:t>
                  </m:r>
                  <m:r>
                    <m:t>000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26</m:t>
          </m:r>
          <m:r>
            <m:rPr>
              <m:sty m:val="p"/>
            </m:rPr>
            <m:t>)</m:t>
          </m:r>
        </m:oMath>
      </m:oMathPara>
      <w:bookmarkEnd w:id="72"/>
    </w:p>
    <w:bookmarkEnd w:id="73"/>
    <w:bookmarkStart w:id="75" w:name="def-positive-agreement"/>
    <w:p>
      <w:pPr>
        <w:pStyle w:val="FirstParagraph"/>
      </w:pPr>
      <w:r>
        <w:rPr>
          <w:b/>
          <w:bCs/>
        </w:rPr>
        <w:t xml:space="preserve">Definition 11 (Positive agreement)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positive agreement</w:t>
      </w:r>
      <w:r>
        <w:t xml:space="preserve"> </w:t>
      </w:r>
      <w:r>
        <w:t xml:space="preserve">(also called the</w:t>
      </w:r>
      <w:r>
        <w:t xml:space="preserve"> </w:t>
      </w:r>
      <w:r>
        <w:rPr>
          <w:i/>
          <w:iCs/>
        </w:rPr>
        <w:t xml:space="preserve">average positive agreement</w:t>
      </w:r>
      <w:r>
        <w:t xml:space="preserve">)</w:t>
      </w:r>
      <w:r>
        <w:t xml:space="preserve"> </w:t>
      </w:r>
      <w:r>
        <w:t xml:space="preserve">of an agreement table (</w:t>
      </w:r>
      <w:hyperlink w:anchor="def-agreement-table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t>2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the number of positive calls the agent and the reference share,</w:t>
      </w:r>
      <w:r>
        <w:t xml:space="preserve"> </w:t>
      </w:r>
      <w:r>
        <w:t xml:space="preserve">counted once for each classifier,</w:t>
      </w:r>
      <w:r>
        <w:t xml:space="preserve"> </w:t>
      </w:r>
      <w:r>
        <w:t xml:space="preserve">as a proportion of all their positive calls:</w:t>
      </w:r>
    </w:p>
    <w:p>
      <w:pPr>
        <w:pStyle w:val="BodyText"/>
      </w:pPr>
      <w:bookmarkStart w:id="74" w:name="eq-positive-agreement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pos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2</m:t>
              </m:r>
              <m:r>
                <m:t>a</m:t>
              </m:r>
            </m:num>
            <m:den>
              <m:r>
                <m:t>2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27</m:t>
          </m:r>
          <m:r>
            <m:rPr>
              <m:sty m:val="p"/>
            </m:rPr>
            <m:t>)</m:t>
          </m:r>
        </m:oMath>
      </m:oMathPara>
      <w:bookmarkEnd w:id="74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Cicchetti and Feinstein (1990)</w:t>
      </w:r>
      <w:r>
        <w:t xml:space="preserve">.</w:t>
      </w:r>
    </w:p>
    <w:bookmarkEnd w:id="75"/>
    <w:bookmarkStart w:id="77" w:name="exm-positive-agreement"/>
    <w:p>
      <w:pPr>
        <w:pStyle w:val="BodyText"/>
      </w:pPr>
      <w:r>
        <w:rPr>
          <w:b/>
          <w:bCs/>
        </w:rPr>
        <w:t xml:space="preserve">Example 10 (Positive agreement for the COVID-19 test)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positive agreement (</w:t>
      </w:r>
      <w:hyperlink w:anchor="def-positive-agreement">
        <w:r>
          <w:rPr>
            <w:rStyle w:val="Hyperlink"/>
          </w:rPr>
          <w:t xml:space="preserve">Definition 11</w:t>
        </w:r>
      </w:hyperlink>
      <w:r>
        <w:t xml:space="preserve">) is:</w:t>
      </w:r>
    </w:p>
    <w:p>
      <w:pPr>
        <w:pStyle w:val="BodyText"/>
      </w:pPr>
      <w:bookmarkStart w:id="76" w:name="eq-exm-positive-agreement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pos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693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693</m:t>
                  </m:r>
                  <m:r>
                    <m:rPr>
                      <m:sty m:val="p"/>
                    </m:rPr>
                    <m:t>+</m:t>
                  </m:r>
                  <m:r>
                    <m:t>93</m:t>
                  </m:r>
                  <m:r>
                    <m:rPr>
                      <m:sty m:val="p"/>
                    </m:rPr>
                    <m:t>+</m:t>
                  </m:r>
                  <m:r>
                    <m:t>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pos</m:t>
                  </m:r>
                </m:sub>
              </m:sSub>
              <m:r>
                <m:rPr>
                  <m:nor/>
                  <m:sty m:val="p"/>
                </m:rPr>
                <m:t>, with the table’s counts)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386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386</m:t>
                  </m:r>
                  <m:r>
                    <m:rPr>
                      <m:sty m:val="p"/>
                    </m:rPr>
                    <m:t>+</m:t>
                  </m:r>
                  <m:r>
                    <m:t>93</m:t>
                  </m:r>
                  <m:r>
                    <m:rPr>
                      <m:sty m:val="p"/>
                    </m:rPr>
                    <m:t>+</m:t>
                  </m:r>
                  <m:r>
                    <m:t>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386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486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0.933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28</m:t>
          </m:r>
          <m:r>
            <m:rPr>
              <m:sty m:val="p"/>
            </m:rPr>
            <m:t>)</m:t>
          </m:r>
        </m:oMath>
      </m:oMathPara>
      <w:bookmarkEnd w:id="76"/>
    </w:p>
    <w:p>
      <w:pPr>
        <w:pStyle w:val="FirstParagraph"/>
      </w:pPr>
      <w:r>
        <w:t xml:space="preserve">The positive agreement is lower than the overall agreement (</w:t>
      </w:r>
      <w:hyperlink w:anchor="exm-overall-agreement">
        <w:r>
          <w:rPr>
            <w:rStyle w:val="Hyperlink"/>
          </w:rPr>
          <w:t xml:space="preserve">Example 9</w:t>
        </w:r>
      </w:hyperlink>
      <w:r>
        <w:t xml:space="preserve">),</w:t>
      </w:r>
      <w:r>
        <w:t xml:space="preserve"> </w:t>
      </w:r>
      <w:r>
        <w:t xml:space="preserve">because the 93 false positives are large</w:t>
      </w:r>
      <w:r>
        <w:t xml:space="preserve"> </w:t>
      </w:r>
      <w:r>
        <w:t xml:space="preserve">relative to the 693 true positives.</w:t>
      </w:r>
    </w:p>
    <w:bookmarkEnd w:id="77"/>
    <w:bookmarkStart w:id="79" w:name="def-negative-agreement"/>
    <w:p>
      <w:pPr>
        <w:pStyle w:val="BodyText"/>
      </w:pPr>
      <w:r>
        <w:rPr>
          <w:b/>
          <w:bCs/>
        </w:rPr>
        <w:t xml:space="preserve">Definition 12 (Negative agreement)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negative agreement</w:t>
      </w:r>
      <w:r>
        <w:t xml:space="preserve"> </w:t>
      </w:r>
      <w:r>
        <w:t xml:space="preserve">(also called the</w:t>
      </w:r>
      <w:r>
        <w:t xml:space="preserve"> </w:t>
      </w:r>
      <w:r>
        <w:rPr>
          <w:i/>
          <w:iCs/>
        </w:rPr>
        <w:t xml:space="preserve">average negative agreement</w:t>
      </w:r>
      <w:r>
        <w:t xml:space="preserve">)</w:t>
      </w:r>
      <w:r>
        <w:t xml:space="preserve"> </w:t>
      </w:r>
      <w:r>
        <w:t xml:space="preserve">of an agreement table (</w:t>
      </w:r>
      <w:hyperlink w:anchor="def-agreement-table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t>2</m:t>
        </m:r>
        <m:r>
          <m:t>d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the number of negative calls the agent and the reference share,</w:t>
      </w:r>
      <w:r>
        <w:t xml:space="preserve"> </w:t>
      </w:r>
      <w:r>
        <w:t xml:space="preserve">counted once for each classifier,</w:t>
      </w:r>
      <w:r>
        <w:t xml:space="preserve"> </w:t>
      </w:r>
      <w:r>
        <w:t xml:space="preserve">as a proportion of all their negative calls:</w:t>
      </w:r>
    </w:p>
    <w:p>
      <w:pPr>
        <w:pStyle w:val="BodyText"/>
      </w:pPr>
      <w:bookmarkStart w:id="78" w:name="eq-negative-agreement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neg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2</m:t>
              </m:r>
              <m:r>
                <m:t>d</m:t>
              </m:r>
            </m:num>
            <m:den>
              <m:r>
                <m:t>2</m:t>
              </m:r>
              <m:r>
                <m:t>d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29</m:t>
          </m:r>
          <m:r>
            <m:rPr>
              <m:sty m:val="p"/>
            </m:rPr>
            <m:t>)</m:t>
          </m:r>
        </m:oMath>
      </m:oMathPara>
      <w:bookmarkEnd w:id="78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Cicchetti and Feinstein (1990)</w:t>
      </w:r>
      <w:r>
        <w:t xml:space="preserve">.</w:t>
      </w:r>
    </w:p>
    <w:bookmarkEnd w:id="79"/>
    <w:bookmarkStart w:id="81" w:name="exm-negative-agreement"/>
    <w:p>
      <w:pPr>
        <w:pStyle w:val="BodyText"/>
      </w:pPr>
      <w:r>
        <w:rPr>
          <w:b/>
          <w:bCs/>
        </w:rPr>
        <w:t xml:space="preserve">Example 11 (Negative agreement for the COVID-19 test)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negative agreement (</w:t>
      </w:r>
      <w:hyperlink w:anchor="def-negative-agreement">
        <w:r>
          <w:rPr>
            <w:rStyle w:val="Hyperlink"/>
          </w:rPr>
          <w:t xml:space="preserve">Definition 12</w:t>
        </w:r>
      </w:hyperlink>
      <w:r>
        <w:t xml:space="preserve">) is:</w:t>
      </w:r>
    </w:p>
    <w:p>
      <w:pPr>
        <w:pStyle w:val="BodyText"/>
      </w:pPr>
      <w:bookmarkStart w:id="80" w:name="eq-exm-negative-agreement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neg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207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207</m:t>
                  </m:r>
                  <m:r>
                    <m:rPr>
                      <m:sty m:val="p"/>
                    </m:rPr>
                    <m:t>+</m:t>
                  </m:r>
                  <m:r>
                    <m:t>93</m:t>
                  </m:r>
                  <m:r>
                    <m:rPr>
                      <m:sty m:val="p"/>
                    </m:rPr>
                    <m:t>+</m:t>
                  </m:r>
                  <m:r>
                    <m:t>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neg</m:t>
                  </m:r>
                </m:sub>
              </m:sSub>
              <m:r>
                <m:rPr>
                  <m:nor/>
                  <m:sty m:val="p"/>
                </m:rPr>
                <m:t>, with the table’s counts)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414</m:t>
                  </m:r>
                </m:num>
                <m:den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414</m:t>
                  </m:r>
                  <m:r>
                    <m:rPr>
                      <m:sty m:val="p"/>
                    </m:rPr>
                    <m:t>+</m:t>
                  </m:r>
                  <m:r>
                    <m:t>93</m:t>
                  </m:r>
                  <m:r>
                    <m:rPr>
                      <m:sty m:val="p"/>
                    </m:rPr>
                    <m:t>+</m:t>
                  </m:r>
                  <m:r>
                    <m:t>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414</m:t>
                  </m:r>
                </m:num>
                <m:den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514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0.995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30</m:t>
          </m:r>
          <m:r>
            <m:rPr>
              <m:sty m:val="p"/>
            </m:rPr>
            <m:t>)</m:t>
          </m:r>
        </m:oMath>
      </m:oMathPara>
      <w:bookmarkEnd w:id="80"/>
    </w:p>
    <w:p>
      <w:pPr>
        <w:pStyle w:val="FirstParagraph"/>
      </w:pPr>
      <w:r>
        <w:t xml:space="preserve">The negative agreement is even higher than the overall agreement (</w:t>
      </w:r>
      <w:hyperlink w:anchor="exm-overall-agreement">
        <w:r>
          <w:rPr>
            <w:rStyle w:val="Hyperlink"/>
          </w:rPr>
          <w:t xml:space="preserve">Example 9</w:t>
        </w:r>
      </w:hyperlink>
      <w:r>
        <w:t xml:space="preserve">),</w:t>
      </w:r>
      <w:r>
        <w:t xml:space="preserve"> </w:t>
      </w:r>
      <w:r>
        <w:t xml:space="preserve">because the 100 disagreements are small</w:t>
      </w:r>
      <w:r>
        <w:t xml:space="preserve"> </w:t>
      </w:r>
      <w:r>
        <w:t xml:space="preserve">relative to the 9,207 shared negative calls.</w:t>
      </w:r>
    </w:p>
    <w:bookmarkEnd w:id="81"/>
    <w:bookmarkStart w:id="83" w:name="def-agent-only-rate"/>
    <w:p>
      <w:pPr>
        <w:pStyle w:val="BodyText"/>
      </w:pPr>
      <w:r>
        <w:rPr>
          <w:b/>
          <w:bCs/>
        </w:rPr>
        <w:t xml:space="preserve">Definition 13 (Agent-only rate)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agent-only rate</w:t>
      </w:r>
      <w:r>
        <w:t xml:space="preserve"> </w:t>
      </w:r>
      <w:r>
        <w:t xml:space="preserve">of an agreement table (</w:t>
      </w:r>
      <w:hyperlink w:anchor="def-agreement-table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is the proportion of observations</w:t>
      </w:r>
      <w:r>
        <w:t xml:space="preserve"> </w:t>
      </w:r>
      <w:r>
        <w:t xml:space="preserve">that the agent calls positive and the reference calls negative:</w:t>
      </w:r>
    </w:p>
    <w:p>
      <w:pPr>
        <w:pStyle w:val="BodyText"/>
      </w:pPr>
      <w:bookmarkStart w:id="82" w:name="eq-agent-only-rate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agent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b</m:t>
              </m:r>
            </m:num>
            <m:den>
              <m:r>
                <m:t>n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31</m:t>
          </m:r>
          <m:r>
            <m:rPr>
              <m:sty m:val="p"/>
            </m:rPr>
            <m:t>)</m:t>
          </m:r>
        </m:oMath>
      </m:oMathPara>
      <w:bookmarkEnd w:id="82"/>
    </w:p>
    <w:bookmarkEnd w:id="83"/>
    <w:bookmarkStart w:id="85" w:name="exm-agent-only-rate"/>
    <w:p>
      <w:pPr>
        <w:pStyle w:val="FirstParagraph"/>
      </w:pPr>
      <w:r>
        <w:rPr>
          <w:b/>
          <w:bCs/>
        </w:rPr>
        <w:t xml:space="preserve">Example 12 (Agent-only rate for the COVID-19 test)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agent-only rate (</w:t>
      </w:r>
      <w:hyperlink w:anchor="def-agent-only-rate">
        <w:r>
          <w:rPr>
            <w:rStyle w:val="Hyperlink"/>
          </w:rPr>
          <w:t xml:space="preserve">Definition 13</w:t>
        </w:r>
      </w:hyperlink>
      <w:r>
        <w:t xml:space="preserve">) is:</w:t>
      </w:r>
    </w:p>
    <w:p>
      <w:pPr>
        <w:pStyle w:val="BodyText"/>
      </w:pPr>
      <w:bookmarkStart w:id="84" w:name="eq-exm-agent-only-rate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agent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93</m:t>
                  </m:r>
                </m:num>
                <m:den>
                  <m:r>
                    <m:t>10</m:t>
                  </m:r>
                  <m:r>
                    <m:rPr>
                      <m:sty m:val="p"/>
                    </m:rPr>
                    <m:t>,</m:t>
                  </m:r>
                  <m:r>
                    <m:t>000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agent</m:t>
                  </m:r>
                </m:sub>
              </m:sSub>
              <m:r>
                <m:rPr>
                  <m:nor/>
                  <m:sty m:val="p"/>
                </m:rPr>
                <m:t>, with the table’s counts)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0.0093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32</m:t>
          </m:r>
          <m:r>
            <m:rPr>
              <m:sty m:val="p"/>
            </m:rPr>
            <m:t>)</m:t>
          </m:r>
        </m:oMath>
      </m:oMathPara>
      <w:bookmarkEnd w:id="84"/>
    </w:p>
    <w:p>
      <w:pPr>
        <w:pStyle w:val="FirstParagraph"/>
      </w:pPr>
      <w:r>
        <w:t xml:space="preserve">so about 9 of every 1,000 people tested</w:t>
      </w:r>
      <w:r>
        <w:t xml:space="preserve"> </w:t>
      </w:r>
      <w:r>
        <w:t xml:space="preserve">are called positive by the test and negative by the reference.</w:t>
      </w:r>
    </w:p>
    <w:bookmarkEnd w:id="85"/>
    <w:bookmarkStart w:id="87" w:name="def-agreement-test-measures"/>
    <w:p>
      <w:pPr>
        <w:pStyle w:val="BodyText"/>
      </w:pPr>
      <w:r>
        <w:rPr>
          <w:b/>
          <w:bCs/>
        </w:rPr>
        <w:t xml:space="preserve">Definition 14 (Test measures estimated from an agreement table)</w:t>
      </w:r>
      <w:r>
        <w:t xml:space="preserve"> </w:t>
      </w:r>
      <w:r>
        <w:t xml:space="preserve">Treating the reference as the truth,</w:t>
      </w:r>
      <w:r>
        <w:t xml:space="preserve"> </w:t>
      </w:r>
      <w:r>
        <w:t xml:space="preserve">an agreement table (</w:t>
      </w:r>
      <w:hyperlink w:anchor="def-agreement-table">
        <w:r>
          <w:rPr>
            <w:rStyle w:val="Hyperlink"/>
          </w:rPr>
          <w:t xml:space="preserve">Definition 9</w:t>
        </w:r>
      </w:hyperlink>
      <w:r>
        <w:t xml:space="preserve">) estimates</w:t>
      </w:r>
      <w:r>
        <w:t xml:space="preserve"> </w:t>
      </w:r>
      <w:r>
        <w:t xml:space="preserve">four measures of the agent:</w:t>
      </w:r>
    </w:p>
    <w:p>
      <w:pPr>
        <w:pStyle w:val="Compact"/>
        <w:numPr>
          <w:ilvl w:val="0"/>
          <w:numId w:val="1005"/>
        </w:numPr>
      </w:pPr>
      <w:r>
        <w:t xml:space="preserve">its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its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its</w:t>
      </w:r>
      <w:r>
        <w:t xml:space="preserve"> </w:t>
      </w:r>
      <w:hyperlink w:anchor="def-ppv">
        <w:r>
          <w:rPr>
            <w:rStyle w:val="Hyperlink"/>
          </w:rPr>
          <w:t xml:space="preserve">positive predictive value</w:t>
        </w:r>
      </w:hyperlink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its</w:t>
      </w:r>
      <w:r>
        <w:t xml:space="preserve"> </w:t>
      </w:r>
      <w:hyperlink w:anchor="def-npv">
        <w:r>
          <w:rPr>
            <w:rStyle w:val="Hyperlink"/>
          </w:rPr>
          <w:t xml:space="preserve">negative predictive value</w:t>
        </w:r>
      </w:hyperlink>
      <w:r>
        <w:t xml:space="preserve">.</w:t>
      </w:r>
    </w:p>
    <w:p>
      <w:pPr>
        <w:pStyle w:val="FirstParagraph"/>
      </w:pPr>
      <w:r>
        <w:t xml:space="preserve">Each estimate is the matching proportion of the table’s cells,</w:t>
      </w:r>
      <w:r>
        <w:t xml:space="preserve"> </w:t>
      </w:r>
      <w:r>
        <w:t xml:space="preserve">defined when its denominator is positive:</w:t>
      </w:r>
    </w:p>
    <w:p>
      <w:pPr>
        <w:pStyle w:val="BodyText"/>
      </w:pPr>
      <w:bookmarkStart w:id="86" w:name="eq-agreement-test-measures"/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sensitivity</m:t>
                  </m:r>
                </m:e>
              </m:acc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den>
              </m:f>
              <m:r>
                <m:rPr>
                  <m:sty m:val="p"/>
                </m:rPr>
                <m:t>,</m:t>
              </m:r>
            </m:e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specificity</m:t>
                  </m:r>
                </m:e>
              </m:acc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b</m:t>
                  </m:r>
                  <m:r>
                    <m:rPr>
                      <m:sty m:val="p"/>
                    </m:rPr>
                    <m:t>+</m:t>
                  </m:r>
                  <m:r>
                    <m:t>d</m:t>
                  </m:r>
                </m:den>
              </m:f>
              <m:r>
                <m:rPr>
                  <m:sty m:val="p"/>
                </m:rPr>
                <m:t>,</m:t>
              </m:r>
            </m:e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PPV</m:t>
                  </m:r>
                </m:e>
              </m:acc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den>
              </m:f>
              <m:r>
                <m:rPr>
                  <m:sty m:val="p"/>
                </m:rPr>
                <m:t>,</m:t>
              </m:r>
            </m:e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NPV</m:t>
                  </m:r>
                </m:e>
              </m:acc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c</m:t>
                  </m:r>
                  <m:r>
                    <m:rPr>
                      <m:sty m:val="p"/>
                    </m:rPr>
                    <m:t>+</m:t>
                  </m:r>
                  <m:r>
                    <m:t>d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33</m:t>
          </m:r>
          <m:r>
            <m:rPr>
              <m:sty m:val="p"/>
            </m:rPr>
            <m:t>)</m:t>
          </m:r>
        </m:oMath>
      </m:oMathPara>
      <w:bookmarkEnd w:id="86"/>
    </w:p>
    <w:bookmarkEnd w:id="87"/>
    <w:bookmarkStart w:id="88" w:name="exm-agreement-test-measures"/>
    <w:p>
      <w:pPr>
        <w:pStyle w:val="FirstParagraph"/>
      </w:pPr>
      <w:r>
        <w:rPr>
          <w:b/>
          <w:bCs/>
        </w:rPr>
        <w:t xml:space="preserve">Example 13 (Test measures for the COVID-19 test)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hyperlink w:anchor="def-agreement-test-measures">
        <w:r>
          <w:rPr>
            <w:rStyle w:val="Hyperlink"/>
          </w:rPr>
          <w:t xml:space="preserve">Definition 14</w:t>
        </w:r>
      </w:hyperlink>
      <w:r>
        <w:t xml:space="preserve"> </w:t>
      </w:r>
      <w:r>
        <w:t xml:space="preserve">gives:</w:t>
      </w:r>
    </w:p>
    <w:p>
      <w:pPr>
        <w:pStyle w:val="SourceCode"/>
      </w:pPr>
      <w:r>
        <w:rPr>
          <w:rStyle w:val="NormalTok"/>
        </w:rPr>
        <w:t xml:space="preserve">test_measures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with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as.list</w:t>
      </w:r>
      <w:r>
        <w:rPr>
          <w:rStyle w:val="NormalTok"/>
        </w:rPr>
        <w:t xml:space="preserve">(agree_covid),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sensitivity =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specificity =</w:t>
      </w:r>
      <w:r>
        <w:rPr>
          <w:rStyle w:val="NormalTok"/>
        </w:rPr>
        <w:t xml:space="preserve"> d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ppv =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npv =</w:t>
      </w:r>
      <w:r>
        <w:rPr>
          <w:rStyle w:val="NormalTok"/>
        </w:rPr>
        <w:t xml:space="preserve"> d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(c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</w:t>
      </w:r>
      <w:r>
        <w:br/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(test_measures,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sensitivity specificity         ppv         npv </w:t>
      </w:r>
      <w:r>
        <w:br/>
      </w:r>
      <w:r>
        <w:rPr>
          <w:rStyle w:val="CommentTok"/>
        </w:rPr>
        <w:t xml:space="preserve">#&gt;      0.9900      0.9900      0.8817      0.9992</w:t>
      </w:r>
    </w:p>
    <w:p>
      <w:pPr>
        <w:pStyle w:val="FirstParagraph"/>
      </w:pPr>
      <w:r>
        <w:t xml:space="preserve">These estimates match</w:t>
      </w:r>
      <w:r>
        <w:t xml:space="preserve"> </w:t>
      </w:r>
      <w:r>
        <w:t xml:space="preserve">the test’s sensitivity (0.99)</w:t>
      </w:r>
      <w:r>
        <w:t xml:space="preserve"> </w:t>
      </w:r>
      <w:r>
        <w:t xml:space="preserve">and specificity (0.99),</w:t>
      </w:r>
      <w:r>
        <w:t xml:space="preserve"> </w:t>
      </w:r>
      <w:r>
        <w:t xml:space="preserve">its positive predictive value</w:t>
      </w:r>
      <w:r>
        <w:t xml:space="preserve"> </w:t>
      </w:r>
      <w:r>
        <w:t xml:space="preserve">(about 0.88,</w:t>
      </w:r>
      <w:r>
        <w:t xml:space="preserve"> </w:t>
      </w:r>
      <w:hyperlink w:anchor="exm-ppv">
        <w:r>
          <w:rPr>
            <w:rStyle w:val="Hyperlink"/>
          </w:rPr>
          <w:t xml:space="preserve">Example 5</w:t>
        </w:r>
      </w:hyperlink>
      <w:r>
        <w:t xml:space="preserve">),</w:t>
      </w:r>
      <w:r>
        <w:t xml:space="preserve"> </w:t>
      </w:r>
      <w:r>
        <w:t xml:space="preserve">and its negative predictive value</w:t>
      </w:r>
      <w:r>
        <w:t xml:space="preserve"> </w:t>
      </w:r>
      <w:r>
        <w:t xml:space="preserve">(about 0.999,</w:t>
      </w:r>
      <w:r>
        <w:t xml:space="preserve"> </w:t>
      </w:r>
      <w:hyperlink w:anchor="exm-npv">
        <w:r>
          <w:rPr>
            <w:rStyle w:val="Hyperlink"/>
          </w:rPr>
          <w:t xml:space="preserve">Example 6</w:t>
        </w:r>
      </w:hyperlink>
      <w:r>
        <w:t xml:space="preserve">),</w:t>
      </w:r>
      <w:r>
        <w:t xml:space="preserve"> </w:t>
      </w:r>
      <w:r>
        <w:t xml:space="preserve">because the table’s counts are the expected counts for those values.</w:t>
      </w:r>
    </w:p>
    <w:bookmarkEnd w:id="88"/>
    <w:bookmarkEnd w:id="89"/>
    <w:bookmarkStart w:id="108" w:name="Xfdf20c93d4007a65a2a3ab2eb6d3410cd188162"/>
    <w:p>
      <w:pPr>
        <w:pStyle w:val="Heading2"/>
      </w:pPr>
      <w:r>
        <w:t xml:space="preserve">7 Positive and negative agreement as harmonic means</w:t>
      </w:r>
    </w:p>
    <w:bookmarkStart w:id="91" w:name="def-harmonic-mean"/>
    <w:p>
      <w:pPr>
        <w:pStyle w:val="FirstParagraph"/>
      </w:pPr>
      <w:r>
        <w:rPr>
          <w:b/>
          <w:bCs/>
        </w:rPr>
        <w:t xml:space="preserve">Definition 15 (Harmonic mean)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harmonic mean</w:t>
      </w:r>
      <w:r>
        <w:t xml:space="preserve"> </w:t>
      </w:r>
      <w:r>
        <w:t xml:space="preserve">of two positive numbers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reciprocal of the average of their reciprocals:</w:t>
      </w:r>
    </w:p>
    <w:p>
      <w:pPr>
        <w:pStyle w:val="BodyText"/>
      </w:pPr>
      <w:bookmarkStart w:id="90" w:name="eq-harmonic-mean"/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2</m:t>
              </m:r>
            </m:num>
            <m:den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y</m:t>
                  </m:r>
                </m:den>
              </m:f>
            </m:den>
          </m:f>
          <m:r>
            <m:t>  </m:t>
          </m:r>
          <m:r>
            <m:rPr>
              <m:sty m:val="p"/>
            </m:rPr>
            <m:t>(</m:t>
          </m:r>
          <m:r>
            <m:t>34</m:t>
          </m:r>
          <m:r>
            <m:rPr>
              <m:sty m:val="p"/>
            </m:rPr>
            <m:t>)</m:t>
          </m:r>
        </m:oMath>
      </m:oMathPara>
      <w:bookmarkEnd w:id="90"/>
    </w:p>
    <w:bookmarkEnd w:id="91"/>
    <w:bookmarkStart w:id="93" w:name="exm-harmonic-mean"/>
    <w:p>
      <w:pPr>
        <w:pStyle w:val="FirstParagraph"/>
      </w:pPr>
      <w:r>
        <w:rPr>
          <w:b/>
          <w:bCs/>
        </w:rPr>
        <w:t xml:space="preserve">Example 14 (Harmonic mean of 0.5 and 1)</w:t>
      </w:r>
      <w:r>
        <w:t xml:space="preserve"> </w:t>
      </w:r>
      <w:r>
        <w:t xml:space="preserve">By</w:t>
      </w:r>
      <w:r>
        <w:t xml:space="preserve"> </w:t>
      </w:r>
      <w:hyperlink w:anchor="def-harmonic-mean">
        <w:r>
          <w:rPr>
            <w:rStyle w:val="Hyperlink"/>
          </w:rPr>
          <w:t xml:space="preserve">Definition 15</w:t>
        </w:r>
      </w:hyperlink>
      <w:r>
        <w:t xml:space="preserve">:</w:t>
      </w:r>
    </w:p>
    <w:p>
      <w:pPr>
        <w:pStyle w:val="BodyText"/>
      </w:pPr>
      <w:bookmarkStart w:id="92" w:name="eq-exm-harmonic-mean"/>
      <m:oMathPara>
        <m:oMathParaPr>
          <m:jc m:val="center"/>
        </m:oMathParaPr>
        <m:oMath>
          <m:eqAr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0.5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1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(take each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0.667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35</m:t>
          </m:r>
          <m:r>
            <m:rPr>
              <m:sty m:val="p"/>
            </m:rPr>
            <m:t>)</m:t>
          </m:r>
        </m:oMath>
      </m:oMathPara>
      <w:bookmarkEnd w:id="92"/>
    </w:p>
    <w:p>
      <w:pPr>
        <w:pStyle w:val="FirstParagraph"/>
      </w:pPr>
      <w:r>
        <w:t xml:space="preserve">The ordinary average of 0.5 and 1 is 0.75;</w:t>
      </w:r>
      <w:r>
        <w:t xml:space="preserve"> </w:t>
      </w:r>
      <w:r>
        <w:t xml:space="preserve">the harmonic mean sits closer to the smaller number.</w:t>
      </w:r>
    </w:p>
    <w:bookmarkEnd w:id="93"/>
    <w:bookmarkStart w:id="94" w:name="exr-pos-agreement-harmonic"/>
    <w:p>
      <w:pPr>
        <w:pStyle w:val="BodyText"/>
      </w:pPr>
      <w:r>
        <w:rPr>
          <w:b/>
          <w:bCs/>
        </w:rPr>
        <w:t xml:space="preserve">Exercise 4 (Positive agreement from PPV and sensitivity)</w:t>
      </w:r>
      <w:r>
        <w:t xml:space="preserve"> </w:t>
      </w:r>
      <w:r>
        <w:t xml:space="preserve">For an agreement table (</w:t>
      </w:r>
      <w:hyperlink w:anchor="def-agreement-table">
        <w:r>
          <w:rPr>
            <w:rStyle w:val="Hyperlink"/>
          </w:rPr>
          <w:t xml:space="preserve">Definition 9</w:t>
        </w:r>
      </w:hyperlink>
      <w:r>
        <w:t xml:space="preserve">) with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harmonic-mean">
        <w:r>
          <w:rPr>
            <w:rStyle w:val="Hyperlink"/>
          </w:rPr>
          <w:t xml:space="preserve">harmonic mean</w:t>
        </w:r>
      </w:hyperlink>
      <w:r>
        <w:t xml:space="preserve"> </w:t>
      </w:r>
      <w:r>
        <w:t xml:space="preserve">of the estimated positive predictive value and sensitivity</w:t>
      </w:r>
      <w:r>
        <w:t xml:space="preserve"> </w:t>
      </w:r>
      <w:r>
        <w:t xml:space="preserve">(</w:t>
      </w:r>
      <w:hyperlink w:anchor="def-agreement-test-measures">
        <w:r>
          <w:rPr>
            <w:rStyle w:val="Hyperlink"/>
          </w:rPr>
          <w:t xml:space="preserve">Definition 14</w:t>
        </w:r>
      </w:hyperlink>
      <w:r>
        <w:t xml:space="preserve">)</w:t>
      </w:r>
      <w:r>
        <w:t xml:space="preserve"> </w:t>
      </w:r>
      <w:r>
        <w:t xml:space="preserve">in terms of the table’s cells.</w:t>
      </w:r>
    </w:p>
    <w:bookmarkEnd w:id="94"/>
    <w:bookmarkStart w:id="96" w:name="sol-pos-agreement-harmonic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Because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both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are positive,</w:t>
      </w:r>
      <w:r>
        <w:t xml:space="preserve"> </w:t>
      </w:r>
      <w:r>
        <w:t xml:space="preserve">so both estimates are defined and positive:</w:t>
      </w:r>
    </w:p>
    <w:p>
      <w:pPr>
        <w:pStyle w:val="BodyText"/>
      </w:pPr>
      <w:bookmarkStart w:id="95" w:name="eq-exr-pos-agreement-harmonic"/>
      <m:oMathPara>
        <m:oMathParaPr>
          <m:jc m:val="center"/>
        </m:oMathParaPr>
        <m:oMath>
          <m:eqArr>
            <m:e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rPr>
                          <m:nor/>
                          <m:sty m:val="p"/>
                        </m:rPr>
                        <m:t>PPV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̂"/>
                    </m:accPr>
                    <m:e>
                      <m:r>
                        <m:rPr>
                          <m:nor/>
                          <m:sty m:val="p"/>
                        </m:rPr>
                        <m:t>sensitivity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acc>
                        <m:accPr>
                          <m:chr m:val="̂"/>
                        </m:accPr>
                        <m:e>
                          <m:r>
                            <m:rPr>
                              <m:nor/>
                              <m:sty m:val="p"/>
                            </m:rPr>
                            <m:t>PPV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acc>
                        <m:accPr>
                          <m:chr m:val="̂"/>
                        </m:accPr>
                        <m:e>
                          <m:r>
                            <m:rPr>
                              <m:nor/>
                              <m:sty m:val="p"/>
                            </m:rPr>
                            <m:t>sensitivity</m:t>
                          </m:r>
                        </m:e>
                      </m:acc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acc>
                        <m:accPr>
                          <m:chr m:val="̂"/>
                        </m:accPr>
                        <m:e>
                          <m:r>
                            <m:rPr>
                              <m:nor/>
                              <m:sty m:val="p"/>
                            </m:rPr>
                            <m:t>sensitivity</m:t>
                          </m:r>
                        </m:e>
                      </m:acc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PPV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sensitivity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</m:num>
                    <m:den>
                      <m:r>
                        <m:t>a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</m:num>
                    <m:den>
                      <m:r>
                        <m:t>a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fractions with a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2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2</m:t>
                  </m:r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by a fraction multiplies by its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a</m:t>
                  </m:r>
                </m:num>
                <m:den>
                  <m:r>
                    <m:t>2</m:t>
                  </m:r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36</m:t>
          </m:r>
          <m:r>
            <m:rPr>
              <m:sty m:val="p"/>
            </m:rPr>
            <m:t>)</m:t>
          </m:r>
        </m:oMath>
      </m:oMathPara>
      <w:bookmarkEnd w:id="95"/>
    </w:p>
    <w:bookmarkEnd w:id="96"/>
    <w:bookmarkStart w:id="98" w:name="thm-pos-agreement-harmonic"/>
    <w:p>
      <w:pPr>
        <w:pStyle w:val="FirstParagraph"/>
      </w:pPr>
      <w:r>
        <w:rPr>
          <w:b/>
          <w:bCs/>
        </w:rPr>
        <w:t xml:space="preserve">Theorem 4 (Positive agreement is a harmonic mean)</w:t>
      </w:r>
      <w:r>
        <w:t xml:space="preserve"> </w:t>
      </w:r>
      <w:r>
        <w:t xml:space="preserve">For an agreement table with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positive agreement (</w:t>
      </w:r>
      <w:hyperlink w:anchor="def-positive-agreement">
        <w:r>
          <w:rPr>
            <w:rStyle w:val="Hyperlink"/>
          </w:rPr>
          <w:t xml:space="preserve">Definition 11</w:t>
        </w:r>
      </w:hyperlink>
      <w:r>
        <w:t xml:space="preserve">)</w:t>
      </w:r>
      <w:r>
        <w:t xml:space="preserve"> </w:t>
      </w:r>
      <w:r>
        <w:t xml:space="preserve">is the harmonic mean (</w:t>
      </w:r>
      <w:hyperlink w:anchor="def-harmonic-mean">
        <w:r>
          <w:rPr>
            <w:rStyle w:val="Hyperlink"/>
          </w:rPr>
          <w:t xml:space="preserve">Definition 15</w:t>
        </w:r>
      </w:hyperlink>
      <w:r>
        <w:t xml:space="preserve">)</w:t>
      </w:r>
      <w:r>
        <w:t xml:space="preserve"> </w:t>
      </w:r>
      <w:r>
        <w:t xml:space="preserve">of the estimated positive predictive value and sensitivity</w:t>
      </w:r>
      <w:r>
        <w:t xml:space="preserve"> </w:t>
      </w:r>
      <w:r>
        <w:t xml:space="preserve">(</w:t>
      </w:r>
      <w:hyperlink w:anchor="def-agreement-test-measures">
        <w:r>
          <w:rPr>
            <w:rStyle w:val="Hyperlink"/>
          </w:rPr>
          <w:t xml:space="preserve">Definition 14</w:t>
        </w:r>
      </w:hyperlink>
      <w:r>
        <w:t xml:space="preserve">):</w:t>
      </w:r>
    </w:p>
    <w:p>
      <w:pPr>
        <w:pStyle w:val="BodyText"/>
      </w:pPr>
      <w:bookmarkStart w:id="97" w:name="eq-pos-agreement-harmonic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pos</m:t>
              </m:r>
            </m:sub>
          </m:sSub>
          <m:r>
            <m:rPr>
              <m:sty m:val="p"/>
            </m:rPr>
            <m:t>=</m:t>
          </m:r>
          <m:r>
            <m:t>H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PPV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sensitivity</m:t>
                  </m:r>
                </m:e>
              </m:acc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37</m:t>
          </m:r>
          <m:r>
            <m:rPr>
              <m:sty m:val="p"/>
            </m:rPr>
            <m:t>)</m:t>
          </m:r>
        </m:oMath>
      </m:oMathPara>
      <w:bookmarkEnd w:id="97"/>
    </w:p>
    <w:bookmarkEnd w:id="9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exr-pos-agreement-harmonic">
        <w:r>
          <w:rPr>
            <w:rStyle w:val="Hyperlink"/>
          </w:rPr>
          <w:t xml:space="preserve">Exercise 4</w:t>
        </w:r>
      </w:hyperlink>
      <w:r>
        <w:t xml:space="preserve">,</w:t>
      </w:r>
      <w:r>
        <w:t xml:space="preserve"> </w:t>
      </w:r>
      <w:r>
        <w:t xml:space="preserve">the harmonic mean equals</w:t>
      </w:r>
      <w:r>
        <w:t xml:space="preserve"> </w:t>
      </w:r>
      <m:oMath>
        <m:r>
          <m:t>2</m:t>
        </m:r>
        <m:r>
          <m:t>a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pos</m:t>
            </m:r>
          </m:sub>
        </m:sSub>
      </m:oMath>
      <w:r>
        <w:t xml:space="preserve"> </w:t>
      </w:r>
      <w:r>
        <w:t xml:space="preserve">by</w:t>
      </w:r>
      <w:r>
        <w:t xml:space="preserve"> </w:t>
      </w:r>
      <w:hyperlink w:anchor="def-positive-agreement">
        <w:r>
          <w:rPr>
            <w:rStyle w:val="Hyperlink"/>
          </w:rPr>
          <w:t xml:space="preserve">Definition 11</w:t>
        </w:r>
      </w:hyperlink>
      <w:r>
        <w:t xml:space="preserve">.</w:t>
      </w:r>
    </w:p>
    <w:bookmarkStart w:id="100" w:name="exm-pos-agreement-harmonic"/>
    <w:p>
      <w:pPr>
        <w:pStyle w:val="BodyText"/>
      </w:pPr>
      <w:r>
        <w:rPr>
          <w:b/>
          <w:bCs/>
        </w:rPr>
        <w:t xml:space="preserve">Example 15 (Positive agreement of the COVID-19 test as a harmonic mean)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estimated positive predictive value is</w:t>
      </w:r>
      <w:r>
        <w:t xml:space="preserve"> </w:t>
      </w:r>
      <m:oMath>
        <m:r>
          <m:t>693</m:t>
        </m:r>
        <m:r>
          <m:rPr>
            <m:sty m:val="p"/>
          </m:rPr>
          <m:t>/</m:t>
        </m:r>
        <m:r>
          <m:t>786</m:t>
        </m:r>
      </m:oMath>
      <w:r>
        <w:t xml:space="preserve"> </w:t>
      </w:r>
      <w:r>
        <w:t xml:space="preserve">and the estimated sensitivity is</w:t>
      </w:r>
      <w:r>
        <w:t xml:space="preserve"> </w:t>
      </w:r>
      <m:oMath>
        <m:r>
          <m:t>693</m:t>
        </m:r>
        <m:r>
          <m:rPr>
            <m:sty m:val="p"/>
          </m:rPr>
          <m:t>/</m:t>
        </m:r>
        <m:r>
          <m:t>700</m:t>
        </m:r>
      </m:oMath>
      <w:r>
        <w:t xml:space="preserve"> </w:t>
      </w:r>
      <w:r>
        <w:t xml:space="preserve">(</w:t>
      </w:r>
      <w:hyperlink w:anchor="exm-agreement-test-measures">
        <w:r>
          <w:rPr>
            <w:rStyle w:val="Hyperlink"/>
          </w:rPr>
          <w:t xml:space="preserve">Example 13</w:t>
        </w:r>
      </w:hyperlink>
      <w:r>
        <w:t xml:space="preserve">).</w:t>
      </w:r>
      <w:r>
        <w:t xml:space="preserve"> </w:t>
      </w:r>
      <w:hyperlink w:anchor="thm-pos-agreement-harmonic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gives:</w:t>
      </w:r>
    </w:p>
    <w:p>
      <w:pPr>
        <w:pStyle w:val="BodyText"/>
      </w:pPr>
      <w:bookmarkStart w:id="99" w:name="eq-exm-pos-agreement-harmonic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pos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693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786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693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700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(harmonic mean of the two estimates)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786</m:t>
                      </m:r>
                    </m:num>
                    <m:den>
                      <m:r>
                        <m:t>693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693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700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786</m:t>
                      </m:r>
                    </m:num>
                    <m:den>
                      <m:r>
                        <m:t>693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700</m:t>
                      </m:r>
                    </m:num>
                    <m:den>
                      <m:r>
                        <m:t>693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486</m:t>
                      </m:r>
                    </m:num>
                    <m:den>
                      <m:r>
                        <m:t>693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fractions with a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693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486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by a fraction multiplies by its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386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486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0.933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38</m:t>
          </m:r>
          <m:r>
            <m:rPr>
              <m:sty m:val="p"/>
            </m:rPr>
            <m:t>)</m:t>
          </m:r>
        </m:oMath>
      </m:oMathPara>
      <w:bookmarkEnd w:id="99"/>
    </w:p>
    <w:p>
      <w:pPr>
        <w:pStyle w:val="FirstParagraph"/>
      </w:pPr>
      <w:r>
        <w:t xml:space="preserve">which matches</w:t>
      </w:r>
      <w:r>
        <w:t xml:space="preserve"> </w:t>
      </w:r>
      <w:hyperlink w:anchor="exm-positive-agreement">
        <w:r>
          <w:rPr>
            <w:rStyle w:val="Hyperlink"/>
          </w:rPr>
          <w:t xml:space="preserve">Example 10</w:t>
        </w:r>
      </w:hyperlink>
      <w:r>
        <w:t xml:space="preserve">.</w:t>
      </w:r>
      <w:r>
        <w:t xml:space="preserve"> </w:t>
      </w:r>
      <w:r>
        <w:t xml:space="preserve">The lower positive predictive value (about 0.88)</w:t>
      </w:r>
      <w:r>
        <w:t xml:space="preserve"> </w:t>
      </w:r>
      <w:r>
        <w:t xml:space="preserve">pulls the positive agreement down from the sensitivity (0.99),</w:t>
      </w:r>
      <w:r>
        <w:t xml:space="preserve"> </w:t>
      </w:r>
      <w:r>
        <w:t xml:space="preserve">as in</w:t>
      </w:r>
      <w:r>
        <w:t xml:space="preserve"> </w:t>
      </w:r>
      <w:hyperlink w:anchor="exm-harmonic-mean">
        <w:r>
          <w:rPr>
            <w:rStyle w:val="Hyperlink"/>
          </w:rPr>
          <w:t xml:space="preserve">Example 14</w:t>
        </w:r>
      </w:hyperlink>
      <w:r>
        <w:t xml:space="preserve">.</w:t>
      </w:r>
    </w:p>
    <w:bookmarkEnd w:id="100"/>
    <w:bookmarkStart w:id="101" w:name="exr-neg-agreement-harmonic"/>
    <w:p>
      <w:pPr>
        <w:pStyle w:val="BodyText"/>
      </w:pPr>
      <w:r>
        <w:rPr>
          <w:b/>
          <w:bCs/>
        </w:rPr>
        <w:t xml:space="preserve">Exercise 5 (Negative agreement from NPV and specificity)</w:t>
      </w:r>
      <w:r>
        <w:t xml:space="preserve"> </w:t>
      </w:r>
      <w:r>
        <w:t xml:space="preserve">For an agreement table (</w:t>
      </w:r>
      <w:hyperlink w:anchor="def-agreement-table">
        <w:r>
          <w:rPr>
            <w:rStyle w:val="Hyperlink"/>
          </w:rPr>
          <w:t xml:space="preserve">Definition 9</w:t>
        </w:r>
      </w:hyperlink>
      <w:r>
        <w:t xml:space="preserve">) with</w:t>
      </w:r>
      <w:r>
        <w:t xml:space="preserve"> </w:t>
      </w:r>
      <m:oMath>
        <m:r>
          <m:t>d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harmonic-mean">
        <w:r>
          <w:rPr>
            <w:rStyle w:val="Hyperlink"/>
          </w:rPr>
          <w:t xml:space="preserve">harmonic mean</w:t>
        </w:r>
      </w:hyperlink>
      <w:r>
        <w:t xml:space="preserve"> </w:t>
      </w:r>
      <w:r>
        <w:t xml:space="preserve">of the estimated negative predictive value and specificity</w:t>
      </w:r>
      <w:r>
        <w:t xml:space="preserve"> </w:t>
      </w:r>
      <w:r>
        <w:t xml:space="preserve">(</w:t>
      </w:r>
      <w:hyperlink w:anchor="def-agreement-test-measures">
        <w:r>
          <w:rPr>
            <w:rStyle w:val="Hyperlink"/>
          </w:rPr>
          <w:t xml:space="preserve">Definition 14</w:t>
        </w:r>
      </w:hyperlink>
      <w:r>
        <w:t xml:space="preserve">)</w:t>
      </w:r>
      <w:r>
        <w:t xml:space="preserve"> </w:t>
      </w:r>
      <w:r>
        <w:t xml:space="preserve">in terms of the table’s cells.</w:t>
      </w:r>
    </w:p>
    <w:bookmarkEnd w:id="101"/>
    <w:bookmarkStart w:id="103" w:name="sol-neg-agreement-harmonic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  <w:r>
        <w:t xml:space="preserve">Because</w:t>
      </w:r>
      <w:r>
        <w:t xml:space="preserve"> </w:t>
      </w:r>
      <m:oMath>
        <m:r>
          <m:t>d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both</w:t>
      </w:r>
      <w:r>
        <w:t xml:space="preserve"> </w:t>
      </w:r>
      <m:oMath>
        <m:r>
          <m:t>c</m:t>
        </m:r>
        <m:r>
          <m:rPr>
            <m:sty m:val="p"/>
          </m:rPr>
          <m:t>+</m:t>
        </m:r>
        <m:r>
          <m:t>d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+</m:t>
        </m:r>
        <m:r>
          <m:t>d</m:t>
        </m:r>
      </m:oMath>
      <w:r>
        <w:t xml:space="preserve"> </w:t>
      </w:r>
      <w:r>
        <w:t xml:space="preserve">are positive,</w:t>
      </w:r>
      <w:r>
        <w:t xml:space="preserve"> </w:t>
      </w:r>
      <w:r>
        <w:t xml:space="preserve">so both estimates are defined and positive:</w:t>
      </w:r>
    </w:p>
    <w:p>
      <w:pPr>
        <w:pStyle w:val="BodyText"/>
      </w:pPr>
      <w:bookmarkStart w:id="102" w:name="eq-exr-neg-agreement-harmonic"/>
      <m:oMathPara>
        <m:oMathParaPr>
          <m:jc m:val="center"/>
        </m:oMathParaPr>
        <m:oMath>
          <m:eqArr>
            <m:e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rPr>
                          <m:nor/>
                          <m:sty m:val="p"/>
                        </m:rPr>
                        <m:t>NPV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̂"/>
                    </m:accPr>
                    <m:e>
                      <m:r>
                        <m:rPr>
                          <m:nor/>
                          <m:sty m:val="p"/>
                        </m:rPr>
                        <m:t>specificity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acc>
                        <m:accPr>
                          <m:chr m:val="̂"/>
                        </m:accPr>
                        <m:e>
                          <m:r>
                            <m:rPr>
                              <m:nor/>
                              <m:sty m:val="p"/>
                            </m:rPr>
                            <m:t>NPV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acc>
                        <m:accPr>
                          <m:chr m:val="̂"/>
                        </m:accPr>
                        <m:e>
                          <m:r>
                            <m:rPr>
                              <m:nor/>
                              <m:sty m:val="p"/>
                            </m:rPr>
                            <m:t>specificity</m:t>
                          </m:r>
                        </m:e>
                      </m:acc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d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acc>
                        <m:accPr>
                          <m:chr m:val="̂"/>
                        </m:accPr>
                        <m:e>
                          <m:r>
                            <m:rPr>
                              <m:nor/>
                              <m:sty m:val="p"/>
                            </m:rPr>
                            <m:t>specificity</m:t>
                          </m:r>
                        </m:e>
                      </m:acc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NPV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d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d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specificity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</m:num>
                    <m:den>
                      <m:r>
                        <m:t>d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d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</m:num>
                    <m:den>
                      <m:r>
                        <m:t>d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</m:num>
                    <m:den>
                      <m:r>
                        <m:t>d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d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fractions with a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</m:num>
                    <m:den>
                      <m:r>
                        <m:t>d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d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num>
                    <m:den>
                      <m:r>
                        <m:t>d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2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num>
                    <m:den>
                      <m:r>
                        <m:t>d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2</m:t>
                  </m:r>
                  <m:r>
                    <m:t>d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by a fraction multiplies by its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d</m:t>
                  </m:r>
                </m:num>
                <m:den>
                  <m:r>
                    <m:t>2</m:t>
                  </m:r>
                  <m:r>
                    <m:t>d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39</m:t>
          </m:r>
          <m:r>
            <m:rPr>
              <m:sty m:val="p"/>
            </m:rPr>
            <m:t>)</m:t>
          </m:r>
        </m:oMath>
      </m:oMathPara>
      <w:bookmarkEnd w:id="102"/>
    </w:p>
    <w:bookmarkEnd w:id="103"/>
    <w:bookmarkStart w:id="105" w:name="thm-neg-agreement-harmonic"/>
    <w:p>
      <w:pPr>
        <w:pStyle w:val="FirstParagraph"/>
      </w:pPr>
      <w:r>
        <w:rPr>
          <w:b/>
          <w:bCs/>
        </w:rPr>
        <w:t xml:space="preserve">Theorem 5 (Negative agreement is a harmonic mean)</w:t>
      </w:r>
      <w:r>
        <w:t xml:space="preserve"> </w:t>
      </w:r>
      <w:r>
        <w:t xml:space="preserve">For an agreement table with</w:t>
      </w:r>
      <w:r>
        <w:t xml:space="preserve"> </w:t>
      </w:r>
      <m:oMath>
        <m:r>
          <m:t>d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negative agreement (</w:t>
      </w:r>
      <w:hyperlink w:anchor="def-negative-agreement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w:r>
        <w:t xml:space="preserve">is the harmonic mean (</w:t>
      </w:r>
      <w:hyperlink w:anchor="def-harmonic-mean">
        <w:r>
          <w:rPr>
            <w:rStyle w:val="Hyperlink"/>
          </w:rPr>
          <w:t xml:space="preserve">Definition 15</w:t>
        </w:r>
      </w:hyperlink>
      <w:r>
        <w:t xml:space="preserve">)</w:t>
      </w:r>
      <w:r>
        <w:t xml:space="preserve"> </w:t>
      </w:r>
      <w:r>
        <w:t xml:space="preserve">of the estimated negative predictive value and specificity</w:t>
      </w:r>
      <w:r>
        <w:t xml:space="preserve"> </w:t>
      </w:r>
      <w:r>
        <w:t xml:space="preserve">(</w:t>
      </w:r>
      <w:hyperlink w:anchor="def-agreement-test-measures">
        <w:r>
          <w:rPr>
            <w:rStyle w:val="Hyperlink"/>
          </w:rPr>
          <w:t xml:space="preserve">Definition 14</w:t>
        </w:r>
      </w:hyperlink>
      <w:r>
        <w:t xml:space="preserve">):</w:t>
      </w:r>
    </w:p>
    <w:p>
      <w:pPr>
        <w:pStyle w:val="BodyText"/>
      </w:pPr>
      <w:bookmarkStart w:id="104" w:name="eq-neg-agreement-harmonic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neg</m:t>
              </m:r>
            </m:sub>
          </m:sSub>
          <m:r>
            <m:rPr>
              <m:sty m:val="p"/>
            </m:rPr>
            <m:t>=</m:t>
          </m:r>
          <m:r>
            <m:t>H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NPV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specificity</m:t>
                  </m:r>
                </m:e>
              </m:acc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40</m:t>
          </m:r>
          <m:r>
            <m:rPr>
              <m:sty m:val="p"/>
            </m:rPr>
            <m:t>)</m:t>
          </m:r>
        </m:oMath>
      </m:oMathPara>
      <w:bookmarkEnd w:id="104"/>
    </w:p>
    <w:bookmarkEnd w:id="10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exr-neg-agreement-harmonic">
        <w:r>
          <w:rPr>
            <w:rStyle w:val="Hyperlink"/>
          </w:rPr>
          <w:t xml:space="preserve">Exercise 5</w:t>
        </w:r>
      </w:hyperlink>
      <w:r>
        <w:t xml:space="preserve">,</w:t>
      </w:r>
      <w:r>
        <w:t xml:space="preserve"> </w:t>
      </w:r>
      <w:r>
        <w:t xml:space="preserve">the harmonic mean equals</w:t>
      </w:r>
      <w:r>
        <w:t xml:space="preserve"> </w:t>
      </w:r>
      <m:oMath>
        <m:r>
          <m:t>2</m:t>
        </m:r>
        <m:r>
          <m:t>d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t>d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neg</m:t>
            </m:r>
          </m:sub>
        </m:sSub>
      </m:oMath>
      <w:r>
        <w:t xml:space="preserve"> </w:t>
      </w:r>
      <w:r>
        <w:t xml:space="preserve">by</w:t>
      </w:r>
      <w:r>
        <w:t xml:space="preserve"> </w:t>
      </w:r>
      <w:hyperlink w:anchor="def-negative-agreement">
        <w:r>
          <w:rPr>
            <w:rStyle w:val="Hyperlink"/>
          </w:rPr>
          <w:t xml:space="preserve">Definition 12</w:t>
        </w:r>
      </w:hyperlink>
      <w:r>
        <w:t xml:space="preserve">.</w:t>
      </w:r>
    </w:p>
    <w:bookmarkStart w:id="107" w:name="exm-neg-agreement-harmonic"/>
    <w:p>
      <w:pPr>
        <w:pStyle w:val="BodyText"/>
      </w:pPr>
      <w:r>
        <w:rPr>
          <w:b/>
          <w:bCs/>
        </w:rPr>
        <w:t xml:space="preserve">Example 16 (Negative agreement of the COVID-19 test as a harmonic mean)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estimated negative predictive value is</w:t>
      </w:r>
      <w:r>
        <w:t xml:space="preserve"> </w:t>
      </w:r>
      <m:oMath>
        <m:r>
          <m:t>9</m:t>
        </m:r>
        <m:r>
          <m:rPr>
            <m:sty m:val="p"/>
          </m:rPr>
          <m:t>,</m:t>
        </m:r>
        <m:r>
          <m:t>207</m:t>
        </m:r>
        <m:r>
          <m:rPr>
            <m:sty m:val="p"/>
          </m:rPr>
          <m:t>/</m:t>
        </m:r>
        <m:r>
          <m:t>9</m:t>
        </m:r>
        <m:r>
          <m:rPr>
            <m:sty m:val="p"/>
          </m:rPr>
          <m:t>,</m:t>
        </m:r>
        <m:r>
          <m:t>214</m:t>
        </m:r>
      </m:oMath>
      <w:r>
        <w:t xml:space="preserve"> </w:t>
      </w:r>
      <w:r>
        <w:t xml:space="preserve">and the estimated specificity is</w:t>
      </w:r>
      <w:r>
        <w:t xml:space="preserve"> </w:t>
      </w:r>
      <m:oMath>
        <m:r>
          <m:t>9</m:t>
        </m:r>
        <m:r>
          <m:rPr>
            <m:sty m:val="p"/>
          </m:rPr>
          <m:t>,</m:t>
        </m:r>
        <m:r>
          <m:t>207</m:t>
        </m:r>
        <m:r>
          <m:rPr>
            <m:sty m:val="p"/>
          </m:rPr>
          <m:t>/</m:t>
        </m:r>
        <m:r>
          <m:t>9</m:t>
        </m:r>
        <m:r>
          <m:rPr>
            <m:sty m:val="p"/>
          </m:rPr>
          <m:t>,</m:t>
        </m:r>
        <m:r>
          <m:t>300</m:t>
        </m:r>
      </m:oMath>
      <w:r>
        <w:t xml:space="preserve"> </w:t>
      </w:r>
      <w:r>
        <w:t xml:space="preserve">(</w:t>
      </w:r>
      <w:hyperlink w:anchor="exm-agreement-test-measures">
        <w:r>
          <w:rPr>
            <w:rStyle w:val="Hyperlink"/>
          </w:rPr>
          <w:t xml:space="preserve">Example 13</w:t>
        </w:r>
      </w:hyperlink>
      <w:r>
        <w:t xml:space="preserve">).</w:t>
      </w:r>
      <w:r>
        <w:t xml:space="preserve"> </w:t>
      </w:r>
      <w:hyperlink w:anchor="thm-neg-agreement-harmonic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gives:</w:t>
      </w:r>
    </w:p>
    <w:p>
      <w:pPr>
        <w:pStyle w:val="BodyText"/>
      </w:pPr>
      <w:bookmarkStart w:id="106" w:name="eq-exm-neg-agreement-harmonic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neg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214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300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(harmonic mean of the two estimates)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214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300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214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300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18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514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fractions with a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207</m:t>
                  </m:r>
                </m:num>
                <m:den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514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by a fraction multiplies by its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414</m:t>
                  </m:r>
                </m:num>
                <m:den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514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0.995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41</m:t>
          </m:r>
          <m:r>
            <m:rPr>
              <m:sty m:val="p"/>
            </m:rPr>
            <m:t>)</m:t>
          </m:r>
        </m:oMath>
      </m:oMathPara>
      <w:bookmarkEnd w:id="106"/>
    </w:p>
    <w:p>
      <w:pPr>
        <w:pStyle w:val="FirstParagraph"/>
      </w:pPr>
      <w:r>
        <w:t xml:space="preserve">which matches</w:t>
      </w:r>
      <w:r>
        <w:t xml:space="preserve"> </w:t>
      </w:r>
      <w:hyperlink w:anchor="exm-negative-agreement">
        <w:r>
          <w:rPr>
            <w:rStyle w:val="Hyperlink"/>
          </w:rPr>
          <w:t xml:space="preserve">Example 11</w:t>
        </w:r>
      </w:hyperlink>
      <w:r>
        <w:t xml:space="preserve">.</w:t>
      </w:r>
    </w:p>
    <w:bookmarkEnd w:id="107"/>
    <w:bookmarkEnd w:id="108"/>
    <w:bookmarkStart w:id="127" w:name="cohens-kappa"/>
    <w:p>
      <w:pPr>
        <w:pStyle w:val="Heading2"/>
      </w:pPr>
      <w:r>
        <w:t xml:space="preserve">8 Cohen’s kappa</w:t>
      </w:r>
    </w:p>
    <w:bookmarkStart w:id="110" w:name="def-chance-agreement"/>
    <w:p>
      <w:pPr>
        <w:pStyle w:val="FirstParagraph"/>
      </w:pPr>
      <w:r>
        <w:rPr>
          <w:b/>
          <w:bCs/>
        </w:rPr>
        <w:t xml:space="preserve">Definition 16 (Chance agreement)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chance agreement</w:t>
      </w:r>
      <w:r>
        <w:t xml:space="preserve"> </w:t>
      </w:r>
      <w:r>
        <w:t xml:space="preserve">of an agreement table (</w:t>
      </w:r>
      <w:hyperlink w:anchor="def-agreement-table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is the overall agreement we would expect</w:t>
      </w:r>
      <w:r>
        <w:t xml:space="preserve"> </w:t>
      </w:r>
      <w:r>
        <w:t xml:space="preserve">if the agent and the reference classified independently,</w:t>
      </w:r>
      <w:r>
        <w:t xml:space="preserve"> </w:t>
      </w:r>
      <w:r>
        <w:t xml:space="preserve">each with its observed proportion of positive calls:</w:t>
      </w:r>
    </w:p>
    <w:p>
      <w:pPr>
        <w:pStyle w:val="BodyText"/>
      </w:pPr>
      <w:bookmarkStart w:id="109" w:name="eq-chance-agreement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e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rPr>
                  <m:sty m:val="p"/>
                </m:rPr>
                <m:t>)</m:t>
              </m:r>
            </m:num>
            <m:den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</m:den>
          </m:f>
          <m:r>
            <m:t>  </m:t>
          </m:r>
          <m:r>
            <m:rPr>
              <m:sty m:val="p"/>
            </m:rPr>
            <m:t>(</m:t>
          </m:r>
          <m:r>
            <m:t>42</m:t>
          </m:r>
          <m:r>
            <m:rPr>
              <m:sty m:val="p"/>
            </m:rPr>
            <m:t>)</m:t>
          </m:r>
        </m:oMath>
      </m:oMathPara>
      <w:bookmarkEnd w:id="109"/>
    </w:p>
    <w:p>
      <w:pPr>
        <w:pStyle w:val="FirstParagraph"/>
      </w:pPr>
      <w:r>
        <w:t xml:space="preserve">Source: 1.</w:t>
      </w:r>
    </w:p>
    <w:bookmarkEnd w:id="110"/>
    <w:bookmarkStart w:id="112" w:name="exm-chance-agreement"/>
    <w:p>
      <w:pPr>
        <w:pStyle w:val="BodyText"/>
      </w:pPr>
      <w:r>
        <w:rPr>
          <w:b/>
          <w:bCs/>
        </w:rPr>
        <w:t xml:space="preserve">Example 17 (Chance agreement for the COVID-19 test)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chance agreement (</w:t>
      </w:r>
      <w:hyperlink w:anchor="def-chance-agreement">
        <w:r>
          <w:rPr>
            <w:rStyle w:val="Hyperlink"/>
          </w:rPr>
          <w:t xml:space="preserve">Definition 16</w:t>
        </w:r>
      </w:hyperlink>
      <w:r>
        <w:t xml:space="preserve">) is:</w:t>
      </w:r>
    </w:p>
    <w:p>
      <w:pPr>
        <w:pStyle w:val="BodyText"/>
      </w:pPr>
      <w:bookmarkStart w:id="111" w:name="eq-exm-chance-agreement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e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786</m:t>
                  </m:r>
                  <m:r>
                    <m:rPr>
                      <m:sty m:val="p"/>
                    </m:rPr>
                    <m:t>×</m:t>
                  </m:r>
                  <m:r>
                    <m:t>700</m:t>
                  </m:r>
                  <m:r>
                    <m:rPr>
                      <m:sty m:val="p"/>
                    </m:rPr>
                    <m:t>+</m:t>
                  </m:r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214</m:t>
                  </m:r>
                  <m:r>
                    <m:rPr>
                      <m:sty m:val="p"/>
                    </m:rPr>
                    <m:t>×</m:t>
                  </m:r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300</m:t>
                  </m:r>
                </m:num>
                <m:den>
                  <m:r>
                    <m:t>10</m:t>
                  </m:r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000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t>e</m:t>
                  </m:r>
                </m:sub>
              </m:sSub>
              <m:r>
                <m:rPr>
                  <m:nor/>
                  <m:sty m:val="p"/>
                </m:rPr>
                <m:t>, with the table’s counts)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550</m:t>
                  </m:r>
                  <m:r>
                    <m:rPr>
                      <m:sty m:val="p"/>
                    </m:rPr>
                    <m:t>,</m:t>
                  </m:r>
                  <m:r>
                    <m:t>200</m:t>
                  </m:r>
                  <m:r>
                    <m:rPr>
                      <m:sty m:val="p"/>
                    </m:rPr>
                    <m:t>+</m:t>
                  </m:r>
                  <m:r>
                    <m:t>85</m:t>
                  </m:r>
                  <m:r>
                    <m:rPr>
                      <m:sty m:val="p"/>
                    </m:rPr>
                    <m:t>,</m:t>
                  </m:r>
                  <m:r>
                    <m:t>690</m:t>
                  </m:r>
                  <m:r>
                    <m:rPr>
                      <m:sty m:val="p"/>
                    </m:rPr>
                    <m:t>,</m:t>
                  </m:r>
                  <m:r>
                    <m:t>200</m:t>
                  </m:r>
                </m:num>
                <m:den>
                  <m:r>
                    <m:t>10</m:t>
                  </m:r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000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86</m:t>
                  </m:r>
                  <m:r>
                    <m:rPr>
                      <m:sty m:val="p"/>
                    </m:rPr>
                    <m:t>,</m:t>
                  </m:r>
                  <m:r>
                    <m:t>240</m:t>
                  </m:r>
                  <m:r>
                    <m:rPr>
                      <m:sty m:val="p"/>
                    </m:rPr>
                    <m:t>,</m:t>
                  </m:r>
                  <m:r>
                    <m:t>400</m:t>
                  </m:r>
                </m:num>
                <m:den>
                  <m:r>
                    <m:t>10</m:t>
                  </m:r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000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86</m:t>
                  </m:r>
                  <m:r>
                    <m:rPr>
                      <m:sty m:val="p"/>
                    </m:rPr>
                    <m:t>,</m:t>
                  </m:r>
                  <m:r>
                    <m:t>240</m:t>
                  </m:r>
                  <m:r>
                    <m:rPr>
                      <m:sty m:val="p"/>
                    </m:rPr>
                    <m:t>,</m:t>
                  </m:r>
                  <m:r>
                    <m:t>400</m:t>
                  </m:r>
                </m:num>
                <m:den>
                  <m:r>
                    <m:t>100</m:t>
                  </m:r>
                  <m:r>
                    <m:rPr>
                      <m:sty m:val="p"/>
                    </m:rPr>
                    <m:t>,</m:t>
                  </m:r>
                  <m:r>
                    <m:t>000</m:t>
                  </m:r>
                  <m:r>
                    <m:rPr>
                      <m:sty m:val="p"/>
                    </m:rPr>
                    <m:t>,</m:t>
                  </m:r>
                  <m:r>
                    <m:t>000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0.862404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43</m:t>
          </m:r>
          <m:r>
            <m:rPr>
              <m:sty m:val="p"/>
            </m:rPr>
            <m:t>)</m:t>
          </m:r>
        </m:oMath>
      </m:oMathPara>
      <w:bookmarkEnd w:id="111"/>
    </w:p>
    <w:p>
      <w:pPr>
        <w:pStyle w:val="FirstParagraph"/>
      </w:pPr>
      <w:r>
        <w:t xml:space="preserve">Because nearly everyone tests negative and is negative,</w:t>
      </w:r>
      <w:r>
        <w:t xml:space="preserve"> </w:t>
      </w:r>
      <w:r>
        <w:t xml:space="preserve">two independent classifiers with these margins</w:t>
      </w:r>
      <w:r>
        <w:t xml:space="preserve"> </w:t>
      </w:r>
      <w:r>
        <w:t xml:space="preserve">would agree on about 86% of people by chance alone.</w:t>
      </w:r>
    </w:p>
    <w:bookmarkEnd w:id="112"/>
    <w:bookmarkStart w:id="117" w:name="def-cohen-kappa"/>
    <w:p>
      <w:pPr>
        <w:pStyle w:val="BodyText"/>
      </w:pPr>
      <w:r>
        <w:rPr>
          <w:b/>
          <w:bCs/>
        </w:rPr>
        <w:t xml:space="preserve">Definition 17 (Cohen’s kappa)</w:t>
      </w:r>
      <w:r>
        <w:t xml:space="preserve"> </w:t>
      </w:r>
      <w:r>
        <w:t xml:space="preserve">For an agreement table with</w:t>
      </w:r>
      <w:r>
        <w:t xml:space="preserve"> </w:t>
      </w:r>
      <m:oMath>
        <m:sSub>
          <m:e>
            <m:r>
              <m:t>p</m:t>
            </m:r>
          </m:e>
          <m:sub>
            <m:r>
              <m:t>e</m:t>
            </m:r>
          </m:sub>
        </m:sSub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rPr>
          <w:b/>
          <w:bCs/>
        </w:rPr>
        <w:t xml:space="preserve">Cohen’s kappa</w:t>
      </w:r>
      <w:r>
        <w:t xml:space="preserve"> </w:t>
      </w:r>
      <w:r>
        <w:t xml:space="preserve">is the agreement beyond chance,</w:t>
      </w:r>
      <w:r>
        <w:t xml:space="preserve"> </w:t>
      </w:r>
      <w:r>
        <w:t xml:space="preserve">as a fraction of the largest possible agreement beyond chance,</w:t>
      </w:r>
      <w:r>
        <w:t xml:space="preserve"> </w:t>
      </w:r>
      <w:r>
        <w:t xml:space="preserve">built from the overall agreement (</w:t>
      </w:r>
      <w:hyperlink w:anchor="def-overall-agreement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w:r>
        <w:t xml:space="preserve">and the chance agreement (</w:t>
      </w:r>
      <w:hyperlink w:anchor="def-chance-agreement">
        <w:r>
          <w:rPr>
            <w:rStyle w:val="Hyperlink"/>
          </w:rPr>
          <w:t xml:space="preserve">Definition 16</w:t>
        </w:r>
      </w:hyperlink>
      <w:r>
        <w:t xml:space="preserve">):</w:t>
      </w:r>
    </w:p>
    <w:p>
      <w:pPr>
        <w:pStyle w:val="BodyText"/>
      </w:pPr>
      <w:bookmarkStart w:id="113" w:name="eq-cohen-kappa"/>
      <m:oMathPara>
        <m:oMathParaPr>
          <m:jc m:val="center"/>
        </m:oMathParaPr>
        <m:oMath>
          <m:r>
            <m:t>κ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t>p</m:t>
                  </m:r>
                </m:e>
                <m:sub>
                  <m:r>
                    <m:t>o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p</m:t>
                  </m:r>
                </m:e>
                <m:sub>
                  <m:r>
                    <m:t>e</m:t>
                  </m:r>
                </m:sub>
              </m:sSub>
            </m:num>
            <m:den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p</m:t>
                  </m:r>
                </m:e>
                <m:sub>
                  <m:r>
                    <m:t>e</m:t>
                  </m:r>
                </m:sub>
              </m:sSub>
            </m:den>
          </m:f>
          <m:r>
            <m:t>  </m:t>
          </m:r>
          <m:r>
            <m:rPr>
              <m:sty m:val="p"/>
            </m:rPr>
            <m:t>(</m:t>
          </m:r>
          <m:r>
            <m:t>44</m:t>
          </m:r>
          <m:r>
            <m:rPr>
              <m:sty m:val="p"/>
            </m:rPr>
            <m:t>)</m:t>
          </m:r>
        </m:oMath>
      </m:oMathPara>
      <w:bookmarkEnd w:id="113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1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/>
        </w:tc>
      </w:tr>
    </w:tbl>
    <w:bookmarkEnd w:id="117"/>
    <w:bookmarkStart w:id="119" w:name="exm-cohen-kappa-covid"/>
    <w:p>
      <w:pPr>
        <w:pStyle w:val="FirstParagraph"/>
      </w:pPr>
      <w:r>
        <w:rPr>
          <w:b/>
          <w:bCs/>
        </w:rPr>
        <w:t xml:space="preserve">Example 18 (Cohen’s kappa for the COVID-19 test)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m:oMath>
        <m:sSub>
          <m:e>
            <m:r>
              <m:t>p</m:t>
            </m:r>
          </m:e>
          <m:sub>
            <m:r>
              <m:t>o</m:t>
            </m:r>
          </m:sub>
        </m:sSub>
        <m:r>
          <m:rPr>
            <m:sty m:val="p"/>
          </m:rPr>
          <m:t>=</m:t>
        </m:r>
        <m:r>
          <m:t>0.99</m:t>
        </m:r>
      </m:oMath>
      <w:r>
        <w:t xml:space="preserve"> </w:t>
      </w:r>
      <w:r>
        <w:t xml:space="preserve">(</w:t>
      </w:r>
      <w:hyperlink w:anchor="exm-overall-agreement">
        <w:r>
          <w:rPr>
            <w:rStyle w:val="Hyperlink"/>
          </w:rPr>
          <w:t xml:space="preserve">Example 9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p</m:t>
            </m:r>
          </m:e>
          <m:sub>
            <m:r>
              <m:t>e</m:t>
            </m:r>
          </m:sub>
        </m:sSub>
        <m:r>
          <m:rPr>
            <m:sty m:val="p"/>
          </m:rPr>
          <m:t>=</m:t>
        </m:r>
        <m:r>
          <m:t>0.862404</m:t>
        </m:r>
      </m:oMath>
      <w:r>
        <w:t xml:space="preserve"> </w:t>
      </w:r>
      <w:r>
        <w:t xml:space="preserve">(</w:t>
      </w:r>
      <w:hyperlink w:anchor="exm-chance-agreement">
        <w:r>
          <w:rPr>
            <w:rStyle w:val="Hyperlink"/>
          </w:rPr>
          <w:t xml:space="preserve">Example 17</w:t>
        </w:r>
      </w:hyperlink>
      <w:r>
        <w:t xml:space="preserve">),</w:t>
      </w:r>
      <w:r>
        <w:t xml:space="preserve"> </w:t>
      </w:r>
      <w:r>
        <w:t xml:space="preserve">so Cohen’s kappa (</w:t>
      </w:r>
      <w:hyperlink w:anchor="def-cohen-kappa">
        <w:r>
          <w:rPr>
            <w:rStyle w:val="Hyperlink"/>
          </w:rPr>
          <w:t xml:space="preserve">Definition 17</w:t>
        </w:r>
      </w:hyperlink>
      <w:r>
        <w:t xml:space="preserve">) is:</w:t>
      </w:r>
    </w:p>
    <w:p>
      <w:pPr>
        <w:pStyle w:val="BodyText"/>
      </w:pPr>
      <w:bookmarkStart w:id="118" w:name="eq-exm-cohen-kappa"/>
      <m:oMathPara>
        <m:oMathParaPr>
          <m:jc m:val="center"/>
        </m:oMathParaPr>
        <m:oMath>
          <m:eqArr>
            <m:e>
              <m:r>
                <m:t>κ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0.99</m:t>
                  </m:r>
                  <m:r>
                    <m:rPr>
                      <m:sty m:val="p"/>
                    </m:rPr>
                    <m:t>−</m:t>
                  </m:r>
                  <m:r>
                    <m:t>0.862404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0.862404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κ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0.127596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0.862404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in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0.127596</m:t>
                  </m:r>
                </m:num>
                <m:den>
                  <m:r>
                    <m:t>0.137596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in the denominator)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0.927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45</m:t>
          </m:r>
          <m:r>
            <m:rPr>
              <m:sty m:val="p"/>
            </m:rPr>
            <m:t>)</m:t>
          </m:r>
        </m:oMath>
      </m:oMathPara>
      <w:bookmarkEnd w:id="118"/>
    </w:p>
    <w:p>
      <w:pPr>
        <w:pStyle w:val="SourceCode"/>
      </w:pPr>
      <w:r>
        <w:rPr>
          <w:rStyle w:val="NormalTok"/>
        </w:rPr>
        <w:t xml:space="preserve">kappa_from_table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(a, b, c, d) {</w:t>
      </w:r>
      <w:r>
        <w:br/>
      </w:r>
      <w:r>
        <w:rPr>
          <w:rStyle w:val="NormalTok"/>
        </w:rPr>
        <w:t xml:space="preserve">  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</w:t>
      </w:r>
      <w:r>
        <w:br/>
      </w:r>
      <w:r>
        <w:rPr>
          <w:rStyle w:val="NormalTok"/>
        </w:rPr>
        <w:t xml:space="preserve">  p_o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</w:t>
      </w:r>
      <w:r>
        <w:br/>
      </w:r>
      <w:r>
        <w:rPr>
          <w:rStyle w:val="NormalTok"/>
        </w:rPr>
        <w:t xml:space="preserve">  p_e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(c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(p_o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p_e)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p_e)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do.call</w:t>
      </w:r>
      <w:r>
        <w:rPr>
          <w:rStyle w:val="NormalTok"/>
        </w:rPr>
        <w:t xml:space="preserve">(kappa_from_table, </w:t>
      </w:r>
      <w:r>
        <w:rPr>
          <w:rStyle w:val="FunctionTok"/>
        </w:rPr>
        <w:t xml:space="preserve">as.list</w:t>
      </w:r>
      <w:r>
        <w:rPr>
          <w:rStyle w:val="NormalTok"/>
        </w:rPr>
        <w:t xml:space="preserve">(agree_covid))</w:t>
      </w:r>
      <w:r>
        <w:br/>
      </w:r>
      <w:r>
        <w:rPr>
          <w:rStyle w:val="CommentTok"/>
        </w:rPr>
        <w:t xml:space="preserve">#&gt; [1] 0.927323</w:t>
      </w:r>
    </w:p>
    <w:bookmarkEnd w:id="119"/>
    <w:bookmarkStart w:id="120" w:name="exm-kappa-paradox"/>
    <w:p>
      <w:pPr>
        <w:pStyle w:val="FirstParagraph"/>
      </w:pPr>
      <w:r>
        <w:rPr>
          <w:b/>
          <w:bCs/>
        </w:rPr>
        <w:t xml:space="preserve">Example 19 (High agreement but low kappa)</w:t>
      </w:r>
      <w:r>
        <w:t xml:space="preserve"> </w:t>
      </w:r>
      <w:r>
        <w:t xml:space="preserve">Now apply the same test to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people</w:t>
      </w:r>
      <w:r>
        <w:t xml:space="preserve"> </w:t>
      </w:r>
      <w:r>
        <w:t xml:space="preserve">in a population where the prevalence is only 0.5%.</w:t>
      </w:r>
      <w:r>
        <w:t xml:space="preserve"> </w:t>
      </w:r>
      <w:r>
        <w:t xml:space="preserve">Then:</w:t>
      </w:r>
    </w:p>
    <w:p>
      <w:pPr>
        <w:pStyle w:val="Compact"/>
        <w:numPr>
          <w:ilvl w:val="0"/>
          <w:numId w:val="1007"/>
        </w:numPr>
      </w:pPr>
      <m:oMath>
        <m:r>
          <m:t>0.005</m:t>
        </m:r>
        <m:r>
          <m:rPr>
            <m:sty m:val="p"/>
          </m:rPr>
          <m:t>×</m:t>
        </m:r>
        <m:r>
          <m:t>100</m:t>
        </m:r>
        <m:r>
          <m:rPr>
            <m:sty m:val="p"/>
          </m:rPr>
          <m:t>,</m:t>
        </m:r>
        <m:r>
          <m:t>000</m:t>
        </m:r>
        <m:r>
          <m:rPr>
            <m:sty m:val="p"/>
          </m:rPr>
          <m:t>=</m:t>
        </m:r>
        <m:r>
          <m:t>500</m:t>
        </m:r>
      </m:oMath>
      <w:r>
        <w:t xml:space="preserve"> </w:t>
      </w:r>
      <w:r>
        <w:t xml:space="preserve">people have COVID-19</w:t>
      </w:r>
      <w:r>
        <w:t xml:space="preserve"> </w:t>
      </w:r>
      <w:r>
        <w:t xml:space="preserve">and</w:t>
      </w:r>
      <w:r>
        <w:t xml:space="preserve"> </w:t>
      </w:r>
      <m:oMath>
        <m:r>
          <m:t>100</m:t>
        </m:r>
        <m:r>
          <m:rPr>
            <m:sty m:val="p"/>
          </m:rPr>
          <m:t>,</m:t>
        </m:r>
        <m:r>
          <m:t>000</m:t>
        </m:r>
        <m:r>
          <m:rPr>
            <m:sty m:val="p"/>
          </m:rPr>
          <m:t>−</m:t>
        </m:r>
        <m:r>
          <m:t>500</m:t>
        </m:r>
        <m:r>
          <m:rPr>
            <m:sty m:val="p"/>
          </m:rPr>
          <m:t>=</m:t>
        </m:r>
        <m:r>
          <m:t>99</m:t>
        </m:r>
        <m:r>
          <m:rPr>
            <m:sty m:val="p"/>
          </m:rPr>
          <m:t>,</m:t>
        </m:r>
        <m:r>
          <m:t>500</m:t>
        </m:r>
      </m:oMath>
      <w:r>
        <w:t xml:space="preserve"> </w:t>
      </w:r>
      <w:r>
        <w:t xml:space="preserve">do not;</w:t>
      </w:r>
    </w:p>
    <w:p>
      <w:pPr>
        <w:pStyle w:val="Compact"/>
        <w:numPr>
          <w:ilvl w:val="0"/>
          <w:numId w:val="1007"/>
        </w:numPr>
      </w:pPr>
      <w:r>
        <w:t xml:space="preserve">with 99% sensitivity,</w:t>
      </w:r>
      <w:r>
        <w:t xml:space="preserve"> </w:t>
      </w:r>
      <w:r>
        <w:t xml:space="preserve">the test is positive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0.99</m:t>
        </m:r>
        <m:r>
          <m:rPr>
            <m:sty m:val="p"/>
          </m:rPr>
          <m:t>×</m:t>
        </m:r>
        <m:r>
          <m:t>500</m:t>
        </m:r>
        <m:r>
          <m:rPr>
            <m:sty m:val="p"/>
          </m:rPr>
          <m:t>=</m:t>
        </m:r>
        <m:r>
          <m:t>495</m:t>
        </m:r>
      </m:oMath>
      <w:r>
        <w:t xml:space="preserve"> </w:t>
      </w:r>
      <w:r>
        <w:t xml:space="preserve">people with COVID-19</w:t>
      </w:r>
      <w:r>
        <w:t xml:space="preserve"> </w:t>
      </w:r>
      <w:r>
        <w:t xml:space="preserve">and negative for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500</m:t>
        </m:r>
        <m:r>
          <m:rPr>
            <m:sty m:val="p"/>
          </m:rPr>
          <m:t>−</m:t>
        </m:r>
        <m:r>
          <m:t>495</m:t>
        </m:r>
        <m:r>
          <m:rPr>
            <m:sty m:val="p"/>
          </m:rPr>
          <m:t>=</m:t>
        </m:r>
        <m:r>
          <m:t>5</m:t>
        </m:r>
      </m:oMath>
      <w:r>
        <w:t xml:space="preserve">;</w:t>
      </w:r>
    </w:p>
    <w:p>
      <w:pPr>
        <w:pStyle w:val="Compact"/>
        <w:numPr>
          <w:ilvl w:val="0"/>
          <w:numId w:val="1007"/>
        </w:numPr>
      </w:pPr>
      <w:r>
        <w:t xml:space="preserve">with 99% specificity,</w:t>
      </w:r>
      <w:r>
        <w:t xml:space="preserve"> </w:t>
      </w:r>
      <w:r>
        <w:t xml:space="preserve">the false positive rate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0.99</m:t>
        </m:r>
        <m:r>
          <m:rPr>
            <m:sty m:val="p"/>
          </m:rPr>
          <m:t>=</m:t>
        </m:r>
        <m:r>
          <m:t>0.01</m:t>
        </m:r>
      </m:oMath>
      <w:r>
        <w:t xml:space="preserve">,</w:t>
      </w:r>
      <w:r>
        <w:t xml:space="preserve"> </w:t>
      </w:r>
      <w:r>
        <w:t xml:space="preserve">so the test is positive for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0.01</m:t>
        </m:r>
        <m:r>
          <m:rPr>
            <m:sty m:val="p"/>
          </m:rPr>
          <m:t>×</m:t>
        </m:r>
        <m:r>
          <m:t>99</m:t>
        </m:r>
        <m:r>
          <m:rPr>
            <m:sty m:val="p"/>
          </m:rPr>
          <m:t>,</m:t>
        </m:r>
        <m:r>
          <m:t>500</m:t>
        </m:r>
        <m:r>
          <m:rPr>
            <m:sty m:val="p"/>
          </m:rPr>
          <m:t>=</m:t>
        </m:r>
        <m:r>
          <m:t>995</m:t>
        </m:r>
      </m:oMath>
      <w:r>
        <w:t xml:space="preserve"> </w:t>
      </w:r>
      <w:r>
        <w:t xml:space="preserve">people without COVID-19</w:t>
      </w:r>
      <w:r>
        <w:t xml:space="preserve"> </w:t>
      </w:r>
      <w:r>
        <w:t xml:space="preserve">and negative for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99</m:t>
        </m:r>
        <m:r>
          <m:rPr>
            <m:sty m:val="p"/>
          </m:rPr>
          <m:t>,</m:t>
        </m:r>
        <m:r>
          <m:t>500</m:t>
        </m:r>
        <m:r>
          <m:rPr>
            <m:sty m:val="p"/>
          </m:rPr>
          <m:t>−</m:t>
        </m:r>
        <m:r>
          <m:t>995</m:t>
        </m:r>
        <m:r>
          <m:rPr>
            <m:sty m:val="p"/>
          </m:rPr>
          <m:t>=</m:t>
        </m:r>
        <m:r>
          <m:t>98</m:t>
        </m:r>
        <m:r>
          <m:rPr>
            <m:sty m:val="p"/>
          </m:rPr>
          <m:t>,</m:t>
        </m:r>
        <m:r>
          <m:t>505</m:t>
        </m:r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agree_rare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495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995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98505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rare_metrics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with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as.list</w:t>
      </w:r>
      <w:r>
        <w:rPr>
          <w:rStyle w:val="NormalTok"/>
        </w:rPr>
        <w:t xml:space="preserve">(agree_rare),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overall =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positive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negative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d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d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kappa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kappa_from_table</w:t>
      </w:r>
      <w:r>
        <w:rPr>
          <w:rStyle w:val="NormalTok"/>
        </w:rPr>
        <w:t xml:space="preserve">(a, b, c, d)</w:t>
      </w:r>
      <w:r>
        <w:br/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(rare_metrics,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overall positive negative    kappa </w:t>
      </w:r>
      <w:r>
        <w:br/>
      </w:r>
      <w:r>
        <w:rPr>
          <w:rStyle w:val="CommentTok"/>
        </w:rPr>
        <w:t xml:space="preserve">#&gt;   0.9900   0.4975   0.9949   0.4937</w:t>
      </w:r>
    </w:p>
    <w:p>
      <w:pPr>
        <w:pStyle w:val="FirstParagraph"/>
      </w:pPr>
      <w:r>
        <w:t xml:space="preserve">The overall agreement is still 0.99,</w:t>
      </w:r>
      <w:r>
        <w:t xml:space="preserve"> </w:t>
      </w:r>
      <w:r>
        <w:t xml:space="preserve">but kappa drops to about 0.49</w:t>
      </w:r>
      <w:r>
        <w:t xml:space="preserve"> </w:t>
      </w:r>
      <w:r>
        <w:t xml:space="preserve">and the positive agreement to about</w:t>
      </w:r>
      <w:r>
        <w:t xml:space="preserve"> </w:t>
      </w:r>
      <w:r>
        <w:t xml:space="preserve">0.50,</w:t>
      </w:r>
      <w:r>
        <w:t xml:space="preserve"> </w:t>
      </w:r>
      <w:r>
        <w:t xml:space="preserve">while the negative agreement stays at about</w:t>
      </w:r>
      <w:r>
        <w:t xml:space="preserve"> </w:t>
      </w:r>
      <w:r>
        <w:t xml:space="preserve">0.995.</w:t>
      </w:r>
      <w:r>
        <w:t xml:space="preserve"> </w:t>
      </w:r>
      <w:r>
        <w:t xml:space="preserve">The two specific agreements show where the disagreement lies:</w:t>
      </w:r>
      <w:r>
        <w:t xml:space="preserve"> </w:t>
      </w:r>
      <w:r>
        <w:t xml:space="preserve">the test and the reference agree on negatives</w:t>
      </w:r>
      <w:r>
        <w:t xml:space="preserve"> </w:t>
      </w:r>
      <w:r>
        <w:t xml:space="preserve">and disagree on about half of the positive calls.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Feinstein and Cicchetti (1990)</w:t>
      </w:r>
      <w:r>
        <w:t xml:space="preserve"> </w:t>
      </w:r>
      <w:r>
        <w:t xml:space="preserve">(the first paradox).</w:t>
      </w:r>
    </w:p>
    <w:bookmarkEnd w:id="120"/>
    <w:bookmarkStart w:id="121" w:name="rem-kappa-prevalence"/>
    <w:p>
      <w:pPr>
        <w:pStyle w:val="BodyText"/>
      </w:pPr>
      <w:r>
        <w:rPr>
          <w:i/>
          <w:iCs/>
        </w:rPr>
        <w:t xml:space="preserve">Remark 3</w:t>
      </w:r>
      <w:r>
        <w:t xml:space="preserve"> (Kappa depends on prevalence). </w:t>
      </w:r>
      <w:r>
        <w:t xml:space="preserve">When both classifiers call one category rarely,</w:t>
      </w:r>
      <w:r>
        <w:t xml:space="preserve"> </w:t>
      </w:r>
      <w:r>
        <w:t xml:space="preserve">the chance agreement</w:t>
      </w:r>
      <w:r>
        <w:t xml:space="preserve"> </w:t>
      </w:r>
      <m:oMath>
        <m:sSub>
          <m:e>
            <m:r>
              <m:t>p</m:t>
            </m:r>
          </m:e>
          <m:sub>
            <m:r>
              <m:t>e</m:t>
            </m:r>
          </m:sub>
        </m:sSub>
      </m:oMath>
      <w:r>
        <w:t xml:space="preserve"> </w:t>
      </w:r>
      <w:r>
        <w:t xml:space="preserve">is close to 1,</w:t>
      </w:r>
      <w:r>
        <w:t xml:space="preserve"> </w:t>
      </w:r>
      <w:r>
        <w:t xml:space="preserve">so the same overall agreement leaves little room for agreement beyond chance,</w:t>
      </w:r>
      <w:r>
        <w:t xml:space="preserve"> </w:t>
      </w:r>
      <w:r>
        <w:t xml:space="preserve">and kappa can be low even when the overall agreement is high,</w:t>
      </w:r>
      <w:r>
        <w:t xml:space="preserve"> </w:t>
      </w:r>
      <w:r>
        <w:t xml:space="preserve">as</w:t>
      </w:r>
      <w:r>
        <w:t xml:space="preserve"> </w:t>
      </w:r>
      <w:hyperlink w:anchor="exm-kappa-paradox">
        <w:r>
          <w:rPr>
            <w:rStyle w:val="Hyperlink"/>
          </w:rPr>
          <w:t xml:space="preserve">Example 19</w:t>
        </w:r>
      </w:hyperlink>
      <w:r>
        <w:t xml:space="preserve"> </w:t>
      </w:r>
      <w:r>
        <w:t xml:space="preserve">shows.</w:t>
      </w:r>
      <w:r>
        <w:t xml:space="preserve"> </w:t>
      </w:r>
      <w:r>
        <w:t xml:space="preserve">Cicchetti and Feinstein (1990)</w:t>
      </w:r>
      <w:r>
        <w:t xml:space="preserve"> </w:t>
      </w:r>
      <w:r>
        <w:t xml:space="preserve">recommend reporting</w:t>
      </w:r>
      <w:r>
        <w:t xml:space="preserve"> </w:t>
      </w:r>
      <w:r>
        <w:t xml:space="preserve">the positive and negative agreements alongside kappa,</w:t>
      </w:r>
      <w:r>
        <w:t xml:space="preserve"> </w:t>
      </w:r>
      <w:r>
        <w:t xml:space="preserve">so that poor agreement on the rarer category is not hidden.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Feinstein and Cicchetti (1990)</w:t>
      </w:r>
      <w:r>
        <w:t xml:space="preserve">;</w:t>
      </w:r>
      <w:r>
        <w:t xml:space="preserve"> </w:t>
      </w:r>
      <w:r>
        <w:t xml:space="preserve">Cicchetti and Feinstein (1990)</w:t>
      </w:r>
      <w:r>
        <w:t xml:space="preserve">.</w:t>
      </w:r>
    </w:p>
    <w:bookmarkEnd w:id="121"/>
    <w:bookmarkStart w:id="126" w:name="refs"/>
    <w:bookmarkStart w:id="123" w:name="ref-cicchetti1990high"/>
    <w:p>
      <w:pPr>
        <w:pStyle w:val="Bibliography"/>
      </w:pPr>
      <w:r>
        <w:t xml:space="preserve">Cicchetti, Domenic V., and Alvan R. Feinstein. 1990.</w:t>
      </w:r>
      <w:r>
        <w:t xml:space="preserve"> </w:t>
      </w:r>
      <w:r>
        <w:t xml:space="preserve">“High Agreement but Low Kappa:</w:t>
      </w:r>
      <w:r>
        <w:t xml:space="preserve"> </w:t>
      </w:r>
      <w:r>
        <w:t xml:space="preserve">II</w:t>
      </w:r>
      <w:r>
        <w:t xml:space="preserve">.</w:t>
      </w:r>
      <w:r>
        <w:t xml:space="preserve"> </w:t>
      </w:r>
      <w:r>
        <w:t xml:space="preserve">Resolving</w:t>
      </w:r>
      <w:r>
        <w:t xml:space="preserve"> </w:t>
      </w:r>
      <w:r>
        <w:t xml:space="preserve">the Paradoxes.”</w:t>
      </w:r>
      <w:r>
        <w:t xml:space="preserve"> </w:t>
      </w:r>
      <w:r>
        <w:rPr>
          <w:i/>
          <w:iCs/>
        </w:rPr>
        <w:t xml:space="preserve">Journal of Clinical Epidemiology</w:t>
      </w:r>
      <w:r>
        <w:t xml:space="preserve"> </w:t>
      </w:r>
      <w:r>
        <w:t xml:space="preserve">43 (6): 551–58.</w:t>
      </w:r>
      <w:r>
        <w:t xml:space="preserve"> </w:t>
      </w:r>
      <w:hyperlink r:id="rId122">
        <w:r>
          <w:rPr>
            <w:rStyle w:val="Hyperlink"/>
          </w:rPr>
          <w:t xml:space="preserve">https://doi.org/10.1016/0895-4356(90)90159-M</w:t>
        </w:r>
      </w:hyperlink>
      <w:r>
        <w:t xml:space="preserve">.</w:t>
      </w:r>
    </w:p>
    <w:bookmarkEnd w:id="123"/>
    <w:bookmarkStart w:id="125" w:name="ref-feinstein1990high"/>
    <w:p>
      <w:pPr>
        <w:pStyle w:val="Bibliography"/>
      </w:pPr>
      <w:r>
        <w:t xml:space="preserve">Feinstein, Alvan R., and Domenic V. Cicchetti. 1990.</w:t>
      </w:r>
      <w:r>
        <w:t xml:space="preserve"> </w:t>
      </w:r>
      <w:r>
        <w:t xml:space="preserve">“High Agreement but Low Kappa:</w:t>
      </w:r>
      <w:r>
        <w:t xml:space="preserve"> </w:t>
      </w:r>
      <w:r>
        <w:t xml:space="preserve">I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t xml:space="preserve">Problems of Two Paradoxes.”</w:t>
      </w:r>
      <w:r>
        <w:t xml:space="preserve"> </w:t>
      </w:r>
      <w:r>
        <w:rPr>
          <w:i/>
          <w:iCs/>
        </w:rPr>
        <w:t xml:space="preserve">Journal of Clinical Epidemiology</w:t>
      </w:r>
      <w:r>
        <w:t xml:space="preserve"> </w:t>
      </w:r>
      <w:r>
        <w:t xml:space="preserve">43 (6): 543–49.</w:t>
      </w:r>
      <w:r>
        <w:t xml:space="preserve"> </w:t>
      </w:r>
      <w:hyperlink r:id="rId124">
        <w:r>
          <w:rPr>
            <w:rStyle w:val="Hyperlink"/>
          </w:rPr>
          <w:t xml:space="preserve">https://doi.org/10.1016/0895-4356(90)90158-L</w:t>
        </w:r>
      </w:hyperlink>
      <w:r>
        <w:t xml:space="preserve">.</w:t>
      </w:r>
    </w:p>
    <w:bookmarkEnd w:id="125"/>
    <w:bookmarkEnd w:id="126"/>
    <w:bookmarkEnd w:id="12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311">
    <w:nsid w:val="00A993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3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14" Type="http://schemas.openxmlformats.org/officeDocument/2006/relationships/image" Target="media/rId114.png"/><Relationship Id="rId124" Type="http://schemas.openxmlformats.org/officeDocument/2006/relationships/hyperlink" Target="https://doi.org/10.1016/0895-4356(90)90158-L" TargetMode="External"/><Relationship Id="rId122" Type="http://schemas.openxmlformats.org/officeDocument/2006/relationships/hyperlink" Target="https://doi.org/10.1016/0895-4356(90)90159-M" TargetMode="External"/><Relationship Id="rId26" Type="http://schemas.openxmlformats.org/officeDocument/2006/relationships/hyperlink" Target="https://morrison-lab.github.io/pds/probability-basics.html#cor-p-neg0" TargetMode="External"/><Relationship Id="rId37" Type="http://schemas.openxmlformats.org/officeDocument/2006/relationships/hyperlink" Target="https://morrison-lab.github.io/pds/probability-basics.html#exm-bayes" TargetMode="External"/><Relationship Id="rId9" Type="http://schemas.openxmlformats.org/officeDocument/2006/relationships/hyperlink" Target="https://morrison-lab.github.io/pds/probability-basics.html#thm-bayes" TargetMode="External"/><Relationship Id="rId10" Type="http://schemas.openxmlformats.org/officeDocument/2006/relationships/hyperlink" Target="https://morrison-lab.github.io/pds/probability-basics.html#thm-total-prob" TargetMode="External"/></Relationships>
</file>

<file path=word/_rels/footnotes.xml.rels><?xml version='1.0' encoding='UTF-8' standalone='yes'?>
<Relationships xmlns="http://schemas.openxmlformats.org/package/2006/relationships"><Relationship Id="rId124" Type="http://schemas.openxmlformats.org/officeDocument/2006/relationships/hyperlink" Target="https://doi.org/10.1016/0895-4356(90)90158-L" TargetMode="External"/><Relationship Id="rId122" Type="http://schemas.openxmlformats.org/officeDocument/2006/relationships/hyperlink" Target="https://doi.org/10.1016/0895-4356(90)90159-M" TargetMode="External"/><Relationship Id="rId26" Type="http://schemas.openxmlformats.org/officeDocument/2006/relationships/hyperlink" Target="https://morrison-lab.github.io/pds/probability-basics.html#cor-p-neg0" TargetMode="External"/><Relationship Id="rId37" Type="http://schemas.openxmlformats.org/officeDocument/2006/relationships/hyperlink" Target="https://morrison-lab.github.io/pds/probability-basics.html#exm-bayes" TargetMode="External"/><Relationship Id="rId9" Type="http://schemas.openxmlformats.org/officeDocument/2006/relationships/hyperlink" Target="https://morrison-lab.github.io/pds/probability-basics.html#thm-bayes" TargetMode="External"/><Relationship Id="rId10" Type="http://schemas.openxmlformats.org/officeDocument/2006/relationships/hyperlink" Target="https://morrison-lab.github.io/pds/probability-basics.html#thm-total-prob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Classification and Diagnostic Tests</dc:title>
  <dc:creator/>
  <cp:keywords/>
  <dcterms:created xsi:type="dcterms:W3CDTF">2026-10-16T09:11:47Z</dcterms:created>
  <dcterms:modified xsi:type="dcterms:W3CDTF">2026-10-16T09:11:47Z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02:07:15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