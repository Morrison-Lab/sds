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Maximum Likelihood for a Bernoulli Model</w:t>
        </w:r>
      </w:ins>
    </w:p>
    <w:p>
      <w:pPr>
        <w:pStyle w:val="Date"/>
      </w:pPr>
      <w:ins w:id="2" w:author="PR Preview" w:date="2026-01-01T00:00:00Z">
        <w:r>
          <w:t xml:space="preserve">Last modified: 2026-10-22 01:48:42 (PDT)</w:t>
        </w:r>
      </w:ins>
    </w:p>
    <w:bookmarkStart w:id="70" w:name="sec-bernoulli-mle"/>
    <w:p>
      <w:pPr>
        <w:pStyle w:val="Heading2"/>
      </w:pPr>
      <w:ins w:id="3" w:author="PR Preview" w:date="2026-01-01T00:00:00Z">
        <w:r>
          <w:t xml:space="preserve">1 Maximum likelihood for a Bernoulli model without covariates</w:t>
        </w:r>
      </w:ins>
    </w:p>
    <w:bookmarkStart w:id="13" w:name="the-likelihood"/>
    <w:p>
      <w:pPr>
        <w:pStyle w:val="Heading3"/>
      </w:pPr>
      <w:ins w:id="4" w:author="PR Preview" w:date="2026-01-01T00:00:00Z">
        <w:r>
          <w:t xml:space="preserve">1.1 The likelihood</w:t>
        </w:r>
      </w:ins>
    </w:p>
    <w:bookmarkStart w:id="10" w:name="exr-bernoulli-likelihood-one-group"/>
    <w:p>
      <w:pPr>
        <w:pStyle w:val="FirstParagraph"/>
      </w:pPr>
      <w:ins w:id="5" w:author="PR Preview" w:date="2026-01-01T00:00:00Z">
        <w:r>
          <w:rPr>
            <w:b/>
            <w:bCs/>
          </w:rPr>
          <w:t xml:space="preserve">Exercise 1 (Likelihood of binary outcomes with one event probability)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A binary outcome</w:t>
        </w:r>
      </w:ins>
      <w:ins w:id="8" w:author="PR Preview" w:date="2026-01-01T00:00:00Z">
        <w:r>
          <w:t xml:space="preserve"> </w:t>
        </w:r>
      </w:ins>
      <m:oMath>
        <m:r>
          <m:t>Y</m:t>
        </m:r>
      </m:oMath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with event probability</w:t>
        </w:r>
      </w:ins>
      <w:ins w:id="11" w:author="PR Preview" w:date="2026-01-01T00:00:00Z">
        <w:r>
          <w:t xml:space="preserve"> </w:t>
        </w:r>
      </w:ins>
      <m:oMath>
        <m:r>
          <m:t>π</m:t>
        </m:r>
      </m:oMath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has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ins w:id="14" w:author="PR Preview" w:date="2026-01-01T00:00:00Z">
        <w:r>
          <w:t xml:space="preserve">Let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$\mathord{\smash[b]{\underset{\raise.3ex\hbox{$\scriptstyle\sim$}}{y}}\vphantom{y}}\stackrel{\text{def}}{=}(y_1, \ldots, y_n)$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be a dataset of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mutually independent binary outcomes,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all with the same event probability</w:t>
        </w:r>
      </w:ins>
      <w:ins w:id="23" w:author="PR Preview" w:date="2026-01-01T00:00:00Z">
        <w:r>
          <w:t xml:space="preserve"> </w:t>
        </w:r>
      </w:ins>
      <m:oMath>
        <m:r>
          <m:t>π</m:t>
        </m:r>
      </m:oMath>
      <w:ins w:id="24" w:author="PR Preview" w:date="2026-01-01T00:00:00Z">
        <w:r>
          <w:t xml:space="preserve">:</w:t>
        </w:r>
      </w:ins>
      <w:ins w:id="2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26" w:author="PR Preview" w:date="2026-01-01T00:00:00Z">
        <w:r>
          <w:t xml:space="preserve">.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Derive the</w:t>
        </w:r>
      </w:ins>
      <w:ins w:id="29" w:author="PR Preview" w:date="2026-01-01T00:00:00Z">
        <w:r>
          <w:t xml:space="preserve"> </w:t>
        </w:r>
      </w:ins>
      <w:hyperlink r:id="rId9">
        <w:ins w:id="30" w:author="PR Preview" w:date="2026-01-01T00:00:00Z">
          <w:r>
            <w:rPr>
              <w:rStyle w:val="Hyperlink"/>
            </w:rPr>
            <w:t xml:space="preserve">likelihood</w:t>
          </w:r>
        </w:ins>
      </w:hyperlink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of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$\mathord{\smash[b]{\underset{\raise.3ex\hbox{$\scriptstyle\sim$}}{y}}\vphantom{y}}$</w:t>
        </w:r>
      </w:ins>
      <w:ins w:id="35" w:author="PR Preview" w:date="2026-01-01T00:00:00Z">
        <w:r>
          <w:t xml:space="preserve">.</w:t>
        </w:r>
      </w:ins>
    </w:p>
    <w:bookmarkEnd w:id="10"/>
    <w:bookmarkStart w:id="11" w:name="sol-bernoulli-likelihood-one-group"/>
    <w:p>
      <w:pPr>
        <w:pStyle w:val="BodyText"/>
      </w:pPr>
      <w:ins w:id="36" w:author="PR Preview" w:date="2026-01-01T00:00:00Z">
        <w:r>
          <w:rPr>
            <w:i/>
            <w:iCs/>
          </w:rPr>
          <w:t xml:space="preserve">Solution 1</w:t>
        </w:r>
      </w:ins>
      <w:ins w:id="37" w:author="PR Preview" w:date="2026-01-01T00:00:00Z">
        <w:r>
          <w:t xml:space="preserve">. </w:t>
        </w:r>
      </w:ins>
    </w:p>
    <w:p>
      <w:pPr>
        <w:pStyle w:val="BodyText"/>
      </w:pPr>
      <w:ins w:id="38" w:author="PR Preview" w:date="2026-01-01T00:00:00Z">
        <w:r>
  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  </w:r>
      </w:ins>
    </w:p>
    <w:bookmarkEnd w:id="11"/>
    <w:bookmarkStart w:id="12" w:name="thm-bernoulli-likelihood-one-group"/>
    <w:p>
      <w:pPr>
        <w:pStyle w:val="FirstParagraph"/>
      </w:pPr>
      <w:ins w:id="39" w:author="PR Preview" w:date="2026-01-01T00:00:00Z">
        <w:r>
          <w:rPr>
            <w:b/>
            <w:bCs/>
          </w:rPr>
          <w:t xml:space="preserve">Theorem 1 (Likelihood of binary outcomes with one event probability)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Let</w:t>
        </w:r>
      </w:ins>
      <w:ins w:id="4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be mutually independent binary random variables,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each with the same event probability</w:t>
        </w:r>
      </w:ins>
      <w:ins w:id="47" w:author="PR Preview" w:date="2026-01-01T00:00:00Z">
        <w:r>
          <w:t xml:space="preserve"> </w:t>
        </w:r>
      </w:ins>
      <m:oMath>
        <m:r>
          <m:t>π</m:t>
        </m:r>
      </m:oMath>
      <w:ins w:id="48" w:author="PR Preview" w:date="2026-01-01T00:00:00Z">
        <w:r>
          <w:t xml:space="preserve">:</w:t>
        </w:r>
      </w:ins>
      <w:ins w:id="4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50" w:author="PR Preview" w:date="2026-01-01T00:00:00Z">
        <w:r>
          <w:t xml:space="preserve">.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For observed outcomes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$\mathord{\smash[b]{\underset{\raise.3ex\hbox{$\scriptstyle\sim$}}{y}}\vphantom{y}}\stackrel{\text{def}}{=}(y_1, \ldots, y_n)$</w:t>
        </w:r>
      </w:ins>
      <w:ins w:id="55" w:author="PR Preview" w:date="2026-01-01T00:00:00Z">
        <w:r>
          <w:t xml:space="preserve">, with each</w:t>
        </w:r>
      </w:ins>
      <w:ins w:id="5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57" w:author="PR Preview" w:date="2026-01-01T00:00:00Z">
        <w:r>
          <w:t xml:space="preserve">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the likelihood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$\mathcal{L}(\pi; \mathord{\smash[b]{\underset{\raise.3ex\hbox{$\scriptstyle\sim$}}{y}}\vphantom{y}})$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of</w:t>
        </w:r>
      </w:ins>
      <w:ins w:id="64" w:author="PR Preview" w:date="2026-01-01T00:00:00Z">
        <w:r>
          <w:t xml:space="preserve"> </w:t>
        </w:r>
      </w:ins>
      <m:oMath>
        <m:r>
          <m:t>π</m:t>
        </m:r>
      </m:oMath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depends on the data only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through the number of events</w:t>
        </w:r>
      </w:ins>
      <w:ins w:id="69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ins w:id="70" w:author="PR Preview" w:date="2026-01-01T00:00:00Z">
        <w:r>
          <w:t xml:space="preserve">:</w:t>
        </w:r>
      </w:ins>
    </w:p>
    <w:p>
      <w:pPr>
        <w:pStyle w:val="BodyText"/>
      </w:pPr>
      <w:ins w:id="71" w:author="PR Preview" w:date="2026-01-01T00:00:00Z">
        <w:r>
          <w:t xml:space="preserve">$$\mathcal{L}(\pi; \mathord{\smash[b]{\underset{\raise.3ex\hbox{$\scriptstyle\sim$}}{y}}\vphantom{y}}) = \pi^{\sum_{i=1}^ny_i} (1 - \pi)^{n - \sum_{i=1}^ny_i}$$</w:t>
        </w:r>
      </w:ins>
    </w:p>
    <w:bookmarkEnd w:id="12"/>
    <w:p>
      <w:pPr>
        <w:pStyle w:val="FirstParagraph"/>
      </w:pPr>
      <w:ins w:id="72" w:author="PR Preview" w:date="2026-01-01T00:00:00Z">
        <w:r>
          <w:rPr>
            <w:i/>
            <w:iCs/>
          </w:rPr>
          <w:t xml:space="preserve">Proof</w:t>
        </w:r>
      </w:ins>
      <w:ins w:id="73" w:author="PR Preview" w:date="2026-01-01T00:00:00Z">
        <w:r>
          <w:t xml:space="preserve">. </w:t>
        </w:r>
      </w:ins>
      <w:ins w:id="74" w:author="PR Preview" w:date="2026-01-01T00:00:00Z">
        <w:r>
          <w:t xml:space="preserve">This is the solution to</w:t>
        </w:r>
      </w:ins>
      <w:ins w:id="75" w:author="PR Preview" w:date="2026-01-01T00:00:00Z">
        <w:r>
          <w:t xml:space="preserve"> </w:t>
        </w:r>
      </w:ins>
      <w:hyperlink w:anchor="exr-bernoulli-likelihood-one-group">
        <w:ins w:id="76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77" w:author="PR Preview" w:date="2026-01-01T00:00:00Z">
        <w:r>
          <w:t xml:space="preserve">, worked in</w:t>
        </w:r>
      </w:ins>
      <w:ins w:id="78" w:author="PR Preview" w:date="2026-01-01T00:00:00Z">
        <w:r>
          <w:t xml:space="preserve"> </w:t>
        </w:r>
      </w:ins>
      <w:hyperlink w:anchor="sol-bernoulli-likelihood-one-group">
        <w:ins w:id="79" w:author="PR Preview" w:date="2026-01-01T00:00:00Z">
          <w:r>
            <w:rPr>
              <w:rStyle w:val="Hyperlink"/>
            </w:rPr>
            <w:t xml:space="preserve">Solution 1</w:t>
          </w:r>
        </w:ins>
      </w:hyperlink>
      <w:ins w:id="80" w:author="PR Preview" w:date="2026-01-01T00:00:00Z">
        <w:r>
          <w:t xml:space="preserve">.</w:t>
        </w:r>
      </w:ins>
    </w:p>
    <w:bookmarkEnd w:id="13"/>
    <w:bookmarkStart w:id="21" w:name="log-likelihood-contributions"/>
    <w:p>
      <w:pPr>
        <w:pStyle w:val="Heading3"/>
      </w:pPr>
      <w:ins w:id="81" w:author="PR Preview" w:date="2026-01-01T00:00:00Z">
        <w:r>
          <w:t xml:space="preserve">1.2 Log-likelihood contributions</w:t>
        </w:r>
      </w:ins>
    </w:p>
    <w:bookmarkStart w:id="17" w:name="exr-bernoulli-loglik-contribution"/>
    <w:p>
      <w:pPr>
        <w:pStyle w:val="FirstParagraph"/>
      </w:pPr>
      <w:ins w:id="82" w:author="PR Preview" w:date="2026-01-01T00:00:00Z">
        <w:r>
          <w:rPr>
            <w:b/>
            <w:bCs/>
          </w:rPr>
          <w:t xml:space="preserve">Exercise 2 (Log-likelihood contribution of one binary outcome)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Let:</w:t>
        </w:r>
      </w:ins>
    </w:p>
    <w:p>
      <w:pPr>
        <w:pStyle w:val="Compact"/>
        <w:numPr>
          <w:ilvl w:val="0"/>
          <w:numId w:val="1001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for</w:t>
        </w:r>
      </w:ins>
      <w:ins w:id="8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88" w:author="PR Preview" w:date="2026-01-01T00:00:00Z">
        <w:r>
          <w:t xml:space="preserve">, with no</w:t>
        </w:r>
      </w:ins>
      <w:ins w:id="89" w:author="PR Preview" w:date="2026-01-01T00:00:00Z">
        <w:r>
          <w:t xml:space="preserve"> </w:t>
        </w:r>
      </w:ins>
      <w:hyperlink r:id="rId14">
        <w:ins w:id="90" w:author="PR Preview" w:date="2026-01-01T00:00:00Z">
          <w:r>
            <w:rPr>
              <w:rStyle w:val="Hyperlink"/>
            </w:rPr>
            <w:t xml:space="preserve">covariates</w:t>
          </w:r>
        </w:ins>
      </w:hyperlink>
      <w:ins w:id="91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1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be the observed value of</w:t>
        </w:r>
      </w:ins>
      <w:ins w:id="9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95" w:author="PR Preview" w:date="2026-01-01T00:00:00Z">
        <w:r>
          <w:t xml:space="preserve">.</w:t>
        </w:r>
      </w:ins>
    </w:p>
    <w:p>
      <w:pPr>
        <w:pStyle w:val="FirstParagraph"/>
      </w:pPr>
      <w:ins w:id="96" w:author="PR Preview" w:date="2026-01-01T00:00:00Z">
        <w:r>
          <w:t xml:space="preserve">Derive the</w:t>
        </w:r>
      </w:ins>
      <w:ins w:id="97" w:author="PR Preview" w:date="2026-01-01T00:00:00Z">
        <w:r>
          <w:t xml:space="preserve"> </w:t>
        </w:r>
      </w:ins>
      <w:hyperlink r:id="rId15">
        <w:ins w:id="98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contribution</w:t>
        </w:r>
      </w:ins>
      <w:ins w:id="101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of observation</w:t>
        </w:r>
      </w:ins>
      <w:ins w:id="104" w:author="PR Preview" w:date="2026-01-01T00:00:00Z">
        <w:r>
          <w:t xml:space="preserve"> </w:t>
        </w:r>
      </w:ins>
      <m:oMath>
        <m:r>
          <m:t>i</m:t>
        </m:r>
      </m:oMath>
      <w:ins w:id="105" w:author="PR Preview" w:date="2026-01-01T00:00:00Z">
        <w:r>
          <w:t xml:space="preserve">,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the</w:t>
        </w:r>
      </w:ins>
      <w:ins w:id="108" w:author="PR Preview" w:date="2026-01-01T00:00:00Z">
        <w:r>
          <w:t xml:space="preserve"> </w:t>
        </w:r>
      </w:ins>
      <w:hyperlink r:id="rId15">
        <w:ins w:id="109" w:author="PR Preview" w:date="2026-01-01T00:00:00Z">
          <w:r>
            <w:rPr>
              <w:rStyle w:val="Hyperlink"/>
            </w:rPr>
            <w:t xml:space="preserve">log</w:t>
          </w:r>
        </w:ins>
      </w:hyperlink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of its</w:t>
        </w:r>
      </w:ins>
      <w:ins w:id="112" w:author="PR Preview" w:date="2026-01-01T00:00:00Z">
        <w:r>
          <w:t xml:space="preserve"> </w:t>
        </w:r>
      </w:ins>
      <w:hyperlink r:id="rId16">
        <w:ins w:id="113" w:author="PR Preview" w:date="2026-01-01T00:00:00Z">
          <w:r>
            <w:rPr>
              <w:rStyle w:val="Hyperlink"/>
            </w:rPr>
            <w:t xml:space="preserve">likelihood component</w:t>
          </w:r>
        </w:ins>
      </w:hyperlink>
      <w:ins w:id="114" w:author="PR Preview" w:date="2026-01-01T00:00:00Z">
        <w:r>
          <w:t xml:space="preserve">.</w:t>
        </w:r>
      </w:ins>
    </w:p>
    <w:bookmarkEnd w:id="17"/>
    <w:bookmarkStart w:id="18" w:name="sol-bernoulli-loglik-contribution"/>
    <w:p>
      <w:pPr>
        <w:pStyle w:val="BodyText"/>
      </w:pPr>
      <w:ins w:id="115" w:author="PR Preview" w:date="2026-01-01T00:00:00Z">
        <w:r>
          <w:rPr>
            <w:i/>
            <w:iCs/>
          </w:rPr>
          <w:t xml:space="preserve">Solution 2</w:t>
        </w:r>
      </w:ins>
      <w:ins w:id="116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18"/>
    <w:bookmarkStart w:id="19" w:name="thm-bernoulli-loglik-contribution"/>
    <w:p>
      <w:pPr>
        <w:pStyle w:val="FirstParagraph"/>
      </w:pPr>
      <w:ins w:id="117" w:author="PR Preview" w:date="2026-01-01T00:00:00Z">
        <w:r>
          <w:rPr>
            <w:b/>
            <w:bCs/>
          </w:rPr>
          <w:t xml:space="preserve">Theorem 2 (Log-likelihood contribution of one binary outcome)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If</w:t>
        </w:r>
      </w:ins>
      <w:ins w:id="12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has observed value</w:t>
        </w:r>
      </w:ins>
      <w:ins w:id="12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124" w:author="PR Preview" w:date="2026-01-01T00:00:00Z">
        <w:r>
          <w:t xml:space="preserve">,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its</w:t>
        </w:r>
      </w:ins>
      <w:ins w:id="127" w:author="PR Preview" w:date="2026-01-01T00:00:00Z">
        <w:r>
          <w:t xml:space="preserve"> </w:t>
        </w:r>
      </w:ins>
      <w:hyperlink r:id="rId15">
        <w:ins w:id="128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contribution is: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19"/>
    <w:p>
      <w:pPr>
        <w:pStyle w:val="FirstParagraph"/>
      </w:pPr>
      <w:ins w:id="131" w:author="PR Preview" w:date="2026-01-01T00:00:00Z">
        <w:r>
          <w:rPr>
            <w:i/>
            <w:iCs/>
          </w:rPr>
          <w:t xml:space="preserve">Proof</w:t>
        </w:r>
      </w:ins>
      <w:ins w:id="132" w:author="PR Preview" w:date="2026-01-01T00:00:00Z">
        <w:r>
          <w:t xml:space="preserve">. </w:t>
        </w:r>
      </w:ins>
      <w:ins w:id="133" w:author="PR Preview" w:date="2026-01-01T00:00:00Z">
        <w:r>
          <w:t xml:space="preserve">This is the solution to</w:t>
        </w:r>
      </w:ins>
      <w:ins w:id="134" w:author="PR Preview" w:date="2026-01-01T00:00:00Z">
        <w:r>
          <w:t xml:space="preserve"> </w:t>
        </w:r>
      </w:ins>
      <w:hyperlink w:anchor="exr-bernoulli-loglik-contribution">
        <w:ins w:id="135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136" w:author="PR Preview" w:date="2026-01-01T00:00:00Z">
        <w:r>
          <w:t xml:space="preserve">, worked in</w:t>
        </w:r>
      </w:ins>
      <w:ins w:id="137" w:author="PR Preview" w:date="2026-01-01T00:00:00Z">
        <w:r>
          <w:t xml:space="preserve"> </w:t>
        </w:r>
      </w:ins>
      <w:hyperlink w:anchor="sol-bernoulli-loglik-contribution">
        <w:ins w:id="138" w:author="PR Preview" w:date="2026-01-01T00:00:00Z">
          <w:r>
            <w:rPr>
              <w:rStyle w:val="Hyperlink"/>
            </w:rPr>
            <w:t xml:space="preserve">Solution 2</w:t>
          </w:r>
        </w:ins>
      </w:hyperlink>
      <w:ins w:id="139" w:author="PR Preview" w:date="2026-01-01T00:00:00Z">
        <w:r>
          <w:t xml:space="preserve">.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Rewriting it with the</w:t>
        </w:r>
      </w:ins>
      <w:ins w:id="142" w:author="PR Preview" w:date="2026-01-01T00:00:00Z">
        <w:r>
          <w:t xml:space="preserve"> </w:t>
        </w:r>
      </w:ins>
      <w:hyperlink r:id="rId20">
        <w:ins w:id="143" w:author="PR Preview" w:date="2026-01-01T00:00:00Z">
          <w:r>
            <w:rPr>
              <w:rStyle w:val="Hyperlink"/>
            </w:rPr>
            <w:t xml:space="preserve">log-odds</w:t>
          </w:r>
        </w:ins>
      </w:hyperlink>
      <w:ins w:id="144" w:author="PR Preview" w:date="2026-01-01T00:00:00Z">
        <w:r>
          <w:t xml:space="preserve"> </w:t>
        </w:r>
      </w:ins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and summing over</w:t>
        </w:r>
      </w:ins>
      <w:ins w:id="147" w:author="PR Preview" w:date="2026-01-01T00:00:00Z">
        <w:r>
          <w:t xml:space="preserve"> </w:t>
        </w:r>
      </w:ins>
      <m:oMath>
        <m:r>
          <m:t>i</m:t>
        </m:r>
      </m:oMath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gives</w:t>
        </w:r>
      </w:ins>
      <w:ins w:id="150" w:author="PR Preview" w:date="2026-01-01T00:00:00Z">
        <w:r>
          <w:t xml:space="preserve"> </w:t>
        </w:r>
      </w:ins>
      <w:hyperlink w:anchor="thm-bernoulli-loglik-one-group">
        <w:ins w:id="151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52" w:author="PR Preview" w:date="2026-01-01T00:00:00Z">
        <w:r>
          <w:t xml:space="preserve">.</w:t>
        </w:r>
      </w:ins>
    </w:p>
    <w:bookmarkEnd w:id="21"/>
    <w:bookmarkStart w:id="25" w:name="the-log-likelihood-of-the-sample"/>
    <w:p>
      <w:pPr>
        <w:pStyle w:val="Heading3"/>
      </w:pPr>
      <w:ins w:id="153" w:author="PR Preview" w:date="2026-01-01T00:00:00Z">
        <w:r>
          <w:t xml:space="preserve">1.3 The log-likelihood of the sample</w:t>
        </w:r>
      </w:ins>
    </w:p>
    <w:bookmarkStart w:id="22" w:name="exr-bernoulli-loglik-one-group"/>
    <w:p>
      <w:pPr>
        <w:pStyle w:val="FirstParagraph"/>
      </w:pPr>
      <w:ins w:id="154" w:author="PR Preview" w:date="2026-01-01T00:00:00Z">
        <w:r>
          <w:rPr>
            <w:b/>
            <w:bCs/>
          </w:rPr>
          <w:t xml:space="preserve">Exercise 3 (Log-likelihood of binary outcomes with one event probability)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Derive the</w:t>
        </w:r>
      </w:ins>
      <w:ins w:id="157" w:author="PR Preview" w:date="2026-01-01T00:00:00Z">
        <w:r>
          <w:t xml:space="preserve"> </w:t>
        </w:r>
      </w:ins>
      <w:hyperlink r:id="rId15">
        <w:ins w:id="158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of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$\mathord{\smash[b]{\underset{\raise.3ex\hbox{$\scriptstyle\sim$}}{y}}\vphantom{y}}$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from</w:t>
        </w:r>
      </w:ins>
      <w:ins w:id="165" w:author="PR Preview" w:date="2026-01-01T00:00:00Z">
        <w:r>
          <w:t xml:space="preserve"> </w:t>
        </w:r>
      </w:ins>
      <w:hyperlink w:anchor="exr-bernoulli-likelihood-one-group">
        <w:ins w:id="166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67" w:author="PR Preview" w:date="2026-01-01T00:00:00Z">
        <w:r>
          <w:t xml:space="preserve">.</w:t>
        </w:r>
      </w:ins>
    </w:p>
    <w:bookmarkEnd w:id="22"/>
    <w:bookmarkStart w:id="23" w:name="sol-bernoulli-loglik-one-group"/>
    <w:p>
      <w:pPr>
        <w:pStyle w:val="BodyText"/>
      </w:pPr>
      <w:ins w:id="168" w:author="PR Preview" w:date="2026-01-01T00:00:00Z">
        <w:r>
          <w:rPr>
            <w:i/>
            <w:iCs/>
          </w:rPr>
          <w:t xml:space="preserve">Solution 3</w:t>
        </w:r>
      </w:ins>
      <w:ins w:id="169" w:author="PR Preview" w:date="2026-01-01T00:00:00Z">
        <w:r>
          <w:t xml:space="preserve">. </w:t>
        </w:r>
      </w:ins>
      <w:ins w:id="170" w:author="PR Preview" w:date="2026-01-01T00:00:00Z">
        <w:r>
          <w:t xml:space="preserve">Starting from the likelihood in</w:t>
        </w:r>
      </w:ins>
      <w:ins w:id="171" w:author="PR Preview" w:date="2026-01-01T00:00:00Z">
        <w:r>
          <w:t xml:space="preserve"> </w:t>
        </w:r>
      </w:ins>
      <w:hyperlink w:anchor="thm-bernoulli-likelihood-one-group">
        <w:ins w:id="172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73" w:author="PR Preview" w:date="2026-01-01T00:00:00Z">
        <w:r>
          <w:t xml:space="preserve">:</w:t>
        </w:r>
      </w:ins>
    </w:p>
    <w:p>
      <w:pPr>
        <w:pStyle w:val="BodyText"/>
      </w:pPr>
      <w:ins w:id="174" w:author="PR Preview" w:date="2026-01-01T00:00:00Z">
        <w:r>
  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\eta+ n {\operatorname{log}\mathopen{}\left\{1 - \pi\right\}\mathclose{}}
    &amp;&amp; \text{(definition of $\eta\stackrel{\text{def}}{=}\operatorname{logit}(\pi)$)}
    \end{aligned}
    $$</w:t>
        </w:r>
      </w:ins>
    </w:p>
    <w:bookmarkEnd w:id="23"/>
    <w:bookmarkStart w:id="24" w:name="thm-bernoulli-loglik-one-group"/>
    <w:p>
      <w:pPr>
        <w:pStyle w:val="FirstParagraph"/>
      </w:pPr>
      <w:ins w:id="175" w:author="PR Preview" w:date="2026-01-01T00:00:00Z">
        <w:r>
          <w:rPr>
            <w:b/>
            <w:bCs/>
          </w:rPr>
          <w:t xml:space="preserve">Theorem 3 (Log-likelihood of binary outcomes with one event probability)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Let</w:t>
        </w:r>
      </w:ins>
      <w:ins w:id="17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for</w:t>
        </w:r>
      </w:ins>
      <w:ins w:id="18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182" w:author="PR Preview" w:date="2026-01-01T00:00:00Z">
        <w:r>
          <w:t xml:space="preserve">,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with observed outcomes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$\mathord{\smash[b]{\underset{\raise.3ex\hbox{$\scriptstyle\sim$}}{y}}\vphantom{y}}\stackrel{\text{def}}{=}(y_1, \ldots, y_n)$</w:t>
        </w:r>
      </w:ins>
      <w:ins w:id="187" w:author="PR Preview" w:date="2026-01-01T00:00:00Z">
        <w:r>
          <w:t xml:space="preserve">, each</w:t>
        </w:r>
      </w:ins>
      <w:ins w:id="18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189" w:author="PR Preview" w:date="2026-01-01T00:00:00Z">
        <w:r>
          <w:t xml:space="preserve">.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The log-likelihood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$\ell(\pi; \mathord{\smash[b]{\underset{\raise.3ex\hbox{$\scriptstyle\sim$}}{y}}\vphantom{y}})$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of the event probability</w:t>
        </w:r>
      </w:ins>
      <w:ins w:id="196" w:author="PR Preview" w:date="2026-01-01T00:00:00Z">
        <w:r>
          <w:t xml:space="preserve"> </w:t>
        </w:r>
      </w:ins>
      <m:oMath>
        <m:r>
          <m:t>π</m:t>
        </m:r>
      </m:oMath>
      <w:ins w:id="197" w:author="PR Preview" w:date="2026-01-01T00:00:00Z">
        <w:r>
          <w:t xml:space="preserve">,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written with the</w:t>
        </w:r>
      </w:ins>
      <w:ins w:id="200" w:author="PR Preview" w:date="2026-01-01T00:00:00Z">
        <w:r>
          <w:t xml:space="preserve"> </w:t>
        </w:r>
      </w:ins>
      <w:hyperlink r:id="rId20">
        <w:ins w:id="201" w:author="PR Preview" w:date="2026-01-01T00:00:00Z">
          <w:r>
            <w:rPr>
              <w:rStyle w:val="Hyperlink"/>
            </w:rPr>
            <w:t xml:space="preserve">log-odds</w:t>
          </w:r>
        </w:ins>
      </w:hyperlink>
      <w:ins w:id="202" w:author="PR Preview" w:date="2026-01-01T00:00:00Z">
        <w:r>
          <w:t xml:space="preserve"> </w:t>
        </w:r>
      </w:ins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203" w:author="PR Preview" w:date="2026-01-01T00:00:00Z">
        <w:r>
          <w:t xml:space="preserve">, is:</w:t>
        </w:r>
      </w:ins>
    </w:p>
    <w:p>
      <w:pPr>
        <w:pStyle w:val="BodyText"/>
      </w:pPr>
      <w:ins w:id="204" w:author="PR Preview" w:date="2026-01-01T00:00:00Z">
        <w:r>
          <w:t xml:space="preserve">$$\ell(\pi; \mathord{\smash[b]{\underset{\raise.3ex\hbox{$\scriptstyle\sim$}}{y}}\vphantom{y}}) = \mathopen{}\left(\sum_{i=1}^ny_i\right)\mathclose{} \eta+ n {\operatorname{log}\mathopen{}\left\{1 - \pi\right\}\mathclose{}}$$</w:t>
        </w:r>
      </w:ins>
    </w:p>
    <w:bookmarkEnd w:id="24"/>
    <w:p>
      <w:pPr>
        <w:pStyle w:val="FirstParagraph"/>
      </w:pPr>
      <w:ins w:id="205" w:author="PR Preview" w:date="2026-01-01T00:00:00Z">
        <w:r>
          <w:rPr>
            <w:i/>
            <w:iCs/>
          </w:rPr>
          <w:t xml:space="preserve">Proof</w:t>
        </w:r>
      </w:ins>
      <w:ins w:id="206" w:author="PR Preview" w:date="2026-01-01T00:00:00Z">
        <w:r>
          <w:t xml:space="preserve">. </w:t>
        </w:r>
      </w:ins>
      <w:ins w:id="207" w:author="PR Preview" w:date="2026-01-01T00:00:00Z">
        <w:r>
          <w:t xml:space="preserve">This is the solution to</w:t>
        </w:r>
      </w:ins>
      <w:ins w:id="208" w:author="PR Preview" w:date="2026-01-01T00:00:00Z">
        <w:r>
          <w:t xml:space="preserve"> </w:t>
        </w:r>
      </w:ins>
      <w:hyperlink w:anchor="exr-bernoulli-loglik-one-group">
        <w:ins w:id="209" w:author="PR Preview" w:date="2026-01-01T00:00:00Z">
          <w:r>
            <w:rPr>
              <w:rStyle w:val="Hyperlink"/>
            </w:rPr>
            <w:t xml:space="preserve">Exercise 3</w:t>
          </w:r>
        </w:ins>
      </w:hyperlink>
      <w:ins w:id="210" w:author="PR Preview" w:date="2026-01-01T00:00:00Z">
        <w:r>
          <w:t xml:space="preserve">, worked in</w:t>
        </w:r>
      </w:ins>
      <w:ins w:id="211" w:author="PR Preview" w:date="2026-01-01T00:00:00Z">
        <w:r>
          <w:t xml:space="preserve"> </w:t>
        </w:r>
      </w:ins>
      <w:hyperlink w:anchor="sol-bernoulli-loglik-one-group">
        <w:ins w:id="212" w:author="PR Preview" w:date="2026-01-01T00:00:00Z">
          <w:r>
            <w:rPr>
              <w:rStyle w:val="Hyperlink"/>
            </w:rPr>
            <w:t xml:space="preserve">Solution 3</w:t>
          </w:r>
        </w:ins>
      </w:hyperlink>
      <w:ins w:id="213" w:author="PR Preview" w:date="2026-01-01T00:00:00Z">
        <w:r>
          <w:t xml:space="preserve">.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It builds on</w:t>
        </w:r>
      </w:ins>
      <w:ins w:id="216" w:author="PR Preview" w:date="2026-01-01T00:00:00Z">
        <w:r>
          <w:t xml:space="preserve"> </w:t>
        </w:r>
      </w:ins>
      <w:hyperlink w:anchor="thm-bernoulli-likelihood-one-group">
        <w:ins w:id="217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18" w:author="PR Preview" w:date="2026-01-01T00:00:00Z">
        <w:r>
          <w:t xml:space="preserve">.</w:t>
        </w:r>
      </w:ins>
    </w:p>
    <w:bookmarkEnd w:id="25"/>
    <w:bookmarkStart w:id="31" w:name="the-score-of-one-observation"/>
    <w:p>
      <w:pPr>
        <w:pStyle w:val="Heading3"/>
      </w:pPr>
      <w:ins w:id="219" w:author="PR Preview" w:date="2026-01-01T00:00:00Z">
        <w:r>
          <w:t xml:space="preserve">1.4 The score of one observation</w:t>
        </w:r>
      </w:ins>
    </w:p>
    <w:bookmarkStart w:id="27" w:name="exr-derive-bernoulli-score"/>
    <w:p>
      <w:pPr>
        <w:pStyle w:val="FirstParagraph"/>
      </w:pPr>
      <w:ins w:id="220" w:author="PR Preview" w:date="2026-01-01T00:00:00Z">
        <w:r>
          <w:rPr>
            <w:b/>
            <w:bCs/>
          </w:rPr>
          <w:t xml:space="preserve">Exercise 4 (Score function of a Bernoulli variable)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Let</w:t>
        </w:r>
      </w:ins>
      <w:ins w:id="223" w:author="PR Preview" w:date="2026-01-01T00:00:00Z">
        <w:r>
          <w:t xml:space="preserve"> </w:t>
        </w:r>
      </w:ins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be the</w:t>
        </w:r>
      </w:ins>
      <w:ins w:id="226" w:author="PR Preview" w:date="2026-01-01T00:00:00Z">
        <w:r>
          <w:t xml:space="preserve"> </w:t>
        </w:r>
      </w:ins>
      <w:hyperlink r:id="rId26">
        <w:ins w:id="227" w:author="PR Preview" w:date="2026-01-01T00:00:00Z">
          <w:r>
            <w:rPr>
              <w:rStyle w:val="Hyperlink"/>
            </w:rPr>
            <w:t xml:space="preserve">deviation</w:t>
          </w:r>
        </w:ins>
      </w:hyperlink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of the observed value</w:t>
        </w:r>
      </w:ins>
      <w:ins w:id="230" w:author="PR Preview" w:date="2026-01-01T00:00:00Z">
        <w:r>
          <w:t xml:space="preserve"> </w:t>
        </w:r>
      </w:ins>
      <m:oMath>
        <m:r>
          <m:t>x</m:t>
        </m:r>
      </m:oMath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from the mean of</w:t>
        </w:r>
      </w:ins>
      <w:ins w:id="233" w:author="PR Preview" w:date="2026-01-01T00:00:00Z">
        <w:r>
          <w:t xml:space="preserve"> </w:t>
        </w:r>
      </w:ins>
      <m:oMath>
        <m:r>
          <m:t>X</m:t>
        </m:r>
      </m:oMath>
      <w:ins w:id="234" w:author="PR Preview" w:date="2026-01-01T00:00:00Z">
        <w:r>
          <w:t xml:space="preserve">.</w:t>
        </w:r>
      </w:ins>
    </w:p>
    <w:p>
      <w:pPr>
        <w:pStyle w:val="BodyText"/>
      </w:pPr>
      <w:ins w:id="235" w:author="PR Preview" w:date="2026-01-01T00:00:00Z">
        <w:r>
          <w:t xml:space="preserve">Derive the score function for a single Bernoulli random variable</w:t>
        </w:r>
      </w:ins>
      <w:ins w:id="236" w:author="PR Preview" w:date="2026-01-01T00:00:00Z">
        <w:r>
          <w:t xml:space="preserve"> </w:t>
        </w:r>
      </w:ins>
      <m:oMath>
        <m:r>
          <m:t>X</m:t>
        </m:r>
      </m:oMath>
      <w:ins w:id="237" w:author="PR Preview" w:date="2026-01-01T00:00:00Z">
        <w:r>
          <w:t xml:space="preserve">.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In other words, differentiate the log-likelihood of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a single Bernoulli random variable</w:t>
        </w:r>
      </w:ins>
      <w:ins w:id="242" w:author="PR Preview" w:date="2026-01-01T00:00:00Z">
        <w:r>
          <w:t xml:space="preserve"> </w:t>
        </w:r>
      </w:ins>
      <m:oMath>
        <m:r>
          <m:t>X</m:t>
        </m:r>
      </m:oMath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with respect to the event probability parameter</w:t>
        </w:r>
      </w:ins>
      <w:ins w:id="245" w:author="PR Preview" w:date="2026-01-01T00:00:00Z">
        <w:r>
          <w:t xml:space="preserve"> </w:t>
        </w:r>
      </w:ins>
      <m:oMath>
        <m:r>
          <m:t>π</m:t>
        </m:r>
      </m:oMath>
      <w:ins w:id="246" w:author="PR Preview" w:date="2026-01-01T00:00:00Z">
        <w:r>
          <w:t xml:space="preserve">.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Simplify as much as possible.</w:t>
        </w:r>
      </w:ins>
    </w:p>
    <w:bookmarkEnd w:id="27"/>
    <w:bookmarkStart w:id="28" w:name="sol-derive-bernoulli-score"/>
    <w:p>
      <w:pPr>
        <w:pStyle w:val="BodyText"/>
      </w:pPr>
      <w:ins w:id="249" w:author="PR Preview" w:date="2026-01-01T00:00:00Z">
        <w:r>
          <w:rPr>
            <w:i/>
            <w:iCs/>
          </w:rPr>
          <w:t xml:space="preserve">Solution 4</w:t>
        </w:r>
      </w:ins>
      <w:ins w:id="250" w:author="PR Preview" w:date="2026-01-01T00:00:00Z">
        <w:r>
          <w:t xml:space="preserve">. </w:t>
        </w:r>
      </w:ins>
      <w:ins w:id="251" w:author="PR Preview" w:date="2026-01-01T00:00:00Z">
        <w:r>
          <w:t xml:space="preserve">With</w:t>
        </w:r>
      </w:ins>
      <w:ins w:id="25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</m:t>
        </m:r>
      </m:oMath>
      <w:ins w:id="253" w:author="PR Preview" w:date="2026-01-01T00:00:00Z">
        <w:r>
          <w:t xml:space="preserve">,</w:t>
        </w:r>
      </w:ins>
      <w:ins w:id="254" w:author="PR Preview" w:date="2026-01-01T00:00:00Z">
        <w:r>
          <w:t xml:space="preserve"> </w:t>
        </w:r>
      </w:ins>
      <w:hyperlink w:anchor="thm-bernoulli-loglik-one-group">
        <w:ins w:id="255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gives</w:t>
        </w:r>
      </w:ins>
      <w:ins w:id="258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ins w:id="259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ins w:id="260" w:author="PR Preview" w:date="2026-01-01T00:00:00Z">
        <w:r>
          <w:t xml:space="preserve">The inner derivative 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ins w:id="261" w:author="PR Preview" w:date="2026-01-01T00:00:00Z">
        <w:r>
          <w:t xml:space="preserve">Substituting the inner derivative back in: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"/>
    <w:bookmarkStart w:id="30" w:name="thm-bernoulli-score"/>
    <w:p>
      <w:pPr>
        <w:pStyle w:val="FirstParagraph"/>
      </w:pPr>
      <w:ins w:id="262" w:author="PR Preview" w:date="2026-01-01T00:00:00Z">
        <w:r>
          <w:rPr>
            <w:b/>
            <w:bCs/>
          </w:rPr>
          <w:t xml:space="preserve">Theorem 4 (Score function of a Bernoulli variable)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Let</w:t>
        </w:r>
      </w:ins>
      <w:ins w:id="26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266" w:author="PR Preview" w:date="2026-01-01T00:00:00Z">
        <w:r>
          <w:t xml:space="preserve">, with event probability</w:t>
        </w:r>
      </w:ins>
      <w:ins w:id="267" w:author="PR Preview" w:date="2026-01-01T00:00:00Z">
        <w:r>
          <w:t xml:space="preserve"> </w:t>
        </w:r>
      </w:ins>
      <m:oMath>
        <m:r>
          <m:t>π</m:t>
        </m:r>
      </m:oMath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and observed value</w:t>
        </w:r>
      </w:ins>
      <w:ins w:id="27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271" w:author="PR Preview" w:date="2026-01-01T00:00:00Z">
        <w:r>
          <w:t xml:space="preserve">.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The</w:t>
        </w:r>
      </w:ins>
      <w:ins w:id="274" w:author="PR Preview" w:date="2026-01-01T00:00:00Z">
        <w:r>
          <w:t xml:space="preserve"> </w:t>
        </w:r>
      </w:ins>
      <w:hyperlink r:id="rId29">
        <w:ins w:id="275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276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of the single observation</w:t>
        </w:r>
      </w:ins>
      <w:ins w:id="279" w:author="PR Preview" w:date="2026-01-01T00:00:00Z">
        <w:r>
          <w:t xml:space="preserve"> </w:t>
        </w:r>
      </w:ins>
      <m:oMath>
        <m:r>
          <m:t>x</m:t>
        </m:r>
      </m:oMath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is the derivative of its log-likelihood</w:t>
        </w:r>
      </w:ins>
      <w:ins w:id="282" w:author="PR Preview" w:date="2026-01-01T00:00:00Z">
        <w:r>
          <w:t xml:space="preserve"> </w:t>
        </w:r>
      </w:ins>
      <m:oMath>
        <m:r>
          <m:t>ℓ</m:t>
        </m:r>
      </m:oMath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with respect to</w:t>
        </w:r>
      </w:ins>
      <w:ins w:id="285" w:author="PR Preview" w:date="2026-01-01T00:00:00Z">
        <w:r>
          <w:t xml:space="preserve"> </w:t>
        </w:r>
      </w:ins>
      <m:oMath>
        <m:r>
          <m:t>π</m:t>
        </m:r>
      </m:oMath>
      <w:ins w:id="286" w:author="PR Preview" w:date="2026-01-01T00:00:00Z">
        <w:r>
          <w:t xml:space="preserve">.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It equals the</w:t>
        </w:r>
      </w:ins>
      <w:ins w:id="289" w:author="PR Preview" w:date="2026-01-01T00:00:00Z">
        <w:r>
          <w:t xml:space="preserve"> </w:t>
        </w:r>
      </w:ins>
      <w:hyperlink r:id="rId26">
        <w:ins w:id="290" w:author="PR Preview" w:date="2026-01-01T00:00:00Z">
          <w:r>
            <w:rPr>
              <w:rStyle w:val="Hyperlink"/>
            </w:rPr>
            <w:t xml:space="preserve">deviation</w:t>
          </w:r>
        </w:ins>
      </w:hyperlink>
      <w:ins w:id="291" w:author="PR Preview" w:date="2026-01-01T00:00:00Z">
        <w:r>
          <w:t xml:space="preserve"> </w:t>
        </w:r>
      </w:ins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of</w:t>
        </w:r>
      </w:ins>
      <w:ins w:id="294" w:author="PR Preview" w:date="2026-01-01T00:00:00Z">
        <w:r>
          <w:t xml:space="preserve"> </w:t>
        </w:r>
      </w:ins>
      <m:oMath>
        <m:r>
          <m:t>x</m:t>
        </m:r>
      </m:oMath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from the mean</w:t>
        </w:r>
      </w:ins>
      <w:ins w:id="297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ins w:id="298" w:author="PR Preview" w:date="2026-01-01T00:00:00Z">
        <w:r>
          <w:t xml:space="preserve">,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divided by the variance</w:t>
        </w:r>
      </w:ins>
      <w:ins w:id="301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0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0"/>
    <w:p>
      <w:pPr>
        <w:pStyle w:val="FirstParagraph"/>
      </w:pPr>
      <w:ins w:id="303" w:author="PR Preview" w:date="2026-01-01T00:00:00Z">
        <w:r>
          <w:rPr>
            <w:i/>
            <w:iCs/>
          </w:rPr>
          <w:t xml:space="preserve">Proof</w:t>
        </w:r>
      </w:ins>
      <w:ins w:id="304" w:author="PR Preview" w:date="2026-01-01T00:00:00Z">
        <w:r>
          <w:t xml:space="preserve">. </w:t>
        </w:r>
      </w:ins>
      <w:ins w:id="305" w:author="PR Preview" w:date="2026-01-01T00:00:00Z">
        <w:r>
          <w:t xml:space="preserve">This is the solution to</w:t>
        </w:r>
      </w:ins>
      <w:ins w:id="306" w:author="PR Preview" w:date="2026-01-01T00:00:00Z">
        <w:r>
          <w:t xml:space="preserve"> </w:t>
        </w:r>
      </w:ins>
      <w:hyperlink w:anchor="exr-derive-bernoulli-score">
        <w:ins w:id="307" w:author="PR Preview" w:date="2026-01-01T00:00:00Z">
          <w:r>
            <w:rPr>
              <w:rStyle w:val="Hyperlink"/>
            </w:rPr>
            <w:t xml:space="preserve">Exercise 4</w:t>
          </w:r>
        </w:ins>
      </w:hyperlink>
      <w:ins w:id="308" w:author="PR Preview" w:date="2026-01-01T00:00:00Z">
        <w:r>
          <w:t xml:space="preserve">, worked in</w:t>
        </w:r>
      </w:ins>
      <w:ins w:id="309" w:author="PR Preview" w:date="2026-01-01T00:00:00Z">
        <w:r>
          <w:t xml:space="preserve"> </w:t>
        </w:r>
      </w:ins>
      <w:hyperlink w:anchor="sol-derive-bernoulli-score">
        <w:ins w:id="310" w:author="PR Preview" w:date="2026-01-01T00:00:00Z">
          <w:r>
            <w:rPr>
              <w:rStyle w:val="Hyperlink"/>
            </w:rPr>
            <w:t xml:space="preserve">Solution 4</w:t>
          </w:r>
        </w:ins>
      </w:hyperlink>
      <w:ins w:id="311" w:author="PR Preview" w:date="2026-01-01T00:00:00Z">
        <w:r>
          <w:t xml:space="preserve">.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It builds on</w:t>
        </w:r>
      </w:ins>
      <w:ins w:id="314" w:author="PR Preview" w:date="2026-01-01T00:00:00Z">
        <w:r>
          <w:t xml:space="preserve"> </w:t>
        </w:r>
      </w:ins>
      <w:hyperlink w:anchor="thm-bernoulli-loglik-one-group">
        <w:ins w:id="315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316" w:author="PR Preview" w:date="2026-01-01T00:00:00Z">
        <w:r>
          <w:t xml:space="preserve">, with</w:t>
        </w:r>
      </w:ins>
      <w:ins w:id="31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</m:t>
        </m:r>
      </m:oMath>
      <w:ins w:id="318" w:author="PR Preview" w:date="2026-01-01T00:00:00Z">
        <w:r>
          <w:t xml:space="preserve">.</w:t>
        </w:r>
      </w:ins>
    </w:p>
    <w:bookmarkEnd w:id="31"/>
    <w:bookmarkStart w:id="38" w:name="score-contributions"/>
    <w:p>
      <w:pPr>
        <w:pStyle w:val="Heading3"/>
      </w:pPr>
      <w:ins w:id="319" w:author="PR Preview" w:date="2026-01-01T00:00:00Z">
        <w:r>
          <w:t xml:space="preserve">1.5 Score contributions</w:t>
        </w:r>
      </w:ins>
    </w:p>
    <w:bookmarkStart w:id="33" w:name="exr-bernoulli-score-contribution"/>
    <w:p>
      <w:pPr>
        <w:pStyle w:val="FirstParagraph"/>
      </w:pPr>
      <w:ins w:id="320" w:author="PR Preview" w:date="2026-01-01T00:00:00Z">
        <w:r>
          <w:rPr>
            <w:b/>
            <w:bCs/>
          </w:rPr>
          <w:t xml:space="preserve">Exercise 5 (Score contribution of one binary outcome)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In the setting of</w:t>
        </w:r>
      </w:ins>
      <w:ins w:id="323" w:author="PR Preview" w:date="2026-01-01T00:00:00Z">
        <w:r>
          <w:t xml:space="preserve"> </w:t>
        </w:r>
      </w:ins>
      <w:hyperlink w:anchor="exr-bernoulli-loglik-contribution">
        <w:ins w:id="324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325" w:author="PR Preview" w:date="2026-01-01T00:00:00Z">
        <w:r>
          <w:t xml:space="preserve">, let:</w:t>
        </w:r>
      </w:ins>
    </w:p>
    <w:p>
      <w:pPr>
        <w:pStyle w:val="Compact"/>
        <w:numPr>
          <w:ilvl w:val="0"/>
          <w:numId w:val="1002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be the</w:t>
        </w:r>
      </w:ins>
      <w:ins w:id="328" w:author="PR Preview" w:date="2026-01-01T00:00:00Z">
        <w:r>
          <w:t xml:space="preserve"> </w:t>
        </w:r>
      </w:ins>
      <w:hyperlink r:id="rId26">
        <w:ins w:id="329" w:author="PR Preview" w:date="2026-01-01T00:00:00Z">
          <w:r>
            <w:rPr>
              <w:rStyle w:val="Hyperlink"/>
            </w:rPr>
            <w:t xml:space="preserve">deviation</w:t>
          </w:r>
        </w:ins>
      </w:hyperlink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of</w:t>
        </w:r>
      </w:ins>
      <w:ins w:id="33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from its mean</w:t>
        </w:r>
      </w:ins>
      <w:ins w:id="335" w:author="PR Preview" w:date="2026-01-01T00:00:00Z">
        <w:r>
          <w:t xml:space="preserve"> </w:t>
        </w:r>
      </w:ins>
      <m:oMath>
        <m:r>
          <m:t>π</m:t>
        </m:r>
      </m:oMath>
      <w:ins w:id="336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2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be the</w:t>
        </w:r>
      </w:ins>
      <w:ins w:id="339" w:author="PR Preview" w:date="2026-01-01T00:00:00Z">
        <w:r>
          <w:t xml:space="preserve"> </w:t>
        </w:r>
      </w:ins>
      <w:hyperlink r:id="rId32">
        <w:ins w:id="340" w:author="PR Preview" w:date="2026-01-01T00:00:00Z">
          <w:r>
            <w:rPr>
              <w:rStyle w:val="Hyperlink"/>
            </w:rPr>
            <w:t xml:space="preserve">precision</w:t>
          </w:r>
        </w:ins>
      </w:hyperlink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of</w:t>
        </w:r>
      </w:ins>
      <w:ins w:id="34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344" w:author="PR Preview" w:date="2026-01-01T00:00:00Z">
        <w:r>
          <w:t xml:space="preserve">.</w:t>
        </w:r>
      </w:ins>
    </w:p>
    <w:p>
      <w:pPr>
        <w:pStyle w:val="FirstParagraph"/>
      </w:pPr>
      <w:ins w:id="345" w:author="PR Preview" w:date="2026-01-01T00:00:00Z">
        <w:r>
          <w:t xml:space="preserve">Derive the</w:t>
        </w:r>
      </w:ins>
      <w:ins w:id="346" w:author="PR Preview" w:date="2026-01-01T00:00:00Z">
        <w:r>
          <w:t xml:space="preserve"> </w:t>
        </w:r>
      </w:ins>
      <w:hyperlink r:id="rId29">
        <w:ins w:id="347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contribution</w:t>
        </w:r>
      </w:ins>
      <w:ins w:id="350" w:author="PR Preview" w:date="2026-01-01T00:00:00Z">
        <w:r>
          <w:t xml:space="preserve"> </w:t>
        </w:r>
      </w:ins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of observation</w:t>
        </w:r>
      </w:ins>
      <w:ins w:id="353" w:author="PR Preview" w:date="2026-01-01T00:00:00Z">
        <w:r>
          <w:t xml:space="preserve"> </w:t>
        </w:r>
      </w:ins>
      <m:oMath>
        <m:r>
          <m:t>i</m:t>
        </m:r>
      </m:oMath>
      <w:ins w:id="354" w:author="PR Preview" w:date="2026-01-01T00:00:00Z">
        <w:r>
          <w:t xml:space="preserve">,</w:t>
        </w:r>
      </w:ins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and write it using</w:t>
        </w:r>
      </w:ins>
      <w:ins w:id="357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i</m:t>
            </m:r>
          </m:sub>
        </m:sSub>
      </m:oMath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and</w:t>
        </w:r>
      </w:ins>
      <w:ins w:id="360" w:author="PR Preview" w:date="2026-01-01T00:00:00Z">
        <w:r>
          <w:t xml:space="preserve"> </w:t>
        </w:r>
      </w:ins>
      <m:oMath>
        <m:r>
          <m:t>τ</m:t>
        </m:r>
      </m:oMath>
      <w:ins w:id="361" w:author="PR Preview" w:date="2026-01-01T00:00:00Z">
        <w:r>
          <w:t xml:space="preserve">.</w:t>
        </w:r>
      </w:ins>
    </w:p>
    <w:bookmarkEnd w:id="33"/>
    <w:bookmarkStart w:id="34" w:name="sol-bernoulli-score-contribution"/>
    <w:p>
      <w:pPr>
        <w:pStyle w:val="BodyText"/>
      </w:pPr>
      <w:ins w:id="362" w:author="PR Preview" w:date="2026-01-01T00:00:00Z">
        <w:r>
          <w:rPr>
            <w:i/>
            <w:iCs/>
          </w:rPr>
          <w:t xml:space="preserve">Solution 5</w:t>
        </w:r>
      </w:ins>
      <w:ins w:id="363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is its numerator times the reciprocal of its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4"/>
    <w:bookmarkStart w:id="37" w:name="thm-bernoulli-score-contribution"/>
    <w:p>
      <w:pPr>
        <w:pStyle w:val="FirstParagraph"/>
      </w:pPr>
      <w:ins w:id="364" w:author="PR Preview" w:date="2026-01-01T00:00:00Z">
        <w:r>
          <w:rPr>
            <w:b/>
            <w:bCs/>
          </w:rPr>
          <w:t xml:space="preserve">Theorem 5 (Score contribution of one binary outcome)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If</w:t>
        </w:r>
      </w:ins>
      <w:ins w:id="36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has observed value</w:t>
        </w:r>
      </w:ins>
      <w:ins w:id="37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and</w:t>
        </w:r>
      </w:ins>
      <w:ins w:id="373" w:author="PR Preview" w:date="2026-01-01T00:00:00Z">
        <w:r>
          <w:t xml:space="preserve"> </w:t>
        </w:r>
      </w:ins>
      <w:hyperlink r:id="rId32">
        <w:ins w:id="374" w:author="PR Preview" w:date="2026-01-01T00:00:00Z">
          <w:r>
            <w:rPr>
              <w:rStyle w:val="Hyperlink"/>
            </w:rPr>
            <w:t xml:space="preserve">precision</w:t>
          </w:r>
        </w:ins>
      </w:hyperlink>
      <w:ins w:id="375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376" w:author="PR Preview" w:date="2026-01-01T00:00:00Z">
        <w:r>
          <w:t xml:space="preserve">,</w:t>
        </w:r>
      </w:ins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its</w:t>
        </w:r>
      </w:ins>
      <w:ins w:id="379" w:author="PR Preview" w:date="2026-01-01T00:00:00Z">
        <w:r>
          <w:t xml:space="preserve"> </w:t>
        </w:r>
      </w:ins>
      <w:hyperlink r:id="rId29">
        <w:ins w:id="380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contribution is the precision times the</w:t>
        </w:r>
      </w:ins>
      <w:ins w:id="383" w:author="PR Preview" w:date="2026-01-01T00:00:00Z">
        <w:r>
          <w:t xml:space="preserve"> </w:t>
        </w:r>
      </w:ins>
      <w:hyperlink r:id="rId26">
        <w:ins w:id="384" w:author="PR Preview" w:date="2026-01-01T00:00:00Z">
          <w:r>
            <w:rPr>
              <w:rStyle w:val="Hyperlink"/>
            </w:rPr>
            <w:t xml:space="preserve">deviation</w:t>
          </w:r>
        </w:ins>
      </w:hyperlink>
      <w:ins w:id="385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of</w:t>
        </w:r>
      </w:ins>
      <w:ins w:id="38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from its mean</w:t>
        </w:r>
      </w:ins>
      <w:ins w:id="391" w:author="PR Preview" w:date="2026-01-01T00:00:00Z">
        <w:r>
          <w:t xml:space="preserve"> </w:t>
        </w:r>
      </w:ins>
      <m:oMath>
        <m:r>
          <m:t>π</m:t>
        </m:r>
      </m:oMath>
      <w:ins w:id="39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ins w:id="393" w:author="PR Preview" w:date="2026-01-01T00:00:00Z">
        <w:r>
          <w:t xml:space="preserve">The precision</w:t>
        </w:r>
      </w:ins>
      <w:ins w:id="394" w:author="PR Preview" w:date="2026-01-01T00:00:00Z">
        <w:r>
          <w:t xml:space="preserve"> </w:t>
        </w:r>
      </w:ins>
      <m:oMath>
        <m:r>
          <m:t>τ</m:t>
        </m:r>
      </m:oMath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is the same for every</w:t>
        </w:r>
      </w:ins>
      <w:ins w:id="397" w:author="PR Preview" w:date="2026-01-01T00:00:00Z">
        <w:r>
          <w:t xml:space="preserve"> </w:t>
        </w:r>
      </w:ins>
      <m:oMath>
        <m:r>
          <m:t>i</m:t>
        </m:r>
      </m:oMath>
      <w:ins w:id="398" w:author="PR Preview" w:date="2026-01-01T00:00:00Z">
        <w:r>
          <w:t xml:space="preserve">, because all</w:t>
        </w:r>
      </w:ins>
      <w:ins w:id="39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share the</w:t>
        </w:r>
      </w:ins>
      <w:ins w:id="402" w:author="PR Preview" w:date="2026-01-01T00:00:00Z">
        <w:r>
          <w:t xml:space="preserve"> </w:t>
        </w:r>
      </w:ins>
      <w:hyperlink r:id="rId35">
        <w:ins w:id="403" w:author="PR Preview" w:date="2026-01-01T00:00:00Z">
          <w:r>
            <w:rPr>
              <w:rStyle w:val="Hyperlink"/>
            </w:rPr>
            <w:t xml:space="preserve">event</w:t>
          </w:r>
        </w:ins>
      </w:hyperlink>
      <w:ins w:id="404" w:author="PR Preview" w:date="2026-01-01T00:00:00Z">
        <w:r>
          <w:t xml:space="preserve"> </w:t>
        </w:r>
      </w:ins>
      <w:hyperlink r:id="rId36">
        <w:ins w:id="405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406" w:author="PR Preview" w:date="2026-01-01T00:00:00Z">
        <w:r>
          <w:t xml:space="preserve"> </w:t>
        </w:r>
      </w:ins>
      <m:oMath>
        <m:r>
          <m:t>π</m:t>
        </m:r>
      </m:oMath>
      <w:ins w:id="407" w:author="PR Preview" w:date="2026-01-01T00:00:00Z">
        <w:r>
          <w:t xml:space="preserve">.</w:t>
        </w:r>
      </w:ins>
    </w:p>
    <w:bookmarkEnd w:id="37"/>
    <w:p>
      <w:pPr>
        <w:pStyle w:val="BodyText"/>
      </w:pPr>
      <w:ins w:id="408" w:author="PR Preview" w:date="2026-01-01T00:00:00Z">
        <w:r>
          <w:rPr>
            <w:i/>
            <w:iCs/>
          </w:rPr>
          <w:t xml:space="preserve">Proof</w:t>
        </w:r>
      </w:ins>
      <w:ins w:id="409" w:author="PR Preview" w:date="2026-01-01T00:00:00Z">
        <w:r>
          <w:t xml:space="preserve">. </w:t>
        </w:r>
      </w:ins>
      <w:ins w:id="410" w:author="PR Preview" w:date="2026-01-01T00:00:00Z">
        <w:r>
          <w:t xml:space="preserve">This is the solution to</w:t>
        </w:r>
      </w:ins>
      <w:ins w:id="411" w:author="PR Preview" w:date="2026-01-01T00:00:00Z">
        <w:r>
          <w:t xml:space="preserve"> </w:t>
        </w:r>
      </w:ins>
      <w:hyperlink w:anchor="exr-bernoulli-score-contribution">
        <w:ins w:id="412" w:author="PR Preview" w:date="2026-01-01T00:00:00Z">
          <w:r>
            <w:rPr>
              <w:rStyle w:val="Hyperlink"/>
            </w:rPr>
            <w:t xml:space="preserve">Exercise 5</w:t>
          </w:r>
        </w:ins>
      </w:hyperlink>
      <w:ins w:id="413" w:author="PR Preview" w:date="2026-01-01T00:00:00Z">
        <w:r>
          <w:t xml:space="preserve">, worked in</w:t>
        </w:r>
      </w:ins>
      <w:ins w:id="414" w:author="PR Preview" w:date="2026-01-01T00:00:00Z">
        <w:r>
          <w:t xml:space="preserve"> </w:t>
        </w:r>
      </w:ins>
      <w:hyperlink w:anchor="sol-bernoulli-score-contribution">
        <w:ins w:id="415" w:author="PR Preview" w:date="2026-01-01T00:00:00Z">
          <w:r>
            <w:rPr>
              <w:rStyle w:val="Hyperlink"/>
            </w:rPr>
            <w:t xml:space="preserve">Solution 5</w:t>
          </w:r>
        </w:ins>
      </w:hyperlink>
      <w:ins w:id="416" w:author="PR Preview" w:date="2026-01-01T00:00:00Z">
        <w:r>
          <w:t xml:space="preserve">.</w:t>
        </w:r>
      </w:ins>
    </w:p>
    <w:bookmarkEnd w:id="38"/>
    <w:bookmarkStart w:id="44" w:name="the-score-function-of-the-sample"/>
    <w:p>
      <w:pPr>
        <w:pStyle w:val="Heading3"/>
      </w:pPr>
      <w:ins w:id="417" w:author="PR Preview" w:date="2026-01-01T00:00:00Z">
        <w:r>
          <w:t xml:space="preserve">1.6 The score function of the sample</w:t>
        </w:r>
      </w:ins>
    </w:p>
    <w:bookmarkStart w:id="41" w:name="exr-bernoulli-score-sum"/>
    <w:p>
      <w:pPr>
        <w:pStyle w:val="FirstParagraph"/>
      </w:pPr>
      <w:ins w:id="418" w:author="PR Preview" w:date="2026-01-01T00:00:00Z">
        <w:r>
          <w:rPr>
            <w:b/>
            <w:bCs/>
          </w:rPr>
          <w:t xml:space="preserve">Exercise 6 (Score function of a binary sample)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In the setting of</w:t>
        </w:r>
      </w:ins>
      <w:ins w:id="421" w:author="PR Preview" w:date="2026-01-01T00:00:00Z">
        <w:r>
          <w:t xml:space="preserve"> </w:t>
        </w:r>
      </w:ins>
      <w:hyperlink w:anchor="exr-bernoulli-score-contribution">
        <w:ins w:id="422" w:author="PR Preview" w:date="2026-01-01T00:00:00Z">
          <w:r>
            <w:rPr>
              <w:rStyle w:val="Hyperlink"/>
            </w:rPr>
            <w:t xml:space="preserve">Exercise 5</w:t>
          </w:r>
        </w:ins>
      </w:hyperlink>
      <w:ins w:id="423" w:author="PR Preview" w:date="2026-01-01T00:00:00Z">
        <w:r>
          <w:t xml:space="preserve">,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let</w:t>
        </w:r>
      </w:ins>
      <w:ins w:id="426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be the</w:t>
        </w:r>
      </w:ins>
      <w:ins w:id="429" w:author="PR Preview" w:date="2026-01-01T00:00:00Z">
        <w:r>
          <w:t xml:space="preserve"> </w:t>
        </w:r>
      </w:ins>
      <w:hyperlink r:id="rId39">
        <w:ins w:id="430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of the observed outcomes.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Assemble the</w:t>
        </w:r>
      </w:ins>
      <w:ins w:id="435" w:author="PR Preview" w:date="2026-01-01T00:00:00Z">
        <w:r>
          <w:t xml:space="preserve"> </w:t>
        </w:r>
      </w:ins>
      <w:hyperlink r:id="rId29">
        <w:ins w:id="436" w:author="PR Preview" w:date="2026-01-01T00:00:00Z">
          <w:r>
            <w:rPr>
              <w:rStyle w:val="Hyperlink"/>
            </w:rPr>
            <w:t xml:space="preserve">score function</w:t>
          </w:r>
        </w:ins>
      </w:hyperlink>
      <w:ins w:id="437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of the whole</w:t>
        </w:r>
      </w:ins>
      <w:ins w:id="440" w:author="PR Preview" w:date="2026-01-01T00:00:00Z">
        <w:r>
          <w:t xml:space="preserve"> </w:t>
        </w:r>
      </w:ins>
      <w:hyperlink r:id="rId40">
        <w:ins w:id="441" w:author="PR Preview" w:date="2026-01-01T00:00:00Z">
          <w:r>
            <w:rPr>
              <w:rStyle w:val="Hyperlink"/>
            </w:rPr>
            <w:t xml:space="preserve">sample</w:t>
          </w:r>
        </w:ins>
      </w:hyperlink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from the</w:t>
        </w:r>
      </w:ins>
      <w:ins w:id="444" w:author="PR Preview" w:date="2026-01-01T00:00:00Z">
        <w:r>
          <w:t xml:space="preserve"> </w:t>
        </w:r>
      </w:ins>
      <w:hyperlink r:id="rId29">
        <w:ins w:id="445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contributions.</w:t>
        </w:r>
      </w:ins>
    </w:p>
    <w:bookmarkEnd w:id="41"/>
    <w:bookmarkStart w:id="42" w:name="sol-bernoulli-score-sum"/>
    <w:p>
      <w:pPr>
        <w:pStyle w:val="BodyText"/>
      </w:pPr>
      <w:ins w:id="448" w:author="PR Preview" w:date="2026-01-01T00:00:00Z">
        <w:r>
          <w:rPr>
            <w:i/>
            <w:iCs/>
          </w:rPr>
          <w:t xml:space="preserve">Solution 6</w:t>
        </w:r>
      </w:ins>
      <w:ins w:id="449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π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bernoulli-score-sum"/>
    <w:p>
      <w:pPr>
        <w:pStyle w:val="FirstParagraph"/>
      </w:pPr>
      <w:ins w:id="450" w:author="PR Preview" w:date="2026-01-01T00:00:00Z">
        <w:r>
          <w:rPr>
            <w:b/>
            <w:bCs/>
          </w:rPr>
          <w:t xml:space="preserve">Theorem 6 (Score function of a binary sample)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If</w:t>
        </w:r>
      </w:ins>
      <w:ins w:id="45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for</w:t>
        </w:r>
      </w:ins>
      <w:ins w:id="45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457" w:author="PR Preview" w:date="2026-01-01T00:00:00Z">
        <w:r>
          <w:t xml:space="preserve">,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with observed</w:t>
        </w:r>
      </w:ins>
      <w:ins w:id="460" w:author="PR Preview" w:date="2026-01-01T00:00:00Z">
        <w:r>
          <w:t xml:space="preserve"> </w:t>
        </w:r>
      </w:ins>
      <w:hyperlink r:id="rId39">
        <w:ins w:id="461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462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and</w:t>
        </w:r>
      </w:ins>
      <w:ins w:id="465" w:author="PR Preview" w:date="2026-01-01T00:00:00Z">
        <w:r>
          <w:t xml:space="preserve"> </w:t>
        </w:r>
      </w:ins>
      <w:hyperlink r:id="rId32">
        <w:ins w:id="466" w:author="PR Preview" w:date="2026-01-01T00:00:00Z">
          <w:r>
            <w:rPr>
              <w:rStyle w:val="Hyperlink"/>
            </w:rPr>
            <w:t xml:space="preserve">precision</w:t>
          </w:r>
        </w:ins>
      </w:hyperlink>
      <w:ins w:id="467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468" w:author="PR Preview" w:date="2026-01-01T00:00:00Z">
        <w:r>
          <w:t xml:space="preserve">,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the</w:t>
        </w:r>
      </w:ins>
      <w:ins w:id="471" w:author="PR Preview" w:date="2026-01-01T00:00:00Z">
        <w:r>
          <w:t xml:space="preserve"> </w:t>
        </w:r>
      </w:ins>
      <w:hyperlink r:id="rId29">
        <w:ins w:id="472" w:author="PR Preview" w:date="2026-01-01T00:00:00Z">
          <w:r>
            <w:rPr>
              <w:rStyle w:val="Hyperlink"/>
            </w:rPr>
            <w:t xml:space="preserve">score function</w:t>
          </w:r>
        </w:ins>
      </w:hyperlink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ins w:id="475" w:author="PR Preview" w:date="2026-01-01T00:00:00Z">
        <w:r>
          <w:rPr>
            <w:i/>
            <w:iCs/>
          </w:rPr>
          <w:t xml:space="preserve">Proof</w:t>
        </w:r>
      </w:ins>
      <w:ins w:id="476" w:author="PR Preview" w:date="2026-01-01T00:00:00Z">
        <w:r>
          <w:t xml:space="preserve">. </w:t>
        </w:r>
      </w:ins>
      <w:ins w:id="477" w:author="PR Preview" w:date="2026-01-01T00:00:00Z">
        <w:r>
          <w:t xml:space="preserve">This is the solution to</w:t>
        </w:r>
      </w:ins>
      <w:ins w:id="478" w:author="PR Preview" w:date="2026-01-01T00:00:00Z">
        <w:r>
          <w:t xml:space="preserve"> </w:t>
        </w:r>
      </w:ins>
      <w:hyperlink w:anchor="exr-bernoulli-score-sum">
        <w:ins w:id="479" w:author="PR Preview" w:date="2026-01-01T00:00:00Z">
          <w:r>
            <w:rPr>
              <w:rStyle w:val="Hyperlink"/>
            </w:rPr>
            <w:t xml:space="preserve">Exercise 6</w:t>
          </w:r>
        </w:ins>
      </w:hyperlink>
      <w:ins w:id="480" w:author="PR Preview" w:date="2026-01-01T00:00:00Z">
        <w:r>
          <w:t xml:space="preserve">, worked in</w:t>
        </w:r>
      </w:ins>
      <w:ins w:id="481" w:author="PR Preview" w:date="2026-01-01T00:00:00Z">
        <w:r>
          <w:t xml:space="preserve"> </w:t>
        </w:r>
      </w:ins>
      <w:hyperlink w:anchor="sol-bernoulli-score-sum">
        <w:ins w:id="482" w:author="PR Preview" w:date="2026-01-01T00:00:00Z">
          <w:r>
            <w:rPr>
              <w:rStyle w:val="Hyperlink"/>
            </w:rPr>
            <w:t xml:space="preserve">Solution 6</w:t>
          </w:r>
        </w:ins>
      </w:hyperlink>
      <w:ins w:id="483" w:author="PR Preview" w:date="2026-01-01T00:00:00Z">
        <w:r>
          <w:t xml:space="preserve">.</w:t>
        </w:r>
      </w:ins>
    </w:p>
    <w:bookmarkEnd w:id="44"/>
    <w:bookmarkStart w:id="49" w:name="solving-the-score-equation"/>
    <w:p>
      <w:pPr>
        <w:pStyle w:val="Heading3"/>
      </w:pPr>
      <w:ins w:id="484" w:author="PR Preview" w:date="2026-01-01T00:00:00Z">
        <w:r>
          <w:t xml:space="preserve">1.7 Solving the score equation</w:t>
        </w:r>
      </w:ins>
    </w:p>
    <w:bookmarkStart w:id="46" w:name="exr-bernoulli-score-equation"/>
    <w:p>
      <w:pPr>
        <w:pStyle w:val="FirstParagraph"/>
      </w:pPr>
      <w:ins w:id="485" w:author="PR Preview" w:date="2026-01-01T00:00:00Z">
        <w:r>
          <w:rPr>
            <w:b/>
            <w:bCs/>
          </w:rPr>
          <w:t xml:space="preserve">Exercise 7 (Solving the score equation of a binary sample)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In the setting of</w:t>
        </w:r>
      </w:ins>
      <w:ins w:id="488" w:author="PR Preview" w:date="2026-01-01T00:00:00Z">
        <w:r>
          <w:t xml:space="preserve"> </w:t>
        </w:r>
      </w:ins>
      <w:hyperlink w:anchor="exr-bernoulli-score-sum">
        <w:ins w:id="489" w:author="PR Preview" w:date="2026-01-01T00:00:00Z">
          <w:r>
            <w:rPr>
              <w:rStyle w:val="Hyperlink"/>
            </w:rPr>
            <w:t xml:space="preserve">Exercise 6</w:t>
          </w:r>
        </w:ins>
      </w:hyperlink>
      <w:ins w:id="490" w:author="PR Preview" w:date="2026-01-01T00:00:00Z">
        <w:r>
          <w:t xml:space="preserve">, assume</w:t>
        </w:r>
      </w:ins>
      <w:ins w:id="491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ins w:id="492" w:author="PR Preview" w:date="2026-01-01T00:00:00Z">
        <w:r>
          <w:t xml:space="preserve">: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the</w:t>
        </w:r>
      </w:ins>
      <w:ins w:id="495" w:author="PR Preview" w:date="2026-01-01T00:00:00Z">
        <w:r>
          <w:t xml:space="preserve"> </w:t>
        </w:r>
      </w:ins>
      <w:hyperlink r:id="rId40">
        <w:ins w:id="496" w:author="PR Preview" w:date="2026-01-01T00:00:00Z">
          <w:r>
            <w:rPr>
              <w:rStyle w:val="Hyperlink"/>
            </w:rPr>
            <w:t xml:space="preserve">sample</w:t>
          </w:r>
        </w:ins>
      </w:hyperlink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has at least one</w:t>
        </w:r>
      </w:ins>
      <w:ins w:id="499" w:author="PR Preview" w:date="2026-01-01T00:00:00Z">
        <w:r>
          <w:t xml:space="preserve"> </w:t>
        </w:r>
      </w:ins>
      <w:hyperlink r:id="rId35">
        <w:ins w:id="500" w:author="PR Preview" w:date="2026-01-01T00:00:00Z">
          <w:r>
            <w:rPr>
              <w:rStyle w:val="Hyperlink"/>
            </w:rPr>
            <w:t xml:space="preserve">event</w:t>
          </w:r>
        </w:ins>
      </w:hyperlink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and at least one non-event.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Solve the</w:t>
        </w:r>
      </w:ins>
      <w:ins w:id="505" w:author="PR Preview" w:date="2026-01-01T00:00:00Z">
        <w:r>
          <w:t xml:space="preserve"> </w:t>
        </w:r>
      </w:ins>
      <w:hyperlink r:id="rId45">
        <w:ins w:id="506" w:author="PR Preview" w:date="2026-01-01T00:00:00Z">
          <w:r>
            <w:rPr>
              <w:rStyle w:val="Hyperlink"/>
            </w:rPr>
            <w:t xml:space="preserve">score equation</w:t>
          </w:r>
        </w:ins>
      </w:hyperlink>
      <w:ins w:id="507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for</w:t>
        </w:r>
      </w:ins>
      <w:ins w:id="510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511" w:author="PR Preview" w:date="2026-01-01T00:00:00Z">
        <w:r>
          <w:t xml:space="preserve">.</w:t>
        </w:r>
      </w:ins>
    </w:p>
    <w:bookmarkEnd w:id="46"/>
    <w:bookmarkStart w:id="47" w:name="sol-bernoulli-score-equation"/>
    <w:p>
      <w:pPr>
        <w:pStyle w:val="BodyText"/>
      </w:pPr>
      <w:ins w:id="512" w:author="PR Preview" w:date="2026-01-01T00:00:00Z">
        <w:r>
          <w:rPr>
            <w:i/>
            <w:iCs/>
          </w:rPr>
          <w:t xml:space="preserve">Solution 7</w:t>
        </w:r>
      </w:ins>
      <w:ins w:id="513" w:author="PR Preview" w:date="2026-01-01T00:00:00Z">
        <w:r>
          <w:t xml:space="preserve">. </w:t>
        </w:r>
      </w:ins>
      <w:ins w:id="514" w:author="PR Preview" w:date="2026-01-01T00:00:00Z">
        <w:r>
          <w:t xml:space="preserve">For</w:t>
        </w:r>
      </w:ins>
      <w:ins w:id="515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516" w:author="PR Preview" w:date="2026-01-01T00:00:00Z">
        <w:r>
          <w:t xml:space="preserve">,</w:t>
        </w:r>
      </w:ins>
      <w:ins w:id="517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is finite and positive,</w:t>
        </w:r>
      </w:ins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and</w:t>
        </w:r>
      </w:ins>
      <w:ins w:id="52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&gt;</m:t>
        </m:r>
        <m:r>
          <m:t>0</m:t>
        </m:r>
      </m:oMath>
      <w:ins w:id="524" w:author="PR Preview" w:date="2026-01-01T00:00:00Z">
        <w:r>
          <w:t xml:space="preserve">, so</w:t>
        </w:r>
      </w:ins>
      <w:ins w:id="525" w:author="PR Preview" w:date="2026-01-01T00:00:00Z">
        <w:r>
          <w:t xml:space="preserve"> </w:t>
        </w:r>
      </w:ins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ins w:id="526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ins w:id="527" w:author="PR Preview" w:date="2026-01-01T00:00:00Z">
        <w:r>
          <w:t xml:space="preserve">Since</w:t>
        </w:r>
      </w:ins>
      <w:ins w:id="528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ins w:id="529" w:author="PR Preview" w:date="2026-01-01T00:00:00Z">
        <w:r>
          <w:t xml:space="preserve">, this solution lies in</w:t>
        </w:r>
      </w:ins>
      <w:ins w:id="53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531" w:author="PR Preview" w:date="2026-01-01T00:00:00Z">
        <w:r>
          <w:t xml:space="preserve">.</w:t>
        </w:r>
      </w:ins>
    </w:p>
    <w:bookmarkEnd w:id="47"/>
    <w:bookmarkStart w:id="48" w:name="thm-bernoulli-score-equation"/>
    <w:p>
      <w:pPr>
        <w:pStyle w:val="BodyText"/>
      </w:pPr>
      <w:ins w:id="532" w:author="PR Preview" w:date="2026-01-01T00:00:00Z">
        <w:r>
          <w:rPr>
            <w:b/>
            <w:bCs/>
          </w:rPr>
          <w:t xml:space="preserve">Theorem 7 (Solution of the score equation of a binary sample)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If</w:t>
        </w:r>
      </w:ins>
      <w:ins w:id="53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for</w:t>
        </w:r>
      </w:ins>
      <w:ins w:id="53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and the observed</w:t>
        </w:r>
      </w:ins>
      <w:ins w:id="541" w:author="PR Preview" w:date="2026-01-01T00:00:00Z">
        <w:r>
          <w:t xml:space="preserve"> </w:t>
        </w:r>
      </w:ins>
      <w:hyperlink r:id="rId39">
        <w:ins w:id="542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satisfies</w:t>
        </w:r>
      </w:ins>
      <w:ins w:id="545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ins w:id="546" w:author="PR Preview" w:date="2026-01-01T00:00:00Z">
        <w:r>
          <w:t xml:space="preserve">,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then the</w:t>
        </w:r>
      </w:ins>
      <w:ins w:id="549" w:author="PR Preview" w:date="2026-01-01T00:00:00Z">
        <w:r>
          <w:t xml:space="preserve"> </w:t>
        </w:r>
      </w:ins>
      <w:hyperlink r:id="rId45">
        <w:ins w:id="550" w:author="PR Preview" w:date="2026-01-01T00:00:00Z">
          <w:r>
            <w:rPr>
              <w:rStyle w:val="Hyperlink"/>
            </w:rPr>
            <w:t xml:space="preserve">score equation</w:t>
          </w:r>
        </w:ins>
      </w:hyperlink>
      <w:ins w:id="551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has exactly one solution in</w:t>
        </w:r>
      </w:ins>
      <w:ins w:id="55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555" w:author="PR Preview" w:date="2026-01-01T00:00:00Z">
        <w:r>
          <w:t xml:space="preserve">: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the sample mean</w:t>
        </w:r>
      </w:ins>
      <w:ins w:id="558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ins w:id="559" w:author="PR Preview" w:date="2026-01-01T00:00:00Z">
        <w:r>
          <w:t xml:space="preserve">.</w:t>
        </w:r>
      </w:ins>
    </w:p>
    <w:bookmarkEnd w:id="48"/>
    <w:p>
      <w:pPr>
        <w:pStyle w:val="BodyText"/>
      </w:pPr>
      <w:ins w:id="560" w:author="PR Preview" w:date="2026-01-01T00:00:00Z">
        <w:r>
          <w:rPr>
            <w:i/>
            <w:iCs/>
          </w:rPr>
          <w:t xml:space="preserve">Proof</w:t>
        </w:r>
      </w:ins>
      <w:ins w:id="561" w:author="PR Preview" w:date="2026-01-01T00:00:00Z">
        <w:r>
          <w:t xml:space="preserve">. </w:t>
        </w:r>
      </w:ins>
      <w:ins w:id="562" w:author="PR Preview" w:date="2026-01-01T00:00:00Z">
        <w:r>
          <w:t xml:space="preserve">This is the solution to</w:t>
        </w:r>
      </w:ins>
      <w:ins w:id="563" w:author="PR Preview" w:date="2026-01-01T00:00:00Z">
        <w:r>
          <w:t xml:space="preserve"> </w:t>
        </w:r>
      </w:ins>
      <w:hyperlink w:anchor="exr-bernoulli-score-equation">
        <w:ins w:id="564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565" w:author="PR Preview" w:date="2026-01-01T00:00:00Z">
        <w:r>
          <w:t xml:space="preserve">, worked in</w:t>
        </w:r>
      </w:ins>
      <w:ins w:id="566" w:author="PR Preview" w:date="2026-01-01T00:00:00Z">
        <w:r>
          <w:t xml:space="preserve"> </w:t>
        </w:r>
      </w:ins>
      <w:hyperlink w:anchor="sol-bernoulli-score-equation">
        <w:ins w:id="567" w:author="PR Preview" w:date="2026-01-01T00:00:00Z">
          <w:r>
            <w:rPr>
              <w:rStyle w:val="Hyperlink"/>
            </w:rPr>
            <w:t xml:space="preserve">Solution 7</w:t>
          </w:r>
        </w:ins>
      </w:hyperlink>
      <w:ins w:id="568" w:author="PR Preview" w:date="2026-01-01T00:00:00Z">
        <w:r>
          <w:t xml:space="preserve">.</w:t>
        </w:r>
      </w:ins>
    </w:p>
    <w:bookmarkEnd w:id="49"/>
    <w:bookmarkStart w:id="54" w:name="hessian-contributions"/>
    <w:p>
      <w:pPr>
        <w:pStyle w:val="Heading3"/>
      </w:pPr>
      <w:ins w:id="569" w:author="PR Preview" w:date="2026-01-01T00:00:00Z">
        <w:r>
          <w:t xml:space="preserve">1.8 Hessian contributions</w:t>
        </w:r>
      </w:ins>
    </w:p>
    <w:bookmarkStart w:id="51" w:name="exr-bernoulli-hessian-contribution"/>
    <w:p>
      <w:pPr>
        <w:pStyle w:val="FirstParagraph"/>
      </w:pPr>
      <w:ins w:id="570" w:author="PR Preview" w:date="2026-01-01T00:00:00Z">
        <w:r>
          <w:rPr>
            <w:b/>
            <w:bCs/>
          </w:rPr>
          <w:t xml:space="preserve">Exercise 8 (Hessian contribution of one binary outcome)</w:t>
        </w:r>
      </w:ins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In the setting of</w:t>
        </w:r>
      </w:ins>
      <w:ins w:id="573" w:author="PR Preview" w:date="2026-01-01T00:00:00Z">
        <w:r>
          <w:t xml:space="preserve"> </w:t>
        </w:r>
      </w:ins>
      <w:hyperlink w:anchor="exr-bernoulli-score-contribution">
        <w:ins w:id="574" w:author="PR Preview" w:date="2026-01-01T00:00:00Z">
          <w:r>
            <w:rPr>
              <w:rStyle w:val="Hyperlink"/>
            </w:rPr>
            <w:t xml:space="preserve">Exercise 5</w:t>
          </w:r>
        </w:ins>
      </w:hyperlink>
      <w:ins w:id="575" w:author="PR Preview" w:date="2026-01-01T00:00:00Z">
        <w:r>
          <w:t xml:space="preserve">,</w:t>
        </w:r>
      </w:ins>
      <w:ins w:id="576" w:author="PR Preview" w:date="2026-01-01T00:00:00Z">
        <w:r>
          <w:t xml:space="preserve"> </w:t>
        </w:r>
      </w:ins>
      <w:ins w:id="577" w:author="PR Preview" w:date="2026-01-01T00:00:00Z">
        <w:r>
          <w:t xml:space="preserve">derive the</w:t>
        </w:r>
      </w:ins>
      <w:ins w:id="578" w:author="PR Preview" w:date="2026-01-01T00:00:00Z">
        <w:r>
          <w:t xml:space="preserve"> </w:t>
        </w:r>
      </w:ins>
      <w:hyperlink r:id="rId50">
        <w:ins w:id="579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contribution</w:t>
        </w:r>
      </w:ins>
      <w:ins w:id="582" w:author="PR Preview" w:date="2026-01-01T00:00:00Z">
        <w:r>
          <w:t xml:space="preserve"> </w:t>
        </w:r>
      </w:ins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of observation</w:t>
        </w:r>
      </w:ins>
      <w:ins w:id="585" w:author="PR Preview" w:date="2026-01-01T00:00:00Z">
        <w:r>
          <w:t xml:space="preserve"> </w:t>
        </w:r>
      </w:ins>
      <m:oMath>
        <m:r>
          <m:t>i</m:t>
        </m:r>
      </m:oMath>
      <w:ins w:id="586" w:author="PR Preview" w:date="2026-01-01T00:00:00Z">
        <w:r>
          <w:t xml:space="preserve">.</w:t>
        </w:r>
      </w:ins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Start from the</w:t>
        </w:r>
      </w:ins>
      <w:ins w:id="589" w:author="PR Preview" w:date="2026-01-01T00:00:00Z">
        <w:r>
          <w:t xml:space="preserve"> </w:t>
        </w:r>
      </w:ins>
      <w:hyperlink r:id="rId29">
        <w:ins w:id="590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contribution written as a difference of two fractions,</w:t>
        </w:r>
      </w:ins>
      <w:ins w:id="593" w:author="PR Preview" w:date="2026-01-01T00:00:00Z">
        <w:r>
          <w:t xml:space="preserve"> </w:t>
        </w:r>
      </w:ins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ins w:id="594" w:author="PR Preview" w:date="2026-01-01T00:00:00Z">
        <w:r>
          <w:t xml:space="preserve">,</w:t>
        </w:r>
      </w:ins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the form in</w:t>
        </w:r>
      </w:ins>
      <w:ins w:id="597" w:author="PR Preview" w:date="2026-01-01T00:00:00Z">
        <w:r>
          <w:t xml:space="preserve"> </w:t>
        </w:r>
      </w:ins>
      <w:hyperlink w:anchor="sol-derive-bernoulli-score">
        <w:ins w:id="598" w:author="PR Preview" w:date="2026-01-01T00:00:00Z">
          <w:r>
            <w:rPr>
              <w:rStyle w:val="Hyperlink"/>
            </w:rPr>
            <w:t xml:space="preserve">Solution 4</w:t>
          </w:r>
        </w:ins>
      </w:hyperlink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before its fractions are combined.</w:t>
        </w:r>
      </w:ins>
    </w:p>
    <w:bookmarkEnd w:id="51"/>
    <w:bookmarkStart w:id="52" w:name="sol-bernoulli-hessian-contribution"/>
    <w:p>
      <w:pPr>
        <w:pStyle w:val="BodyText"/>
      </w:pPr>
      <w:ins w:id="601" w:author="PR Preview" w:date="2026-01-01T00:00:00Z">
        <w:r>
          <w:rPr>
            <w:i/>
            <w:iCs/>
          </w:rPr>
          <w:t xml:space="preserve">Solution 8</w:t>
        </w:r>
      </w:ins>
      <w:ins w:id="602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ins w:id="603" w:author="PR Preview" w:date="2026-01-01T00:00:00Z">
        <w:r>
          <w:t xml:space="preserve">The first derivative is: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ins w:id="604" w:author="PR Preview" w:date="2026-01-01T00:00:00Z">
        <w:r>
          <w:t xml:space="preserve">The second derivative needs the chain rule: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ins w:id="605" w:author="PR Preview" w:date="2026-01-01T00:00:00Z">
        <w:r>
          <w:t xml:space="preserve">Substituting both derivatives back in: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52"/>
    <w:bookmarkStart w:id="53" w:name="thm-bernoulli-hessian-contribution"/>
    <w:p>
      <w:pPr>
        <w:pStyle w:val="FirstParagraph"/>
      </w:pPr>
      <w:ins w:id="606" w:author="PR Preview" w:date="2026-01-01T00:00:00Z">
        <w:r>
          <w:rPr>
            <w:b/>
            <w:bCs/>
          </w:rPr>
          <w:t xml:space="preserve">Theorem 8 (Hessian contribution of one binary outcome)</w:t>
        </w:r>
      </w:ins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If</w:t>
        </w:r>
      </w:ins>
      <w:ins w:id="60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has observed value</w:t>
        </w:r>
      </w:ins>
      <w:ins w:id="61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613" w:author="PR Preview" w:date="2026-01-01T00:00:00Z">
        <w:r>
          <w:t xml:space="preserve">,</w:t>
        </w:r>
      </w:ins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its</w:t>
        </w:r>
      </w:ins>
      <w:ins w:id="616" w:author="PR Preview" w:date="2026-01-01T00:00:00Z">
        <w:r>
          <w:t xml:space="preserve"> </w:t>
        </w:r>
      </w:ins>
      <w:hyperlink r:id="rId50">
        <w:ins w:id="617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contribution is:</w:t>
        </w:r>
      </w:ins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3"/>
    <w:p>
      <w:pPr>
        <w:pStyle w:val="FirstParagraph"/>
      </w:pPr>
      <w:ins w:id="620" w:author="PR Preview" w:date="2026-01-01T00:00:00Z">
        <w:r>
          <w:rPr>
            <w:i/>
            <w:iCs/>
          </w:rPr>
          <w:t xml:space="preserve">Proof</w:t>
        </w:r>
      </w:ins>
      <w:ins w:id="621" w:author="PR Preview" w:date="2026-01-01T00:00:00Z">
        <w:r>
          <w:t xml:space="preserve">. </w:t>
        </w:r>
      </w:ins>
      <w:ins w:id="622" w:author="PR Preview" w:date="2026-01-01T00:00:00Z">
        <w:r>
          <w:t xml:space="preserve">This is the solution to</w:t>
        </w:r>
      </w:ins>
      <w:ins w:id="623" w:author="PR Preview" w:date="2026-01-01T00:00:00Z">
        <w:r>
          <w:t xml:space="preserve"> </w:t>
        </w:r>
      </w:ins>
      <w:hyperlink w:anchor="exr-bernoulli-hessian-contribution">
        <w:ins w:id="624" w:author="PR Preview" w:date="2026-01-01T00:00:00Z">
          <w:r>
            <w:rPr>
              <w:rStyle w:val="Hyperlink"/>
            </w:rPr>
            <w:t xml:space="preserve">Exercise 8</w:t>
          </w:r>
        </w:ins>
      </w:hyperlink>
      <w:ins w:id="625" w:author="PR Preview" w:date="2026-01-01T00:00:00Z">
        <w:r>
          <w:t xml:space="preserve">, worked in</w:t>
        </w:r>
      </w:ins>
      <w:ins w:id="626" w:author="PR Preview" w:date="2026-01-01T00:00:00Z">
        <w:r>
          <w:t xml:space="preserve"> </w:t>
        </w:r>
      </w:ins>
      <w:hyperlink w:anchor="sol-bernoulli-hessian-contribution">
        <w:ins w:id="627" w:author="PR Preview" w:date="2026-01-01T00:00:00Z">
          <w:r>
            <w:rPr>
              <w:rStyle w:val="Hyperlink"/>
            </w:rPr>
            <w:t xml:space="preserve">Solution 8</w:t>
          </w:r>
        </w:ins>
      </w:hyperlink>
      <w:ins w:id="628" w:author="PR Preview" w:date="2026-01-01T00:00:00Z">
        <w:r>
          <w:t xml:space="preserve">.</w:t>
        </w:r>
      </w:ins>
    </w:p>
    <w:bookmarkEnd w:id="54"/>
    <w:bookmarkStart w:id="58" w:name="the-hessian-of-the-sample"/>
    <w:p>
      <w:pPr>
        <w:pStyle w:val="Heading3"/>
      </w:pPr>
      <w:ins w:id="629" w:author="PR Preview" w:date="2026-01-01T00:00:00Z">
        <w:r>
          <w:t xml:space="preserve">1.9 The Hessian of the sample</w:t>
        </w:r>
      </w:ins>
    </w:p>
    <w:bookmarkStart w:id="55" w:name="exr-bernoulli-hessian-sum"/>
    <w:p>
      <w:pPr>
        <w:pStyle w:val="FirstParagraph"/>
      </w:pPr>
      <w:ins w:id="630" w:author="PR Preview" w:date="2026-01-01T00:00:00Z">
        <w:r>
          <w:rPr>
            <w:b/>
            <w:bCs/>
          </w:rPr>
          <w:t xml:space="preserve">Exercise 9 (Hessian of a binary sample)</w:t>
        </w:r>
      </w:ins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In the setting of</w:t>
        </w:r>
      </w:ins>
      <w:ins w:id="633" w:author="PR Preview" w:date="2026-01-01T00:00:00Z">
        <w:r>
          <w:t xml:space="preserve"> </w:t>
        </w:r>
      </w:ins>
      <w:hyperlink w:anchor="exr-bernoulli-score-sum">
        <w:ins w:id="634" w:author="PR Preview" w:date="2026-01-01T00:00:00Z">
          <w:r>
            <w:rPr>
              <w:rStyle w:val="Hyperlink"/>
            </w:rPr>
            <w:t xml:space="preserve">Exercise 6</w:t>
          </w:r>
        </w:ins>
      </w:hyperlink>
      <w:ins w:id="635" w:author="PR Preview" w:date="2026-01-01T00:00:00Z">
        <w:r>
          <w:t xml:space="preserve">,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assemble the</w:t>
        </w:r>
      </w:ins>
      <w:ins w:id="638" w:author="PR Preview" w:date="2026-01-01T00:00:00Z">
        <w:r>
          <w:t xml:space="preserve"> </w:t>
        </w:r>
      </w:ins>
      <w:hyperlink r:id="rId50">
        <w:ins w:id="639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640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of the whole</w:t>
        </w:r>
      </w:ins>
      <w:ins w:id="643" w:author="PR Preview" w:date="2026-01-01T00:00:00Z">
        <w:r>
          <w:t xml:space="preserve"> </w:t>
        </w:r>
      </w:ins>
      <w:hyperlink r:id="rId40">
        <w:ins w:id="644" w:author="PR Preview" w:date="2026-01-01T00:00:00Z">
          <w:r>
            <w:rPr>
              <w:rStyle w:val="Hyperlink"/>
            </w:rPr>
            <w:t xml:space="preserve">sample</w:t>
          </w:r>
        </w:ins>
      </w:hyperlink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from the Hessian contributions.</w:t>
        </w:r>
      </w:ins>
    </w:p>
    <w:bookmarkEnd w:id="55"/>
    <w:bookmarkStart w:id="56" w:name="sol-bernoulli-hessian-sum"/>
    <w:p>
      <w:pPr>
        <w:pStyle w:val="BodyText"/>
      </w:pPr>
      <w:ins w:id="647" w:author="PR Preview" w:date="2026-01-01T00:00:00Z">
        <w:r>
          <w:rPr>
            <w:i/>
            <w:iCs/>
          </w:rPr>
          <w:t xml:space="preserve">Solution 9</w:t>
        </w:r>
      </w:ins>
      <w:ins w:id="648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derivative of a sum is the sum of the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the denominators do not depend on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6"/>
    <w:bookmarkStart w:id="57" w:name="thm-bernoulli-hessian-sum"/>
    <w:p>
      <w:pPr>
        <w:pStyle w:val="FirstParagraph"/>
      </w:pPr>
      <w:ins w:id="649" w:author="PR Preview" w:date="2026-01-01T00:00:00Z">
        <w:r>
          <w:rPr>
            <w:b/>
            <w:bCs/>
          </w:rPr>
          <w:t xml:space="preserve">Theorem 9 (Hessian of a binary sample)</w:t>
        </w:r>
      </w:ins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If</w:t>
        </w:r>
      </w:ins>
      <w:ins w:id="65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for</w:t>
        </w:r>
      </w:ins>
      <w:ins w:id="655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656" w:author="PR Preview" w:date="2026-01-01T00:00:00Z">
        <w:r>
          <w:t xml:space="preserve">, with observed</w:t>
        </w:r>
      </w:ins>
      <w:ins w:id="657" w:author="PR Preview" w:date="2026-01-01T00:00:00Z">
        <w:r>
          <w:t xml:space="preserve"> </w:t>
        </w:r>
      </w:ins>
      <w:hyperlink r:id="rId39">
        <w:ins w:id="658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659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660" w:author="PR Preview" w:date="2026-01-01T00:00:00Z">
        <w:r>
          <w:t xml:space="preserve">,</w:t>
        </w:r>
      </w:ins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the</w:t>
        </w:r>
      </w:ins>
      <w:ins w:id="663" w:author="PR Preview" w:date="2026-01-01T00:00:00Z">
        <w:r>
          <w:t xml:space="preserve"> </w:t>
        </w:r>
      </w:ins>
      <w:hyperlink r:id="rId50">
        <w:ins w:id="664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of the</w:t>
        </w:r>
      </w:ins>
      <w:ins w:id="667" w:author="PR Preview" w:date="2026-01-01T00:00:00Z">
        <w:r>
          <w:t xml:space="preserve"> </w:t>
        </w:r>
      </w:ins>
      <w:hyperlink r:id="rId15">
        <w:ins w:id="668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is the</w:t>
        </w:r>
      </w:ins>
      <w:ins w:id="67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1</m:t>
        </m:r>
      </m:oMath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matrix whose only entry is: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57"/>
    <w:p>
      <w:pPr>
        <w:pStyle w:val="FirstParagraph"/>
      </w:pPr>
      <w:ins w:id="674" w:author="PR Preview" w:date="2026-01-01T00:00:00Z">
        <w:r>
          <w:rPr>
            <w:i/>
            <w:iCs/>
          </w:rPr>
          <w:t xml:space="preserve">Proof</w:t>
        </w:r>
      </w:ins>
      <w:ins w:id="675" w:author="PR Preview" w:date="2026-01-01T00:00:00Z">
        <w:r>
          <w:t xml:space="preserve">. </w:t>
        </w:r>
      </w:ins>
      <w:ins w:id="676" w:author="PR Preview" w:date="2026-01-01T00:00:00Z">
        <w:r>
          <w:t xml:space="preserve">This is the solution to</w:t>
        </w:r>
      </w:ins>
      <w:ins w:id="677" w:author="PR Preview" w:date="2026-01-01T00:00:00Z">
        <w:r>
          <w:t xml:space="preserve"> </w:t>
        </w:r>
      </w:ins>
      <w:hyperlink w:anchor="exr-bernoulli-hessian-sum">
        <w:ins w:id="678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679" w:author="PR Preview" w:date="2026-01-01T00:00:00Z">
        <w:r>
          <w:t xml:space="preserve">, worked in</w:t>
        </w:r>
      </w:ins>
      <w:ins w:id="680" w:author="PR Preview" w:date="2026-01-01T00:00:00Z">
        <w:r>
          <w:t xml:space="preserve"> </w:t>
        </w:r>
      </w:ins>
      <w:hyperlink w:anchor="sol-bernoulli-hessian-sum">
        <w:ins w:id="681" w:author="PR Preview" w:date="2026-01-01T00:00:00Z">
          <w:r>
            <w:rPr>
              <w:rStyle w:val="Hyperlink"/>
            </w:rPr>
            <w:t xml:space="preserve">Solution 9</w:t>
          </w:r>
        </w:ins>
      </w:hyperlink>
      <w:ins w:id="682" w:author="PR Preview" w:date="2026-01-01T00:00:00Z">
        <w:r>
          <w:t xml:space="preserve">.</w:t>
        </w:r>
      </w:ins>
    </w:p>
    <w:bookmarkEnd w:id="58"/>
    <w:bookmarkStart w:id="62" w:name="Xe6f0330750786d17cdc249e2ac3930030794e59"/>
    <w:p>
      <w:pPr>
        <w:pStyle w:val="Heading3"/>
      </w:pPr>
      <w:ins w:id="683" w:author="PR Preview" w:date="2026-01-01T00:00:00Z">
        <w:r>
          <w:t xml:space="preserve">1.10 Checking that the Hessian is negative definite</w:t>
        </w:r>
      </w:ins>
    </w:p>
    <w:bookmarkStart w:id="59" w:name="exr-bernoulli-hessian-nd"/>
    <w:p>
      <w:pPr>
        <w:pStyle w:val="FirstParagraph"/>
      </w:pPr>
      <w:ins w:id="684" w:author="PR Preview" w:date="2026-01-01T00:00:00Z">
        <w:r>
          <w:rPr>
            <w:b/>
            <w:bCs/>
          </w:rPr>
          <w:t xml:space="preserve">Exercise 10 (Negative definiteness of the Hessian of a binary sample)</w:t>
        </w:r>
      </w:ins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In the setting of</w:t>
        </w:r>
      </w:ins>
      <w:ins w:id="687" w:author="PR Preview" w:date="2026-01-01T00:00:00Z">
        <w:r>
          <w:t xml:space="preserve"> </w:t>
        </w:r>
      </w:ins>
      <w:hyperlink w:anchor="exr-bernoulli-hessian-sum">
        <w:ins w:id="688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689" w:author="PR Preview" w:date="2026-01-01T00:00:00Z">
        <w:r>
          <w:t xml:space="preserve">,</w:t>
        </w:r>
      </w:ins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show that the</w:t>
        </w:r>
      </w:ins>
      <w:ins w:id="692" w:author="PR Preview" w:date="2026-01-01T00:00:00Z">
        <w:r>
          <w:t xml:space="preserve"> </w:t>
        </w:r>
      </w:ins>
      <w:hyperlink r:id="rId50">
        <w:ins w:id="693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694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is negative definite for every</w:t>
        </w:r>
      </w:ins>
      <w:ins w:id="697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698" w:author="PR Preview" w:date="2026-01-01T00:00:00Z">
        <w:r>
          <w:t xml:space="preserve">.</w:t>
        </w:r>
      </w:ins>
      <w:ins w:id="699" w:author="PR Preview" w:date="2026-01-01T00:00:00Z">
        <w:r>
          <w:t xml:space="preserve"> </w:t>
        </w:r>
      </w:ins>
    </w:p>
    <w:bookmarkEnd w:id="59"/>
    <w:bookmarkStart w:id="60" w:name="sol-bernoulli-hessian-nd"/>
    <w:p>
      <w:pPr>
        <w:pStyle w:val="BodyText"/>
      </w:pPr>
      <w:ins w:id="700" w:author="PR Preview" w:date="2026-01-01T00:00:00Z">
        <w:r>
          <w:rPr>
            <w:i/>
            <w:iCs/>
          </w:rPr>
          <w:t xml:space="preserve">Solution 10</w:t>
        </w:r>
      </w:ins>
      <w:ins w:id="701" w:author="PR Preview" w:date="2026-01-01T00:00:00Z">
        <w:r>
          <w:t xml:space="preserve">. </w:t>
        </w:r>
      </w:ins>
      <w:ins w:id="702" w:author="PR Preview" w:date="2026-01-01T00:00:00Z">
        <w:r>
          <w:t xml:space="preserve">A</w:t>
        </w:r>
      </w:ins>
      <w:ins w:id="70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1</m:t>
        </m:r>
      </m:oMath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matrix is negative definite exactly when its only entry is negative,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so it is enough to show</w:t>
        </w:r>
      </w:ins>
      <w:ins w:id="709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ins w:id="710" w:author="PR Preview" w:date="2026-01-01T00:00:00Z">
        <w:r>
          <w:t xml:space="preserve">.</w:t>
        </w:r>
      </w:ins>
    </w:p>
    <w:p>
      <w:pPr>
        <w:pStyle w:val="BodyText"/>
      </w:pPr>
      <w:ins w:id="711" w:author="PR Preview" w:date="2026-01-01T00:00:00Z">
        <w:r>
          <w:t xml:space="preserve">Fix</w:t>
        </w:r>
      </w:ins>
      <w:ins w:id="712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713" w:author="PR Preview" w:date="2026-01-01T00:00:00Z">
        <w:r>
          <w:t xml:space="preserve">.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Then:</w:t>
        </w:r>
      </w:ins>
    </w:p>
    <w:p>
      <w:pPr>
        <w:pStyle w:val="Compact"/>
        <w:numPr>
          <w:ilvl w:val="0"/>
          <w:numId w:val="1003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and</w:t>
        </w:r>
      </w:ins>
      <w:ins w:id="718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719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3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and</w:t>
        </w:r>
      </w:ins>
      <w:ins w:id="72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ins w:id="723" w:author="PR Preview" w:date="2026-01-01T00:00:00Z">
        <w:r>
          <w:t xml:space="preserve">, because</w:t>
        </w:r>
      </w:ins>
      <w:ins w:id="72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725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3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and</w:t>
        </w:r>
      </w:ins>
      <w:ins w:id="72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are not both zero, because they sum to</w:t>
        </w:r>
      </w:ins>
      <w:ins w:id="731" w:author="PR Preview" w:date="2026-01-01T00:00:00Z">
        <w:r>
          <w:t xml:space="preserve"> </w:t>
        </w:r>
      </w:ins>
      <m:oMath>
        <m:r>
          <m:t>1</m:t>
        </m:r>
      </m:oMath>
      <w:ins w:id="732" w:author="PR Preview" w:date="2026-01-01T00:00:00Z">
        <w:r>
          <w:t xml:space="preserve">.</w:t>
        </w:r>
      </w:ins>
    </w:p>
    <w:p>
      <w:pPr>
        <w:pStyle w:val="FirstParagraph"/>
      </w:pPr>
      <w:ins w:id="733" w:author="PR Preview" w:date="2026-01-01T00:00:00Z">
        <w:r>
          <w:t xml:space="preserve">So</w:t>
        </w:r>
      </w:ins>
      <w:ins w:id="734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is a sum of two nonnegative terms, at least one of them positive.</w:t>
        </w:r>
      </w:ins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It is therefore positive, and with</w:t>
        </w:r>
      </w:ins>
      <w:ins w:id="74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&gt;</m:t>
        </m:r>
        <m:r>
          <m:t>0</m:t>
        </m:r>
      </m:oMath>
      <w:ins w:id="74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ins w:id="742" w:author="PR Preview" w:date="2026-01-01T00:00:00Z">
        <w:r>
          <w:t xml:space="preserve">This holds for every</w:t>
        </w:r>
      </w:ins>
      <w:ins w:id="743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744" w:author="PR Preview" w:date="2026-01-01T00:00:00Z">
        <w:r>
          <w:t xml:space="preserve">.</w:t>
        </w:r>
      </w:ins>
    </w:p>
    <w:bookmarkEnd w:id="60"/>
    <w:bookmarkStart w:id="61" w:name="thm-bernoulli-hessian-nd"/>
    <w:p>
      <w:pPr>
        <w:pStyle w:val="BodyText"/>
      </w:pPr>
      <w:ins w:id="745" w:author="PR Preview" w:date="2026-01-01T00:00:00Z">
        <w:r>
          <w:rPr>
            <w:b/>
            <w:bCs/>
          </w:rPr>
          <w:t xml:space="preserve">Theorem 10 (Negative definiteness of the Hessian of a binary sample)</w:t>
        </w:r>
      </w:ins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If</w:t>
        </w:r>
      </w:ins>
      <w:ins w:id="74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for</w:t>
        </w:r>
      </w:ins>
      <w:ins w:id="75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752" w:author="PR Preview" w:date="2026-01-01T00:00:00Z">
        <w:r>
          <w:t xml:space="preserve">,</w:t>
        </w:r>
      </w:ins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the</w:t>
        </w:r>
      </w:ins>
      <w:ins w:id="755" w:author="PR Preview" w:date="2026-01-01T00:00:00Z">
        <w:r>
          <w:t xml:space="preserve"> </w:t>
        </w:r>
      </w:ins>
      <w:hyperlink r:id="rId50">
        <w:ins w:id="756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757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of the</w:t>
        </w:r>
      </w:ins>
      <w:ins w:id="760" w:author="PR Preview" w:date="2026-01-01T00:00:00Z">
        <w:r>
          <w:t xml:space="preserve"> </w:t>
        </w:r>
      </w:ins>
      <w:hyperlink r:id="rId15">
        <w:ins w:id="761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is negative definite for every</w:t>
        </w:r>
      </w:ins>
      <w:ins w:id="764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765" w:author="PR Preview" w:date="2026-01-01T00:00:00Z">
        <w:r>
          <w:t xml:space="preserve">,</w:t>
        </w:r>
      </w:ins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whatever the observed outcomes.</w:t>
        </w:r>
      </w:ins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Hence the log-likelihood is strictly concave on</w:t>
        </w:r>
      </w:ins>
      <w:ins w:id="77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772" w:author="PR Preview" w:date="2026-01-01T00:00:00Z">
        <w:r>
          <w:t xml:space="preserve">.</w:t>
        </w:r>
      </w:ins>
    </w:p>
    <w:bookmarkEnd w:id="61"/>
    <w:p>
      <w:pPr>
        <w:pStyle w:val="BodyText"/>
      </w:pPr>
      <w:ins w:id="773" w:author="PR Preview" w:date="2026-01-01T00:00:00Z">
        <w:r>
          <w:rPr>
            <w:i/>
            <w:iCs/>
          </w:rPr>
          <w:t xml:space="preserve">Proof</w:t>
        </w:r>
      </w:ins>
      <w:ins w:id="774" w:author="PR Preview" w:date="2026-01-01T00:00:00Z">
        <w:r>
          <w:t xml:space="preserve">. </w:t>
        </w:r>
      </w:ins>
      <w:ins w:id="775" w:author="PR Preview" w:date="2026-01-01T00:00:00Z">
        <w:r>
          <w:t xml:space="preserve">This is the solution to</w:t>
        </w:r>
      </w:ins>
      <w:ins w:id="776" w:author="PR Preview" w:date="2026-01-01T00:00:00Z">
        <w:r>
          <w:t xml:space="preserve"> </w:t>
        </w:r>
      </w:ins>
      <w:hyperlink w:anchor="exr-bernoulli-hessian-nd">
        <w:ins w:id="777" w:author="PR Preview" w:date="2026-01-01T00:00:00Z">
          <w:r>
            <w:rPr>
              <w:rStyle w:val="Hyperlink"/>
            </w:rPr>
            <w:t xml:space="preserve">Exercise 10</w:t>
          </w:r>
        </w:ins>
      </w:hyperlink>
      <w:ins w:id="778" w:author="PR Preview" w:date="2026-01-01T00:00:00Z">
        <w:r>
          <w:t xml:space="preserve">, worked in</w:t>
        </w:r>
      </w:ins>
      <w:ins w:id="779" w:author="PR Preview" w:date="2026-01-01T00:00:00Z">
        <w:r>
          <w:t xml:space="preserve"> </w:t>
        </w:r>
      </w:ins>
      <w:hyperlink w:anchor="sol-bernoulli-hessian-nd">
        <w:ins w:id="780" w:author="PR Preview" w:date="2026-01-01T00:00:00Z">
          <w:r>
            <w:rPr>
              <w:rStyle w:val="Hyperlink"/>
            </w:rPr>
            <w:t xml:space="preserve">Solution 10</w:t>
          </w:r>
        </w:ins>
      </w:hyperlink>
      <w:ins w:id="781" w:author="PR Preview" w:date="2026-01-01T00:00:00Z">
        <w:r>
          <w:t xml:space="preserve">.</w:t>
        </w:r>
      </w:ins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It builds on</w:t>
        </w:r>
      </w:ins>
      <w:ins w:id="784" w:author="PR Preview" w:date="2026-01-01T00:00:00Z">
        <w:r>
          <w:t xml:space="preserve"> </w:t>
        </w:r>
      </w:ins>
      <w:hyperlink w:anchor="thm-bernoulli-hessian-sum">
        <w:ins w:id="785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786" w:author="PR Preview" w:date="2026-01-01T00:00:00Z">
        <w:r>
          <w:t xml:space="preserve">.</w:t>
        </w:r>
      </w:ins>
    </w:p>
    <w:bookmarkEnd w:id="62"/>
    <w:bookmarkStart w:id="69" w:name="the-maximum-likelihood-estimate"/>
    <w:p>
      <w:pPr>
        <w:pStyle w:val="Heading3"/>
      </w:pPr>
      <w:ins w:id="787" w:author="PR Preview" w:date="2026-01-01T00:00:00Z">
        <w:r>
          <w:t xml:space="preserve">1.11 The maximum likelihood estimate</w:t>
        </w:r>
      </w:ins>
    </w:p>
    <w:bookmarkStart w:id="64" w:name="exr-bernoulli-mle"/>
    <w:p>
      <w:pPr>
        <w:pStyle w:val="FirstParagraph"/>
      </w:pPr>
      <w:ins w:id="788" w:author="PR Preview" w:date="2026-01-01T00:00:00Z">
        <w:r>
          <w:rPr>
            <w:b/>
            <w:bCs/>
          </w:rPr>
          <w:t xml:space="preserve">Exercise 11 (Maximum likelihood estimate of a binary sample)</w:t>
        </w:r>
      </w:ins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In the setting of</w:t>
        </w:r>
      </w:ins>
      <w:ins w:id="791" w:author="PR Preview" w:date="2026-01-01T00:00:00Z">
        <w:r>
          <w:t xml:space="preserve"> </w:t>
        </w:r>
      </w:ins>
      <w:hyperlink w:anchor="exr-bernoulli-score-equation">
        <w:ins w:id="792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793" w:author="PR Preview" w:date="2026-01-01T00:00:00Z">
        <w:r>
          <w:t xml:space="preserve">,</w:t>
        </w:r>
      </w:ins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use</w:t>
        </w:r>
      </w:ins>
      <w:ins w:id="796" w:author="PR Preview" w:date="2026-01-01T00:00:00Z">
        <w:r>
          <w:t xml:space="preserve"> </w:t>
        </w:r>
      </w:ins>
      <w:hyperlink w:anchor="thm-bernoulli-hessian-nd">
        <w:ins w:id="797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798" w:author="PR Preview" w:date="2026-01-01T00:00:00Z">
        <w:r>
          <w:t xml:space="preserve"> </w:t>
        </w:r>
      </w:ins>
      <w:ins w:id="799" w:author="PR Preview" w:date="2026-01-01T00:00:00Z">
        <w:r>
          <w:t xml:space="preserve">to find the</w:t>
        </w:r>
      </w:ins>
      <w:ins w:id="800" w:author="PR Preview" w:date="2026-01-01T00:00:00Z">
        <w:r>
          <w:t xml:space="preserve"> </w:t>
        </w:r>
      </w:ins>
      <w:hyperlink r:id="rId63">
        <w:ins w:id="801" w:author="PR Preview" w:date="2026-01-01T00:00:00Z">
          <w:r>
            <w:rPr>
              <w:rStyle w:val="Hyperlink"/>
            </w:rPr>
            <w:t xml:space="preserve">maximum likelihood estimate</w:t>
          </w:r>
        </w:ins>
      </w:hyperlink>
      <w:ins w:id="80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of</w:t>
        </w:r>
      </w:ins>
      <w:ins w:id="805" w:author="PR Preview" w:date="2026-01-01T00:00:00Z">
        <w:r>
          <w:t xml:space="preserve"> </w:t>
        </w:r>
      </w:ins>
      <m:oMath>
        <m:r>
          <m:t>π</m:t>
        </m:r>
      </m:oMath>
      <w:ins w:id="806" w:author="PR Preview" w:date="2026-01-01T00:00:00Z">
        <w:r>
          <w:t xml:space="preserve">.</w:t>
        </w:r>
      </w:ins>
    </w:p>
    <w:bookmarkEnd w:id="64"/>
    <w:bookmarkStart w:id="67" w:name="sol-bernoulli-mle"/>
    <w:p>
      <w:pPr>
        <w:pStyle w:val="BodyText"/>
      </w:pPr>
      <w:ins w:id="807" w:author="PR Preview" w:date="2026-01-01T00:00:00Z">
        <w:r>
          <w:rPr>
            <w:i/>
            <w:iCs/>
          </w:rPr>
          <w:t xml:space="preserve">Solution 11</w:t>
        </w:r>
      </w:ins>
      <w:ins w:id="808" w:author="PR Preview" w:date="2026-01-01T00:00:00Z">
        <w:r>
          <w:t xml:space="preserve">. </w:t>
        </w:r>
      </w:ins>
      <w:ins w:id="809" w:author="PR Preview" w:date="2026-01-01T00:00:00Z">
        <w:r>
          <w:t xml:space="preserve">By</w:t>
        </w:r>
      </w:ins>
      <w:ins w:id="810" w:author="PR Preview" w:date="2026-01-01T00:00:00Z">
        <w:r>
          <w:t xml:space="preserve"> </w:t>
        </w:r>
      </w:ins>
      <w:hyperlink w:anchor="thm-bernoulli-hessian-nd">
        <w:ins w:id="811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812" w:author="PR Preview" w:date="2026-01-01T00:00:00Z">
        <w:r>
          <w:t xml:space="preserve">,</w:t>
        </w:r>
      </w:ins>
      <w:ins w:id="813" w:author="PR Preview" w:date="2026-01-01T00:00:00Z">
        <w:r>
          <w:t xml:space="preserve"> </w:t>
        </w:r>
      </w:ins>
      <m:oMath>
        <m:r>
          <m:t>ℓ</m:t>
        </m:r>
      </m:oMath>
      <w:ins w:id="814" w:author="PR Preview" w:date="2026-01-01T00:00:00Z">
        <w:r>
          <w:t xml:space="preserve"> </w:t>
        </w:r>
      </w:ins>
      <w:ins w:id="815" w:author="PR Preview" w:date="2026-01-01T00:00:00Z">
        <w:r>
          <w:t xml:space="preserve">is strictly concave on</w:t>
        </w:r>
      </w:ins>
      <w:ins w:id="81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817" w:author="PR Preview" w:date="2026-01-01T00:00:00Z">
        <w:r>
          <w:t xml:space="preserve">.</w:t>
        </w:r>
      </w:ins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A strictly concave</w:t>
        </w:r>
      </w:ins>
      <w:ins w:id="820" w:author="PR Preview" w:date="2026-01-01T00:00:00Z">
        <w:r>
          <w:t xml:space="preserve"> </w:t>
        </w:r>
      </w:ins>
      <w:hyperlink r:id="rId65">
        <w:ins w:id="821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that has a</w:t>
        </w:r>
      </w:ins>
      <w:ins w:id="824" w:author="PR Preview" w:date="2026-01-01T00:00:00Z">
        <w:r>
          <w:t xml:space="preserve"> </w:t>
        </w:r>
      </w:ins>
      <w:hyperlink r:id="rId66">
        <w:ins w:id="825" w:author="PR Preview" w:date="2026-01-01T00:00:00Z">
          <w:r>
            <w:rPr>
              <w:rStyle w:val="Hyperlink"/>
            </w:rPr>
            <w:t xml:space="preserve">critical point</w:t>
          </w:r>
        </w:ins>
      </w:hyperlink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is maximized there, and nowhere else.</w:t>
        </w:r>
      </w:ins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With</w:t>
        </w:r>
      </w:ins>
      <w:ins w:id="830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ins w:id="831" w:author="PR Preview" w:date="2026-01-01T00:00:00Z">
        <w:r>
          <w:t xml:space="preserve">,</w:t>
        </w:r>
      </w:ins>
      <w:ins w:id="832" w:author="PR Preview" w:date="2026-01-01T00:00:00Z">
        <w:r>
          <w:t xml:space="preserve"> </w:t>
        </w:r>
      </w:ins>
      <w:hyperlink w:anchor="thm-bernoulli-score-equation">
        <w:ins w:id="833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834" w:author="PR Preview" w:date="2026-01-01T00:00:00Z">
        <w:r>
          <w:t xml:space="preserve"> </w:t>
        </w:r>
      </w:ins>
      <w:ins w:id="835" w:author="PR Preview" w:date="2026-01-01T00:00:00Z">
        <w:r>
          <w:t xml:space="preserve">says the only critical point of</w:t>
        </w:r>
      </w:ins>
      <w:ins w:id="836" w:author="PR Preview" w:date="2026-01-01T00:00:00Z">
        <w:r>
          <w:t xml:space="preserve"> </w:t>
        </w:r>
      </w:ins>
      <m:oMath>
        <m:r>
          <m:t>ℓ</m:t>
        </m:r>
      </m:oMath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in</w:t>
        </w:r>
      </w:ins>
      <w:ins w:id="83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is</w:t>
        </w:r>
      </w:ins>
      <w:ins w:id="842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843" w:author="PR Preview" w:date="2026-01-01T00:00:00Z">
        <w:r>
          <w:t xml:space="preserve">.</w:t>
        </w:r>
      </w:ins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So</w:t>
        </w:r>
      </w:ins>
      <w:ins w:id="846" w:author="PR Preview" w:date="2026-01-01T00:00:00Z">
        <w:r>
          <w:t xml:space="preserve"> </w:t>
        </w:r>
      </w:ins>
      <m:oMath>
        <m:r>
          <m:t>ℓ</m:t>
        </m:r>
      </m:oMath>
      <w:ins w:id="847" w:author="PR Preview" w:date="2026-01-01T00:00:00Z">
        <w:r>
          <w:t xml:space="preserve"> </w:t>
        </w:r>
      </w:ins>
      <w:ins w:id="848" w:author="PR Preview" w:date="2026-01-01T00:00:00Z">
        <w:r>
          <w:t xml:space="preserve">is maximized at</w:t>
        </w:r>
      </w:ins>
      <w:ins w:id="849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ins w:id="850" w:author="PR Preview" w:date="2026-01-01T00:00:00Z">
        <w:r>
          <w:t xml:space="preserve">.</w:t>
        </w:r>
      </w:ins>
    </w:p>
    <w:bookmarkEnd w:id="67"/>
    <w:bookmarkStart w:id="68" w:name="thm-bernoulli-mle"/>
    <w:p>
      <w:pPr>
        <w:pStyle w:val="BodyText"/>
      </w:pPr>
      <w:ins w:id="851" w:author="PR Preview" w:date="2026-01-01T00:00:00Z">
        <w:r>
          <w:rPr>
            <w:b/>
            <w:bCs/>
          </w:rPr>
          <w:t xml:space="preserve">Theorem 11 (Maximum likelihood estimate of a binary sample)</w:t>
        </w:r>
      </w:ins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If</w:t>
        </w:r>
      </w:ins>
      <w:ins w:id="85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855" w:author="PR Preview" w:date="2026-01-01T00:00:00Z">
        <w:r>
          <w:t xml:space="preserve"> </w:t>
        </w:r>
      </w:ins>
      <w:ins w:id="856" w:author="PR Preview" w:date="2026-01-01T00:00:00Z">
        <w:r>
          <w:t xml:space="preserve">for</w:t>
        </w:r>
      </w:ins>
      <w:ins w:id="85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and the observed</w:t>
        </w:r>
      </w:ins>
      <w:ins w:id="860" w:author="PR Preview" w:date="2026-01-01T00:00:00Z">
        <w:r>
          <w:t xml:space="preserve"> </w:t>
        </w:r>
      </w:ins>
      <w:hyperlink r:id="rId39">
        <w:ins w:id="861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satisfies</w:t>
        </w:r>
      </w:ins>
      <w:ins w:id="864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ins w:id="865" w:author="PR Preview" w:date="2026-01-01T00:00:00Z">
        <w:r>
          <w:t xml:space="preserve">,</w:t>
        </w:r>
      </w:ins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the</w:t>
        </w:r>
      </w:ins>
      <w:ins w:id="868" w:author="PR Preview" w:date="2026-01-01T00:00:00Z">
        <w:r>
          <w:t xml:space="preserve"> </w:t>
        </w:r>
      </w:ins>
      <w:hyperlink r:id="rId63">
        <w:ins w:id="869" w:author="PR Preview" w:date="2026-01-01T00:00:00Z">
          <w:r>
            <w:rPr>
              <w:rStyle w:val="Hyperlink"/>
            </w:rPr>
            <w:t xml:space="preserve">maximum likelihood estimate</w:t>
          </w:r>
        </w:ins>
      </w:hyperlink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of</w:t>
        </w:r>
      </w:ins>
      <w:ins w:id="872" w:author="PR Preview" w:date="2026-01-01T00:00:00Z">
        <w:r>
          <w:t xml:space="preserve"> </w:t>
        </w:r>
      </w:ins>
      <m:oMath>
        <m:r>
          <m:t>π</m:t>
        </m:r>
      </m:oMath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is the sample mean: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68"/>
    <w:p>
      <w:pPr>
        <w:pStyle w:val="FirstParagraph"/>
      </w:pPr>
      <w:ins w:id="875" w:author="PR Preview" w:date="2026-01-01T00:00:00Z">
        <w:r>
          <w:rPr>
            <w:i/>
            <w:iCs/>
          </w:rPr>
          <w:t xml:space="preserve">Proof</w:t>
        </w:r>
      </w:ins>
      <w:ins w:id="876" w:author="PR Preview" w:date="2026-01-01T00:00:00Z">
        <w:r>
          <w:t xml:space="preserve">. </w:t>
        </w:r>
      </w:ins>
      <w:ins w:id="877" w:author="PR Preview" w:date="2026-01-01T00:00:00Z">
        <w:r>
          <w:t xml:space="preserve">This is the solution to</w:t>
        </w:r>
      </w:ins>
      <w:ins w:id="878" w:author="PR Preview" w:date="2026-01-01T00:00:00Z">
        <w:r>
          <w:t xml:space="preserve"> </w:t>
        </w:r>
      </w:ins>
      <w:hyperlink w:anchor="exr-bernoulli-mle">
        <w:ins w:id="879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880" w:author="PR Preview" w:date="2026-01-01T00:00:00Z">
        <w:r>
          <w:t xml:space="preserve">, worked in</w:t>
        </w:r>
      </w:ins>
      <w:ins w:id="881" w:author="PR Preview" w:date="2026-01-01T00:00:00Z">
        <w:r>
          <w:t xml:space="preserve"> </w:t>
        </w:r>
      </w:ins>
      <w:hyperlink w:anchor="sol-bernoulli-mle">
        <w:ins w:id="882" w:author="PR Preview" w:date="2026-01-01T00:00:00Z">
          <w:r>
            <w:rPr>
              <w:rStyle w:val="Hyperlink"/>
            </w:rPr>
            <w:t xml:space="preserve">Solution 11</w:t>
          </w:r>
        </w:ins>
      </w:hyperlink>
      <w:ins w:id="883" w:author="PR Preview" w:date="2026-01-01T00:00:00Z">
        <w:r>
          <w:t xml:space="preserve">.</w:t>
        </w:r>
      </w:ins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It builds on</w:t>
        </w:r>
      </w:ins>
      <w:ins w:id="886" w:author="PR Preview" w:date="2026-01-01T00:00:00Z">
        <w:r>
          <w:t xml:space="preserve"> </w:t>
        </w:r>
      </w:ins>
      <w:hyperlink w:anchor="thm-bernoulli-score-equation">
        <w:ins w:id="887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and</w:t>
        </w:r>
      </w:ins>
      <w:ins w:id="890" w:author="PR Preview" w:date="2026-01-01T00:00:00Z">
        <w:r>
          <w:t xml:space="preserve"> </w:t>
        </w:r>
      </w:ins>
      <w:hyperlink w:anchor="thm-bernoulli-hessian-nd">
        <w:ins w:id="891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892" w:author="PR Preview" w:date="2026-01-01T00:00:00Z">
        <w:r>
          <w:t xml:space="preserve">.</w:t>
        </w:r>
      </w:ins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hyperlink" Target="exploratory-descriptive.qmd#def-sample" TargetMode="External"/><Relationship Id="rId39" Type="http://schemas.openxmlformats.org/officeDocument/2006/relationships/hyperlink" Target="exploratory-descriptive.qmd#def-sample-mean" TargetMode="External"/><Relationship Id="rId65" Type="http://schemas.openxmlformats.org/officeDocument/2006/relationships/hyperlink" Target="https://morrison-lab.github.io/mds/functions.html#def-function" TargetMode="External"/><Relationship Id="rId35" Type="http://schemas.openxmlformats.org/officeDocument/2006/relationships/hyperlink" Target="https://morrison-lab.github.io/pds/probability-basics.html#def-event" TargetMode="External"/><Relationship Id="rId20" Type="http://schemas.openxmlformats.org/officeDocument/2006/relationships/hyperlink" Target="https://morrison-lab.github.io/pds/probability-basics.html#def-odds" TargetMode="External"/><Relationship Id="rId36" Type="http://schemas.openxmlformats.org/officeDocument/2006/relationships/hyperlink" Target="https://morrison-lab.github.io/pds/probability-basics.html#def-probability" TargetMode="External"/><Relationship Id="rId26" Type="http://schemas.openxmlformats.org/officeDocument/2006/relationships/hyperlink" Target="https://morrison-lab.github.io/pds/variance-covariance.html#def-deviation-pop-mean" TargetMode="External"/><Relationship Id="rId66" Type="http://schemas.openxmlformats.org/officeDocument/2006/relationships/hyperlink" Target="intro-MLEs.qmd#def-critical-point" TargetMode="External"/><Relationship Id="rId50" Type="http://schemas.openxmlformats.org/officeDocument/2006/relationships/hyperlink" Target="intro-MLEs.qmd#def-hessian" TargetMode="External"/><Relationship Id="rId9" Type="http://schemas.openxmlformats.org/officeDocument/2006/relationships/hyperlink" Target="intro-MLEs.qmd#def-lik" TargetMode="External"/><Relationship Id="rId16" Type="http://schemas.openxmlformats.org/officeDocument/2006/relationships/hyperlink" Target="intro-MLEs.qmd#def-lik-factor" TargetMode="External"/><Relationship Id="rId15" Type="http://schemas.openxmlformats.org/officeDocument/2006/relationships/hyperlink" Target="intro-MLEs.qmd#def-loglik" TargetMode="External"/><Relationship Id="rId63" Type="http://schemas.openxmlformats.org/officeDocument/2006/relationships/hyperlink" Target="intro-MLEs.qmd#def-mle" TargetMode="External"/><Relationship Id="rId32" Type="http://schemas.openxmlformats.org/officeDocument/2006/relationships/hyperlink" Target="intro-MLEs.qmd#def-precision-rv" TargetMode="External"/><Relationship Id="rId29" Type="http://schemas.openxmlformats.org/officeDocument/2006/relationships/hyperlink" Target="intro-MLEs.qmd#def-score" TargetMode="External"/><Relationship Id="rId45" Type="http://schemas.openxmlformats.org/officeDocument/2006/relationships/hyperlink" Target="intro-MLEs.qmd#def-score-equation" TargetMode="External"/><Relationship Id="rId14" Type="http://schemas.openxmlformats.org/officeDocument/2006/relationships/hyperlink" Target="model-validation.qmd#def-covariate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xploratory-descriptive.qmd#def-sample" TargetMode="External"/><Relationship Id="rId39" Type="http://schemas.openxmlformats.org/officeDocument/2006/relationships/hyperlink" Target="exploratory-descriptive.qmd#def-sample-mean" TargetMode="External"/><Relationship Id="rId65" Type="http://schemas.openxmlformats.org/officeDocument/2006/relationships/hyperlink" Target="https://morrison-lab.github.io/mds/functions.html#def-function" TargetMode="External"/><Relationship Id="rId35" Type="http://schemas.openxmlformats.org/officeDocument/2006/relationships/hyperlink" Target="https://morrison-lab.github.io/pds/probability-basics.html#def-event" TargetMode="External"/><Relationship Id="rId20" Type="http://schemas.openxmlformats.org/officeDocument/2006/relationships/hyperlink" Target="https://morrison-lab.github.io/pds/probability-basics.html#def-odds" TargetMode="External"/><Relationship Id="rId36" Type="http://schemas.openxmlformats.org/officeDocument/2006/relationships/hyperlink" Target="https://morrison-lab.github.io/pds/probability-basics.html#def-probability" TargetMode="External"/><Relationship Id="rId26" Type="http://schemas.openxmlformats.org/officeDocument/2006/relationships/hyperlink" Target="https://morrison-lab.github.io/pds/variance-covariance.html#def-deviation-pop-mean" TargetMode="External"/><Relationship Id="rId66" Type="http://schemas.openxmlformats.org/officeDocument/2006/relationships/hyperlink" Target="intro-MLEs.qmd#def-critical-point" TargetMode="External"/><Relationship Id="rId50" Type="http://schemas.openxmlformats.org/officeDocument/2006/relationships/hyperlink" Target="intro-MLEs.qmd#def-hessian" TargetMode="External"/><Relationship Id="rId9" Type="http://schemas.openxmlformats.org/officeDocument/2006/relationships/hyperlink" Target="intro-MLEs.qmd#def-lik" TargetMode="External"/><Relationship Id="rId16" Type="http://schemas.openxmlformats.org/officeDocument/2006/relationships/hyperlink" Target="intro-MLEs.qmd#def-lik-factor" TargetMode="External"/><Relationship Id="rId15" Type="http://schemas.openxmlformats.org/officeDocument/2006/relationships/hyperlink" Target="intro-MLEs.qmd#def-loglik" TargetMode="External"/><Relationship Id="rId63" Type="http://schemas.openxmlformats.org/officeDocument/2006/relationships/hyperlink" Target="intro-MLEs.qmd#def-mle" TargetMode="External"/><Relationship Id="rId32" Type="http://schemas.openxmlformats.org/officeDocument/2006/relationships/hyperlink" Target="intro-MLEs.qmd#def-precision-rv" TargetMode="External"/><Relationship Id="rId29" Type="http://schemas.openxmlformats.org/officeDocument/2006/relationships/hyperlink" Target="intro-MLEs.qmd#def-score" TargetMode="External"/><Relationship Id="rId45" Type="http://schemas.openxmlformats.org/officeDocument/2006/relationships/hyperlink" Target="intro-MLEs.qmd#def-score-equation" TargetMode="External"/><Relationship Id="rId14" Type="http://schemas.openxmlformats.org/officeDocument/2006/relationships/hyperlink" Target="model-validation.qmd#def-covari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Maximum Likelihood for a Bernoulli Model</dc:title>
  <dc:creator/>
  <cp:keywords/>
  <dcterms:created xsi:type="dcterms:W3CDTF">2026-10-22T09:13:06Z</dcterms:created>
  <dcterms:modified xsi:type="dcterms:W3CDTF">2026-10-22T09:13:06Z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