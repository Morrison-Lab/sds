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The step to</w:delText>
        </w:r>
      </w:del>
      <w:del w:id="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uses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the</w:delText>
        </w:r>
      </w:del>
      <w:del w:id="9" w:author="PR Preview" w:date="2026-01-01T00:00:00Z">
        <w:r>
          <w:delText xml:space="preserve"> </w:delText>
        </w:r>
      </w:del>
      <w:hyperlink r:id="rId72">
        <w:del w:id="10" w:author="PR Preview" w:date="2026-01-01T00:00:00Z">
          <w:r>
            <w:rPr>
              <w:rStyle w:val="Hyperlink"/>
            </w:rPr>
            <w:delText xml:space="preserve">variance of a linear combination</w:delText>
          </w:r>
        </w:del>
      </w:hyperlink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whose covariance terms are all zero for independent variables.</w:delText>
        </w:r>
      </w:del>
    </w:p>
    <w:p>
      <w:pPr>
        <w:pStyle w:val="FirstParagraph"/>
      </w:pPr>
      <w:ins w:id="14" w:author="PR Preview" w:date="2026-01-01T00:00:00Z">
        <w:r>
          <w:t xml:space="preserve">The step to</w:t>
        </w:r>
      </w:ins>
      <w:ins w:id="1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uses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</w:t>
        </w:r>
      </w:ins>
      <w:ins w:id="20" w:author="PR Preview" w:date="2026-01-01T00:00:00Z">
        <w:r>
          <w:t xml:space="preserve"> </w:t>
        </w:r>
      </w:ins>
      <w:hyperlink r:id="rId72">
        <w:ins w:id="21" w:author="PR Preview" w:date="2026-01-01T00:00:00Z">
          <w:r>
            <w:rPr>
              <w:rStyle w:val="Hyperlink"/>
            </w:rPr>
            <w:t xml:space="preserve">variance of a linear combination</w:t>
          </w:r>
        </w:ins>
      </w:hyperlink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whose covariance terms are all zero for independent variables.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 result</w:t>
        </w:r>
      </w:ins>
      <w:ins w:id="2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is the</w:t>
        </w:r>
      </w:ins>
      <w:ins w:id="30" w:author="PR Preview" w:date="2026-01-01T00:00:00Z">
        <w:r>
          <w:t xml:space="preserve"> </w:t>
        </w:r>
      </w:ins>
      <w:hyperlink r:id="rId73">
        <w:ins w:id="31" w:author="PR Preview" w:date="2026-01-01T00:00:00Z">
          <w:r>
            <w:rPr>
              <w:rStyle w:val="Hyperlink"/>
            </w:rPr>
            <w:t xml:space="preserve">variance of an IID sample mean</w:t>
          </w:r>
        </w:ins>
      </w:hyperlink>
      <w:ins w:id="32" w:author="PR Preview" w:date="2026-01-01T00:00:00Z">
        <w:r>
          <w:t xml:space="preserve">.</w:t>
        </w:r>
      </w:ins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2026-10-22T09:15:52Z</dcterms:created>
  <dcterms:modified xsi:type="dcterms:W3CDTF">2026-10-22T09:15:52Z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