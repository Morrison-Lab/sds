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Maximum Likelihood for a Gaussian Model</w:t>
        </w:r>
      </w:ins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29" w:name="sec-gaussian-mle"/>
    <w:p>
      <w:pPr>
        <w:pStyle w:val="Heading2"/>
      </w:pPr>
      <w:ins w:id="3" w:author="PR Preview" w:date="2026-01-01T00:00:00Z">
        <w:r>
          <w:t xml:space="preserve">1 Maximum likelihood for univariate Gaussian models</w:t>
        </w:r>
      </w:ins>
    </w:p>
    <w:p>
      <w:pPr>
        <w:pStyle w:val="FirstParagraph"/>
      </w:pPr>
      <w:ins w:id="4" w:author="PR Preview" w:date="2026-01-01T00:00:00Z">
        <w:r>
          <w:t xml:space="preserve">Suppose</w:t>
        </w:r>
      </w:ins>
      <w:ins w:id="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 let</w:t>
        </w:r>
      </w:ins>
      <w:ins w:id="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be the observed values.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parameter vector is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$\mathord{\smash[b]{\underset{\raise.3ex\hbox{$\scriptstyle\sim$}}{\theta}}\vphantom{\theta}}= (\mu, \sigma^2)$</w:t>
        </w:r>
      </w:ins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We treat</w:t>
        </w:r>
      </w:ins>
      <w:ins w:id="1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" w:author="PR Preview" w:date="2026-01-01T00:00:00Z">
        <w:r>
          <w:t xml:space="preserve">, rather than</w:t>
        </w:r>
      </w:ins>
      <w:ins w:id="21" w:author="PR Preview" w:date="2026-01-01T00:00:00Z">
        <w:r>
          <w:t xml:space="preserve"> </w:t>
        </w:r>
      </w:ins>
      <m:oMath>
        <m:r>
          <m:t>σ</m:t>
        </m:r>
      </m:oMath>
      <w:ins w:id="22" w:author="PR Preview" w:date="2026-01-01T00:00:00Z">
        <w:r>
          <w:t xml:space="preserve">, as the second parameter,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differentiate with respect to</w:t>
        </w:r>
      </w:ins>
      <w:ins w:id="2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directly.</w:t>
        </w:r>
      </w:ins>
    </w:p>
    <w:p>
      <w:pPr>
        <w:pStyle w:val="BodyText"/>
      </w:pPr>
      <w:ins w:id="28" w:author="PR Preview" w:date="2026-01-01T00:00:00Z">
        <w:r>
          <w:t xml:space="preserve">By</w:t>
        </w:r>
      </w:ins>
      <w:ins w:id="29" w:author="PR Preview" w:date="2026-01-01T00:00:00Z">
        <w:r>
          <w:t xml:space="preserve"> </w:t>
        </w:r>
      </w:ins>
      <w:hyperlink r:id="rId9">
        <w:ins w:id="30" w:author="PR Preview" w:date="2026-01-01T00:00:00Z">
          <w:r>
            <w:rPr>
              <w:rStyle w:val="Hyperlink"/>
            </w:rPr>
            <w:t xml:space="preserve">the likelihood of independent data</w:t>
          </w:r>
        </w:ins>
      </w:hyperlink>
      <w:ins w:id="31" w:author="PR Preview" w:date="2026-01-01T00:00:00Z">
        <w:r>
          <w:t xml:space="preserve">, the likelihood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ins w:id="32" w:author="PR Preview" w:date="2026-01-01T00:00:00Z">
        <w:r>
          <w:t xml:space="preserve">and by</w:t>
        </w:r>
      </w:ins>
      <w:ins w:id="33" w:author="PR Preview" w:date="2026-01-01T00:00:00Z">
        <w:r>
          <w:t xml:space="preserve"> </w:t>
        </w:r>
      </w:ins>
      <w:hyperlink r:id="rId10">
        <w:ins w:id="34" w:author="PR Preview" w:date="2026-01-01T00:00:00Z">
          <w:r>
            <w:rPr>
              <w:rStyle w:val="Hyperlink"/>
            </w:rPr>
            <w:t xml:space="preserve">the log-likelihood of independent data</w:t>
          </w:r>
        </w:ins>
      </w:hyperlink>
      <w:ins w:id="35" w:author="PR Preview" w:date="2026-01-01T00:00:00Z">
        <w:r>
          <w:t xml:space="preserve">, the log-likelihood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" w:name="the-score-function"/>
    <w:p>
      <w:pPr>
        <w:pStyle w:val="Heading3"/>
      </w:pPr>
      <w:ins w:id="36" w:author="PR Preview" w:date="2026-01-01T00:00:00Z">
        <w:r>
          <w:t xml:space="preserve">1.1 The score function</w:t>
        </w:r>
      </w:ins>
    </w:p>
    <w:p>
      <w:pPr>
        <w:pStyle w:val="FirstParagraph"/>
      </w:pPr>
      <w:ins w:id="37" w:author="PR Preview" w:date="2026-01-01T00:00:00Z">
        <w:r>
          <w:t xml:space="preserve">The score function is the vector of the two partial derivatives: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38" w:author="PR Preview" w:date="2026-01-01T00:00:00Z">
        <w:r>
          <w:t xml:space="preserve">For the first entry,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only the last term of</w:t>
        </w:r>
      </w:ins>
      <w:ins w:id="41" w:author="PR Preview" w:date="2026-01-01T00:00:00Z">
        <w:r>
          <w:t xml:space="preserve"> </w:t>
        </w:r>
      </w:ins>
      <m:oMath>
        <m:r>
          <m:t>ℓ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depends on</w:t>
        </w:r>
      </w:ins>
      <w:ins w:id="44" w:author="PR Preview" w:date="2026-01-01T00:00:00Z">
        <w:r>
          <w:t xml:space="preserve"> </w:t>
        </w:r>
      </w:ins>
      <m:oMath>
        <m:r>
          <m:t>μ</m:t>
        </m:r>
      </m:oMath>
      <w:ins w:id="4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6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47" w:author="PR Preview" w:date="2026-01-01T00:00:00Z">
        <w:r>
          <w:t xml:space="preserve">Substituting the inner derivative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8" w:author="PR Preview" w:date="2026-01-01T00:00:00Z">
        <w:r>
          <w:t xml:space="preserve">For the second entry,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write the</w:t>
        </w:r>
      </w:ins>
      <w:ins w:id="51" w:author="PR Preview" w:date="2026-01-01T00:00:00Z">
        <w:r>
          <w:t xml:space="preserve"> </w:t>
        </w:r>
      </w:ins>
      <w:hyperlink r:id="rId11">
        <w:ins w:id="52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5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as a single variable</w:t>
        </w:r>
      </w:ins>
      <w:ins w:id="56" w:author="PR Preview" w:date="2026-01-01T00:00:00Z">
        <w:r>
          <w:t xml:space="preserve"> </w:t>
        </w:r>
      </w:ins>
      <m:oMath>
        <m:r>
          <m:t>v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so that the</w:t>
        </w:r>
      </w:ins>
      <w:ins w:id="60" w:author="PR Preview" w:date="2026-01-01T00:00:00Z">
        <w:r>
          <w:t xml:space="preserve"> </w:t>
        </w:r>
      </w:ins>
      <w:hyperlink r:id="rId12">
        <w:ins w:id="61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2" w:author="PR Preview" w:date="2026-01-01T00:00:00Z">
        <w:r>
          <w:t xml:space="preserve"> </w:t>
        </w:r>
      </w:ins>
      <m:oMath>
        <m:r>
          <m:t>ℓ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contains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where the sum of squared</w:t>
        </w:r>
      </w:ins>
      <w:ins w:id="72" w:author="PR Preview" w:date="2026-01-01T00:00:00Z">
        <w:r>
          <w:t xml:space="preserve"> </w:t>
        </w:r>
      </w:ins>
      <w:hyperlink r:id="rId13">
        <w:ins w:id="73" w:author="PR Preview" w:date="2026-01-01T00:00:00Z">
          <w:r>
            <w:rPr>
              <w:rStyle w:val="Hyperlink"/>
            </w:rPr>
            <w:t xml:space="preserve">deviations</w:t>
          </w:r>
        </w:ins>
      </w:hyperlink>
      <w:ins w:id="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from the mean parameter</w:t>
        </w:r>
      </w:ins>
      <w:ins w:id="77" w:author="PR Preview" w:date="2026-01-01T00:00:00Z">
        <w:r>
          <w:t xml:space="preserve"> </w:t>
        </w:r>
      </w:ins>
      <m:oMath>
        <m:r>
          <m:t>μ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does not depend on</w:t>
        </w:r>
      </w:ins>
      <w:ins w:id="8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14"/>
    <w:bookmarkStart w:id="15" w:name="mle-of-mu"/>
    <w:p>
      <w:pPr>
        <w:pStyle w:val="Heading3"/>
      </w:pPr>
      <w:ins w:id="82" w:author="PR Preview" w:date="2026-01-01T00:00:00Z">
        <w:r>
          <w:t xml:space="preserve">1.2 MLE of</w:t>
        </w:r>
      </w:ins>
      <w:ins w:id="83" w:author="PR Preview" w:date="2026-01-01T00:00:00Z">
        <w:r>
          <w:t xml:space="preserve"> </w:t>
        </w:r>
      </w:ins>
      <m:oMath>
        <m:r>
          <m:t>μ</m:t>
        </m:r>
      </m:oMath>
    </w:p>
    <w:p>
      <w:pPr>
        <w:pStyle w:val="FirstParagraph"/>
      </w:pPr>
      <w:ins w:id="84" w:author="PR Preview" w:date="2026-01-01T00:00:00Z">
        <w:r>
          <w:t xml:space="preserve">Setting</w:t>
        </w:r>
      </w:ins>
      <w:ins w:id="8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ins w:id="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7" w:author="PR Preview" w:date="2026-01-01T00:00:00Z">
        <w:r>
          <w:t xml:space="preserve">This solution does not depend on</w:t>
        </w:r>
      </w:ins>
      <w:ins w:id="8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 second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2" w:author="PR Preview" w:date="2026-01-01T00:00:00Z">
        <w:r>
          <w:t xml:space="preserve">so for every fixed</w:t>
        </w:r>
      </w:ins>
      <w:ins w:id="9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m:oMath>
        <m:r>
          <m:t>ℓ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maximized over</w:t>
        </w:r>
      </w:ins>
      <w:ins w:id="98" w:author="PR Preview" w:date="2026-01-01T00:00:00Z">
        <w:r>
          <w:t xml:space="preserve"> </w:t>
        </w:r>
      </w:ins>
      <m:oMath>
        <m:r>
          <m:t>μ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at</w:t>
        </w:r>
      </w:ins>
      <w:ins w:id="10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06" w:author="PR Preview" w:date="2026-01-01T00:00:00Z">
        <w:r>
          <w:t xml:space="preserve">.</w:t>
        </w:r>
      </w:ins>
    </w:p>
    <w:bookmarkEnd w:id="15"/>
    <w:bookmarkStart w:id="21" w:name="sec-gaussian-mle-sigma"/>
    <w:p>
      <w:pPr>
        <w:pStyle w:val="Heading3"/>
      </w:pPr>
      <w:ins w:id="107" w:author="PR Preview" w:date="2026-01-01T00:00:00Z">
        <w:r>
          <w:t xml:space="preserve">1.3 MLE of</w:t>
        </w:r>
      </w:ins>
      <w:ins w:id="10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ins w:id="109" w:author="PR Preview" w:date="2026-01-01T00:00:00Z">
        <w:r>
          <w:t xml:space="preserve">Setting</w:t>
        </w:r>
      </w:ins>
      <w:ins w:id="1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2" w:author="PR Preview" w:date="2026-01-01T00:00:00Z">
        <w:r>
          <w:t xml:space="preserve">Substituting the maximizer</w:t>
        </w:r>
      </w:ins>
      <w:ins w:id="11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which does not depend on</w:t>
        </w:r>
      </w:ins>
      <w:ins w:id="11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maximizes the</w:t>
        </w:r>
      </w:ins>
      <w:ins w:id="121" w:author="PR Preview" w:date="2026-01-01T00:00:00Z">
        <w:r>
          <w:t xml:space="preserve"> </w:t>
        </w:r>
      </w:ins>
      <w:hyperlink r:id="rId16">
        <w:ins w:id="122" w:author="PR Preview" w:date="2026-01-01T00:00:00Z">
          <w:r>
            <w:rPr>
              <w:rStyle w:val="Hyperlink"/>
            </w:rPr>
            <w:t xml:space="preserve">profile log-likelihood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of</w:t>
        </w:r>
      </w:ins>
      <w:ins w:id="125" w:author="PR Preview" w:date="2026-01-01T00:00:00Z">
        <w:r>
          <w:t xml:space="preserve"> </w:t>
        </w:r>
      </w:ins>
      <w:hyperlink r:id="rId17">
        <w:ins w:id="126" w:author="PR Preview" w:date="2026-01-01T00:00:00Z">
          <w:r>
            <w:rPr>
              <w:rStyle w:val="Hyperlink"/>
            </w:rPr>
            <w:t xml:space="preserve">the Gaussian example</w:t>
          </w:r>
        </w:ins>
      </w:hyperlink>
      <w:ins w:id="127" w:author="PR Preview" w:date="2026-01-01T00:00:00Z">
        <w:r>
          <w:t xml:space="preserve">, and gives: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ins w:id="128" w:author="PR Preview" w:date="2026-01-01T00:00:00Z">
        <w:r>
          <w:t xml:space="preserve">The profile log-likelihood,</w:t>
        </w:r>
      </w:ins>
      <w:ins w:id="12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increases for</w:t>
        </w:r>
      </w:ins>
      <w:ins w:id="1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 decreases for</w:t>
        </w:r>
      </w:ins>
      <w:ins w:id="13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because its derivative,</w:t>
        </w:r>
      </w:ins>
      <w:ins w:id="1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has the sign of</w:t>
        </w:r>
      </w:ins>
      <w:ins w:id="144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So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the global maximizer,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provided the</w:t>
        </w:r>
      </w:ins>
      <w:ins w:id="1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are not all equal.</w:t>
        </w:r>
      </w:ins>
    </w:p>
    <w:bookmarkStart w:id="18" w:name="rem-gaussian-variance-precision"/>
    <w:p>
      <w:pPr>
        <w:pStyle w:val="BodyText"/>
      </w:pPr>
      <w:ins w:id="156" w:author="PR Preview" w:date="2026-01-01T00:00:00Z">
        <w:r>
          <w:rPr>
            <w:i/>
            <w:iCs/>
          </w:rPr>
          <w:t xml:space="preserve">Remark 1</w:t>
        </w:r>
      </w:ins>
      <w:ins w:id="157" w:author="PR Preview" w:date="2026-01-01T00:00:00Z">
        <w:r>
          <w:t xml:space="preserve"> (Differentiating with respect to the variance or the precision). </w:t>
        </w:r>
      </w:ins>
      <w:ins w:id="158" w:author="PR Preview" w:date="2026-01-01T00:00:00Z">
        <w:r>
          <w:t xml:space="preserve">Differentiating with respect to</w:t>
        </w:r>
      </w:ins>
      <w:ins w:id="15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as a single variable,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rather than with respect to</w:t>
        </w:r>
      </w:ins>
      <w:ins w:id="164" w:author="PR Preview" w:date="2026-01-01T00:00:00Z">
        <w:r>
          <w:t xml:space="preserve"> </w:t>
        </w:r>
      </w:ins>
      <m:oMath>
        <m:r>
          <m:t>σ</m:t>
        </m:r>
      </m:oMath>
      <w:ins w:id="165" w:author="PR Preview" w:date="2026-01-01T00:00:00Z">
        <w:r>
          <w:t xml:space="preserve">, keeps the algebra short.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Replacing</w:t>
        </w:r>
      </w:ins>
      <w:ins w:id="1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with the precision</w:t>
        </w:r>
      </w:ins>
      <w:ins w:id="171" w:author="PR Preview" w:date="2026-01-01T00:00:00Z">
        <w:r>
          <w:t xml:space="preserve"> </w:t>
        </w:r>
      </w:ins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 differentiating with respect to</w:t>
        </w:r>
      </w:ins>
      <w:ins w:id="174" w:author="PR Preview" w:date="2026-01-01T00:00:00Z">
        <w:r>
          <w:t xml:space="preserve"> </w:t>
        </w:r>
      </w:ins>
      <m:oMath>
        <m:r>
          <m:t>τ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can be shorter still,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because</w:t>
        </w:r>
      </w:ins>
      <w:ins w:id="179" w:author="PR Preview" w:date="2026-01-01T00:00:00Z">
        <w:r>
          <w:t xml:space="preserve"> </w:t>
        </w:r>
      </w:ins>
      <m:oMath>
        <m:r>
          <m:t>τ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enters the log-likelihood as</w:t>
        </w:r>
      </w:ins>
      <w:ins w:id="18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By the invariance of maximum likelihood estimates,</w:t>
        </w:r>
      </w:ins>
      <w:ins w:id="18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87" w:author="PR Preview" w:date="2026-01-01T00:00:00Z">
        <w:r>
          <w:t xml:space="preserve">.</w:t>
        </w:r>
      </w:ins>
    </w:p>
    <w:bookmarkEnd w:id="18"/>
    <w:bookmarkStart w:id="20" w:name="rem-gaussian-mle-sigma-bias"/>
    <w:p>
      <w:pPr>
        <w:pStyle w:val="BodyText"/>
      </w:pPr>
      <w:ins w:id="188" w:author="PR Preview" w:date="2026-01-01T00:00:00Z">
        <w:r>
          <w:rPr>
            <w:i/>
            <w:iCs/>
          </w:rPr>
          <w:t xml:space="preserve">Remark 2</w:t>
        </w:r>
      </w:ins>
      <w:ins w:id="189" w:author="PR Preview" w:date="2026-01-01T00:00:00Z">
        <w:r>
          <w:t xml:space="preserve"> (The Gaussian variance MLE is biased). </w:t>
        </w:r>
      </w:ins>
      <w:ins w:id="190" w:author="PR Preview" w:date="2026-01-01T00:00:00Z">
        <w:r>
          <w:t xml:space="preserve">This MLE divides by</w:t>
        </w:r>
      </w:ins>
      <w:ins w:id="191" w:author="PR Preview" w:date="2026-01-01T00:00:00Z">
        <w:r>
          <w:t xml:space="preserve"> </w:t>
        </w:r>
      </w:ins>
      <m:oMath>
        <m:r>
          <m:t>n</m:t>
        </m:r>
      </m:oMath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so it is a biased estimator of</w:t>
        </w:r>
      </w:ins>
      <w:ins w:id="19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(</w:t>
        </w:r>
      </w:ins>
      <w:hyperlink r:id="rId19">
        <w:ins w:id="198" w:author="PR Preview" w:date="2026-01-01T00:00:00Z">
          <w:r>
            <w:rPr>
              <w:rStyle w:val="Hyperlink"/>
            </w:rPr>
            <w:t xml:space="preserve">bias of the divide-by-</w:t>
          </w:r>
        </w:ins>
        <m:oMath>
          <m:r>
            <m:t>n</m:t>
          </m:r>
        </m:oMath>
        <w:ins w:id="199" w:author="PR Preview" w:date="2026-01-01T00:00:00Z">
          <w:r>
            <w:rPr>
              <w:rStyle w:val="Hyperlink"/>
            </w:rPr>
            <w:t xml:space="preserve"> </w:t>
          </w:r>
        </w:ins>
        <w:ins w:id="20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01" w:author="PR Preview" w:date="2026-01-01T00:00:00Z">
        <w:r>
          <w:t xml:space="preserve">).</w:t>
        </w:r>
      </w:ins>
    </w:p>
    <w:bookmarkEnd w:id="20"/>
    <w:bookmarkEnd w:id="21"/>
    <w:bookmarkStart w:id="22" w:name="second-derivatives"/>
    <w:p>
      <w:pPr>
        <w:pStyle w:val="Heading3"/>
      </w:pPr>
      <w:ins w:id="202" w:author="PR Preview" w:date="2026-01-01T00:00:00Z">
        <w:r>
          <w:t xml:space="preserve">1.4 Second derivatives</w:t>
        </w:r>
      </w:ins>
    </w:p>
    <w:p>
      <w:pPr>
        <w:pStyle w:val="FirstParagraph"/>
      </w:pPr>
      <w:ins w:id="203" w:author="PR Preview" w:date="2026-01-01T00:00:00Z">
        <w:r>
          <w:t xml:space="preserve">The remaining second derivatives are: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ins w:id="204" w:author="PR Preview" w:date="2026-01-01T00:00:00Z">
        <w:r>
          <w:t xml:space="preserve">At the MLE,</w:t>
        </w:r>
      </w:ins>
      <w:ins w:id="20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</w:t>
        </w:r>
      </w:ins>
      <w:ins w:id="20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(writing</w:t>
        </w:r>
      </w:ins>
      <w:ins w:id="21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for</w:t>
        </w:r>
      </w:ins>
      <w:ins w:id="214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215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2"/>
    <w:bookmarkStart w:id="28" w:name="sec-covariance-matrix"/>
    <w:p>
      <w:pPr>
        <w:pStyle w:val="Heading3"/>
      </w:pPr>
      <w:ins w:id="216" w:author="PR Preview" w:date="2026-01-01T00:00:00Z">
        <w:r>
          <w:t xml:space="preserve">1.5 Information matrix and standard errors</w:t>
        </w:r>
      </w:ins>
    </w:p>
    <w:p>
      <w:pPr>
        <w:pStyle w:val="FirstParagraph"/>
      </w:pPr>
      <w:ins w:id="217" w:author="PR Preview" w:date="2026-01-01T00:00:00Z">
        <w:r>
          <w:t xml:space="preserve">Collecting the second derivatives at the MLE,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</w:t>
        </w:r>
      </w:ins>
      <w:ins w:id="220" w:author="PR Preview" w:date="2026-01-01T00:00:00Z">
        <w:r>
          <w:t xml:space="preserve"> </w:t>
        </w:r>
      </w:ins>
      <w:hyperlink r:id="rId23">
        <w:ins w:id="221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ins w:id="224" w:author="PR Preview" w:date="2026-01-01T00:00:00Z">
        <w:r>
          <w:t xml:space="preserve">Its diagonal entries are positive and its off-diagonal entries are zero,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so it is positive definite,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consistent with the MLE being a maximum.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inverse of a diagonal matrix inverts each diagonal entry, so: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ins w:id="231" w:author="PR Preview" w:date="2026-01-01T00:00:00Z">
        <w:r>
          <w:t xml:space="preserve">By</w:t>
        </w:r>
      </w:ins>
      <w:ins w:id="232" w:author="PR Preview" w:date="2026-01-01T00:00:00Z">
        <w:r>
          <w:t xml:space="preserve"> </w:t>
        </w:r>
      </w:ins>
      <w:hyperlink r:id="rId24">
        <w:ins w:id="233" w:author="PR Preview" w:date="2026-01-01T00:00:00Z">
          <w:r>
            <w:rPr>
              <w:rStyle w:val="Hyperlink"/>
            </w:rPr>
            <w:t xml:space="preserve">the asymptotic distribution of the MLE</w:t>
          </w:r>
        </w:ins>
      </w:hyperlink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estimated standard errors are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 the two estimates are approximately uncorrelated in large samples.</w:t>
        </w:r>
      </w:ins>
    </w:p>
    <w:p>
      <w:pPr>
        <w:pStyle w:val="BodyText"/>
      </w:pPr>
      <w:ins w:id="244" w:author="PR Preview" w:date="2026-01-01T00:00:00Z">
        <w:r>
          <w:t xml:space="preserve">See also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[1], Example 7.2.12</w:t>
        </w:r>
      </w:ins>
      <w:ins w:id="247" w:author="PR Preview" w:date="2026-01-01T00:00:00Z">
        <w:r>
          <w:t xml:space="preserve">.</w:t>
        </w:r>
      </w:ins>
    </w:p>
    <w:bookmarkStart w:id="27" w:name="refs"/>
    <w:bookmarkStart w:id="26" w:name="ref-CaseBerg01"/>
    <w:p>
      <w:pPr>
        <w:pStyle w:val="Bibliography"/>
      </w:pPr>
      <w:ins w:id="248" w:author="PR Preview" w:date="2026-01-01T00:00:00Z">
        <w:r>
          <w:t xml:space="preserve">[1]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	</w:t>
        </w:r>
      </w:ins>
      <w:ins w:id="251" w:author="PR Preview" w:date="2026-01-01T00:00:00Z">
        <w:r>
          <w:t xml:space="preserve">G. Casella and R. Berger,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i/>
            <w:iCs/>
          </w:rPr>
          <w:t xml:space="preserve">Statistical inference</w:t>
        </w:r>
      </w:ins>
      <w:ins w:id="254" w:author="PR Preview" w:date="2026-01-01T00:00:00Z">
        <w:r>
          <w:t xml:space="preserve">, 2nd ed. Cengage Learning, 2002. Available:</w:t>
        </w:r>
      </w:ins>
      <w:ins w:id="255" w:author="PR Preview" w:date="2026-01-01T00:00:00Z">
        <w:r>
          <w:t xml:space="preserve"> </w:t>
        </w:r>
      </w:ins>
      <w:hyperlink r:id="rId25">
        <w:ins w:id="256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estimation.qmd#exm-biased-variance-mle" TargetMode="External"/><Relationship Id="rId13" Type="http://schemas.openxmlformats.org/officeDocument/2006/relationships/hyperlink" Target="https://morrison-lab.github.io/pds/variance-covariance.html#def-deviation-pop-mean" TargetMode="External"/><Relationship Id="rId11" Type="http://schemas.openxmlformats.org/officeDocument/2006/relationships/hyperlink" Target="https://morrison-lab.github.io/pds/variance-covariance.html#def-variance" TargetMode="External"/><Relationship Id="rId25" Type="http://schemas.openxmlformats.org/officeDocument/2006/relationships/hyperlink" Target="https://www.cengage.com/c/statistical-inference-2e-casella-berger/9780534243128/" TargetMode="External"/><Relationship Id="rId12" Type="http://schemas.openxmlformats.org/officeDocument/2006/relationships/hyperlink" Target="intro-MLEs.qmd#def-loglik" TargetMode="External"/><Relationship Id="rId23" Type="http://schemas.openxmlformats.org/officeDocument/2006/relationships/hyperlink" Target="intro-MLEs.qmd#def-oinf" TargetMode="External"/><Relationship Id="rId16" Type="http://schemas.openxmlformats.org/officeDocument/2006/relationships/hyperlink" Target="intro-MLEs.qmd#def-profile-loglik" TargetMode="External"/><Relationship Id="rId17" Type="http://schemas.openxmlformats.org/officeDocument/2006/relationships/hyperlink" Target="intro-MLEs.qmd#exm-profile-loglik" TargetMode="External"/><Relationship Id="rId24" Type="http://schemas.openxmlformats.org/officeDocument/2006/relationships/hyperlink" Target="intro-MLEs.qmd#thm-dist-mle" TargetMode="External"/><Relationship Id="rId9" Type="http://schemas.openxmlformats.org/officeDocument/2006/relationships/hyperlink" Target="intro-MLEs.qmd#thm-lik-iid" TargetMode="External"/><Relationship Id="rId10" Type="http://schemas.openxmlformats.org/officeDocument/2006/relationships/hyperlink" Target="intro-MLEs.qmd#thm-loglik-iid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estimation.qmd#exm-biased-variance-mle" TargetMode="External"/><Relationship Id="rId13" Type="http://schemas.openxmlformats.org/officeDocument/2006/relationships/hyperlink" Target="https://morrison-lab.github.io/pds/variance-covariance.html#def-deviation-pop-mean" TargetMode="External"/><Relationship Id="rId11" Type="http://schemas.openxmlformats.org/officeDocument/2006/relationships/hyperlink" Target="https://morrison-lab.github.io/pds/variance-covariance.html#def-variance" TargetMode="External"/><Relationship Id="rId25" Type="http://schemas.openxmlformats.org/officeDocument/2006/relationships/hyperlink" Target="https://www.cengage.com/c/statistical-inference-2e-casella-berger/9780534243128/" TargetMode="External"/><Relationship Id="rId12" Type="http://schemas.openxmlformats.org/officeDocument/2006/relationships/hyperlink" Target="intro-MLEs.qmd#def-loglik" TargetMode="External"/><Relationship Id="rId23" Type="http://schemas.openxmlformats.org/officeDocument/2006/relationships/hyperlink" Target="intro-MLEs.qmd#def-oinf" TargetMode="External"/><Relationship Id="rId16" Type="http://schemas.openxmlformats.org/officeDocument/2006/relationships/hyperlink" Target="intro-MLEs.qmd#def-profile-loglik" TargetMode="External"/><Relationship Id="rId17" Type="http://schemas.openxmlformats.org/officeDocument/2006/relationships/hyperlink" Target="intro-MLEs.qmd#exm-profile-loglik" TargetMode="External"/><Relationship Id="rId24" Type="http://schemas.openxmlformats.org/officeDocument/2006/relationships/hyperlink" Target="intro-MLEs.qmd#thm-dist-mle" TargetMode="External"/><Relationship Id="rId9" Type="http://schemas.openxmlformats.org/officeDocument/2006/relationships/hyperlink" Target="intro-MLEs.qmd#thm-lik-iid" TargetMode="External"/><Relationship Id="rId10" Type="http://schemas.openxmlformats.org/officeDocument/2006/relationships/hyperlink" Target="intro-MLEs.qmd#thm-loglik-i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Gaussian Model</dc:title>
  <dc:creator/>
  <cp:keywords/>
  <dcterms:created xsi:type="dcterms:W3CDTF">2026-10-22T09:19:05Z</dcterms:created>
  <dcterms:modified xsi:type="dcterms:W3CDTF">2026-10-22T09:19:05Z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