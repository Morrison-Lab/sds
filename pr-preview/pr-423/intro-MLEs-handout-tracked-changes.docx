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2026-10-22 01:42:18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01:48:42 (PDT)</w:t>
        </w:r>
      </w:ins>
    </w:p>
    <w:bookmarkStart w:id="150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Exercise 3 (Likelihood of binary outcomes with one event probability)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 binary outcome</w:delText>
        </w:r>
      </w:del>
      <w:del w:id="6" w:author="PR Preview" w:date="2026-01-01T00:00:00Z">
        <w:r>
          <w:delText xml:space="preserve"> </w:delText>
        </w:r>
      </w:del>
      <m:oMath>
        <m:r>
          <m:t>Y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with event probability</w:delText>
        </w:r>
      </w:del>
      <w:del w:id="9" w:author="PR Preview" w:date="2026-01-01T00:00:00Z">
        <w:r>
          <w:delText xml:space="preserve"> </w:delText>
        </w:r>
      </w:del>
      <m:oMath>
        <m:r>
          <m:t>π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has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del w:id="12" w:author="PR Preview" w:date="2026-01-01T00:00:00Z">
        <w:r>
          <w:delText xml:space="preserve">Let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$\mathord{\smash[b]{\underset{\raise.3ex\hbox{$\scriptstyle\sim$}}{y}}\vphantom{y}}\stackrel{\text{def}}{=}(y_1, \ldots, y_n)$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be a dataset of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mutually independent binary outcomes,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all with the same event probability</w:delText>
        </w:r>
      </w:del>
      <w:del w:id="21" w:author="PR Preview" w:date="2026-01-01T00:00:00Z">
        <w:r>
          <w:delText xml:space="preserve"> </w:delText>
        </w:r>
      </w:del>
      <m:oMath>
        <m:r>
          <m:t>π</m:t>
        </m:r>
      </m:oMath>
      <w:del w:id="22" w:author="PR Preview" w:date="2026-01-01T00:00:00Z">
        <w:r>
          <w:delText xml:space="preserve">:</w:delText>
        </w:r>
      </w:del>
      <w:del w:id="2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24" w:author="PR Preview" w:date="2026-01-01T00:00:00Z">
        <w:r>
          <w:delText xml:space="preserve">.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Derive the</w:delText>
        </w:r>
      </w:del>
      <w:del w:id="27" w:author="PR Preview" w:date="2026-01-01T00:00:00Z">
        <w:r>
          <w:delText xml:space="preserve"> </w:delText>
        </w:r>
      </w:del>
      <w:hyperlink w:anchor="def-lik">
        <w:del w:id="28" w:author="PR Preview" w:date="2026-01-01T00:00:00Z">
          <w:r>
            <w:rPr>
              <w:rStyle w:val="Hyperlink"/>
            </w:rPr>
            <w:delText xml:space="preserve">likelihood</w:delText>
          </w:r>
        </w:del>
      </w:hyperlink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of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$\mathord{\smash[b]{\underset{\raise.3ex\hbox{$\scriptstyle\sim$}}{y}}\vphantom{y}}$</w:delText>
        </w:r>
      </w:del>
      <w:del w:id="33" w:author="PR Preview" w:date="2026-01-01T00:00:00Z">
        <w:r>
          <w:delText xml:space="preserve">.</w:delText>
        </w:r>
      </w:del>
    </w:p>
    <w:p>
      <w:pPr>
        <w:pStyle w:val="BodyText"/>
      </w:pPr>
      <w:del w:id="34" w:author="PR Preview" w:date="2026-01-01T00:00:00Z">
        <w:r>
          <w:rPr>
            <w:i/>
            <w:iCs/>
          </w:rPr>
          <w:delText xml:space="preserve">Solution 3</w:delText>
        </w:r>
      </w:del>
      <w:del w:id="35" w:author="PR Preview" w:date="2026-01-01T00:00:00Z">
        <w:r>
          <w:delText xml:space="preserve">. </w:delText>
        </w:r>
      </w:del>
    </w:p>
    <w:p>
      <w:pPr>
        <w:pStyle w:val="BodyText"/>
      </w:pPr>
      <w:del w:id="36" w:author="PR Preview" w:date="2026-01-01T00:00:00Z">
        <w:r>
          <w:delTex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delText>
        </w:r>
      </w:del>
    </w:p>
    <w:p>
      <w:pPr>
        <w:pStyle w:val="FirstParagraph"/>
      </w:pPr>
      <w:del w:id="37" w:author="PR Preview" w:date="2026-01-01T00:00:00Z">
        <w:r>
          <w:rPr>
            <w:b/>
            <w:bCs/>
          </w:rPr>
          <w:delText xml:space="preserve">Theorem 3 (Likelihood of binary outcomes with one event probability)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Let</w:delText>
        </w:r>
      </w:del>
      <w:del w:id="4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be mutually independent binary random variables,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each with the same event probability</w:delText>
        </w:r>
      </w:del>
      <w:del w:id="45" w:author="PR Preview" w:date="2026-01-01T00:00:00Z">
        <w:r>
          <w:delText xml:space="preserve"> </w:delText>
        </w:r>
      </w:del>
      <m:oMath>
        <m:r>
          <m:t>π</m:t>
        </m:r>
      </m:oMath>
      <w:del w:id="46" w:author="PR Preview" w:date="2026-01-01T00:00:00Z">
        <w:r>
          <w:delText xml:space="preserve">:</w:delText>
        </w:r>
      </w:del>
      <w:del w:id="4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48" w:author="PR Preview" w:date="2026-01-01T00:00:00Z">
        <w:r>
          <w:delText xml:space="preserve">.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For observed outcomes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$\mathord{\smash[b]{\underset{\raise.3ex\hbox{$\scriptstyle\sim$}}{y}}\vphantom{y}}\stackrel{\text{def}}{=}(y_1, \ldots, y_n)$</w:delText>
        </w:r>
      </w:del>
      <w:del w:id="53" w:author="PR Preview" w:date="2026-01-01T00:00:00Z">
        <w:r>
          <w:delText xml:space="preserve">, with each</w:delText>
        </w:r>
      </w:del>
      <w:del w:id="5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55" w:author="PR Preview" w:date="2026-01-01T00:00:00Z">
        <w:r>
          <w:delText xml:space="preserve">,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the likelihood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$\mathcal{L}(\pi; \mathord{\smash[b]{\underset{\raise.3ex\hbox{$\scriptstyle\sim$}}{y}}\vphantom{y}})$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of</w:delText>
        </w:r>
      </w:del>
      <w:del w:id="62" w:author="PR Preview" w:date="2026-01-01T00:00:00Z">
        <w:r>
          <w:delText xml:space="preserve"> </w:delText>
        </w:r>
      </w:del>
      <m:oMath>
        <m:r>
          <m:t>π</m:t>
        </m:r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depends on the data only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through the number of events</w:delText>
        </w:r>
      </w:del>
      <w:del w:id="6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68" w:author="PR Preview" w:date="2026-01-01T00:00:00Z">
        <w:r>
          <w:delText xml:space="preserve">:</w:delText>
        </w:r>
      </w:del>
    </w:p>
    <w:p>
      <w:pPr>
        <w:pStyle w:val="BodyText"/>
      </w:pPr>
      <w:del w:id="69" w:author="PR Preview" w:date="2026-01-01T00:00:00Z">
        <w:r>
          <w:delText xml:space="preserve">$$\mathcal{L}(\pi; \mathord{\smash[b]{\underset{\raise.3ex\hbox{$\scriptstyle\sim$}}{y}}\vphantom{y}}) = \pi^{\sum_{i=1}^ny_i} (1 - \pi)^{n - \sum_{i=1}^ny_i}$$</w:delText>
        </w:r>
      </w:del>
    </w:p>
    <w:p>
      <w:pPr>
        <w:pStyle w:val="FirstParagraph"/>
      </w:pPr>
      <w:del w:id="70" w:author="PR Preview" w:date="2026-01-01T00:00:00Z">
        <w:r>
          <w:rPr>
            <w:i/>
            <w:iCs/>
          </w:rPr>
          <w:delText xml:space="preserve">Proof</w:delText>
        </w:r>
      </w:del>
      <w:del w:id="71" w:author="PR Preview" w:date="2026-01-01T00:00:00Z">
        <w:r>
          <w:delText xml:space="preserve">. </w:delText>
        </w:r>
      </w:del>
      <w:del w:id="72" w:author="PR Preview" w:date="2026-01-01T00:00:00Z">
        <w:r>
          <w:delText xml:space="preserve">This is the solution to</w:delText>
        </w:r>
      </w:del>
      <w:del w:id="73" w:author="PR Preview" w:date="2026-01-01T00:00:00Z">
        <w:r>
          <w:delText xml:space="preserve"> </w:delText>
        </w:r>
      </w:del>
      <w:hyperlink w:anchor="exr-bernoulli-likelihood-one-group">
        <w:del w:id="74" w:author="PR Preview" w:date="2026-01-01T00:00:00Z">
          <w:r>
            <w:rPr>
              <w:rStyle w:val="Hyperlink"/>
            </w:rPr>
            <w:delText xml:space="preserve">Exercise 3</w:delText>
          </w:r>
        </w:del>
      </w:hyperlink>
      <w:del w:id="75" w:author="PR Preview" w:date="2026-01-01T00:00:00Z">
        <w:r>
          <w:delText xml:space="preserve">, worked in</w:delText>
        </w:r>
      </w:del>
      <w:del w:id="76" w:author="PR Preview" w:date="2026-01-01T00:00:00Z">
        <w:r>
          <w:delText xml:space="preserve"> </w:delText>
        </w:r>
      </w:del>
      <w:hyperlink w:anchor="sol-bernoulli-likelihood-one-group">
        <w:del w:id="77" w:author="PR Preview" w:date="2026-01-01T00:00:00Z">
          <w:r>
            <w:rPr>
              <w:rStyle w:val="Hyperlink"/>
            </w:rPr>
            <w:delText xml:space="preserve">Solution 3</w:delText>
          </w:r>
        </w:del>
      </w:hyperlink>
      <w:del w:id="78" w:author="PR Preview" w:date="2026-01-01T00:00:00Z">
        <w:r>
          <w:delText xml:space="preserve">.</w:delText>
        </w:r>
      </w:del>
    </w:p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del w:id="79" w:author="PR Preview" w:date="2026-01-01T00:00:00Z">
        <w:r>
          <w:rPr>
            <w:b/>
            <w:bCs/>
          </w:rPr>
          <w:delText xml:space="preserve">Exercise 4 (Comparing likelihoods through log-likelihoods)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Suppose</w:delText>
        </w:r>
      </w:del>
      <w:del w:id="8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for every</w:delText>
        </w:r>
      </w:del>
      <w:del w:id="85" w:author="PR Preview" w:date="2026-01-01T00:00:00Z">
        <w:r>
          <w:delText xml:space="preserve"> </w:delText>
        </w:r>
      </w:del>
      <m:oMath>
        <m:r>
          <m:t>θ</m:t>
        </m:r>
      </m:oMath>
      <w:del w:id="86" w:author="PR Preview" w:date="2026-01-01T00:00:00Z">
        <w:r>
          <w:delText xml:space="preserve">.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Determine how the parameter values that maximize the likelihood</w:delText>
        </w:r>
      </w:del>
      <w:del w:id="8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relate to the parameter values that maximize the</w:delText>
        </w:r>
      </w:del>
      <w:del w:id="92" w:author="PR Preview" w:date="2026-01-01T00:00:00Z">
        <w:r>
          <w:delText xml:space="preserve"> </w:delText>
        </w:r>
      </w:del>
      <w:hyperlink w:anchor="def-loglik">
        <w:del w:id="93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94" w:author="PR Preview" w:date="2026-01-01T00:00:00Z">
        <w:r>
          <w:delText xml:space="preserve"> </w:delText>
        </w:r>
      </w:del>
      <m:oMath>
        <m:r>
          <m:t>ℓ</m:t>
        </m:r>
      </m:oMath>
      <w:del w:id="95" w:author="PR Preview" w:date="2026-01-01T00:00:00Z">
        <w:r>
          <w:delText xml:space="preserve">.</w:delText>
        </w:r>
      </w:del>
    </w:p>
    <w:p>
      <w:pPr>
        <w:pStyle w:val="BodyText"/>
      </w:pPr>
      <w:del w:id="96" w:author="PR Preview" w:date="2026-01-01T00:00:00Z">
        <w:r>
          <w:rPr>
            <w:i/>
            <w:iCs/>
          </w:rPr>
          <w:delText xml:space="preserve">Solution 4</w:delText>
        </w:r>
      </w:del>
      <w:del w:id="97" w:author="PR Preview" w:date="2026-01-01T00:00:00Z">
        <w:r>
          <w:delText xml:space="preserve">. </w:delText>
        </w:r>
      </w:del>
      <w:del w:id="98" w:author="PR Preview" w:date="2026-01-01T00:00:00Z">
        <w:r>
          <w:delText xml:space="preserve">Let</w:delText>
        </w:r>
      </w:del>
      <w:del w:id="99" w:author="PR Preview" w:date="2026-01-01T00:00:00Z">
        <w:r>
          <w:delText xml:space="preserve"> </w:delText>
        </w:r>
      </w:del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be a parameter value.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The natural logarithm is strictly increasing on</w:delText>
        </w:r>
      </w:del>
      <w:del w:id="10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105" w:author="PR Preview" w:date="2026-01-01T00:00:00Z">
        <w:r>
          <w:delText xml:space="preserve">,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so for any</w:delText>
        </w:r>
      </w:del>
      <w:del w:id="108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1</m:t>
            </m:r>
          </m:sub>
        </m:sSub>
      </m:oMath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and</w:delText>
        </w:r>
      </w:del>
      <w:del w:id="111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2</m:t>
            </m:r>
          </m:sub>
        </m:sSub>
      </m:oMath>
      <w:del w:id="112" w:author="PR Preview" w:date="2026-01-01T00:00:00Z">
        <w:r>
          <w:delText xml:space="preserve">,</w:delText>
        </w:r>
      </w:del>
      <w:del w:id="11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if and only if</w:delText>
        </w:r>
      </w:del>
      <w:del w:id="116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17" w:author="PR Preview" w:date="2026-01-01T00:00:00Z">
        <w:r>
          <w:delText xml:space="preserve">,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that is,</w:delText>
        </w:r>
      </w:del>
      <w:del w:id="120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21" w:author="PR Preview" w:date="2026-01-01T00:00:00Z">
        <w:r>
          <w:delText xml:space="preserve">.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So</w:delText>
        </w:r>
      </w:del>
      <w:del w:id="124" w:author="PR Preview" w:date="2026-01-01T00:00:00Z">
        <w:r>
          <w:delText xml:space="preserve"> </w:delText>
        </w:r>
      </w:del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satisfies</w:delText>
        </w:r>
      </w:del>
      <w:del w:id="12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for every</w:delText>
        </w:r>
      </w:del>
      <w:del w:id="130" w:author="PR Preview" w:date="2026-01-01T00:00:00Z">
        <w:r>
          <w:delText xml:space="preserve"> </w:delText>
        </w:r>
      </w:del>
      <m:oMath>
        <m:r>
          <m:t>θ</m:t>
        </m:r>
      </m:oMath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if and only if it satisfies</w:delText>
        </w:r>
      </w:del>
      <w:del w:id="133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for every</w:delText>
        </w:r>
      </w:del>
      <w:del w:id="136" w:author="PR Preview" w:date="2026-01-01T00:00:00Z">
        <w:r>
          <w:delText xml:space="preserve"> </w:delText>
        </w:r>
      </w:del>
      <m:oMath>
        <m:r>
          <m:t>θ</m:t>
        </m:r>
      </m:oMath>
      <w:del w:id="137" w:author="PR Preview" w:date="2026-01-01T00:00:00Z">
        <w:r>
          <w:delText xml:space="preserve">.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So a parameter value</w:delText>
        </w:r>
      </w:del>
      <w:del w:id="140" w:author="PR Preview" w:date="2026-01-01T00:00:00Z">
        <w:r>
          <w:delText xml:space="preserve"> </w:delText>
        </w:r>
      </w:del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maximizes</w:delText>
        </w:r>
      </w:del>
      <w:del w:id="14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if and only if it maximizes</w:delText>
        </w:r>
      </w:del>
      <w:del w:id="146" w:author="PR Preview" w:date="2026-01-01T00:00:00Z">
        <w:r>
          <w:delText xml:space="preserve"> </w:delText>
        </w:r>
      </w:del>
      <m:oMath>
        <m:r>
          <m:t>ℓ</m:t>
        </m:r>
      </m:oMath>
      <w:del w:id="147" w:author="PR Preview" w:date="2026-01-01T00:00:00Z">
        <w:r>
          <w:delText xml:space="preserve">.</w:delText>
        </w:r>
      </w:del>
    </w:p>
    <w:p>
      <w:pPr>
        <w:pStyle w:val="BodyText"/>
      </w:pPr>
      <w:del w:id="148" w:author="PR Preview" w:date="2026-01-01T00:00:00Z">
        <w:r>
          <w:rPr>
            <w:b/>
            <w:bCs/>
          </w:rPr>
          <w:delText xml:space="preserve">Theorem 4 (Maximize the log-likelihood instead of the likelihood)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If</w:delText>
        </w:r>
      </w:del>
      <w:del w:id="15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for every</w:delText>
        </w:r>
      </w:del>
      <w:del w:id="154" w:author="PR Preview" w:date="2026-01-01T00:00:00Z">
        <w:r>
          <w:delText xml:space="preserve"> </w:delText>
        </w:r>
      </w:del>
      <m:oMath>
        <m:r>
          <m:t>θ</m:t>
        </m:r>
      </m:oMath>
      <w:del w:id="155" w:author="PR Preview" w:date="2026-01-01T00:00:00Z">
        <w:r>
          <w:delText xml:space="preserve">,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the likelihood and log-likelihood have the same maximizers: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p>
      <w:pPr>
        <w:pStyle w:val="BodyText"/>
      </w:pPr>
      <w:ins w:id="158" w:author="PR Preview" w:date="2026-01-01T00:00:00Z">
        <w:r>
          <w:rPr>
            <w:b/>
            <w:bCs/>
          </w:rPr>
          <w:t xml:space="preserve">Exercise 3 (Comparing likelihoods through log-likelihoods)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Suppose</w:t>
        </w:r>
      </w:ins>
      <w:ins w:id="16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for every</w:t>
        </w:r>
      </w:ins>
      <w:ins w:id="164" w:author="PR Preview" w:date="2026-01-01T00:00:00Z">
        <w:r>
          <w:t xml:space="preserve"> </w:t>
        </w:r>
      </w:ins>
      <m:oMath>
        <m:r>
          <m:t>θ</m:t>
        </m:r>
      </m:oMath>
      <w:ins w:id="165" w:author="PR Preview" w:date="2026-01-01T00:00:00Z">
        <w:r>
          <w:t xml:space="preserve">.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Determine how the parameter values that maximize the likelihood</w:t>
        </w:r>
      </w:ins>
      <w:ins w:id="16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relate to the parameter values that maximize the</w:t>
        </w:r>
      </w:ins>
      <w:ins w:id="171" w:author="PR Preview" w:date="2026-01-01T00:00:00Z">
        <w:r>
          <w:t xml:space="preserve"> </w:t>
        </w:r>
      </w:ins>
      <w:hyperlink w:anchor="def-loglik">
        <w:ins w:id="172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173" w:author="PR Preview" w:date="2026-01-01T00:00:00Z">
        <w:r>
          <w:t xml:space="preserve"> </w:t>
        </w:r>
      </w:ins>
      <m:oMath>
        <m:r>
          <m:t>ℓ</m:t>
        </m:r>
      </m:oMath>
      <w:ins w:id="174" w:author="PR Preview" w:date="2026-01-01T00:00:00Z">
        <w:r>
          <w:t xml:space="preserve">.</w:t>
        </w:r>
      </w:ins>
    </w:p>
    <w:bookmarkEnd w:id="40"/>
    <w:bookmarkStart w:id="41" w:name="sol-mle-use-log"/>
    <w:p>
      <w:pPr>
        <w:pStyle w:val="BodyText"/>
      </w:pPr>
      <w:ins w:id="175" w:author="PR Preview" w:date="2026-01-01T00:00:00Z">
        <w:r>
          <w:rPr>
            <w:i/>
            <w:iCs/>
          </w:rPr>
          <w:t xml:space="preserve">Solution 3</w:t>
        </w:r>
      </w:ins>
      <w:ins w:id="176" w:author="PR Preview" w:date="2026-01-01T00:00:00Z">
        <w:r>
          <w:t xml:space="preserve">. </w:t>
        </w:r>
      </w:ins>
      <w:ins w:id="177" w:author="PR Preview" w:date="2026-01-01T00:00:00Z">
        <w:r>
          <w:t xml:space="preserve">Let</w:t>
        </w:r>
      </w:ins>
      <w:ins w:id="178" w:author="PR Preview" w:date="2026-01-01T00:00:00Z">
        <w:r>
          <w:t xml:space="preserve"> </w:t>
        </w:r>
      </w:ins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be a parameter value.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The natural logarithm is strictly increasing on</w:t>
        </w:r>
      </w:ins>
      <w:ins w:id="1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184" w:author="PR Preview" w:date="2026-01-01T00:00:00Z">
        <w:r>
          <w:t xml:space="preserve">,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so for any</w:t>
        </w:r>
      </w:ins>
      <w:ins w:id="187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and</w:t>
        </w:r>
      </w:ins>
      <w:ins w:id="190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2</m:t>
            </m:r>
          </m:sub>
        </m:sSub>
      </m:oMath>
      <w:ins w:id="191" w:author="PR Preview" w:date="2026-01-01T00:00:00Z">
        <w:r>
          <w:t xml:space="preserve">,</w:t>
        </w:r>
      </w:ins>
      <w:ins w:id="19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if and only if</w:t>
        </w:r>
      </w:ins>
      <w:ins w:id="195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96" w:author="PR Preview" w:date="2026-01-01T00:00:00Z">
        <w:r>
          <w:t xml:space="preserve">,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that is,</w:t>
        </w:r>
      </w:ins>
      <w:ins w:id="199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200" w:author="PR Preview" w:date="2026-01-01T00:00:00Z">
        <w:r>
          <w:t xml:space="preserve">.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So</w:t>
        </w:r>
      </w:ins>
      <w:ins w:id="203" w:author="PR Preview" w:date="2026-01-01T00:00:00Z">
        <w:r>
          <w:t xml:space="preserve"> </w:t>
        </w:r>
      </w:ins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satisfies</w:t>
        </w:r>
      </w:ins>
      <w:ins w:id="20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for every</w:t>
        </w:r>
      </w:ins>
      <w:ins w:id="209" w:author="PR Preview" w:date="2026-01-01T00:00:00Z">
        <w:r>
          <w:t xml:space="preserve"> </w:t>
        </w:r>
      </w:ins>
      <m:oMath>
        <m:r>
          <m:t>θ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if and only if it satisfies</w:t>
        </w:r>
      </w:ins>
      <w:ins w:id="212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for every</w:t>
        </w:r>
      </w:ins>
      <w:ins w:id="215" w:author="PR Preview" w:date="2026-01-01T00:00:00Z">
        <w:r>
          <w:t xml:space="preserve"> </w:t>
        </w:r>
      </w:ins>
      <m:oMath>
        <m:r>
          <m:t>θ</m:t>
        </m:r>
      </m:oMath>
      <w:ins w:id="216" w:author="PR Preview" w:date="2026-01-01T00:00:00Z">
        <w:r>
          <w:t xml:space="preserve">.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So a parameter value</w:t>
        </w:r>
      </w:ins>
      <w:ins w:id="219" w:author="PR Preview" w:date="2026-01-01T00:00:00Z">
        <w:r>
          <w:t xml:space="preserve"> </w:t>
        </w:r>
      </w:ins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maximizes</w:t>
        </w:r>
      </w:ins>
      <w:ins w:id="22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</m:oMath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if and only if it maximizes</w:t>
        </w:r>
      </w:ins>
      <w:ins w:id="225" w:author="PR Preview" w:date="2026-01-01T00:00:00Z">
        <w:r>
          <w:t xml:space="preserve"> </w:t>
        </w:r>
      </w:ins>
      <m:oMath>
        <m:r>
          <m:t>ℓ</m:t>
        </m:r>
      </m:oMath>
      <w:ins w:id="226" w:author="PR Preview" w:date="2026-01-01T00:00:00Z">
        <w:r>
          <w:t xml:space="preserve">.</w:t>
        </w:r>
      </w:ins>
    </w:p>
    <w:bookmarkEnd w:id="41"/>
    <w:bookmarkStart w:id="42" w:name="thm-mle-use-log"/>
    <w:p>
      <w:pPr>
        <w:pStyle w:val="BodyText"/>
      </w:pPr>
      <w:ins w:id="227" w:author="PR Preview" w:date="2026-01-01T00:00:00Z">
        <w:r>
          <w:rPr>
            <w:b/>
            <w:bCs/>
          </w:rPr>
          <w:t xml:space="preserve">Theorem 3 (Maximize the log-likelihood instead of the likelihood)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If</w:t>
        </w:r>
      </w:ins>
      <w:ins w:id="23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for every</w:t>
        </w:r>
      </w:ins>
      <w:ins w:id="233" w:author="PR Preview" w:date="2026-01-01T00:00:00Z">
        <w:r>
          <w:t xml:space="preserve"> </w:t>
        </w:r>
      </w:ins>
      <m:oMath>
        <m:r>
          <m:t>θ</m:t>
        </m:r>
      </m:oMath>
      <w:ins w:id="234" w:author="PR Preview" w:date="2026-01-01T00:00:00Z">
        <w:r>
          <w:t xml:space="preserve">,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the likelihood and log-likelihood have the same maximizers: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ins w:id="237" w:author="PR Preview" w:date="2026-01-01T00:00:00Z">
        <w:r>
          <w:rPr>
            <w:i/>
            <w:iCs/>
          </w:rPr>
          <w:t xml:space="preserve">Proof</w:t>
        </w:r>
      </w:ins>
      <w:ins w:id="238" w:author="PR Preview" w:date="2026-01-01T00:00:00Z">
        <w:r>
          <w:t xml:space="preserve">. </w:t>
        </w:r>
      </w:ins>
      <w:ins w:id="239" w:author="PR Preview" w:date="2026-01-01T00:00:00Z">
        <w:r>
          <w:t xml:space="preserve">This is the solution to</w:t>
        </w:r>
      </w:ins>
      <w:ins w:id="240" w:author="PR Preview" w:date="2026-01-01T00:00:00Z">
        <w:r>
          <w:t xml:space="preserve"> </w:t>
        </w:r>
      </w:ins>
      <w:hyperlink w:anchor="exr-mle-use-log">
        <w:ins w:id="241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242" w:author="PR Preview" w:date="2026-01-01T00:00:00Z">
        <w:r>
          <w:t xml:space="preserve">.</w:t>
        </w:r>
      </w:ins>
    </w:p>
    <w:bookmarkStart w:id="43" w:name="exr-loglik-iid"/>
    <w:p>
      <w:pPr>
        <w:pStyle w:val="BodyText"/>
      </w:pPr>
      <w:ins w:id="243" w:author="PR Preview" w:date="2026-01-01T00:00:00Z">
        <w:r>
          <w:rPr>
            <w:b/>
            <w:bCs/>
          </w:rPr>
          <w:t xml:space="preserve">Exercise 4 (Log-likelihood of an independent sample)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For mutually independent data</w:t>
        </w:r>
      </w:ins>
      <w:ins w:id="24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247" w:author="PR Preview" w:date="2026-01-01T00:00:00Z">
        <w:r>
          <w:t xml:space="preserve">,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use</w:t>
        </w:r>
      </w:ins>
      <w:ins w:id="250" w:author="PR Preview" w:date="2026-01-01T00:00:00Z">
        <w:r>
          <w:t xml:space="preserve"> </w:t>
        </w:r>
      </w:ins>
      <w:hyperlink w:anchor="thm-lik-iid">
        <w:ins w:id="251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to write the</w:t>
        </w:r>
      </w:ins>
      <w:ins w:id="254" w:author="PR Preview" w:date="2026-01-01T00:00:00Z">
        <w:r>
          <w:t xml:space="preserve"> </w:t>
        </w:r>
      </w:ins>
      <w:hyperlink w:anchor="def-loglik">
        <w:ins w:id="255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256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as a sum over the observations.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What does each term become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if the</w:t>
        </w:r>
      </w:ins>
      <w:ins w:id="26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also share a common distribution</w:t>
        </w:r>
      </w:ins>
      <w:ins w:id="266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267" w:author="PR Preview" w:date="2026-01-01T00:00:00Z">
        <w:r>
          <w:t xml:space="preserve">?</w:t>
        </w:r>
      </w:ins>
    </w:p>
    <w:bookmarkEnd w:id="43"/>
    <w:bookmarkStart w:id="44" w:name="sol-loglik-iid"/>
    <w:p>
      <w:pPr>
        <w:pStyle w:val="BodyText"/>
      </w:pPr>
      <w:ins w:id="268" w:author="PR Preview" w:date="2026-01-01T00:00:00Z">
        <w:r>
          <w:rPr>
            <w:i/>
            <w:iCs/>
          </w:rPr>
          <w:t xml:space="preserve">Solution 4</w:t>
        </w:r>
      </w:ins>
      <w:ins w:id="269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ins w:id="270" w:author="PR Preview" w:date="2026-01-01T00:00:00Z">
        <w:r>
          <w:t xml:space="preserve">With a common distribution,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71" w:author="PR Preview" w:date="2026-01-01T00:00:00Z">
        <w:r>
          <w:t xml:space="preserve">so each term is</w:t>
        </w:r>
      </w:ins>
      <w:ins w:id="272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273" w:author="PR Preview" w:date="2026-01-01T00:00:00Z">
        <w:r>
          <w:t xml:space="preserve">.</w:t>
        </w:r>
      </w:ins>
    </w:p>
    <w:bookmarkEnd w:id="44"/>
    <w:bookmarkStart w:id="46" w:name="thm-loglik-iid"/>
    <w:p>
      <w:pPr>
        <w:pStyle w:val="BodyText"/>
      </w:pPr>
      <w:ins w:id="274" w:author="PR Preview" w:date="2026-01-01T00:00:00Z">
        <w:r>
          <w:rPr>
            <w:b/>
            <w:bCs/>
          </w:rPr>
          <w:t xml:space="preserve">Theorem 4 (Log-likelihood of an independent sample)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For mutually independent data</w:t>
        </w:r>
      </w:ins>
      <w:ins w:id="27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278" w:author="PR Preview" w:date="2026-01-01T00:00:00Z">
        <w:r>
          <w:t xml:space="preserve">:</w:t>
        </w:r>
      </w:ins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ins w:id="279" w:author="PR Preview" w:date="2026-01-01T00:00:00Z">
        <w:r>
          <w:t xml:space="preserve">If the</w:t>
        </w:r>
      </w:ins>
      <w:ins w:id="28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also share a common distribution</w:t>
        </w:r>
      </w:ins>
      <w:ins w:id="283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284" w:author="PR Preview" w:date="2026-01-01T00:00:00Z">
        <w:r>
          <w:t xml:space="preserve">,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each term is</w:t>
        </w:r>
      </w:ins>
      <w:ins w:id="287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288" w:author="PR Preview" w:date="2026-01-01T00:00:00Z">
        <w:r>
          <w:t xml:space="preserve">.</w:t>
        </w:r>
      </w:ins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del w:id="289" w:author="PR Preview" w:date="2026-01-01T00:00:00Z">
        <w:r>
          <w:rPr>
            <w:b/>
            <w:bCs/>
          </w:rPr>
          <w:delText xml:space="preserve">Exercise 5 (Log-likelihood of an independent sample)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For mutually independent data</w:delText>
        </w:r>
      </w:del>
      <w:del w:id="29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293" w:author="PR Preview" w:date="2026-01-01T00:00:00Z">
        <w:r>
          <w:delText xml:space="preserve">,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use</w:delText>
        </w:r>
      </w:del>
      <w:del w:id="296" w:author="PR Preview" w:date="2026-01-01T00:00:00Z">
        <w:r>
          <w:delText xml:space="preserve"> </w:delText>
        </w:r>
      </w:del>
      <w:hyperlink w:anchor="thm-lik-iid">
        <w:del w:id="297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to write the</w:delText>
        </w:r>
      </w:del>
      <w:del w:id="300" w:author="PR Preview" w:date="2026-01-01T00:00:00Z">
        <w:r>
          <w:delText xml:space="preserve"> </w:delText>
        </w:r>
      </w:del>
      <w:hyperlink w:anchor="def-loglik">
        <w:del w:id="301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302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as a sum over the observations.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What does each term become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if the</w:delText>
        </w:r>
      </w:del>
      <w:del w:id="30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also share a common distribution</w:delText>
        </w:r>
      </w:del>
      <w:del w:id="312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313" w:author="PR Preview" w:date="2026-01-01T00:00:00Z">
        <w:r>
          <w:delText xml:space="preserve">?</w:delText>
        </w:r>
      </w:del>
    </w:p>
    <w:p>
      <w:pPr>
        <w:pStyle w:val="BodyText"/>
      </w:pPr>
      <w:ins w:id="314" w:author="PR Preview" w:date="2026-01-01T00:00:00Z">
        <w:r>
          <w:rPr>
            <w:b/>
            <w:bCs/>
          </w:rPr>
          <w:t xml:space="preserve">Exercise 5 (Derivative of the log-likelihood for</w:t>
        </w:r>
      </w:ins>
      <w:ins w:id="31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iid</m:t>
        </m:r>
      </m:oMath>
      <w:ins w:id="316" w:author="PR Preview" w:date="2026-01-01T00:00:00Z">
        <w:r>
          <w:rPr>
            <w:b/>
            <w:bCs/>
          </w:rPr>
          <w:t xml:space="preserve"> </w:t>
        </w:r>
      </w:ins>
      <w:ins w:id="317" w:author="PR Preview" w:date="2026-01-01T00:00:00Z">
        <w:r>
          <w:rPr>
            <w:b/>
            <w:bCs/>
          </w:rPr>
          <w:t xml:space="preserve">data)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For</w:t>
        </w:r>
      </w:ins>
      <w:ins w:id="320" w:author="PR Preview" w:date="2026-01-01T00:00:00Z">
        <w:r>
          <w:t xml:space="preserve"> </w:t>
        </w:r>
      </w:ins>
      <m:oMath>
        <m:r>
          <m:rPr>
            <m:sty m:val="p"/>
          </m:rPr>
          <m:t>iid</m:t>
        </m:r>
      </m:oMath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data,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use</w:t>
        </w:r>
      </w:ins>
      <w:ins w:id="325" w:author="PR Preview" w:date="2026-01-01T00:00:00Z">
        <w:r>
          <w:t xml:space="preserve"> </w:t>
        </w:r>
      </w:ins>
      <w:hyperlink w:anchor="thm-loglik-iid">
        <w:ins w:id="326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to write the derivative</w:t>
        </w:r>
      </w:ins>
      <w:ins w:id="32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of the log-likelihood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as a sum over the observations.</w:t>
        </w:r>
      </w:ins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del w:id="334" w:author="PR Preview" w:date="2026-01-01T00:00:00Z">
        <w:r>
          <w:delText xml:space="preserve">With a common distribution,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35" w:author="PR Preview" w:date="2026-01-01T00:00:00Z">
        <w:r>
          <w:delText xml:space="preserve">so each term is</w:delText>
        </w:r>
      </w:del>
      <w:del w:id="336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337" w:author="PR Preview" w:date="2026-01-01T00:00:00Z">
        <w:r>
          <w:delText xml:space="preserve">.</w:delText>
        </w:r>
      </w:del>
    </w:p>
    <w:p>
      <w:pPr>
        <w:pStyle w:val="BodyText"/>
      </w:pPr>
      <w:del w:id="338" w:author="PR Preview" w:date="2026-01-01T00:00:00Z">
        <w:r>
          <w:rPr>
            <w:b/>
            <w:bCs/>
          </w:rPr>
          <w:delText xml:space="preserve">Theorem 5 (Log-likelihood of an independent sample)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For mutually independent data</w:delText>
        </w:r>
      </w:del>
      <w:del w:id="34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342" w:author="PR Preview" w:date="2026-01-01T00:00:00Z">
        <w:r>
          <w:delText xml:space="preserve">:</w:delText>
        </w:r>
      </w:del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del w:id="343" w:author="PR Preview" w:date="2026-01-01T00:00:00Z">
        <w:r>
          <w:delText xml:space="preserve">If the</w:delText>
        </w:r>
      </w:del>
      <w:del w:id="34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also share a common distribution</w:delText>
        </w:r>
      </w:del>
      <w:del w:id="347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348" w:author="PR Preview" w:date="2026-01-01T00:00:00Z">
        <w:r>
          <w:delText xml:space="preserve">,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each term is</w:delText>
        </w:r>
      </w:del>
      <w:del w:id="351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352" w:author="PR Preview" w:date="2026-01-01T00:00:00Z">
        <w:r>
          <w:delText xml:space="preserve">.</w:delText>
        </w:r>
      </w:del>
    </w:p>
    <w:p>
      <w:pPr>
        <w:pStyle w:val="FirstParagraph"/>
      </w:pPr>
      <w:ins w:id="353" w:author="PR Preview" w:date="2026-01-01T00:00:00Z">
        <w:r>
          <w:t xml:space="preserve">Unlike</w:t>
        </w:r>
      </w:ins>
      <w:ins w:id="354" w:author="PR Preview" w:date="2026-01-01T00:00:00Z">
        <w:r>
          <w:t xml:space="preserve"> </w:t>
        </w:r>
      </w:ins>
      <w:hyperlink w:anchor="eq-deriv-Lik">
        <w:ins w:id="355" w:author="PR Preview" w:date="2026-01-01T00:00:00Z">
          <w:r>
            <w:rPr>
              <w:rStyle w:val="Hyperlink"/>
            </w:rPr>
            <w:t xml:space="preserve">Equation 3</w:t>
          </w:r>
        </w:ins>
      </w:hyperlink>
      <w:ins w:id="356" w:author="PR Preview" w:date="2026-01-01T00:00:00Z">
        <w:r>
          <w:t xml:space="preserve">, each term involves only one observation,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so no product rule is needed.</w:t>
        </w:r>
      </w:ins>
    </w:p>
    <w:bookmarkEnd w:id="48"/>
    <w:bookmarkStart w:id="50" w:name="thm-deriv-llik-iid"/>
    <w:p>
      <w:pPr>
        <w:pStyle w:val="BodyText"/>
      </w:pPr>
      <w:ins w:id="359" w:author="PR Preview" w:date="2026-01-01T00:00:00Z">
        <w:r>
          <w:rPr>
            <w:b/>
            <w:bCs/>
          </w:rPr>
          <w:t xml:space="preserve">Theorem 5 (Derivative of the log-likelihood function for</w:t>
        </w:r>
      </w:ins>
      <w:ins w:id="36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iid</m:t>
        </m:r>
      </m:oMath>
      <w:ins w:id="361" w:author="PR Preview" w:date="2026-01-01T00:00:00Z">
        <w:r>
          <w:rPr>
            <w:b/>
            <w:bCs/>
          </w:rPr>
          <w:t xml:space="preserve"> </w:t>
        </w:r>
      </w:ins>
      <w:ins w:id="362" w:author="PR Preview" w:date="2026-01-01T00:00:00Z">
        <w:r>
          <w:rPr>
            <w:b/>
            <w:bCs/>
          </w:rPr>
          <w:t xml:space="preserve">data)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For</w:t>
        </w:r>
      </w:ins>
      <w:ins w:id="365" w:author="PR Preview" w:date="2026-01-01T00:00:00Z">
        <w:r>
          <w:t xml:space="preserve"> </w:t>
        </w:r>
      </w:ins>
      <m:oMath>
        <m:r>
          <m:rPr>
            <m:sty m:val="p"/>
          </m:rPr>
          <m:t>iid</m:t>
        </m:r>
      </m:oMath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data:</w:t>
        </w:r>
      </w:ins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76" w:name="the-score-function"/>
    <w:p>
      <w:pPr>
        <w:pStyle w:val="BodyText"/>
      </w:pPr>
      <w:del w:id="368" w:author="PR Preview" w:date="2026-01-01T00:00:00Z">
        <w:r>
          <w:rPr>
            <w:b/>
            <w:bCs/>
          </w:rPr>
          <w:delText xml:space="preserve">Exercise 6 (Derivative of the log-likelihood for</w:delText>
        </w:r>
      </w:del>
      <w:del w:id="369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iid</m:t>
        </m:r>
      </m:oMath>
      <w:del w:id="370" w:author="PR Preview" w:date="2026-01-01T00:00:00Z">
        <w:r>
          <w:rPr>
            <w:b/>
            <w:bCs/>
          </w:rPr>
          <w:delText xml:space="preserve"> </w:delText>
        </w:r>
      </w:del>
      <w:del w:id="371" w:author="PR Preview" w:date="2026-01-01T00:00:00Z">
        <w:r>
          <w:rPr>
            <w:b/>
            <w:bCs/>
          </w:rPr>
          <w:delText xml:space="preserve">data)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For</w:delText>
        </w:r>
      </w:del>
      <w:del w:id="374" w:author="PR Preview" w:date="2026-01-01T00:00:00Z">
        <w:r>
          <w:delText xml:space="preserve"> </w:delText>
        </w:r>
      </w:del>
      <m:oMath>
        <m:r>
          <m:rPr>
            <m:sty m:val="p"/>
          </m:rPr>
          <m:t>iid</m:t>
        </m:r>
      </m:oMath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data,</w:delText>
        </w:r>
      </w:del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use</w:delText>
        </w:r>
      </w:del>
      <w:del w:id="379" w:author="PR Preview" w:date="2026-01-01T00:00:00Z">
        <w:r>
          <w:delText xml:space="preserve"> </w:delText>
        </w:r>
      </w:del>
      <w:hyperlink w:anchor="thm-loglik-iid">
        <w:del w:id="38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to write the derivative</w:delText>
        </w:r>
      </w:del>
      <w:del w:id="383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of the log-likelihood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as a sum over the observations.</w:delText>
        </w:r>
      </w:del>
    </w:p>
    <w:p>
      <w:pPr>
        <w:pStyle w:val="BodyText"/>
      </w:pPr>
      <w:del w:id="388" w:author="PR Preview" w:date="2026-01-01T00:00:00Z">
        <w:r>
          <w:rPr>
            <w:i/>
            <w:iCs/>
          </w:rPr>
          <w:delText xml:space="preserve">Solution 6</w:delText>
        </w:r>
      </w:del>
      <w:del w:id="389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del w:id="390" w:author="PR Preview" w:date="2026-01-01T00:00:00Z">
        <w:r>
          <w:delText xml:space="preserve">Unlike</w:delText>
        </w:r>
      </w:del>
      <w:del w:id="391" w:author="PR Preview" w:date="2026-01-01T00:00:00Z">
        <w:r>
          <w:delText xml:space="preserve"> </w:delText>
        </w:r>
      </w:del>
      <w:hyperlink w:anchor="eq-deriv-Lik">
        <w:del w:id="392" w:author="PR Preview" w:date="2026-01-01T00:00:00Z">
          <w:r>
            <w:rPr>
              <w:rStyle w:val="Hyperlink"/>
            </w:rPr>
            <w:delText xml:space="preserve">Equation 3</w:delText>
          </w:r>
        </w:del>
      </w:hyperlink>
      <w:del w:id="393" w:author="PR Preview" w:date="2026-01-01T00:00:00Z">
        <w:r>
          <w:delText xml:space="preserve">, each term involves only one observation,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so no product rule is needed.</w:delText>
        </w:r>
      </w:del>
    </w:p>
    <w:p>
      <w:pPr>
        <w:pStyle w:val="BodyText"/>
      </w:pPr>
      <w:del w:id="396" w:author="PR Preview" w:date="2026-01-01T00:00:00Z">
        <w:r>
          <w:rPr>
            <w:b/>
            <w:bCs/>
          </w:rPr>
          <w:delText xml:space="preserve">Theorem 6 (Derivative of the log-likelihood function for</w:delText>
        </w:r>
      </w:del>
      <w:del w:id="397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iid</m:t>
        </m:r>
      </m:oMath>
      <w:del w:id="398" w:author="PR Preview" w:date="2026-01-01T00:00:00Z">
        <w:r>
          <w:rPr>
            <w:b/>
            <w:bCs/>
          </w:rPr>
          <w:delText xml:space="preserve"> </w:delText>
        </w:r>
      </w:del>
      <w:del w:id="399" w:author="PR Preview" w:date="2026-01-01T00:00:00Z">
        <w:r>
          <w:rPr>
            <w:b/>
            <w:bCs/>
          </w:rPr>
          <w:delText xml:space="preserve">data)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For</w:delText>
        </w:r>
      </w:del>
      <w:del w:id="402" w:author="PR Preview" w:date="2026-01-01T00:00:00Z">
        <w:r>
          <w:delText xml:space="preserve"> </w:delText>
        </w:r>
      </w:del>
      <m:oMath>
        <m:r>
          <m:rPr>
            <m:sty m:val="p"/>
          </m:rPr>
          <m:t>iid</m:t>
        </m:r>
      </m:oMath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data:</w:delText>
        </w:r>
      </w:del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del w:id="405" w:author="PR Preview" w:date="2026-01-01T00:00:00Z">
        <w:r>
          <w:rPr>
            <w:i/>
            <w:iCs/>
          </w:rPr>
          <w:delText xml:space="preserve">Proof</w:delText>
        </w:r>
      </w:del>
      <w:del w:id="406" w:author="PR Preview" w:date="2026-01-01T00:00:00Z">
        <w:r>
          <w:delText xml:space="preserve">. </w:delText>
        </w:r>
      </w:del>
      <w:del w:id="407" w:author="PR Preview" w:date="2026-01-01T00:00:00Z">
        <w:r>
          <w:delText xml:space="preserve">This is the solution to</w:delText>
        </w:r>
      </w:del>
      <w:del w:id="408" w:author="PR Preview" w:date="2026-01-01T00:00:00Z">
        <w:r>
          <w:delText xml:space="preserve"> </w:delText>
        </w:r>
      </w:del>
      <w:hyperlink w:anchor="exr-deriv-llik-iid">
        <w:del w:id="409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410" w:author="PR Preview" w:date="2026-01-01T00:00:00Z">
        <w:r>
          <w:delText xml:space="preserve">.</w:delText>
        </w:r>
      </w:del>
    </w:p>
    <w:p>
      <w:pPr>
        <w:pStyle w:val="BodyText"/>
      </w:pPr>
      <w:del w:id="411" w:author="PR Preview" w:date="2026-01-01T00:00:00Z">
        <w:r>
          <w:rPr>
            <w:b/>
            <w:bCs/>
          </w:rPr>
          <w:delText xml:space="preserve">Exercise 7 (Log-likelihood of binary outcomes with one event probability)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Derive the</w:delText>
        </w:r>
      </w:del>
      <w:del w:id="414" w:author="PR Preview" w:date="2026-01-01T00:00:00Z">
        <w:r>
          <w:delText xml:space="preserve"> </w:delText>
        </w:r>
      </w:del>
      <w:hyperlink w:anchor="def-loglik">
        <w:del w:id="415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of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$\mathord{\smash[b]{\underset{\raise.3ex\hbox{$\scriptstyle\sim$}}{y}}\vphantom{y}}$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from</w:delText>
        </w:r>
      </w:del>
      <w:del w:id="422" w:author="PR Preview" w:date="2026-01-01T00:00:00Z">
        <w:r>
          <w:delText xml:space="preserve"> </w:delText>
        </w:r>
      </w:del>
      <w:hyperlink w:anchor="exr-bernoulli-likelihood-one-group">
        <w:del w:id="423" w:author="PR Preview" w:date="2026-01-01T00:00:00Z">
          <w:r>
            <w:rPr>
              <w:rStyle w:val="Hyperlink"/>
            </w:rPr>
            <w:delText xml:space="preserve">Exercise 3</w:delText>
          </w:r>
        </w:del>
      </w:hyperlink>
      <w:del w:id="424" w:author="PR Preview" w:date="2026-01-01T00:00:00Z">
        <w:r>
          <w:delText xml:space="preserve">.</w:delText>
        </w:r>
      </w:del>
    </w:p>
    <w:p>
      <w:pPr>
        <w:pStyle w:val="BodyText"/>
      </w:pPr>
      <w:del w:id="425" w:author="PR Preview" w:date="2026-01-01T00:00:00Z">
        <w:r>
          <w:rPr>
            <w:i/>
            <w:iCs/>
          </w:rPr>
          <w:delText xml:space="preserve">Solution 7</w:delText>
        </w:r>
      </w:del>
      <w:del w:id="426" w:author="PR Preview" w:date="2026-01-01T00:00:00Z">
        <w:r>
          <w:delText xml:space="preserve">. </w:delText>
        </w:r>
      </w:del>
      <w:del w:id="427" w:author="PR Preview" w:date="2026-01-01T00:00:00Z">
        <w:r>
          <w:delText xml:space="preserve">Starting from the likelihood in</w:delText>
        </w:r>
      </w:del>
      <w:del w:id="428" w:author="PR Preview" w:date="2026-01-01T00:00:00Z">
        <w:r>
          <w:delText xml:space="preserve"> </w:delText>
        </w:r>
      </w:del>
      <w:hyperlink w:anchor="thm-bernoulli-likelihood-one-group">
        <w:del w:id="429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430" w:author="PR Preview" w:date="2026-01-01T00:00:00Z">
        <w:r>
          <w:delText xml:space="preserve">:</w:delText>
        </w:r>
      </w:del>
    </w:p>
    <w:p>
      <w:pPr>
        <w:pStyle w:val="BodyText"/>
      </w:pPr>
      <w:del w:id="431" w:author="PR Preview" w:date="2026-01-01T00:00:00Z">
        <w:r>
          <w:delTex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\eta+ n {\operatorname{log}\mathopen{}\left\{1 - \pi\right\}\mathclose{}}
    &amp;&amp; \text{(definition of $\eta\stackrel{\text{def}}{=}\operatorname{logit}(\pi)$)}
    \end{aligned}
    $$</w:delText>
        </w:r>
      </w:del>
    </w:p>
    <w:p>
      <w:pPr>
        <w:pStyle w:val="FirstParagraph"/>
      </w:pPr>
      <w:del w:id="432" w:author="PR Preview" w:date="2026-01-01T00:00:00Z">
        <w:r>
          <w:rPr>
            <w:b/>
            <w:bCs/>
          </w:rPr>
          <w:delText xml:space="preserve">Theorem 7 (Log-likelihood of binary outcomes with one event probability)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Let</w:delText>
        </w:r>
      </w:del>
      <w:del w:id="43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for</w:delText>
        </w:r>
      </w:del>
      <w:del w:id="43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439" w:author="PR Preview" w:date="2026-01-01T00:00:00Z">
        <w:r>
          <w:delText xml:space="preserve">,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with observed outcomes</w:delText>
        </w:r>
      </w:del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$\mathord{\smash[b]{\underset{\raise.3ex\hbox{$\scriptstyle\sim$}}{y}}\vphantom{y}}\stackrel{\text{def}}{=}(y_1, \ldots, y_n)$</w:delText>
        </w:r>
      </w:del>
      <w:del w:id="444" w:author="PR Preview" w:date="2026-01-01T00:00:00Z">
        <w:r>
          <w:delText xml:space="preserve">, each</w:delText>
        </w:r>
      </w:del>
      <w:del w:id="44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446" w:author="PR Preview" w:date="2026-01-01T00:00:00Z">
        <w:r>
          <w:delText xml:space="preserve">.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The log-likelihood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$\ell(\pi; \mathord{\smash[b]{\underset{\raise.3ex\hbox{$\scriptstyle\sim$}}{y}}\vphantom{y}})$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of the event probability</w:delText>
        </w:r>
      </w:del>
      <w:del w:id="453" w:author="PR Preview" w:date="2026-01-01T00:00:00Z">
        <w:r>
          <w:delText xml:space="preserve"> </w:delText>
        </w:r>
      </w:del>
      <m:oMath>
        <m:r>
          <m:t>π</m:t>
        </m:r>
      </m:oMath>
      <w:del w:id="454" w:author="PR Preview" w:date="2026-01-01T00:00:00Z">
        <w:r>
          <w:delText xml:space="preserve">,</w:delText>
        </w:r>
      </w:del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written with the</w:delText>
        </w:r>
      </w:del>
      <w:del w:id="457" w:author="PR Preview" w:date="2026-01-01T00:00:00Z">
        <w:r>
          <w:delText xml:space="preserve"> </w:delText>
        </w:r>
      </w:del>
      <w:hyperlink r:id="rId9">
        <w:del w:id="458" w:author="PR Preview" w:date="2026-01-01T00:00:00Z">
          <w:r>
            <w:rPr>
              <w:rStyle w:val="Hyperlink"/>
            </w:rPr>
            <w:delText xml:space="preserve">log-odds</w:delText>
          </w:r>
        </w:del>
      </w:hyperlink>
      <w:del w:id="459" w:author="PR Preview" w:date="2026-01-01T00:00:00Z">
        <w:r>
          <w:delText xml:space="preserve"> </w:delText>
        </w:r>
      </w:del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460" w:author="PR Preview" w:date="2026-01-01T00:00:00Z">
        <w:r>
          <w:delText xml:space="preserve">, is:</w:delText>
        </w:r>
      </w:del>
    </w:p>
    <w:p>
      <w:pPr>
        <w:pStyle w:val="BodyText"/>
      </w:pPr>
      <w:del w:id="461" w:author="PR Preview" w:date="2026-01-01T00:00:00Z">
        <w:r>
          <w:delText xml:space="preserve">$$\ell(\pi; \mathord{\smash[b]{\underset{\raise.3ex\hbox{$\scriptstyle\sim$}}{y}}\vphantom{y}}) = \mathopen{}\left(\sum_{i=1}^ny_i\right)\mathclose{} \eta+ n {\operatorname{log}\mathopen{}\left\{1 - \pi\right\}\mathclose{}}$$</w:delText>
        </w:r>
      </w:del>
    </w:p>
    <w:p>
      <w:pPr>
        <w:pStyle w:val="FirstParagraph"/>
      </w:pPr>
      <w:del w:id="462" w:author="PR Preview" w:date="2026-01-01T00:00:00Z">
        <w:r>
          <w:rPr>
            <w:i/>
            <w:iCs/>
          </w:rPr>
          <w:delText xml:space="preserve">Proof</w:delText>
        </w:r>
      </w:del>
      <w:del w:id="463" w:author="PR Preview" w:date="2026-01-01T00:00:00Z">
        <w:r>
          <w:delText xml:space="preserve">. </w:delText>
        </w:r>
      </w:del>
      <w:del w:id="464" w:author="PR Preview" w:date="2026-01-01T00:00:00Z">
        <w:r>
          <w:delText xml:space="preserve">This is the solution to</w:delText>
        </w:r>
      </w:del>
      <w:del w:id="465" w:author="PR Preview" w:date="2026-01-01T00:00:00Z">
        <w:r>
          <w:delText xml:space="preserve"> </w:delText>
        </w:r>
      </w:del>
      <w:hyperlink w:anchor="exr-bernoulli-loglik-one-group">
        <w:del w:id="466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467" w:author="PR Preview" w:date="2026-01-01T00:00:00Z">
        <w:r>
          <w:delText xml:space="preserve">, worked in</w:delText>
        </w:r>
      </w:del>
      <w:del w:id="468" w:author="PR Preview" w:date="2026-01-01T00:00:00Z">
        <w:r>
          <w:delText xml:space="preserve"> </w:delText>
        </w:r>
      </w:del>
      <w:hyperlink w:anchor="sol-bernoulli-loglik-one-group">
        <w:del w:id="469" w:author="PR Preview" w:date="2026-01-01T00:00:00Z">
          <w:r>
            <w:rPr>
              <w:rStyle w:val="Hyperlink"/>
            </w:rPr>
            <w:delText xml:space="preserve">Solution 7</w:delText>
          </w:r>
        </w:del>
      </w:hyperlink>
      <w:del w:id="470" w:author="PR Preview" w:date="2026-01-01T00:00:00Z">
        <w:r>
          <w:delText xml:space="preserve">.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It builds on</w:delText>
        </w:r>
      </w:del>
      <w:del w:id="473" w:author="PR Preview" w:date="2026-01-01T00:00:00Z">
        <w:r>
          <w:delText xml:space="preserve"> </w:delText>
        </w:r>
      </w:del>
      <w:hyperlink w:anchor="thm-bernoulli-likelihood-one-group">
        <w:del w:id="474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475" w:author="PR Preview" w:date="2026-01-01T00:00:00Z">
        <w:r>
          <w:delText xml:space="preserve">.</w:delText>
        </w:r>
      </w:del>
    </w:p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9" w:name="exm-score-bernoulli"/>
    <w:p>
      <w:pPr>
        <w:pStyle w:val="BodyText"/>
      </w:pPr>
      <w:del w:id="476" w:author="PR Preview" w:date="2026-01-01T00:00:00Z">
        <w:r>
          <w:rPr>
            <w:b/>
            <w:bCs/>
          </w:rPr>
          <w:delText xml:space="preserve">Exercise 8 (Score function of a Bernoulli variable)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Derive the score function for a single Bernoulli random variable</w:delText>
        </w:r>
      </w:del>
      <w:del w:id="479" w:author="PR Preview" w:date="2026-01-01T00:00:00Z">
        <w:r>
          <w:delText xml:space="preserve"> </w:delText>
        </w:r>
      </w:del>
      <m:oMath>
        <m:r>
          <m:t>X</m:t>
        </m:r>
      </m:oMath>
      <w:del w:id="480" w:author="PR Preview" w:date="2026-01-01T00:00:00Z">
        <w:r>
          <w:delText xml:space="preserve">.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In other words, differentiate the log-likelihood of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a single Bernoulli random variable</w:delText>
        </w:r>
      </w:del>
      <w:del w:id="485" w:author="PR Preview" w:date="2026-01-01T00:00:00Z">
        <w:r>
          <w:delText xml:space="preserve"> </w:delText>
        </w:r>
      </w:del>
      <m:oMath>
        <m:r>
          <m:t>X</m:t>
        </m:r>
      </m:oMath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with respect to the event probability parameter</w:delText>
        </w:r>
      </w:del>
      <w:del w:id="488" w:author="PR Preview" w:date="2026-01-01T00:00:00Z">
        <w:r>
          <w:delText xml:space="preserve"> </w:delText>
        </w:r>
      </w:del>
      <m:oMath>
        <m:r>
          <m:t>π</m:t>
        </m:r>
      </m:oMath>
      <w:del w:id="489" w:author="PR Preview" w:date="2026-01-01T00:00:00Z">
        <w:r>
          <w:delText xml:space="preserve">.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Simplify as much as possible.</w:delText>
        </w:r>
      </w:del>
    </w:p>
    <w:p>
      <w:pPr>
        <w:pStyle w:val="BodyText"/>
      </w:pPr>
      <w:del w:id="492" w:author="PR Preview" w:date="2026-01-01T00:00:00Z">
        <w:r>
          <w:rPr>
            <w:i/>
            <w:iCs/>
          </w:rPr>
          <w:delText xml:space="preserve">Solution 8</w:delText>
        </w:r>
      </w:del>
      <w:del w:id="493" w:author="PR Preview" w:date="2026-01-01T00:00:00Z">
        <w:r>
          <w:delText xml:space="preserve">. </w:delText>
        </w:r>
      </w:del>
      <w:del w:id="494" w:author="PR Preview" w:date="2026-01-01T00:00:00Z">
        <w:r>
          <w:delText xml:space="preserve">With</w:delText>
        </w:r>
      </w:del>
      <w:del w:id="49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</m:t>
        </m:r>
      </m:oMath>
      <w:del w:id="496" w:author="PR Preview" w:date="2026-01-01T00:00:00Z">
        <w:r>
          <w:delText xml:space="preserve">,</w:delText>
        </w:r>
      </w:del>
      <w:del w:id="497" w:author="PR Preview" w:date="2026-01-01T00:00:00Z">
        <w:r>
          <w:delText xml:space="preserve"> </w:delText>
        </w:r>
      </w:del>
      <w:hyperlink w:anchor="thm-bernoulli-loglik-one-group">
        <w:del w:id="498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gives</w:delText>
        </w:r>
      </w:del>
      <w:del w:id="501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del w:id="502" w:author="PR Preview" w:date="2026-01-01T00:00:00Z">
        <w:r>
          <w:delText xml:space="preserve">, so:</w:delText>
        </w:r>
      </w:del>
    </w:p>
    <w:p>
      <w:pPr>
        <w:pStyle w:val="BodyText"/>
      </w:pPr>
      <w:ins w:id="503" w:author="PR Preview" w:date="2026-01-01T00:00:00Z">
        <w:r>
          <w:rPr>
            <w:b/>
            <w:bCs/>
          </w:rPr>
          <w:t xml:space="preserve">Example 4 (Score of one Bernoulli observation)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For a Bernoulli variable with</w:t>
        </w:r>
      </w:ins>
      <w:ins w:id="506" w:author="PR Preview" w:date="2026-01-01T00:00:00Z">
        <w:r>
          <w:t xml:space="preserve"> </w:t>
        </w:r>
      </w:ins>
      <w:hyperlink r:id="rId56">
        <w:ins w:id="507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508" w:author="PR Preview" w:date="2026-01-01T00:00:00Z">
        <w:r>
          <w:t xml:space="preserve"> </w:t>
        </w:r>
      </w:ins>
      <w:hyperlink r:id="rId57">
        <w:ins w:id="509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510" w:author="PR Preview" w:date="2026-01-01T00:00:00Z">
        <w:r>
          <w:t xml:space="preserve"> </w:t>
        </w:r>
      </w:ins>
      <m:oMath>
        <m:r>
          <m:t>π</m:t>
        </m:r>
      </m:oMath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and observed value</w:t>
        </w:r>
      </w:ins>
      <w:ins w:id="51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514" w:author="PR Preview" w:date="2026-01-01T00:00:00Z">
        <w:r>
          <w:t xml:space="preserve">,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the</w:t>
        </w:r>
      </w:ins>
      <w:ins w:id="517" w:author="PR Preview" w:date="2026-01-01T00:00:00Z">
        <w:r>
          <w:t xml:space="preserve"> </w:t>
        </w:r>
      </w:ins>
      <w:hyperlink w:anchor="def-score">
        <w:ins w:id="518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is</w:t>
        </w:r>
      </w:ins>
      <w:ins w:id="5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522" w:author="PR Preview" w:date="2026-01-01T00:00:00Z">
        <w:r>
          <w:t xml:space="preserve">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derived in</w:t>
        </w:r>
      </w:ins>
      <w:ins w:id="525" w:author="PR Preview" w:date="2026-01-01T00:00:00Z">
        <w:r>
          <w:t xml:space="preserve"> </w:t>
        </w:r>
      </w:ins>
      <w:hyperlink r:id="rId58">
        <w:ins w:id="526" w:author="PR Preview" w:date="2026-01-01T00:00:00Z">
          <w:r>
            <w:rPr>
              <w:rStyle w:val="Hyperlink"/>
            </w:rPr>
            <w:t xml:space="preserve">the Bernoulli score</w:t>
          </w:r>
        </w:ins>
      </w:hyperlink>
      <w:ins w:id="527" w:author="PR Preview" w:date="2026-01-01T00:00:00Z">
        <w:r>
          <w:t xml:space="preserve">.</w:t>
        </w:r>
      </w:ins>
    </w:p>
    <w:bookmarkEnd w:id="59"/>
    <w:bookmarkStart w:id="60" w:name="exr-pois-score-fn"/>
    <w:p>
      <w:pPr>
        <w:pStyle w:val="BodyText"/>
      </w:pPr>
      <w:ins w:id="528" w:author="PR Preview" w:date="2026-01-01T00:00:00Z">
        <w:r>
          <w:rPr>
            <w:b/>
            <w:bCs/>
          </w:rPr>
          <w:t xml:space="preserve">Exercise 6 (Score function of a Poisson variable)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Derive the score function for a single Poisson random variable</w:t>
        </w:r>
      </w:ins>
      <w:ins w:id="531" w:author="PR Preview" w:date="2026-01-01T00:00:00Z">
        <w:r>
          <w:t xml:space="preserve"> </w:t>
        </w:r>
      </w:ins>
      <m:oMath>
        <m:r>
          <m:t>X</m:t>
        </m:r>
      </m:oMath>
      <w:ins w:id="532" w:author="PR Preview" w:date="2026-01-01T00:00:00Z">
        <w:r>
          <w:t xml:space="preserve">,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with respect to its mean parameter</w:t>
        </w:r>
      </w:ins>
      <w:ins w:id="535" w:author="PR Preview" w:date="2026-01-01T00:00:00Z">
        <w:r>
          <w:t xml:space="preserve"> </w:t>
        </w:r>
      </w:ins>
      <m:oMath>
        <m:r>
          <m:t>λ</m:t>
        </m:r>
      </m:oMath>
      <w:ins w:id="536" w:author="PR Preview" w:date="2026-01-01T00:00:00Z">
        <w:r>
          <w:t xml:space="preserve">.</w:t>
        </w:r>
      </w:ins>
    </w:p>
    <w:bookmarkEnd w:id="60"/>
    <w:bookmarkStart w:id="61" w:name="sol-pois-score-fn"/>
    <w:p>
      <w:pPr>
        <w:pStyle w:val="BodyText"/>
      </w:pPr>
      <w:ins w:id="537" w:author="PR Preview" w:date="2026-01-01T00:00:00Z">
        <w:r>
          <w:rPr>
            <w:i/>
            <w:iCs/>
          </w:rPr>
          <w:t xml:space="preserve">Solution 6</w:t>
        </w:r>
      </w:ins>
      <w:ins w:id="538" w:author="PR Preview" w:date="2026-01-01T00:00:00Z">
        <w:r>
          <w:t xml:space="preserve">. </w:t>
        </w:r>
      </w:ins>
      <w:ins w:id="539" w:author="PR Preview" w:date="2026-01-01T00:00:00Z">
        <w:r>
          <w:t xml:space="preserve">The log-likelihood of one Poisson observation is</w:t>
        </w:r>
      </w:ins>
      <w:ins w:id="540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ins w:id="541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pois-score"/>
    <w:p>
      <w:pPr>
        <w:pStyle w:val="FirstParagraph"/>
      </w:pPr>
      <w:ins w:id="542" w:author="PR Preview" w:date="2026-01-01T00:00:00Z">
        <w:r>
          <w:rPr>
            <w:b/>
            <w:bCs/>
          </w:rPr>
          <w:t xml:space="preserve">Theorem 6 (Score function of a Poisson variable)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Let</w:t>
        </w:r>
      </w:ins>
      <w:ins w:id="54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546" w:author="PR Preview" w:date="2026-01-01T00:00:00Z">
        <w:r>
          <w:t xml:space="preserve">, with mean</w:t>
        </w:r>
      </w:ins>
      <w:ins w:id="547" w:author="PR Preview" w:date="2026-01-01T00:00:00Z">
        <w:r>
          <w:t xml:space="preserve"> </w:t>
        </w:r>
      </w:ins>
      <m:oMath>
        <m:r>
          <m:t>λ</m:t>
        </m:r>
      </m:oMath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and observed count</w:t>
        </w:r>
      </w:ins>
      <w:ins w:id="550" w:author="PR Preview" w:date="2026-01-01T00:00:00Z">
        <w:r>
          <w:t xml:space="preserve"> </w:t>
        </w:r>
      </w:ins>
      <m:oMath>
        <m:r>
          <m:t>x</m:t>
        </m:r>
      </m:oMath>
      <w:ins w:id="551" w:author="PR Preview" w:date="2026-01-01T00:00:00Z">
        <w:r>
          <w:t xml:space="preserve">.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The</w:t>
        </w:r>
      </w:ins>
      <w:ins w:id="554" w:author="PR Preview" w:date="2026-01-01T00:00:00Z">
        <w:r>
          <w:t xml:space="preserve"> </w:t>
        </w:r>
      </w:ins>
      <w:hyperlink w:anchor="def-score">
        <w:ins w:id="555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556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of the single observation</w:t>
        </w:r>
      </w:ins>
      <w:ins w:id="559" w:author="PR Preview" w:date="2026-01-01T00:00:00Z">
        <w:r>
          <w:t xml:space="preserve"> </w:t>
        </w:r>
      </w:ins>
      <m:oMath>
        <m:r>
          <m:t>x</m:t>
        </m:r>
      </m:oMath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is the derivative of its log-likelihood</w:t>
        </w:r>
      </w:ins>
      <w:ins w:id="562" w:author="PR Preview" w:date="2026-01-01T00:00:00Z">
        <w:r>
          <w:t xml:space="preserve"> </w:t>
        </w:r>
      </w:ins>
      <m:oMath>
        <m:r>
          <m:t>ℓ</m:t>
        </m:r>
      </m:oMath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with respect to</w:t>
        </w:r>
      </w:ins>
      <w:ins w:id="565" w:author="PR Preview" w:date="2026-01-01T00:00:00Z">
        <w:r>
          <w:t xml:space="preserve"> </w:t>
        </w:r>
      </w:ins>
      <m:oMath>
        <m:r>
          <m:t>λ</m:t>
        </m:r>
      </m:oMath>
      <w:ins w:id="566" w:author="PR Preview" w:date="2026-01-01T00:00:00Z">
        <w:r>
          <w:t xml:space="preserve">.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It equals the deviation of</w:t>
        </w:r>
      </w:ins>
      <w:ins w:id="569" w:author="PR Preview" w:date="2026-01-01T00:00:00Z">
        <w:r>
          <w:t xml:space="preserve"> </w:t>
        </w:r>
      </w:ins>
      <m:oMath>
        <m:r>
          <m:t>x</m:t>
        </m:r>
      </m:oMath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from the mean</w:t>
        </w:r>
      </w:ins>
      <w:ins w:id="572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573" w:author="PR Preview" w:date="2026-01-01T00:00:00Z">
        <w:r>
          <w:t xml:space="preserve">,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divided by the variance</w:t>
        </w:r>
      </w:ins>
      <w:ins w:id="576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57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2"/>
    <w:p>
      <w:pPr>
        <w:pStyle w:val="FirstParagraph"/>
      </w:pPr>
      <w:ins w:id="578" w:author="PR Preview" w:date="2026-01-01T00:00:00Z">
        <w:r>
          <w:rPr>
            <w:i/>
            <w:iCs/>
          </w:rPr>
          <w:t xml:space="preserve">Proof</w:t>
        </w:r>
      </w:ins>
      <w:ins w:id="579" w:author="PR Preview" w:date="2026-01-01T00:00:00Z">
        <w:r>
          <w:t xml:space="preserve">. </w:t>
        </w:r>
      </w:ins>
      <w:ins w:id="580" w:author="PR Preview" w:date="2026-01-01T00:00:00Z">
        <w:r>
          <w:t xml:space="preserve">This is the solution to</w:t>
        </w:r>
      </w:ins>
      <w:ins w:id="581" w:author="PR Preview" w:date="2026-01-01T00:00:00Z">
        <w:r>
          <w:t xml:space="preserve"> </w:t>
        </w:r>
      </w:ins>
      <w:hyperlink w:anchor="exr-pois-score-fn">
        <w:ins w:id="582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583" w:author="PR Preview" w:date="2026-01-01T00:00:00Z">
        <w:r>
          <w:t xml:space="preserve">, worked in</w:t>
        </w:r>
      </w:ins>
      <w:ins w:id="584" w:author="PR Preview" w:date="2026-01-01T00:00:00Z">
        <w:r>
          <w:t xml:space="preserve"> </w:t>
        </w:r>
      </w:ins>
      <w:hyperlink w:anchor="sol-pois-score-fn">
        <w:ins w:id="585" w:author="PR Preview" w:date="2026-01-01T00:00:00Z">
          <w:r>
            <w:rPr>
              <w:rStyle w:val="Hyperlink"/>
            </w:rPr>
            <w:t xml:space="preserve">Solution 6</w:t>
          </w:r>
        </w:ins>
      </w:hyperlink>
      <w:ins w:id="586" w:author="PR Preview" w:date="2026-01-01T00:00:00Z">
        <w:r>
          <w:t xml:space="preserve">.</w:t>
        </w:r>
      </w:ins>
    </w:p>
    <w:bookmarkStart w:id="63" w:name="exr-gauss-score-fn"/>
    <w:p>
      <w:pPr>
        <w:pStyle w:val="BodyText"/>
      </w:pPr>
      <w:ins w:id="587" w:author="PR Preview" w:date="2026-01-01T00:00:00Z">
        <w:r>
          <w:rPr>
            <w:b/>
            <w:bCs/>
          </w:rPr>
          <w:t xml:space="preserve">Exercise 7 (Score function of a Gaussian variable)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Derive the score function for a single Gaussian random variable</w:t>
        </w:r>
      </w:ins>
      <w:ins w:id="590" w:author="PR Preview" w:date="2026-01-01T00:00:00Z">
        <w:r>
          <w:t xml:space="preserve"> </w:t>
        </w:r>
      </w:ins>
      <m:oMath>
        <m:r>
          <m:t>X</m:t>
        </m:r>
      </m:oMath>
      <w:ins w:id="591" w:author="PR Preview" w:date="2026-01-01T00:00:00Z">
        <w:r>
          <w:t xml:space="preserve">,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with respect to the mean parameter</w:t>
        </w:r>
      </w:ins>
      <w:ins w:id="594" w:author="PR Preview" w:date="2026-01-01T00:00:00Z">
        <w:r>
          <w:t xml:space="preserve"> </w:t>
        </w:r>
      </w:ins>
      <m:oMath>
        <m:r>
          <m:t>μ</m:t>
        </m:r>
      </m:oMath>
      <w:ins w:id="595" w:author="PR Preview" w:date="2026-01-01T00:00:00Z">
        <w:r>
          <w:t xml:space="preserve">,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treating the variance</w:t>
        </w:r>
      </w:ins>
      <w:ins w:id="59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as known.</w:t>
        </w:r>
      </w:ins>
    </w:p>
    <w:bookmarkEnd w:id="63"/>
    <w:bookmarkStart w:id="64" w:name="sol-gauss-score-fn"/>
    <w:p>
      <w:pPr>
        <w:pStyle w:val="BodyText"/>
      </w:pPr>
      <w:ins w:id="601" w:author="PR Preview" w:date="2026-01-01T00:00:00Z">
        <w:r>
          <w:rPr>
            <w:i/>
            <w:iCs/>
          </w:rPr>
          <w:t xml:space="preserve">Solution 7</w:t>
        </w:r>
      </w:ins>
      <w:ins w:id="602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gauss-score"/>
    <w:p>
      <w:pPr>
        <w:pStyle w:val="FirstParagraph"/>
      </w:pPr>
      <w:del w:id="603" w:author="PR Preview" w:date="2026-01-01T00:00:00Z">
        <w:r>
          <w:rPr>
            <w:b/>
            <w:bCs/>
          </w:rPr>
          <w:delText xml:space="preserve">Theorem 8 (Score function of a Bernoulli variable)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Let</w:delText>
        </w:r>
      </w:del>
      <w:del w:id="60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607" w:author="PR Preview" w:date="2026-01-01T00:00:00Z">
        <w:r>
          <w:delText xml:space="preserve">, with event probability</w:delText>
        </w:r>
      </w:del>
      <w:del w:id="608" w:author="PR Preview" w:date="2026-01-01T00:00:00Z">
        <w:r>
          <w:delText xml:space="preserve"> </w:delText>
        </w:r>
      </w:del>
      <m:oMath>
        <m:r>
          <m:t>π</m:t>
        </m:r>
      </m:oMath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and observed value</w:delText>
        </w:r>
      </w:del>
      <w:del w:id="61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612" w:author="PR Preview" w:date="2026-01-01T00:00:00Z">
        <w:r>
          <w:delText xml:space="preserve">.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The</w:delText>
        </w:r>
      </w:del>
      <w:del w:id="615" w:author="PR Preview" w:date="2026-01-01T00:00:00Z">
        <w:r>
          <w:delText xml:space="preserve"> </w:delText>
        </w:r>
      </w:del>
      <w:hyperlink w:anchor="def-score">
        <w:del w:id="616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617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of the single observation</w:delText>
        </w:r>
      </w:del>
      <w:del w:id="620" w:author="PR Preview" w:date="2026-01-01T00:00:00Z">
        <w:r>
          <w:delText xml:space="preserve"> </w:delText>
        </w:r>
      </w:del>
      <m:oMath>
        <m:r>
          <m:t>x</m:t>
        </m:r>
      </m:oMath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is the derivative of its log-likelihood</w:delText>
        </w:r>
      </w:del>
      <w:del w:id="623" w:author="PR Preview" w:date="2026-01-01T00:00:00Z">
        <w:r>
          <w:delText xml:space="preserve"> </w:delText>
        </w:r>
      </w:del>
      <m:oMath>
        <m:r>
          <m:t>ℓ</m:t>
        </m:r>
      </m:oMath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with respect to</w:delText>
        </w:r>
      </w:del>
      <w:del w:id="626" w:author="PR Preview" w:date="2026-01-01T00:00:00Z">
        <w:r>
          <w:delText xml:space="preserve"> </w:delText>
        </w:r>
      </w:del>
      <m:oMath>
        <m:r>
          <m:t>π</m:t>
        </m:r>
      </m:oMath>
      <w:del w:id="627" w:author="PR Preview" w:date="2026-01-01T00:00:00Z">
        <w:r>
          <w:delText xml:space="preserve">.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It equals the deviation of</w:delText>
        </w:r>
      </w:del>
      <w:del w:id="630" w:author="PR Preview" w:date="2026-01-01T00:00:00Z">
        <w:r>
          <w:delText xml:space="preserve"> </w:delText>
        </w:r>
      </w:del>
      <m:oMath>
        <m:r>
          <m:t>x</m:t>
        </m:r>
      </m:oMath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from the mean</w:delText>
        </w:r>
      </w:del>
      <w:del w:id="63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del w:id="634" w:author="PR Preview" w:date="2026-01-01T00:00:00Z">
        <w:r>
          <w:delText xml:space="preserve">,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divided by the variance</w:delText>
        </w:r>
      </w:del>
      <w:del w:id="637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63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del w:id="639" w:author="PR Preview" w:date="2026-01-01T00:00:00Z">
        <w:r>
          <w:rPr>
            <w:i/>
            <w:iCs/>
          </w:rPr>
          <w:delText xml:space="preserve">Proof</w:delText>
        </w:r>
      </w:del>
      <w:del w:id="640" w:author="PR Preview" w:date="2026-01-01T00:00:00Z">
        <w:r>
          <w:delText xml:space="preserve">. </w:delText>
        </w:r>
      </w:del>
      <w:del w:id="641" w:author="PR Preview" w:date="2026-01-01T00:00:00Z">
        <w:r>
          <w:delText xml:space="preserve">This is the solution to</w:delText>
        </w:r>
      </w:del>
      <w:del w:id="642" w:author="PR Preview" w:date="2026-01-01T00:00:00Z">
        <w:r>
          <w:delText xml:space="preserve"> </w:delText>
        </w:r>
      </w:del>
      <w:hyperlink w:anchor="exr-derive-bernoulli-score">
        <w:del w:id="643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644" w:author="PR Preview" w:date="2026-01-01T00:00:00Z">
        <w:r>
          <w:delText xml:space="preserve">, worked in</w:delText>
        </w:r>
      </w:del>
      <w:del w:id="645" w:author="PR Preview" w:date="2026-01-01T00:00:00Z">
        <w:r>
          <w:delText xml:space="preserve"> </w:delText>
        </w:r>
      </w:del>
      <w:hyperlink w:anchor="sol-derive-bernoulli-score">
        <w:del w:id="646" w:author="PR Preview" w:date="2026-01-01T00:00:00Z">
          <w:r>
            <w:rPr>
              <w:rStyle w:val="Hyperlink"/>
            </w:rPr>
            <w:delText xml:space="preserve">Solution 8</w:delText>
          </w:r>
        </w:del>
      </w:hyperlink>
      <w:del w:id="647" w:author="PR Preview" w:date="2026-01-01T00:00:00Z">
        <w:r>
          <w:delText xml:space="preserve">.</w:delText>
        </w:r>
      </w:del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It builds on</w:delText>
        </w:r>
      </w:del>
      <w:del w:id="650" w:author="PR Preview" w:date="2026-01-01T00:00:00Z">
        <w:r>
          <w:delText xml:space="preserve"> </w:delText>
        </w:r>
      </w:del>
      <w:hyperlink w:anchor="thm-bernoulli-loglik-one-group">
        <w:del w:id="651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652" w:author="PR Preview" w:date="2026-01-01T00:00:00Z">
        <w:r>
          <w:delText xml:space="preserve">, with</w:delText>
        </w:r>
      </w:del>
      <w:del w:id="65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</m:t>
        </m:r>
      </m:oMath>
      <w:del w:id="654" w:author="PR Preview" w:date="2026-01-01T00:00:00Z">
        <w:r>
          <w:delText xml:space="preserve">.</w:delText>
        </w:r>
      </w:del>
    </w:p>
    <w:p>
      <w:pPr>
        <w:pStyle w:val="BodyText"/>
      </w:pPr>
      <w:del w:id="655" w:author="PR Preview" w:date="2026-01-01T00:00:00Z">
        <w:r>
          <w:rPr>
            <w:b/>
            <w:bCs/>
          </w:rPr>
          <w:delText xml:space="preserve">Exercise 9 (Score function of a Poisson variable)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Derive the score function for a single Poisson random variable</w:delText>
        </w:r>
      </w:del>
      <w:del w:id="658" w:author="PR Preview" w:date="2026-01-01T00:00:00Z">
        <w:r>
          <w:delText xml:space="preserve"> </w:delText>
        </w:r>
      </w:del>
      <m:oMath>
        <m:r>
          <m:t>X</m:t>
        </m:r>
      </m:oMath>
      <w:del w:id="659" w:author="PR Preview" w:date="2026-01-01T00:00:00Z">
        <w:r>
          <w:delText xml:space="preserve">,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with respect to its mean parameter</w:delText>
        </w:r>
      </w:del>
      <w:del w:id="662" w:author="PR Preview" w:date="2026-01-01T00:00:00Z">
        <w:r>
          <w:delText xml:space="preserve"> </w:delText>
        </w:r>
      </w:del>
      <m:oMath>
        <m:r>
          <m:t>λ</m:t>
        </m:r>
      </m:oMath>
      <w:del w:id="663" w:author="PR Preview" w:date="2026-01-01T00:00:00Z">
        <w:r>
          <w:delText xml:space="preserve">.</w:delText>
        </w:r>
      </w:del>
    </w:p>
    <w:p>
      <w:pPr>
        <w:pStyle w:val="BodyText"/>
      </w:pPr>
      <w:del w:id="664" w:author="PR Preview" w:date="2026-01-01T00:00:00Z">
        <w:r>
          <w:rPr>
            <w:i/>
            <w:iCs/>
          </w:rPr>
          <w:delText xml:space="preserve">Solution 9</w:delText>
        </w:r>
      </w:del>
      <w:del w:id="665" w:author="PR Preview" w:date="2026-01-01T00:00:00Z">
        <w:r>
          <w:delText xml:space="preserve">. </w:delText>
        </w:r>
      </w:del>
      <w:del w:id="666" w:author="PR Preview" w:date="2026-01-01T00:00:00Z">
        <w:r>
          <w:delText xml:space="preserve">The log-likelihood of one Poisson observation is</w:delText>
        </w:r>
      </w:del>
      <w:del w:id="667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del w:id="668" w:author="PR Preview" w:date="2026-01-01T00:00:00Z">
        <w:r>
          <w:delText xml:space="preserve">, so: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69" w:author="PR Preview" w:date="2026-01-01T00:00:00Z">
        <w:r>
          <w:rPr>
            <w:b/>
            <w:bCs/>
          </w:rPr>
          <w:delText xml:space="preserve">Theorem 9 (Score function of a Poisson variable)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Let</w:delText>
        </w:r>
      </w:del>
      <w:del w:id="67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673" w:author="PR Preview" w:date="2026-01-01T00:00:00Z">
        <w:r>
          <w:delText xml:space="preserve">, with mean</w:delText>
        </w:r>
      </w:del>
      <w:del w:id="674" w:author="PR Preview" w:date="2026-01-01T00:00:00Z">
        <w:r>
          <w:delText xml:space="preserve"> </w:delText>
        </w:r>
      </w:del>
      <m:oMath>
        <m:r>
          <m:t>λ</m:t>
        </m:r>
      </m:oMath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and observed count</w:delText>
        </w:r>
      </w:del>
      <w:del w:id="677" w:author="PR Preview" w:date="2026-01-01T00:00:00Z">
        <w:r>
          <w:delText xml:space="preserve"> </w:delText>
        </w:r>
      </w:del>
      <m:oMath>
        <m:r>
          <m:t>x</m:t>
        </m:r>
      </m:oMath>
      <w:del w:id="678" w:author="PR Preview" w:date="2026-01-01T00:00:00Z">
        <w:r>
          <w:delText xml:space="preserve">.</w:delText>
        </w:r>
      </w:del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The</w:delText>
        </w:r>
      </w:del>
      <w:del w:id="681" w:author="PR Preview" w:date="2026-01-01T00:00:00Z">
        <w:r>
          <w:delText xml:space="preserve"> </w:delText>
        </w:r>
      </w:del>
      <w:hyperlink w:anchor="def-score">
        <w:del w:id="682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683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of the single observation</w:delText>
        </w:r>
      </w:del>
      <w:del w:id="686" w:author="PR Preview" w:date="2026-01-01T00:00:00Z">
        <w:r>
          <w:delText xml:space="preserve"> </w:delText>
        </w:r>
      </w:del>
      <m:oMath>
        <m:r>
          <m:t>x</m:t>
        </m:r>
      </m:oMath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is the derivative of its log-likelihood</w:delText>
        </w:r>
      </w:del>
      <w:del w:id="689" w:author="PR Preview" w:date="2026-01-01T00:00:00Z">
        <w:r>
          <w:delText xml:space="preserve"> </w:delText>
        </w:r>
      </w:del>
      <m:oMath>
        <m:r>
          <m:t>ℓ</m:t>
        </m:r>
      </m:oMath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with respect to</w:delText>
        </w:r>
      </w:del>
      <w:del w:id="692" w:author="PR Preview" w:date="2026-01-01T00:00:00Z">
        <w:r>
          <w:delText xml:space="preserve"> </w:delText>
        </w:r>
      </w:del>
      <m:oMath>
        <m:r>
          <m:t>λ</m:t>
        </m:r>
      </m:oMath>
      <w:del w:id="693" w:author="PR Preview" w:date="2026-01-01T00:00:00Z">
        <w:r>
          <w:delText xml:space="preserve">.</w:delText>
        </w:r>
      </w:del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It equals the deviation of</w:delText>
        </w:r>
      </w:del>
      <w:del w:id="696" w:author="PR Preview" w:date="2026-01-01T00:00:00Z">
        <w:r>
          <w:delText xml:space="preserve"> </w:delText>
        </w:r>
      </w:del>
      <m:oMath>
        <m:r>
          <m:t>x</m:t>
        </m:r>
      </m:oMath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from the mean</w:delText>
        </w:r>
      </w:del>
      <w:del w:id="699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del w:id="700" w:author="PR Preview" w:date="2026-01-01T00:00:00Z">
        <w:r>
          <w:delText xml:space="preserve">,</w:delText>
        </w:r>
      </w:del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divided by the variance</w:delText>
        </w:r>
      </w:del>
      <w:del w:id="703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0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p>
      <w:pPr>
        <w:pStyle w:val="FirstParagraph"/>
      </w:pPr>
      <w:del w:id="705" w:author="PR Preview" w:date="2026-01-01T00:00:00Z">
        <w:r>
          <w:rPr>
            <w:i/>
            <w:iCs/>
          </w:rPr>
          <w:delText xml:space="preserve">Proof</w:delText>
        </w:r>
      </w:del>
      <w:del w:id="706" w:author="PR Preview" w:date="2026-01-01T00:00:00Z">
        <w:r>
          <w:delText xml:space="preserve">. </w:delText>
        </w:r>
      </w:del>
      <w:del w:id="707" w:author="PR Preview" w:date="2026-01-01T00:00:00Z">
        <w:r>
          <w:delText xml:space="preserve">This is the solution to</w:delText>
        </w:r>
      </w:del>
      <w:del w:id="708" w:author="PR Preview" w:date="2026-01-01T00:00:00Z">
        <w:r>
          <w:delText xml:space="preserve"> </w:delText>
        </w:r>
      </w:del>
      <w:hyperlink w:anchor="exr-pois-score-fn">
        <w:del w:id="709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710" w:author="PR Preview" w:date="2026-01-01T00:00:00Z">
        <w:r>
          <w:delText xml:space="preserve">, worked in</w:delText>
        </w:r>
      </w:del>
      <w:del w:id="711" w:author="PR Preview" w:date="2026-01-01T00:00:00Z">
        <w:r>
          <w:delText xml:space="preserve"> </w:delText>
        </w:r>
      </w:del>
      <w:hyperlink w:anchor="sol-pois-score-fn">
        <w:del w:id="712" w:author="PR Preview" w:date="2026-01-01T00:00:00Z">
          <w:r>
            <w:rPr>
              <w:rStyle w:val="Hyperlink"/>
            </w:rPr>
            <w:delText xml:space="preserve">Solution 9</w:delText>
          </w:r>
        </w:del>
      </w:hyperlink>
      <w:del w:id="713" w:author="PR Preview" w:date="2026-01-01T00:00:00Z">
        <w:r>
          <w:delText xml:space="preserve">.</w:delText>
        </w:r>
      </w:del>
    </w:p>
    <w:p>
      <w:pPr>
        <w:pStyle w:val="BodyText"/>
      </w:pPr>
      <w:del w:id="714" w:author="PR Preview" w:date="2026-01-01T00:00:00Z">
        <w:r>
          <w:rPr>
            <w:b/>
            <w:bCs/>
          </w:rPr>
          <w:delText xml:space="preserve">Exercise 10 (Score function of a Gaussian variable)</w:delText>
        </w:r>
      </w:del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Derive the score function for a single Gaussian random variable</w:delText>
        </w:r>
      </w:del>
      <w:del w:id="717" w:author="PR Preview" w:date="2026-01-01T00:00:00Z">
        <w:r>
          <w:delText xml:space="preserve"> </w:delText>
        </w:r>
      </w:del>
      <m:oMath>
        <m:r>
          <m:t>X</m:t>
        </m:r>
      </m:oMath>
      <w:del w:id="718" w:author="PR Preview" w:date="2026-01-01T00:00:00Z">
        <w:r>
          <w:delText xml:space="preserve">,</w:delText>
        </w:r>
      </w:del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delText xml:space="preserve">with respect to the mean parameter</w:delText>
        </w:r>
      </w:del>
      <w:del w:id="721" w:author="PR Preview" w:date="2026-01-01T00:00:00Z">
        <w:r>
          <w:delText xml:space="preserve"> </w:delText>
        </w:r>
      </w:del>
      <m:oMath>
        <m:r>
          <m:t>μ</m:t>
        </m:r>
      </m:oMath>
      <w:del w:id="722" w:author="PR Preview" w:date="2026-01-01T00:00:00Z">
        <w:r>
          <w:delText xml:space="preserve">,</w:delText>
        </w:r>
      </w:del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treating the variance</w:delText>
        </w:r>
      </w:del>
      <w:del w:id="72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as known.</w:delText>
        </w:r>
      </w:del>
    </w:p>
    <w:p>
      <w:pPr>
        <w:pStyle w:val="BodyText"/>
      </w:pPr>
      <w:del w:id="728" w:author="PR Preview" w:date="2026-01-01T00:00:00Z">
        <w:r>
          <w:rPr>
            <w:i/>
            <w:iCs/>
          </w:rPr>
          <w:delText xml:space="preserve">Solution 10</w:delText>
        </w:r>
      </w:del>
      <w:del w:id="729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730" w:author="PR Preview" w:date="2026-01-01T00:00:00Z">
        <w:r>
          <w:delText xml:space="preserve">The inner derivative is: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del w:id="731" w:author="PR Preview" w:date="2026-01-01T00:00:00Z">
        <w:r>
          <w:delText xml:space="preserve">Substituting the inner derivative back in: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732" w:author="PR Preview" w:date="2026-01-01T00:00:00Z">
        <w:r>
          <w:rPr>
            <w:b/>
            <w:bCs/>
          </w:rPr>
          <w:delText xml:space="preserve">Theorem 10 (Score function of a Gaussian variable)</w:delText>
        </w:r>
      </w:del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Let</w:delText>
        </w:r>
      </w:del>
      <w:del w:id="73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736" w:author="PR Preview" w:date="2026-01-01T00:00:00Z">
        <w:r>
          <w:delText xml:space="preserve">, with mean</w:delText>
        </w:r>
      </w:del>
      <w:del w:id="737" w:author="PR Preview" w:date="2026-01-01T00:00:00Z">
        <w:r>
          <w:delText xml:space="preserve"> </w:delText>
        </w:r>
      </w:del>
      <m:oMath>
        <m:r>
          <m:t>μ</m:t>
        </m:r>
      </m:oMath>
      <w:del w:id="738" w:author="PR Preview" w:date="2026-01-01T00:00:00Z">
        <w:r>
          <w:delText xml:space="preserve">, known variance</w:delText>
        </w:r>
      </w:del>
      <w:del w:id="73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740" w:author="PR Preview" w:date="2026-01-01T00:00:00Z">
        <w:r>
          <w:delText xml:space="preserve">, and observed value</w:delText>
        </w:r>
      </w:del>
      <w:del w:id="741" w:author="PR Preview" w:date="2026-01-01T00:00:00Z">
        <w:r>
          <w:delText xml:space="preserve"> </w:delText>
        </w:r>
      </w:del>
      <m:oMath>
        <m:r>
          <m:t>x</m:t>
        </m:r>
      </m:oMath>
      <w:del w:id="742" w:author="PR Preview" w:date="2026-01-01T00:00:00Z">
        <w:r>
          <w:delText xml:space="preserve">.</w:delText>
        </w:r>
      </w:del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The</w:delText>
        </w:r>
      </w:del>
      <w:del w:id="745" w:author="PR Preview" w:date="2026-01-01T00:00:00Z">
        <w:r>
          <w:delText xml:space="preserve"> </w:delText>
        </w:r>
      </w:del>
      <w:hyperlink w:anchor="def-score">
        <w:del w:id="746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747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of the single observation</w:delText>
        </w:r>
      </w:del>
      <w:del w:id="750" w:author="PR Preview" w:date="2026-01-01T00:00:00Z">
        <w:r>
          <w:delText xml:space="preserve"> </w:delText>
        </w:r>
      </w:del>
      <m:oMath>
        <m:r>
          <m:t>x</m:t>
        </m:r>
      </m:oMath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is the derivative of its log-likelihood</w:delText>
        </w:r>
      </w:del>
      <w:del w:id="753" w:author="PR Preview" w:date="2026-01-01T00:00:00Z">
        <w:r>
          <w:delText xml:space="preserve"> </w:delText>
        </w:r>
      </w:del>
      <m:oMath>
        <m:r>
          <m:t>ℓ</m:t>
        </m:r>
      </m:oMath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with respect to</w:delText>
        </w:r>
      </w:del>
      <w:del w:id="756" w:author="PR Preview" w:date="2026-01-01T00:00:00Z">
        <w:r>
          <w:delText xml:space="preserve"> </w:delText>
        </w:r>
      </w:del>
      <m:oMath>
        <m:r>
          <m:t>μ</m:t>
        </m:r>
      </m:oMath>
      <w:del w:id="757" w:author="PR Preview" w:date="2026-01-01T00:00:00Z">
        <w:r>
          <w:delText xml:space="preserve">.</w:delText>
        </w:r>
      </w:del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It equals the deviation of</w:delText>
        </w:r>
      </w:del>
      <w:del w:id="760" w:author="PR Preview" w:date="2026-01-01T00:00:00Z">
        <w:r>
          <w:delText xml:space="preserve"> </w:delText>
        </w:r>
      </w:del>
      <m:oMath>
        <m:r>
          <m:t>x</m:t>
        </m:r>
      </m:oMath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from the mean</w:delText>
        </w:r>
      </w:del>
      <w:del w:id="76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del w:id="764" w:author="PR Preview" w:date="2026-01-01T00:00:00Z">
        <w:r>
          <w:delText xml:space="preserve">,</w:delText>
        </w:r>
      </w:del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divided by the variance</w:delText>
        </w:r>
      </w:del>
      <w:del w:id="767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6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del w:id="769" w:author="PR Preview" w:date="2026-01-01T00:00:00Z">
        <w:r>
          <w:rPr>
            <w:i/>
            <w:iCs/>
          </w:rPr>
          <w:delText xml:space="preserve">Proof</w:delText>
        </w:r>
      </w:del>
      <w:del w:id="770" w:author="PR Preview" w:date="2026-01-01T00:00:00Z">
        <w:r>
          <w:delText xml:space="preserve">. </w:delText>
        </w:r>
      </w:del>
      <w:del w:id="771" w:author="PR Preview" w:date="2026-01-01T00:00:00Z">
        <w:r>
          <w:delText xml:space="preserve">This is the solution to</w:delText>
        </w:r>
      </w:del>
      <w:del w:id="772" w:author="PR Preview" w:date="2026-01-01T00:00:00Z">
        <w:r>
          <w:delText xml:space="preserve"> </w:delText>
        </w:r>
      </w:del>
      <w:hyperlink w:anchor="exr-gauss-score-fn">
        <w:del w:id="773" w:author="PR Preview" w:date="2026-01-01T00:00:00Z">
          <w:r>
            <w:rPr>
              <w:rStyle w:val="Hyperlink"/>
            </w:rPr>
            <w:delText xml:space="preserve">Exercise 10</w:delText>
          </w:r>
        </w:del>
      </w:hyperlink>
      <w:del w:id="774" w:author="PR Preview" w:date="2026-01-01T00:00:00Z">
        <w:r>
          <w:delText xml:space="preserve">, worked in</w:delText>
        </w:r>
      </w:del>
      <w:del w:id="775" w:author="PR Preview" w:date="2026-01-01T00:00:00Z">
        <w:r>
          <w:delText xml:space="preserve"> </w:delText>
        </w:r>
      </w:del>
      <w:hyperlink w:anchor="sol-gauss-score-fn">
        <w:del w:id="776" w:author="PR Preview" w:date="2026-01-01T00:00:00Z">
          <w:r>
            <w:rPr>
              <w:rStyle w:val="Hyperlink"/>
            </w:rPr>
            <w:delText xml:space="preserve">Solution 10</w:delText>
          </w:r>
        </w:del>
      </w:hyperlink>
      <w:del w:id="777" w:author="PR Preview" w:date="2026-01-01T00:00:00Z">
        <w:r>
          <w:delText xml:space="preserve">.</w:delText>
        </w:r>
      </w:del>
    </w:p>
    <w:p>
      <w:pPr>
        <w:pStyle w:val="BodyText"/>
      </w:pPr>
      <w:del w:id="778" w:author="PR Preview" w:date="2026-01-01T00:00:00Z">
        <w:r>
          <w:rPr>
            <w:b/>
            <w:bCs/>
          </w:rPr>
          <w:delText xml:space="preserve">Exercise 11 (Score function of an exponential variable)</w:delText>
        </w:r>
      </w:del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Derive the score function for a single exponential random variable</w:delText>
        </w:r>
      </w:del>
      <w:del w:id="781" w:author="PR Preview" w:date="2026-01-01T00:00:00Z">
        <w:r>
          <w:delText xml:space="preserve"> </w:delText>
        </w:r>
      </w:del>
      <m:oMath>
        <m:r>
          <m:t>X</m:t>
        </m:r>
      </m:oMath>
      <w:del w:id="782" w:author="PR Preview" w:date="2026-01-01T00:00:00Z">
        <w:r>
          <w:delText xml:space="preserve">,</w:delText>
        </w:r>
      </w:del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with respect to the mean parameter</w:delText>
        </w:r>
      </w:del>
      <w:del w:id="785" w:author="PR Preview" w:date="2026-01-01T00:00:00Z">
        <w:r>
          <w:delText xml:space="preserve"> </w:delText>
        </w:r>
      </w:del>
      <m:oMath>
        <m:r>
          <m:t>μ</m:t>
        </m:r>
      </m:oMath>
      <w:del w:id="786" w:author="PR Preview" w:date="2026-01-01T00:00:00Z">
        <w:r>
          <w:delText xml:space="preserve">.</w:delText>
        </w:r>
      </w:del>
    </w:p>
    <w:p>
      <w:pPr>
        <w:pStyle w:val="BodyText"/>
      </w:pPr>
      <w:del w:id="787" w:author="PR Preview" w:date="2026-01-01T00:00:00Z">
        <w:r>
          <w:rPr>
            <w:i/>
            <w:iCs/>
          </w:rPr>
          <w:delText xml:space="preserve">Solution 11</w:delText>
        </w:r>
      </w:del>
      <w:del w:id="788" w:author="PR Preview" w:date="2026-01-01T00:00:00Z">
        <w:r>
          <w:delText xml:space="preserve">. </w:delText>
        </w:r>
      </w:del>
      <w:del w:id="789" w:author="PR Preview" w:date="2026-01-01T00:00:00Z">
        <w:r>
          <w:delText xml:space="preserve">The exponential density with mean</w:delText>
        </w:r>
      </w:del>
      <w:del w:id="790" w:author="PR Preview" w:date="2026-01-01T00:00:00Z">
        <w:r>
          <w:delText xml:space="preserve"> </w:delText>
        </w:r>
      </w:del>
      <m:oMath>
        <m:r>
          <m:t>μ</m:t>
        </m:r>
      </m:oMath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is</w:delText>
        </w:r>
      </w:del>
    </w:p>
    <w:p>
      <w:pPr>
        <w:pStyle w:val="FirstParagraph"/>
      </w:pPr>
      <w:ins w:id="793" w:author="PR Preview" w:date="2026-01-01T00:00:00Z">
        <w:r>
          <w:rPr>
            <w:b/>
            <w:bCs/>
          </w:rPr>
          <w:t xml:space="preserve">Theorem 7 (Score function of a Gaussian variable)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Let</w:t>
        </w:r>
      </w:ins>
      <w:ins w:id="79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797" w:author="PR Preview" w:date="2026-01-01T00:00:00Z">
        <w:r>
          <w:t xml:space="preserve">, with mean</w:t>
        </w:r>
      </w:ins>
      <w:ins w:id="798" w:author="PR Preview" w:date="2026-01-01T00:00:00Z">
        <w:r>
          <w:t xml:space="preserve"> </w:t>
        </w:r>
      </w:ins>
      <m:oMath>
        <m:r>
          <m:t>μ</m:t>
        </m:r>
      </m:oMath>
      <w:ins w:id="799" w:author="PR Preview" w:date="2026-01-01T00:00:00Z">
        <w:r>
          <w:t xml:space="preserve">, known variance</w:t>
        </w:r>
      </w:ins>
      <w:ins w:id="80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801" w:author="PR Preview" w:date="2026-01-01T00:00:00Z">
        <w:r>
          <w:t xml:space="preserve">, and observed value</w:t>
        </w:r>
      </w:ins>
      <w:ins w:id="802" w:author="PR Preview" w:date="2026-01-01T00:00:00Z">
        <w:r>
          <w:t xml:space="preserve"> </w:t>
        </w:r>
      </w:ins>
      <m:oMath>
        <m:r>
          <m:t>x</m:t>
        </m:r>
      </m:oMath>
      <w:ins w:id="803" w:author="PR Preview" w:date="2026-01-01T00:00:00Z">
        <w:r>
          <w:t xml:space="preserve">.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The</w:t>
        </w:r>
      </w:ins>
      <w:ins w:id="806" w:author="PR Preview" w:date="2026-01-01T00:00:00Z">
        <w:r>
          <w:t xml:space="preserve"> </w:t>
        </w:r>
      </w:ins>
      <w:hyperlink w:anchor="def-score">
        <w:ins w:id="807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808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of the single observation</w:t>
        </w:r>
      </w:ins>
      <w:ins w:id="811" w:author="PR Preview" w:date="2026-01-01T00:00:00Z">
        <w:r>
          <w:t xml:space="preserve"> </w:t>
        </w:r>
      </w:ins>
      <m:oMath>
        <m:r>
          <m:t>x</m:t>
        </m:r>
      </m:oMath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is the derivative of its log-likelihood</w:t>
        </w:r>
      </w:ins>
      <w:ins w:id="814" w:author="PR Preview" w:date="2026-01-01T00:00:00Z">
        <w:r>
          <w:t xml:space="preserve"> </w:t>
        </w:r>
      </w:ins>
      <m:oMath>
        <m:r>
          <m:t>ℓ</m:t>
        </m:r>
      </m:oMath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with respect to</w:t>
        </w:r>
      </w:ins>
      <w:ins w:id="817" w:author="PR Preview" w:date="2026-01-01T00:00:00Z">
        <w:r>
          <w:t xml:space="preserve"> </w:t>
        </w:r>
      </w:ins>
      <m:oMath>
        <m:r>
          <m:t>μ</m:t>
        </m:r>
      </m:oMath>
      <w:ins w:id="818" w:author="PR Preview" w:date="2026-01-01T00:00:00Z">
        <w:r>
          <w:t xml:space="preserve">.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It equals the deviation of</w:t>
        </w:r>
      </w:ins>
      <w:ins w:id="821" w:author="PR Preview" w:date="2026-01-01T00:00:00Z">
        <w:r>
          <w:t xml:space="preserve"> </w:t>
        </w:r>
      </w:ins>
      <m:oMath>
        <m:r>
          <m:t>x</m:t>
        </m:r>
      </m:oMath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from the mean</w:t>
        </w:r>
      </w:ins>
      <w:ins w:id="82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825" w:author="PR Preview" w:date="2026-01-01T00:00:00Z">
        <w:r>
          <w:t xml:space="preserve">,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divided by the variance</w:t>
        </w:r>
      </w:ins>
      <w:ins w:id="828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82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ins w:id="830" w:author="PR Preview" w:date="2026-01-01T00:00:00Z">
        <w:r>
          <w:rPr>
            <w:i/>
            <w:iCs/>
          </w:rPr>
          <w:t xml:space="preserve">Proof</w:t>
        </w:r>
      </w:ins>
      <w:ins w:id="831" w:author="PR Preview" w:date="2026-01-01T00:00:00Z">
        <w:r>
          <w:t xml:space="preserve">. </w:t>
        </w:r>
      </w:ins>
      <w:ins w:id="832" w:author="PR Preview" w:date="2026-01-01T00:00:00Z">
        <w:r>
          <w:t xml:space="preserve">This is the solution to</w:t>
        </w:r>
      </w:ins>
      <w:ins w:id="833" w:author="PR Preview" w:date="2026-01-01T00:00:00Z">
        <w:r>
          <w:t xml:space="preserve"> </w:t>
        </w:r>
      </w:ins>
      <w:hyperlink w:anchor="exr-gauss-score-fn">
        <w:ins w:id="834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835" w:author="PR Preview" w:date="2026-01-01T00:00:00Z">
        <w:r>
          <w:t xml:space="preserve">, worked in</w:t>
        </w:r>
      </w:ins>
      <w:ins w:id="836" w:author="PR Preview" w:date="2026-01-01T00:00:00Z">
        <w:r>
          <w:t xml:space="preserve"> </w:t>
        </w:r>
      </w:ins>
      <w:hyperlink w:anchor="sol-gauss-score-fn">
        <w:ins w:id="837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838" w:author="PR Preview" w:date="2026-01-01T00:00:00Z">
        <w:r>
          <w:t xml:space="preserve">.</w:t>
        </w:r>
      </w:ins>
    </w:p>
    <w:bookmarkStart w:id="66" w:name="exr-exp-score-fn"/>
    <w:p>
      <w:pPr>
        <w:pStyle w:val="BodyText"/>
      </w:pPr>
      <w:ins w:id="839" w:author="PR Preview" w:date="2026-01-01T00:00:00Z">
        <w:r>
          <w:rPr>
            <w:b/>
            <w:bCs/>
          </w:rPr>
          <w:t xml:space="preserve">Exercise 8 (Score function of an exponential variable)</w:t>
        </w:r>
      </w:ins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Derive the score function for a single exponential random variable</w:t>
        </w:r>
      </w:ins>
      <w:ins w:id="842" w:author="PR Preview" w:date="2026-01-01T00:00:00Z">
        <w:r>
          <w:t xml:space="preserve"> </w:t>
        </w:r>
      </w:ins>
      <m:oMath>
        <m:r>
          <m:t>X</m:t>
        </m:r>
      </m:oMath>
      <w:ins w:id="843" w:author="PR Preview" w:date="2026-01-01T00:00:00Z">
        <w:r>
          <w:t xml:space="preserve">,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with respect to the mean parameter</w:t>
        </w:r>
      </w:ins>
      <w:ins w:id="846" w:author="PR Preview" w:date="2026-01-01T00:00:00Z">
        <w:r>
          <w:t xml:space="preserve"> </w:t>
        </w:r>
      </w:ins>
      <m:oMath>
        <m:r>
          <m:t>μ</m:t>
        </m:r>
      </m:oMath>
      <w:ins w:id="847" w:author="PR Preview" w:date="2026-01-01T00:00:00Z">
        <w:r>
          <w:t xml:space="preserve">.</w:t>
        </w:r>
      </w:ins>
    </w:p>
    <w:bookmarkEnd w:id="66"/>
    <w:bookmarkStart w:id="67" w:name="sol-exp-score-fn"/>
    <w:p>
      <w:pPr>
        <w:pStyle w:val="BodyText"/>
      </w:pPr>
      <w:ins w:id="848" w:author="PR Preview" w:date="2026-01-01T00:00:00Z">
        <w:r>
          <w:rPr>
            <w:i/>
            <w:iCs/>
          </w:rPr>
          <w:t xml:space="preserve">Solution 8</w:t>
        </w:r>
      </w:ins>
      <w:ins w:id="849" w:author="PR Preview" w:date="2026-01-01T00:00:00Z">
        <w:r>
          <w:t xml:space="preserve">. </w:t>
        </w:r>
      </w:ins>
      <w:ins w:id="850" w:author="PR Preview" w:date="2026-01-01T00:00:00Z">
        <w:r>
          <w:t xml:space="preserve">The exponential density with mean</w:t>
        </w:r>
      </w:ins>
      <w:ins w:id="851" w:author="PR Preview" w:date="2026-01-01T00:00:00Z">
        <w:r>
          <w:t xml:space="preserve"> </w:t>
        </w:r>
      </w:ins>
      <m:oMath>
        <m:r>
          <m:t>μ</m:t>
        </m:r>
      </m:oMath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exp-score"/>
    <w:p>
      <w:pPr>
        <w:pStyle w:val="FirstParagraph"/>
      </w:pPr>
      <w:del w:id="854" w:author="PR Preview" w:date="2026-01-01T00:00:00Z">
        <w:r>
          <w:rPr>
            <w:b/>
            <w:bCs/>
          </w:rPr>
          <w:delText xml:space="preserve">Theorem 11 (Score function of an exponential variable)</w:delText>
        </w:r>
      </w:del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Let</w:delText>
        </w:r>
      </w:del>
      <w:del w:id="857" w:author="PR Preview" w:date="2026-01-01T00:00:00Z">
        <w:r>
          <w:delText xml:space="preserve"> </w:delText>
        </w:r>
      </w:del>
      <m:oMath>
        <m:r>
          <m:t>X</m:t>
        </m:r>
      </m:oMath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be an exponential random variable with mean</w:delText>
        </w:r>
      </w:del>
      <w:del w:id="860" w:author="PR Preview" w:date="2026-01-01T00:00:00Z">
        <w:r>
          <w:delText xml:space="preserve"> </w:delText>
        </w:r>
      </w:del>
      <m:oMath>
        <m:r>
          <m:t>μ</m:t>
        </m:r>
      </m:oMath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and observed value</w:delText>
        </w:r>
      </w:del>
      <w:del w:id="86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&gt;</m:t>
        </m:r>
        <m:r>
          <m:t>0</m:t>
        </m:r>
      </m:oMath>
      <w:del w:id="864" w:author="PR Preview" w:date="2026-01-01T00:00:00Z">
        <w:r>
          <w:delText xml:space="preserve">.</w:delText>
        </w:r>
      </w:del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The</w:delText>
        </w:r>
      </w:del>
      <w:del w:id="867" w:author="PR Preview" w:date="2026-01-01T00:00:00Z">
        <w:r>
          <w:delText xml:space="preserve"> </w:delText>
        </w:r>
      </w:del>
      <w:hyperlink w:anchor="def-score">
        <w:del w:id="868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869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of the single observation</w:delText>
        </w:r>
      </w:del>
      <w:del w:id="872" w:author="PR Preview" w:date="2026-01-01T00:00:00Z">
        <w:r>
          <w:delText xml:space="preserve"> </w:delText>
        </w:r>
      </w:del>
      <m:oMath>
        <m:r>
          <m:t>x</m:t>
        </m:r>
      </m:oMath>
      <w:del w:id="873" w:author="PR Preview" w:date="2026-01-01T00:00:00Z">
        <w:r>
          <w:delText xml:space="preserve"> </w:delText>
        </w:r>
      </w:del>
      <w:del w:id="874" w:author="PR Preview" w:date="2026-01-01T00:00:00Z">
        <w:r>
          <w:delText xml:space="preserve">is the derivative of its log-likelihood</w:delText>
        </w:r>
      </w:del>
      <w:del w:id="875" w:author="PR Preview" w:date="2026-01-01T00:00:00Z">
        <w:r>
          <w:delText xml:space="preserve"> </w:delText>
        </w:r>
      </w:del>
      <m:oMath>
        <m:r>
          <m:t>ℓ</m:t>
        </m:r>
      </m:oMath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with respect to</w:delText>
        </w:r>
      </w:del>
      <w:del w:id="878" w:author="PR Preview" w:date="2026-01-01T00:00:00Z">
        <w:r>
          <w:delText xml:space="preserve"> </w:delText>
        </w:r>
      </w:del>
      <m:oMath>
        <m:r>
          <m:t>μ</m:t>
        </m:r>
      </m:oMath>
      <w:del w:id="879" w:author="PR Preview" w:date="2026-01-01T00:00:00Z">
        <w:r>
          <w:delText xml:space="preserve">.</w:delText>
        </w:r>
      </w:del>
      <w:del w:id="880" w:author="PR Preview" w:date="2026-01-01T00:00:00Z">
        <w:r>
          <w:delText xml:space="preserve"> </w:delText>
        </w:r>
      </w:del>
      <w:del w:id="881" w:author="PR Preview" w:date="2026-01-01T00:00:00Z">
        <w:r>
          <w:delText xml:space="preserve">It equals the deviation of</w:delText>
        </w:r>
      </w:del>
      <w:del w:id="882" w:author="PR Preview" w:date="2026-01-01T00:00:00Z">
        <w:r>
          <w:delText xml:space="preserve"> </w:delText>
        </w:r>
      </w:del>
      <m:oMath>
        <m:r>
          <m:t>x</m:t>
        </m:r>
      </m:oMath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from the mean</w:delText>
        </w:r>
      </w:del>
      <w:del w:id="885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del w:id="886" w:author="PR Preview" w:date="2026-01-01T00:00:00Z">
        <w:r>
          <w:delText xml:space="preserve">,</w:delText>
        </w:r>
      </w:del>
      <w:del w:id="887" w:author="PR Preview" w:date="2026-01-01T00:00:00Z">
        <w:r>
          <w:delText xml:space="preserve"> </w:delText>
        </w:r>
      </w:del>
      <w:del w:id="888" w:author="PR Preview" w:date="2026-01-01T00:00:00Z">
        <w:r>
          <w:delText xml:space="preserve">divided by the variance</w:delText>
        </w:r>
      </w:del>
      <w:del w:id="889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89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del w:id="891" w:author="PR Preview" w:date="2026-01-01T00:00:00Z">
        <w:r>
          <w:rPr>
            <w:i/>
            <w:iCs/>
          </w:rPr>
          <w:delText xml:space="preserve">Proof</w:delText>
        </w:r>
      </w:del>
      <w:del w:id="892" w:author="PR Preview" w:date="2026-01-01T00:00:00Z">
        <w:r>
          <w:delText xml:space="preserve">. </w:delText>
        </w:r>
      </w:del>
      <w:del w:id="893" w:author="PR Preview" w:date="2026-01-01T00:00:00Z">
        <w:r>
          <w:delText xml:space="preserve">This is the solution to</w:delText>
        </w:r>
      </w:del>
      <w:del w:id="894" w:author="PR Preview" w:date="2026-01-01T00:00:00Z">
        <w:r>
          <w:delText xml:space="preserve"> </w:delText>
        </w:r>
      </w:del>
      <w:hyperlink w:anchor="exr-exp-score-fn">
        <w:del w:id="895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896" w:author="PR Preview" w:date="2026-01-01T00:00:00Z">
        <w:r>
          <w:delText xml:space="preserve">, worked in</w:delText>
        </w:r>
      </w:del>
      <w:del w:id="897" w:author="PR Preview" w:date="2026-01-01T00:00:00Z">
        <w:r>
          <w:delText xml:space="preserve"> </w:delText>
        </w:r>
      </w:del>
      <w:hyperlink w:anchor="sol-exp-score-fn">
        <w:del w:id="898" w:author="PR Preview" w:date="2026-01-01T00:00:00Z">
          <w:r>
            <w:rPr>
              <w:rStyle w:val="Hyperlink"/>
            </w:rPr>
            <w:delText xml:space="preserve">Solution 11</w:delText>
          </w:r>
        </w:del>
      </w:hyperlink>
      <w:del w:id="899" w:author="PR Preview" w:date="2026-01-01T00:00:00Z">
        <w:r>
          <w:delText xml:space="preserve">.</w:delText>
        </w:r>
      </w:del>
    </w:p>
    <w:p>
      <w:pPr>
        <w:pStyle w:val="BodyText"/>
      </w:pPr>
      <w:del w:id="900" w:author="PR Preview" w:date="2026-01-01T00:00:00Z">
        <w:r>
          <w:delText xml:space="preserve">In all four examples</w:delText>
        </w:r>
      </w:del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delText xml:space="preserve">(</w:delText>
        </w:r>
      </w:del>
      <w:hyperlink w:anchor="thm-bernoulli-score">
        <w:del w:id="903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904" w:author="PR Preview" w:date="2026-01-01T00:00:00Z">
        <w:r>
          <w:delText xml:space="preserve">,</w:delText>
        </w:r>
      </w:del>
      <w:del w:id="905" w:author="PR Preview" w:date="2026-01-01T00:00:00Z">
        <w:r>
          <w:delText xml:space="preserve"> </w:delText>
        </w:r>
      </w:del>
      <w:hyperlink w:anchor="thm-pois-score">
        <w:del w:id="906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907" w:author="PR Preview" w:date="2026-01-01T00:00:00Z">
        <w:r>
          <w:delText xml:space="preserve">,</w:delText>
        </w:r>
      </w:del>
      <w:del w:id="908" w:author="PR Preview" w:date="2026-01-01T00:00:00Z">
        <w:r>
          <w:delText xml:space="preserve"> </w:delText>
        </w:r>
      </w:del>
      <w:hyperlink w:anchor="thm-gauss-score">
        <w:del w:id="909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910" w:author="PR Preview" w:date="2026-01-01T00:00:00Z">
        <w:r>
          <w:delText xml:space="preserve">, and</w:delText>
        </w:r>
      </w:del>
      <w:del w:id="911" w:author="PR Preview" w:date="2026-01-01T00:00:00Z">
        <w:r>
          <w:delText xml:space="preserve"> </w:delText>
        </w:r>
      </w:del>
      <w:hyperlink w:anchor="thm-exp-score">
        <w:del w:id="912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913" w:author="PR Preview" w:date="2026-01-01T00:00:00Z">
        <w:r>
          <w:delText xml:space="preserve">),</w:delText>
        </w:r>
      </w:del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the score function with respect to the mean turned out to be:</w:delText>
        </w:r>
      </w:del>
    </w:p>
    <w:p>
      <w:pPr>
        <w:pStyle w:val="FirstParagraph"/>
      </w:pPr>
      <w:ins w:id="916" w:author="PR Preview" w:date="2026-01-01T00:00:00Z">
        <w:r>
          <w:rPr>
            <w:b/>
            <w:bCs/>
          </w:rPr>
          <w:t xml:space="preserve">Theorem 8 (Score function of an exponential variable)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Let</w:t>
        </w:r>
      </w:ins>
      <w:ins w:id="919" w:author="PR Preview" w:date="2026-01-01T00:00:00Z">
        <w:r>
          <w:t xml:space="preserve"> </w:t>
        </w:r>
      </w:ins>
      <m:oMath>
        <m:r>
          <m:t>X</m:t>
        </m:r>
      </m:oMath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be an exponential random variable with mean</w:t>
        </w:r>
      </w:ins>
      <w:ins w:id="922" w:author="PR Preview" w:date="2026-01-01T00:00:00Z">
        <w:r>
          <w:t xml:space="preserve"> </w:t>
        </w:r>
      </w:ins>
      <m:oMath>
        <m:r>
          <m:t>μ</m:t>
        </m:r>
      </m:oMath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and observed value</w:t>
        </w:r>
      </w:ins>
      <w:ins w:id="92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926" w:author="PR Preview" w:date="2026-01-01T00:00:00Z">
        <w:r>
          <w:t xml:space="preserve">.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The</w:t>
        </w:r>
      </w:ins>
      <w:ins w:id="929" w:author="PR Preview" w:date="2026-01-01T00:00:00Z">
        <w:r>
          <w:t xml:space="preserve"> </w:t>
        </w:r>
      </w:ins>
      <w:hyperlink w:anchor="def-score">
        <w:ins w:id="930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931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of the single observation</w:t>
        </w:r>
      </w:ins>
      <w:ins w:id="934" w:author="PR Preview" w:date="2026-01-01T00:00:00Z">
        <w:r>
          <w:t xml:space="preserve"> </w:t>
        </w:r>
      </w:ins>
      <m:oMath>
        <m:r>
          <m:t>x</m:t>
        </m:r>
      </m:oMath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is the derivative of its log-likelihood</w:t>
        </w:r>
      </w:ins>
      <w:ins w:id="937" w:author="PR Preview" w:date="2026-01-01T00:00:00Z">
        <w:r>
          <w:t xml:space="preserve"> </w:t>
        </w:r>
      </w:ins>
      <m:oMath>
        <m:r>
          <m:t>ℓ</m:t>
        </m:r>
      </m:oMath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with respect to</w:t>
        </w:r>
      </w:ins>
      <w:ins w:id="940" w:author="PR Preview" w:date="2026-01-01T00:00:00Z">
        <w:r>
          <w:t xml:space="preserve"> </w:t>
        </w:r>
      </w:ins>
      <m:oMath>
        <m:r>
          <m:t>μ</m:t>
        </m:r>
      </m:oMath>
      <w:ins w:id="941" w:author="PR Preview" w:date="2026-01-01T00:00:00Z">
        <w:r>
          <w:t xml:space="preserve">.</w:t>
        </w:r>
      </w:ins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It equals the deviation of</w:t>
        </w:r>
      </w:ins>
      <w:ins w:id="944" w:author="PR Preview" w:date="2026-01-01T00:00:00Z">
        <w:r>
          <w:t xml:space="preserve"> </w:t>
        </w:r>
      </w:ins>
      <m:oMath>
        <m:r>
          <m:t>x</m:t>
        </m:r>
      </m:oMath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from the mean</w:t>
        </w:r>
      </w:ins>
      <w:ins w:id="94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948" w:author="PR Preview" w:date="2026-01-01T00:00:00Z">
        <w:r>
          <w:t xml:space="preserve">,</w:t>
        </w:r>
      </w:ins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divided by the variance</w:t>
        </w:r>
      </w:ins>
      <w:ins w:id="951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95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ins w:id="953" w:author="PR Preview" w:date="2026-01-01T00:00:00Z">
        <w:r>
          <w:rPr>
            <w:i/>
            <w:iCs/>
          </w:rPr>
          <w:t xml:space="preserve">Proof</w:t>
        </w:r>
      </w:ins>
      <w:ins w:id="954" w:author="PR Preview" w:date="2026-01-01T00:00:00Z">
        <w:r>
          <w:t xml:space="preserve">. </w:t>
        </w:r>
      </w:ins>
      <w:ins w:id="955" w:author="PR Preview" w:date="2026-01-01T00:00:00Z">
        <w:r>
          <w:t xml:space="preserve">This is the solution to</w:t>
        </w:r>
      </w:ins>
      <w:ins w:id="956" w:author="PR Preview" w:date="2026-01-01T00:00:00Z">
        <w:r>
          <w:t xml:space="preserve"> </w:t>
        </w:r>
      </w:ins>
      <w:hyperlink w:anchor="exr-exp-score-fn">
        <w:ins w:id="957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958" w:author="PR Preview" w:date="2026-01-01T00:00:00Z">
        <w:r>
          <w:t xml:space="preserve">, worked in</w:t>
        </w:r>
      </w:ins>
      <w:ins w:id="959" w:author="PR Preview" w:date="2026-01-01T00:00:00Z">
        <w:r>
          <w:t xml:space="preserve"> </w:t>
        </w:r>
      </w:ins>
      <w:hyperlink w:anchor="sol-exp-score-fn">
        <w:ins w:id="960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961" w:author="PR Preview" w:date="2026-01-01T00:00:00Z">
        <w:r>
          <w:t xml:space="preserve">.</w:t>
        </w:r>
      </w:ins>
    </w:p>
    <w:p>
      <w:pPr>
        <w:pStyle w:val="BodyText"/>
      </w:pPr>
      <w:ins w:id="962" w:author="PR Preview" w:date="2026-01-01T00:00:00Z">
        <w:r>
          <w:t xml:space="preserve">In all four examples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(</w:t>
        </w:r>
      </w:ins>
      <w:hyperlink r:id="rId58">
        <w:ins w:id="965" w:author="PR Preview" w:date="2026-01-01T00:00:00Z">
          <w:r>
            <w:rPr>
              <w:rStyle w:val="Hyperlink"/>
            </w:rPr>
            <w:t xml:space="preserve">Bernoulli score</w:t>
          </w:r>
        </w:ins>
      </w:hyperlink>
      <w:ins w:id="966" w:author="PR Preview" w:date="2026-01-01T00:00:00Z">
        <w:r>
          <w:t xml:space="preserve">,</w:t>
        </w:r>
      </w:ins>
      <w:ins w:id="967" w:author="PR Preview" w:date="2026-01-01T00:00:00Z">
        <w:r>
          <w:t xml:space="preserve"> </w:t>
        </w:r>
      </w:ins>
      <w:hyperlink w:anchor="thm-pois-score">
        <w:ins w:id="968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969" w:author="PR Preview" w:date="2026-01-01T00:00:00Z">
        <w:r>
          <w:t xml:space="preserve">,</w:t>
        </w:r>
      </w:ins>
      <w:ins w:id="970" w:author="PR Preview" w:date="2026-01-01T00:00:00Z">
        <w:r>
          <w:t xml:space="preserve"> </w:t>
        </w:r>
      </w:ins>
      <w:hyperlink w:anchor="thm-gauss-score">
        <w:ins w:id="971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972" w:author="PR Preview" w:date="2026-01-01T00:00:00Z">
        <w:r>
          <w:t xml:space="preserve">, and</w:t>
        </w:r>
      </w:ins>
      <w:ins w:id="973" w:author="PR Preview" w:date="2026-01-01T00:00:00Z">
        <w:r>
          <w:t xml:space="preserve"> </w:t>
        </w:r>
      </w:ins>
      <w:hyperlink w:anchor="thm-exp-score">
        <w:ins w:id="974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975" w:author="PR Preview" w:date="2026-01-01T00:00:00Z">
        <w:r>
          <w:t xml:space="preserve">),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the score function with respect to the mean turned out to be: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0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9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0"/>
    <w:bookmarkStart w:id="71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1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2" w:name="exm-score-equation"/>
    <w:p>
      <w:pPr>
        <w:pStyle w:val="BodyText"/>
      </w:pPr>
      <w:del w:id="978" w:author="PR Preview" w:date="2026-01-01T00:00:00Z">
        <w:r>
          <w:rPr>
            <w:b/>
            <w:bCs/>
          </w:rPr>
          <w:delText xml:space="preserve">Example 4 (Score equation of a Bernoulli sample)</w:delText>
        </w:r>
      </w:del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For</w:delText>
        </w:r>
      </w:del>
      <w:del w:id="981" w:author="PR Preview" w:date="2026-01-01T00:00:00Z">
        <w:r>
          <w:delText xml:space="preserve"> </w:delText>
        </w:r>
      </w:del>
      <m:oMath>
        <m:r>
          <m:t>n</m:t>
        </m:r>
      </m:oMath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independent Bernoulli observations with</w:delText>
        </w:r>
      </w:del>
      <w:del w:id="984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successes,</w:delText>
        </w:r>
      </w:del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the score is</w:delText>
        </w:r>
      </w:del>
      <w:del w:id="989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(summing</w:delText>
        </w:r>
      </w:del>
      <w:del w:id="992" w:author="PR Preview" w:date="2026-01-01T00:00:00Z">
        <w:r>
          <w:delText xml:space="preserve"> </w:delText>
        </w:r>
      </w:del>
      <w:hyperlink w:anchor="thm-bernoulli-score">
        <w:del w:id="993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over the observations),</w:delText>
        </w:r>
      </w:del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so for</w:delText>
        </w:r>
      </w:del>
      <w:del w:id="998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the score equation</w:delText>
        </w:r>
      </w:del>
      <w:del w:id="100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has the single solution</w:delText>
        </w:r>
      </w:del>
      <w:del w:id="1004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del w:id="1005" w:author="PR Preview" w:date="2026-01-01T00:00:00Z">
        <w:r>
          <w:delText xml:space="preserve">.</w:delText>
        </w:r>
      </w:del>
    </w:p>
    <w:p>
      <w:pPr>
        <w:pStyle w:val="BodyText"/>
      </w:pPr>
      <w:ins w:id="1006" w:author="PR Preview" w:date="2026-01-01T00:00:00Z">
        <w:r>
          <w:rPr>
            <w:b/>
            <w:bCs/>
          </w:rPr>
          <w:t xml:space="preserve">Example 5 (Score equation of a Bernoulli sample)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For</w:t>
        </w:r>
      </w:ins>
      <w:ins w:id="1009" w:author="PR Preview" w:date="2026-01-01T00:00:00Z">
        <w:r>
          <w:t xml:space="preserve"> </w:t>
        </w:r>
      </w:ins>
      <m:oMath>
        <m:r>
          <m:t>n</m:t>
        </m:r>
      </m:oMath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independent Bernoulli observations with</w:t>
        </w:r>
      </w:ins>
      <w:ins w:id="1012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successes,</w:t>
        </w:r>
      </w:ins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the score is</w:t>
        </w:r>
      </w:ins>
      <w:ins w:id="1017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(summing</w:t>
        </w:r>
      </w:ins>
      <w:ins w:id="1020" w:author="PR Preview" w:date="2026-01-01T00:00:00Z">
        <w:r>
          <w:t xml:space="preserve"> </w:t>
        </w:r>
      </w:ins>
      <w:hyperlink r:id="rId58">
        <w:ins w:id="1021" w:author="PR Preview" w:date="2026-01-01T00:00:00Z">
          <w:r>
            <w:rPr>
              <w:rStyle w:val="Hyperlink"/>
            </w:rPr>
            <w:t xml:space="preserve">Bernoulli score</w:t>
          </w:r>
        </w:ins>
      </w:hyperlink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over the observations),</w:t>
        </w:r>
      </w:ins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so for</w:t>
        </w:r>
      </w:ins>
      <w:ins w:id="102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the score equation</w:t>
        </w:r>
      </w:ins>
      <w:ins w:id="102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has the single solution</w:t>
        </w:r>
      </w:ins>
      <w:ins w:id="1032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ins w:id="1033" w:author="PR Preview" w:date="2026-01-01T00:00:00Z">
        <w:r>
          <w:t xml:space="preserve">.</w:t>
        </w:r>
      </w:ins>
    </w:p>
    <w:bookmarkEnd w:id="72"/>
    <w:bookmarkStart w:id="74" w:name="def-precision-rv"/>
    <w:p>
      <w:pPr>
        <w:pStyle w:val="BodyText"/>
      </w:pPr>
      <w:r>
        <w:rPr>
          <w:b/>
          <w:bCs/>
        </w:rPr>
        <w:t xml:space="preserve">Definition 9 (Precision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nonzero</w:t>
      </w:r>
      <w:r>
        <w:t xml:space="preserve"> </w:t>
      </w:r>
      <w:hyperlink r:id="rId73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 reciprocal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precision-bernoulli"/>
    <w:p>
      <w:pPr>
        <w:pStyle w:val="FirstParagraph"/>
      </w:pPr>
      <w:del w:id="1034" w:author="PR Preview" w:date="2026-01-01T00:00:00Z">
        <w:r>
          <w:rPr>
            <w:b/>
            <w:bCs/>
          </w:rPr>
          <w:delText xml:space="preserve">Example 5 (Precision of a Bernoulli variable)</w:delText>
        </w:r>
      </w:del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If</w:delText>
        </w:r>
      </w:del>
      <w:del w:id="1037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delText xml:space="preserve">with</w:delText>
        </w:r>
      </w:del>
      <w:del w:id="1040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del w:id="1041" w:author="PR Preview" w:date="2026-01-01T00:00:00Z">
        <w:r>
          <w:delText xml:space="preserve">,</w:delText>
        </w:r>
      </w:del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then</w:delText>
        </w:r>
      </w:del>
      <w:del w:id="1044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del w:id="1045" w:author="PR Preview" w:date="2026-01-01T00:00:00Z">
        <w:r>
          <w:delText xml:space="preserve">,</w:delText>
        </w:r>
      </w:del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so the</w:delText>
        </w:r>
      </w:del>
      <w:del w:id="1048" w:author="PR Preview" w:date="2026-01-01T00:00:00Z">
        <w:r>
          <w:delText xml:space="preserve"> </w:delText>
        </w:r>
      </w:del>
      <w:hyperlink w:anchor="def-precision-rv">
        <w:del w:id="1049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of</w:delText>
        </w:r>
      </w:del>
      <w:del w:id="1052" w:author="PR Preview" w:date="2026-01-01T00:00:00Z">
        <w:r>
          <w:delText xml:space="preserve"> </w:delText>
        </w:r>
      </w:del>
      <m:oMath>
        <m:r>
          <m:t>Y</m:t>
        </m:r>
      </m:oMath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is</w:delText>
        </w:r>
      </w:del>
      <w:del w:id="1055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056" w:author="PR Preview" w:date="2026-01-01T00:00:00Z">
        <w:r>
          <w:delText xml:space="preserve">.</w:delText>
        </w:r>
      </w:del>
    </w:p>
    <w:p>
      <w:pPr>
        <w:pStyle w:val="FirstParagraph"/>
      </w:pPr>
      <w:ins w:id="1057" w:author="PR Preview" w:date="2026-01-01T00:00:00Z">
        <w:r>
          <w:rPr>
            <w:b/>
            <w:bCs/>
          </w:rPr>
          <w:t xml:space="preserve">Example 6 (Precision of a Bernoulli variable)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If</w:t>
        </w:r>
      </w:ins>
      <w:ins w:id="106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with</w:t>
        </w:r>
      </w:ins>
      <w:ins w:id="106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ins w:id="1064" w:author="PR Preview" w:date="2026-01-01T00:00:00Z">
        <w:r>
          <w:t xml:space="preserve">,</w:t>
        </w:r>
      </w:ins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then</w:t>
        </w:r>
      </w:ins>
      <w:ins w:id="1067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1068" w:author="PR Preview" w:date="2026-01-01T00:00:00Z">
        <w:r>
          <w:t xml:space="preserve">,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so the</w:t>
        </w:r>
      </w:ins>
      <w:ins w:id="1071" w:author="PR Preview" w:date="2026-01-01T00:00:00Z">
        <w:r>
          <w:t xml:space="preserve"> </w:t>
        </w:r>
      </w:ins>
      <w:hyperlink w:anchor="def-precision-rv">
        <w:ins w:id="1072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of</w:t>
        </w:r>
      </w:ins>
      <w:ins w:id="1075" w:author="PR Preview" w:date="2026-01-01T00:00:00Z">
        <w:r>
          <w:t xml:space="preserve"> </w:t>
        </w:r>
      </w:ins>
      <m:oMath>
        <m:r>
          <m:t>Y</m:t>
        </m:r>
      </m:oMath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is</w:t>
        </w:r>
      </w:ins>
      <w:ins w:id="1078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079" w:author="PR Preview" w:date="2026-01-01T00:00:00Z">
        <w:r>
          <w:t xml:space="preserve">.</w:t>
        </w:r>
      </w:ins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10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8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del w:id="1080" w:author="PR Preview" w:date="2026-01-01T00:00:00Z">
        <w:r>
          <w:rPr>
            <w:b/>
            <w:bCs/>
          </w:rPr>
          <w:delText xml:space="preserve">Exercise 12 (Entries of the Hessian)</w:delText>
        </w:r>
      </w:del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If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$\mathord{\smash[b]{\underset{\raise.3ex\hbox{$\scriptstyle\sim$}}{\theta}}\vphantom{\theta}}$</w:delText>
        </w:r>
      </w:del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is a</w:delText>
        </w:r>
      </w:del>
      <w:del w:id="108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088" w:author="PR Preview" w:date="2026-01-01T00:00:00Z">
        <w:r>
          <w:delText xml:space="preserve"> </w:delText>
        </w:r>
      </w:del>
      <w:del w:id="1089" w:author="PR Preview" w:date="2026-01-01T00:00:00Z">
        <w:r>
          <w:delText xml:space="preserve">vector,</w:delText>
        </w:r>
      </w:del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find the dimensions of the</w:delText>
        </w:r>
      </w:del>
      <w:del w:id="1092" w:author="PR Preview" w:date="2026-01-01T00:00:00Z">
        <w:r>
          <w:delText xml:space="preserve"> </w:delText>
        </w:r>
      </w:del>
      <w:hyperlink w:anchor="def-hessian">
        <w:del w:id="1093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094" w:author="PR Preview" w:date="2026-01-01T00:00:00Z">
        <w:r>
          <w:delText xml:space="preserve"> </w:delText>
        </w:r>
      </w:del>
      <w:del w:id="1095" w:author="PR Preview" w:date="2026-01-01T00:00:00Z">
        <w:r>
          <w:delText xml:space="preserve">$\frac{\partial}{\partial \mathord{\smash[b]{\underset{\raise.3ex\hbox{$\scriptstyle\sim$}}{\theta}}\vphantom{\theta}}}\frac{\partial}{\partial \mathord{\smash[b]{\underset{\raise.3ex\hbox{$\scriptstyle\sim$}}{\theta}}\vphantom{\theta}}^{\top}}\ell$</w:delText>
        </w:r>
      </w:del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delText xml:space="preserve">and an expression for its</w:delText>
        </w:r>
      </w:del>
      <w:del w:id="1098" w:author="PR Preview" w:date="2026-01-01T00:00:00Z">
        <w:r>
          <w:delText xml:space="preserve"> </w:delText>
        </w:r>
      </w:del>
      <m:oMath>
        <m:r>
          <m:t>i</m:t>
        </m:r>
        <m:r>
          <m:t>j</m:t>
        </m:r>
      </m:oMath>
      <w:del w:id="1099" w:author="PR Preview" w:date="2026-01-01T00:00:00Z">
        <w:r>
          <w:delText xml:space="preserve">th entry.</w:delText>
        </w:r>
      </w:del>
    </w:p>
    <w:p>
      <w:pPr>
        <w:pStyle w:val="BodyText"/>
      </w:pPr>
      <w:del w:id="1100" w:author="PR Preview" w:date="2026-01-01T00:00:00Z">
        <w:r>
          <w:rPr>
            <w:i/>
            <w:iCs/>
          </w:rPr>
          <w:delText xml:space="preserve">Solution 12</w:delText>
        </w:r>
      </w:del>
      <w:del w:id="1101" w:author="PR Preview" w:date="2026-01-01T00:00:00Z">
        <w:r>
          <w:delText xml:space="preserve">. </w:delText>
        </w:r>
      </w:del>
      <w:del w:id="1102" w:author="PR Preview" w:date="2026-01-01T00:00:00Z">
        <w:r>
          <w:delText xml:space="preserve">$\frac{\partial}{\partial \mathord{\smash[b]{\underset{\raise.3ex\hbox{$\scriptstyle\sim$}}{\theta}}\vphantom{\theta}}^{\top}}\ell$</w:delText>
        </w:r>
      </w:del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is the</w:delText>
        </w:r>
      </w:del>
      <w:del w:id="110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delText xml:space="preserve">row vector</w:delText>
        </w:r>
      </w:del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whose</w:delText>
        </w:r>
      </w:del>
      <w:del w:id="1110" w:author="PR Preview" w:date="2026-01-01T00:00:00Z">
        <w:r>
          <w:delText xml:space="preserve"> </w:delText>
        </w:r>
      </w:del>
      <m:oMath>
        <m:r>
          <m:t>j</m:t>
        </m:r>
      </m:oMath>
      <w:del w:id="1111" w:author="PR Preview" w:date="2026-01-01T00:00:00Z">
        <w:r>
          <w:delText xml:space="preserve">th entry is</w:delText>
        </w:r>
      </w:del>
      <w:del w:id="111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del w:id="1113" w:author="PR Preview" w:date="2026-01-01T00:00:00Z">
        <w:r>
          <w:delText xml:space="preserve">.</w:delText>
        </w:r>
      </w:del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Differentiating each entry with respect to the</w:delText>
        </w:r>
      </w:del>
      <w:del w:id="111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vector</w:delText>
        </w:r>
      </w:del>
      <w:del w:id="1119" w:author="PR Preview" w:date="2026-01-01T00:00:00Z">
        <w:r>
          <w:delText xml:space="preserve"> </w:delText>
        </w:r>
      </w:del>
      <w:del w:id="1120" w:author="PR Preview" w:date="2026-01-01T00:00:00Z">
        <w:r>
          <w:delText xml:space="preserve">$\mathord{\smash[b]{\underset{\raise.3ex\hbox{$\scriptstyle\sim$}}{\theta}}\vphantom{\theta}}$</w:delText>
        </w:r>
      </w:del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gives a</w:delText>
        </w:r>
      </w:del>
      <w:del w:id="112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column of derivatives per entry,</w:delText>
        </w:r>
      </w:del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so</w:delText>
        </w:r>
      </w:del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$\frac{\partial}{\partial \mathord{\smash[b]{\underset{\raise.3ex\hbox{$\scriptstyle\sim$}}{\theta}}\vphantom{\theta}}}\frac{\partial}{\partial \mathord{\smash[b]{\underset{\raise.3ex\hbox{$\scriptstyle\sim$}}{\theta}}\vphantom{\theta}}^{\top}}\ell$</w:delText>
        </w:r>
      </w:del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delText xml:space="preserve">is</w:delText>
        </w:r>
      </w:del>
      <w:del w:id="113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133" w:author="PR Preview" w:date="2026-01-01T00:00:00Z">
        <w:r>
          <w:delText xml:space="preserve">,</w:delText>
        </w:r>
      </w:del>
      <w:del w:id="1134" w:author="PR Preview" w:date="2026-01-01T00:00:00Z">
        <w:r>
          <w:delText xml:space="preserve"> </w:delText>
        </w:r>
      </w:del>
      <w:del w:id="1135" w:author="PR Preview" w:date="2026-01-01T00:00:00Z">
        <w:r>
          <w:delText xml:space="preserve">with</w:delText>
        </w:r>
      </w:del>
      <w:del w:id="1136" w:author="PR Preview" w:date="2026-01-01T00:00:00Z">
        <w:r>
          <w:delText xml:space="preserve"> </w:delText>
        </w:r>
      </w:del>
      <m:oMath>
        <m:r>
          <m:t>i</m:t>
        </m:r>
        <m:r>
          <m:t>j</m:t>
        </m:r>
      </m:oMath>
      <w:del w:id="1137" w:author="PR Preview" w:date="2026-01-01T00:00:00Z">
        <w:r>
          <w:delText xml:space="preserve">th entry</w:delText>
        </w:r>
      </w:del>
      <w:del w:id="113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del w:id="1139" w:author="PR Preview" w:date="2026-01-01T00:00:00Z">
        <w:r>
          <w:delText xml:space="preserve">.</w:delText>
        </w:r>
      </w:del>
    </w:p>
    <w:p>
      <w:pPr>
        <w:pStyle w:val="BodyText"/>
      </w:pPr>
      <w:del w:id="1140" w:author="PR Preview" w:date="2026-01-01T00:00:00Z">
        <w:r>
          <w:rPr>
            <w:b/>
            <w:bCs/>
          </w:rPr>
          <w:delText xml:space="preserve">Theorem 12 (Elements of the Hessian matrix)</w:delText>
        </w:r>
      </w:del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If</w:delText>
        </w:r>
      </w:del>
      <w:del w:id="1143" w:author="PR Preview" w:date="2026-01-01T00:00:00Z">
        <w:r>
          <w:delText xml:space="preserve"> </w:delText>
        </w:r>
      </w:del>
      <w:del w:id="1144" w:author="PR Preview" w:date="2026-01-01T00:00:00Z">
        <w:r>
          <w:delText xml:space="preserve">$\mathord{\smash[b]{\underset{\raise.3ex\hbox{$\scriptstyle\sim$}}{\theta}}\vphantom{\theta}}$</w:delText>
        </w:r>
      </w:del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is a</w:delText>
        </w:r>
      </w:del>
      <w:del w:id="114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vector,</w:delText>
        </w:r>
      </w:del>
      <w:del w:id="1150" w:author="PR Preview" w:date="2026-01-01T00:00:00Z">
        <w:r>
          <w:delText xml:space="preserve"> </w:delText>
        </w:r>
      </w:del>
      <w:del w:id="1151" w:author="PR Preview" w:date="2026-01-01T00:00:00Z">
        <w:r>
          <w:delText xml:space="preserve">then the Hessian is a</w:delText>
        </w:r>
      </w:del>
      <w:del w:id="115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matrix,</w:delText>
        </w:r>
      </w:del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whose</w:delText>
        </w:r>
      </w:del>
      <w:del w:id="1157" w:author="PR Preview" w:date="2026-01-01T00:00:00Z">
        <w:r>
          <w:delText xml:space="preserve"> </w:delText>
        </w:r>
      </w:del>
      <m:oMath>
        <m:r>
          <m:t>i</m:t>
        </m:r>
        <m:r>
          <m:t>j</m:t>
        </m:r>
      </m:oMath>
      <w:del w:id="1158" w:author="PR Preview" w:date="2026-01-01T00:00:00Z">
        <w:r>
          <w:delText xml:space="preserve">th entry is:</w:delText>
        </w:r>
      </w:del>
    </w:p>
    <w:p>
      <w:pPr>
        <w:pStyle w:val="BodyText"/>
      </w:pPr>
      <w:ins w:id="1159" w:author="PR Preview" w:date="2026-01-01T00:00:00Z">
        <w:r>
          <w:rPr>
            <w:b/>
            <w:bCs/>
          </w:rPr>
          <w:t xml:space="preserve">Exercise 9 (Entries of the Hessian)</w:t>
        </w:r>
      </w:ins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If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$\mathord{\smash[b]{\underset{\raise.3ex\hbox{$\scriptstyle\sim$}}{\theta}}\vphantom{\theta}}$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is a</w:t>
        </w:r>
      </w:ins>
      <w:ins w:id="116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vector,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find the dimensions of the</w:t>
        </w:r>
      </w:ins>
      <w:ins w:id="1171" w:author="PR Preview" w:date="2026-01-01T00:00:00Z">
        <w:r>
          <w:t xml:space="preserve"> </w:t>
        </w:r>
      </w:ins>
      <w:hyperlink w:anchor="def-hessian">
        <w:ins w:id="1172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  </w:r>
      </w:ins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and an expression for its</w:t>
        </w:r>
      </w:ins>
      <w:ins w:id="1177" w:author="PR Preview" w:date="2026-01-01T00:00:00Z">
        <w:r>
          <w:t xml:space="preserve"> </w:t>
        </w:r>
      </w:ins>
      <m:oMath>
        <m:r>
          <m:t>i</m:t>
        </m:r>
        <m:r>
          <m:t>j</m:t>
        </m:r>
      </m:oMath>
      <w:ins w:id="1178" w:author="PR Preview" w:date="2026-01-01T00:00:00Z">
        <w:r>
          <w:t xml:space="preserve">th entry.</w:t>
        </w:r>
      </w:ins>
    </w:p>
    <w:bookmarkEnd w:id="80"/>
    <w:bookmarkStart w:id="81" w:name="sol-hessian-elements"/>
    <w:p>
      <w:pPr>
        <w:pStyle w:val="BodyText"/>
      </w:pPr>
      <w:ins w:id="1179" w:author="PR Preview" w:date="2026-01-01T00:00:00Z">
        <w:r>
          <w:rPr>
            <w:i/>
            <w:iCs/>
          </w:rPr>
          <w:t xml:space="preserve">Solution 9</w:t>
        </w:r>
      </w:ins>
      <w:ins w:id="1180" w:author="PR Preview" w:date="2026-01-01T00:00:00Z">
        <w:r>
          <w:t xml:space="preserve">. </w:t>
        </w:r>
      </w:ins>
      <w:ins w:id="1181" w:author="PR Preview" w:date="2026-01-01T00:00:00Z">
        <w:r>
          <w:t xml:space="preserve">$\frac{\partial}{\partial \mathord{\smash[b]{\underset{\raise.3ex\hbox{$\scriptstyle\sim$}}{\theta}}\vphantom{\theta}}^{\top}}\ell$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is the</w:t>
        </w:r>
      </w:ins>
      <w:ins w:id="118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row vector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whose</w:t>
        </w:r>
      </w:ins>
      <w:ins w:id="1189" w:author="PR Preview" w:date="2026-01-01T00:00:00Z">
        <w:r>
          <w:t xml:space="preserve"> </w:t>
        </w:r>
      </w:ins>
      <m:oMath>
        <m:r>
          <m:t>j</m:t>
        </m:r>
      </m:oMath>
      <w:ins w:id="1190" w:author="PR Preview" w:date="2026-01-01T00:00:00Z">
        <w:r>
          <w:t xml:space="preserve">th entry is</w:t>
        </w:r>
      </w:ins>
      <w:ins w:id="119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ins w:id="1192" w:author="PR Preview" w:date="2026-01-01T00:00:00Z">
        <w:r>
          <w:t xml:space="preserve">.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Differentiating each entry with respect to the</w:t>
        </w:r>
      </w:ins>
      <w:ins w:id="119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vector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$\mathord{\smash[b]{\underset{\raise.3ex\hbox{$\scriptstyle\sim$}}{\theta}}\vphantom{\theta}}$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gives a</w:t>
        </w:r>
      </w:ins>
      <w:ins w:id="120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column of derivatives per entry,</w:t>
        </w:r>
      </w:ins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so</w:t>
        </w:r>
      </w:ins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  </w:r>
      </w:ins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is</w:t>
        </w:r>
      </w:ins>
      <w:ins w:id="121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212" w:author="PR Preview" w:date="2026-01-01T00:00:00Z">
        <w:r>
          <w:t xml:space="preserve">,</w:t>
        </w:r>
      </w:ins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with</w:t>
        </w:r>
      </w:ins>
      <w:ins w:id="1215" w:author="PR Preview" w:date="2026-01-01T00:00:00Z">
        <w:r>
          <w:t xml:space="preserve"> </w:t>
        </w:r>
      </w:ins>
      <m:oMath>
        <m:r>
          <m:t>i</m:t>
        </m:r>
        <m:r>
          <m:t>j</m:t>
        </m:r>
      </m:oMath>
      <w:ins w:id="1216" w:author="PR Preview" w:date="2026-01-01T00:00:00Z">
        <w:r>
          <w:t xml:space="preserve">th entry</w:t>
        </w:r>
      </w:ins>
      <w:ins w:id="121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ins w:id="1218" w:author="PR Preview" w:date="2026-01-01T00:00:00Z">
        <w:r>
          <w:t xml:space="preserve">.</w:t>
        </w:r>
      </w:ins>
    </w:p>
    <w:bookmarkEnd w:id="81"/>
    <w:bookmarkStart w:id="83" w:name="thm-hessian-elements"/>
    <w:p>
      <w:pPr>
        <w:pStyle w:val="BodyText"/>
      </w:pPr>
      <w:ins w:id="1219" w:author="PR Preview" w:date="2026-01-01T00:00:00Z">
        <w:r>
          <w:rPr>
            <w:b/>
            <w:bCs/>
          </w:rPr>
          <w:t xml:space="preserve">Theorem 9 (Elements of the Hessian matrix)</w:t>
        </w:r>
      </w:ins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If</w:t>
        </w:r>
      </w:ins>
      <w:ins w:id="1222" w:author="PR Preview" w:date="2026-01-01T00:00:00Z">
        <w:r>
          <w:t xml:space="preserve"> </w:t>
        </w:r>
      </w:ins>
      <w:ins w:id="1223" w:author="PR Preview" w:date="2026-01-01T00:00:00Z">
        <w:r>
          <w:t xml:space="preserve">$\mathord{\smash[b]{\underset{\raise.3ex\hbox{$\scriptstyle\sim$}}{\theta}}\vphantom{\theta}}$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is a</w:t>
        </w:r>
      </w:ins>
      <w:ins w:id="122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vector,</w:t>
        </w:r>
      </w:ins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then the Hessian is a</w:t>
        </w:r>
      </w:ins>
      <w:ins w:id="123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matrix,</w:t>
        </w:r>
      </w:ins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whose</w:t>
        </w:r>
      </w:ins>
      <w:ins w:id="1236" w:author="PR Preview" w:date="2026-01-01T00:00:00Z">
        <w:r>
          <w:t xml:space="preserve"> </w:t>
        </w:r>
      </w:ins>
      <m:oMath>
        <m:r>
          <m:t>i</m:t>
        </m:r>
        <m:r>
          <m:t>j</m:t>
        </m:r>
      </m:oMath>
      <w:ins w:id="1237" w:author="PR Preview" w:date="2026-01-01T00:00:00Z">
        <w:r>
          <w:t xml:space="preserve">th entry is:</w:t>
        </w:r>
      </w:ins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del w:id="1238" w:author="PR Preview" w:date="2026-01-01T00:00:00Z">
        <w:r>
          <w:rPr>
            <w:i/>
            <w:iCs/>
          </w:rPr>
          <w:delText xml:space="preserve">Proof</w:delText>
        </w:r>
      </w:del>
      <w:del w:id="1239" w:author="PR Preview" w:date="2026-01-01T00:00:00Z">
        <w:r>
          <w:delText xml:space="preserve">. </w:delText>
        </w:r>
      </w:del>
      <w:del w:id="1240" w:author="PR Preview" w:date="2026-01-01T00:00:00Z">
        <w:r>
          <w:delText xml:space="preserve">This is the solution to</w:delText>
        </w:r>
      </w:del>
      <w:del w:id="1241" w:author="PR Preview" w:date="2026-01-01T00:00:00Z">
        <w:r>
          <w:delText xml:space="preserve"> </w:delText>
        </w:r>
      </w:del>
      <w:hyperlink w:anchor="exr-hessian-elements">
        <w:del w:id="1242" w:author="PR Preview" w:date="2026-01-01T00:00:00Z">
          <w:r>
            <w:rPr>
              <w:rStyle w:val="Hyperlink"/>
            </w:rPr>
            <w:delText xml:space="preserve">Exercise 12</w:delText>
          </w:r>
        </w:del>
      </w:hyperlink>
      <w:del w:id="1243" w:author="PR Preview" w:date="2026-01-01T00:00:00Z">
        <w:r>
          <w:delText xml:space="preserve">.</w:delText>
        </w:r>
      </w:del>
    </w:p>
    <w:p>
      <w:pPr>
        <w:pStyle w:val="BodyText"/>
      </w:pPr>
      <w:del w:id="1244" w:author="PR Preview" w:date="2026-01-01T00:00:00Z">
        <w:r>
          <w:rPr>
            <w:b/>
            <w:bCs/>
          </w:rPr>
          <w:delText xml:space="preserve">Exercise 13 (Hessian from the score)</w:delText>
        </w:r>
      </w:del>
      <w:del w:id="1245" w:author="PR Preview" w:date="2026-01-01T00:00:00Z">
        <w:r>
          <w:delText xml:space="preserve"> </w:delText>
        </w:r>
      </w:del>
      <w:del w:id="1246" w:author="PR Preview" w:date="2026-01-01T00:00:00Z">
        <w:r>
          <w:delText xml:space="preserve">Express the</w:delText>
        </w:r>
      </w:del>
      <w:del w:id="1247" w:author="PR Preview" w:date="2026-01-01T00:00:00Z">
        <w:r>
          <w:delText xml:space="preserve"> </w:delText>
        </w:r>
      </w:del>
      <w:hyperlink w:anchor="def-hessian">
        <w:del w:id="1248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249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del w:id="1250" w:author="PR Preview" w:date="2026-01-01T00:00:00Z">
        <w:r>
          <w:delText xml:space="preserve"> </w:delText>
        </w:r>
      </w:del>
      <w:del w:id="1251" w:author="PR Preview" w:date="2026-01-01T00:00:00Z">
        <w:r>
          <w:delText xml:space="preserve">as a derivative of the</w:delText>
        </w:r>
      </w:del>
      <w:del w:id="1252" w:author="PR Preview" w:date="2026-01-01T00:00:00Z">
        <w:r>
          <w:delText xml:space="preserve"> </w:delText>
        </w:r>
      </w:del>
      <w:hyperlink w:anchor="def-score">
        <w:del w:id="1253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1254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1255" w:author="PR Preview" w:date="2026-01-01T00:00:00Z">
        <w:r>
          <w:delText xml:space="preserve">.</w:delText>
        </w:r>
      </w:del>
    </w:p>
    <w:p>
      <w:pPr>
        <w:pStyle w:val="BodyText"/>
      </w:pPr>
      <w:del w:id="1256" w:author="PR Preview" w:date="2026-01-01T00:00:00Z">
        <w:r>
          <w:rPr>
            <w:i/>
            <w:iCs/>
          </w:rPr>
          <w:delText xml:space="preserve">Solution 13</w:delText>
        </w:r>
      </w:del>
      <w:del w:id="1257" w:author="PR Preview" w:date="2026-01-01T00:00:00Z">
        <w:r>
          <w:delText xml:space="preserve">. </w:delText>
        </w:r>
      </w:del>
      <w:del w:id="1258" w:author="PR Preview" w:date="2026-01-01T00:00:00Z">
        <w:r>
          <w:delText xml:space="preserve">By</w:delText>
        </w:r>
      </w:del>
      <w:del w:id="1259" w:author="PR Preview" w:date="2026-01-01T00:00:00Z">
        <w:r>
          <w:delText xml:space="preserve"> </w:delText>
        </w:r>
      </w:del>
      <w:hyperlink w:anchor="def-score">
        <w:del w:id="126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261" w:author="PR Preview" w:date="2026-01-01T00:00:00Z">
        <w:r>
          <w:delText xml:space="preserve">,</w:delText>
        </w:r>
      </w:del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delText xml:space="preserve">$\ell'= \frac{\partial}{\partial \mathord{\smash[b]{\underset{\raise.3ex\hbox{$\scriptstyle\sim$}}{\theta}}\vphantom{\theta}}}\ell$</w:delText>
        </w:r>
      </w:del>
      <w:del w:id="1264" w:author="PR Preview" w:date="2026-01-01T00:00:00Z">
        <w:r>
          <w:delText xml:space="preserve">,</w:delText>
        </w:r>
      </w:del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so</w:delText>
        </w:r>
      </w:del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delText xml:space="preserve">${\mathopen{}\left(\ell'\right)\mathclose{}}^{\top} = \frac{\partial}{\partial \mathord{\smash[b]{\underset{\raise.3ex\hbox{$\scriptstyle\sim$}}{\theta}}\vphantom{\theta}}^{\top}}\ell$</w:delText>
        </w:r>
      </w:del>
      <w:del w:id="1269" w:author="PR Preview" w:date="2026-01-01T00:00:00Z">
        <w:r>
          <w:delText xml:space="preserve">.</w:delText>
        </w:r>
      </w:del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Then:</w:delText>
        </w:r>
      </w:del>
    </w:p>
    <w:p>
      <w:pPr>
        <w:pStyle w:val="FirstParagraph"/>
      </w:pPr>
      <w:ins w:id="1272" w:author="PR Preview" w:date="2026-01-01T00:00:00Z">
        <w:r>
          <w:rPr>
            <w:i/>
            <w:iCs/>
          </w:rPr>
          <w:t xml:space="preserve">Proof</w:t>
        </w:r>
      </w:ins>
      <w:ins w:id="1273" w:author="PR Preview" w:date="2026-01-01T00:00:00Z">
        <w:r>
          <w:t xml:space="preserve">. </w:t>
        </w:r>
      </w:ins>
      <w:ins w:id="1274" w:author="PR Preview" w:date="2026-01-01T00:00:00Z">
        <w:r>
          <w:t xml:space="preserve">This is the solution to</w:t>
        </w:r>
      </w:ins>
      <w:ins w:id="1275" w:author="PR Preview" w:date="2026-01-01T00:00:00Z">
        <w:r>
          <w:t xml:space="preserve"> </w:t>
        </w:r>
      </w:ins>
      <w:hyperlink w:anchor="exr-hessian-elements">
        <w:ins w:id="1276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1277" w:author="PR Preview" w:date="2026-01-01T00:00:00Z">
        <w:r>
          <w:t xml:space="preserve">.</w:t>
        </w:r>
      </w:ins>
    </w:p>
    <w:bookmarkStart w:id="84" w:name="exr-hessian-score"/>
    <w:p>
      <w:pPr>
        <w:pStyle w:val="BodyText"/>
      </w:pPr>
      <w:ins w:id="1278" w:author="PR Preview" w:date="2026-01-01T00:00:00Z">
        <w:r>
          <w:rPr>
            <w:b/>
            <w:bCs/>
          </w:rPr>
          <w:t xml:space="preserve">Exercise 10 (Hessian from the score)</w:t>
        </w:r>
      </w:ins>
      <w:ins w:id="1279" w:author="PR Preview" w:date="2026-01-01T00:00:00Z">
        <w:r>
          <w:t xml:space="preserve"> </w:t>
        </w:r>
      </w:ins>
      <w:ins w:id="1280" w:author="PR Preview" w:date="2026-01-01T00:00:00Z">
        <w:r>
          <w:t xml:space="preserve">Express the</w:t>
        </w:r>
      </w:ins>
      <w:ins w:id="1281" w:author="PR Preview" w:date="2026-01-01T00:00:00Z">
        <w:r>
          <w:t xml:space="preserve"> </w:t>
        </w:r>
      </w:ins>
      <w:hyperlink w:anchor="def-hessian">
        <w:ins w:id="1282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283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as a derivative of the</w:t>
        </w:r>
      </w:ins>
      <w:ins w:id="1286" w:author="PR Preview" w:date="2026-01-01T00:00:00Z">
        <w:r>
          <w:t xml:space="preserve"> </w:t>
        </w:r>
      </w:ins>
      <w:hyperlink w:anchor="def-score">
        <w:ins w:id="1287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1288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289" w:author="PR Preview" w:date="2026-01-01T00:00:00Z">
        <w:r>
          <w:t xml:space="preserve">.</w:t>
        </w:r>
      </w:ins>
    </w:p>
    <w:bookmarkEnd w:id="84"/>
    <w:bookmarkStart w:id="85" w:name="sol-hessian-score"/>
    <w:p>
      <w:pPr>
        <w:pStyle w:val="BodyText"/>
      </w:pPr>
      <w:ins w:id="1290" w:author="PR Preview" w:date="2026-01-01T00:00:00Z">
        <w:r>
          <w:rPr>
            <w:i/>
            <w:iCs/>
          </w:rPr>
          <w:t xml:space="preserve">Solution 10</w:t>
        </w:r>
      </w:ins>
      <w:ins w:id="1291" w:author="PR Preview" w:date="2026-01-01T00:00:00Z">
        <w:r>
          <w:t xml:space="preserve">. </w:t>
        </w:r>
      </w:ins>
      <w:ins w:id="1292" w:author="PR Preview" w:date="2026-01-01T00:00:00Z">
        <w:r>
          <w:t xml:space="preserve">By</w:t>
        </w:r>
      </w:ins>
      <w:ins w:id="1293" w:author="PR Preview" w:date="2026-01-01T00:00:00Z">
        <w:r>
          <w:t xml:space="preserve"> </w:t>
        </w:r>
      </w:ins>
      <w:hyperlink w:anchor="def-score">
        <w:ins w:id="1294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295" w:author="PR Preview" w:date="2026-01-01T00:00:00Z">
        <w:r>
          <w:t xml:space="preserve">,</w:t>
        </w:r>
      </w:ins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$\ell'= \frac{\partial}{\partial \mathord{\smash[b]{\underset{\raise.3ex\hbox{$\scriptstyle\sim$}}{\theta}}\vphantom{\theta}}}\ell$</w:t>
        </w:r>
      </w:ins>
      <w:ins w:id="1298" w:author="PR Preview" w:date="2026-01-01T00:00:00Z">
        <w:r>
          <w:t xml:space="preserve">,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so</w:t>
        </w:r>
      </w:ins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${\mathopen{}\left(\ell'\right)\mathclose{}}^{\top} = \frac{\partial}{\partial \mathord{\smash[b]{\underset{\raise.3ex\hbox{$\scriptstyle\sim$}}{\theta}}\vphantom{\theta}}^{\top}}\ell$</w:t>
        </w:r>
      </w:ins>
      <w:ins w:id="1303" w:author="PR Preview" w:date="2026-01-01T00:00:00Z">
        <w:r>
          <w:t xml:space="preserve">.</w:t>
        </w:r>
      </w:ins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Then:</w:t>
        </w:r>
      </w:ins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del w:id="1306" w:author="PR Preview" w:date="2026-01-01T00:00:00Z">
        <w:r>
          <w:rPr>
            <w:b/>
            <w:bCs/>
          </w:rPr>
          <w:delText xml:space="preserve">Theorem 13 (Hessian is the derivative of the transposed score)</w:delText>
        </w:r>
      </w:del>
    </w:p>
    <w:p>
      <w:pPr>
        <w:pStyle w:val="FirstParagraph"/>
      </w:pPr>
      <w:ins w:id="1307" w:author="PR Preview" w:date="2026-01-01T00:00:00Z">
        <w:r>
          <w:rPr>
            <w:b/>
            <w:bCs/>
          </w:rPr>
          <w:t xml:space="preserve">Theorem 10 (Hessian is the derivative of the transposed score)</w:t>
        </w:r>
      </w:ins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del w:id="1308" w:author="PR Preview" w:date="2026-01-01T00:00:00Z">
        <w:r>
          <w:rPr>
            <w:i/>
            <w:iCs/>
          </w:rPr>
          <w:delText xml:space="preserve">Proof</w:delText>
        </w:r>
      </w:del>
      <w:del w:id="1309" w:author="PR Preview" w:date="2026-01-01T00:00:00Z">
        <w:r>
          <w:delText xml:space="preserve">. </w:delText>
        </w:r>
      </w:del>
      <w:del w:id="1310" w:author="PR Preview" w:date="2026-01-01T00:00:00Z">
        <w:r>
          <w:delText xml:space="preserve">This is the solution to</w:delText>
        </w:r>
      </w:del>
      <w:del w:id="1311" w:author="PR Preview" w:date="2026-01-01T00:00:00Z">
        <w:r>
          <w:delText xml:space="preserve"> </w:delText>
        </w:r>
      </w:del>
      <w:hyperlink w:anchor="exr-hessian-score">
        <w:del w:id="1312" w:author="PR Preview" w:date="2026-01-01T00:00:00Z">
          <w:r>
            <w:rPr>
              <w:rStyle w:val="Hyperlink"/>
            </w:rPr>
            <w:delText xml:space="preserve">Exercise 13</w:delText>
          </w:r>
        </w:del>
      </w:hyperlink>
      <w:del w:id="1313" w:author="PR Preview" w:date="2026-01-01T00:00:00Z">
        <w:r>
          <w:delText xml:space="preserve">.</w:delText>
        </w:r>
      </w:del>
    </w:p>
    <w:p>
      <w:pPr>
        <w:pStyle w:val="FirstParagraph"/>
      </w:pPr>
      <w:ins w:id="1314" w:author="PR Preview" w:date="2026-01-01T00:00:00Z">
        <w:r>
          <w:rPr>
            <w:i/>
            <w:iCs/>
          </w:rPr>
          <w:t xml:space="preserve">Proof</w:t>
        </w:r>
      </w:ins>
      <w:ins w:id="1315" w:author="PR Preview" w:date="2026-01-01T00:00:00Z">
        <w:r>
          <w:t xml:space="preserve">. </w:t>
        </w:r>
      </w:ins>
      <w:ins w:id="1316" w:author="PR Preview" w:date="2026-01-01T00:00:00Z">
        <w:r>
          <w:t xml:space="preserve">This is the solution to</w:t>
        </w:r>
      </w:ins>
      <w:ins w:id="1317" w:author="PR Preview" w:date="2026-01-01T00:00:00Z">
        <w:r>
          <w:t xml:space="preserve"> </w:t>
        </w:r>
      </w:ins>
      <w:hyperlink w:anchor="exr-hessian-score">
        <w:ins w:id="1318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1319" w:author="PR Preview" w:date="2026-01-01T00:00:00Z">
        <w:r>
          <w:t xml:space="preserve">.</w:t>
        </w:r>
      </w:ins>
    </w:p>
    <w:bookmarkStart w:id="88" w:name="def-einf"/>
    <w:p>
      <w:pPr>
        <w:pStyle w:val="BodyText"/>
      </w:pPr>
      <w:r>
        <w:rPr>
          <w:b/>
          <w:bCs/>
        </w:rPr>
        <w:t xml:space="preserve">Definition 11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8"/>
    <w:bookmarkStart w:id="89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12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del w:id="1320" w:author="PR Preview" w:date="2026-01-01T00:00:00Z">
        <w:r>
          <w:rPr>
            <w:b/>
            <w:bCs/>
          </w:rPr>
          <w:delText xml:space="preserve">Example 6 (Information for Poisson data)</w:delText>
        </w:r>
      </w:del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delText xml:space="preserve">For</w:delText>
        </w:r>
      </w:del>
      <w:del w:id="132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1324" w:author="PR Preview" w:date="2026-01-01T00:00:00Z">
        <w:r>
          <w:delText xml:space="preserve">,</w:delText>
        </w:r>
      </w:del>
      <w:del w:id="1325" w:author="PR Preview" w:date="2026-01-01T00:00:00Z">
        <w:r>
          <w:delText xml:space="preserve"> </w:delText>
        </w:r>
      </w:del>
      <w:del w:id="1326" w:author="PR Preview" w:date="2026-01-01T00:00:00Z">
        <w:r>
          <w:delText xml:space="preserve">one observation’s score is</w:delText>
        </w:r>
      </w:del>
      <w:del w:id="132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(</w:delText>
        </w:r>
      </w:del>
      <w:hyperlink w:anchor="thm-pois-score">
        <w:del w:id="1330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331" w:author="PR Preview" w:date="2026-01-01T00:00:00Z">
        <w:r>
          <w:delText xml:space="preserve">),</w:delText>
        </w:r>
      </w:del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delText xml:space="preserve">whose derivative with respect to</w:delText>
        </w:r>
      </w:del>
      <w:del w:id="1334" w:author="PR Preview" w:date="2026-01-01T00:00:00Z">
        <w:r>
          <w:delText xml:space="preserve"> </w:delText>
        </w:r>
      </w:del>
      <m:oMath>
        <m:r>
          <m:t>λ</m:t>
        </m:r>
      </m:oMath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is</w:delText>
        </w:r>
      </w:del>
      <w:del w:id="133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del w:id="1338" w:author="PR Preview" w:date="2026-01-01T00:00:00Z">
        <w:r>
          <w:delText xml:space="preserve">.</w:delText>
        </w:r>
      </w:del>
      <w:del w:id="1339" w:author="PR Preview" w:date="2026-01-01T00:00:00Z">
        <w:r>
          <w:delText xml:space="preserve"> </w:delText>
        </w:r>
      </w:del>
      <w:del w:id="1340" w:author="PR Preview" w:date="2026-01-01T00:00:00Z">
        <w:r>
          <w:delText xml:space="preserve">Summing over the observations (</w:delText>
        </w:r>
      </w:del>
      <w:hyperlink w:anchor="thm-deriv-llik-iid">
        <w:del w:id="1341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1342" w:author="PR Preview" w:date="2026-01-01T00:00:00Z">
        <w:r>
          <w:delText xml:space="preserve">),</w:delText>
        </w:r>
      </w:del>
      <w:del w:id="1343" w:author="PR Preview" w:date="2026-01-01T00:00:00Z">
        <w:r>
          <w:delText xml:space="preserve"> </w:delText>
        </w:r>
      </w:del>
      <w:del w:id="1344" w:author="PR Preview" w:date="2026-01-01T00:00:00Z">
        <w:r>
          <w:delText xml:space="preserve">the Hessian is</w:delText>
        </w:r>
      </w:del>
      <w:del w:id="1345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del w:id="1346" w:author="PR Preview" w:date="2026-01-01T00:00:00Z">
        <w:r>
          <w:delText xml:space="preserve">, so: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347" w:author="PR Preview" w:date="2026-01-01T00:00:00Z">
        <w:r>
          <w:rPr>
            <w:b/>
            <w:bCs/>
          </w:rPr>
          <w:delText xml:space="preserve">Exercise 14 (Derivative of a density through its logarithm)</w:delText>
        </w:r>
      </w:del>
      <w:del w:id="1348" w:author="PR Preview" w:date="2026-01-01T00:00:00Z">
        <w:r>
          <w:delText xml:space="preserve"> </w:delText>
        </w:r>
      </w:del>
      <w:del w:id="1349" w:author="PR Preview" w:date="2026-01-01T00:00:00Z">
        <w:r>
          <w:delText xml:space="preserve">Let</w:delText>
        </w:r>
      </w:del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$\operatorname{p}(\mathord{\smash[b]{\underset{\raise.3ex\hbox{$\scriptstyle\sim$}}{x}}\vphantom{x}}\mid \theta)$</w:delText>
        </w:r>
      </w:del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be a density</w:delText>
        </w:r>
      </w:del>
      <w:del w:id="1354" w:author="PR Preview" w:date="2026-01-01T00:00:00Z">
        <w:r>
          <w:delText xml:space="preserve"> </w:delText>
        </w:r>
      </w:del>
      <w:del w:id="1355" w:author="PR Preview" w:date="2026-01-01T00:00:00Z">
        <w:r>
          <w:delText xml:space="preserve">that is positive and differentiable in a scalar parameter</w:delText>
        </w:r>
      </w:del>
      <w:del w:id="1356" w:author="PR Preview" w:date="2026-01-01T00:00:00Z">
        <w:r>
          <w:delText xml:space="preserve"> </w:delText>
        </w:r>
      </w:del>
      <m:oMath>
        <m:r>
          <m:t>θ</m:t>
        </m:r>
      </m:oMath>
      <w:del w:id="1357" w:author="PR Preview" w:date="2026-01-01T00:00:00Z">
        <w:r>
          <w:delText xml:space="preserve">.</w:delText>
        </w:r>
      </w:del>
      <w:del w:id="1358" w:author="PR Preview" w:date="2026-01-01T00:00:00Z">
        <w:r>
          <w:delText xml:space="preserve"> </w:delText>
        </w:r>
      </w:del>
      <w:del w:id="1359" w:author="PR Preview" w:date="2026-01-01T00:00:00Z">
        <w:r>
          <w:delText xml:space="preserve">Express</w:delText>
        </w:r>
      </w:del>
      <w:del w:id="1360" w:author="PR Preview" w:date="2026-01-01T00:00:00Z">
        <w:r>
          <w:delText xml:space="preserve"> </w:delText>
        </w:r>
      </w:del>
      <w:del w:id="1361" w:author="PR Preview" w:date="2026-01-01T00:00:00Z">
        <w:r>
          <w:delText xml:space="preserve">$\frac{\partial}{\partial \theta}\operatorname{p}(\mathord{\smash[b]{\underset{\raise.3ex\hbox{$\scriptstyle\sim$}}{x}}\vphantom{x}}\mid \theta)$</w:delText>
        </w:r>
      </w:del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delText xml:space="preserve">in terms of</w:delText>
        </w:r>
      </w:del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$\frac{\partial}{\partial \theta}\log \operatorname{p}(\mathord{\smash[b]{\underset{\raise.3ex\hbox{$\scriptstyle\sim$}}{x}}\vphantom{x}}\mid \theta)$</w:delText>
        </w:r>
      </w:del>
      <w:del w:id="1366" w:author="PR Preview" w:date="2026-01-01T00:00:00Z">
        <w:r>
          <w:delText xml:space="preserve">.</w:delText>
        </w:r>
      </w:del>
    </w:p>
    <w:p>
      <w:pPr>
        <w:pStyle w:val="BodyText"/>
      </w:pPr>
      <w:del w:id="1367" w:author="PR Preview" w:date="2026-01-01T00:00:00Z">
        <w:r>
          <w:rPr>
            <w:i/>
            <w:iCs/>
          </w:rPr>
          <w:delText xml:space="preserve">Solution 14</w:delText>
        </w:r>
      </w:del>
      <w:del w:id="1368" w:author="PR Preview" w:date="2026-01-01T00:00:00Z">
        <w:r>
          <w:delText xml:space="preserve">. </w:delText>
        </w:r>
      </w:del>
      <w:del w:id="1369" w:author="PR Preview" w:date="2026-01-01T00:00:00Z">
        <w:r>
          <w:delText xml:space="preserve">By the chain rule,</w:delText>
        </w:r>
      </w:del>
      <w:del w:id="1370" w:author="PR Preview" w:date="2026-01-01T00:00:00Z">
        <w:r>
          <w:delText xml:space="preserve"> </w:delText>
        </w:r>
      </w:del>
      <w:del w:id="1371" w:author="PR Preview" w:date="2026-01-01T00:00:00Z">
        <w:r>
          <w:delText xml:space="preserve">with outer function</w:delText>
        </w:r>
      </w:del>
      <w:del w:id="1372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u</m:t>
        </m:r>
      </m:oMath>
      <w:del w:id="1373" w:author="PR Preview" w:date="2026-01-01T00:00:00Z">
        <w:r>
          <w:delText xml:space="preserve"> </w:delText>
        </w:r>
      </w:del>
      <w:del w:id="1374" w:author="PR Preview" w:date="2026-01-01T00:00:00Z">
        <w:r>
          <w:delText xml:space="preserve">and inner function</w:delText>
        </w:r>
      </w:del>
      <w:del w:id="1375" w:author="PR Preview" w:date="2026-01-01T00:00:00Z">
        <w:r>
          <w:delText xml:space="preserve"> </w:delText>
        </w:r>
      </w:del>
      <w:del w:id="1376" w:author="PR Preview" w:date="2026-01-01T00:00:00Z">
        <w:r>
          <w:delText xml:space="preserve">$u = \operatorname{p}(\mathord{\smash[b]{\underset{\raise.3ex\hbox{$\scriptstyle\sim$}}{x}}\vphantom{x}}\mid \theta)$</w:delText>
        </w:r>
      </w:del>
      <w:del w:id="1377" w:author="PR Preview" w:date="2026-01-01T00:00:00Z">
        <w:r>
          <w:delText xml:space="preserve">:</w:delText>
        </w:r>
      </w:del>
    </w:p>
    <w:p>
      <w:pPr>
        <w:pStyle w:val="BodyText"/>
      </w:pPr>
      <w:ins w:id="1378" w:author="PR Preview" w:date="2026-01-01T00:00:00Z">
        <w:r>
          <w:rPr>
            <w:b/>
            <w:bCs/>
          </w:rPr>
          <w:t xml:space="preserve">Example 7 (Information for Poisson data)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For</w:t>
        </w:r>
      </w:ins>
      <w:ins w:id="138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1382" w:author="PR Preview" w:date="2026-01-01T00:00:00Z">
        <w:r>
          <w:t xml:space="preserve">,</w:t>
        </w:r>
      </w:ins>
      <w:ins w:id="1383" w:author="PR Preview" w:date="2026-01-01T00:00:00Z">
        <w:r>
          <w:t xml:space="preserve"> </w:t>
        </w:r>
      </w:ins>
      <w:ins w:id="1384" w:author="PR Preview" w:date="2026-01-01T00:00:00Z">
        <w:r>
          <w:t xml:space="preserve">one observation’s score is</w:t>
        </w:r>
      </w:ins>
      <w:ins w:id="138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(</w:t>
        </w:r>
      </w:ins>
      <w:hyperlink w:anchor="thm-pois-score">
        <w:ins w:id="1388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389" w:author="PR Preview" w:date="2026-01-01T00:00:00Z">
        <w:r>
          <w:t xml:space="preserve">),</w:t>
        </w:r>
      </w:ins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whose derivative with respect to</w:t>
        </w:r>
      </w:ins>
      <w:ins w:id="1392" w:author="PR Preview" w:date="2026-01-01T00:00:00Z">
        <w:r>
          <w:t xml:space="preserve"> </w:t>
        </w:r>
      </w:ins>
      <m:oMath>
        <m:r>
          <m:t>λ</m:t>
        </m:r>
      </m:oMath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is</w:t>
        </w:r>
      </w:ins>
      <w:ins w:id="139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ins w:id="1396" w:author="PR Preview" w:date="2026-01-01T00:00:00Z">
        <w:r>
          <w:t xml:space="preserve">.</w:t>
        </w:r>
      </w:ins>
      <w:ins w:id="1397" w:author="PR Preview" w:date="2026-01-01T00:00:00Z">
        <w:r>
          <w:t xml:space="preserve"> </w:t>
        </w:r>
      </w:ins>
      <w:ins w:id="1398" w:author="PR Preview" w:date="2026-01-01T00:00:00Z">
        <w:r>
          <w:t xml:space="preserve">Summing over the observations (</w:t>
        </w:r>
      </w:ins>
      <w:hyperlink w:anchor="thm-deriv-llik-iid">
        <w:ins w:id="1399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400" w:author="PR Preview" w:date="2026-01-01T00:00:00Z">
        <w:r>
          <w:t xml:space="preserve">),</w:t>
        </w:r>
      </w:ins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the Hessian is</w:t>
        </w:r>
      </w:ins>
      <w:ins w:id="1403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ins w:id="1404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ins w:id="1405" w:author="PR Preview" w:date="2026-01-01T00:00:00Z">
        <w:r>
          <w:rPr>
            <w:b/>
            <w:bCs/>
          </w:rPr>
          <w:t xml:space="preserve">Exercise 11 (Derivative of a density through its logarithm)</w:t>
        </w:r>
      </w:ins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Let</w:t>
        </w:r>
      </w:ins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$\operatorname{p}(\mathord{\smash[b]{\underset{\raise.3ex\hbox{$\scriptstyle\sim$}}{x}}\vphantom{x}}\mid \theta)$</w:t>
        </w:r>
      </w:ins>
      <w:ins w:id="1410" w:author="PR Preview" w:date="2026-01-01T00:00:00Z">
        <w:r>
          <w:t xml:space="preserve"> </w:t>
        </w:r>
      </w:ins>
      <w:ins w:id="1411" w:author="PR Preview" w:date="2026-01-01T00:00:00Z">
        <w:r>
          <w:t xml:space="preserve">be a density</w:t>
        </w:r>
      </w:ins>
      <w:ins w:id="1412" w:author="PR Preview" w:date="2026-01-01T00:00:00Z">
        <w:r>
          <w:t xml:space="preserve"> </w:t>
        </w:r>
      </w:ins>
      <w:ins w:id="1413" w:author="PR Preview" w:date="2026-01-01T00:00:00Z">
        <w:r>
          <w:t xml:space="preserve">that is positive and differentiable in a scalar parameter</w:t>
        </w:r>
      </w:ins>
      <w:ins w:id="1414" w:author="PR Preview" w:date="2026-01-01T00:00:00Z">
        <w:r>
          <w:t xml:space="preserve"> </w:t>
        </w:r>
      </w:ins>
      <m:oMath>
        <m:r>
          <m:t>θ</m:t>
        </m:r>
      </m:oMath>
      <w:ins w:id="1415" w:author="PR Preview" w:date="2026-01-01T00:00:00Z">
        <w:r>
          <w:t xml:space="preserve">.</w:t>
        </w:r>
      </w:ins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Express</w:t>
        </w:r>
      </w:ins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$\frac{\partial}{\partial \theta}\operatorname{p}(\mathord{\smash[b]{\underset{\raise.3ex\hbox{$\scriptstyle\sim$}}{x}}\vphantom{x}}\mid \theta)$</w:t>
        </w:r>
      </w:ins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in terms of</w:t>
        </w:r>
      </w:ins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$\frac{\partial}{\partial \theta}\log \operatorname{p}(\mathord{\smash[b]{\underset{\raise.3ex\hbox{$\scriptstyle\sim$}}{x}}\vphantom{x}}\mid \theta)$</w:t>
        </w:r>
      </w:ins>
      <w:ins w:id="1424" w:author="PR Preview" w:date="2026-01-01T00:00:00Z">
        <w:r>
          <w:t xml:space="preserve">.</w:t>
        </w:r>
      </w:ins>
    </w:p>
    <w:bookmarkEnd w:id="94"/>
    <w:bookmarkStart w:id="95" w:name="sol-deriv-log-density"/>
    <w:p>
      <w:pPr>
        <w:pStyle w:val="BodyText"/>
      </w:pPr>
      <w:ins w:id="1425" w:author="PR Preview" w:date="2026-01-01T00:00:00Z">
        <w:r>
          <w:rPr>
            <w:i/>
            <w:iCs/>
          </w:rPr>
          <w:t xml:space="preserve">Solution 11</w:t>
        </w:r>
      </w:ins>
      <w:ins w:id="1426" w:author="PR Preview" w:date="2026-01-01T00:00:00Z">
        <w:r>
          <w:t xml:space="preserve">. </w:t>
        </w:r>
      </w:ins>
      <w:ins w:id="1427" w:author="PR Preview" w:date="2026-01-01T00:00:00Z">
        <w:r>
          <w:t xml:space="preserve">By the chain rule,</w:t>
        </w:r>
      </w:ins>
      <w:ins w:id="1428" w:author="PR Preview" w:date="2026-01-01T00:00:00Z">
        <w:r>
          <w:t xml:space="preserve"> </w:t>
        </w:r>
      </w:ins>
      <w:ins w:id="1429" w:author="PR Preview" w:date="2026-01-01T00:00:00Z">
        <w:r>
          <w:t xml:space="preserve">with outer function</w:t>
        </w:r>
      </w:ins>
      <w:ins w:id="1430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u</m:t>
        </m:r>
      </m:oMath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and inner function</w:t>
        </w:r>
      </w:ins>
      <w:ins w:id="1433" w:author="PR Preview" w:date="2026-01-01T00:00:00Z">
        <w:r>
          <w:t xml:space="preserve"> </w:t>
        </w:r>
      </w:ins>
      <w:ins w:id="1434" w:author="PR Preview" w:date="2026-01-01T00:00:00Z">
        <w:r>
          <w:t xml:space="preserve">$u = \operatorname{p}(\mathord{\smash[b]{\underset{\raise.3ex\hbox{$\scriptstyle\sim$}}{x}}\vphantom{x}}\mid \theta)$</w:t>
        </w:r>
      </w:ins>
      <w:ins w:id="1435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del w:id="1436" w:author="PR Preview" w:date="2026-01-01T00:00:00Z">
        <w:r>
          <w:rPr>
            <w:i/>
            <w:iCs/>
          </w:rPr>
          <w:delText xml:space="preserve">Proof</w:delText>
        </w:r>
      </w:del>
      <w:del w:id="1437" w:author="PR Preview" w:date="2026-01-01T00:00:00Z">
        <w:r>
          <w:delText xml:space="preserve">. </w:delText>
        </w:r>
      </w:del>
      <w:del w:id="1438" w:author="PR Preview" w:date="2026-01-01T00:00:00Z">
        <w:r>
          <w:delText xml:space="preserve">This is the solution to</w:delText>
        </w:r>
      </w:del>
      <w:del w:id="1439" w:author="PR Preview" w:date="2026-01-01T00:00:00Z">
        <w:r>
          <w:delText xml:space="preserve"> </w:delText>
        </w:r>
      </w:del>
      <w:hyperlink w:anchor="exr-deriv-log-density">
        <w:del w:id="1440" w:author="PR Preview" w:date="2026-01-01T00:00:00Z">
          <w:r>
            <w:rPr>
              <w:rStyle w:val="Hyperlink"/>
            </w:rPr>
            <w:delText xml:space="preserve">Exercise 14</w:delText>
          </w:r>
        </w:del>
      </w:hyperlink>
      <w:del w:id="1441" w:author="PR Preview" w:date="2026-01-01T00:00:00Z">
        <w:r>
          <w:delText xml:space="preserve">, worked in</w:delText>
        </w:r>
      </w:del>
      <w:del w:id="1442" w:author="PR Preview" w:date="2026-01-01T00:00:00Z">
        <w:r>
          <w:delText xml:space="preserve"> </w:delText>
        </w:r>
      </w:del>
      <w:hyperlink w:anchor="sol-deriv-log-density">
        <w:del w:id="1443" w:author="PR Preview" w:date="2026-01-01T00:00:00Z">
          <w:r>
            <w:rPr>
              <w:rStyle w:val="Hyperlink"/>
            </w:rPr>
            <w:delText xml:space="preserve">Solution 14</w:delText>
          </w:r>
        </w:del>
      </w:hyperlink>
      <w:del w:id="1444" w:author="PR Preview" w:date="2026-01-01T00:00:00Z">
        <w:r>
          <w:delText xml:space="preserve">.</w:delText>
        </w:r>
      </w:del>
    </w:p>
    <w:p>
      <w:pPr>
        <w:pStyle w:val="BodyText"/>
      </w:pPr>
      <w:del w:id="1445" w:author="PR Preview" w:date="2026-01-01T00:00:00Z">
        <w:r>
          <w:rPr>
            <w:b/>
            <w:bCs/>
          </w:rPr>
          <w:delText xml:space="preserve">Exercise 15 (Mean of the score)</w:delText>
        </w:r>
      </w:del>
      <w:del w:id="1446" w:author="PR Preview" w:date="2026-01-01T00:00:00Z">
        <w:r>
          <w:delText xml:space="preserve"> </w:delText>
        </w:r>
      </w:del>
      <w:del w:id="1447" w:author="PR Preview" w:date="2026-01-01T00:00:00Z">
        <w:r>
          <w:delText xml:space="preserve">Let</w:delText>
        </w:r>
      </w:del>
      <w:del w:id="1448" w:author="PR Preview" w:date="2026-01-01T00:00:00Z">
        <w:r>
          <w:delText xml:space="preserve"> </w:delText>
        </w:r>
      </w:del>
      <w:del w:id="1449" w:author="PR Preview" w:date="2026-01-01T00:00:00Z">
        <w:r>
          <w:delText xml:space="preserve">$\mathord{\smash[b]{\underset{\raise.3ex\hbox{$\scriptstyle\sim$}}{X}}\vphantom{X}}$</w:delText>
        </w:r>
      </w:del>
      <w:del w:id="1450" w:author="PR Preview" w:date="2026-01-01T00:00:00Z">
        <w:r>
          <w:delText xml:space="preserve"> </w:delText>
        </w:r>
      </w:del>
      <w:del w:id="1451" w:author="PR Preview" w:date="2026-01-01T00:00:00Z">
        <w:r>
          <w:delText xml:space="preserve">be continuous with density</w:delText>
        </w:r>
      </w:del>
      <w:del w:id="1452" w:author="PR Preview" w:date="2026-01-01T00:00:00Z">
        <w:r>
          <w:delText xml:space="preserve"> </w:delText>
        </w:r>
      </w:del>
      <w:del w:id="1453" w:author="PR Preview" w:date="2026-01-01T00:00:00Z">
        <w:r>
          <w:delText xml:space="preserve">$\operatorname{p}(\mathord{\smash[b]{\underset{\raise.3ex\hbox{$\scriptstyle\sim$}}{x}}\vphantom{x}}\mid \theta)$</w:delText>
        </w:r>
      </w:del>
      <w:del w:id="1454" w:author="PR Preview" w:date="2026-01-01T00:00:00Z">
        <w:r>
          <w:delText xml:space="preserve"> </w:delText>
        </w:r>
      </w:del>
      <w:del w:id="1455" w:author="PR Preview" w:date="2026-01-01T00:00:00Z">
        <w:r>
          <w:delText xml:space="preserve">for a scalar parameter</w:delText>
        </w:r>
      </w:del>
      <w:del w:id="1456" w:author="PR Preview" w:date="2026-01-01T00:00:00Z">
        <w:r>
          <w:delText xml:space="preserve"> </w:delText>
        </w:r>
      </w:del>
      <m:oMath>
        <m:r>
          <m:t>θ</m:t>
        </m:r>
      </m:oMath>
      <w:del w:id="1457" w:author="PR Preview" w:date="2026-01-01T00:00:00Z">
        <w:r>
          <w:delText xml:space="preserve">.</w:delText>
        </w:r>
      </w:del>
      <w:del w:id="1458" w:author="PR Preview" w:date="2026-01-01T00:00:00Z">
        <w:r>
          <w:delText xml:space="preserve"> </w:delText>
        </w:r>
      </w:del>
      <w:del w:id="1459" w:author="PR Preview" w:date="2026-01-01T00:00:00Z">
        <w:r>
          <w:delText xml:space="preserve">Suppose the set of possible data values does not depend on</w:delText>
        </w:r>
      </w:del>
      <w:del w:id="1460" w:author="PR Preview" w:date="2026-01-01T00:00:00Z">
        <w:r>
          <w:delText xml:space="preserve"> </w:delText>
        </w:r>
      </w:del>
      <m:oMath>
        <m:r>
          <m:t>θ</m:t>
        </m:r>
      </m:oMath>
      <w:del w:id="1461" w:author="PR Preview" w:date="2026-01-01T00:00:00Z">
        <w:r>
          <w:delText xml:space="preserve">,</w:delText>
        </w:r>
      </w:del>
      <w:del w:id="1462" w:author="PR Preview" w:date="2026-01-01T00:00:00Z">
        <w:r>
          <w:delText xml:space="preserve"> </w:delText>
        </w:r>
      </w:del>
      <w:del w:id="1463" w:author="PR Preview" w:date="2026-01-01T00:00:00Z">
        <w:r>
          <w:delText xml:space="preserve">and the order of differentiation with respect to</w:delText>
        </w:r>
      </w:del>
      <w:del w:id="1464" w:author="PR Preview" w:date="2026-01-01T00:00:00Z">
        <w:r>
          <w:delText xml:space="preserve"> </w:delText>
        </w:r>
      </w:del>
      <m:oMath>
        <m:r>
          <m:t>θ</m:t>
        </m:r>
      </m:oMath>
      <w:del w:id="1465" w:author="PR Preview" w:date="2026-01-01T00:00:00Z">
        <w:r>
          <w:delText xml:space="preserve"> </w:delText>
        </w:r>
      </w:del>
      <w:del w:id="1466" w:author="PR Preview" w:date="2026-01-01T00:00:00Z">
        <w:r>
          <w:delText xml:space="preserve">and integration over the data can be exchanged.</w:delText>
        </w:r>
      </w:del>
      <w:del w:id="1467" w:author="PR Preview" w:date="2026-01-01T00:00:00Z">
        <w:r>
          <w:delText xml:space="preserve"> </w:delText>
        </w:r>
      </w:del>
      <w:del w:id="1468" w:author="PR Preview" w:date="2026-01-01T00:00:00Z">
        <w:r>
          <w:delText xml:space="preserve">Find the mean of the</w:delText>
        </w:r>
      </w:del>
      <w:del w:id="1469" w:author="PR Preview" w:date="2026-01-01T00:00:00Z">
        <w:r>
          <w:delText xml:space="preserve"> </w:delText>
        </w:r>
      </w:del>
      <w:hyperlink w:anchor="def-score">
        <w:del w:id="1470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1471" w:author="PR Preview" w:date="2026-01-01T00:00:00Z">
        <w:r>
          <w:delText xml:space="preserve">.</w:delText>
        </w:r>
      </w:del>
    </w:p>
    <w:p>
      <w:pPr>
        <w:pStyle w:val="BodyText"/>
      </w:pPr>
      <w:del w:id="1472" w:author="PR Preview" w:date="2026-01-01T00:00:00Z">
        <w:r>
          <w:rPr>
            <w:i/>
            <w:iCs/>
          </w:rPr>
          <w:delText xml:space="preserve">Solution 15</w:delText>
        </w:r>
      </w:del>
      <w:del w:id="1473" w:author="PR Preview" w:date="2026-01-01T00:00:00Z">
        <w:r>
          <w:delText xml:space="preserve">. </w:delText>
        </w:r>
      </w:del>
      <w:del w:id="1474" w:author="PR Preview" w:date="2026-01-01T00:00:00Z">
        <w:r>
          <w:delText xml:space="preserve">The step that rewrites the derivative of</w:delText>
        </w:r>
      </w:del>
      <w:del w:id="1475" w:author="PR Preview" w:date="2026-01-01T00:00:00Z">
        <w:r>
          <w:delText xml:space="preserve"> </w:delText>
        </w:r>
      </w:del>
      <w:del w:id="1476" w:author="PR Preview" w:date="2026-01-01T00:00:00Z">
        <w:r>
          <w:delText xml:space="preserve">$\log \operatorname{p}(\mathord{\smash[b]{\underset{\raise.3ex\hbox{$\scriptstyle\sim$}}{x}}\vphantom{x}}\mid \theta)$</w:delText>
        </w:r>
      </w:del>
      <w:del w:id="1477" w:author="PR Preview" w:date="2026-01-01T00:00:00Z">
        <w:r>
          <w:delText xml:space="preserve"> </w:delText>
        </w:r>
      </w:del>
      <w:del w:id="1478" w:author="PR Preview" w:date="2026-01-01T00:00:00Z">
        <w:r>
          <w:delText xml:space="preserve">uses</w:delText>
        </w:r>
      </w:del>
      <w:del w:id="1479" w:author="PR Preview" w:date="2026-01-01T00:00:00Z">
        <w:r>
          <w:delText xml:space="preserve"> </w:delText>
        </w:r>
      </w:del>
      <w:hyperlink w:anchor="lem-deriv-log-density">
        <w:del w:id="1480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481" w:author="PR Preview" w:date="2026-01-01T00:00:00Z">
        <w:r>
          <w:delText xml:space="preserve">:</w:delText>
        </w:r>
      </w:del>
    </w:p>
    <w:p>
      <w:pPr>
        <w:pStyle w:val="FirstParagraph"/>
      </w:pPr>
      <w:ins w:id="1482" w:author="PR Preview" w:date="2026-01-01T00:00:00Z">
        <w:r>
          <w:rPr>
            <w:i/>
            <w:iCs/>
          </w:rPr>
          <w:t xml:space="preserve">Proof</w:t>
        </w:r>
      </w:ins>
      <w:ins w:id="1483" w:author="PR Preview" w:date="2026-01-01T00:00:00Z">
        <w:r>
          <w:t xml:space="preserve">. </w:t>
        </w:r>
      </w:ins>
      <w:ins w:id="1484" w:author="PR Preview" w:date="2026-01-01T00:00:00Z">
        <w:r>
          <w:t xml:space="preserve">This is the solution to</w:t>
        </w:r>
      </w:ins>
      <w:ins w:id="1485" w:author="PR Preview" w:date="2026-01-01T00:00:00Z">
        <w:r>
          <w:t xml:space="preserve"> </w:t>
        </w:r>
      </w:ins>
      <w:hyperlink w:anchor="exr-deriv-log-density">
        <w:ins w:id="1486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1487" w:author="PR Preview" w:date="2026-01-01T00:00:00Z">
        <w:r>
          <w:t xml:space="preserve">, worked in</w:t>
        </w:r>
      </w:ins>
      <w:ins w:id="1488" w:author="PR Preview" w:date="2026-01-01T00:00:00Z">
        <w:r>
          <w:t xml:space="preserve"> </w:t>
        </w:r>
      </w:ins>
      <w:hyperlink w:anchor="sol-deriv-log-density">
        <w:ins w:id="1489" w:author="PR Preview" w:date="2026-01-01T00:00:00Z">
          <w:r>
            <w:rPr>
              <w:rStyle w:val="Hyperlink"/>
            </w:rPr>
            <w:t xml:space="preserve">Solution 11</w:t>
          </w:r>
        </w:ins>
      </w:hyperlink>
      <w:ins w:id="1490" w:author="PR Preview" w:date="2026-01-01T00:00:00Z">
        <w:r>
          <w:t xml:space="preserve">.</w:t>
        </w:r>
      </w:ins>
    </w:p>
    <w:bookmarkStart w:id="97" w:name="exr-score-mean-zero"/>
    <w:p>
      <w:pPr>
        <w:pStyle w:val="BodyText"/>
      </w:pPr>
      <w:ins w:id="1491" w:author="PR Preview" w:date="2026-01-01T00:00:00Z">
        <w:r>
          <w:rPr>
            <w:b/>
            <w:bCs/>
          </w:rPr>
          <w:t xml:space="preserve">Exercise 12 (Mean of the score)</w:t>
        </w:r>
      </w:ins>
      <w:ins w:id="1492" w:author="PR Preview" w:date="2026-01-01T00:00:00Z">
        <w:r>
          <w:t xml:space="preserve"> </w:t>
        </w:r>
      </w:ins>
      <w:ins w:id="1493" w:author="PR Preview" w:date="2026-01-01T00:00:00Z">
        <w:r>
          <w:t xml:space="preserve">Let</w:t>
        </w:r>
      </w:ins>
      <w:ins w:id="1494" w:author="PR Preview" w:date="2026-01-01T00:00:00Z">
        <w:r>
          <w:t xml:space="preserve"> </w:t>
        </w:r>
      </w:ins>
      <w:ins w:id="1495" w:author="PR Preview" w:date="2026-01-01T00:00:00Z">
        <w:r>
          <w:t xml:space="preserve">$\mathord{\smash[b]{\underset{\raise.3ex\hbox{$\scriptstyle\sim$}}{X}}\vphantom{X}}$</w:t>
        </w:r>
      </w:ins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be continuous with density</w:t>
        </w:r>
      </w:ins>
      <w:ins w:id="1498" w:author="PR Preview" w:date="2026-01-01T00:00:00Z">
        <w:r>
          <w:t xml:space="preserve"> </w:t>
        </w:r>
      </w:ins>
      <w:ins w:id="1499" w:author="PR Preview" w:date="2026-01-01T00:00:00Z">
        <w:r>
          <w:t xml:space="preserve">$\operatorname{p}(\mathord{\smash[b]{\underset{\raise.3ex\hbox{$\scriptstyle\sim$}}{x}}\vphantom{x}}\mid \theta)$</w:t>
        </w:r>
      </w:ins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for a scalar parameter</w:t>
        </w:r>
      </w:ins>
      <w:ins w:id="1502" w:author="PR Preview" w:date="2026-01-01T00:00:00Z">
        <w:r>
          <w:t xml:space="preserve"> </w:t>
        </w:r>
      </w:ins>
      <m:oMath>
        <m:r>
          <m:t>θ</m:t>
        </m:r>
      </m:oMath>
      <w:ins w:id="1503" w:author="PR Preview" w:date="2026-01-01T00:00:00Z">
        <w:r>
          <w:t xml:space="preserve">.</w:t>
        </w:r>
      </w:ins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Suppose the set of possible data values does not depend on</w:t>
        </w:r>
      </w:ins>
      <w:ins w:id="1506" w:author="PR Preview" w:date="2026-01-01T00:00:00Z">
        <w:r>
          <w:t xml:space="preserve"> </w:t>
        </w:r>
      </w:ins>
      <m:oMath>
        <m:r>
          <m:t>θ</m:t>
        </m:r>
      </m:oMath>
      <w:ins w:id="1507" w:author="PR Preview" w:date="2026-01-01T00:00:00Z">
        <w:r>
          <w:t xml:space="preserve">,</w:t>
        </w:r>
      </w:ins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and the order of differentiation with respect to</w:t>
        </w:r>
      </w:ins>
      <w:ins w:id="1510" w:author="PR Preview" w:date="2026-01-01T00:00:00Z">
        <w:r>
          <w:t xml:space="preserve"> </w:t>
        </w:r>
      </w:ins>
      <m:oMath>
        <m:r>
          <m:t>θ</m:t>
        </m:r>
      </m:oMath>
      <w:ins w:id="1511" w:author="PR Preview" w:date="2026-01-01T00:00:00Z">
        <w:r>
          <w:t xml:space="preserve"> </w:t>
        </w:r>
      </w:ins>
      <w:ins w:id="1512" w:author="PR Preview" w:date="2026-01-01T00:00:00Z">
        <w:r>
          <w:t xml:space="preserve">and integration over the data can be exchanged.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Find the mean of the</w:t>
        </w:r>
      </w:ins>
      <w:ins w:id="1515" w:author="PR Preview" w:date="2026-01-01T00:00:00Z">
        <w:r>
          <w:t xml:space="preserve"> </w:t>
        </w:r>
      </w:ins>
      <w:hyperlink w:anchor="def-score">
        <w:ins w:id="1516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1517" w:author="PR Preview" w:date="2026-01-01T00:00:00Z">
        <w:r>
          <w:t xml:space="preserve">.</w:t>
        </w:r>
      </w:ins>
    </w:p>
    <w:bookmarkEnd w:id="97"/>
    <w:bookmarkStart w:id="98" w:name="sol-score-mean-zero"/>
    <w:p>
      <w:pPr>
        <w:pStyle w:val="BodyText"/>
      </w:pPr>
      <w:ins w:id="1518" w:author="PR Preview" w:date="2026-01-01T00:00:00Z">
        <w:r>
          <w:rPr>
            <w:i/>
            <w:iCs/>
          </w:rPr>
          <w:t xml:space="preserve">Solution 12</w:t>
        </w:r>
      </w:ins>
      <w:ins w:id="1519" w:author="PR Preview" w:date="2026-01-01T00:00:00Z">
        <w:r>
          <w:t xml:space="preserve">. </w:t>
        </w:r>
      </w:ins>
      <w:ins w:id="1520" w:author="PR Preview" w:date="2026-01-01T00:00:00Z">
        <w:r>
          <w:t xml:space="preserve">The step that rewrites the derivative of</w:t>
        </w:r>
      </w:ins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$\log \operatorname{p}(\mathord{\smash[b]{\underset{\raise.3ex\hbox{$\scriptstyle\sim$}}{x}}\vphantom{x}}\mid \theta)$</w:t>
        </w:r>
      </w:ins>
      <w:ins w:id="1523" w:author="PR Preview" w:date="2026-01-01T00:00:00Z">
        <w:r>
          <w:t xml:space="preserve"> </w:t>
        </w:r>
      </w:ins>
      <w:ins w:id="1524" w:author="PR Preview" w:date="2026-01-01T00:00:00Z">
        <w:r>
          <w:t xml:space="preserve">uses</w:t>
        </w:r>
      </w:ins>
      <w:ins w:id="1525" w:author="PR Preview" w:date="2026-01-01T00:00:00Z">
        <w:r>
          <w:t xml:space="preserve"> </w:t>
        </w:r>
      </w:ins>
      <w:hyperlink w:anchor="lem-deriv-log-density">
        <w:ins w:id="1526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527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del w:id="1528" w:author="PR Preview" w:date="2026-01-01T00:00:00Z">
        <w:r>
          <w:rPr>
            <w:b/>
            <w:bCs/>
          </w:rPr>
          <w:delText xml:space="preserve">Theorem 14 (Mean of the score)</w:delText>
        </w:r>
      </w:del>
      <w:del w:id="1529" w:author="PR Preview" w:date="2026-01-01T00:00:00Z">
        <w:r>
          <w:delText xml:space="preserve"> </w:delText>
        </w:r>
      </w:del>
      <w:del w:id="1530" w:author="PR Preview" w:date="2026-01-01T00:00:00Z">
        <w:r>
          <w:delText xml:space="preserve">Let</w:delText>
        </w:r>
      </w:del>
      <w:del w:id="1531" w:author="PR Preview" w:date="2026-01-01T00:00:00Z">
        <w:r>
          <w:delText xml:space="preserve"> </w:delText>
        </w:r>
      </w:del>
      <w:del w:id="1532" w:author="PR Preview" w:date="2026-01-01T00:00:00Z">
        <w:r>
          <w:delText xml:space="preserve">$\mathord{\smash[b]{\underset{\raise.3ex\hbox{$\scriptstyle\sim$}}{X}}\vphantom{X}}$</w:delText>
        </w:r>
      </w:del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be a continuous random vector with density</w:delText>
        </w:r>
      </w:del>
      <w:del w:id="1535" w:author="PR Preview" w:date="2026-01-01T00:00:00Z">
        <w:r>
          <w:delText xml:space="preserve"> </w:delText>
        </w:r>
      </w:del>
      <w:del w:id="1536" w:author="PR Preview" w:date="2026-01-01T00:00:00Z">
        <w:r>
          <w:delText xml:space="preserve">$\operatorname{p}(\mathord{\smash[b]{\underset{\raise.3ex\hbox{$\scriptstyle\sim$}}{x}}\vphantom{x}}\mid \theta)$</w:delText>
        </w:r>
      </w:del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for a scalar parameter</w:delText>
        </w:r>
      </w:del>
      <w:del w:id="1539" w:author="PR Preview" w:date="2026-01-01T00:00:00Z">
        <w:r>
          <w:delText xml:space="preserve"> </w:delText>
        </w:r>
      </w:del>
      <m:oMath>
        <m:r>
          <m:t>θ</m:t>
        </m:r>
      </m:oMath>
      <w:del w:id="1540" w:author="PR Preview" w:date="2026-01-01T00:00:00Z">
        <w:r>
          <w:delText xml:space="preserve">.</w:delText>
        </w:r>
      </w:del>
      <w:del w:id="1541" w:author="PR Preview" w:date="2026-01-01T00:00:00Z">
        <w:r>
          <w:delText xml:space="preserve"> </w:delText>
        </w:r>
      </w:del>
      <w:del w:id="1542" w:author="PR Preview" w:date="2026-01-01T00:00:00Z">
        <w:r>
          <w:delText xml:space="preserve">Suppose the set of possible data values does not depend on</w:delText>
        </w:r>
      </w:del>
      <w:del w:id="1543" w:author="PR Preview" w:date="2026-01-01T00:00:00Z">
        <w:r>
          <w:delText xml:space="preserve"> </w:delText>
        </w:r>
      </w:del>
      <m:oMath>
        <m:r>
          <m:t>θ</m:t>
        </m:r>
      </m:oMath>
      <w:del w:id="1544" w:author="PR Preview" w:date="2026-01-01T00:00:00Z">
        <w:r>
          <w:delText xml:space="preserve">,</w:delText>
        </w:r>
      </w:del>
      <w:del w:id="1545" w:author="PR Preview" w:date="2026-01-01T00:00:00Z">
        <w:r>
          <w:delText xml:space="preserve"> </w:delText>
        </w:r>
      </w:del>
      <w:del w:id="1546" w:author="PR Preview" w:date="2026-01-01T00:00:00Z">
        <w:r>
          <w:delText xml:space="preserve">and the order of differentiation with respect to</w:delText>
        </w:r>
      </w:del>
      <w:del w:id="1547" w:author="PR Preview" w:date="2026-01-01T00:00:00Z">
        <w:r>
          <w:delText xml:space="preserve"> </w:delText>
        </w:r>
      </w:del>
      <m:oMath>
        <m:r>
          <m:t>θ</m:t>
        </m:r>
      </m:oMath>
      <w:del w:id="1548" w:author="PR Preview" w:date="2026-01-01T00:00:00Z">
        <w:r>
          <w:delText xml:space="preserve"> </w:delText>
        </w:r>
      </w:del>
      <w:del w:id="1549" w:author="PR Preview" w:date="2026-01-01T00:00:00Z">
        <w:r>
          <w:delText xml:space="preserve">and integration over the data can be exchanged.</w:delText>
        </w:r>
      </w:del>
      <w:del w:id="1550" w:author="PR Preview" w:date="2026-01-01T00:00:00Z">
        <w:r>
          <w:delText xml:space="preserve"> </w:delText>
        </w:r>
      </w:del>
      <w:del w:id="1551" w:author="PR Preview" w:date="2026-01-01T00:00:00Z">
        <w:r>
          <w:delText xml:space="preserve">Then the</w:delText>
        </w:r>
      </w:del>
      <w:del w:id="1552" w:author="PR Preview" w:date="2026-01-01T00:00:00Z">
        <w:r>
          <w:delText xml:space="preserve"> </w:delText>
        </w:r>
      </w:del>
      <w:hyperlink w:anchor="def-score">
        <w:del w:id="1553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1554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1555" w:author="PR Preview" w:date="2026-01-01T00:00:00Z">
        <w:r>
          <w:delText xml:space="preserve">,</w:delText>
        </w:r>
      </w:del>
      <w:del w:id="1556" w:author="PR Preview" w:date="2026-01-01T00:00:00Z">
        <w:r>
          <w:delText xml:space="preserve"> </w:delText>
        </w:r>
      </w:del>
      <w:del w:id="1557" w:author="PR Preview" w:date="2026-01-01T00:00:00Z">
        <w:r>
          <w:delText xml:space="preserve">the derivative of the log-likelihood with respect to</w:delText>
        </w:r>
      </w:del>
      <w:del w:id="1558" w:author="PR Preview" w:date="2026-01-01T00:00:00Z">
        <w:r>
          <w:delText xml:space="preserve"> </w:delText>
        </w:r>
      </w:del>
      <m:oMath>
        <m:r>
          <m:t>θ</m:t>
        </m:r>
      </m:oMath>
      <w:del w:id="1559" w:author="PR Preview" w:date="2026-01-01T00:00:00Z">
        <w:r>
          <w:delText xml:space="preserve">,</w:delText>
        </w:r>
      </w:del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has expectation zero: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del w:id="1562" w:author="PR Preview" w:date="2026-01-01T00:00:00Z">
        <w:r>
          <w:rPr>
            <w:i/>
            <w:iCs/>
          </w:rPr>
          <w:delText xml:space="preserve">Proof</w:delText>
        </w:r>
      </w:del>
      <w:del w:id="1563" w:author="PR Preview" w:date="2026-01-01T00:00:00Z">
        <w:r>
          <w:delText xml:space="preserve">. </w:delText>
        </w:r>
      </w:del>
      <w:del w:id="1564" w:author="PR Preview" w:date="2026-01-01T00:00:00Z">
        <w:r>
          <w:delText xml:space="preserve">This is the solution to</w:delText>
        </w:r>
      </w:del>
      <w:del w:id="1565" w:author="PR Preview" w:date="2026-01-01T00:00:00Z">
        <w:r>
          <w:delText xml:space="preserve"> </w:delText>
        </w:r>
      </w:del>
      <w:hyperlink w:anchor="exr-score-mean-zero">
        <w:del w:id="1566" w:author="PR Preview" w:date="2026-01-01T00:00:00Z">
          <w:r>
            <w:rPr>
              <w:rStyle w:val="Hyperlink"/>
            </w:rPr>
            <w:delText xml:space="preserve">Exercise 15</w:delText>
          </w:r>
        </w:del>
      </w:hyperlink>
      <w:del w:id="1567" w:author="PR Preview" w:date="2026-01-01T00:00:00Z">
        <w:r>
          <w:delText xml:space="preserve">, worked in</w:delText>
        </w:r>
      </w:del>
      <w:del w:id="1568" w:author="PR Preview" w:date="2026-01-01T00:00:00Z">
        <w:r>
          <w:delText xml:space="preserve"> </w:delText>
        </w:r>
      </w:del>
      <w:hyperlink w:anchor="sol-score-mean-zero">
        <w:del w:id="1569" w:author="PR Preview" w:date="2026-01-01T00:00:00Z">
          <w:r>
            <w:rPr>
              <w:rStyle w:val="Hyperlink"/>
            </w:rPr>
            <w:delText xml:space="preserve">Solution 15</w:delText>
          </w:r>
        </w:del>
      </w:hyperlink>
      <w:del w:id="1570" w:author="PR Preview" w:date="2026-01-01T00:00:00Z">
        <w:r>
          <w:delText xml:space="preserve">.</w:delText>
        </w:r>
      </w:del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It builds on</w:delText>
        </w:r>
      </w:del>
      <w:del w:id="1573" w:author="PR Preview" w:date="2026-01-01T00:00:00Z">
        <w:r>
          <w:delText xml:space="preserve"> </w:delText>
        </w:r>
      </w:del>
      <w:hyperlink w:anchor="lem-deriv-log-density">
        <w:del w:id="1574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575" w:author="PR Preview" w:date="2026-01-01T00:00:00Z">
        <w:r>
          <w:delText xml:space="preserve">.</w:delText>
        </w:r>
      </w:del>
    </w:p>
    <w:p>
      <w:pPr>
        <w:pStyle w:val="BodyText"/>
      </w:pPr>
      <w:del w:id="1576" w:author="PR Preview" w:date="2026-01-01T00:00:00Z">
        <w:r>
          <w:rPr>
            <w:b/>
            <w:bCs/>
          </w:rPr>
          <w:delText xml:space="preserve">Exercise 16 (Second moment of the score)</w:delText>
        </w:r>
      </w:del>
      <w:del w:id="1577" w:author="PR Preview" w:date="2026-01-01T00:00:00Z">
        <w:r>
          <w:delText xml:space="preserve"> </w:delText>
        </w:r>
      </w:del>
      <w:del w:id="1578" w:author="PR Preview" w:date="2026-01-01T00:00:00Z">
        <w:r>
          <w:delText xml:space="preserve">Under the assumptions of</w:delText>
        </w:r>
      </w:del>
      <w:del w:id="1579" w:author="PR Preview" w:date="2026-01-01T00:00:00Z">
        <w:r>
          <w:delText xml:space="preserve"> </w:delText>
        </w:r>
      </w:del>
      <w:hyperlink w:anchor="exr-score-mean-zero">
        <w:del w:id="1580" w:author="PR Preview" w:date="2026-01-01T00:00:00Z">
          <w:r>
            <w:rPr>
              <w:rStyle w:val="Hyperlink"/>
            </w:rPr>
            <w:delText xml:space="preserve">Exercise 15</w:delText>
          </w:r>
        </w:del>
      </w:hyperlink>
      <w:del w:id="1581" w:author="PR Preview" w:date="2026-01-01T00:00:00Z">
        <w:r>
          <w:delText xml:space="preserve">,</w:delText>
        </w:r>
      </w:del>
      <w:del w:id="1582" w:author="PR Preview" w:date="2026-01-01T00:00:00Z">
        <w:r>
          <w:delText xml:space="preserve"> </w:delText>
        </w:r>
      </w:del>
      <w:del w:id="1583" w:author="PR Preview" w:date="2026-01-01T00:00:00Z">
        <w:r>
          <w:delText xml:space="preserve">show that</w:delText>
        </w:r>
      </w:del>
      <w:del w:id="1584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1585" w:author="PR Preview" w:date="2026-01-01T00:00:00Z">
        <w:r>
          <w:delText xml:space="preserve">,</w:delText>
        </w:r>
      </w:del>
      <w:del w:id="1586" w:author="PR Preview" w:date="2026-01-01T00:00:00Z">
        <w:r>
          <w:delText xml:space="preserve"> </w:delText>
        </w:r>
      </w:del>
      <w:del w:id="1587" w:author="PR Preview" w:date="2026-01-01T00:00:00Z">
        <w:r>
          <w:delText xml:space="preserve">the</w:delText>
        </w:r>
      </w:del>
      <w:del w:id="1588" w:author="PR Preview" w:date="2026-01-01T00:00:00Z">
        <w:r>
          <w:delText xml:space="preserve"> </w:delText>
        </w:r>
      </w:del>
      <w:hyperlink w:anchor="def-einf">
        <w:del w:id="1589" w:author="PR Preview" w:date="2026-01-01T00:00:00Z">
          <w:r>
            <w:rPr>
              <w:rStyle w:val="Hyperlink"/>
            </w:rPr>
            <w:delText xml:space="preserve">expected information</w:delText>
          </w:r>
        </w:del>
      </w:hyperlink>
      <w:del w:id="1590" w:author="PR Preview" w:date="2026-01-01T00:00:00Z">
        <w:r>
          <w:delText xml:space="preserve">.</w:delText>
        </w:r>
      </w:del>
    </w:p>
    <w:p>
      <w:pPr>
        <w:pStyle w:val="BodyText"/>
      </w:pPr>
      <w:del w:id="1591" w:author="PR Preview" w:date="2026-01-01T00:00:00Z">
        <w:r>
          <w:rPr>
            <w:i/>
            <w:iCs/>
          </w:rPr>
          <w:delText xml:space="preserve">Solution 16</w:delText>
        </w:r>
      </w:del>
      <w:del w:id="1592" w:author="PR Preview" w:date="2026-01-01T00:00:00Z">
        <w:r>
          <w:delText xml:space="preserve">. </w:delText>
        </w:r>
      </w:del>
      <w:del w:id="1593" w:author="PR Preview" w:date="2026-01-01T00:00:00Z">
        <w:r>
          <w:delText xml:space="preserve">By</w:delText>
        </w:r>
      </w:del>
      <w:del w:id="1594" w:author="PR Preview" w:date="2026-01-01T00:00:00Z">
        <w:r>
          <w:delText xml:space="preserve"> </w:delText>
        </w:r>
      </w:del>
      <w:hyperlink w:anchor="thm-score-mean-zero">
        <w:del w:id="1595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596" w:author="PR Preview" w:date="2026-01-01T00:00:00Z">
        <w:r>
          <w:delText xml:space="preserve">,</w:delText>
        </w:r>
      </w:del>
      <w:del w:id="1597" w:author="PR Preview" w:date="2026-01-01T00:00:00Z">
        <w:r>
          <w:delText xml:space="preserve"> </w:delText>
        </w:r>
      </w:del>
      <w:del w:id="1598" w:author="PR Preview" w:date="2026-01-01T00:00:00Z">
        <w:r>
          <w:delTex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delText>
        </w:r>
      </w:del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for every</w:delText>
        </w:r>
      </w:del>
      <w:del w:id="1601" w:author="PR Preview" w:date="2026-01-01T00:00:00Z">
        <w:r>
          <w:delText xml:space="preserve"> </w:delText>
        </w:r>
      </w:del>
      <m:oMath>
        <m:r>
          <m:t>θ</m:t>
        </m:r>
      </m:oMath>
      <w:del w:id="1602" w:author="PR Preview" w:date="2026-01-01T00:00:00Z">
        <w:r>
          <w:delText xml:space="preserve">.</w:delText>
        </w:r>
      </w:del>
      <w:del w:id="1603" w:author="PR Preview" w:date="2026-01-01T00:00:00Z">
        <w:r>
          <w:delText xml:space="preserve"> </w:delText>
        </w:r>
      </w:del>
      <w:del w:id="1604" w:author="PR Preview" w:date="2026-01-01T00:00:00Z">
        <w:r>
          <w:delText xml:space="preserve">Differentiate this identity with respect to</w:delText>
        </w:r>
      </w:del>
      <w:del w:id="1605" w:author="PR Preview" w:date="2026-01-01T00:00:00Z">
        <w:r>
          <w:delText xml:space="preserve"> </w:delText>
        </w:r>
      </w:del>
      <m:oMath>
        <m:r>
          <m:t>θ</m:t>
        </m:r>
      </m:oMath>
      <w:del w:id="1606" w:author="PR Preview" w:date="2026-01-01T00:00:00Z">
        <w:r>
          <w:delText xml:space="preserve">;</w:delText>
        </w:r>
      </w:del>
      <w:del w:id="1607" w:author="PR Preview" w:date="2026-01-01T00:00:00Z">
        <w:r>
          <w:delText xml:space="preserve"> </w:delText>
        </w:r>
      </w:del>
      <w:del w:id="1608" w:author="PR Preview" w:date="2026-01-01T00:00:00Z">
        <w:r>
          <w:delText xml:space="preserve">the step that substitutes for</w:delText>
        </w:r>
      </w:del>
      <w:del w:id="1609" w:author="PR Preview" w:date="2026-01-01T00:00:00Z">
        <w:r>
          <w:delText xml:space="preserve"> </w:delText>
        </w:r>
      </w:del>
      <w:del w:id="1610" w:author="PR Preview" w:date="2026-01-01T00:00:00Z">
        <w:r>
          <w:delText xml:space="preserve">$\frac{\partial}{\partial \theta}\operatorname{p}(\mathord{\smash[b]{\underset{\raise.3ex\hbox{$\scriptstyle\sim$}}{x}}\vphantom{x}}\mid \theta)$</w:delText>
        </w:r>
      </w:del>
      <w:del w:id="1611" w:author="PR Preview" w:date="2026-01-01T00:00:00Z">
        <w:r>
          <w:delText xml:space="preserve"> </w:delText>
        </w:r>
      </w:del>
      <w:del w:id="1612" w:author="PR Preview" w:date="2026-01-01T00:00:00Z">
        <w:r>
          <w:delText xml:space="preserve">uses</w:delText>
        </w:r>
      </w:del>
      <w:del w:id="1613" w:author="PR Preview" w:date="2026-01-01T00:00:00Z">
        <w:r>
          <w:delText xml:space="preserve"> </w:delText>
        </w:r>
      </w:del>
      <w:hyperlink w:anchor="lem-deriv-log-density">
        <w:del w:id="1614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615" w:author="PR Preview" w:date="2026-01-01T00:00:00Z">
        <w:r>
          <w:delText xml:space="preserve">:</w:delText>
        </w:r>
      </w:del>
    </w:p>
    <w:p>
      <w:pPr>
        <w:pStyle w:val="FirstParagraph"/>
      </w:pPr>
      <w:ins w:id="1616" w:author="PR Preview" w:date="2026-01-01T00:00:00Z">
        <w:r>
          <w:rPr>
            <w:b/>
            <w:bCs/>
          </w:rPr>
          <w:t xml:space="preserve">Theorem 11 (Mean of the score)</w:t>
        </w:r>
      </w:ins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Let</w:t>
        </w:r>
      </w:ins>
      <w:ins w:id="1619" w:author="PR Preview" w:date="2026-01-01T00:00:00Z">
        <w:r>
          <w:t xml:space="preserve"> </w:t>
        </w:r>
      </w:ins>
      <w:ins w:id="1620" w:author="PR Preview" w:date="2026-01-01T00:00:00Z">
        <w:r>
          <w:t xml:space="preserve">$\mathord{\smash[b]{\underset{\raise.3ex\hbox{$\scriptstyle\sim$}}{X}}\vphantom{X}}$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be a continuous random vector with density</w:t>
        </w:r>
      </w:ins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$\operatorname{p}(\mathord{\smash[b]{\underset{\raise.3ex\hbox{$\scriptstyle\sim$}}{x}}\vphantom{x}}\mid \theta)$</w:t>
        </w:r>
      </w:ins>
      <w:ins w:id="1625" w:author="PR Preview" w:date="2026-01-01T00:00:00Z">
        <w:r>
          <w:t xml:space="preserve"> </w:t>
        </w:r>
      </w:ins>
      <w:ins w:id="1626" w:author="PR Preview" w:date="2026-01-01T00:00:00Z">
        <w:r>
          <w:t xml:space="preserve">for a scalar parameter</w:t>
        </w:r>
      </w:ins>
      <w:ins w:id="1627" w:author="PR Preview" w:date="2026-01-01T00:00:00Z">
        <w:r>
          <w:t xml:space="preserve"> </w:t>
        </w:r>
      </w:ins>
      <m:oMath>
        <m:r>
          <m:t>θ</m:t>
        </m:r>
      </m:oMath>
      <w:ins w:id="1628" w:author="PR Preview" w:date="2026-01-01T00:00:00Z">
        <w:r>
          <w:t xml:space="preserve">.</w:t>
        </w:r>
      </w:ins>
      <w:ins w:id="1629" w:author="PR Preview" w:date="2026-01-01T00:00:00Z">
        <w:r>
          <w:t xml:space="preserve"> </w:t>
        </w:r>
      </w:ins>
      <w:ins w:id="1630" w:author="PR Preview" w:date="2026-01-01T00:00:00Z">
        <w:r>
          <w:t xml:space="preserve">Suppose the set of possible data values does not depend on</w:t>
        </w:r>
      </w:ins>
      <w:ins w:id="1631" w:author="PR Preview" w:date="2026-01-01T00:00:00Z">
        <w:r>
          <w:t xml:space="preserve"> </w:t>
        </w:r>
      </w:ins>
      <m:oMath>
        <m:r>
          <m:t>θ</m:t>
        </m:r>
      </m:oMath>
      <w:ins w:id="1632" w:author="PR Preview" w:date="2026-01-01T00:00:00Z">
        <w:r>
          <w:t xml:space="preserve">,</w:t>
        </w:r>
      </w:ins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and the order of differentiation with respect to</w:t>
        </w:r>
      </w:ins>
      <w:ins w:id="1635" w:author="PR Preview" w:date="2026-01-01T00:00:00Z">
        <w:r>
          <w:t xml:space="preserve"> </w:t>
        </w:r>
      </w:ins>
      <m:oMath>
        <m:r>
          <m:t>θ</m:t>
        </m:r>
      </m:oMath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and integration over the data can be exchanged.</w:t>
        </w:r>
      </w:ins>
      <w:ins w:id="1638" w:author="PR Preview" w:date="2026-01-01T00:00:00Z">
        <w:r>
          <w:t xml:space="preserve"> </w:t>
        </w:r>
      </w:ins>
      <w:ins w:id="1639" w:author="PR Preview" w:date="2026-01-01T00:00:00Z">
        <w:r>
          <w:t xml:space="preserve">Then the</w:t>
        </w:r>
      </w:ins>
      <w:ins w:id="1640" w:author="PR Preview" w:date="2026-01-01T00:00:00Z">
        <w:r>
          <w:t xml:space="preserve"> </w:t>
        </w:r>
      </w:ins>
      <w:hyperlink w:anchor="def-score">
        <w:ins w:id="1641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1642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643" w:author="PR Preview" w:date="2026-01-01T00:00:00Z">
        <w:r>
          <w:t xml:space="preserve">,</w:t>
        </w:r>
      </w:ins>
      <w:ins w:id="1644" w:author="PR Preview" w:date="2026-01-01T00:00:00Z">
        <w:r>
          <w:t xml:space="preserve"> </w:t>
        </w:r>
      </w:ins>
      <w:ins w:id="1645" w:author="PR Preview" w:date="2026-01-01T00:00:00Z">
        <w:r>
          <w:t xml:space="preserve">the derivative of the log-likelihood with respect to</w:t>
        </w:r>
      </w:ins>
      <w:ins w:id="1646" w:author="PR Preview" w:date="2026-01-01T00:00:00Z">
        <w:r>
          <w:t xml:space="preserve"> </w:t>
        </w:r>
      </w:ins>
      <m:oMath>
        <m:r>
          <m:t>θ</m:t>
        </m:r>
      </m:oMath>
      <w:ins w:id="1647" w:author="PR Preview" w:date="2026-01-01T00:00:00Z">
        <w:r>
          <w:t xml:space="preserve">,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has expectation zero: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ins w:id="1650" w:author="PR Preview" w:date="2026-01-01T00:00:00Z">
        <w:r>
          <w:rPr>
            <w:i/>
            <w:iCs/>
          </w:rPr>
          <w:t xml:space="preserve">Proof</w:t>
        </w:r>
      </w:ins>
      <w:ins w:id="1651" w:author="PR Preview" w:date="2026-01-01T00:00:00Z">
        <w:r>
          <w:t xml:space="preserve">. </w:t>
        </w:r>
      </w:ins>
      <w:ins w:id="1652" w:author="PR Preview" w:date="2026-01-01T00:00:00Z">
        <w:r>
          <w:t xml:space="preserve">This is the solution to</w:t>
        </w:r>
      </w:ins>
      <w:ins w:id="1653" w:author="PR Preview" w:date="2026-01-01T00:00:00Z">
        <w:r>
          <w:t xml:space="preserve"> </w:t>
        </w:r>
      </w:ins>
      <w:hyperlink w:anchor="exr-score-mean-zero">
        <w:ins w:id="1654" w:author="PR Preview" w:date="2026-01-01T00:00:00Z">
          <w:r>
            <w:rPr>
              <w:rStyle w:val="Hyperlink"/>
            </w:rPr>
            <w:t xml:space="preserve">Exercise 12</w:t>
          </w:r>
        </w:ins>
      </w:hyperlink>
      <w:ins w:id="1655" w:author="PR Preview" w:date="2026-01-01T00:00:00Z">
        <w:r>
          <w:t xml:space="preserve">, worked in</w:t>
        </w:r>
      </w:ins>
      <w:ins w:id="1656" w:author="PR Preview" w:date="2026-01-01T00:00:00Z">
        <w:r>
          <w:t xml:space="preserve"> </w:t>
        </w:r>
      </w:ins>
      <w:hyperlink w:anchor="sol-score-mean-zero">
        <w:ins w:id="1657" w:author="PR Preview" w:date="2026-01-01T00:00:00Z">
          <w:r>
            <w:rPr>
              <w:rStyle w:val="Hyperlink"/>
            </w:rPr>
            <w:t xml:space="preserve">Solution 12</w:t>
          </w:r>
        </w:ins>
      </w:hyperlink>
      <w:ins w:id="1658" w:author="PR Preview" w:date="2026-01-01T00:00:00Z">
        <w:r>
          <w:t xml:space="preserve">.</w:t>
        </w:r>
      </w:ins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It builds on</w:t>
        </w:r>
      </w:ins>
      <w:ins w:id="1661" w:author="PR Preview" w:date="2026-01-01T00:00:00Z">
        <w:r>
          <w:t xml:space="preserve"> </w:t>
        </w:r>
      </w:ins>
      <w:hyperlink w:anchor="lem-deriv-log-density">
        <w:ins w:id="1662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663" w:author="PR Preview" w:date="2026-01-01T00:00:00Z">
        <w:r>
          <w:t xml:space="preserve">.</w:t>
        </w:r>
      </w:ins>
    </w:p>
    <w:bookmarkStart w:id="100" w:name="exr-score-second-moment"/>
    <w:p>
      <w:pPr>
        <w:pStyle w:val="BodyText"/>
      </w:pPr>
      <w:ins w:id="1664" w:author="PR Preview" w:date="2026-01-01T00:00:00Z">
        <w:r>
          <w:rPr>
            <w:b/>
            <w:bCs/>
          </w:rPr>
          <w:t xml:space="preserve">Exercise 13 (Second moment of the score)</w:t>
        </w:r>
      </w:ins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Under the assumptions of</w:t>
        </w:r>
      </w:ins>
      <w:ins w:id="1667" w:author="PR Preview" w:date="2026-01-01T00:00:00Z">
        <w:r>
          <w:t xml:space="preserve"> </w:t>
        </w:r>
      </w:ins>
      <w:hyperlink w:anchor="exr-score-mean-zero">
        <w:ins w:id="1668" w:author="PR Preview" w:date="2026-01-01T00:00:00Z">
          <w:r>
            <w:rPr>
              <w:rStyle w:val="Hyperlink"/>
            </w:rPr>
            <w:t xml:space="preserve">Exercise 12</w:t>
          </w:r>
        </w:ins>
      </w:hyperlink>
      <w:ins w:id="1669" w:author="PR Preview" w:date="2026-01-01T00:00:00Z">
        <w:r>
          <w:t xml:space="preserve">,</w:t>
        </w:r>
      </w:ins>
      <w:ins w:id="1670" w:author="PR Preview" w:date="2026-01-01T00:00:00Z">
        <w:r>
          <w:t xml:space="preserve"> </w:t>
        </w:r>
      </w:ins>
      <w:ins w:id="1671" w:author="PR Preview" w:date="2026-01-01T00:00:00Z">
        <w:r>
          <w:t xml:space="preserve">show that</w:t>
        </w:r>
      </w:ins>
      <w:ins w:id="1672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1673" w:author="PR Preview" w:date="2026-01-01T00:00:00Z">
        <w:r>
          <w:t xml:space="preserve">,</w:t>
        </w:r>
      </w:ins>
      <w:ins w:id="1674" w:author="PR Preview" w:date="2026-01-01T00:00:00Z">
        <w:r>
          <w:t xml:space="preserve"> </w:t>
        </w:r>
      </w:ins>
      <w:ins w:id="1675" w:author="PR Preview" w:date="2026-01-01T00:00:00Z">
        <w:r>
          <w:t xml:space="preserve">the</w:t>
        </w:r>
      </w:ins>
      <w:ins w:id="1676" w:author="PR Preview" w:date="2026-01-01T00:00:00Z">
        <w:r>
          <w:t xml:space="preserve"> </w:t>
        </w:r>
      </w:ins>
      <w:hyperlink w:anchor="def-einf">
        <w:ins w:id="1677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1678" w:author="PR Preview" w:date="2026-01-01T00:00:00Z">
        <w:r>
          <w:t xml:space="preserve">.</w:t>
        </w:r>
      </w:ins>
    </w:p>
    <w:bookmarkEnd w:id="100"/>
    <w:bookmarkStart w:id="101" w:name="sol-score-second-moment"/>
    <w:p>
      <w:pPr>
        <w:pStyle w:val="BodyText"/>
      </w:pPr>
      <w:ins w:id="1679" w:author="PR Preview" w:date="2026-01-01T00:00:00Z">
        <w:r>
          <w:rPr>
            <w:i/>
            <w:iCs/>
          </w:rPr>
          <w:t xml:space="preserve">Solution 13</w:t>
        </w:r>
      </w:ins>
      <w:ins w:id="1680" w:author="PR Preview" w:date="2026-01-01T00:00:00Z">
        <w:r>
          <w:t xml:space="preserve">. </w:t>
        </w:r>
      </w:ins>
      <w:ins w:id="1681" w:author="PR Preview" w:date="2026-01-01T00:00:00Z">
        <w:r>
          <w:t xml:space="preserve">By</w:t>
        </w:r>
      </w:ins>
      <w:ins w:id="1682" w:author="PR Preview" w:date="2026-01-01T00:00:00Z">
        <w:r>
          <w:t xml:space="preserve"> </w:t>
        </w:r>
      </w:ins>
      <w:hyperlink w:anchor="thm-score-mean-zero">
        <w:ins w:id="1683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684" w:author="PR Preview" w:date="2026-01-01T00:00:00Z">
        <w:r>
          <w:t xml:space="preserve">,</w:t>
        </w:r>
      </w:ins>
      <w:ins w:id="1685" w:author="PR Preview" w:date="2026-01-01T00:00:00Z">
        <w:r>
          <w:t xml:space="preserve"> </w:t>
        </w:r>
      </w:ins>
      <w:ins w:id="1686" w:author="PR Preview" w:date="2026-01-01T00:00:00Z">
        <w:r>
  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  </w:r>
      </w:ins>
      <w:ins w:id="1687" w:author="PR Preview" w:date="2026-01-01T00:00:00Z">
        <w:r>
          <w:t xml:space="preserve"> </w:t>
        </w:r>
      </w:ins>
      <w:ins w:id="1688" w:author="PR Preview" w:date="2026-01-01T00:00:00Z">
        <w:r>
          <w:t xml:space="preserve">for every</w:t>
        </w:r>
      </w:ins>
      <w:ins w:id="1689" w:author="PR Preview" w:date="2026-01-01T00:00:00Z">
        <w:r>
          <w:t xml:space="preserve"> </w:t>
        </w:r>
      </w:ins>
      <m:oMath>
        <m:r>
          <m:t>θ</m:t>
        </m:r>
      </m:oMath>
      <w:ins w:id="1690" w:author="PR Preview" w:date="2026-01-01T00:00:00Z">
        <w:r>
          <w:t xml:space="preserve">.</w:t>
        </w:r>
      </w:ins>
      <w:ins w:id="1691" w:author="PR Preview" w:date="2026-01-01T00:00:00Z">
        <w:r>
          <w:t xml:space="preserve"> </w:t>
        </w:r>
      </w:ins>
      <w:ins w:id="1692" w:author="PR Preview" w:date="2026-01-01T00:00:00Z">
        <w:r>
          <w:t xml:space="preserve">Differentiate this identity with respect to</w:t>
        </w:r>
      </w:ins>
      <w:ins w:id="1693" w:author="PR Preview" w:date="2026-01-01T00:00:00Z">
        <w:r>
          <w:t xml:space="preserve"> </w:t>
        </w:r>
      </w:ins>
      <m:oMath>
        <m:r>
          <m:t>θ</m:t>
        </m:r>
      </m:oMath>
      <w:ins w:id="1694" w:author="PR Preview" w:date="2026-01-01T00:00:00Z">
        <w:r>
          <w:t xml:space="preserve">;</w:t>
        </w:r>
      </w:ins>
      <w:ins w:id="1695" w:author="PR Preview" w:date="2026-01-01T00:00:00Z">
        <w:r>
          <w:t xml:space="preserve"> </w:t>
        </w:r>
      </w:ins>
      <w:ins w:id="1696" w:author="PR Preview" w:date="2026-01-01T00:00:00Z">
        <w:r>
          <w:t xml:space="preserve">the step that substitutes for</w:t>
        </w:r>
      </w:ins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$\frac{\partial}{\partial \theta}\operatorname{p}(\mathord{\smash[b]{\underset{\raise.3ex\hbox{$\scriptstyle\sim$}}{x}}\vphantom{x}}\mid \theta)$</w:t>
        </w:r>
      </w:ins>
      <w:ins w:id="1699" w:author="PR Preview" w:date="2026-01-01T00:00:00Z">
        <w:r>
          <w:t xml:space="preserve"> </w:t>
        </w:r>
      </w:ins>
      <w:ins w:id="1700" w:author="PR Preview" w:date="2026-01-01T00:00:00Z">
        <w:r>
          <w:t xml:space="preserve">uses</w:t>
        </w:r>
      </w:ins>
      <w:ins w:id="1701" w:author="PR Preview" w:date="2026-01-01T00:00:00Z">
        <w:r>
          <w:t xml:space="preserve"> </w:t>
        </w:r>
      </w:ins>
      <w:hyperlink w:anchor="lem-deriv-log-density">
        <w:ins w:id="1702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703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del w:id="1704" w:author="PR Preview" w:date="2026-01-01T00:00:00Z">
        <w:r>
          <w:rPr>
            <w:b/>
            <w:bCs/>
          </w:rPr>
          <w:delText xml:space="preserve">Theorem 15 (Second moment of the score)</w:delText>
        </w:r>
      </w:del>
      <w:del w:id="1705" w:author="PR Preview" w:date="2026-01-01T00:00:00Z">
        <w:r>
          <w:delText xml:space="preserve"> </w:delText>
        </w:r>
      </w:del>
      <w:del w:id="1706" w:author="PR Preview" w:date="2026-01-01T00:00:00Z">
        <w:r>
          <w:delText xml:space="preserve">Under the assumptions of</w:delText>
        </w:r>
      </w:del>
      <w:del w:id="1707" w:author="PR Preview" w:date="2026-01-01T00:00:00Z">
        <w:r>
          <w:delText xml:space="preserve"> </w:delText>
        </w:r>
      </w:del>
      <w:hyperlink w:anchor="thm-score-mean-zero">
        <w:del w:id="1708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709" w:author="PR Preview" w:date="2026-01-01T00:00:00Z">
        <w:r>
          <w:delText xml:space="preserve">,</w:delText>
        </w:r>
      </w:del>
      <w:del w:id="1710" w:author="PR Preview" w:date="2026-01-01T00:00:00Z">
        <w:r>
          <w:delText xml:space="preserve"> </w:delText>
        </w:r>
      </w:del>
      <w:del w:id="1711" w:author="PR Preview" w:date="2026-01-01T00:00:00Z">
        <w:r>
          <w:delText xml:space="preserve">the second moment</w:delText>
        </w:r>
      </w:del>
      <w:del w:id="171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713" w:author="PR Preview" w:date="2026-01-01T00:00:00Z">
        <w:r>
          <w:delText xml:space="preserve"> </w:delText>
        </w:r>
      </w:del>
      <w:del w:id="1714" w:author="PR Preview" w:date="2026-01-01T00:00:00Z">
        <w:r>
          <w:delText xml:space="preserve">of the</w:delText>
        </w:r>
      </w:del>
      <w:del w:id="1715" w:author="PR Preview" w:date="2026-01-01T00:00:00Z">
        <w:r>
          <w:delText xml:space="preserve"> </w:delText>
        </w:r>
      </w:del>
      <w:hyperlink w:anchor="def-score">
        <w:del w:id="1716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1717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1718" w:author="PR Preview" w:date="2026-01-01T00:00:00Z">
        <w:r>
          <w:delText xml:space="preserve"> </w:delText>
        </w:r>
      </w:del>
      <w:del w:id="1719" w:author="PR Preview" w:date="2026-01-01T00:00:00Z">
        <w:r>
          <w:delText xml:space="preserve">is the</w:delText>
        </w:r>
      </w:del>
      <w:del w:id="1720" w:author="PR Preview" w:date="2026-01-01T00:00:00Z">
        <w:r>
          <w:delText xml:space="preserve"> </w:delText>
        </w:r>
      </w:del>
      <w:hyperlink w:anchor="def-einf">
        <w:del w:id="1721" w:author="PR Preview" w:date="2026-01-01T00:00:00Z">
          <w:r>
            <w:rPr>
              <w:rStyle w:val="Hyperlink"/>
            </w:rPr>
            <w:delText xml:space="preserve">expected information</w:delText>
          </w:r>
        </w:del>
      </w:hyperlink>
      <w:del w:id="172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1723" w:author="PR Preview" w:date="2026-01-01T00:00:00Z">
        <w:r>
          <w:delText xml:space="preserve">,</w:delText>
        </w:r>
      </w:del>
      <w:del w:id="1724" w:author="PR Preview" w:date="2026-01-01T00:00:00Z">
        <w:r>
          <w:delText xml:space="preserve"> </w:delText>
        </w:r>
      </w:del>
      <w:del w:id="1725" w:author="PR Preview" w:date="2026-01-01T00:00:00Z">
        <w:r>
          <w:delText xml:space="preserve">the expected negative second derivative of the log-likelihood: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1726" w:author="PR Preview" w:date="2026-01-01T00:00:00Z">
        <w:r>
          <w:rPr>
            <w:i/>
            <w:iCs/>
          </w:rPr>
          <w:delText xml:space="preserve">Proof</w:delText>
        </w:r>
      </w:del>
      <w:del w:id="1727" w:author="PR Preview" w:date="2026-01-01T00:00:00Z">
        <w:r>
          <w:delText xml:space="preserve">. </w:delText>
        </w:r>
      </w:del>
      <w:del w:id="1728" w:author="PR Preview" w:date="2026-01-01T00:00:00Z">
        <w:r>
          <w:delText xml:space="preserve">This is the solution to</w:delText>
        </w:r>
      </w:del>
      <w:del w:id="1729" w:author="PR Preview" w:date="2026-01-01T00:00:00Z">
        <w:r>
          <w:delText xml:space="preserve"> </w:delText>
        </w:r>
      </w:del>
      <w:hyperlink w:anchor="exr-score-second-moment">
        <w:del w:id="1730" w:author="PR Preview" w:date="2026-01-01T00:00:00Z">
          <w:r>
            <w:rPr>
              <w:rStyle w:val="Hyperlink"/>
            </w:rPr>
            <w:delText xml:space="preserve">Exercise 16</w:delText>
          </w:r>
        </w:del>
      </w:hyperlink>
      <w:del w:id="1731" w:author="PR Preview" w:date="2026-01-01T00:00:00Z">
        <w:r>
          <w:delText xml:space="preserve">, worked in</w:delText>
        </w:r>
      </w:del>
      <w:del w:id="1732" w:author="PR Preview" w:date="2026-01-01T00:00:00Z">
        <w:r>
          <w:delText xml:space="preserve"> </w:delText>
        </w:r>
      </w:del>
      <w:hyperlink w:anchor="sol-score-second-moment">
        <w:del w:id="1733" w:author="PR Preview" w:date="2026-01-01T00:00:00Z">
          <w:r>
            <w:rPr>
              <w:rStyle w:val="Hyperlink"/>
            </w:rPr>
            <w:delText xml:space="preserve">Solution 16</w:delText>
          </w:r>
        </w:del>
      </w:hyperlink>
      <w:del w:id="1734" w:author="PR Preview" w:date="2026-01-01T00:00:00Z">
        <w:r>
          <w:delText xml:space="preserve">.</w:delText>
        </w:r>
      </w:del>
      <w:del w:id="1735" w:author="PR Preview" w:date="2026-01-01T00:00:00Z">
        <w:r>
          <w:delText xml:space="preserve"> </w:delText>
        </w:r>
      </w:del>
      <w:del w:id="1736" w:author="PR Preview" w:date="2026-01-01T00:00:00Z">
        <w:r>
          <w:delText xml:space="preserve">It builds on</w:delText>
        </w:r>
      </w:del>
      <w:del w:id="1737" w:author="PR Preview" w:date="2026-01-01T00:00:00Z">
        <w:r>
          <w:delText xml:space="preserve"> </w:delText>
        </w:r>
      </w:del>
      <w:hyperlink w:anchor="thm-score-mean-zero">
        <w:del w:id="1738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739" w:author="PR Preview" w:date="2026-01-01T00:00:00Z">
        <w:r>
          <w:delText xml:space="preserve"> </w:delText>
        </w:r>
      </w:del>
      <w:del w:id="1740" w:author="PR Preview" w:date="2026-01-01T00:00:00Z">
        <w:r>
          <w:delText xml:space="preserve">and</w:delText>
        </w:r>
      </w:del>
      <w:del w:id="1741" w:author="PR Preview" w:date="2026-01-01T00:00:00Z">
        <w:r>
          <w:delText xml:space="preserve"> </w:delText>
        </w:r>
      </w:del>
      <w:hyperlink w:anchor="lem-deriv-log-density">
        <w:del w:id="1742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743" w:author="PR Preview" w:date="2026-01-01T00:00:00Z">
        <w:r>
          <w:delText xml:space="preserve">.</w:delText>
        </w:r>
      </w:del>
    </w:p>
    <w:p>
      <w:pPr>
        <w:pStyle w:val="BodyText"/>
      </w:pPr>
      <w:del w:id="1744" w:author="PR Preview" w:date="2026-01-01T00:00:00Z">
        <w:r>
          <w:rPr>
            <w:b/>
            <w:bCs/>
          </w:rPr>
          <w:delText xml:space="preserve">Theorem 16 (Mean and variance of the score)</w:delText>
        </w:r>
      </w:del>
      <w:del w:id="1745" w:author="PR Preview" w:date="2026-01-01T00:00:00Z">
        <w:r>
          <w:delText xml:space="preserve"> </w:delText>
        </w:r>
      </w:del>
      <w:del w:id="1746" w:author="PR Preview" w:date="2026-01-01T00:00:00Z">
        <w:r>
          <w:delText xml:space="preserve">Suppose the set of possible data values does not depend on</w:delText>
        </w:r>
      </w:del>
      <w:del w:id="1747" w:author="PR Preview" w:date="2026-01-01T00:00:00Z">
        <w:r>
          <w:delText xml:space="preserve"> </w:delText>
        </w:r>
      </w:del>
      <w:del w:id="1748" w:author="PR Preview" w:date="2026-01-01T00:00:00Z">
        <w:r>
          <w:delText xml:space="preserve">$\mathord{\smash[b]{\underset{\raise.3ex\hbox{$\scriptstyle\sim$}}{\theta}}\vphantom{\theta}}$</w:delText>
        </w:r>
      </w:del>
      <w:del w:id="1749" w:author="PR Preview" w:date="2026-01-01T00:00:00Z">
        <w:r>
          <w:delText xml:space="preserve">,</w:delText>
        </w:r>
      </w:del>
      <w:del w:id="1750" w:author="PR Preview" w:date="2026-01-01T00:00:00Z">
        <w:r>
          <w:delText xml:space="preserve"> </w:delText>
        </w:r>
      </w:del>
      <w:del w:id="1751" w:author="PR Preview" w:date="2026-01-01T00:00:00Z">
        <w:r>
          <w:delText xml:space="preserve">and the order of differentiation with respect to</w:delText>
        </w:r>
      </w:del>
      <w:del w:id="1752" w:author="PR Preview" w:date="2026-01-01T00:00:00Z">
        <w:r>
          <w:delText xml:space="preserve"> </w:delText>
        </w:r>
      </w:del>
      <w:del w:id="1753" w:author="PR Preview" w:date="2026-01-01T00:00:00Z">
        <w:r>
          <w:delText xml:space="preserve">$\mathord{\smash[b]{\underset{\raise.3ex\hbox{$\scriptstyle\sim$}}{\theta}}\vphantom{\theta}}$</w:delText>
        </w:r>
      </w:del>
      <w:del w:id="1754" w:author="PR Preview" w:date="2026-01-01T00:00:00Z">
        <w:r>
          <w:delText xml:space="preserve"> </w:delText>
        </w:r>
      </w:del>
      <w:del w:id="1755" w:author="PR Preview" w:date="2026-01-01T00:00:00Z">
        <w:r>
          <w:delText xml:space="preserve">and integration over the data can be exchanged.</w:delText>
        </w:r>
      </w:del>
      <w:del w:id="1756" w:author="PR Preview" w:date="2026-01-01T00:00:00Z">
        <w:r>
          <w:delText xml:space="preserve"> </w:delText>
        </w:r>
      </w:del>
      <w:del w:id="1757" w:author="PR Preview" w:date="2026-01-01T00:00:00Z">
        <w:r>
          <w:delText xml:space="preserve">Then the score has mean zero,</w:delText>
        </w:r>
      </w:del>
      <w:del w:id="1758" w:author="PR Preview" w:date="2026-01-01T00:00:00Z">
        <w:r>
          <w:delText xml:space="preserve"> </w:delText>
        </w:r>
      </w:del>
      <w:del w:id="1759" w:author="PR Preview" w:date="2026-01-01T00:00:00Z">
        <w:r>
          <w:delText xml:space="preserve">and its variance is the expected information:</w:delText>
        </w:r>
      </w:del>
    </w:p>
    <w:p>
      <w:pPr>
        <w:pStyle w:val="FirstParagraph"/>
      </w:pPr>
      <w:ins w:id="1760" w:author="PR Preview" w:date="2026-01-01T00:00:00Z">
        <w:r>
          <w:rPr>
            <w:b/>
            <w:bCs/>
          </w:rPr>
          <w:t xml:space="preserve">Theorem 12 (Second moment of the score)</w:t>
        </w:r>
      </w:ins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Under the assumptions of</w:t>
        </w:r>
      </w:ins>
      <w:ins w:id="1763" w:author="PR Preview" w:date="2026-01-01T00:00:00Z">
        <w:r>
          <w:t xml:space="preserve"> </w:t>
        </w:r>
      </w:ins>
      <w:hyperlink w:anchor="thm-score-mean-zero">
        <w:ins w:id="1764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765" w:author="PR Preview" w:date="2026-01-01T00:00:00Z">
        <w:r>
          <w:t xml:space="preserve">,</w:t>
        </w:r>
      </w:ins>
      <w:ins w:id="1766" w:author="PR Preview" w:date="2026-01-01T00:00:00Z">
        <w:r>
          <w:t xml:space="preserve"> </w:t>
        </w:r>
      </w:ins>
      <w:ins w:id="1767" w:author="PR Preview" w:date="2026-01-01T00:00:00Z">
        <w:r>
          <w:t xml:space="preserve">the second moment</w:t>
        </w:r>
      </w:ins>
      <w:ins w:id="176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769" w:author="PR Preview" w:date="2026-01-01T00:00:00Z">
        <w:r>
          <w:t xml:space="preserve"> </w:t>
        </w:r>
      </w:ins>
      <w:ins w:id="1770" w:author="PR Preview" w:date="2026-01-01T00:00:00Z">
        <w:r>
          <w:t xml:space="preserve">of the</w:t>
        </w:r>
      </w:ins>
      <w:ins w:id="1771" w:author="PR Preview" w:date="2026-01-01T00:00:00Z">
        <w:r>
          <w:t xml:space="preserve"> </w:t>
        </w:r>
      </w:ins>
      <w:hyperlink w:anchor="def-score">
        <w:ins w:id="1772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1773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is the</w:t>
        </w:r>
      </w:ins>
      <w:ins w:id="1776" w:author="PR Preview" w:date="2026-01-01T00:00:00Z">
        <w:r>
          <w:t xml:space="preserve"> </w:t>
        </w:r>
      </w:ins>
      <w:hyperlink w:anchor="def-einf">
        <w:ins w:id="1777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177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1779" w:author="PR Preview" w:date="2026-01-01T00:00:00Z">
        <w:r>
          <w:t xml:space="preserve">,</w:t>
        </w:r>
      </w:ins>
      <w:ins w:id="1780" w:author="PR Preview" w:date="2026-01-01T00:00:00Z">
        <w:r>
          <w:t xml:space="preserve"> </w:t>
        </w:r>
      </w:ins>
      <w:ins w:id="1781" w:author="PR Preview" w:date="2026-01-01T00:00:00Z">
        <w:r>
          <w:t xml:space="preserve">the expected negative second derivative of the log-likelihood: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ins w:id="1782" w:author="PR Preview" w:date="2026-01-01T00:00:00Z">
        <w:r>
          <w:rPr>
            <w:i/>
            <w:iCs/>
          </w:rPr>
          <w:t xml:space="preserve">Proof</w:t>
        </w:r>
      </w:ins>
      <w:ins w:id="1783" w:author="PR Preview" w:date="2026-01-01T00:00:00Z">
        <w:r>
          <w:t xml:space="preserve">. </w:t>
        </w:r>
      </w:ins>
      <w:ins w:id="1784" w:author="PR Preview" w:date="2026-01-01T00:00:00Z">
        <w:r>
          <w:t xml:space="preserve">This is the solution to</w:t>
        </w:r>
      </w:ins>
      <w:ins w:id="1785" w:author="PR Preview" w:date="2026-01-01T00:00:00Z">
        <w:r>
          <w:t xml:space="preserve"> </w:t>
        </w:r>
      </w:ins>
      <w:hyperlink w:anchor="exr-score-second-moment">
        <w:ins w:id="1786" w:author="PR Preview" w:date="2026-01-01T00:00:00Z">
          <w:r>
            <w:rPr>
              <w:rStyle w:val="Hyperlink"/>
            </w:rPr>
            <w:t xml:space="preserve">Exercise 13</w:t>
          </w:r>
        </w:ins>
      </w:hyperlink>
      <w:ins w:id="1787" w:author="PR Preview" w:date="2026-01-01T00:00:00Z">
        <w:r>
          <w:t xml:space="preserve">, worked in</w:t>
        </w:r>
      </w:ins>
      <w:ins w:id="1788" w:author="PR Preview" w:date="2026-01-01T00:00:00Z">
        <w:r>
          <w:t xml:space="preserve"> </w:t>
        </w:r>
      </w:ins>
      <w:hyperlink w:anchor="sol-score-second-moment">
        <w:ins w:id="1789" w:author="PR Preview" w:date="2026-01-01T00:00:00Z">
          <w:r>
            <w:rPr>
              <w:rStyle w:val="Hyperlink"/>
            </w:rPr>
            <w:t xml:space="preserve">Solution 13</w:t>
          </w:r>
        </w:ins>
      </w:hyperlink>
      <w:ins w:id="1790" w:author="PR Preview" w:date="2026-01-01T00:00:00Z">
        <w:r>
          <w:t xml:space="preserve">.</w:t>
        </w:r>
      </w:ins>
      <w:ins w:id="1791" w:author="PR Preview" w:date="2026-01-01T00:00:00Z">
        <w:r>
          <w:t xml:space="preserve"> </w:t>
        </w:r>
      </w:ins>
      <w:ins w:id="1792" w:author="PR Preview" w:date="2026-01-01T00:00:00Z">
        <w:r>
          <w:t xml:space="preserve">It builds on</w:t>
        </w:r>
      </w:ins>
      <w:ins w:id="1793" w:author="PR Preview" w:date="2026-01-01T00:00:00Z">
        <w:r>
          <w:t xml:space="preserve"> </w:t>
        </w:r>
      </w:ins>
      <w:hyperlink w:anchor="thm-score-mean-zero">
        <w:ins w:id="1794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and</w:t>
        </w:r>
      </w:ins>
      <w:ins w:id="1797" w:author="PR Preview" w:date="2026-01-01T00:00:00Z">
        <w:r>
          <w:t xml:space="preserve"> </w:t>
        </w:r>
      </w:ins>
      <w:hyperlink w:anchor="lem-deriv-log-density">
        <w:ins w:id="1798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799" w:author="PR Preview" w:date="2026-01-01T00:00:00Z">
        <w:r>
          <w:t xml:space="preserve">.</w:t>
        </w:r>
      </w:ins>
    </w:p>
    <w:bookmarkStart w:id="105" w:name="thm-information-equality"/>
    <w:p>
      <w:pPr>
        <w:pStyle w:val="BodyText"/>
      </w:pPr>
      <w:ins w:id="1800" w:author="PR Preview" w:date="2026-01-01T00:00:00Z">
        <w:r>
          <w:rPr>
            <w:b/>
            <w:bCs/>
          </w:rPr>
          <w:t xml:space="preserve">Theorem 13 (Mean and variance of the score)</w:t>
        </w:r>
      </w:ins>
      <w:ins w:id="1801" w:author="PR Preview" w:date="2026-01-01T00:00:00Z">
        <w:r>
          <w:t xml:space="preserve"> </w:t>
        </w:r>
      </w:ins>
      <w:ins w:id="1802" w:author="PR Preview" w:date="2026-01-01T00:00:00Z">
        <w:r>
          <w:t xml:space="preserve">Suppose the set of possible data values does not depend on</w:t>
        </w:r>
      </w:ins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$\mathord{\smash[b]{\underset{\raise.3ex\hbox{$\scriptstyle\sim$}}{\theta}}\vphantom{\theta}}$</w:t>
        </w:r>
      </w:ins>
      <w:ins w:id="1805" w:author="PR Preview" w:date="2026-01-01T00:00:00Z">
        <w:r>
          <w:t xml:space="preserve">,</w:t>
        </w:r>
      </w:ins>
      <w:ins w:id="1806" w:author="PR Preview" w:date="2026-01-01T00:00:00Z">
        <w:r>
          <w:t xml:space="preserve"> </w:t>
        </w:r>
      </w:ins>
      <w:ins w:id="1807" w:author="PR Preview" w:date="2026-01-01T00:00:00Z">
        <w:r>
          <w:t xml:space="preserve">and the order of differentiation with respect to</w:t>
        </w:r>
      </w:ins>
      <w:ins w:id="1808" w:author="PR Preview" w:date="2026-01-01T00:00:00Z">
        <w:r>
          <w:t xml:space="preserve"> </w:t>
        </w:r>
      </w:ins>
      <w:ins w:id="1809" w:author="PR Preview" w:date="2026-01-01T00:00:00Z">
        <w:r>
          <w:t xml:space="preserve">$\mathord{\smash[b]{\underset{\raise.3ex\hbox{$\scriptstyle\sim$}}{\theta}}\vphantom{\theta}}$</w:t>
        </w:r>
      </w:ins>
      <w:ins w:id="1810" w:author="PR Preview" w:date="2026-01-01T00:00:00Z">
        <w:r>
          <w:t xml:space="preserve"> </w:t>
        </w:r>
      </w:ins>
      <w:ins w:id="1811" w:author="PR Preview" w:date="2026-01-01T00:00:00Z">
        <w:r>
          <w:t xml:space="preserve">and integration over the data can be exchanged.</w:t>
        </w:r>
      </w:ins>
      <w:ins w:id="1812" w:author="PR Preview" w:date="2026-01-01T00:00:00Z">
        <w:r>
          <w:t xml:space="preserve"> </w:t>
        </w:r>
      </w:ins>
      <w:ins w:id="1813" w:author="PR Preview" w:date="2026-01-01T00:00:00Z">
        <w:r>
          <w:t xml:space="preserve">Then the score has mean zero,</w:t>
        </w:r>
      </w:ins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and its variance is the expected information:</w:t>
        </w:r>
      </w:ins>
    </w:p>
    <w:p>
      <w:pPr>
        <w:pStyle w:val="BodyText"/>
      </w:pPr>
      <w:bookmarkStart w:id="103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del w:id="1816" w:author="PR Preview" w:date="2026-01-01T00:00:00Z">
          <w:r>
            <w:rPr>
              <w:rStyle w:val="Hyperlink"/>
            </w:rPr>
            <w:delText xml:space="preserve">Equation 12</w:delText>
          </w:r>
        </w:del>
      </w:hyperlink>
      <w:del w:id="1817" w:author="PR Preview" w:date="2026-01-01T00:00:00Z">
        <w:r>
          <w:delText xml:space="preserve"> </w:delText>
        </w:r>
      </w:del>
      <w:del w:id="1818" w:author="PR Preview" w:date="2026-01-01T00:00:00Z">
        <w:r>
          <w:delText xml:space="preserve">follows from</w:delText>
        </w:r>
      </w:del>
      <w:del w:id="1819" w:author="PR Preview" w:date="2026-01-01T00:00:00Z">
        <w:r>
          <w:delText xml:space="preserve"> </w:delText>
        </w:r>
      </w:del>
      <w:hyperlink w:anchor="thm-score-mean-zero">
        <w:del w:id="1820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821" w:author="PR Preview" w:date="2026-01-01T00:00:00Z">
        <w:r>
          <w:delText xml:space="preserve">.</w:delText>
        </w:r>
      </w:del>
      <w:del w:id="1822" w:author="PR Preview" w:date="2026-01-01T00:00:00Z">
        <w:r>
          <w:delText xml:space="preserve"> </w:delText>
        </w:r>
      </w:del>
      <w:del w:id="1823" w:author="PR Preview" w:date="2026-01-01T00:00:00Z">
        <w:r>
          <w:delText xml:space="preserve">For</w:delText>
        </w:r>
      </w:del>
      <w:del w:id="1824" w:author="PR Preview" w:date="2026-01-01T00:00:00Z">
        <w:r>
          <w:delText xml:space="preserve"> </w:delText>
        </w:r>
      </w:del>
      <w:hyperlink w:anchor="eq-information-equality">
        <w:del w:id="1825" w:author="PR Preview" w:date="2026-01-01T00:00:00Z">
          <w:r>
            <w:rPr>
              <w:rStyle w:val="Hyperlink"/>
            </w:rPr>
            <w:delText xml:space="preserve">Equation 13</w:delText>
          </w:r>
        </w:del>
      </w:hyperlink>
      <w:del w:id="1826" w:author="PR Preview" w:date="2026-01-01T00:00:00Z">
        <w:r>
          <w:delText xml:space="preserve">,</w:delText>
        </w:r>
      </w:del>
      <w:del w:id="1827" w:author="PR Preview" w:date="2026-01-01T00:00:00Z">
        <w:r>
          <w:delText xml:space="preserve"> </w:delText>
        </w:r>
      </w:del>
      <w:hyperlink w:anchor="thm-score-second-moment">
        <w:del w:id="1828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1829" w:author="PR Preview" w:date="2026-01-01T00:00:00Z">
        <w:r>
          <w:delText xml:space="preserve"> </w:delText>
        </w:r>
      </w:del>
      <w:del w:id="1830" w:author="PR Preview" w:date="2026-01-01T00:00:00Z">
        <w:r>
          <w:delText xml:space="preserve">gives</w:delText>
        </w:r>
      </w:del>
      <w:del w:id="183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832" w:author="PR Preview" w:date="2026-01-01T00:00:00Z">
        <w:r>
          <w:delText xml:space="preserve">,</w:delText>
        </w:r>
      </w:del>
      <w:del w:id="1833" w:author="PR Preview" w:date="2026-01-01T00:00:00Z">
        <w:r>
          <w:delText xml:space="preserve"> </w:delText>
        </w:r>
      </w:del>
      <w:del w:id="1834" w:author="PR Preview" w:date="2026-01-01T00:00:00Z">
        <w:r>
          <w:delText xml:space="preserve">and because</w:delText>
        </w:r>
      </w:del>
      <w:del w:id="1835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836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837" w:author="PR Preview" w:date="2026-01-01T00:00:00Z">
        <w:r>
          <w:rPr>
            <w:b/>
            <w:bCs/>
          </w:rPr>
          <w:delText xml:space="preserve">Example 7 (Checking the information equality for Poisson data)</w:delText>
        </w:r>
      </w:del>
      <w:del w:id="1838" w:author="PR Preview" w:date="2026-01-01T00:00:00Z">
        <w:r>
          <w:delText xml:space="preserve"> </w:delText>
        </w:r>
      </w:del>
      <w:del w:id="1839" w:author="PR Preview" w:date="2026-01-01T00:00:00Z">
        <w:r>
          <w:delText xml:space="preserve">For</w:delText>
        </w:r>
      </w:del>
      <w:del w:id="184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1841" w:author="PR Preview" w:date="2026-01-01T00:00:00Z">
        <w:r>
          <w:delText xml:space="preserve">,</w:delText>
        </w:r>
      </w:del>
      <w:del w:id="1842" w:author="PR Preview" w:date="2026-01-01T00:00:00Z">
        <w:r>
          <w:delText xml:space="preserve"> </w:delText>
        </w:r>
      </w:del>
      <w:del w:id="1843" w:author="PR Preview" w:date="2026-01-01T00:00:00Z">
        <w:r>
          <w:delText xml:space="preserve">the score is</w:delText>
        </w:r>
      </w:del>
      <w:del w:id="1844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del w:id="1845" w:author="PR Preview" w:date="2026-01-01T00:00:00Z">
        <w:r>
          <w:delText xml:space="preserve"> </w:delText>
        </w:r>
      </w:del>
      <w:del w:id="1846" w:author="PR Preview" w:date="2026-01-01T00:00:00Z">
        <w:r>
          <w:delText xml:space="preserve">(</w:delText>
        </w:r>
      </w:del>
      <w:hyperlink w:anchor="exm-information-poisson">
        <w:del w:id="1847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1848" w:author="PR Preview" w:date="2026-01-01T00:00:00Z">
        <w:r>
          <w:delText xml:space="preserve">). Then: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849" w:author="PR Preview" w:date="2026-01-01T00:00:00Z">
        <w:r>
          <w:delText xml:space="preserve">which matches</w:delText>
        </w:r>
      </w:del>
      <w:del w:id="185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1851" w:author="PR Preview" w:date="2026-01-01T00:00:00Z">
        <w:r>
          <w:delText xml:space="preserve"> </w:delText>
        </w:r>
      </w:del>
      <w:del w:id="1852" w:author="PR Preview" w:date="2026-01-01T00:00:00Z">
        <w:r>
          <w:delText xml:space="preserve">from</w:delText>
        </w:r>
      </w:del>
      <w:del w:id="1853" w:author="PR Preview" w:date="2026-01-01T00:00:00Z">
        <w:r>
          <w:delText xml:space="preserve"> </w:delText>
        </w:r>
      </w:del>
      <w:hyperlink w:anchor="exm-information-poisson">
        <w:del w:id="1854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1855" w:author="PR Preview" w:date="2026-01-01T00:00:00Z">
        <w:r>
          <w:delText xml:space="preserve">.</w:delText>
        </w:r>
      </w:del>
    </w:p>
    <w:p>
      <w:pPr>
        <w:pStyle w:val="BodyText"/>
      </w:pPr>
      <w:del w:id="1856" w:author="PR Preview" w:date="2026-01-01T00:00:00Z">
        <w:r>
          <w:rPr>
            <w:b/>
            <w:bCs/>
          </w:rPr>
          <w:delText xml:space="preserve">Example 8 (When the support depends on the parameter)</w:delText>
        </w:r>
      </w:del>
      <w:del w:id="1857" w:author="PR Preview" w:date="2026-01-01T00:00:00Z">
        <w:r>
          <w:delText xml:space="preserve"> </w:delText>
        </w:r>
      </w:del>
      <w:del w:id="1858" w:author="PR Preview" w:date="2026-01-01T00:00:00Z">
        <w:r>
          <w:delText xml:space="preserve">Let</w:delText>
        </w:r>
      </w:del>
      <w:del w:id="185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del w:id="1860" w:author="PR Preview" w:date="2026-01-01T00:00:00Z">
        <w:r>
          <w:delText xml:space="preserve">.</w:delText>
        </w:r>
      </w:del>
      <w:del w:id="1861" w:author="PR Preview" w:date="2026-01-01T00:00:00Z">
        <w:r>
          <w:delText xml:space="preserve"> </w:delText>
        </w:r>
      </w:del>
      <w:del w:id="1862" w:author="PR Preview" w:date="2026-01-01T00:00:00Z">
        <w:r>
          <w:delText xml:space="preserve">The likelihood is</w:delText>
        </w:r>
      </w:del>
      <w:del w:id="186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del w:id="1864" w:author="PR Preview" w:date="2026-01-01T00:00:00Z">
        <w:r>
          <w:delText xml:space="preserve"> </w:delText>
        </w:r>
      </w:del>
      <w:del w:id="1865" w:author="PR Preview" w:date="2026-01-01T00:00:00Z">
        <w:r>
          <w:delText xml:space="preserve">for</w:delText>
        </w:r>
      </w:del>
      <w:del w:id="1866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del w:id="1867" w:author="PR Preview" w:date="2026-01-01T00:00:00Z">
        <w:r>
          <w:delText xml:space="preserve"> </w:delText>
        </w:r>
      </w:del>
      <w:del w:id="1868" w:author="PR Preview" w:date="2026-01-01T00:00:00Z">
        <w:r>
          <w:delText xml:space="preserve">(and 0 otherwise),</w:delText>
        </w:r>
      </w:del>
      <w:del w:id="1869" w:author="PR Preview" w:date="2026-01-01T00:00:00Z">
        <w:r>
          <w:delText xml:space="preserve"> </w:delText>
        </w:r>
      </w:del>
      <w:del w:id="1870" w:author="PR Preview" w:date="2026-01-01T00:00:00Z">
        <w:r>
          <w:delText xml:space="preserve">so on that range</w:delText>
        </w:r>
      </w:del>
      <w:del w:id="1871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del w:id="1872" w:author="PR Preview" w:date="2026-01-01T00:00:00Z">
        <w:r>
          <w:delText xml:space="preserve"> </w:delText>
        </w:r>
      </w:del>
      <w:del w:id="1873" w:author="PR Preview" w:date="2026-01-01T00:00:00Z">
        <w:r>
          <w:delText xml:space="preserve">and</w:delText>
        </w:r>
      </w:del>
      <w:del w:id="1874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del w:id="1875" w:author="PR Preview" w:date="2026-01-01T00:00:00Z">
        <w:r>
          <w:delText xml:space="preserve">.</w:delText>
        </w:r>
      </w:del>
      <w:del w:id="1876" w:author="PR Preview" w:date="2026-01-01T00:00:00Z">
        <w:r>
          <w:delText xml:space="preserve"> </w:delText>
        </w:r>
      </w:del>
      <w:del w:id="1877" w:author="PR Preview" w:date="2026-01-01T00:00:00Z">
        <w:r>
          <w:delText xml:space="preserve">The score is a nonzero constant,</w:delText>
        </w:r>
      </w:del>
      <w:del w:id="1878" w:author="PR Preview" w:date="2026-01-01T00:00:00Z">
        <w:r>
          <w:delText xml:space="preserve"> </w:delText>
        </w:r>
      </w:del>
      <w:del w:id="1879" w:author="PR Preview" w:date="2026-01-01T00:00:00Z">
        <w:r>
          <w:delText xml:space="preserve">so</w:delText>
        </w:r>
      </w:del>
      <w:del w:id="1880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del w:id="1881" w:author="PR Preview" w:date="2026-01-01T00:00:00Z">
        <w:r>
          <w:delText xml:space="preserve">:</w:delText>
        </w:r>
      </w:del>
      <w:del w:id="1882" w:author="PR Preview" w:date="2026-01-01T00:00:00Z">
        <w:r>
          <w:delText xml:space="preserve"> </w:delText>
        </w:r>
      </w:del>
      <w:hyperlink w:anchor="eq-score-mean-zero">
        <w:del w:id="1883" w:author="PR Preview" w:date="2026-01-01T00:00:00Z">
          <w:r>
            <w:rPr>
              <w:rStyle w:val="Hyperlink"/>
            </w:rPr>
            <w:delText xml:space="preserve">Equation 12</w:delText>
          </w:r>
        </w:del>
      </w:hyperlink>
      <w:del w:id="1884" w:author="PR Preview" w:date="2026-01-01T00:00:00Z">
        <w:r>
          <w:delText xml:space="preserve"> </w:delText>
        </w:r>
      </w:del>
      <w:del w:id="1885" w:author="PR Preview" w:date="2026-01-01T00:00:00Z">
        <w:r>
          <w:delText xml:space="preserve">fails,</w:delText>
        </w:r>
      </w:del>
      <w:del w:id="1886" w:author="PR Preview" w:date="2026-01-01T00:00:00Z">
        <w:r>
          <w:delText xml:space="preserve"> </w:delText>
        </w:r>
      </w:del>
      <w:del w:id="1887" w:author="PR Preview" w:date="2026-01-01T00:00:00Z">
        <w:r>
          <w:delText xml:space="preserve">because the set of possible data values,</w:delText>
        </w:r>
      </w:del>
      <w:del w:id="188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del w:id="1889" w:author="PR Preview" w:date="2026-01-01T00:00:00Z">
        <w:r>
          <w:delText xml:space="preserve">, depends on</w:delText>
        </w:r>
      </w:del>
      <w:del w:id="1890" w:author="PR Preview" w:date="2026-01-01T00:00:00Z">
        <w:r>
          <w:delText xml:space="preserve"> </w:delText>
        </w:r>
      </w:del>
      <m:oMath>
        <m:r>
          <m:t>θ</m:t>
        </m:r>
      </m:oMath>
      <w:del w:id="1891" w:author="PR Preview" w:date="2026-01-01T00:00:00Z">
        <w:r>
          <w:delText xml:space="preserve">.</w:delText>
        </w:r>
      </w:del>
    </w:p>
    <w:p>
      <w:pPr>
        <w:pStyle w:val="BodyText"/>
      </w:pPr>
      <w:hyperlink w:anchor="eq-score-mean-zero">
        <w:ins w:id="1892" w:author="PR Preview" w:date="2026-01-01T00:00:00Z">
          <w:r>
            <w:rPr>
              <w:rStyle w:val="Hyperlink"/>
            </w:rPr>
            <w:t xml:space="preserve">Equation 12</w:t>
          </w:r>
        </w:ins>
      </w:hyperlink>
      <w:ins w:id="1893" w:author="PR Preview" w:date="2026-01-01T00:00:00Z">
        <w:r>
          <w:t xml:space="preserve"> </w:t>
        </w:r>
      </w:ins>
      <w:ins w:id="1894" w:author="PR Preview" w:date="2026-01-01T00:00:00Z">
        <w:r>
          <w:t xml:space="preserve">follows from</w:t>
        </w:r>
      </w:ins>
      <w:ins w:id="1895" w:author="PR Preview" w:date="2026-01-01T00:00:00Z">
        <w:r>
          <w:t xml:space="preserve"> </w:t>
        </w:r>
      </w:ins>
      <w:hyperlink w:anchor="thm-score-mean-zero">
        <w:ins w:id="1896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897" w:author="PR Preview" w:date="2026-01-01T00:00:00Z">
        <w:r>
          <w:t xml:space="preserve">.</w:t>
        </w:r>
      </w:ins>
      <w:ins w:id="1898" w:author="PR Preview" w:date="2026-01-01T00:00:00Z">
        <w:r>
          <w:t xml:space="preserve"> </w:t>
        </w:r>
      </w:ins>
      <w:ins w:id="1899" w:author="PR Preview" w:date="2026-01-01T00:00:00Z">
        <w:r>
          <w:t xml:space="preserve">For</w:t>
        </w:r>
      </w:ins>
      <w:ins w:id="1900" w:author="PR Preview" w:date="2026-01-01T00:00:00Z">
        <w:r>
          <w:t xml:space="preserve"> </w:t>
        </w:r>
      </w:ins>
      <w:hyperlink w:anchor="eq-information-equality">
        <w:ins w:id="1901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1902" w:author="PR Preview" w:date="2026-01-01T00:00:00Z">
        <w:r>
          <w:t xml:space="preserve">,</w:t>
        </w:r>
      </w:ins>
      <w:ins w:id="1903" w:author="PR Preview" w:date="2026-01-01T00:00:00Z">
        <w:r>
          <w:t xml:space="preserve"> </w:t>
        </w:r>
      </w:ins>
      <w:hyperlink w:anchor="thm-score-second-moment">
        <w:ins w:id="1904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905" w:author="PR Preview" w:date="2026-01-01T00:00:00Z">
        <w:r>
          <w:t xml:space="preserve"> </w:t>
        </w:r>
      </w:ins>
      <w:ins w:id="1906" w:author="PR Preview" w:date="2026-01-01T00:00:00Z">
        <w:r>
          <w:t xml:space="preserve">gives</w:t>
        </w:r>
      </w:ins>
      <w:ins w:id="190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908" w:author="PR Preview" w:date="2026-01-01T00:00:00Z">
        <w:r>
          <w:t xml:space="preserve">,</w:t>
        </w:r>
      </w:ins>
      <w:ins w:id="1909" w:author="PR Preview" w:date="2026-01-01T00:00:00Z">
        <w:r>
          <w:t xml:space="preserve"> </w:t>
        </w:r>
      </w:ins>
      <w:ins w:id="1910" w:author="PR Preview" w:date="2026-01-01T00:00:00Z">
        <w:r>
          <w:t xml:space="preserve">and because</w:t>
        </w:r>
      </w:ins>
      <w:ins w:id="191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91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ins w:id="1913" w:author="PR Preview" w:date="2026-01-01T00:00:00Z">
        <w:r>
          <w:rPr>
            <w:b/>
            <w:bCs/>
          </w:rPr>
          <w:t xml:space="preserve">Example 8 (Checking the information equality for Poisson data)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For</w:t>
        </w:r>
      </w:ins>
      <w:ins w:id="191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1917" w:author="PR Preview" w:date="2026-01-01T00:00:00Z">
        <w:r>
          <w:t xml:space="preserve">,</w:t>
        </w:r>
      </w:ins>
      <w:ins w:id="1918" w:author="PR Preview" w:date="2026-01-01T00:00:00Z">
        <w:r>
          <w:t xml:space="preserve"> </w:t>
        </w:r>
      </w:ins>
      <w:ins w:id="1919" w:author="PR Preview" w:date="2026-01-01T00:00:00Z">
        <w:r>
          <w:t xml:space="preserve">the score is</w:t>
        </w:r>
      </w:ins>
      <w:ins w:id="1920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ins w:id="1921" w:author="PR Preview" w:date="2026-01-01T00:00:00Z">
        <w:r>
          <w:t xml:space="preserve"> </w:t>
        </w:r>
      </w:ins>
      <w:ins w:id="1922" w:author="PR Preview" w:date="2026-01-01T00:00:00Z">
        <w:r>
          <w:t xml:space="preserve">(</w:t>
        </w:r>
      </w:ins>
      <w:hyperlink w:anchor="exm-information-poisson">
        <w:ins w:id="1923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1924" w:author="PR Preview" w:date="2026-01-01T00:00:00Z">
        <w:r>
          <w:t xml:space="preserve">). 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925" w:author="PR Preview" w:date="2026-01-01T00:00:00Z">
        <w:r>
          <w:t xml:space="preserve">which matches</w:t>
        </w:r>
      </w:ins>
      <w:ins w:id="192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1927" w:author="PR Preview" w:date="2026-01-01T00:00:00Z">
        <w:r>
          <w:t xml:space="preserve"> </w:t>
        </w:r>
      </w:ins>
      <w:ins w:id="1928" w:author="PR Preview" w:date="2026-01-01T00:00:00Z">
        <w:r>
          <w:t xml:space="preserve">from</w:t>
        </w:r>
      </w:ins>
      <w:ins w:id="1929" w:author="PR Preview" w:date="2026-01-01T00:00:00Z">
        <w:r>
          <w:t xml:space="preserve"> </w:t>
        </w:r>
      </w:ins>
      <w:hyperlink w:anchor="exm-information-poisson">
        <w:ins w:id="1930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1931" w:author="PR Preview" w:date="2026-01-01T00:00:00Z">
        <w:r>
          <w:t xml:space="preserve">.</w:t>
        </w:r>
      </w:ins>
    </w:p>
    <w:bookmarkEnd w:id="106"/>
    <w:bookmarkStart w:id="107" w:name="exm-information-equality-fails"/>
    <w:p>
      <w:pPr>
        <w:pStyle w:val="BodyText"/>
      </w:pPr>
      <w:ins w:id="1932" w:author="PR Preview" w:date="2026-01-01T00:00:00Z">
        <w:r>
          <w:rPr>
            <w:b/>
            <w:bCs/>
          </w:rPr>
          <w:t xml:space="preserve">Example 9 (When the support depends on the parameter)</w:t>
        </w:r>
      </w:ins>
      <w:ins w:id="1933" w:author="PR Preview" w:date="2026-01-01T00:00:00Z">
        <w:r>
          <w:t xml:space="preserve"> </w:t>
        </w:r>
      </w:ins>
      <w:ins w:id="1934" w:author="PR Preview" w:date="2026-01-01T00:00:00Z">
        <w:r>
          <w:t xml:space="preserve">Let</w:t>
        </w:r>
      </w:ins>
      <w:ins w:id="193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ins w:id="1936" w:author="PR Preview" w:date="2026-01-01T00:00:00Z">
        <w:r>
          <w:t xml:space="preserve">.</w:t>
        </w:r>
      </w:ins>
      <w:ins w:id="1937" w:author="PR Preview" w:date="2026-01-01T00:00:00Z">
        <w:r>
          <w:t xml:space="preserve"> </w:t>
        </w:r>
      </w:ins>
      <w:ins w:id="1938" w:author="PR Preview" w:date="2026-01-01T00:00:00Z">
        <w:r>
          <w:t xml:space="preserve">The likelihood is</w:t>
        </w:r>
      </w:ins>
      <w:ins w:id="193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ins w:id="1940" w:author="PR Preview" w:date="2026-01-01T00:00:00Z">
        <w:r>
          <w:t xml:space="preserve"> </w:t>
        </w:r>
      </w:ins>
      <w:ins w:id="1941" w:author="PR Preview" w:date="2026-01-01T00:00:00Z">
        <w:r>
          <w:t xml:space="preserve">for</w:t>
        </w:r>
      </w:ins>
      <w:ins w:id="1942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ins w:id="1943" w:author="PR Preview" w:date="2026-01-01T00:00:00Z">
        <w:r>
          <w:t xml:space="preserve"> </w:t>
        </w:r>
      </w:ins>
      <w:ins w:id="1944" w:author="PR Preview" w:date="2026-01-01T00:00:00Z">
        <w:r>
          <w:t xml:space="preserve">(and 0 otherwise),</w:t>
        </w:r>
      </w:ins>
      <w:ins w:id="1945" w:author="PR Preview" w:date="2026-01-01T00:00:00Z">
        <w:r>
          <w:t xml:space="preserve"> </w:t>
        </w:r>
      </w:ins>
      <w:ins w:id="1946" w:author="PR Preview" w:date="2026-01-01T00:00:00Z">
        <w:r>
          <w:t xml:space="preserve">so on that range</w:t>
        </w:r>
      </w:ins>
      <w:ins w:id="1947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ins w:id="1948" w:author="PR Preview" w:date="2026-01-01T00:00:00Z">
        <w:r>
          <w:t xml:space="preserve"> </w:t>
        </w:r>
      </w:ins>
      <w:ins w:id="1949" w:author="PR Preview" w:date="2026-01-01T00:00:00Z">
        <w:r>
          <w:t xml:space="preserve">and</w:t>
        </w:r>
      </w:ins>
      <w:ins w:id="1950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ins w:id="1951" w:author="PR Preview" w:date="2026-01-01T00:00:00Z">
        <w:r>
          <w:t xml:space="preserve">.</w:t>
        </w:r>
      </w:ins>
      <w:ins w:id="1952" w:author="PR Preview" w:date="2026-01-01T00:00:00Z">
        <w:r>
          <w:t xml:space="preserve"> </w:t>
        </w:r>
      </w:ins>
      <w:ins w:id="1953" w:author="PR Preview" w:date="2026-01-01T00:00:00Z">
        <w:r>
          <w:t xml:space="preserve">The score is a nonzero constant,</w:t>
        </w:r>
      </w:ins>
      <w:ins w:id="1954" w:author="PR Preview" w:date="2026-01-01T00:00:00Z">
        <w:r>
          <w:t xml:space="preserve"> </w:t>
        </w:r>
      </w:ins>
      <w:ins w:id="1955" w:author="PR Preview" w:date="2026-01-01T00:00:00Z">
        <w:r>
          <w:t xml:space="preserve">so</w:t>
        </w:r>
      </w:ins>
      <w:ins w:id="1956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ins w:id="1957" w:author="PR Preview" w:date="2026-01-01T00:00:00Z">
        <w:r>
          <w:t xml:space="preserve">:</w:t>
        </w:r>
      </w:ins>
      <w:ins w:id="1958" w:author="PR Preview" w:date="2026-01-01T00:00:00Z">
        <w:r>
          <w:t xml:space="preserve"> </w:t>
        </w:r>
      </w:ins>
      <w:hyperlink w:anchor="eq-score-mean-zero">
        <w:ins w:id="1959" w:author="PR Preview" w:date="2026-01-01T00:00:00Z">
          <w:r>
            <w:rPr>
              <w:rStyle w:val="Hyperlink"/>
            </w:rPr>
            <w:t xml:space="preserve">Equation 12</w:t>
          </w:r>
        </w:ins>
      </w:hyperlink>
      <w:ins w:id="1960" w:author="PR Preview" w:date="2026-01-01T00:00:00Z">
        <w:r>
          <w:t xml:space="preserve"> </w:t>
        </w:r>
      </w:ins>
      <w:ins w:id="1961" w:author="PR Preview" w:date="2026-01-01T00:00:00Z">
        <w:r>
          <w:t xml:space="preserve">fails,</w:t>
        </w:r>
      </w:ins>
      <w:ins w:id="1962" w:author="PR Preview" w:date="2026-01-01T00:00:00Z">
        <w:r>
          <w:t xml:space="preserve"> </w:t>
        </w:r>
      </w:ins>
      <w:ins w:id="1963" w:author="PR Preview" w:date="2026-01-01T00:00:00Z">
        <w:r>
          <w:t xml:space="preserve">because the set of possible data values,</w:t>
        </w:r>
      </w:ins>
      <w:ins w:id="196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ins w:id="1965" w:author="PR Preview" w:date="2026-01-01T00:00:00Z">
        <w:r>
          <w:t xml:space="preserve">, depends on</w:t>
        </w:r>
      </w:ins>
      <w:ins w:id="1966" w:author="PR Preview" w:date="2026-01-01T00:00:00Z">
        <w:r>
          <w:t xml:space="preserve"> </w:t>
        </w:r>
      </w:ins>
      <m:oMath>
        <m:r>
          <m:t>θ</m:t>
        </m:r>
      </m:oMath>
      <w:ins w:id="1967" w:author="PR Preview" w:date="2026-01-01T00:00:00Z">
        <w:r>
          <w:t xml:space="preserve">.</w:t>
        </w:r>
      </w:ins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del w:id="1968" w:author="PR Preview" w:date="2026-01-01T00:00:00Z">
        <w:r>
          <w:rPr>
            <w:b/>
            <w:bCs/>
          </w:rPr>
          <w:delText xml:space="preserve">Theorem 17 (Central limit theorem for MLEs)</w:delText>
        </w:r>
      </w:del>
      <w:del w:id="1969" w:author="PR Preview" w:date="2026-01-01T00:00:00Z">
        <w:r>
          <w:delText xml:space="preserve"> </w:delText>
        </w:r>
      </w:del>
      <w:del w:id="1970" w:author="PR Preview" w:date="2026-01-01T00:00:00Z">
        <w:r>
          <w:delText xml:space="preserve">For</w:delText>
        </w:r>
      </w:del>
      <w:del w:id="1971" w:author="PR Preview" w:date="2026-01-01T00:00:00Z">
        <w:r>
          <w:delText xml:space="preserve"> </w:delText>
        </w:r>
      </w:del>
      <m:oMath>
        <m:r>
          <m:rPr>
            <m:sty m:val="p"/>
          </m:rPr>
          <m:t>iid</m:t>
        </m:r>
      </m:oMath>
      <w:del w:id="1972" w:author="PR Preview" w:date="2026-01-01T00:00:00Z">
        <w:r>
          <w:delText xml:space="preserve"> </w:delText>
        </w:r>
      </w:del>
      <w:del w:id="1973" w:author="PR Preview" w:date="2026-01-01T00:00:00Z">
        <w:r>
          <w:delText xml:space="preserve">data from a correctly specified model</w:delText>
        </w:r>
      </w:del>
      <w:del w:id="1974" w:author="PR Preview" w:date="2026-01-01T00:00:00Z">
        <w:r>
          <w:delText xml:space="preserve"> </w:delText>
        </w:r>
      </w:del>
      <w:del w:id="1975" w:author="PR Preview" w:date="2026-01-01T00:00:00Z">
        <w:r>
          <w:delText xml:space="preserve">satisfying regularity conditions</w:delText>
        </w:r>
      </w:del>
      <w:del w:id="1976" w:author="PR Preview" w:date="2026-01-01T00:00:00Z">
        <w:r>
          <w:delText xml:space="preserve"> </w:delText>
        </w:r>
      </w:del>
      <w:del w:id="1977" w:author="PR Preview" w:date="2026-01-01T00:00:00Z">
        <w:r>
          <w:delText xml:space="preserve">(including those of</w:delText>
        </w:r>
      </w:del>
      <w:del w:id="1978" w:author="PR Preview" w:date="2026-01-01T00:00:00Z">
        <w:r>
          <w:delText xml:space="preserve"> </w:delText>
        </w:r>
      </w:del>
      <w:hyperlink w:anchor="thm-information-equality">
        <w:del w:id="1979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1980" w:author="PR Preview" w:date="2026-01-01T00:00:00Z">
        <w:r>
          <w:delText xml:space="preserve">,</w:delText>
        </w:r>
      </w:del>
      <w:del w:id="1981" w:author="PR Preview" w:date="2026-01-01T00:00:00Z">
        <w:r>
          <w:delText xml:space="preserve"> </w:delText>
        </w:r>
      </w:del>
      <w:del w:id="1982" w:author="PR Preview" w:date="2026-01-01T00:00:00Z">
        <w:r>
          <w:delText xml:space="preserve">an identifiable parameter,</w:delText>
        </w:r>
      </w:del>
      <w:del w:id="1983" w:author="PR Preview" w:date="2026-01-01T00:00:00Z">
        <w:r>
          <w:delText xml:space="preserve"> </w:delText>
        </w:r>
      </w:del>
      <w:del w:id="1984" w:author="PR Preview" w:date="2026-01-01T00:00:00Z">
        <w:r>
          <w:delText xml:space="preserve">a true parameter value in the interior of the parameter space,</w:delText>
        </w:r>
      </w:del>
      <w:del w:id="1985" w:author="PR Preview" w:date="2026-01-01T00:00:00Z">
        <w:r>
          <w:delText xml:space="preserve"> </w:delText>
        </w:r>
      </w:del>
      <w:del w:id="1986" w:author="PR Preview" w:date="2026-01-01T00:00:00Z">
        <w:r>
          <w:delText xml:space="preserve">and a positive definite information matrix),</w:delText>
        </w:r>
      </w:del>
      <w:del w:id="1987" w:author="PR Preview" w:date="2026-01-01T00:00:00Z">
        <w:r>
          <w:delText xml:space="preserve"> </w:delText>
        </w:r>
      </w:del>
      <w:del w:id="1988" w:author="PR Preview" w:date="2026-01-01T00:00:00Z">
        <w:r>
          <w:delText xml:space="preserve">a consistent solution</w:delText>
        </w:r>
      </w:del>
      <w:del w:id="198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990" w:author="PR Preview" w:date="2026-01-01T00:00:00Z">
        <w:r>
          <w:delText xml:space="preserve"> </w:delText>
        </w:r>
      </w:del>
      <w:del w:id="1991" w:author="PR Preview" w:date="2026-01-01T00:00:00Z">
        <w:r>
          <w:delText xml:space="preserve">of the</w:delText>
        </w:r>
      </w:del>
      <w:del w:id="1992" w:author="PR Preview" w:date="2026-01-01T00:00:00Z">
        <w:r>
          <w:delText xml:space="preserve"> </w:delText>
        </w:r>
      </w:del>
      <w:hyperlink w:anchor="def-score-equation">
        <w:del w:id="1993" w:author="PR Preview" w:date="2026-01-01T00:00:00Z">
          <w:r>
            <w:rPr>
              <w:rStyle w:val="Hyperlink"/>
            </w:rPr>
            <w:delText xml:space="preserve">score equation</w:delText>
          </w:r>
        </w:del>
      </w:hyperlink>
      <w:del w:id="1994" w:author="PR Preview" w:date="2026-01-01T00:00:00Z">
        <w:r>
          <w:delText xml:space="preserve"> </w:delText>
        </w:r>
      </w:del>
      <w:del w:id="1995" w:author="PR Preview" w:date="2026-01-01T00:00:00Z">
        <w:r>
          <w:delText xml:space="preserve">exists,</w:delText>
        </w:r>
      </w:del>
      <w:del w:id="1996" w:author="PR Preview" w:date="2026-01-01T00:00:00Z">
        <w:r>
          <w:delText xml:space="preserve"> </w:delText>
        </w:r>
      </w:del>
      <w:del w:id="1997" w:author="PR Preview" w:date="2026-01-01T00:00:00Z">
        <w:r>
          <w:delText xml:space="preserve">and for large</w:delText>
        </w:r>
      </w:del>
      <w:del w:id="1998" w:author="PR Preview" w:date="2026-01-01T00:00:00Z">
        <w:r>
          <w:delText xml:space="preserve"> </w:delText>
        </w:r>
      </w:del>
      <m:oMath>
        <m:r>
          <m:t>n</m:t>
        </m:r>
      </m:oMath>
      <w:del w:id="1999" w:author="PR Preview" w:date="2026-01-01T00:00:00Z">
        <w:r>
          <w:delText xml:space="preserve"> </w:delText>
        </w:r>
      </w:del>
      <w:del w:id="2000" w:author="PR Preview" w:date="2026-01-01T00:00:00Z">
        <w:r>
          <w:delText xml:space="preserve">it has approximately a Gaussian distribution,</w:delText>
        </w:r>
      </w:del>
      <w:del w:id="2001" w:author="PR Preview" w:date="2026-01-01T00:00:00Z">
        <w:r>
          <w:delText xml:space="preserve"> </w:delText>
        </w:r>
      </w:del>
      <w:del w:id="2002" w:author="PR Preview" w:date="2026-01-01T00:00:00Z">
        <w:r>
          <w:delText xml:space="preserve">centered at the true parameter value</w:delText>
        </w:r>
      </w:del>
      <w:del w:id="2003" w:author="PR Preview" w:date="2026-01-01T00:00:00Z">
        <w:r>
          <w:delText xml:space="preserve"> </w:delText>
        </w:r>
      </w:del>
      <w:del w:id="2004" w:author="PR Preview" w:date="2026-01-01T00:00:00Z">
        <w:r>
          <w:delText xml:space="preserve">$\mathord{\smash[b]{\underset{\raise.3ex\hbox{$\scriptstyle\sim$}}{\theta}}\vphantom{\theta}}$</w:delText>
        </w:r>
      </w:del>
      <w:del w:id="2005" w:author="PR Preview" w:date="2026-01-01T00:00:00Z">
        <w:r>
          <w:delText xml:space="preserve">,</w:delText>
        </w:r>
      </w:del>
      <w:del w:id="2006" w:author="PR Preview" w:date="2026-01-01T00:00:00Z">
        <w:r>
          <w:delText xml:space="preserve"> </w:delText>
        </w:r>
      </w:del>
      <w:del w:id="2007" w:author="PR Preview" w:date="2026-01-01T00:00:00Z">
        <w:r>
          <w:delText xml:space="preserve">with covariance matrix equal to the inverse of the expected information:</w:delText>
        </w:r>
      </w:del>
    </w:p>
    <w:p>
      <w:pPr>
        <w:pStyle w:val="FirstParagraph"/>
      </w:pPr>
      <w:ins w:id="2008" w:author="PR Preview" w:date="2026-01-01T00:00:00Z">
        <w:r>
          <w:rPr>
            <w:b/>
            <w:bCs/>
          </w:rPr>
          <w:t xml:space="preserve">Theorem 14 (Central limit theorem for MLEs)</w:t>
        </w:r>
      </w:ins>
      <w:ins w:id="2009" w:author="PR Preview" w:date="2026-01-01T00:00:00Z">
        <w:r>
          <w:t xml:space="preserve"> </w:t>
        </w:r>
      </w:ins>
      <w:ins w:id="2010" w:author="PR Preview" w:date="2026-01-01T00:00:00Z">
        <w:r>
          <w:t xml:space="preserve">For</w:t>
        </w:r>
      </w:ins>
      <w:ins w:id="2011" w:author="PR Preview" w:date="2026-01-01T00:00:00Z">
        <w:r>
          <w:t xml:space="preserve"> </w:t>
        </w:r>
      </w:ins>
      <m:oMath>
        <m:r>
          <m:rPr>
            <m:sty m:val="p"/>
          </m:rPr>
          <m:t>iid</m:t>
        </m:r>
      </m:oMath>
      <w:ins w:id="2012" w:author="PR Preview" w:date="2026-01-01T00:00:00Z">
        <w:r>
          <w:t xml:space="preserve"> </w:t>
        </w:r>
      </w:ins>
      <w:ins w:id="2013" w:author="PR Preview" w:date="2026-01-01T00:00:00Z">
        <w:r>
          <w:t xml:space="preserve">data from a correctly specified model</w:t>
        </w:r>
      </w:ins>
      <w:ins w:id="2014" w:author="PR Preview" w:date="2026-01-01T00:00:00Z">
        <w:r>
          <w:t xml:space="preserve"> </w:t>
        </w:r>
      </w:ins>
      <w:ins w:id="2015" w:author="PR Preview" w:date="2026-01-01T00:00:00Z">
        <w:r>
          <w:t xml:space="preserve">satisfying regularity conditions</w:t>
        </w:r>
      </w:ins>
      <w:ins w:id="2016" w:author="PR Preview" w:date="2026-01-01T00:00:00Z">
        <w:r>
          <w:t xml:space="preserve"> </w:t>
        </w:r>
      </w:ins>
      <w:ins w:id="2017" w:author="PR Preview" w:date="2026-01-01T00:00:00Z">
        <w:r>
          <w:t xml:space="preserve">(including those of</w:t>
        </w:r>
      </w:ins>
      <w:ins w:id="2018" w:author="PR Preview" w:date="2026-01-01T00:00:00Z">
        <w:r>
          <w:t xml:space="preserve"> </w:t>
        </w:r>
      </w:ins>
      <w:hyperlink w:anchor="thm-information-equality">
        <w:ins w:id="2019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2020" w:author="PR Preview" w:date="2026-01-01T00:00:00Z">
        <w:r>
          <w:t xml:space="preserve">,</w:t>
        </w:r>
      </w:ins>
      <w:ins w:id="2021" w:author="PR Preview" w:date="2026-01-01T00:00:00Z">
        <w:r>
          <w:t xml:space="preserve"> </w:t>
        </w:r>
      </w:ins>
      <w:ins w:id="2022" w:author="PR Preview" w:date="2026-01-01T00:00:00Z">
        <w:r>
          <w:t xml:space="preserve">an identifiable parameter,</w:t>
        </w:r>
      </w:ins>
      <w:ins w:id="2023" w:author="PR Preview" w:date="2026-01-01T00:00:00Z">
        <w:r>
          <w:t xml:space="preserve"> </w:t>
        </w:r>
      </w:ins>
      <w:ins w:id="2024" w:author="PR Preview" w:date="2026-01-01T00:00:00Z">
        <w:r>
          <w:t xml:space="preserve">a true parameter value in the interior of the parameter space,</w:t>
        </w:r>
      </w:ins>
      <w:ins w:id="2025" w:author="PR Preview" w:date="2026-01-01T00:00:00Z">
        <w:r>
          <w:t xml:space="preserve"> </w:t>
        </w:r>
      </w:ins>
      <w:ins w:id="2026" w:author="PR Preview" w:date="2026-01-01T00:00:00Z">
        <w:r>
          <w:t xml:space="preserve">and a positive definite information matrix),</w:t>
        </w:r>
      </w:ins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a consistent solution</w:t>
        </w:r>
      </w:ins>
      <w:ins w:id="202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2030" w:author="PR Preview" w:date="2026-01-01T00:00:00Z">
        <w:r>
          <w:t xml:space="preserve"> </w:t>
        </w:r>
      </w:ins>
      <w:ins w:id="2031" w:author="PR Preview" w:date="2026-01-01T00:00:00Z">
        <w:r>
          <w:t xml:space="preserve">of the</w:t>
        </w:r>
      </w:ins>
      <w:ins w:id="2032" w:author="PR Preview" w:date="2026-01-01T00:00:00Z">
        <w:r>
          <w:t xml:space="preserve"> </w:t>
        </w:r>
      </w:ins>
      <w:hyperlink w:anchor="def-score-equation">
        <w:ins w:id="2033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2034" w:author="PR Preview" w:date="2026-01-01T00:00:00Z">
        <w:r>
          <w:t xml:space="preserve"> </w:t>
        </w:r>
      </w:ins>
      <w:ins w:id="2035" w:author="PR Preview" w:date="2026-01-01T00:00:00Z">
        <w:r>
          <w:t xml:space="preserve">exists,</w:t>
        </w:r>
      </w:ins>
      <w:ins w:id="2036" w:author="PR Preview" w:date="2026-01-01T00:00:00Z">
        <w:r>
          <w:t xml:space="preserve"> </w:t>
        </w:r>
      </w:ins>
      <w:ins w:id="2037" w:author="PR Preview" w:date="2026-01-01T00:00:00Z">
        <w:r>
          <w:t xml:space="preserve">and for large</w:t>
        </w:r>
      </w:ins>
      <w:ins w:id="2038" w:author="PR Preview" w:date="2026-01-01T00:00:00Z">
        <w:r>
          <w:t xml:space="preserve"> </w:t>
        </w:r>
      </w:ins>
      <m:oMath>
        <m:r>
          <m:t>n</m:t>
        </m:r>
      </m:oMath>
      <w:ins w:id="2039" w:author="PR Preview" w:date="2026-01-01T00:00:00Z">
        <w:r>
          <w:t xml:space="preserve"> </w:t>
        </w:r>
      </w:ins>
      <w:ins w:id="2040" w:author="PR Preview" w:date="2026-01-01T00:00:00Z">
        <w:r>
          <w:t xml:space="preserve">it has approximately a Gaussian distribution,</w:t>
        </w:r>
      </w:ins>
      <w:ins w:id="2041" w:author="PR Preview" w:date="2026-01-01T00:00:00Z">
        <w:r>
          <w:t xml:space="preserve"> </w:t>
        </w:r>
      </w:ins>
      <w:ins w:id="2042" w:author="PR Preview" w:date="2026-01-01T00:00:00Z">
        <w:r>
          <w:t xml:space="preserve">centered at the true parameter value</w:t>
        </w:r>
      </w:ins>
      <w:ins w:id="2043" w:author="PR Preview" w:date="2026-01-01T00:00:00Z">
        <w:r>
          <w:t xml:space="preserve"> </w:t>
        </w:r>
      </w:ins>
      <w:ins w:id="2044" w:author="PR Preview" w:date="2026-01-01T00:00:00Z">
        <w:r>
          <w:t xml:space="preserve">$\mathord{\smash[b]{\underset{\raise.3ex\hbox{$\scriptstyle\sim$}}{\theta}}\vphantom{\theta}}$</w:t>
        </w:r>
      </w:ins>
      <w:ins w:id="2045" w:author="PR Preview" w:date="2026-01-01T00:00:00Z">
        <w:r>
          <w:t xml:space="preserve">,</w:t>
        </w:r>
      </w:ins>
      <w:ins w:id="2046" w:author="PR Preview" w:date="2026-01-01T00:00:00Z">
        <w:r>
          <w:t xml:space="preserve"> </w:t>
        </w:r>
      </w:ins>
      <w:ins w:id="2047" w:author="PR Preview" w:date="2026-01-01T00:00:00Z">
        <w:r>
          <w:t xml:space="preserve">with covariance matrix equal to the inverse of the expected information:</w:t>
        </w:r>
      </w:ins>
    </w:p>
    <w:p>
      <w:pPr>
        <w:pStyle w:val="BodyText"/>
      </w:pPr>
      <w:bookmarkStart w:id="110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2" w:name="rem-mle-clt-conditions"/>
    <w:p>
      <w:pPr>
        <w:pStyle w:val="BodyText"/>
      </w:pPr>
      <w:del w:id="2048" w:author="PR Preview" w:date="2026-01-01T00:00:00Z">
        <w:r>
          <w:rPr>
            <w:i/>
            <w:iCs/>
          </w:rPr>
          <w:delText xml:space="preserve">Remark 5</w:delText>
        </w:r>
      </w:del>
      <w:del w:id="2049" w:author="PR Preview" w:date="2026-01-01T00:00:00Z">
        <w:r>
          <w:delText xml:space="preserve"> (Consistent roots and global maximizers). </w:delText>
        </w:r>
      </w:del>
      <w:del w:id="2050" w:author="PR Preview" w:date="2026-01-01T00:00:00Z">
        <w:r>
          <w:delText xml:space="preserve">These conditions guarantee a consistent root of the score equation;</w:delText>
        </w:r>
      </w:del>
      <w:del w:id="2051" w:author="PR Preview" w:date="2026-01-01T00:00:00Z">
        <w:r>
          <w:delText xml:space="preserve"> </w:delText>
        </w:r>
      </w:del>
      <w:del w:id="2052" w:author="PR Preview" w:date="2026-01-01T00:00:00Z">
        <w:r>
          <w:delText xml:space="preserve">that root is the global maximizer of the likelihood</w:delText>
        </w:r>
      </w:del>
      <w:del w:id="2053" w:author="PR Preview" w:date="2026-01-01T00:00:00Z">
        <w:r>
          <w:delText xml:space="preserve"> </w:delText>
        </w:r>
      </w:del>
      <w:del w:id="2054" w:author="PR Preview" w:date="2026-01-01T00:00:00Z">
        <w:r>
          <w:delText xml:space="preserve">under further conditions,</w:delText>
        </w:r>
      </w:del>
      <w:del w:id="2055" w:author="PR Preview" w:date="2026-01-01T00:00:00Z">
        <w:r>
          <w:delText xml:space="preserve"> </w:delText>
        </w:r>
      </w:del>
      <w:del w:id="2056" w:author="PR Preview" w:date="2026-01-01T00:00:00Z">
        <w:r>
          <w:delText xml:space="preserve">for example when the log-likelihood is strictly concave,</w:delText>
        </w:r>
      </w:del>
      <w:del w:id="2057" w:author="PR Preview" w:date="2026-01-01T00:00:00Z">
        <w:r>
          <w:delText xml:space="preserve"> </w:delText>
        </w:r>
      </w:del>
      <w:del w:id="2058" w:author="PR Preview" w:date="2026-01-01T00:00:00Z">
        <w:r>
          <w:delText xml:space="preserve">as for Poisson data, whose Hessian is negative for every</w:delText>
        </w:r>
      </w:del>
      <w:del w:id="2059" w:author="PR Preview" w:date="2026-01-01T00:00:00Z">
        <w:r>
          <w:delText xml:space="preserve"> </w:delText>
        </w:r>
      </w:del>
      <m:oMath>
        <m:r>
          <m:t>λ</m:t>
        </m:r>
      </m:oMath>
      <w:del w:id="2060" w:author="PR Preview" w:date="2026-01-01T00:00:00Z">
        <w:r>
          <w:delText xml:space="preserve"> </w:delText>
        </w:r>
      </w:del>
      <w:del w:id="2061" w:author="PR Preview" w:date="2026-01-01T00:00:00Z">
        <w:r>
          <w:delText xml:space="preserve">(</w:delText>
        </w:r>
      </w:del>
      <w:hyperlink w:anchor="exm-information-poisson">
        <w:del w:id="2062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2063" w:author="PR Preview" w:date="2026-01-01T00:00:00Z">
        <w:r>
          <w:delText xml:space="preserve">).</w:delText>
        </w:r>
      </w:del>
    </w:p>
    <w:p>
      <w:pPr>
        <w:pStyle w:val="BodyText"/>
      </w:pPr>
      <w:del w:id="2064" w:author="PR Preview" w:date="2026-01-01T00:00:00Z">
        <w:r>
          <w:rPr>
            <w:b/>
            <w:bCs/>
          </w:rPr>
          <w:delText xml:space="preserve">Example 9 (Approximate distribution of the Poisson MLE)</w:delText>
        </w:r>
      </w:del>
      <w:del w:id="2065" w:author="PR Preview" w:date="2026-01-01T00:00:00Z">
        <w:r>
          <w:delText xml:space="preserve"> </w:delText>
        </w:r>
      </w:del>
      <w:del w:id="2066" w:author="PR Preview" w:date="2026-01-01T00:00:00Z">
        <w:r>
          <w:delText xml:space="preserve">For</w:delText>
        </w:r>
      </w:del>
      <w:del w:id="206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2068" w:author="PR Preview" w:date="2026-01-01T00:00:00Z">
        <w:r>
          <w:delText xml:space="preserve">,</w:delText>
        </w:r>
      </w:del>
      <w:del w:id="2069" w:author="PR Preview" w:date="2026-01-01T00:00:00Z">
        <w:r>
          <w:delText xml:space="preserve"> </w:delText>
        </w:r>
      </w:del>
      <w:del w:id="2070" w:author="PR Preview" w:date="2026-01-01T00:00:00Z">
        <w:r>
          <w:delText xml:space="preserve">setting the score</w:delText>
        </w:r>
      </w:del>
      <w:del w:id="207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del w:id="2072" w:author="PR Preview" w:date="2026-01-01T00:00:00Z">
        <w:r>
          <w:delText xml:space="preserve"> </w:delText>
        </w:r>
      </w:del>
      <w:del w:id="2073" w:author="PR Preview" w:date="2026-01-01T00:00:00Z">
        <w:r>
          <w:delText xml:space="preserve">(</w:delText>
        </w:r>
      </w:del>
      <w:hyperlink w:anchor="exm-information-equality">
        <w:del w:id="2074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2075" w:author="PR Preview" w:date="2026-01-01T00:00:00Z">
        <w:r>
          <w:delText xml:space="preserve">)</w:delText>
        </w:r>
      </w:del>
      <w:del w:id="2076" w:author="PR Preview" w:date="2026-01-01T00:00:00Z">
        <w:r>
          <w:delText xml:space="preserve"> </w:delText>
        </w:r>
      </w:del>
      <w:del w:id="2077" w:author="PR Preview" w:date="2026-01-01T00:00:00Z">
        <w:r>
          <w:delText xml:space="preserve">to zero gives</w:delText>
        </w:r>
      </w:del>
      <w:del w:id="207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2079" w:author="PR Preview" w:date="2026-01-01T00:00:00Z">
        <w:r>
          <w:delText xml:space="preserve">,</w:delText>
        </w:r>
      </w:del>
      <w:del w:id="2080" w:author="PR Preview" w:date="2026-01-01T00:00:00Z">
        <w:r>
          <w:delText xml:space="preserve"> </w:delText>
        </w:r>
      </w:del>
      <w:del w:id="2081" w:author="PR Preview" w:date="2026-01-01T00:00:00Z">
        <w:r>
          <w:delText xml:space="preserve">and</w:delText>
        </w:r>
      </w:del>
      <w:del w:id="208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2083" w:author="PR Preview" w:date="2026-01-01T00:00:00Z">
        <w:r>
          <w:delText xml:space="preserve"> </w:delText>
        </w:r>
      </w:del>
      <w:del w:id="2084" w:author="PR Preview" w:date="2026-01-01T00:00:00Z">
        <w:r>
          <w:delText xml:space="preserve">(</w:delText>
        </w:r>
      </w:del>
      <w:hyperlink w:anchor="exm-information-poisson">
        <w:del w:id="2085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2086" w:author="PR Preview" w:date="2026-01-01T00:00:00Z">
        <w:r>
          <w:delText xml:space="preserve">),</w:delText>
        </w:r>
      </w:del>
      <w:del w:id="2087" w:author="PR Preview" w:date="2026-01-01T00:00:00Z">
        <w:r>
          <w:delText xml:space="preserve"> </w:delText>
        </w:r>
      </w:del>
      <w:del w:id="2088" w:author="PR Preview" w:date="2026-01-01T00:00:00Z">
        <w:r>
          <w:delText xml:space="preserve">so</w:delText>
        </w:r>
      </w:del>
      <w:del w:id="2089" w:author="PR Preview" w:date="2026-01-01T00:00:00Z">
        <w:r>
          <w:delText xml:space="preserve"> </w:delText>
        </w:r>
      </w:del>
      <w:hyperlink w:anchor="thm-dist-mle">
        <w:del w:id="2090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091" w:author="PR Preview" w:date="2026-01-01T00:00:00Z">
        <w:r>
          <w:delText xml:space="preserve"> </w:delText>
        </w:r>
      </w:del>
      <w:del w:id="2092" w:author="PR Preview" w:date="2026-01-01T00:00:00Z">
        <w:r>
          <w:delText xml:space="preserve">says that for large</w:delText>
        </w:r>
      </w:del>
      <w:del w:id="2093" w:author="PR Preview" w:date="2026-01-01T00:00:00Z">
        <w:r>
          <w:delText xml:space="preserve"> </w:delText>
        </w:r>
      </w:del>
      <m:oMath>
        <m:r>
          <m:t>n</m:t>
        </m:r>
      </m:oMath>
      <w:del w:id="2094" w:author="PR Preview" w:date="2026-01-01T00:00:00Z">
        <w:r>
          <w:delText xml:space="preserve">:</w:delText>
        </w:r>
      </w:del>
    </w:p>
    <w:p>
      <w:pPr>
        <w:pStyle w:val="BodyText"/>
      </w:pPr>
      <w:ins w:id="2095" w:author="PR Preview" w:date="2026-01-01T00:00:00Z">
        <w:r>
          <w:rPr>
            <w:i/>
            <w:iCs/>
          </w:rPr>
          <w:t xml:space="preserve">Remark 5</w:t>
        </w:r>
      </w:ins>
      <w:ins w:id="2096" w:author="PR Preview" w:date="2026-01-01T00:00:00Z">
        <w:r>
          <w:t xml:space="preserve"> (Consistent roots and global maximizers). </w:t>
        </w:r>
      </w:ins>
      <w:ins w:id="2097" w:author="PR Preview" w:date="2026-01-01T00:00:00Z">
        <w:r>
          <w:t xml:space="preserve">These conditions guarantee a consistent root of the score equation;</w:t>
        </w:r>
      </w:ins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that root is the global maximizer of the likelihood</w:t>
        </w:r>
      </w:ins>
      <w:ins w:id="2100" w:author="PR Preview" w:date="2026-01-01T00:00:00Z">
        <w:r>
          <w:t xml:space="preserve"> </w:t>
        </w:r>
      </w:ins>
      <w:ins w:id="2101" w:author="PR Preview" w:date="2026-01-01T00:00:00Z">
        <w:r>
          <w:t xml:space="preserve">under further conditions,</w:t>
        </w:r>
      </w:ins>
      <w:ins w:id="2102" w:author="PR Preview" w:date="2026-01-01T00:00:00Z">
        <w:r>
          <w:t xml:space="preserve"> </w:t>
        </w:r>
      </w:ins>
      <w:ins w:id="2103" w:author="PR Preview" w:date="2026-01-01T00:00:00Z">
        <w:r>
          <w:t xml:space="preserve">for example when the log-likelihood is strictly concave,</w:t>
        </w:r>
      </w:ins>
      <w:ins w:id="2104" w:author="PR Preview" w:date="2026-01-01T00:00:00Z">
        <w:r>
          <w:t xml:space="preserve"> </w:t>
        </w:r>
      </w:ins>
      <w:ins w:id="2105" w:author="PR Preview" w:date="2026-01-01T00:00:00Z">
        <w:r>
          <w:t xml:space="preserve">as for Poisson data, whose Hessian is negative for every</w:t>
        </w:r>
      </w:ins>
      <w:ins w:id="2106" w:author="PR Preview" w:date="2026-01-01T00:00:00Z">
        <w:r>
          <w:t xml:space="preserve"> </w:t>
        </w:r>
      </w:ins>
      <m:oMath>
        <m:r>
          <m:t>λ</m:t>
        </m:r>
      </m:oMath>
      <w:ins w:id="2107" w:author="PR Preview" w:date="2026-01-01T00:00:00Z">
        <w:r>
          <w:t xml:space="preserve"> </w:t>
        </w:r>
      </w:ins>
      <w:ins w:id="2108" w:author="PR Preview" w:date="2026-01-01T00:00:00Z">
        <w:r>
          <w:t xml:space="preserve">(</w:t>
        </w:r>
      </w:ins>
      <w:hyperlink w:anchor="exm-information-poisson">
        <w:ins w:id="2109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2110" w:author="PR Preview" w:date="2026-01-01T00:00:00Z">
        <w:r>
          <w:t xml:space="preserve">).</w:t>
        </w:r>
      </w:ins>
    </w:p>
    <w:bookmarkEnd w:id="112"/>
    <w:bookmarkStart w:id="113" w:name="exm-dist-mle-poisson"/>
    <w:p>
      <w:pPr>
        <w:pStyle w:val="BodyText"/>
      </w:pPr>
      <w:ins w:id="2111" w:author="PR Preview" w:date="2026-01-01T00:00:00Z">
        <w:r>
          <w:rPr>
            <w:b/>
            <w:bCs/>
          </w:rPr>
          <w:t xml:space="preserve">Example 10 (Approximate distribution of the Poisson MLE)</w:t>
        </w:r>
      </w:ins>
      <w:ins w:id="2112" w:author="PR Preview" w:date="2026-01-01T00:00:00Z">
        <w:r>
          <w:t xml:space="preserve"> </w:t>
        </w:r>
      </w:ins>
      <w:ins w:id="2113" w:author="PR Preview" w:date="2026-01-01T00:00:00Z">
        <w:r>
          <w:t xml:space="preserve">For</w:t>
        </w:r>
      </w:ins>
      <w:ins w:id="211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2115" w:author="PR Preview" w:date="2026-01-01T00:00:00Z">
        <w:r>
          <w:t xml:space="preserve">,</w:t>
        </w:r>
      </w:ins>
      <w:ins w:id="2116" w:author="PR Preview" w:date="2026-01-01T00:00:00Z">
        <w:r>
          <w:t xml:space="preserve"> </w:t>
        </w:r>
      </w:ins>
      <w:ins w:id="2117" w:author="PR Preview" w:date="2026-01-01T00:00:00Z">
        <w:r>
          <w:t xml:space="preserve">setting the score</w:t>
        </w:r>
      </w:ins>
      <w:ins w:id="2118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ins w:id="2119" w:author="PR Preview" w:date="2026-01-01T00:00:00Z">
        <w:r>
          <w:t xml:space="preserve"> </w:t>
        </w:r>
      </w:ins>
      <w:ins w:id="2120" w:author="PR Preview" w:date="2026-01-01T00:00:00Z">
        <w:r>
          <w:t xml:space="preserve">(</w:t>
        </w:r>
      </w:ins>
      <w:hyperlink w:anchor="exm-information-equality">
        <w:ins w:id="2121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2122" w:author="PR Preview" w:date="2026-01-01T00:00:00Z">
        <w:r>
          <w:t xml:space="preserve">)</w:t>
        </w:r>
      </w:ins>
      <w:ins w:id="2123" w:author="PR Preview" w:date="2026-01-01T00:00:00Z">
        <w:r>
          <w:t xml:space="preserve"> </w:t>
        </w:r>
      </w:ins>
      <w:ins w:id="2124" w:author="PR Preview" w:date="2026-01-01T00:00:00Z">
        <w:r>
          <w:t xml:space="preserve">to zero gives</w:t>
        </w:r>
      </w:ins>
      <w:ins w:id="212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2126" w:author="PR Preview" w:date="2026-01-01T00:00:00Z">
        <w:r>
          <w:t xml:space="preserve">,</w:t>
        </w:r>
      </w:ins>
      <w:ins w:id="2127" w:author="PR Preview" w:date="2026-01-01T00:00:00Z">
        <w:r>
          <w:t xml:space="preserve"> </w:t>
        </w:r>
      </w:ins>
      <w:ins w:id="2128" w:author="PR Preview" w:date="2026-01-01T00:00:00Z">
        <w:r>
          <w:t xml:space="preserve">and</w:t>
        </w:r>
      </w:ins>
      <w:ins w:id="212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2130" w:author="PR Preview" w:date="2026-01-01T00:00:00Z">
        <w:r>
          <w:t xml:space="preserve"> </w:t>
        </w:r>
      </w:ins>
      <w:ins w:id="2131" w:author="PR Preview" w:date="2026-01-01T00:00:00Z">
        <w:r>
          <w:t xml:space="preserve">(</w:t>
        </w:r>
      </w:ins>
      <w:hyperlink w:anchor="exm-information-poisson">
        <w:ins w:id="2132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2133" w:author="PR Preview" w:date="2026-01-01T00:00:00Z">
        <w:r>
          <w:t xml:space="preserve">),</w:t>
        </w:r>
      </w:ins>
      <w:ins w:id="2134" w:author="PR Preview" w:date="2026-01-01T00:00:00Z">
        <w:r>
          <w:t xml:space="preserve"> </w:t>
        </w:r>
      </w:ins>
      <w:ins w:id="2135" w:author="PR Preview" w:date="2026-01-01T00:00:00Z">
        <w:r>
          <w:t xml:space="preserve">so</w:t>
        </w:r>
      </w:ins>
      <w:ins w:id="2136" w:author="PR Preview" w:date="2026-01-01T00:00:00Z">
        <w:r>
          <w:t xml:space="preserve"> </w:t>
        </w:r>
      </w:ins>
      <w:hyperlink w:anchor="thm-dist-mle">
        <w:ins w:id="2137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138" w:author="PR Preview" w:date="2026-01-01T00:00:00Z">
        <w:r>
          <w:t xml:space="preserve"> </w:t>
        </w:r>
      </w:ins>
      <w:ins w:id="2139" w:author="PR Preview" w:date="2026-01-01T00:00:00Z">
        <w:r>
          <w:t xml:space="preserve">says that for large</w:t>
        </w:r>
      </w:ins>
      <w:ins w:id="2140" w:author="PR Preview" w:date="2026-01-01T00:00:00Z">
        <w:r>
          <w:t xml:space="preserve"> </w:t>
        </w:r>
      </w:ins>
      <m:oMath>
        <m:r>
          <m:t>n</m:t>
        </m:r>
      </m:oMath>
      <w:ins w:id="214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del w:id="2142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143" w:author="PR Preview" w:date="2026-01-01T00:00:00Z">
        <w:r>
          <w:delText xml:space="preserve"> </w:delText>
        </w:r>
      </w:del>
      <w:del w:id="2144" w:author="PR Preview" w:date="2026-01-01T00:00:00Z">
        <w:r>
          <w:delText xml:space="preserve">involves the unknown</w:delText>
        </w:r>
      </w:del>
      <w:del w:id="2145" w:author="PR Preview" w:date="2026-01-01T00:00:00Z">
        <w:r>
          <w:delText xml:space="preserve"> </w:delText>
        </w:r>
      </w:del>
      <w:del w:id="2146" w:author="PR Preview" w:date="2026-01-01T00:00:00Z">
        <w:r>
          <w:delText xml:space="preserve">$\mathord{\smash[b]{\underset{\raise.3ex\hbox{$\scriptstyle\sim$}}{\theta}}\vphantom{\theta}}$</w:delText>
        </w:r>
      </w:del>
      <w:del w:id="2147" w:author="PR Preview" w:date="2026-01-01T00:00:00Z">
        <w:r>
          <w:delText xml:space="preserve">,</w:delText>
        </w:r>
      </w:del>
      <w:del w:id="2148" w:author="PR Preview" w:date="2026-01-01T00:00:00Z">
        <w:r>
          <w:delText xml:space="preserve"> </w:delText>
        </w:r>
      </w:del>
      <w:del w:id="2149" w:author="PR Preview" w:date="2026-01-01T00:00:00Z">
        <w:r>
          <w:delText xml:space="preserve">so to use it we estimate</w:delText>
        </w:r>
      </w:del>
      <w:del w:id="2150" w:author="PR Preview" w:date="2026-01-01T00:00:00Z">
        <w:r>
          <w:delText xml:space="preserve"> </w:delText>
        </w:r>
      </w:del>
      <w:del w:id="2151" w:author="PR Preview" w:date="2026-01-01T00:00:00Z">
        <w:r>
          <w:delText xml:space="preserve">$\mathcal{I}(\mathord{\smash[b]{\underset{\raise.3ex\hbox{$\scriptstyle\sim$}}{\theta}}\vphantom{\theta}})$</w:delText>
        </w:r>
      </w:del>
      <w:del w:id="2152" w:author="PR Preview" w:date="2026-01-01T00:00:00Z">
        <w:r>
          <w:delText xml:space="preserve">,</w:delText>
        </w:r>
      </w:del>
      <w:del w:id="2153" w:author="PR Preview" w:date="2026-01-01T00:00:00Z">
        <w:r>
          <w:delText xml:space="preserve"> </w:delText>
        </w:r>
      </w:del>
      <w:del w:id="2154" w:author="PR Preview" w:date="2026-01-01T00:00:00Z">
        <w:r>
          <w:delText xml:space="preserve">by either the expected information at the MLE,</w:delText>
        </w:r>
      </w:del>
      <w:del w:id="215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del w:id="2156" w:author="PR Preview" w:date="2026-01-01T00:00:00Z">
        <w:r>
          <w:delText xml:space="preserve">,</w:delText>
        </w:r>
      </w:del>
      <w:del w:id="2157" w:author="PR Preview" w:date="2026-01-01T00:00:00Z">
        <w:r>
          <w:delText xml:space="preserve"> </w:delText>
        </w:r>
      </w:del>
      <w:del w:id="2158" w:author="PR Preview" w:date="2026-01-01T00:00:00Z">
        <w:r>
          <w:delText xml:space="preserve">or the observed information at the MLE,</w:delText>
        </w:r>
      </w:del>
      <w:del w:id="2159" w:author="PR Preview" w:date="2026-01-01T00:00:00Z">
        <w:r>
          <w:delText xml:space="preserve"> </w:delText>
        </w:r>
      </w:del>
      <w:del w:id="2160" w:author="PR Preview" w:date="2026-01-01T00:00:00Z">
        <w:r>
          <w:delText xml:space="preserve">$I(\mathord{\smash[b]{\underset{\raise.3ex\hbox{$\scriptstyle\sim$}}{x}}\vphantom{x}}; \hat\theta_{\text{ML}})$</w:delText>
        </w:r>
      </w:del>
      <w:del w:id="2161" w:author="PR Preview" w:date="2026-01-01T00:00:00Z">
        <w:r>
          <w:delText xml:space="preserve">.</w:delText>
        </w:r>
      </w:del>
      <w:del w:id="2162" w:author="PR Preview" w:date="2026-01-01T00:00:00Z">
        <w:r>
          <w:delText xml:space="preserve"> </w:delText>
        </w:r>
      </w:del>
      <w:del w:id="2163" w:author="PR Preview" w:date="2026-01-01T00:00:00Z">
        <w:r>
          <w:delText xml:space="preserve">Either way, the estimated standard error of the</w:delText>
        </w:r>
      </w:del>
      <w:del w:id="2164" w:author="PR Preview" w:date="2026-01-01T00:00:00Z">
        <w:r>
          <w:delText xml:space="preserve"> </w:delText>
        </w:r>
      </w:del>
      <m:oMath>
        <m:r>
          <m:t>k</m:t>
        </m:r>
      </m:oMath>
      <w:del w:id="2165" w:author="PR Preview" w:date="2026-01-01T00:00:00Z">
        <w:r>
          <w:delText xml:space="preserve">th entry of</w:delText>
        </w:r>
      </w:del>
      <w:del w:id="216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2167" w:author="PR Preview" w:date="2026-01-01T00:00:00Z">
        <w:r>
          <w:delText xml:space="preserve"> </w:delText>
        </w:r>
      </w:del>
      <w:del w:id="2168" w:author="PR Preview" w:date="2026-01-01T00:00:00Z">
        <w:r>
          <w:delText xml:space="preserve">is:</w:delText>
        </w:r>
      </w:del>
    </w:p>
    <w:p>
      <w:pPr>
        <w:pStyle w:val="BodyText"/>
      </w:pPr>
      <w:hyperlink w:anchor="thm-dist-mle">
        <w:ins w:id="2169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170" w:author="PR Preview" w:date="2026-01-01T00:00:00Z">
        <w:r>
          <w:t xml:space="preserve"> </w:t>
        </w:r>
      </w:ins>
      <w:ins w:id="2171" w:author="PR Preview" w:date="2026-01-01T00:00:00Z">
        <w:r>
          <w:t xml:space="preserve">involves the unknown</w:t>
        </w:r>
      </w:ins>
      <w:ins w:id="2172" w:author="PR Preview" w:date="2026-01-01T00:00:00Z">
        <w:r>
          <w:t xml:space="preserve"> </w:t>
        </w:r>
      </w:ins>
      <w:ins w:id="2173" w:author="PR Preview" w:date="2026-01-01T00:00:00Z">
        <w:r>
          <w:t xml:space="preserve">$\mathord{\smash[b]{\underset{\raise.3ex\hbox{$\scriptstyle\sim$}}{\theta}}\vphantom{\theta}}$</w:t>
        </w:r>
      </w:ins>
      <w:ins w:id="2174" w:author="PR Preview" w:date="2026-01-01T00:00:00Z">
        <w:r>
          <w:t xml:space="preserve">,</w:t>
        </w:r>
      </w:ins>
      <w:ins w:id="2175" w:author="PR Preview" w:date="2026-01-01T00:00:00Z">
        <w:r>
          <w:t xml:space="preserve"> </w:t>
        </w:r>
      </w:ins>
      <w:ins w:id="2176" w:author="PR Preview" w:date="2026-01-01T00:00:00Z">
        <w:r>
          <w:t xml:space="preserve">so to use it we estimate</w:t>
        </w:r>
      </w:ins>
      <w:ins w:id="2177" w:author="PR Preview" w:date="2026-01-01T00:00:00Z">
        <w:r>
          <w:t xml:space="preserve"> </w:t>
        </w:r>
      </w:ins>
      <w:ins w:id="2178" w:author="PR Preview" w:date="2026-01-01T00:00:00Z">
        <w:r>
          <w:t xml:space="preserve">$\mathcal{I}(\mathord{\smash[b]{\underset{\raise.3ex\hbox{$\scriptstyle\sim$}}{\theta}}\vphantom{\theta}})$</w:t>
        </w:r>
      </w:ins>
      <w:ins w:id="2179" w:author="PR Preview" w:date="2026-01-01T00:00:00Z">
        <w:r>
          <w:t xml:space="preserve">,</w:t>
        </w:r>
      </w:ins>
      <w:ins w:id="2180" w:author="PR Preview" w:date="2026-01-01T00:00:00Z">
        <w:r>
          <w:t xml:space="preserve"> </w:t>
        </w:r>
      </w:ins>
      <w:ins w:id="2181" w:author="PR Preview" w:date="2026-01-01T00:00:00Z">
        <w:r>
          <w:t xml:space="preserve">by either the expected information at the MLE,</w:t>
        </w:r>
      </w:ins>
      <w:ins w:id="218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ins w:id="2183" w:author="PR Preview" w:date="2026-01-01T00:00:00Z">
        <w:r>
          <w:t xml:space="preserve">,</w:t>
        </w:r>
      </w:ins>
      <w:ins w:id="2184" w:author="PR Preview" w:date="2026-01-01T00:00:00Z">
        <w:r>
          <w:t xml:space="preserve"> </w:t>
        </w:r>
      </w:ins>
      <w:ins w:id="2185" w:author="PR Preview" w:date="2026-01-01T00:00:00Z">
        <w:r>
          <w:t xml:space="preserve">or the observed information at the MLE,</w:t>
        </w:r>
      </w:ins>
      <w:ins w:id="2186" w:author="PR Preview" w:date="2026-01-01T00:00:00Z">
        <w:r>
          <w:t xml:space="preserve"> </w:t>
        </w:r>
      </w:ins>
      <w:ins w:id="2187" w:author="PR Preview" w:date="2026-01-01T00:00:00Z">
        <w:r>
          <w:t xml:space="preserve">$I(\mathord{\smash[b]{\underset{\raise.3ex\hbox{$\scriptstyle\sim$}}{x}}\vphantom{x}}; \hat\theta_{\text{ML}})$</w:t>
        </w:r>
      </w:ins>
      <w:ins w:id="2188" w:author="PR Preview" w:date="2026-01-01T00:00:00Z">
        <w:r>
          <w:t xml:space="preserve">.</w:t>
        </w:r>
      </w:ins>
      <w:ins w:id="2189" w:author="PR Preview" w:date="2026-01-01T00:00:00Z">
        <w:r>
          <w:t xml:space="preserve"> </w:t>
        </w:r>
      </w:ins>
      <w:ins w:id="2190" w:author="PR Preview" w:date="2026-01-01T00:00:00Z">
        <w:r>
          <w:t xml:space="preserve">Either way, the estimated standard error of the</w:t>
        </w:r>
      </w:ins>
      <w:ins w:id="2191" w:author="PR Preview" w:date="2026-01-01T00:00:00Z">
        <w:r>
          <w:t xml:space="preserve"> </w:t>
        </w:r>
      </w:ins>
      <m:oMath>
        <m:r>
          <m:t>k</m:t>
        </m:r>
      </m:oMath>
      <w:ins w:id="2192" w:author="PR Preview" w:date="2026-01-01T00:00:00Z">
        <w:r>
          <w:t xml:space="preserve">th entry of</w:t>
        </w:r>
      </w:ins>
      <w:ins w:id="219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2194" w:author="PR Preview" w:date="2026-01-01T00:00:00Z">
        <w:r>
          <w:t xml:space="preserve"> </w:t>
        </w:r>
      </w:ins>
      <w:ins w:id="2195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4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9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del w:id="2196" w:author="PR Preview" w:date="2026-01-01T00:00:00Z">
        <w:r>
          <w:delText xml:space="preserve">By</w:delText>
        </w:r>
      </w:del>
      <w:del w:id="2197" w:author="PR Preview" w:date="2026-01-01T00:00:00Z">
        <w:r>
          <w:delText xml:space="preserve"> </w:delText>
        </w:r>
      </w:del>
      <w:hyperlink w:anchor="thm-dist-mle">
        <w:del w:id="2198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199" w:author="PR Preview" w:date="2026-01-01T00:00:00Z">
        <w:r>
          <w:delText xml:space="preserve">,</w:delText>
        </w:r>
      </w:del>
      <w:del w:id="220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2201" w:author="PR Preview" w:date="2026-01-01T00:00:00Z">
        <w:r>
          <w:delText xml:space="preserve"> </w:delText>
        </w:r>
      </w:del>
      <w:del w:id="2202" w:author="PR Preview" w:date="2026-01-01T00:00:00Z">
        <w:r>
          <w:delText xml:space="preserve">has approximately a standard Gaussian distribution in large samples,</w:delText>
        </w:r>
      </w:del>
      <w:del w:id="2203" w:author="PR Preview" w:date="2026-01-01T00:00:00Z">
        <w:r>
          <w:delText xml:space="preserve"> </w:delText>
        </w:r>
      </w:del>
      <w:del w:id="2204" w:author="PR Preview" w:date="2026-01-01T00:00:00Z">
        <w:r>
          <w:delText xml:space="preserve">so the Wald interval is an</w:delText>
        </w:r>
      </w:del>
      <w:del w:id="2205" w:author="PR Preview" w:date="2026-01-01T00:00:00Z">
        <w:r>
          <w:delText xml:space="preserve"> </w:delText>
        </w:r>
      </w:del>
      <w:hyperlink r:id="rId117">
        <w:del w:id="2206" w:author="PR Preview" w:date="2026-01-01T00:00:00Z">
          <w:r>
            <w:rPr>
              <w:rStyle w:val="Hyperlink"/>
            </w:rPr>
            <w:delText xml:space="preserve">approximate confidence interval</w:delText>
          </w:r>
        </w:del>
      </w:hyperlink>
      <w:del w:id="2207" w:author="PR Preview" w:date="2026-01-01T00:00:00Z">
        <w:r>
          <w:delText xml:space="preserve"> </w:delText>
        </w:r>
      </w:del>
      <w:del w:id="2208" w:author="PR Preview" w:date="2026-01-01T00:00:00Z">
        <w:r>
          <w:delText xml:space="preserve">for</w:delText>
        </w:r>
      </w:del>
      <w:del w:id="2209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k</m:t>
            </m:r>
          </m:sub>
        </m:sSub>
      </m:oMath>
      <w:del w:id="2210" w:author="PR Preview" w:date="2026-01-01T00:00:00Z">
        <w:r>
          <w:delText xml:space="preserve">.</w:delText>
        </w:r>
      </w:del>
      <w:del w:id="2211" w:author="PR Preview" w:date="2026-01-01T00:00:00Z">
        <w:r>
          <w:delText xml:space="preserve"> </w:delText>
        </w:r>
      </w:del>
      <w:del w:id="2212" w:author="PR Preview" w:date="2026-01-01T00:00:00Z">
        <w:r>
          <w:delText xml:space="preserve">For a 95% interval,</w:delText>
        </w:r>
      </w:del>
      <w:del w:id="2213" w:author="PR Preview" w:date="2026-01-01T00:00:00Z">
        <w:r>
          <w:delText xml:space="preserve"> </w:delText>
        </w:r>
      </w:del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del w:id="2214" w:author="PR Preview" w:date="2026-01-01T00:00:00Z">
        <w:r>
          <w:delText xml:space="preserve">.</w:delText>
        </w:r>
      </w:del>
    </w:p>
    <w:p>
      <w:pPr>
        <w:pStyle w:val="BodyText"/>
      </w:pPr>
      <w:ins w:id="2215" w:author="PR Preview" w:date="2026-01-01T00:00:00Z">
        <w:r>
          <w:t xml:space="preserve">By</w:t>
        </w:r>
      </w:ins>
      <w:ins w:id="2216" w:author="PR Preview" w:date="2026-01-01T00:00:00Z">
        <w:r>
          <w:t xml:space="preserve"> </w:t>
        </w:r>
      </w:ins>
      <w:hyperlink w:anchor="thm-dist-mle">
        <w:ins w:id="2217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218" w:author="PR Preview" w:date="2026-01-01T00:00:00Z">
        <w:r>
          <w:t xml:space="preserve">,</w:t>
        </w:r>
      </w:ins>
      <w:ins w:id="221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2220" w:author="PR Preview" w:date="2026-01-01T00:00:00Z">
        <w:r>
          <w:t xml:space="preserve"> </w:t>
        </w:r>
      </w:ins>
      <w:ins w:id="2221" w:author="PR Preview" w:date="2026-01-01T00:00:00Z">
        <w:r>
          <w:t xml:space="preserve">has approximately a standard Gaussian distribution in large samples,</w:t>
        </w:r>
      </w:ins>
      <w:ins w:id="2222" w:author="PR Preview" w:date="2026-01-01T00:00:00Z">
        <w:r>
          <w:t xml:space="preserve"> </w:t>
        </w:r>
      </w:ins>
      <w:ins w:id="2223" w:author="PR Preview" w:date="2026-01-01T00:00:00Z">
        <w:r>
          <w:t xml:space="preserve">so the Wald interval is an</w:t>
        </w:r>
      </w:ins>
      <w:ins w:id="2224" w:author="PR Preview" w:date="2026-01-01T00:00:00Z">
        <w:r>
          <w:t xml:space="preserve"> </w:t>
        </w:r>
      </w:ins>
      <w:hyperlink r:id="rId117">
        <w:ins w:id="2225" w:author="PR Preview" w:date="2026-01-01T00:00:00Z">
          <w:r>
            <w:rPr>
              <w:rStyle w:val="Hyperlink"/>
            </w:rPr>
            <w:t xml:space="preserve">approximate confidence interval</w:t>
          </w:r>
        </w:ins>
      </w:hyperlink>
      <w:ins w:id="2226" w:author="PR Preview" w:date="2026-01-01T00:00:00Z">
        <w:r>
          <w:t xml:space="preserve"> </w:t>
        </w:r>
      </w:ins>
      <w:ins w:id="2227" w:author="PR Preview" w:date="2026-01-01T00:00:00Z">
        <w:r>
          <w:t xml:space="preserve">for</w:t>
        </w:r>
      </w:ins>
      <w:ins w:id="2228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k</m:t>
            </m:r>
          </m:sub>
        </m:sSub>
      </m:oMath>
      <w:ins w:id="2229" w:author="PR Preview" w:date="2026-01-01T00:00:00Z">
        <w:r>
          <w:t xml:space="preserve">.</w:t>
        </w:r>
      </w:ins>
      <w:ins w:id="2230" w:author="PR Preview" w:date="2026-01-01T00:00:00Z">
        <w:r>
          <w:t xml:space="preserve"> </w:t>
        </w:r>
      </w:ins>
      <w:ins w:id="2231" w:author="PR Preview" w:date="2026-01-01T00:00:00Z">
        <w:r>
          <w:t xml:space="preserve">For a 95% interval,</w:t>
        </w:r>
      </w:ins>
      <w:ins w:id="2232" w:author="PR Preview" w:date="2026-01-01T00:00:00Z">
        <w:r>
          <w:t xml:space="preserve"> </w:t>
        </w:r>
      </w:ins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ins w:id="223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4" w:name="wald-tests"/>
    <w:p>
      <w:pPr>
        <w:pStyle w:val="Heading4"/>
      </w:pPr>
      <w:r>
        <w:t xml:space="preserve">1.9.2 Wald tests</w:t>
      </w:r>
    </w:p>
    <w:bookmarkStart w:id="120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9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0"/>
    <w:bookmarkStart w:id="121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1"/>
    <w:bookmarkStart w:id="122" w:name="exm-wald-poisson"/>
    <w:p>
      <w:pPr>
        <w:pStyle w:val="BodyText"/>
      </w:pPr>
      <w:del w:id="2234" w:author="PR Preview" w:date="2026-01-01T00:00:00Z">
        <w:r>
          <w:rPr>
            <w:b/>
            <w:bCs/>
          </w:rPr>
          <w:delText xml:space="preserve">Example 10 (Wald interval and test for a Poisson rate)</w:delText>
        </w:r>
      </w:del>
      <w:del w:id="2235" w:author="PR Preview" w:date="2026-01-01T00:00:00Z">
        <w:r>
          <w:delText xml:space="preserve"> </w:delText>
        </w:r>
      </w:del>
      <w:del w:id="2236" w:author="PR Preview" w:date="2026-01-01T00:00:00Z">
        <w:r>
          <w:delText xml:space="preserve">For</w:delText>
        </w:r>
      </w:del>
      <w:del w:id="223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2238" w:author="PR Preview" w:date="2026-01-01T00:00:00Z">
        <w:r>
          <w:delText xml:space="preserve">,</w:delText>
        </w:r>
      </w:del>
      <w:del w:id="223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2240" w:author="PR Preview" w:date="2026-01-01T00:00:00Z">
        <w:r>
          <w:delText xml:space="preserve"> </w:delText>
        </w:r>
      </w:del>
      <w:del w:id="2241" w:author="PR Preview" w:date="2026-01-01T00:00:00Z">
        <w:r>
          <w:delText xml:space="preserve">and</w:delText>
        </w:r>
      </w:del>
      <w:del w:id="224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2243" w:author="PR Preview" w:date="2026-01-01T00:00:00Z">
        <w:r>
          <w:delText xml:space="preserve"> </w:delText>
        </w:r>
      </w:del>
      <w:del w:id="2244" w:author="PR Preview" w:date="2026-01-01T00:00:00Z">
        <w:r>
          <w:delText xml:space="preserve">(</w:delText>
        </w:r>
      </w:del>
      <w:hyperlink w:anchor="exm-dist-mle-poisson">
        <w:del w:id="2245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2246" w:author="PR Preview" w:date="2026-01-01T00:00:00Z">
        <w:r>
          <w:delText xml:space="preserve">),</w:delText>
        </w:r>
      </w:del>
      <w:del w:id="2247" w:author="PR Preview" w:date="2026-01-01T00:00:00Z">
        <w:r>
          <w:delText xml:space="preserve"> </w:delText>
        </w:r>
      </w:del>
      <w:del w:id="2248" w:author="PR Preview" w:date="2026-01-01T00:00:00Z">
        <w:r>
          <w:delText xml:space="preserve">so</w:delText>
        </w:r>
      </w:del>
      <w:del w:id="2249" w:author="PR Preview" w:date="2026-01-01T00:00:00Z">
        <w:r>
          <w:delText xml:space="preserve"> </w:delText>
        </w:r>
      </w:del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del w:id="2250" w:author="PR Preview" w:date="2026-01-01T00:00:00Z">
        <w:r>
          <w:delText xml:space="preserve">.</w:delText>
        </w:r>
      </w:del>
      <w:del w:id="2251" w:author="PR Preview" w:date="2026-01-01T00:00:00Z">
        <w:r>
          <w:delText xml:space="preserve"> </w:delText>
        </w:r>
      </w:del>
      <w:del w:id="2252" w:author="PR Preview" w:date="2026-01-01T00:00:00Z">
        <w:r>
          <w:delText xml:space="preserve">With</w:delText>
        </w:r>
      </w:del>
      <w:del w:id="225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13</m:t>
        </m:r>
      </m:oMath>
      <w:del w:id="2254" w:author="PR Preview" w:date="2026-01-01T00:00:00Z">
        <w:r>
          <w:delText xml:space="preserve"> </w:delText>
        </w:r>
      </w:del>
      <w:del w:id="2255" w:author="PR Preview" w:date="2026-01-01T00:00:00Z">
        <w:r>
          <w:delText xml:space="preserve">and</w:delText>
        </w:r>
      </w:del>
      <w:del w:id="2256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del w:id="2257" w:author="PR Preview" w:date="2026-01-01T00:00:00Z">
        <w:r>
          <w:delText xml:space="preserve">,</w:delText>
        </w:r>
      </w:del>
      <w:del w:id="2258" w:author="PR Preview" w:date="2026-01-01T00:00:00Z">
        <w:r>
          <w:delText xml:space="preserve"> </w:delText>
        </w:r>
      </w:del>
      <w:del w:id="2259" w:author="PR Preview" w:date="2026-01-01T00:00:00Z">
        <w:r>
          <w:delText xml:space="preserve">the 95% Wald interval for</w:delText>
        </w:r>
      </w:del>
      <w:del w:id="2260" w:author="PR Preview" w:date="2026-01-01T00:00:00Z">
        <w:r>
          <w:delText xml:space="preserve"> </w:delText>
        </w:r>
      </w:del>
      <m:oMath>
        <m:r>
          <m:t>λ</m:t>
        </m:r>
      </m:oMath>
      <w:del w:id="2261" w:author="PR Preview" w:date="2026-01-01T00:00:00Z">
        <w:r>
          <w:delText xml:space="preserve">,</w:delText>
        </w:r>
      </w:del>
      <w:del w:id="2262" w:author="PR Preview" w:date="2026-01-01T00:00:00Z">
        <w:r>
          <w:delText xml:space="preserve"> </w:delText>
        </w:r>
      </w:del>
      <w:del w:id="2263" w:author="PR Preview" w:date="2026-01-01T00:00:00Z">
        <w:r>
          <w:delText xml:space="preserve">and the Wald test of</w:delText>
        </w:r>
      </w:del>
      <w:del w:id="2264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del w:id="2265" w:author="PR Preview" w:date="2026-01-01T00:00:00Z">
        <w:r>
          <w:delText xml:space="preserve">, are:</w:delText>
        </w:r>
      </w:del>
    </w:p>
    <w:p>
      <w:pPr>
        <w:pStyle w:val="BodyText"/>
      </w:pPr>
      <w:ins w:id="2266" w:author="PR Preview" w:date="2026-01-01T00:00:00Z">
        <w:r>
          <w:rPr>
            <w:b/>
            <w:bCs/>
          </w:rPr>
          <w:t xml:space="preserve">Example 11 (Wald interval and test for a Poisson rate)</w:t>
        </w:r>
      </w:ins>
      <w:ins w:id="2267" w:author="PR Preview" w:date="2026-01-01T00:00:00Z">
        <w:r>
          <w:t xml:space="preserve"> </w:t>
        </w:r>
      </w:ins>
      <w:ins w:id="2268" w:author="PR Preview" w:date="2026-01-01T00:00:00Z">
        <w:r>
          <w:t xml:space="preserve">For</w:t>
        </w:r>
      </w:ins>
      <w:ins w:id="226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2270" w:author="PR Preview" w:date="2026-01-01T00:00:00Z">
        <w:r>
          <w:t xml:space="preserve">,</w:t>
        </w:r>
      </w:ins>
      <w:ins w:id="227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2272" w:author="PR Preview" w:date="2026-01-01T00:00:00Z">
        <w:r>
          <w:t xml:space="preserve"> </w:t>
        </w:r>
      </w:ins>
      <w:ins w:id="2273" w:author="PR Preview" w:date="2026-01-01T00:00:00Z">
        <w:r>
          <w:t xml:space="preserve">and</w:t>
        </w:r>
      </w:ins>
      <w:ins w:id="227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2275" w:author="PR Preview" w:date="2026-01-01T00:00:00Z">
        <w:r>
          <w:t xml:space="preserve"> </w:t>
        </w:r>
      </w:ins>
      <w:ins w:id="2276" w:author="PR Preview" w:date="2026-01-01T00:00:00Z">
        <w:r>
          <w:t xml:space="preserve">(</w:t>
        </w:r>
      </w:ins>
      <w:hyperlink w:anchor="exm-dist-mle-poisson">
        <w:ins w:id="2277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2278" w:author="PR Preview" w:date="2026-01-01T00:00:00Z">
        <w:r>
          <w:t xml:space="preserve">),</w:t>
        </w:r>
      </w:ins>
      <w:ins w:id="2279" w:author="PR Preview" w:date="2026-01-01T00:00:00Z">
        <w:r>
          <w:t xml:space="preserve"> </w:t>
        </w:r>
      </w:ins>
      <w:ins w:id="2280" w:author="PR Preview" w:date="2026-01-01T00:00:00Z">
        <w:r>
          <w:t xml:space="preserve">so</w:t>
        </w:r>
      </w:ins>
      <w:ins w:id="2281" w:author="PR Preview" w:date="2026-01-01T00:00:00Z">
        <w:r>
          <w:t xml:space="preserve"> </w:t>
        </w:r>
      </w:ins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ins w:id="2282" w:author="PR Preview" w:date="2026-01-01T00:00:00Z">
        <w:r>
          <w:t xml:space="preserve">.</w:t>
        </w:r>
      </w:ins>
      <w:ins w:id="2283" w:author="PR Preview" w:date="2026-01-01T00:00:00Z">
        <w:r>
          <w:t xml:space="preserve"> </w:t>
        </w:r>
      </w:ins>
      <w:ins w:id="2284" w:author="PR Preview" w:date="2026-01-01T00:00:00Z">
        <w:r>
          <w:t xml:space="preserve">With</w:t>
        </w:r>
      </w:ins>
      <w:ins w:id="228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13</m:t>
        </m:r>
      </m:oMath>
      <w:ins w:id="2286" w:author="PR Preview" w:date="2026-01-01T00:00:00Z">
        <w:r>
          <w:t xml:space="preserve"> </w:t>
        </w:r>
      </w:ins>
      <w:ins w:id="2287" w:author="PR Preview" w:date="2026-01-01T00:00:00Z">
        <w:r>
          <w:t xml:space="preserve">and</w:t>
        </w:r>
      </w:ins>
      <w:ins w:id="228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ins w:id="2289" w:author="PR Preview" w:date="2026-01-01T00:00:00Z">
        <w:r>
          <w:t xml:space="preserve">,</w:t>
        </w:r>
      </w:ins>
      <w:ins w:id="2290" w:author="PR Preview" w:date="2026-01-01T00:00:00Z">
        <w:r>
          <w:t xml:space="preserve"> </w:t>
        </w:r>
      </w:ins>
      <w:ins w:id="2291" w:author="PR Preview" w:date="2026-01-01T00:00:00Z">
        <w:r>
          <w:t xml:space="preserve">the 95% Wald interval for</w:t>
        </w:r>
      </w:ins>
      <w:ins w:id="2292" w:author="PR Preview" w:date="2026-01-01T00:00:00Z">
        <w:r>
          <w:t xml:space="preserve"> </w:t>
        </w:r>
      </w:ins>
      <m:oMath>
        <m:r>
          <m:t>λ</m:t>
        </m:r>
      </m:oMath>
      <w:ins w:id="2293" w:author="PR Preview" w:date="2026-01-01T00:00:00Z">
        <w:r>
          <w:t xml:space="preserve">,</w:t>
        </w:r>
      </w:ins>
      <w:ins w:id="2294" w:author="PR Preview" w:date="2026-01-01T00:00:00Z">
        <w:r>
          <w:t xml:space="preserve"> </w:t>
        </w:r>
      </w:ins>
      <w:ins w:id="2295" w:author="PR Preview" w:date="2026-01-01T00:00:00Z">
        <w:r>
          <w:t xml:space="preserve">and the Wald test of</w:t>
        </w:r>
      </w:ins>
      <w:ins w:id="2296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ins w:id="2297" w:author="PR Preview" w:date="2026-01-01T00:00:00Z">
        <w:r>
          <w:t xml:space="preserve">, are:</w:t>
        </w:r>
      </w:ins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2"/>
    <w:bookmarkStart w:id="123" w:name="rem-wald-test-distribution"/>
    <w:p>
      <w:pPr>
        <w:pStyle w:val="FirstParagraph"/>
      </w:pPr>
      <w:del w:id="2298" w:author="PR Preview" w:date="2026-01-01T00:00:00Z">
        <w:r>
          <w:rPr>
            <w:i/>
            <w:iCs/>
          </w:rPr>
          <w:delText xml:space="preserve">Remark 7</w:delText>
        </w:r>
      </w:del>
      <w:del w:id="2299" w:author="PR Preview" w:date="2026-01-01T00:00:00Z">
        <w:r>
          <w:delText xml:space="preserve"> (Null distributions of the Wald statistics). </w:delText>
        </w:r>
      </w:del>
      <w:del w:id="2300" w:author="PR Preview" w:date="2026-01-01T00:00:00Z">
        <w:r>
          <w:delText xml:space="preserve">By</w:delText>
        </w:r>
      </w:del>
      <w:del w:id="2301" w:author="PR Preview" w:date="2026-01-01T00:00:00Z">
        <w:r>
          <w:delText xml:space="preserve"> </w:delText>
        </w:r>
      </w:del>
      <w:hyperlink w:anchor="thm-dist-mle">
        <w:del w:id="2302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303" w:author="PR Preview" w:date="2026-01-01T00:00:00Z">
        <w:r>
          <w:delText xml:space="preserve">, the statistic</w:delText>
        </w:r>
      </w:del>
      <w:del w:id="2304" w:author="PR Preview" w:date="2026-01-01T00:00:00Z">
        <w:r>
          <w:delText xml:space="preserve"> </w:delText>
        </w:r>
      </w:del>
      <m:oMath>
        <m:r>
          <m:t>Z</m:t>
        </m:r>
      </m:oMath>
      <w:del w:id="2305" w:author="PR Preview" w:date="2026-01-01T00:00:00Z">
        <w:r>
          <w:delText xml:space="preserve"> </w:delText>
        </w:r>
      </w:del>
      <w:del w:id="2306" w:author="PR Preview" w:date="2026-01-01T00:00:00Z">
        <w:r>
          <w:delText xml:space="preserve">of the</w:delText>
        </w:r>
      </w:del>
      <w:del w:id="2307" w:author="PR Preview" w:date="2026-01-01T00:00:00Z">
        <w:r>
          <w:delText xml:space="preserve"> </w:delText>
        </w:r>
      </w:del>
      <w:hyperlink w:anchor="def-wald-test">
        <w:del w:id="2308" w:author="PR Preview" w:date="2026-01-01T00:00:00Z">
          <w:r>
            <w:rPr>
              <w:rStyle w:val="Hyperlink"/>
            </w:rPr>
            <w:delText xml:space="preserve">Wald test</w:delText>
          </w:r>
        </w:del>
      </w:hyperlink>
      <w:del w:id="2309" w:author="PR Preview" w:date="2026-01-01T00:00:00Z">
        <w:r>
          <w:delText xml:space="preserve"> </w:delText>
        </w:r>
      </w:del>
      <w:del w:id="2310" w:author="PR Preview" w:date="2026-01-01T00:00:00Z">
        <w:r>
          <w:delText xml:space="preserve">has approximately a standard Gaussian distribution</w:delText>
        </w:r>
      </w:del>
      <w:del w:id="2311" w:author="PR Preview" w:date="2026-01-01T00:00:00Z">
        <w:r>
          <w:delText xml:space="preserve"> </w:delText>
        </w:r>
      </w:del>
      <w:del w:id="2312" w:author="PR Preview" w:date="2026-01-01T00:00:00Z">
        <w:r>
          <w:delText xml:space="preserve">under</w:delText>
        </w:r>
      </w:del>
      <w:del w:id="2313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2314" w:author="PR Preview" w:date="2026-01-01T00:00:00Z">
        <w:r>
          <w:delText xml:space="preserve"> </w:delText>
        </w:r>
      </w:del>
      <w:del w:id="2315" w:author="PR Preview" w:date="2026-01-01T00:00:00Z">
        <w:r>
          <w:delText xml:space="preserve">in large samples.</w:delText>
        </w:r>
      </w:del>
      <w:del w:id="2316" w:author="PR Preview" w:date="2026-01-01T00:00:00Z">
        <w:r>
          <w:delText xml:space="preserve"> </w:delText>
        </w:r>
      </w:del>
      <w:del w:id="2317" w:author="PR Preview" w:date="2026-01-01T00:00:00Z">
        <w:r>
          <w:delText xml:space="preserve">The Wald statistic for</w:delText>
        </w:r>
      </w:del>
      <w:del w:id="2318" w:author="PR Preview" w:date="2026-01-01T00:00:00Z">
        <w:r>
          <w:delText xml:space="preserve"> </w:delText>
        </w:r>
      </w:del>
      <m:oMath>
        <m:r>
          <m:t>q</m:t>
        </m:r>
      </m:oMath>
      <w:del w:id="2319" w:author="PR Preview" w:date="2026-01-01T00:00:00Z">
        <w:r>
          <w:delText xml:space="preserve"> </w:delText>
        </w:r>
      </w:del>
      <w:del w:id="2320" w:author="PR Preview" w:date="2026-01-01T00:00:00Z">
        <w:r>
          <w:delText xml:space="preserve">constraints (</w:delText>
        </w:r>
      </w:del>
      <w:hyperlink w:anchor="def-wald-statistic-q">
        <w:del w:id="2321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2322" w:author="PR Preview" w:date="2026-01-01T00:00:00Z">
        <w:r>
          <w:delText xml:space="preserve">)</w:delText>
        </w:r>
      </w:del>
      <w:del w:id="2323" w:author="PR Preview" w:date="2026-01-01T00:00:00Z">
        <w:r>
          <w:delText xml:space="preserve"> </w:delText>
        </w:r>
      </w:del>
      <w:del w:id="2324" w:author="PR Preview" w:date="2026-01-01T00:00:00Z">
        <w:r>
          <w:delText xml:space="preserve">has approximately a</w:delText>
        </w:r>
      </w:del>
      <w:del w:id="2325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del w:id="2326" w:author="PR Preview" w:date="2026-01-01T00:00:00Z">
        <w:r>
          <w:delText xml:space="preserve"> </w:delText>
        </w:r>
      </w:del>
      <w:del w:id="2327" w:author="PR Preview" w:date="2026-01-01T00:00:00Z">
        <w:r>
          <w:delText xml:space="preserve">distribution under</w:delText>
        </w:r>
      </w:del>
      <w:del w:id="2328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2329" w:author="PR Preview" w:date="2026-01-01T00:00:00Z">
        <w:r>
          <w:delText xml:space="preserve">.</w:delText>
        </w:r>
      </w:del>
    </w:p>
    <w:p>
      <w:pPr>
        <w:pStyle w:val="FirstParagraph"/>
      </w:pPr>
      <w:ins w:id="2330" w:author="PR Preview" w:date="2026-01-01T00:00:00Z">
        <w:r>
          <w:rPr>
            <w:i/>
            <w:iCs/>
          </w:rPr>
          <w:t xml:space="preserve">Remark 7</w:t>
        </w:r>
      </w:ins>
      <w:ins w:id="2331" w:author="PR Preview" w:date="2026-01-01T00:00:00Z">
        <w:r>
          <w:t xml:space="preserve"> (Null distributions of the Wald statistics). </w:t>
        </w:r>
      </w:ins>
      <w:ins w:id="2332" w:author="PR Preview" w:date="2026-01-01T00:00:00Z">
        <w:r>
          <w:t xml:space="preserve">By</w:t>
        </w:r>
      </w:ins>
      <w:ins w:id="2333" w:author="PR Preview" w:date="2026-01-01T00:00:00Z">
        <w:r>
          <w:t xml:space="preserve"> </w:t>
        </w:r>
      </w:ins>
      <w:hyperlink w:anchor="thm-dist-mle">
        <w:ins w:id="2334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335" w:author="PR Preview" w:date="2026-01-01T00:00:00Z">
        <w:r>
          <w:t xml:space="preserve">, the statistic</w:t>
        </w:r>
      </w:ins>
      <w:ins w:id="2336" w:author="PR Preview" w:date="2026-01-01T00:00:00Z">
        <w:r>
          <w:t xml:space="preserve"> </w:t>
        </w:r>
      </w:ins>
      <m:oMath>
        <m:r>
          <m:t>Z</m:t>
        </m:r>
      </m:oMath>
      <w:ins w:id="2337" w:author="PR Preview" w:date="2026-01-01T00:00:00Z">
        <w:r>
          <w:t xml:space="preserve"> </w:t>
        </w:r>
      </w:ins>
      <w:ins w:id="2338" w:author="PR Preview" w:date="2026-01-01T00:00:00Z">
        <w:r>
          <w:t xml:space="preserve">of the</w:t>
        </w:r>
      </w:ins>
      <w:ins w:id="2339" w:author="PR Preview" w:date="2026-01-01T00:00:00Z">
        <w:r>
          <w:t xml:space="preserve"> </w:t>
        </w:r>
      </w:ins>
      <w:hyperlink w:anchor="def-wald-test">
        <w:ins w:id="2340" w:author="PR Preview" w:date="2026-01-01T00:00:00Z">
          <w:r>
            <w:rPr>
              <w:rStyle w:val="Hyperlink"/>
            </w:rPr>
            <w:t xml:space="preserve">Wald test</w:t>
          </w:r>
        </w:ins>
      </w:hyperlink>
      <w:ins w:id="2341" w:author="PR Preview" w:date="2026-01-01T00:00:00Z">
        <w:r>
          <w:t xml:space="preserve"> </w:t>
        </w:r>
      </w:ins>
      <w:ins w:id="2342" w:author="PR Preview" w:date="2026-01-01T00:00:00Z">
        <w:r>
          <w:t xml:space="preserve">has approximately a standard Gaussian distribution</w:t>
        </w:r>
      </w:ins>
      <w:ins w:id="2343" w:author="PR Preview" w:date="2026-01-01T00:00:00Z">
        <w:r>
          <w:t xml:space="preserve"> </w:t>
        </w:r>
      </w:ins>
      <w:ins w:id="2344" w:author="PR Preview" w:date="2026-01-01T00:00:00Z">
        <w:r>
          <w:t xml:space="preserve">under</w:t>
        </w:r>
      </w:ins>
      <w:ins w:id="2345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2346" w:author="PR Preview" w:date="2026-01-01T00:00:00Z">
        <w:r>
          <w:t xml:space="preserve"> </w:t>
        </w:r>
      </w:ins>
      <w:ins w:id="2347" w:author="PR Preview" w:date="2026-01-01T00:00:00Z">
        <w:r>
          <w:t xml:space="preserve">in large samples.</w:t>
        </w:r>
      </w:ins>
      <w:ins w:id="2348" w:author="PR Preview" w:date="2026-01-01T00:00:00Z">
        <w:r>
          <w:t xml:space="preserve"> </w:t>
        </w:r>
      </w:ins>
      <w:ins w:id="2349" w:author="PR Preview" w:date="2026-01-01T00:00:00Z">
        <w:r>
          <w:t xml:space="preserve">The Wald statistic for</w:t>
        </w:r>
      </w:ins>
      <w:ins w:id="2350" w:author="PR Preview" w:date="2026-01-01T00:00:00Z">
        <w:r>
          <w:t xml:space="preserve"> </w:t>
        </w:r>
      </w:ins>
      <m:oMath>
        <m:r>
          <m:t>q</m:t>
        </m:r>
      </m:oMath>
      <w:ins w:id="2351" w:author="PR Preview" w:date="2026-01-01T00:00:00Z">
        <w:r>
          <w:t xml:space="preserve"> </w:t>
        </w:r>
      </w:ins>
      <w:ins w:id="2352" w:author="PR Preview" w:date="2026-01-01T00:00:00Z">
        <w:r>
          <w:t xml:space="preserve">constraints (</w:t>
        </w:r>
      </w:ins>
      <w:hyperlink w:anchor="def-wald-statistic-q">
        <w:ins w:id="2353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2354" w:author="PR Preview" w:date="2026-01-01T00:00:00Z">
        <w:r>
          <w:t xml:space="preserve">)</w:t>
        </w:r>
      </w:ins>
      <w:ins w:id="2355" w:author="PR Preview" w:date="2026-01-01T00:00:00Z">
        <w:r>
          <w:t xml:space="preserve"> </w:t>
        </w:r>
      </w:ins>
      <w:ins w:id="2356" w:author="PR Preview" w:date="2026-01-01T00:00:00Z">
        <w:r>
          <w:t xml:space="preserve">has approximately a</w:t>
        </w:r>
      </w:ins>
      <w:ins w:id="2357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ins w:id="2358" w:author="PR Preview" w:date="2026-01-01T00:00:00Z">
        <w:r>
          <w:t xml:space="preserve"> </w:t>
        </w:r>
      </w:ins>
      <w:ins w:id="2359" w:author="PR Preview" w:date="2026-01-01T00:00:00Z">
        <w:r>
          <w:t xml:space="preserve">distribution under</w:t>
        </w:r>
      </w:ins>
      <w:ins w:id="236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2361" w:author="PR Preview" w:date="2026-01-01T00:00:00Z">
        <w:r>
          <w:t xml:space="preserve">.</w:t>
        </w:r>
      </w:ins>
    </w:p>
    <w:bookmarkEnd w:id="123"/>
    <w:bookmarkEnd w:id="124"/>
    <w:bookmarkStart w:id="139" w:name="sec-lrt-mles"/>
    <w:p>
      <w:pPr>
        <w:pStyle w:val="Heading4"/>
      </w:pPr>
      <w:r>
        <w:t xml:space="preserve">1.9.3 Likelihood ratio tests for MLEs</w:t>
      </w:r>
    </w:p>
    <w:bookmarkStart w:id="125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5"/>
    <w:bookmarkStart w:id="126" w:name="exr-wilks-taylor"/>
    <w:p>
      <w:pPr>
        <w:pStyle w:val="BodyText"/>
      </w:pPr>
      <w:del w:id="2362" w:author="PR Preview" w:date="2026-01-01T00:00:00Z">
        <w:r>
          <w:rPr>
            <w:b/>
            <w:bCs/>
          </w:rPr>
          <w:delText xml:space="preserve">Exercise 17 (Quadratic approximation to the log-likelihood)</w:delText>
        </w:r>
      </w:del>
      <w:del w:id="2363" w:author="PR Preview" w:date="2026-01-01T00:00:00Z">
        <w:r>
          <w:delText xml:space="preserve"> </w:delText>
        </w:r>
      </w:del>
      <w:del w:id="2364" w:author="PR Preview" w:date="2026-01-01T00:00:00Z">
        <w:r>
          <w:delText xml:space="preserve">Let</w:delText>
        </w:r>
      </w:del>
      <w:del w:id="2365" w:author="PR Preview" w:date="2026-01-01T00:00:00Z">
        <w:r>
          <w:delText xml:space="preserve"> </w:delText>
        </w:r>
      </w:del>
      <m:oMath>
        <m:r>
          <m:t>θ</m:t>
        </m:r>
      </m:oMath>
      <w:del w:id="2366" w:author="PR Preview" w:date="2026-01-01T00:00:00Z">
        <w:r>
          <w:delText xml:space="preserve"> </w:delText>
        </w:r>
      </w:del>
      <w:del w:id="2367" w:author="PR Preview" w:date="2026-01-01T00:00:00Z">
        <w:r>
          <w:delText xml:space="preserve">be a scalar parameter,</w:delText>
        </w:r>
      </w:del>
      <w:del w:id="2368" w:author="PR Preview" w:date="2026-01-01T00:00:00Z">
        <w:r>
          <w:delText xml:space="preserve"> </w:delText>
        </w:r>
      </w:del>
      <w:del w:id="2369" w:author="PR Preview" w:date="2026-01-01T00:00:00Z">
        <w:r>
          <w:delText xml:space="preserve">and suppose the MLE</w:delText>
        </w:r>
      </w:del>
      <w:del w:id="237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2371" w:author="PR Preview" w:date="2026-01-01T00:00:00Z">
        <w:r>
          <w:delText xml:space="preserve"> </w:delText>
        </w:r>
      </w:del>
      <w:del w:id="2372" w:author="PR Preview" w:date="2026-01-01T00:00:00Z">
        <w:r>
          <w:delText xml:space="preserve">maximizes</w:delText>
        </w:r>
      </w:del>
      <w:del w:id="2373" w:author="PR Preview" w:date="2026-01-01T00:00:00Z">
        <w:r>
          <w:delText xml:space="preserve"> </w:delText>
        </w:r>
      </w:del>
      <m:oMath>
        <m:r>
          <m:t>ℓ</m:t>
        </m:r>
      </m:oMath>
      <w:del w:id="2374" w:author="PR Preview" w:date="2026-01-01T00:00:00Z">
        <w:r>
          <w:delText xml:space="preserve"> </w:delText>
        </w:r>
      </w:del>
      <w:del w:id="2375" w:author="PR Preview" w:date="2026-01-01T00:00:00Z">
        <w:r>
          <w:delText xml:space="preserve">at an interior point of the parameter space,</w:delText>
        </w:r>
      </w:del>
      <w:del w:id="2376" w:author="PR Preview" w:date="2026-01-01T00:00:00Z">
        <w:r>
          <w:delText xml:space="preserve"> </w:delText>
        </w:r>
      </w:del>
      <w:del w:id="2377" w:author="PR Preview" w:date="2026-01-01T00:00:00Z">
        <w:r>
          <w:delText xml:space="preserve">where</w:delText>
        </w:r>
      </w:del>
      <w:del w:id="2378" w:author="PR Preview" w:date="2026-01-01T00:00:00Z">
        <w:r>
          <w:delText xml:space="preserve"> </w:delText>
        </w:r>
      </w:del>
      <m:oMath>
        <m:r>
          <m:t>ℓ</m:t>
        </m:r>
      </m:oMath>
      <w:del w:id="2379" w:author="PR Preview" w:date="2026-01-01T00:00:00Z">
        <w:r>
          <w:delText xml:space="preserve"> </w:delText>
        </w:r>
      </w:del>
      <w:del w:id="2380" w:author="PR Preview" w:date="2026-01-01T00:00:00Z">
        <w:r>
          <w:delText xml:space="preserve">is twice differentiable.</w:delText>
        </w:r>
      </w:del>
      <w:del w:id="2381" w:author="PR Preview" w:date="2026-01-01T00:00:00Z">
        <w:r>
          <w:delText xml:space="preserve"> </w:delText>
        </w:r>
      </w:del>
      <w:del w:id="2382" w:author="PR Preview" w:date="2026-01-01T00:00:00Z">
        <w:r>
          <w:delText xml:space="preserve">Use a second-order Taylor expansion around</w:delText>
        </w:r>
      </w:del>
      <w:del w:id="238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2384" w:author="PR Preview" w:date="2026-01-01T00:00:00Z">
        <w:r>
          <w:delText xml:space="preserve"> </w:delText>
        </w:r>
      </w:del>
      <w:del w:id="2385" w:author="PR Preview" w:date="2026-01-01T00:00:00Z">
        <w:r>
          <w:delText xml:space="preserve">to approximate</w:delText>
        </w:r>
      </w:del>
      <w:del w:id="2386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2387" w:author="PR Preview" w:date="2026-01-01T00:00:00Z">
        <w:r>
          <w:delText xml:space="preserve"> </w:delText>
        </w:r>
      </w:del>
      <w:del w:id="2388" w:author="PR Preview" w:date="2026-01-01T00:00:00Z">
        <w:r>
          <w:delText xml:space="preserve">in terms of</w:delText>
        </w:r>
      </w:del>
      <w:del w:id="2389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del w:id="2390" w:author="PR Preview" w:date="2026-01-01T00:00:00Z">
        <w:r>
          <w:delText xml:space="preserve"> </w:delText>
        </w:r>
      </w:del>
      <w:del w:id="2391" w:author="PR Preview" w:date="2026-01-01T00:00:00Z">
        <w:r>
          <w:delText xml:space="preserve">and the</w:delText>
        </w:r>
      </w:del>
      <w:del w:id="2392" w:author="PR Preview" w:date="2026-01-01T00:00:00Z">
        <w:r>
          <w:delText xml:space="preserve"> </w:delText>
        </w:r>
      </w:del>
      <w:hyperlink w:anchor="def-hessian">
        <w:del w:id="2393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2394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del w:id="2395" w:author="PR Preview" w:date="2026-01-01T00:00:00Z">
        <w:r>
          <w:delText xml:space="preserve">.</w:delText>
        </w:r>
      </w:del>
    </w:p>
    <w:p>
      <w:pPr>
        <w:pStyle w:val="BodyText"/>
      </w:pPr>
      <w:del w:id="2396" w:author="PR Preview" w:date="2026-01-01T00:00:00Z">
        <w:r>
          <w:rPr>
            <w:i/>
            <w:iCs/>
          </w:rPr>
          <w:delText xml:space="preserve">Solution 17</w:delText>
        </w:r>
      </w:del>
      <w:del w:id="2397" w:author="PR Preview" w:date="2026-01-01T00:00:00Z">
        <w:r>
          <w:delText xml:space="preserve">. </w:delText>
        </w:r>
      </w:del>
      <w:del w:id="2398" w:author="PR Preview" w:date="2026-01-01T00:00:00Z">
        <w:r>
          <w:delText xml:space="preserve">The MLE maximizes</w:delText>
        </w:r>
      </w:del>
      <w:del w:id="2399" w:author="PR Preview" w:date="2026-01-01T00:00:00Z">
        <w:r>
          <w:delText xml:space="preserve"> </w:delText>
        </w:r>
      </w:del>
      <m:oMath>
        <m:r>
          <m:t>ℓ</m:t>
        </m:r>
      </m:oMath>
      <w:del w:id="2400" w:author="PR Preview" w:date="2026-01-01T00:00:00Z">
        <w:r>
          <w:delText xml:space="preserve"> </w:delText>
        </w:r>
      </w:del>
      <w:del w:id="2401" w:author="PR Preview" w:date="2026-01-01T00:00:00Z">
        <w:r>
          <w:delText xml:space="preserve">at an interior point,</w:delText>
        </w:r>
      </w:del>
      <w:del w:id="2402" w:author="PR Preview" w:date="2026-01-01T00:00:00Z">
        <w:r>
          <w:delText xml:space="preserve"> </w:delText>
        </w:r>
      </w:del>
      <w:del w:id="2403" w:author="PR Preview" w:date="2026-01-01T00:00:00Z">
        <w:r>
          <w:delText xml:space="preserve">so</w:delText>
        </w:r>
      </w:del>
      <w:del w:id="2404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405" w:author="PR Preview" w:date="2026-01-01T00:00:00Z">
        <w:r>
          <w:delText xml:space="preserve">.</w:delText>
        </w:r>
      </w:del>
      <w:del w:id="2406" w:author="PR Preview" w:date="2026-01-01T00:00:00Z">
        <w:r>
          <w:delText xml:space="preserve"> </w:delText>
        </w:r>
      </w:del>
      <w:del w:id="2407" w:author="PR Preview" w:date="2026-01-01T00:00:00Z">
        <w:r>
          <w:delText xml:space="preserve">A second-order Taylor expansion of</w:delText>
        </w:r>
      </w:del>
      <w:del w:id="2408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2409" w:author="PR Preview" w:date="2026-01-01T00:00:00Z">
        <w:r>
          <w:delText xml:space="preserve"> </w:delText>
        </w:r>
      </w:del>
      <w:del w:id="2410" w:author="PR Preview" w:date="2026-01-01T00:00:00Z">
        <w:r>
          <w:delText xml:space="preserve">around</w:delText>
        </w:r>
      </w:del>
      <w:del w:id="241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2412" w:author="PR Preview" w:date="2026-01-01T00:00:00Z">
        <w:r>
          <w:delText xml:space="preserve"> </w:delText>
        </w:r>
      </w:del>
      <w:del w:id="2413" w:author="PR Preview" w:date="2026-01-01T00:00:00Z">
        <w:r>
          <w:delText xml:space="preserve">gives:</w:delText>
        </w:r>
      </w:del>
    </w:p>
    <w:p>
      <w:pPr>
        <w:pStyle w:val="BodyText"/>
      </w:pPr>
      <w:ins w:id="2414" w:author="PR Preview" w:date="2026-01-01T00:00:00Z">
        <w:r>
          <w:rPr>
            <w:b/>
            <w:bCs/>
          </w:rPr>
          <w:t xml:space="preserve">Exercise 14 (Quadratic approximation to the log-likelihood)</w:t>
        </w:r>
      </w:ins>
      <w:ins w:id="2415" w:author="PR Preview" w:date="2026-01-01T00:00:00Z">
        <w:r>
          <w:t xml:space="preserve"> </w:t>
        </w:r>
      </w:ins>
      <w:ins w:id="2416" w:author="PR Preview" w:date="2026-01-01T00:00:00Z">
        <w:r>
          <w:t xml:space="preserve">Let</w:t>
        </w:r>
      </w:ins>
      <w:ins w:id="2417" w:author="PR Preview" w:date="2026-01-01T00:00:00Z">
        <w:r>
          <w:t xml:space="preserve"> </w:t>
        </w:r>
      </w:ins>
      <m:oMath>
        <m:r>
          <m:t>θ</m:t>
        </m:r>
      </m:oMath>
      <w:ins w:id="2418" w:author="PR Preview" w:date="2026-01-01T00:00:00Z">
        <w:r>
          <w:t xml:space="preserve"> </w:t>
        </w:r>
      </w:ins>
      <w:ins w:id="2419" w:author="PR Preview" w:date="2026-01-01T00:00:00Z">
        <w:r>
          <w:t xml:space="preserve">be a scalar parameter,</w:t>
        </w:r>
      </w:ins>
      <w:ins w:id="2420" w:author="PR Preview" w:date="2026-01-01T00:00:00Z">
        <w:r>
          <w:t xml:space="preserve"> </w:t>
        </w:r>
      </w:ins>
      <w:ins w:id="2421" w:author="PR Preview" w:date="2026-01-01T00:00:00Z">
        <w:r>
          <w:t xml:space="preserve">and suppose the MLE</w:t>
        </w:r>
      </w:ins>
      <w:ins w:id="242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2423" w:author="PR Preview" w:date="2026-01-01T00:00:00Z">
        <w:r>
          <w:t xml:space="preserve"> </w:t>
        </w:r>
      </w:ins>
      <w:ins w:id="2424" w:author="PR Preview" w:date="2026-01-01T00:00:00Z">
        <w:r>
          <w:t xml:space="preserve">maximizes</w:t>
        </w:r>
      </w:ins>
      <w:ins w:id="2425" w:author="PR Preview" w:date="2026-01-01T00:00:00Z">
        <w:r>
          <w:t xml:space="preserve"> </w:t>
        </w:r>
      </w:ins>
      <m:oMath>
        <m:r>
          <m:t>ℓ</m:t>
        </m:r>
      </m:oMath>
      <w:ins w:id="2426" w:author="PR Preview" w:date="2026-01-01T00:00:00Z">
        <w:r>
          <w:t xml:space="preserve"> </w:t>
        </w:r>
      </w:ins>
      <w:ins w:id="2427" w:author="PR Preview" w:date="2026-01-01T00:00:00Z">
        <w:r>
          <w:t xml:space="preserve">at an interior point of the parameter space,</w:t>
        </w:r>
      </w:ins>
      <w:ins w:id="2428" w:author="PR Preview" w:date="2026-01-01T00:00:00Z">
        <w:r>
          <w:t xml:space="preserve"> </w:t>
        </w:r>
      </w:ins>
      <w:ins w:id="2429" w:author="PR Preview" w:date="2026-01-01T00:00:00Z">
        <w:r>
          <w:t xml:space="preserve">where</w:t>
        </w:r>
      </w:ins>
      <w:ins w:id="2430" w:author="PR Preview" w:date="2026-01-01T00:00:00Z">
        <w:r>
          <w:t xml:space="preserve"> </w:t>
        </w:r>
      </w:ins>
      <m:oMath>
        <m:r>
          <m:t>ℓ</m:t>
        </m:r>
      </m:oMath>
      <w:ins w:id="2431" w:author="PR Preview" w:date="2026-01-01T00:00:00Z">
        <w:r>
          <w:t xml:space="preserve"> </w:t>
        </w:r>
      </w:ins>
      <w:ins w:id="2432" w:author="PR Preview" w:date="2026-01-01T00:00:00Z">
        <w:r>
          <w:t xml:space="preserve">is twice differentiable.</w:t>
        </w:r>
      </w:ins>
      <w:ins w:id="2433" w:author="PR Preview" w:date="2026-01-01T00:00:00Z">
        <w:r>
          <w:t xml:space="preserve"> </w:t>
        </w:r>
      </w:ins>
      <w:ins w:id="2434" w:author="PR Preview" w:date="2026-01-01T00:00:00Z">
        <w:r>
          <w:t xml:space="preserve">Use a second-order Taylor expansion around</w:t>
        </w:r>
      </w:ins>
      <w:ins w:id="243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2436" w:author="PR Preview" w:date="2026-01-01T00:00:00Z">
        <w:r>
          <w:t xml:space="preserve"> </w:t>
        </w:r>
      </w:ins>
      <w:ins w:id="2437" w:author="PR Preview" w:date="2026-01-01T00:00:00Z">
        <w:r>
          <w:t xml:space="preserve">to approximate</w:t>
        </w:r>
      </w:ins>
      <w:ins w:id="2438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2439" w:author="PR Preview" w:date="2026-01-01T00:00:00Z">
        <w:r>
          <w:t xml:space="preserve"> </w:t>
        </w:r>
      </w:ins>
      <w:ins w:id="2440" w:author="PR Preview" w:date="2026-01-01T00:00:00Z">
        <w:r>
          <w:t xml:space="preserve">in terms of</w:t>
        </w:r>
      </w:ins>
      <w:ins w:id="2441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ins w:id="2442" w:author="PR Preview" w:date="2026-01-01T00:00:00Z">
        <w:r>
          <w:t xml:space="preserve"> </w:t>
        </w:r>
      </w:ins>
      <w:ins w:id="2443" w:author="PR Preview" w:date="2026-01-01T00:00:00Z">
        <w:r>
          <w:t xml:space="preserve">and the</w:t>
        </w:r>
      </w:ins>
      <w:ins w:id="2444" w:author="PR Preview" w:date="2026-01-01T00:00:00Z">
        <w:r>
          <w:t xml:space="preserve"> </w:t>
        </w:r>
      </w:ins>
      <w:hyperlink w:anchor="def-hessian">
        <w:ins w:id="2445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2446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ins w:id="2447" w:author="PR Preview" w:date="2026-01-01T00:00:00Z">
        <w:r>
          <w:t xml:space="preserve">.</w:t>
        </w:r>
      </w:ins>
    </w:p>
    <w:bookmarkEnd w:id="126"/>
    <w:bookmarkStart w:id="127" w:name="sol-wilks-taylor"/>
    <w:p>
      <w:pPr>
        <w:pStyle w:val="BodyText"/>
      </w:pPr>
      <w:ins w:id="2448" w:author="PR Preview" w:date="2026-01-01T00:00:00Z">
        <w:r>
          <w:rPr>
            <w:i/>
            <w:iCs/>
          </w:rPr>
          <w:t xml:space="preserve">Solution 14</w:t>
        </w:r>
      </w:ins>
      <w:ins w:id="2449" w:author="PR Preview" w:date="2026-01-01T00:00:00Z">
        <w:r>
          <w:t xml:space="preserve">. </w:t>
        </w:r>
      </w:ins>
      <w:ins w:id="2450" w:author="PR Preview" w:date="2026-01-01T00:00:00Z">
        <w:r>
          <w:t xml:space="preserve">The MLE maximizes</w:t>
        </w:r>
      </w:ins>
      <w:ins w:id="2451" w:author="PR Preview" w:date="2026-01-01T00:00:00Z">
        <w:r>
          <w:t xml:space="preserve"> </w:t>
        </w:r>
      </w:ins>
      <m:oMath>
        <m:r>
          <m:t>ℓ</m:t>
        </m:r>
      </m:oMath>
      <w:ins w:id="2452" w:author="PR Preview" w:date="2026-01-01T00:00:00Z">
        <w:r>
          <w:t xml:space="preserve"> </w:t>
        </w:r>
      </w:ins>
      <w:ins w:id="2453" w:author="PR Preview" w:date="2026-01-01T00:00:00Z">
        <w:r>
          <w:t xml:space="preserve">at an interior point,</w:t>
        </w:r>
      </w:ins>
      <w:ins w:id="2454" w:author="PR Preview" w:date="2026-01-01T00:00:00Z">
        <w:r>
          <w:t xml:space="preserve"> </w:t>
        </w:r>
      </w:ins>
      <w:ins w:id="2455" w:author="PR Preview" w:date="2026-01-01T00:00:00Z">
        <w:r>
          <w:t xml:space="preserve">so</w:t>
        </w:r>
      </w:ins>
      <w:ins w:id="2456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457" w:author="PR Preview" w:date="2026-01-01T00:00:00Z">
        <w:r>
          <w:t xml:space="preserve">.</w:t>
        </w:r>
      </w:ins>
      <w:ins w:id="2458" w:author="PR Preview" w:date="2026-01-01T00:00:00Z">
        <w:r>
          <w:t xml:space="preserve"> </w:t>
        </w:r>
      </w:ins>
      <w:ins w:id="2459" w:author="PR Preview" w:date="2026-01-01T00:00:00Z">
        <w:r>
          <w:t xml:space="preserve">A second-order Taylor expansion of</w:t>
        </w:r>
      </w:ins>
      <w:ins w:id="2460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2461" w:author="PR Preview" w:date="2026-01-01T00:00:00Z">
        <w:r>
          <w:t xml:space="preserve"> </w:t>
        </w:r>
      </w:ins>
      <w:ins w:id="2462" w:author="PR Preview" w:date="2026-01-01T00:00:00Z">
        <w:r>
          <w:t xml:space="preserve">around</w:t>
        </w:r>
      </w:ins>
      <w:ins w:id="246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2464" w:author="PR Preview" w:date="2026-01-01T00:00:00Z">
        <w:r>
          <w:t xml:space="preserve"> </w:t>
        </w:r>
      </w:ins>
      <w:ins w:id="2465" w:author="PR Preview" w:date="2026-01-01T00:00:00Z">
        <w:r>
          <w:t xml:space="preserve">gives: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7"/>
    <w:bookmarkStart w:id="128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8"/>
    <w:p>
      <w:pPr>
        <w:pStyle w:val="FirstParagraph"/>
      </w:pPr>
      <w:del w:id="2466" w:author="PR Preview" w:date="2026-01-01T00:00:00Z">
        <w:r>
          <w:rPr>
            <w:i/>
            <w:iCs/>
          </w:rPr>
          <w:delText xml:space="preserve">Proof</w:delText>
        </w:r>
      </w:del>
      <w:del w:id="2467" w:author="PR Preview" w:date="2026-01-01T00:00:00Z">
        <w:r>
          <w:delText xml:space="preserve">. </w:delText>
        </w:r>
      </w:del>
      <w:del w:id="2468" w:author="PR Preview" w:date="2026-01-01T00:00:00Z">
        <w:r>
          <w:delText xml:space="preserve">This is the solution to</w:delText>
        </w:r>
      </w:del>
      <w:del w:id="2469" w:author="PR Preview" w:date="2026-01-01T00:00:00Z">
        <w:r>
          <w:delText xml:space="preserve"> </w:delText>
        </w:r>
      </w:del>
      <w:hyperlink w:anchor="exr-wilks-taylor">
        <w:del w:id="2470" w:author="PR Preview" w:date="2026-01-01T00:00:00Z">
          <w:r>
            <w:rPr>
              <w:rStyle w:val="Hyperlink"/>
            </w:rPr>
            <w:delText xml:space="preserve">Exercise 17</w:delText>
          </w:r>
        </w:del>
      </w:hyperlink>
      <w:del w:id="2471" w:author="PR Preview" w:date="2026-01-01T00:00:00Z">
        <w:r>
          <w:delText xml:space="preserve">, worked in</w:delText>
        </w:r>
      </w:del>
      <w:del w:id="2472" w:author="PR Preview" w:date="2026-01-01T00:00:00Z">
        <w:r>
          <w:delText xml:space="preserve"> </w:delText>
        </w:r>
      </w:del>
      <w:hyperlink w:anchor="sol-wilks-taylor">
        <w:del w:id="2473" w:author="PR Preview" w:date="2026-01-01T00:00:00Z">
          <w:r>
            <w:rPr>
              <w:rStyle w:val="Hyperlink"/>
            </w:rPr>
            <w:delText xml:space="preserve">Solution 17</w:delText>
          </w:r>
        </w:del>
      </w:hyperlink>
      <w:del w:id="2474" w:author="PR Preview" w:date="2026-01-01T00:00:00Z">
        <w:r>
          <w:delText xml:space="preserve">.</w:delText>
        </w:r>
      </w:del>
    </w:p>
    <w:p>
      <w:pPr>
        <w:pStyle w:val="BodyText"/>
      </w:pPr>
      <w:del w:id="2475" w:author="PR Preview" w:date="2026-01-01T00:00:00Z">
        <w:r>
          <w:rPr>
            <w:b/>
            <w:bCs/>
          </w:rPr>
          <w:delText xml:space="preserve">Exercise 18 (Likelihood ratio statistic for a point null hypothesis)</w:delText>
        </w:r>
      </w:del>
      <w:del w:id="2476" w:author="PR Preview" w:date="2026-01-01T00:00:00Z">
        <w:r>
          <w:delText xml:space="preserve"> </w:delText>
        </w:r>
      </w:del>
      <w:del w:id="2477" w:author="PR Preview" w:date="2026-01-01T00:00:00Z">
        <w:r>
          <w:delText xml:space="preserve">With a scalar parameter</w:delText>
        </w:r>
      </w:del>
      <w:del w:id="2478" w:author="PR Preview" w:date="2026-01-01T00:00:00Z">
        <w:r>
          <w:delText xml:space="preserve"> </w:delText>
        </w:r>
      </w:del>
      <m:oMath>
        <m:r>
          <m:t>θ</m:t>
        </m:r>
      </m:oMath>
      <w:del w:id="2479" w:author="PR Preview" w:date="2026-01-01T00:00:00Z">
        <w:r>
          <w:delText xml:space="preserve">,</w:delText>
        </w:r>
      </w:del>
      <w:del w:id="2480" w:author="PR Preview" w:date="2026-01-01T00:00:00Z">
        <w:r>
          <w:delText xml:space="preserve"> </w:delText>
        </w:r>
      </w:del>
      <w:del w:id="2481" w:author="PR Preview" w:date="2026-01-01T00:00:00Z">
        <w:r>
          <w:delText xml:space="preserve">the point null hypothesis</w:delText>
        </w:r>
      </w:del>
      <w:del w:id="2482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del w:id="2483" w:author="PR Preview" w:date="2026-01-01T00:00:00Z">
        <w:r>
          <w:delText xml:space="preserve"> </w:delText>
        </w:r>
      </w:del>
      <w:del w:id="2484" w:author="PR Preview" w:date="2026-01-01T00:00:00Z">
        <w:r>
          <w:delText xml:space="preserve">imposes</w:delText>
        </w:r>
      </w:del>
      <w:del w:id="2485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1</m:t>
        </m:r>
      </m:oMath>
      <w:del w:id="2486" w:author="PR Preview" w:date="2026-01-01T00:00:00Z">
        <w:r>
          <w:delText xml:space="preserve"> </w:delText>
        </w:r>
      </w:del>
      <w:del w:id="2487" w:author="PR Preview" w:date="2026-01-01T00:00:00Z">
        <w:r>
          <w:delText xml:space="preserve">constraint.</w:delText>
        </w:r>
      </w:del>
      <w:del w:id="2488" w:author="PR Preview" w:date="2026-01-01T00:00:00Z">
        <w:r>
          <w:delText xml:space="preserve"> </w:delText>
        </w:r>
      </w:del>
      <w:del w:id="2489" w:author="PR Preview" w:date="2026-01-01T00:00:00Z">
        <w:r>
          <w:delText xml:space="preserve">Use</w:delText>
        </w:r>
      </w:del>
      <w:del w:id="2490" w:author="PR Preview" w:date="2026-01-01T00:00:00Z">
        <w:r>
          <w:delText xml:space="preserve"> </w:delText>
        </w:r>
      </w:del>
      <w:hyperlink w:anchor="exr-wilks-taylor">
        <w:del w:id="2491" w:author="PR Preview" w:date="2026-01-01T00:00:00Z">
          <w:r>
            <w:rPr>
              <w:rStyle w:val="Hyperlink"/>
            </w:rPr>
            <w:delText xml:space="preserve">Exercise 17</w:delText>
          </w:r>
        </w:del>
      </w:hyperlink>
      <w:del w:id="2492" w:author="PR Preview" w:date="2026-01-01T00:00:00Z">
        <w:r>
          <w:delText xml:space="preserve"> </w:delText>
        </w:r>
      </w:del>
      <w:del w:id="2493" w:author="PR Preview" w:date="2026-01-01T00:00:00Z">
        <w:r>
          <w:delText xml:space="preserve">to approximate the</w:delText>
        </w:r>
      </w:del>
      <w:del w:id="2494" w:author="PR Preview" w:date="2026-01-01T00:00:00Z">
        <w:r>
          <w:delText xml:space="preserve"> </w:delText>
        </w:r>
      </w:del>
      <w:hyperlink w:anchor="def-lrt-stat">
        <w:del w:id="2495" w:author="PR Preview" w:date="2026-01-01T00:00:00Z">
          <w:r>
            <w:rPr>
              <w:rStyle w:val="Hyperlink"/>
            </w:rPr>
            <w:delText xml:space="preserve">likelihood ratio statistic</w:delText>
          </w:r>
        </w:del>
      </w:hyperlink>
      <w:del w:id="2496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</m:oMath>
      <w:del w:id="2497" w:author="PR Preview" w:date="2026-01-01T00:00:00Z">
        <w:r>
          <w:delText xml:space="preserve"> </w:delText>
        </w:r>
      </w:del>
      <w:del w:id="2498" w:author="PR Preview" w:date="2026-01-01T00:00:00Z">
        <w:r>
          <w:delText xml:space="preserve">in terms of the</w:delText>
        </w:r>
      </w:del>
      <w:del w:id="2499" w:author="PR Preview" w:date="2026-01-01T00:00:00Z">
        <w:r>
          <w:delText xml:space="preserve"> </w:delText>
        </w:r>
      </w:del>
      <w:hyperlink w:anchor="def-oinf">
        <w:del w:id="2500" w:author="PR Preview" w:date="2026-01-01T00:00:00Z">
          <w:r>
            <w:rPr>
              <w:rStyle w:val="Hyperlink"/>
            </w:rPr>
            <w:delText xml:space="preserve">observed information</w:delText>
          </w:r>
        </w:del>
      </w:hyperlink>
      <w:del w:id="250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del w:id="2502" w:author="PR Preview" w:date="2026-01-01T00:00:00Z">
        <w:r>
          <w:delText xml:space="preserve">.</w:delText>
        </w:r>
      </w:del>
    </w:p>
    <w:p>
      <w:pPr>
        <w:pStyle w:val="BodyText"/>
      </w:pPr>
      <w:del w:id="2503" w:author="PR Preview" w:date="2026-01-01T00:00:00Z">
        <w:r>
          <w:rPr>
            <w:i/>
            <w:iCs/>
          </w:rPr>
          <w:delText xml:space="preserve">Solution 18</w:delText>
        </w:r>
      </w:del>
      <w:del w:id="2504" w:author="PR Preview" w:date="2026-01-01T00:00:00Z">
        <w:r>
          <w:delText xml:space="preserve">. </w:delText>
        </w:r>
      </w:del>
      <w:del w:id="2505" w:author="PR Preview" w:date="2026-01-01T00:00:00Z">
        <w:r>
          <w:delText xml:space="preserve">Under</w:delText>
        </w:r>
      </w:del>
      <w:del w:id="2506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2507" w:author="PR Preview" w:date="2026-01-01T00:00:00Z">
        <w:r>
          <w:delText xml:space="preserve">, the only allowed value is</w:delText>
        </w:r>
      </w:del>
      <w:del w:id="2508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0</m:t>
            </m:r>
          </m:sub>
        </m:sSub>
      </m:oMath>
      <w:del w:id="2509" w:author="PR Preview" w:date="2026-01-01T00:00:00Z">
        <w:r>
          <w:delText xml:space="preserve">,</w:delText>
        </w:r>
      </w:del>
      <w:del w:id="2510" w:author="PR Preview" w:date="2026-01-01T00:00:00Z">
        <w:r>
          <w:delText xml:space="preserve"> </w:delText>
        </w:r>
      </w:del>
      <w:del w:id="2511" w:author="PR Preview" w:date="2026-01-01T00:00:00Z">
        <w:r>
          <w:delText xml:space="preserve">so the restricted MLE is</w:delText>
        </w:r>
      </w:del>
      <w:del w:id="251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del w:id="2513" w:author="PR Preview" w:date="2026-01-01T00:00:00Z">
        <w:r>
          <w:delText xml:space="preserve">.</w:delText>
        </w:r>
      </w:del>
      <w:del w:id="2514" w:author="PR Preview" w:date="2026-01-01T00:00:00Z">
        <w:r>
          <w:delText xml:space="preserve"> </w:delText>
        </w:r>
      </w:del>
      <w:del w:id="2515" w:author="PR Preview" w:date="2026-01-01T00:00:00Z">
        <w:r>
          <w:delText xml:space="preserve">Substituting the approximation from</w:delText>
        </w:r>
      </w:del>
      <w:del w:id="2516" w:author="PR Preview" w:date="2026-01-01T00:00:00Z">
        <w:r>
          <w:delText xml:space="preserve"> </w:delText>
        </w:r>
      </w:del>
      <w:hyperlink w:anchor="lem-wilks-taylor">
        <w:del w:id="2517" w:author="PR Preview" w:date="2026-01-01T00:00:00Z">
          <w:r>
            <w:rPr>
              <w:rStyle w:val="Hyperlink"/>
            </w:rPr>
            <w:delText xml:space="preserve">Lemma 2</w:delText>
          </w:r>
        </w:del>
      </w:hyperlink>
      <w:del w:id="2518" w:author="PR Preview" w:date="2026-01-01T00:00:00Z">
        <w:r>
          <w:delText xml:space="preserve">:</w:delText>
        </w:r>
      </w:del>
    </w:p>
    <w:p>
      <w:pPr>
        <w:pStyle w:val="FirstParagraph"/>
      </w:pPr>
      <w:ins w:id="2519" w:author="PR Preview" w:date="2026-01-01T00:00:00Z">
        <w:r>
          <w:rPr>
            <w:i/>
            <w:iCs/>
          </w:rPr>
          <w:t xml:space="preserve">Proof</w:t>
        </w:r>
      </w:ins>
      <w:ins w:id="2520" w:author="PR Preview" w:date="2026-01-01T00:00:00Z">
        <w:r>
          <w:t xml:space="preserve">. </w:t>
        </w:r>
      </w:ins>
      <w:ins w:id="2521" w:author="PR Preview" w:date="2026-01-01T00:00:00Z">
        <w:r>
          <w:t xml:space="preserve">This is the solution to</w:t>
        </w:r>
      </w:ins>
      <w:ins w:id="2522" w:author="PR Preview" w:date="2026-01-01T00:00:00Z">
        <w:r>
          <w:t xml:space="preserve"> </w:t>
        </w:r>
      </w:ins>
      <w:hyperlink w:anchor="exr-wilks-taylor">
        <w:ins w:id="2523" w:author="PR Preview" w:date="2026-01-01T00:00:00Z">
          <w:r>
            <w:rPr>
              <w:rStyle w:val="Hyperlink"/>
            </w:rPr>
            <w:t xml:space="preserve">Exercise 14</w:t>
          </w:r>
        </w:ins>
      </w:hyperlink>
      <w:ins w:id="2524" w:author="PR Preview" w:date="2026-01-01T00:00:00Z">
        <w:r>
          <w:t xml:space="preserve">, worked in</w:t>
        </w:r>
      </w:ins>
      <w:ins w:id="2525" w:author="PR Preview" w:date="2026-01-01T00:00:00Z">
        <w:r>
          <w:t xml:space="preserve"> </w:t>
        </w:r>
      </w:ins>
      <w:hyperlink w:anchor="sol-wilks-taylor">
        <w:ins w:id="2526" w:author="PR Preview" w:date="2026-01-01T00:00:00Z">
          <w:r>
            <w:rPr>
              <w:rStyle w:val="Hyperlink"/>
            </w:rPr>
            <w:t xml:space="preserve">Solution 14</w:t>
          </w:r>
        </w:ins>
      </w:hyperlink>
      <w:ins w:id="2527" w:author="PR Preview" w:date="2026-01-01T00:00:00Z">
        <w:r>
          <w:t xml:space="preserve">.</w:t>
        </w:r>
      </w:ins>
    </w:p>
    <w:bookmarkStart w:id="129" w:name="exr-wilks-lrt-quadratic"/>
    <w:p>
      <w:pPr>
        <w:pStyle w:val="BodyText"/>
      </w:pPr>
      <w:ins w:id="2528" w:author="PR Preview" w:date="2026-01-01T00:00:00Z">
        <w:r>
          <w:rPr>
            <w:b/>
            <w:bCs/>
          </w:rPr>
          <w:t xml:space="preserve">Exercise 15 (Likelihood ratio statistic for a point null hypothesis)</w:t>
        </w:r>
      </w:ins>
      <w:ins w:id="2529" w:author="PR Preview" w:date="2026-01-01T00:00:00Z">
        <w:r>
          <w:t xml:space="preserve"> </w:t>
        </w:r>
      </w:ins>
      <w:ins w:id="2530" w:author="PR Preview" w:date="2026-01-01T00:00:00Z">
        <w:r>
          <w:t xml:space="preserve">With a scalar parameter</w:t>
        </w:r>
      </w:ins>
      <w:ins w:id="2531" w:author="PR Preview" w:date="2026-01-01T00:00:00Z">
        <w:r>
          <w:t xml:space="preserve"> </w:t>
        </w:r>
      </w:ins>
      <m:oMath>
        <m:r>
          <m:t>θ</m:t>
        </m:r>
      </m:oMath>
      <w:ins w:id="2532" w:author="PR Preview" w:date="2026-01-01T00:00:00Z">
        <w:r>
          <w:t xml:space="preserve">,</w:t>
        </w:r>
      </w:ins>
      <w:ins w:id="2533" w:author="PR Preview" w:date="2026-01-01T00:00:00Z">
        <w:r>
          <w:t xml:space="preserve"> </w:t>
        </w:r>
      </w:ins>
      <w:ins w:id="2534" w:author="PR Preview" w:date="2026-01-01T00:00:00Z">
        <w:r>
          <w:t xml:space="preserve">the point null hypothesis</w:t>
        </w:r>
      </w:ins>
      <w:ins w:id="2535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ins w:id="2536" w:author="PR Preview" w:date="2026-01-01T00:00:00Z">
        <w:r>
          <w:t xml:space="preserve"> </w:t>
        </w:r>
      </w:ins>
      <w:ins w:id="2537" w:author="PR Preview" w:date="2026-01-01T00:00:00Z">
        <w:r>
          <w:t xml:space="preserve">imposes</w:t>
        </w:r>
      </w:ins>
      <w:ins w:id="2538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2539" w:author="PR Preview" w:date="2026-01-01T00:00:00Z">
        <w:r>
          <w:t xml:space="preserve"> </w:t>
        </w:r>
      </w:ins>
      <w:ins w:id="2540" w:author="PR Preview" w:date="2026-01-01T00:00:00Z">
        <w:r>
          <w:t xml:space="preserve">constraint.</w:t>
        </w:r>
      </w:ins>
      <w:ins w:id="2541" w:author="PR Preview" w:date="2026-01-01T00:00:00Z">
        <w:r>
          <w:t xml:space="preserve"> </w:t>
        </w:r>
      </w:ins>
      <w:ins w:id="2542" w:author="PR Preview" w:date="2026-01-01T00:00:00Z">
        <w:r>
          <w:t xml:space="preserve">Use</w:t>
        </w:r>
      </w:ins>
      <w:ins w:id="2543" w:author="PR Preview" w:date="2026-01-01T00:00:00Z">
        <w:r>
          <w:t xml:space="preserve"> </w:t>
        </w:r>
      </w:ins>
      <w:hyperlink w:anchor="exr-wilks-taylor">
        <w:ins w:id="2544" w:author="PR Preview" w:date="2026-01-01T00:00:00Z">
          <w:r>
            <w:rPr>
              <w:rStyle w:val="Hyperlink"/>
            </w:rPr>
            <w:t xml:space="preserve">Exercise 14</w:t>
          </w:r>
        </w:ins>
      </w:hyperlink>
      <w:ins w:id="2545" w:author="PR Preview" w:date="2026-01-01T00:00:00Z">
        <w:r>
          <w:t xml:space="preserve"> </w:t>
        </w:r>
      </w:ins>
      <w:ins w:id="2546" w:author="PR Preview" w:date="2026-01-01T00:00:00Z">
        <w:r>
          <w:t xml:space="preserve">to approximate the</w:t>
        </w:r>
      </w:ins>
      <w:ins w:id="2547" w:author="PR Preview" w:date="2026-01-01T00:00:00Z">
        <w:r>
          <w:t xml:space="preserve"> </w:t>
        </w:r>
      </w:ins>
      <w:hyperlink w:anchor="def-lrt-stat">
        <w:ins w:id="2548" w:author="PR Preview" w:date="2026-01-01T00:00:00Z">
          <w:r>
            <w:rPr>
              <w:rStyle w:val="Hyperlink"/>
            </w:rPr>
            <w:t xml:space="preserve">likelihood ratio statistic</w:t>
          </w:r>
        </w:ins>
      </w:hyperlink>
      <w:ins w:id="2549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</m:oMath>
      <w:ins w:id="2550" w:author="PR Preview" w:date="2026-01-01T00:00:00Z">
        <w:r>
          <w:t xml:space="preserve"> </w:t>
        </w:r>
      </w:ins>
      <w:ins w:id="2551" w:author="PR Preview" w:date="2026-01-01T00:00:00Z">
        <w:r>
          <w:t xml:space="preserve">in terms of the</w:t>
        </w:r>
      </w:ins>
      <w:ins w:id="2552" w:author="PR Preview" w:date="2026-01-01T00:00:00Z">
        <w:r>
          <w:t xml:space="preserve"> </w:t>
        </w:r>
      </w:ins>
      <w:hyperlink w:anchor="def-oinf">
        <w:ins w:id="2553" w:author="PR Preview" w:date="2026-01-01T00:00:00Z">
          <w:r>
            <w:rPr>
              <w:rStyle w:val="Hyperlink"/>
            </w:rPr>
            <w:t xml:space="preserve">observed information</w:t>
          </w:r>
        </w:ins>
      </w:hyperlink>
      <w:ins w:id="255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ins w:id="2555" w:author="PR Preview" w:date="2026-01-01T00:00:00Z">
        <w:r>
          <w:t xml:space="preserve">.</w:t>
        </w:r>
      </w:ins>
    </w:p>
    <w:bookmarkEnd w:id="129"/>
    <w:bookmarkStart w:id="130" w:name="sol-wilks-lrt-quadratic"/>
    <w:p>
      <w:pPr>
        <w:pStyle w:val="BodyText"/>
      </w:pPr>
      <w:ins w:id="2556" w:author="PR Preview" w:date="2026-01-01T00:00:00Z">
        <w:r>
          <w:rPr>
            <w:i/>
            <w:iCs/>
          </w:rPr>
          <w:t xml:space="preserve">Solution 15</w:t>
        </w:r>
      </w:ins>
      <w:ins w:id="2557" w:author="PR Preview" w:date="2026-01-01T00:00:00Z">
        <w:r>
          <w:t xml:space="preserve">. </w:t>
        </w:r>
      </w:ins>
      <w:ins w:id="2558" w:author="PR Preview" w:date="2026-01-01T00:00:00Z">
        <w:r>
          <w:t xml:space="preserve">Under</w:t>
        </w:r>
      </w:ins>
      <w:ins w:id="2559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2560" w:author="PR Preview" w:date="2026-01-01T00:00:00Z">
        <w:r>
          <w:t xml:space="preserve">, the only allowed value is</w:t>
        </w:r>
      </w:ins>
      <w:ins w:id="2561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0</m:t>
            </m:r>
          </m:sub>
        </m:sSub>
      </m:oMath>
      <w:ins w:id="2562" w:author="PR Preview" w:date="2026-01-01T00:00:00Z">
        <w:r>
          <w:t xml:space="preserve">,</w:t>
        </w:r>
      </w:ins>
      <w:ins w:id="2563" w:author="PR Preview" w:date="2026-01-01T00:00:00Z">
        <w:r>
          <w:t xml:space="preserve"> </w:t>
        </w:r>
      </w:ins>
      <w:ins w:id="2564" w:author="PR Preview" w:date="2026-01-01T00:00:00Z">
        <w:r>
          <w:t xml:space="preserve">so the restricted MLE is</w:t>
        </w:r>
      </w:ins>
      <w:ins w:id="256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ins w:id="2566" w:author="PR Preview" w:date="2026-01-01T00:00:00Z">
        <w:r>
          <w:t xml:space="preserve">.</w:t>
        </w:r>
      </w:ins>
      <w:ins w:id="2567" w:author="PR Preview" w:date="2026-01-01T00:00:00Z">
        <w:r>
          <w:t xml:space="preserve"> </w:t>
        </w:r>
      </w:ins>
      <w:ins w:id="2568" w:author="PR Preview" w:date="2026-01-01T00:00:00Z">
        <w:r>
          <w:t xml:space="preserve">Substituting the approximation from</w:t>
        </w:r>
      </w:ins>
      <w:ins w:id="2569" w:author="PR Preview" w:date="2026-01-01T00:00:00Z">
        <w:r>
          <w:t xml:space="preserve"> </w:t>
        </w:r>
      </w:ins>
      <w:hyperlink w:anchor="lem-wilks-taylor">
        <w:ins w:id="2570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257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0"/>
    <w:bookmarkStart w:id="131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1"/>
    <w:p>
      <w:pPr>
        <w:pStyle w:val="FirstParagraph"/>
      </w:pPr>
      <w:del w:id="2572" w:author="PR Preview" w:date="2026-01-01T00:00:00Z">
        <w:r>
          <w:rPr>
            <w:i/>
            <w:iCs/>
          </w:rPr>
          <w:delText xml:space="preserve">Proof</w:delText>
        </w:r>
      </w:del>
      <w:del w:id="2573" w:author="PR Preview" w:date="2026-01-01T00:00:00Z">
        <w:r>
          <w:delText xml:space="preserve">. </w:delText>
        </w:r>
      </w:del>
      <w:del w:id="2574" w:author="PR Preview" w:date="2026-01-01T00:00:00Z">
        <w:r>
          <w:delText xml:space="preserve">This is the solution to</w:delText>
        </w:r>
      </w:del>
      <w:del w:id="2575" w:author="PR Preview" w:date="2026-01-01T00:00:00Z">
        <w:r>
          <w:delText xml:space="preserve"> </w:delText>
        </w:r>
      </w:del>
      <w:hyperlink w:anchor="exr-wilks-lrt-quadratic">
        <w:del w:id="2576" w:author="PR Preview" w:date="2026-01-01T00:00:00Z">
          <w:r>
            <w:rPr>
              <w:rStyle w:val="Hyperlink"/>
            </w:rPr>
            <w:delText xml:space="preserve">Exercise 18</w:delText>
          </w:r>
        </w:del>
      </w:hyperlink>
      <w:del w:id="2577" w:author="PR Preview" w:date="2026-01-01T00:00:00Z">
        <w:r>
          <w:delText xml:space="preserve">, worked in</w:delText>
        </w:r>
      </w:del>
      <w:del w:id="2578" w:author="PR Preview" w:date="2026-01-01T00:00:00Z">
        <w:r>
          <w:delText xml:space="preserve"> </w:delText>
        </w:r>
      </w:del>
      <w:hyperlink w:anchor="sol-wilks-lrt-quadratic">
        <w:del w:id="2579" w:author="PR Preview" w:date="2026-01-01T00:00:00Z">
          <w:r>
            <w:rPr>
              <w:rStyle w:val="Hyperlink"/>
            </w:rPr>
            <w:delText xml:space="preserve">Solution 18</w:delText>
          </w:r>
        </w:del>
      </w:hyperlink>
      <w:del w:id="2580" w:author="PR Preview" w:date="2026-01-01T00:00:00Z">
        <w:r>
          <w:delText xml:space="preserve">.</w:delText>
        </w:r>
      </w:del>
      <w:del w:id="2581" w:author="PR Preview" w:date="2026-01-01T00:00:00Z">
        <w:r>
          <w:delText xml:space="preserve"> </w:delText>
        </w:r>
      </w:del>
      <w:del w:id="2582" w:author="PR Preview" w:date="2026-01-01T00:00:00Z">
        <w:r>
          <w:delText xml:space="preserve">It builds on</w:delText>
        </w:r>
      </w:del>
      <w:del w:id="2583" w:author="PR Preview" w:date="2026-01-01T00:00:00Z">
        <w:r>
          <w:delText xml:space="preserve"> </w:delText>
        </w:r>
      </w:del>
      <w:hyperlink w:anchor="lem-wilks-taylor">
        <w:del w:id="2584" w:author="PR Preview" w:date="2026-01-01T00:00:00Z">
          <w:r>
            <w:rPr>
              <w:rStyle w:val="Hyperlink"/>
            </w:rPr>
            <w:delText xml:space="preserve">Lemma 2</w:delText>
          </w:r>
        </w:del>
      </w:hyperlink>
      <w:del w:id="2585" w:author="PR Preview" w:date="2026-01-01T00:00:00Z">
        <w:r>
          <w:delText xml:space="preserve">.</w:delText>
        </w:r>
      </w:del>
    </w:p>
    <w:p>
      <w:pPr>
        <w:pStyle w:val="BodyText"/>
      </w:pPr>
      <w:del w:id="2586" w:author="PR Preview" w:date="2026-01-01T00:00:00Z">
        <w:r>
          <w:rPr>
            <w:b/>
            <w:bCs/>
          </w:rPr>
          <w:delText xml:space="preserve">Exercise 19 (Standardizing an approximately Gaussian estimate)</w:delText>
        </w:r>
      </w:del>
      <w:del w:id="2587" w:author="PR Preview" w:date="2026-01-01T00:00:00Z">
        <w:r>
          <w:delText xml:space="preserve"> </w:delText>
        </w:r>
      </w:del>
      <w:del w:id="2588" w:author="PR Preview" w:date="2026-01-01T00:00:00Z">
        <w:r>
          <w:delText xml:space="preserve">Suppose</w:delText>
        </w:r>
      </w:del>
      <w:del w:id="258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del w:id="2590" w:author="PR Preview" w:date="2026-01-01T00:00:00Z">
        <w:r>
          <w:delText xml:space="preserve">,</w:delText>
        </w:r>
      </w:del>
      <w:del w:id="2591" w:author="PR Preview" w:date="2026-01-01T00:00:00Z">
        <w:r>
          <w:delText xml:space="preserve"> </w:delText>
        </w:r>
      </w:del>
      <w:del w:id="2592" w:author="PR Preview" w:date="2026-01-01T00:00:00Z">
        <w:r>
          <w:delText xml:space="preserve">and define</w:delText>
        </w:r>
      </w:del>
      <w:del w:id="2593" w:author="PR Preview" w:date="2026-01-01T00:00:00Z">
        <w:r>
          <w:delText xml:space="preserve"> </w:delText>
        </w:r>
      </w:del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2594" w:author="PR Preview" w:date="2026-01-01T00:00:00Z">
        <w:r>
          <w:delText xml:space="preserve">.</w:delText>
        </w:r>
      </w:del>
      <w:del w:id="2595" w:author="PR Preview" w:date="2026-01-01T00:00:00Z">
        <w:r>
          <w:delText xml:space="preserve"> </w:delText>
        </w:r>
      </w:del>
      <w:del w:id="2596" w:author="PR Preview" w:date="2026-01-01T00:00:00Z">
        <w:r>
          <w:delText xml:space="preserve">Find the approximate distributions of</w:delText>
        </w:r>
      </w:del>
      <w:del w:id="2597" w:author="PR Preview" w:date="2026-01-01T00:00:00Z">
        <w:r>
          <w:delText xml:space="preserve"> </w:delText>
        </w:r>
      </w:del>
      <m:oMath>
        <m:r>
          <m:t>Z</m:t>
        </m:r>
      </m:oMath>
      <w:del w:id="2598" w:author="PR Preview" w:date="2026-01-01T00:00:00Z">
        <w:r>
          <w:delText xml:space="preserve"> </w:delText>
        </w:r>
      </w:del>
      <w:del w:id="2599" w:author="PR Preview" w:date="2026-01-01T00:00:00Z">
        <w:r>
          <w:delText xml:space="preserve">and of</w:delText>
        </w:r>
      </w:del>
      <w:del w:id="2600" w:author="PR Preview" w:date="2026-01-01T00:00:00Z">
        <w:r>
          <w:delText xml:space="preserve"> </w:delText>
        </w:r>
      </w:del>
      <m:oMath>
        <m:sSup>
          <m:e>
            <m:r>
              <m:t>Z</m:t>
            </m:r>
          </m:e>
          <m:sup>
            <m:r>
              <m:t>2</m:t>
            </m:r>
          </m:sup>
        </m:sSup>
      </m:oMath>
      <w:del w:id="2601" w:author="PR Preview" w:date="2026-01-01T00:00:00Z">
        <w:r>
          <w:delText xml:space="preserve">.</w:delText>
        </w:r>
      </w:del>
    </w:p>
    <w:p>
      <w:pPr>
        <w:pStyle w:val="BodyText"/>
      </w:pPr>
      <w:del w:id="2602" w:author="PR Preview" w:date="2026-01-01T00:00:00Z">
        <w:r>
          <w:rPr>
            <w:i/>
            <w:iCs/>
          </w:rPr>
          <w:delText xml:space="preserve">Solution 19</w:delText>
        </w:r>
      </w:del>
      <w:del w:id="2603" w:author="PR Preview" w:date="2026-01-01T00:00:00Z">
        <w:r>
          <w:delText xml:space="preserve">. </w:delText>
        </w:r>
      </w:del>
      <m:oMath>
        <m:r>
          <m:t>Z</m:t>
        </m:r>
      </m:oMath>
      <w:del w:id="2604" w:author="PR Preview" w:date="2026-01-01T00:00:00Z">
        <w:r>
          <w:delText xml:space="preserve"> </w:delText>
        </w:r>
      </w:del>
      <w:del w:id="2605" w:author="PR Preview" w:date="2026-01-01T00:00:00Z">
        <w:r>
          <w:delText xml:space="preserve">is a linear function of</w:delText>
        </w:r>
      </w:del>
      <w:del w:id="260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2607" w:author="PR Preview" w:date="2026-01-01T00:00:00Z">
        <w:r>
          <w:delText xml:space="preserve">,</w:delText>
        </w:r>
      </w:del>
      <w:del w:id="2608" w:author="PR Preview" w:date="2026-01-01T00:00:00Z">
        <w:r>
          <w:delText xml:space="preserve"> </w:delText>
        </w:r>
      </w:del>
      <w:del w:id="2609" w:author="PR Preview" w:date="2026-01-01T00:00:00Z">
        <w:r>
          <w:delText xml:space="preserve">so it is approximately Gaussian,</w:delText>
        </w:r>
      </w:del>
      <w:del w:id="2610" w:author="PR Preview" w:date="2026-01-01T00:00:00Z">
        <w:r>
          <w:delText xml:space="preserve"> </w:delText>
        </w:r>
      </w:del>
      <w:del w:id="2611" w:author="PR Preview" w:date="2026-01-01T00:00:00Z">
        <w:r>
          <w:delText xml:space="preserve">with approximate mean and variance:</w:delText>
        </w:r>
      </w:del>
    </w:p>
    <w:p>
      <w:pPr>
        <w:pStyle w:val="FirstParagraph"/>
      </w:pPr>
      <w:ins w:id="2612" w:author="PR Preview" w:date="2026-01-01T00:00:00Z">
        <w:r>
          <w:rPr>
            <w:i/>
            <w:iCs/>
          </w:rPr>
          <w:t xml:space="preserve">Proof</w:t>
        </w:r>
      </w:ins>
      <w:ins w:id="2613" w:author="PR Preview" w:date="2026-01-01T00:00:00Z">
        <w:r>
          <w:t xml:space="preserve">. </w:t>
        </w:r>
      </w:ins>
      <w:ins w:id="2614" w:author="PR Preview" w:date="2026-01-01T00:00:00Z">
        <w:r>
          <w:t xml:space="preserve">This is the solution to</w:t>
        </w:r>
      </w:ins>
      <w:ins w:id="2615" w:author="PR Preview" w:date="2026-01-01T00:00:00Z">
        <w:r>
          <w:t xml:space="preserve"> </w:t>
        </w:r>
      </w:ins>
      <w:hyperlink w:anchor="exr-wilks-lrt-quadratic">
        <w:ins w:id="2616" w:author="PR Preview" w:date="2026-01-01T00:00:00Z">
          <w:r>
            <w:rPr>
              <w:rStyle w:val="Hyperlink"/>
            </w:rPr>
            <w:t xml:space="preserve">Exercise 15</w:t>
          </w:r>
        </w:ins>
      </w:hyperlink>
      <w:ins w:id="2617" w:author="PR Preview" w:date="2026-01-01T00:00:00Z">
        <w:r>
          <w:t xml:space="preserve">, worked in</w:t>
        </w:r>
      </w:ins>
      <w:ins w:id="2618" w:author="PR Preview" w:date="2026-01-01T00:00:00Z">
        <w:r>
          <w:t xml:space="preserve"> </w:t>
        </w:r>
      </w:ins>
      <w:hyperlink w:anchor="sol-wilks-lrt-quadratic">
        <w:ins w:id="2619" w:author="PR Preview" w:date="2026-01-01T00:00:00Z">
          <w:r>
            <w:rPr>
              <w:rStyle w:val="Hyperlink"/>
            </w:rPr>
            <w:t xml:space="preserve">Solution 15</w:t>
          </w:r>
        </w:ins>
      </w:hyperlink>
      <w:ins w:id="2620" w:author="PR Preview" w:date="2026-01-01T00:00:00Z">
        <w:r>
          <w:t xml:space="preserve">.</w:t>
        </w:r>
      </w:ins>
      <w:ins w:id="2621" w:author="PR Preview" w:date="2026-01-01T00:00:00Z">
        <w:r>
          <w:t xml:space="preserve"> </w:t>
        </w:r>
      </w:ins>
      <w:ins w:id="2622" w:author="PR Preview" w:date="2026-01-01T00:00:00Z">
        <w:r>
          <w:t xml:space="preserve">It builds on</w:t>
        </w:r>
      </w:ins>
      <w:ins w:id="2623" w:author="PR Preview" w:date="2026-01-01T00:00:00Z">
        <w:r>
          <w:t xml:space="preserve"> </w:t>
        </w:r>
      </w:ins>
      <w:hyperlink w:anchor="lem-wilks-taylor">
        <w:ins w:id="2624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2625" w:author="PR Preview" w:date="2026-01-01T00:00:00Z">
        <w:r>
          <w:t xml:space="preserve">.</w:t>
        </w:r>
      </w:ins>
    </w:p>
    <w:bookmarkStart w:id="132" w:name="exr-wilks-std-gaussian"/>
    <w:p>
      <w:pPr>
        <w:pStyle w:val="BodyText"/>
      </w:pPr>
      <w:ins w:id="2626" w:author="PR Preview" w:date="2026-01-01T00:00:00Z">
        <w:r>
          <w:rPr>
            <w:b/>
            <w:bCs/>
          </w:rPr>
          <w:t xml:space="preserve">Exercise 16 (Standardizing an approximately Gaussian estimate)</w:t>
        </w:r>
      </w:ins>
      <w:ins w:id="2627" w:author="PR Preview" w:date="2026-01-01T00:00:00Z">
        <w:r>
          <w:t xml:space="preserve"> </w:t>
        </w:r>
      </w:ins>
      <w:ins w:id="2628" w:author="PR Preview" w:date="2026-01-01T00:00:00Z">
        <w:r>
          <w:t xml:space="preserve">Suppose</w:t>
        </w:r>
      </w:ins>
      <w:ins w:id="262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ins w:id="2630" w:author="PR Preview" w:date="2026-01-01T00:00:00Z">
        <w:r>
          <w:t xml:space="preserve">,</w:t>
        </w:r>
      </w:ins>
      <w:ins w:id="2631" w:author="PR Preview" w:date="2026-01-01T00:00:00Z">
        <w:r>
          <w:t xml:space="preserve"> </w:t>
        </w:r>
      </w:ins>
      <w:ins w:id="2632" w:author="PR Preview" w:date="2026-01-01T00:00:00Z">
        <w:r>
          <w:t xml:space="preserve">and define</w:t>
        </w:r>
      </w:ins>
      <w:ins w:id="2633" w:author="PR Preview" w:date="2026-01-01T00:00:00Z">
        <w:r>
          <w:t xml:space="preserve"> </w:t>
        </w:r>
      </w:ins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2634" w:author="PR Preview" w:date="2026-01-01T00:00:00Z">
        <w:r>
          <w:t xml:space="preserve">.</w:t>
        </w:r>
      </w:ins>
      <w:ins w:id="2635" w:author="PR Preview" w:date="2026-01-01T00:00:00Z">
        <w:r>
          <w:t xml:space="preserve"> </w:t>
        </w:r>
      </w:ins>
      <w:ins w:id="2636" w:author="PR Preview" w:date="2026-01-01T00:00:00Z">
        <w:r>
          <w:t xml:space="preserve">Find the approximate distributions of</w:t>
        </w:r>
      </w:ins>
      <w:ins w:id="2637" w:author="PR Preview" w:date="2026-01-01T00:00:00Z">
        <w:r>
          <w:t xml:space="preserve"> </w:t>
        </w:r>
      </w:ins>
      <m:oMath>
        <m:r>
          <m:t>Z</m:t>
        </m:r>
      </m:oMath>
      <w:ins w:id="2638" w:author="PR Preview" w:date="2026-01-01T00:00:00Z">
        <w:r>
          <w:t xml:space="preserve"> </w:t>
        </w:r>
      </w:ins>
      <w:ins w:id="2639" w:author="PR Preview" w:date="2026-01-01T00:00:00Z">
        <w:r>
          <w:t xml:space="preserve">and of</w:t>
        </w:r>
      </w:ins>
      <w:ins w:id="2640" w:author="PR Preview" w:date="2026-01-01T00:00:00Z">
        <w:r>
          <w:t xml:space="preserve"> </w:t>
        </w:r>
      </w:ins>
      <m:oMath>
        <m:sSup>
          <m:e>
            <m:r>
              <m:t>Z</m:t>
            </m:r>
          </m:e>
          <m:sup>
            <m:r>
              <m:t>2</m:t>
            </m:r>
          </m:sup>
        </m:sSup>
      </m:oMath>
      <w:ins w:id="2641" w:author="PR Preview" w:date="2026-01-01T00:00:00Z">
        <w:r>
          <w:t xml:space="preserve">.</w:t>
        </w:r>
      </w:ins>
    </w:p>
    <w:bookmarkEnd w:id="132"/>
    <w:bookmarkStart w:id="133" w:name="sol-wilks-std-gaussian"/>
    <w:p>
      <w:pPr>
        <w:pStyle w:val="BodyText"/>
      </w:pPr>
      <w:ins w:id="2642" w:author="PR Preview" w:date="2026-01-01T00:00:00Z">
        <w:r>
          <w:rPr>
            <w:i/>
            <w:iCs/>
          </w:rPr>
          <w:t xml:space="preserve">Solution 16</w:t>
        </w:r>
      </w:ins>
      <w:ins w:id="2643" w:author="PR Preview" w:date="2026-01-01T00:00:00Z">
        <w:r>
          <w:t xml:space="preserve">. </w:t>
        </w:r>
      </w:ins>
      <m:oMath>
        <m:r>
          <m:t>Z</m:t>
        </m:r>
      </m:oMath>
      <w:ins w:id="2644" w:author="PR Preview" w:date="2026-01-01T00:00:00Z">
        <w:r>
          <w:t xml:space="preserve"> </w:t>
        </w:r>
      </w:ins>
      <w:ins w:id="2645" w:author="PR Preview" w:date="2026-01-01T00:00:00Z">
        <w:r>
          <w:t xml:space="preserve">is a linear function of</w:t>
        </w:r>
      </w:ins>
      <w:ins w:id="264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2647" w:author="PR Preview" w:date="2026-01-01T00:00:00Z">
        <w:r>
          <w:t xml:space="preserve">,</w:t>
        </w:r>
      </w:ins>
      <w:ins w:id="2648" w:author="PR Preview" w:date="2026-01-01T00:00:00Z">
        <w:r>
          <w:t xml:space="preserve"> </w:t>
        </w:r>
      </w:ins>
      <w:ins w:id="2649" w:author="PR Preview" w:date="2026-01-01T00:00:00Z">
        <w:r>
          <w:t xml:space="preserve">so it is approximately Gaussian,</w:t>
        </w:r>
      </w:ins>
      <w:ins w:id="2650" w:author="PR Preview" w:date="2026-01-01T00:00:00Z">
        <w:r>
          <w:t xml:space="preserve"> </w:t>
        </w:r>
      </w:ins>
      <w:ins w:id="2651" w:author="PR Preview" w:date="2026-01-01T00:00:00Z">
        <w:r>
          <w:t xml:space="preserve">with approximate mean and variance: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3"/>
    <w:bookmarkStart w:id="134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del w:id="2652" w:author="PR Preview" w:date="2026-01-01T00:00:00Z">
        <w:r>
          <w:rPr>
            <w:i/>
            <w:iCs/>
          </w:rPr>
          <w:delText xml:space="preserve">Proof</w:delText>
        </w:r>
      </w:del>
      <w:del w:id="2653" w:author="PR Preview" w:date="2026-01-01T00:00:00Z">
        <w:r>
          <w:delText xml:space="preserve">. </w:delText>
        </w:r>
      </w:del>
      <w:del w:id="2654" w:author="PR Preview" w:date="2026-01-01T00:00:00Z">
        <w:r>
          <w:delText xml:space="preserve">This is the solution to</w:delText>
        </w:r>
      </w:del>
      <w:del w:id="2655" w:author="PR Preview" w:date="2026-01-01T00:00:00Z">
        <w:r>
          <w:delText xml:space="preserve"> </w:delText>
        </w:r>
      </w:del>
      <w:hyperlink w:anchor="exr-wilks-std-gaussian">
        <w:del w:id="2656" w:author="PR Preview" w:date="2026-01-01T00:00:00Z">
          <w:r>
            <w:rPr>
              <w:rStyle w:val="Hyperlink"/>
            </w:rPr>
            <w:delText xml:space="preserve">Exercise 19</w:delText>
          </w:r>
        </w:del>
      </w:hyperlink>
      <w:del w:id="2657" w:author="PR Preview" w:date="2026-01-01T00:00:00Z">
        <w:r>
          <w:delText xml:space="preserve">, worked in</w:delText>
        </w:r>
      </w:del>
      <w:del w:id="2658" w:author="PR Preview" w:date="2026-01-01T00:00:00Z">
        <w:r>
          <w:delText xml:space="preserve"> </w:delText>
        </w:r>
      </w:del>
      <w:hyperlink w:anchor="sol-wilks-std-gaussian">
        <w:del w:id="2659" w:author="PR Preview" w:date="2026-01-01T00:00:00Z">
          <w:r>
            <w:rPr>
              <w:rStyle w:val="Hyperlink"/>
            </w:rPr>
            <w:delText xml:space="preserve">Solution 19</w:delText>
          </w:r>
        </w:del>
      </w:hyperlink>
      <w:del w:id="2660" w:author="PR Preview" w:date="2026-01-01T00:00:00Z">
        <w:r>
          <w:delText xml:space="preserve">.</w:delText>
        </w:r>
      </w:del>
    </w:p>
    <w:p>
      <w:pPr>
        <w:pStyle w:val="BodyText"/>
      </w:pPr>
      <w:del w:id="2661" w:author="PR Preview" w:date="2026-01-01T00:00:00Z">
        <w:r>
          <w:rPr>
            <w:b/>
            <w:bCs/>
          </w:rPr>
          <w:delText xml:space="preserve">Theorem 18 (Wilks’ theorem)</w:delText>
        </w:r>
      </w:del>
      <w:del w:id="2662" w:author="PR Preview" w:date="2026-01-01T00:00:00Z">
        <w:r>
          <w:delText xml:space="preserve"> </w:delText>
        </w:r>
      </w:del>
      <w:del w:id="2663" w:author="PR Preview" w:date="2026-01-01T00:00:00Z">
        <w:r>
          <w:delText xml:space="preserve">Suppose the conditions of</w:delText>
        </w:r>
      </w:del>
      <w:del w:id="2664" w:author="PR Preview" w:date="2026-01-01T00:00:00Z">
        <w:r>
          <w:delText xml:space="preserve"> </w:delText>
        </w:r>
      </w:del>
      <w:hyperlink w:anchor="thm-dist-mle">
        <w:del w:id="2665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666" w:author="PR Preview" w:date="2026-01-01T00:00:00Z">
        <w:r>
          <w:delText xml:space="preserve"> </w:delText>
        </w:r>
      </w:del>
      <w:del w:id="2667" w:author="PR Preview" w:date="2026-01-01T00:00:00Z">
        <w:r>
          <w:delText xml:space="preserve">hold,</w:delText>
        </w:r>
      </w:del>
      <w:del w:id="2668" w:author="PR Preview" w:date="2026-01-01T00:00:00Z">
        <w:r>
          <w:delText xml:space="preserve"> </w:delText>
        </w:r>
      </w:del>
      <w:del w:id="2669" w:author="PR Preview" w:date="2026-01-01T00:00:00Z">
        <w:r>
          <w:delText xml:space="preserve">and a null hypothesis</w:delText>
        </w:r>
      </w:del>
      <w:del w:id="2670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2671" w:author="PR Preview" w:date="2026-01-01T00:00:00Z">
        <w:r>
          <w:delText xml:space="preserve"> </w:delText>
        </w:r>
      </w:del>
      <w:del w:id="2672" w:author="PR Preview" w:date="2026-01-01T00:00:00Z">
        <w:r>
          <w:delText xml:space="preserve">imposes</w:delText>
        </w:r>
      </w:del>
      <w:del w:id="2673" w:author="PR Preview" w:date="2026-01-01T00:00:00Z">
        <w:r>
          <w:delText xml:space="preserve"> </w:delText>
        </w:r>
      </w:del>
      <m:oMath>
        <m:r>
          <m:t>q</m:t>
        </m:r>
      </m:oMath>
      <w:del w:id="2674" w:author="PR Preview" w:date="2026-01-01T00:00:00Z">
        <w:r>
          <w:delText xml:space="preserve"> </w:delText>
        </w:r>
      </w:del>
      <w:del w:id="2675" w:author="PR Preview" w:date="2026-01-01T00:00:00Z">
        <w:r>
          <w:delText xml:space="preserve">constraints on the parameter vector</w:delText>
        </w:r>
      </w:del>
      <w:del w:id="2676" w:author="PR Preview" w:date="2026-01-01T00:00:00Z">
        <w:r>
          <w:delText xml:space="preserve"> </w:delText>
        </w:r>
      </w:del>
      <w:del w:id="2677" w:author="PR Preview" w:date="2026-01-01T00:00:00Z">
        <w:r>
          <w:delText xml:space="preserve">$\mathord{\smash[b]{\underset{\raise.3ex\hbox{$\scriptstyle\sim$}}{\theta}}\vphantom{\theta}}$</w:delText>
        </w:r>
      </w:del>
      <w:del w:id="2678" w:author="PR Preview" w:date="2026-01-01T00:00:00Z">
        <w:r>
          <w:delText xml:space="preserve">.</w:delText>
        </w:r>
      </w:del>
      <w:del w:id="2679" w:author="PR Preview" w:date="2026-01-01T00:00:00Z">
        <w:r>
          <w:delText xml:space="preserve"> </w:delText>
        </w:r>
      </w:del>
      <w:del w:id="2680" w:author="PR Preview" w:date="2026-01-01T00:00:00Z">
        <w:r>
          <w:delText xml:space="preserve">Then, if</w:delText>
        </w:r>
      </w:del>
      <w:del w:id="2681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2682" w:author="PR Preview" w:date="2026-01-01T00:00:00Z">
        <w:r>
          <w:delText xml:space="preserve"> </w:delText>
        </w:r>
      </w:del>
      <w:del w:id="2683" w:author="PR Preview" w:date="2026-01-01T00:00:00Z">
        <w:r>
          <w:delText xml:space="preserve">is true, as</w:delText>
        </w:r>
      </w:del>
      <w:del w:id="268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2685" w:author="PR Preview" w:date="2026-01-01T00:00:00Z">
        <w:r>
          <w:delText xml:space="preserve">,</w:delText>
        </w:r>
      </w:del>
      <w:del w:id="2686" w:author="PR Preview" w:date="2026-01-01T00:00:00Z">
        <w:r>
          <w:delText xml:space="preserve"> </w:delText>
        </w:r>
      </w:del>
      <w:del w:id="2687" w:author="PR Preview" w:date="2026-01-01T00:00:00Z">
        <w:r>
          <w:delText xml:space="preserve">the</w:delText>
        </w:r>
      </w:del>
      <w:del w:id="2688" w:author="PR Preview" w:date="2026-01-01T00:00:00Z">
        <w:r>
          <w:delText xml:space="preserve"> </w:delText>
        </w:r>
      </w:del>
      <w:hyperlink w:anchor="def-lrt-stat">
        <w:del w:id="2689" w:author="PR Preview" w:date="2026-01-01T00:00:00Z">
          <w:r>
            <w:rPr>
              <w:rStyle w:val="Hyperlink"/>
            </w:rPr>
            <w:delText xml:space="preserve">likelihood ratio statistic</w:delText>
          </w:r>
        </w:del>
      </w:hyperlink>
      <w:del w:id="2690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</m:oMath>
      <w:del w:id="2691" w:author="PR Preview" w:date="2026-01-01T00:00:00Z">
        <w:r>
          <w:delText xml:space="preserve"> </w:delText>
        </w:r>
      </w:del>
      <w:del w:id="2692" w:author="PR Preview" w:date="2026-01-01T00:00:00Z">
        <w:r>
          <w:delText xml:space="preserve">satisfies:</w:delText>
        </w:r>
      </w:del>
    </w:p>
    <w:p>
      <w:pPr>
        <w:pStyle w:val="FirstParagraph"/>
      </w:pPr>
      <w:ins w:id="2693" w:author="PR Preview" w:date="2026-01-01T00:00:00Z">
        <w:r>
          <w:rPr>
            <w:i/>
            <w:iCs/>
          </w:rPr>
          <w:t xml:space="preserve">Proof</w:t>
        </w:r>
      </w:ins>
      <w:ins w:id="2694" w:author="PR Preview" w:date="2026-01-01T00:00:00Z">
        <w:r>
          <w:t xml:space="preserve">. </w:t>
        </w:r>
      </w:ins>
      <w:ins w:id="2695" w:author="PR Preview" w:date="2026-01-01T00:00:00Z">
        <w:r>
          <w:t xml:space="preserve">This is the solution to</w:t>
        </w:r>
      </w:ins>
      <w:ins w:id="2696" w:author="PR Preview" w:date="2026-01-01T00:00:00Z">
        <w:r>
          <w:t xml:space="preserve"> </w:t>
        </w:r>
      </w:ins>
      <w:hyperlink w:anchor="exr-wilks-std-gaussian">
        <w:ins w:id="2697" w:author="PR Preview" w:date="2026-01-01T00:00:00Z">
          <w:r>
            <w:rPr>
              <w:rStyle w:val="Hyperlink"/>
            </w:rPr>
            <w:t xml:space="preserve">Exercise 16</w:t>
          </w:r>
        </w:ins>
      </w:hyperlink>
      <w:ins w:id="2698" w:author="PR Preview" w:date="2026-01-01T00:00:00Z">
        <w:r>
          <w:t xml:space="preserve">, worked in</w:t>
        </w:r>
      </w:ins>
      <w:ins w:id="2699" w:author="PR Preview" w:date="2026-01-01T00:00:00Z">
        <w:r>
          <w:t xml:space="preserve"> </w:t>
        </w:r>
      </w:ins>
      <w:hyperlink w:anchor="sol-wilks-std-gaussian">
        <w:ins w:id="2700" w:author="PR Preview" w:date="2026-01-01T00:00:00Z">
          <w:r>
            <w:rPr>
              <w:rStyle w:val="Hyperlink"/>
            </w:rPr>
            <w:t xml:space="preserve">Solution 16</w:t>
          </w:r>
        </w:ins>
      </w:hyperlink>
      <w:ins w:id="2701" w:author="PR Preview" w:date="2026-01-01T00:00:00Z">
        <w:r>
          <w:t xml:space="preserve">.</w:t>
        </w:r>
      </w:ins>
    </w:p>
    <w:bookmarkStart w:id="135" w:name="thm-wilks"/>
    <w:p>
      <w:pPr>
        <w:pStyle w:val="BodyText"/>
      </w:pPr>
      <w:ins w:id="2702" w:author="PR Preview" w:date="2026-01-01T00:00:00Z">
        <w:r>
          <w:rPr>
            <w:b/>
            <w:bCs/>
          </w:rPr>
          <w:t xml:space="preserve">Theorem 15 (Wilks’ theorem)</w:t>
        </w:r>
      </w:ins>
      <w:ins w:id="2703" w:author="PR Preview" w:date="2026-01-01T00:00:00Z">
        <w:r>
          <w:t xml:space="preserve"> </w:t>
        </w:r>
      </w:ins>
      <w:ins w:id="2704" w:author="PR Preview" w:date="2026-01-01T00:00:00Z">
        <w:r>
          <w:t xml:space="preserve">Suppose the conditions of</w:t>
        </w:r>
      </w:ins>
      <w:ins w:id="2705" w:author="PR Preview" w:date="2026-01-01T00:00:00Z">
        <w:r>
          <w:t xml:space="preserve"> </w:t>
        </w:r>
      </w:ins>
      <w:hyperlink w:anchor="thm-dist-mle">
        <w:ins w:id="2706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707" w:author="PR Preview" w:date="2026-01-01T00:00:00Z">
        <w:r>
          <w:t xml:space="preserve"> </w:t>
        </w:r>
      </w:ins>
      <w:ins w:id="2708" w:author="PR Preview" w:date="2026-01-01T00:00:00Z">
        <w:r>
          <w:t xml:space="preserve">hold,</w:t>
        </w:r>
      </w:ins>
      <w:ins w:id="2709" w:author="PR Preview" w:date="2026-01-01T00:00:00Z">
        <w:r>
          <w:t xml:space="preserve"> </w:t>
        </w:r>
      </w:ins>
      <w:ins w:id="2710" w:author="PR Preview" w:date="2026-01-01T00:00:00Z">
        <w:r>
          <w:t xml:space="preserve">and a null hypothesis</w:t>
        </w:r>
      </w:ins>
      <w:ins w:id="2711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2712" w:author="PR Preview" w:date="2026-01-01T00:00:00Z">
        <w:r>
          <w:t xml:space="preserve"> </w:t>
        </w:r>
      </w:ins>
      <w:ins w:id="2713" w:author="PR Preview" w:date="2026-01-01T00:00:00Z">
        <w:r>
          <w:t xml:space="preserve">imposes</w:t>
        </w:r>
      </w:ins>
      <w:ins w:id="2714" w:author="PR Preview" w:date="2026-01-01T00:00:00Z">
        <w:r>
          <w:t xml:space="preserve"> </w:t>
        </w:r>
      </w:ins>
      <m:oMath>
        <m:r>
          <m:t>q</m:t>
        </m:r>
      </m:oMath>
      <w:ins w:id="2715" w:author="PR Preview" w:date="2026-01-01T00:00:00Z">
        <w:r>
          <w:t xml:space="preserve"> </w:t>
        </w:r>
      </w:ins>
      <w:ins w:id="2716" w:author="PR Preview" w:date="2026-01-01T00:00:00Z">
        <w:r>
          <w:t xml:space="preserve">constraints on the parameter vector</w:t>
        </w:r>
      </w:ins>
      <w:ins w:id="2717" w:author="PR Preview" w:date="2026-01-01T00:00:00Z">
        <w:r>
          <w:t xml:space="preserve"> </w:t>
        </w:r>
      </w:ins>
      <w:ins w:id="2718" w:author="PR Preview" w:date="2026-01-01T00:00:00Z">
        <w:r>
          <w:t xml:space="preserve">$\mathord{\smash[b]{\underset{\raise.3ex\hbox{$\scriptstyle\sim$}}{\theta}}\vphantom{\theta}}$</w:t>
        </w:r>
      </w:ins>
      <w:ins w:id="2719" w:author="PR Preview" w:date="2026-01-01T00:00:00Z">
        <w:r>
          <w:t xml:space="preserve">.</w:t>
        </w:r>
      </w:ins>
      <w:ins w:id="2720" w:author="PR Preview" w:date="2026-01-01T00:00:00Z">
        <w:r>
          <w:t xml:space="preserve"> </w:t>
        </w:r>
      </w:ins>
      <w:ins w:id="2721" w:author="PR Preview" w:date="2026-01-01T00:00:00Z">
        <w:r>
          <w:t xml:space="preserve">Then, if</w:t>
        </w:r>
      </w:ins>
      <w:ins w:id="2722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2723" w:author="PR Preview" w:date="2026-01-01T00:00:00Z">
        <w:r>
          <w:t xml:space="preserve"> </w:t>
        </w:r>
      </w:ins>
      <w:ins w:id="2724" w:author="PR Preview" w:date="2026-01-01T00:00:00Z">
        <w:r>
          <w:t xml:space="preserve">is true, as</w:t>
        </w:r>
      </w:ins>
      <w:ins w:id="272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2726" w:author="PR Preview" w:date="2026-01-01T00:00:00Z">
        <w:r>
          <w:t xml:space="preserve">,</w:t>
        </w:r>
      </w:ins>
      <w:ins w:id="2727" w:author="PR Preview" w:date="2026-01-01T00:00:00Z">
        <w:r>
          <w:t xml:space="preserve"> </w:t>
        </w:r>
      </w:ins>
      <w:ins w:id="2728" w:author="PR Preview" w:date="2026-01-01T00:00:00Z">
        <w:r>
          <w:t xml:space="preserve">the</w:t>
        </w:r>
      </w:ins>
      <w:ins w:id="2729" w:author="PR Preview" w:date="2026-01-01T00:00:00Z">
        <w:r>
          <w:t xml:space="preserve"> </w:t>
        </w:r>
      </w:ins>
      <w:hyperlink w:anchor="def-lrt-stat">
        <w:ins w:id="2730" w:author="PR Preview" w:date="2026-01-01T00:00:00Z">
          <w:r>
            <w:rPr>
              <w:rStyle w:val="Hyperlink"/>
            </w:rPr>
            <w:t xml:space="preserve">likelihood ratio statistic</w:t>
          </w:r>
        </w:ins>
      </w:hyperlink>
      <w:ins w:id="2731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</m:oMath>
      <w:ins w:id="2732" w:author="PR Preview" w:date="2026-01-01T00:00:00Z">
        <w:r>
          <w:t xml:space="preserve"> </w:t>
        </w:r>
      </w:ins>
      <w:ins w:id="2733" w:author="PR Preview" w:date="2026-01-01T00:00:00Z">
        <w:r>
          <w:t xml:space="preserve">satisfies: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734" w:author="PR Preview" w:date="2026-01-01T00:00:00Z">
        <w:r>
          <w:delText xml:space="preserve">By</w:delText>
        </w:r>
      </w:del>
      <w:del w:id="2735" w:author="PR Preview" w:date="2026-01-01T00:00:00Z">
        <w:r>
          <w:delText xml:space="preserve"> </w:delText>
        </w:r>
      </w:del>
      <w:hyperlink w:anchor="thm-dist-mle">
        <w:del w:id="2736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737" w:author="PR Preview" w:date="2026-01-01T00:00:00Z">
        <w:r>
          <w:delText xml:space="preserve">,</w:delText>
        </w:r>
      </w:del>
      <w:del w:id="273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del w:id="2739" w:author="PR Preview" w:date="2026-01-01T00:00:00Z">
        <w:r>
          <w:delText xml:space="preserve"> </w:delText>
        </w:r>
      </w:del>
      <w:del w:id="2740" w:author="PR Preview" w:date="2026-01-01T00:00:00Z">
        <w:r>
          <w:delText xml:space="preserve">under</w:delText>
        </w:r>
      </w:del>
      <w:del w:id="2741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2742" w:author="PR Preview" w:date="2026-01-01T00:00:00Z">
        <w:r>
          <w:delText xml:space="preserve">,</w:delText>
        </w:r>
      </w:del>
      <w:del w:id="2743" w:author="PR Preview" w:date="2026-01-01T00:00:00Z">
        <w:r>
          <w:delText xml:space="preserve"> </w:delText>
        </w:r>
      </w:del>
      <w:del w:id="2744" w:author="PR Preview" w:date="2026-01-01T00:00:00Z">
        <w:r>
          <w:delText xml:space="preserve">so by</w:delText>
        </w:r>
      </w:del>
      <w:del w:id="2745" w:author="PR Preview" w:date="2026-01-01T00:00:00Z">
        <w:r>
          <w:delText xml:space="preserve"> </w:delText>
        </w:r>
      </w:del>
      <w:hyperlink w:anchor="lem-wilks-std-gaussian">
        <w:del w:id="2746" w:author="PR Preview" w:date="2026-01-01T00:00:00Z">
          <w:r>
            <w:rPr>
              <w:rStyle w:val="Hyperlink"/>
            </w:rPr>
            <w:delText xml:space="preserve">Lemma 4</w:delText>
          </w:r>
        </w:del>
      </w:hyperlink>
      <w:del w:id="2747" w:author="PR Preview" w:date="2026-01-01T00:00:00Z">
        <w:r>
          <w:delText xml:space="preserve">,</w:delText>
        </w:r>
      </w:del>
      <w:del w:id="2748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del w:id="2749" w:author="PR Preview" w:date="2026-01-01T00:00:00Z">
        <w:r>
          <w:delText xml:space="preserve"> </w:delText>
        </w:r>
      </w:del>
      <w:del w:id="2750" w:author="PR Preview" w:date="2026-01-01T00:00:00Z">
        <w:r>
          <w:delText xml:space="preserve">has approximately a</w:delText>
        </w:r>
      </w:del>
      <w:del w:id="2751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del w:id="2752" w:author="PR Preview" w:date="2026-01-01T00:00:00Z">
        <w:r>
          <w:delText xml:space="preserve"> </w:delText>
        </w:r>
      </w:del>
      <w:del w:id="2753" w:author="PR Preview" w:date="2026-01-01T00:00:00Z">
        <w:r>
          <w:delText xml:space="preserve">distribution.</w:delText>
        </w:r>
      </w:del>
    </w:p>
    <w:p>
      <w:pPr>
        <w:pStyle w:val="FirstParagraph"/>
      </w:pPr>
      <w:ins w:id="2754" w:author="PR Preview" w:date="2026-01-01T00:00:00Z">
        <w:r>
          <w:t xml:space="preserve">By</w:t>
        </w:r>
      </w:ins>
      <w:ins w:id="2755" w:author="PR Preview" w:date="2026-01-01T00:00:00Z">
        <w:r>
          <w:t xml:space="preserve"> </w:t>
        </w:r>
      </w:ins>
      <w:hyperlink w:anchor="thm-dist-mle">
        <w:ins w:id="2756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757" w:author="PR Preview" w:date="2026-01-01T00:00:00Z">
        <w:r>
          <w:t xml:space="preserve">,</w:t>
        </w:r>
      </w:ins>
      <w:ins w:id="275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ins w:id="2759" w:author="PR Preview" w:date="2026-01-01T00:00:00Z">
        <w:r>
          <w:t xml:space="preserve"> </w:t>
        </w:r>
      </w:ins>
      <w:ins w:id="2760" w:author="PR Preview" w:date="2026-01-01T00:00:00Z">
        <w:r>
          <w:t xml:space="preserve">under</w:t>
        </w:r>
      </w:ins>
      <w:ins w:id="2761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2762" w:author="PR Preview" w:date="2026-01-01T00:00:00Z">
        <w:r>
          <w:t xml:space="preserve">,</w:t>
        </w:r>
      </w:ins>
      <w:ins w:id="2763" w:author="PR Preview" w:date="2026-01-01T00:00:00Z">
        <w:r>
          <w:t xml:space="preserve"> </w:t>
        </w:r>
      </w:ins>
      <w:ins w:id="2764" w:author="PR Preview" w:date="2026-01-01T00:00:00Z">
        <w:r>
          <w:t xml:space="preserve">so by</w:t>
        </w:r>
      </w:ins>
      <w:ins w:id="2765" w:author="PR Preview" w:date="2026-01-01T00:00:00Z">
        <w:r>
          <w:t xml:space="preserve"> </w:t>
        </w:r>
      </w:ins>
      <w:hyperlink w:anchor="lem-wilks-std-gaussian">
        <w:ins w:id="2766" w:author="PR Preview" w:date="2026-01-01T00:00:00Z">
          <w:r>
            <w:rPr>
              <w:rStyle w:val="Hyperlink"/>
            </w:rPr>
            <w:t xml:space="preserve">Lemma 4</w:t>
          </w:r>
        </w:ins>
      </w:hyperlink>
      <w:ins w:id="2767" w:author="PR Preview" w:date="2026-01-01T00:00:00Z">
        <w:r>
          <w:t xml:space="preserve">,</w:t>
        </w:r>
      </w:ins>
      <w:ins w:id="2768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ins w:id="2769" w:author="PR Preview" w:date="2026-01-01T00:00:00Z">
        <w:r>
          <w:t xml:space="preserve"> </w:t>
        </w:r>
      </w:ins>
      <w:ins w:id="2770" w:author="PR Preview" w:date="2026-01-01T00:00:00Z">
        <w:r>
          <w:t xml:space="preserve">has approximately a</w:t>
        </w:r>
      </w:ins>
      <w:ins w:id="2771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ins w:id="2772" w:author="PR Preview" w:date="2026-01-01T00:00:00Z">
        <w:r>
          <w:t xml:space="preserve"> </w:t>
        </w:r>
      </w:ins>
      <w:ins w:id="2773" w:author="PR Preview" w:date="2026-01-01T00:00:00Z">
        <w:r>
          <w:t xml:space="preserve">distribution.</w:t>
        </w:r>
      </w:ins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6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6"/>
    <w:bookmarkStart w:id="137" w:name="exm-wilks-poisson"/>
    <w:p>
      <w:pPr>
        <w:pStyle w:val="BodyText"/>
      </w:pPr>
      <w:del w:id="2774" w:author="PR Preview" w:date="2026-01-01T00:00:00Z">
        <w:r>
          <w:rPr>
            <w:b/>
            <w:bCs/>
          </w:rPr>
          <w:delText xml:space="preserve">Example 11 (Likelihood ratio test for a Poisson rate)</w:delText>
        </w:r>
      </w:del>
      <w:del w:id="2775" w:author="PR Preview" w:date="2026-01-01T00:00:00Z">
        <w:r>
          <w:delText xml:space="preserve"> </w:delText>
        </w:r>
      </w:del>
      <w:del w:id="2776" w:author="PR Preview" w:date="2026-01-01T00:00:00Z">
        <w:r>
          <w:delText xml:space="preserve">For</w:delText>
        </w:r>
      </w:del>
      <w:del w:id="277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2778" w:author="PR Preview" w:date="2026-01-01T00:00:00Z">
        <w:r>
          <w:delText xml:space="preserve"> </w:delText>
        </w:r>
      </w:del>
      <w:del w:id="2779" w:author="PR Preview" w:date="2026-01-01T00:00:00Z">
        <w:r>
          <w:delText xml:space="preserve">and</w:delText>
        </w:r>
      </w:del>
      <w:del w:id="2780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del w:id="2781" w:author="PR Preview" w:date="2026-01-01T00:00:00Z">
        <w:r>
          <w:delText xml:space="preserve">,</w:delText>
        </w:r>
      </w:del>
      <w:del w:id="2782" w:author="PR Preview" w:date="2026-01-01T00:00:00Z">
        <w:r>
          <w:delText xml:space="preserve"> </w:delText>
        </w:r>
      </w:del>
      <w:del w:id="2783" w:author="PR Preview" w:date="2026-01-01T00:00:00Z">
        <w:r>
          <w:delText xml:space="preserve">the log-likelihood is</w:delText>
        </w:r>
      </w:del>
      <w:del w:id="2784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del w:id="2785" w:author="PR Preview" w:date="2026-01-01T00:00:00Z">
        <w:r>
          <w:delText xml:space="preserve"> </w:delText>
        </w:r>
      </w:del>
      <w:del w:id="2786" w:author="PR Preview" w:date="2026-01-01T00:00:00Z">
        <w:r>
          <w:delText xml:space="preserve">and</w:delText>
        </w:r>
      </w:del>
      <w:del w:id="278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2788" w:author="PR Preview" w:date="2026-01-01T00:00:00Z">
        <w:r>
          <w:delText xml:space="preserve">, so:</w:delText>
        </w:r>
      </w:del>
    </w:p>
    <w:p>
      <w:pPr>
        <w:pStyle w:val="BodyText"/>
      </w:pPr>
      <w:ins w:id="2789" w:author="PR Preview" w:date="2026-01-01T00:00:00Z">
        <w:r>
          <w:rPr>
            <w:b/>
            <w:bCs/>
          </w:rPr>
          <w:t xml:space="preserve">Example 12 (Likelihood ratio test for a Poisson rate)</w:t>
        </w:r>
      </w:ins>
      <w:ins w:id="2790" w:author="PR Preview" w:date="2026-01-01T00:00:00Z">
        <w:r>
          <w:t xml:space="preserve"> </w:t>
        </w:r>
      </w:ins>
      <w:ins w:id="2791" w:author="PR Preview" w:date="2026-01-01T00:00:00Z">
        <w:r>
          <w:t xml:space="preserve">For</w:t>
        </w:r>
      </w:ins>
      <w:ins w:id="279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2793" w:author="PR Preview" w:date="2026-01-01T00:00:00Z">
        <w:r>
          <w:t xml:space="preserve"> </w:t>
        </w:r>
      </w:ins>
      <w:ins w:id="2794" w:author="PR Preview" w:date="2026-01-01T00:00:00Z">
        <w:r>
          <w:t xml:space="preserve">and</w:t>
        </w:r>
      </w:ins>
      <w:ins w:id="2795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ins w:id="2796" w:author="PR Preview" w:date="2026-01-01T00:00:00Z">
        <w:r>
          <w:t xml:space="preserve">,</w:t>
        </w:r>
      </w:ins>
      <w:ins w:id="2797" w:author="PR Preview" w:date="2026-01-01T00:00:00Z">
        <w:r>
          <w:t xml:space="preserve"> </w:t>
        </w:r>
      </w:ins>
      <w:ins w:id="2798" w:author="PR Preview" w:date="2026-01-01T00:00:00Z">
        <w:r>
          <w:t xml:space="preserve">the log-likelihood is</w:t>
        </w:r>
      </w:ins>
      <w:ins w:id="2799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ins w:id="2800" w:author="PR Preview" w:date="2026-01-01T00:00:00Z">
        <w:r>
          <w:t xml:space="preserve"> </w:t>
        </w:r>
      </w:ins>
      <w:ins w:id="2801" w:author="PR Preview" w:date="2026-01-01T00:00:00Z">
        <w:r>
          <w:t xml:space="preserve">and</w:t>
        </w:r>
      </w:ins>
      <w:ins w:id="280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2803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7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8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9"/>
    <w:bookmarkStart w:id="143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0"/>
          <w:p/>
        </w:tc>
      </w:tr>
    </w:tbl>
    <w:bookmarkStart w:id="142" w:name="rem-exact-vs-approximate-tests"/>
    <w:p>
      <w:pPr>
        <w:pStyle w:val="BodyText"/>
      </w:pPr>
      <w:del w:id="2804" w:author="PR Preview" w:date="2026-01-01T00:00:00Z">
        <w:r>
          <w:rPr>
            <w:i/>
            <w:iCs/>
          </w:rPr>
          <w:delText xml:space="preserve">Remark 9</w:delText>
        </w:r>
      </w:del>
      <w:del w:id="2805" w:author="PR Preview" w:date="2026-01-01T00:00:00Z">
        <w:r>
          <w:delText xml:space="preserve"> (Exact and approximate tests). </w:delText>
        </w:r>
      </w:del>
      <w:del w:id="2806" w:author="PR Preview" w:date="2026-01-01T00:00:00Z">
        <w:r>
          <w:delText xml:space="preserve">The</w:delText>
        </w:r>
      </w:del>
      <w:del w:id="2807" w:author="PR Preview" w:date="2026-01-01T00:00:00Z">
        <w:r>
          <w:delText xml:space="preserve"> </w:delText>
        </w:r>
      </w:del>
      <m:oMath>
        <m:r>
          <m:t>t</m:t>
        </m:r>
      </m:oMath>
      <w:del w:id="2808" w:author="PR Preview" w:date="2026-01-01T00:00:00Z">
        <w:r>
          <w:delText xml:space="preserve"> </w:delText>
        </w:r>
      </w:del>
      <w:del w:id="2809" w:author="PR Preview" w:date="2026-01-01T00:00:00Z">
        <w:r>
          <w:delText xml:space="preserve">and</w:delText>
        </w:r>
      </w:del>
      <w:del w:id="2810" w:author="PR Preview" w:date="2026-01-01T00:00:00Z">
        <w:r>
          <w:delText xml:space="preserve"> </w:delText>
        </w:r>
      </w:del>
      <m:oMath>
        <m:r>
          <m:t>F</m:t>
        </m:r>
      </m:oMath>
      <w:del w:id="2811" w:author="PR Preview" w:date="2026-01-01T00:00:00Z">
        <w:r>
          <w:delText xml:space="preserve"> </w:delText>
        </w:r>
      </w:del>
      <w:del w:id="2812" w:author="PR Preview" w:date="2026-01-01T00:00:00Z">
        <w:r>
          <w:delText xml:space="preserve">distributions are defined in</w:delText>
        </w:r>
      </w:del>
      <w:del w:id="2813" w:author="PR Preview" w:date="2026-01-01T00:00:00Z">
        <w:r>
          <w:delText xml:space="preserve"> </w:delText>
        </w:r>
      </w:del>
      <w:hyperlink r:id="rId141">
        <w:del w:id="2814" w:author="PR Preview" w:date="2026-01-01T00:00:00Z">
          <w:r>
            <w:rPr>
              <w:rStyle w:val="Hyperlink"/>
            </w:rPr>
            <w:delText xml:space="preserve">Statistical Inference</w:delText>
          </w:r>
        </w:del>
      </w:hyperlink>
      <w:del w:id="2815" w:author="PR Preview" w:date="2026-01-01T00:00:00Z">
        <w:r>
          <w:delText xml:space="preserve">.</w:delText>
        </w:r>
      </w:del>
      <w:del w:id="2816" w:author="PR Preview" w:date="2026-01-01T00:00:00Z">
        <w:r>
          <w:delText xml:space="preserve"> </w:delText>
        </w:r>
      </w:del>
      <w:del w:id="2817" w:author="PR Preview" w:date="2026-01-01T00:00:00Z">
        <w:r>
          <w:delText xml:space="preserve">The exact tests assume</w:delText>
        </w:r>
      </w:del>
      <w:del w:id="281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2819" w:author="PR Preview" w:date="2026-01-01T00:00:00Z">
        <w:r>
          <w:delText xml:space="preserve">,</w:delText>
        </w:r>
      </w:del>
      <w:del w:id="2820" w:author="PR Preview" w:date="2026-01-01T00:00:00Z">
        <w:r>
          <w:delText xml:space="preserve"> </w:delText>
        </w:r>
      </w:del>
      <w:del w:id="2821" w:author="PR Preview" w:date="2026-01-01T00:00:00Z">
        <w:r>
          <w:delText xml:space="preserve">with a common variance.</w:delText>
        </w:r>
      </w:del>
      <w:del w:id="2822" w:author="PR Preview" w:date="2026-01-01T00:00:00Z">
        <w:r>
          <w:delText xml:space="preserve"> </w:delText>
        </w:r>
      </w:del>
      <w:del w:id="2823" w:author="PR Preview" w:date="2026-01-01T00:00:00Z">
        <w:r>
          <w:delText xml:space="preserve">The approximate tests hold asymptotically,</w:delText>
        </w:r>
      </w:del>
      <w:del w:id="2824" w:author="PR Preview" w:date="2026-01-01T00:00:00Z">
        <w:r>
          <w:delText xml:space="preserve"> </w:delText>
        </w:r>
      </w:del>
      <w:del w:id="2825" w:author="PR Preview" w:date="2026-01-01T00:00:00Z">
        <w:r>
          <w:delText xml:space="preserve">for any model that is correctly specified</w:delText>
        </w:r>
      </w:del>
      <w:del w:id="2826" w:author="PR Preview" w:date="2026-01-01T00:00:00Z">
        <w:r>
          <w:delText xml:space="preserve"> </w:delText>
        </w:r>
      </w:del>
      <w:del w:id="2827" w:author="PR Preview" w:date="2026-01-01T00:00:00Z">
        <w:r>
          <w:delText xml:space="preserve">and satisfies the regularity conditions of</w:delText>
        </w:r>
      </w:del>
      <w:del w:id="2828" w:author="PR Preview" w:date="2026-01-01T00:00:00Z">
        <w:r>
          <w:delText xml:space="preserve"> </w:delText>
        </w:r>
      </w:del>
      <w:hyperlink w:anchor="thm-dist-mle">
        <w:del w:id="2829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830" w:author="PR Preview" w:date="2026-01-01T00:00:00Z">
        <w:r>
          <w:delText xml:space="preserve">,</w:delText>
        </w:r>
      </w:del>
      <w:del w:id="2831" w:author="PR Preview" w:date="2026-01-01T00:00:00Z">
        <w:r>
          <w:delText xml:space="preserve"> </w:delText>
        </w:r>
      </w:del>
      <w:del w:id="2832" w:author="PR Preview" w:date="2026-01-01T00:00:00Z">
        <w:r>
          <w:delText xml:space="preserve">Gaussian or not.</w:delText>
        </w:r>
      </w:del>
    </w:p>
    <w:p>
      <w:pPr>
        <w:pStyle w:val="BodyText"/>
      </w:pPr>
      <w:ins w:id="2833" w:author="PR Preview" w:date="2026-01-01T00:00:00Z">
        <w:r>
          <w:rPr>
            <w:i/>
            <w:iCs/>
          </w:rPr>
          <w:t xml:space="preserve">Remark 9</w:t>
        </w:r>
      </w:ins>
      <w:ins w:id="2834" w:author="PR Preview" w:date="2026-01-01T00:00:00Z">
        <w:r>
          <w:t xml:space="preserve"> (Exact and approximate tests). </w:t>
        </w:r>
      </w:ins>
      <w:ins w:id="2835" w:author="PR Preview" w:date="2026-01-01T00:00:00Z">
        <w:r>
          <w:t xml:space="preserve">The</w:t>
        </w:r>
      </w:ins>
      <w:ins w:id="2836" w:author="PR Preview" w:date="2026-01-01T00:00:00Z">
        <w:r>
          <w:t xml:space="preserve"> </w:t>
        </w:r>
      </w:ins>
      <m:oMath>
        <m:r>
          <m:t>t</m:t>
        </m:r>
      </m:oMath>
      <w:ins w:id="2837" w:author="PR Preview" w:date="2026-01-01T00:00:00Z">
        <w:r>
          <w:t xml:space="preserve"> </w:t>
        </w:r>
      </w:ins>
      <w:ins w:id="2838" w:author="PR Preview" w:date="2026-01-01T00:00:00Z">
        <w:r>
          <w:t xml:space="preserve">and</w:t>
        </w:r>
      </w:ins>
      <w:ins w:id="2839" w:author="PR Preview" w:date="2026-01-01T00:00:00Z">
        <w:r>
          <w:t xml:space="preserve"> </w:t>
        </w:r>
      </w:ins>
      <m:oMath>
        <m:r>
          <m:t>F</m:t>
        </m:r>
      </m:oMath>
      <w:ins w:id="2840" w:author="PR Preview" w:date="2026-01-01T00:00:00Z">
        <w:r>
          <w:t xml:space="preserve"> </w:t>
        </w:r>
      </w:ins>
      <w:ins w:id="2841" w:author="PR Preview" w:date="2026-01-01T00:00:00Z">
        <w:r>
          <w:t xml:space="preserve">distributions are defined in</w:t>
        </w:r>
      </w:ins>
      <w:ins w:id="2842" w:author="PR Preview" w:date="2026-01-01T00:00:00Z">
        <w:r>
          <w:t xml:space="preserve"> </w:t>
        </w:r>
      </w:ins>
      <w:hyperlink r:id="rId141">
        <w:ins w:id="2843" w:author="PR Preview" w:date="2026-01-01T00:00:00Z">
          <w:r>
            <w:rPr>
              <w:rStyle w:val="Hyperlink"/>
            </w:rPr>
            <w:t xml:space="preserve">Statistical Inference</w:t>
          </w:r>
        </w:ins>
      </w:hyperlink>
      <w:ins w:id="2844" w:author="PR Preview" w:date="2026-01-01T00:00:00Z">
        <w:r>
          <w:t xml:space="preserve">.</w:t>
        </w:r>
      </w:ins>
      <w:ins w:id="2845" w:author="PR Preview" w:date="2026-01-01T00:00:00Z">
        <w:r>
          <w:t xml:space="preserve"> </w:t>
        </w:r>
      </w:ins>
      <w:ins w:id="2846" w:author="PR Preview" w:date="2026-01-01T00:00:00Z">
        <w:r>
          <w:t xml:space="preserve">The exact tests assume</w:t>
        </w:r>
      </w:ins>
      <w:ins w:id="284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2848" w:author="PR Preview" w:date="2026-01-01T00:00:00Z">
        <w:r>
          <w:t xml:space="preserve">,</w:t>
        </w:r>
      </w:ins>
      <w:ins w:id="2849" w:author="PR Preview" w:date="2026-01-01T00:00:00Z">
        <w:r>
          <w:t xml:space="preserve"> </w:t>
        </w:r>
      </w:ins>
      <w:ins w:id="2850" w:author="PR Preview" w:date="2026-01-01T00:00:00Z">
        <w:r>
          <w:t xml:space="preserve">with a common variance.</w:t>
        </w:r>
      </w:ins>
      <w:ins w:id="2851" w:author="PR Preview" w:date="2026-01-01T00:00:00Z">
        <w:r>
          <w:t xml:space="preserve"> </w:t>
        </w:r>
      </w:ins>
      <w:ins w:id="2852" w:author="PR Preview" w:date="2026-01-01T00:00:00Z">
        <w:r>
          <w:t xml:space="preserve">The approximate tests hold asymptotically,</w:t>
        </w:r>
      </w:ins>
      <w:ins w:id="2853" w:author="PR Preview" w:date="2026-01-01T00:00:00Z">
        <w:r>
          <w:t xml:space="preserve"> </w:t>
        </w:r>
      </w:ins>
      <w:ins w:id="2854" w:author="PR Preview" w:date="2026-01-01T00:00:00Z">
        <w:r>
          <w:t xml:space="preserve">for any model that is correctly specified</w:t>
        </w:r>
      </w:ins>
      <w:ins w:id="2855" w:author="PR Preview" w:date="2026-01-01T00:00:00Z">
        <w:r>
          <w:t xml:space="preserve"> </w:t>
        </w:r>
      </w:ins>
      <w:ins w:id="2856" w:author="PR Preview" w:date="2026-01-01T00:00:00Z">
        <w:r>
          <w:t xml:space="preserve">and satisfies the regularity conditions of</w:t>
        </w:r>
      </w:ins>
      <w:ins w:id="2857" w:author="PR Preview" w:date="2026-01-01T00:00:00Z">
        <w:r>
          <w:t xml:space="preserve"> </w:t>
        </w:r>
      </w:ins>
      <w:hyperlink w:anchor="thm-dist-mle">
        <w:ins w:id="2858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859" w:author="PR Preview" w:date="2026-01-01T00:00:00Z">
        <w:r>
          <w:t xml:space="preserve">,</w:t>
        </w:r>
      </w:ins>
      <w:ins w:id="2860" w:author="PR Preview" w:date="2026-01-01T00:00:00Z">
        <w:r>
          <w:t xml:space="preserve"> </w:t>
        </w:r>
      </w:ins>
      <w:ins w:id="2861" w:author="PR Preview" w:date="2026-01-01T00:00:00Z">
        <w:r>
          <w:t xml:space="preserve">Gaussian or not.</w:t>
        </w:r>
      </w:ins>
    </w:p>
    <w:bookmarkEnd w:id="142"/>
    <w:bookmarkEnd w:id="143"/>
    <w:bookmarkStart w:id="148" w:name="prediction-intervals"/>
    <w:p>
      <w:pPr>
        <w:pStyle w:val="Heading4"/>
      </w:pPr>
      <w:r>
        <w:t xml:space="preserve">1.9.5 Prediction intervals</w:t>
      </w:r>
    </w:p>
    <w:bookmarkStart w:id="144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4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5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7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7"/>
    <w:bookmarkEnd w:id="148"/>
    <w:bookmarkEnd w:id="149"/>
    <w:bookmarkEnd w:id="150"/>
    <w:bookmarkStart w:id="264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2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1"/>
          <w:p/>
        </w:tc>
      </w:tr>
    </w:tbl>
    <w:bookmarkEnd w:id="152"/>
    <w:bookmarkStart w:id="162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6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0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1"/>
          <w:p/>
        </w:tc>
      </w:tr>
    </w:tbl>
    <w:bookmarkEnd w:id="162"/>
    <w:bookmarkStart w:id="169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3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4" w:name="exr-cyclone-choose-dist"/>
    <w:p>
      <w:pPr>
        <w:pStyle w:val="BodyText"/>
      </w:pPr>
      <w:del w:id="2862" w:author="PR Preview" w:date="2026-01-01T00:00:00Z">
        <w:r>
          <w:rPr>
            <w:b/>
            <w:bCs/>
          </w:rPr>
          <w:delText xml:space="preserve">Exercise 20 (Choosing a distribution family)</w:delText>
        </w:r>
      </w:del>
      <w:del w:id="2863" w:author="PR Preview" w:date="2026-01-01T00:00:00Z">
        <w:r>
          <w:delText xml:space="preserve"> </w:delText>
        </w:r>
      </w:del>
      <w:del w:id="2864" w:author="PR Preview" w:date="2026-01-01T00:00:00Z">
        <w:r>
          <w:delText xml:space="preserve">What parametric family of probability distributions might we use</w:delText>
        </w:r>
      </w:del>
      <w:del w:id="2865" w:author="PR Preview" w:date="2026-01-01T00:00:00Z">
        <w:r>
          <w:delText xml:space="preserve"> </w:delText>
        </w:r>
      </w:del>
      <w:del w:id="2866" w:author="PR Preview" w:date="2026-01-01T00:00:00Z">
        <w:r>
          <w:delText xml:space="preserve">to model this empirical distribution?</w:delText>
        </w:r>
      </w:del>
    </w:p>
    <w:p>
      <w:pPr>
        <w:pStyle w:val="BodyText"/>
      </w:pPr>
      <w:del w:id="2867" w:author="PR Preview" w:date="2026-01-01T00:00:00Z">
        <w:r>
          <w:rPr>
            <w:i/>
            <w:iCs/>
          </w:rPr>
          <w:delText xml:space="preserve">Solution 20</w:delText>
        </w:r>
      </w:del>
      <w:del w:id="2868" w:author="PR Preview" w:date="2026-01-01T00:00:00Z">
        <w:r>
          <w:delText xml:space="preserve">. </w:delText>
        </w:r>
      </w:del>
      <w:del w:id="2869" w:author="PR Preview" w:date="2026-01-01T00:00:00Z">
        <w:r>
          <w:delText xml:space="preserve">The Poisson family.</w:delText>
        </w:r>
      </w:del>
      <w:del w:id="2870" w:author="PR Preview" w:date="2026-01-01T00:00:00Z">
        <w:r>
          <w:delText xml:space="preserve"> </w:delText>
        </w:r>
      </w:del>
      <w:del w:id="2871" w:author="PR Preview" w:date="2026-01-01T00:00:00Z">
        <w:r>
          <w:delText xml:space="preserve">The data are counts,</w:delText>
        </w:r>
      </w:del>
      <w:del w:id="2872" w:author="PR Preview" w:date="2026-01-01T00:00:00Z">
        <w:r>
          <w:delText xml:space="preserve"> </w:delText>
        </w:r>
      </w:del>
      <w:del w:id="2873" w:author="PR Preview" w:date="2026-01-01T00:00:00Z">
        <w:r>
          <w:delText xml:space="preserve">which can take any non-negative integer value.</w:delText>
        </w:r>
      </w:del>
      <w:del w:id="2874" w:author="PR Preview" w:date="2026-01-01T00:00:00Z">
        <w:r>
          <w:delText xml:space="preserve"> </w:delText>
        </w:r>
      </w:del>
      <w:del w:id="2875" w:author="PR Preview" w:date="2026-01-01T00:00:00Z">
        <w:r>
          <w:delText xml:space="preserve">The binomial family also models counts,</w:delText>
        </w:r>
      </w:del>
      <w:del w:id="2876" w:author="PR Preview" w:date="2026-01-01T00:00:00Z">
        <w:r>
          <w:delText xml:space="preserve"> </w:delText>
        </w:r>
      </w:del>
      <w:del w:id="2877" w:author="PR Preview" w:date="2026-01-01T00:00:00Z">
        <w:r>
          <w:delText xml:space="preserve">but a binomial count has an upper limit (its number of trials),</w:delText>
        </w:r>
      </w:del>
      <w:del w:id="2878" w:author="PR Preview" w:date="2026-01-01T00:00:00Z">
        <w:r>
          <w:delText xml:space="preserve"> </w:delText>
        </w:r>
      </w:del>
      <w:del w:id="2879" w:author="PR Preview" w:date="2026-01-01T00:00:00Z">
        <w:r>
          <w:delText xml:space="preserve">and there is no natural upper limit</w:delText>
        </w:r>
      </w:del>
      <w:del w:id="2880" w:author="PR Preview" w:date="2026-01-01T00:00:00Z">
        <w:r>
          <w:delText xml:space="preserve"> </w:delText>
        </w:r>
      </w:del>
      <w:del w:id="2881" w:author="PR Preview" w:date="2026-01-01T00:00:00Z">
        <w:r>
          <w:delText xml:space="preserve">on the number of cyclones in a season.</w:delText>
        </w:r>
      </w:del>
    </w:p>
    <w:p>
      <w:pPr>
        <w:pStyle w:val="BodyText"/>
      </w:pPr>
      <w:del w:id="2882" w:author="PR Preview" w:date="2026-01-01T00:00:00Z">
        <w:r>
          <w:rPr>
            <w:b/>
            <w:bCs/>
          </w:rPr>
          <w:delText xml:space="preserve">Exercise 21 (The Poisson probability mass function)</w:delText>
        </w:r>
      </w:del>
      <w:del w:id="2883" w:author="PR Preview" w:date="2026-01-01T00:00:00Z">
        <w:r>
          <w:delText xml:space="preserve"> </w:delText>
        </w:r>
      </w:del>
      <w:del w:id="2884" w:author="PR Preview" w:date="2026-01-01T00:00:00Z">
        <w:r>
          <w:delText xml:space="preserve">Write down the Poisson distribution’s probability mass function.</w:delText>
        </w:r>
      </w:del>
    </w:p>
    <w:p>
      <w:pPr>
        <w:pStyle w:val="BodyText"/>
      </w:pPr>
      <w:del w:id="2885" w:author="PR Preview" w:date="2026-01-01T00:00:00Z">
        <w:r>
          <w:rPr>
            <w:i/>
            <w:iCs/>
          </w:rPr>
          <w:delText xml:space="preserve">Solution 21</w:delText>
        </w:r>
      </w:del>
      <w:del w:id="2886" w:author="PR Preview" w:date="2026-01-01T00:00:00Z">
        <w:r>
          <w:delText xml:space="preserve">. </w:delText>
        </w:r>
      </w:del>
    </w:p>
    <w:p>
      <w:pPr>
        <w:pStyle w:val="BodyText"/>
      </w:pPr>
      <w:ins w:id="2887" w:author="PR Preview" w:date="2026-01-01T00:00:00Z">
        <w:r>
          <w:rPr>
            <w:b/>
            <w:bCs/>
          </w:rPr>
          <w:t xml:space="preserve">Exercise 17 (Choosing a distribution family)</w:t>
        </w:r>
      </w:ins>
      <w:ins w:id="2888" w:author="PR Preview" w:date="2026-01-01T00:00:00Z">
        <w:r>
          <w:t xml:space="preserve"> </w:t>
        </w:r>
      </w:ins>
      <w:ins w:id="2889" w:author="PR Preview" w:date="2026-01-01T00:00:00Z">
        <w:r>
          <w:t xml:space="preserve">What parametric family of probability distributions might we use</w:t>
        </w:r>
      </w:ins>
      <w:ins w:id="2890" w:author="PR Preview" w:date="2026-01-01T00:00:00Z">
        <w:r>
          <w:t xml:space="preserve"> </w:t>
        </w:r>
      </w:ins>
      <w:ins w:id="2891" w:author="PR Preview" w:date="2026-01-01T00:00:00Z">
        <w:r>
          <w:t xml:space="preserve">to model this empirical distribution?</w:t>
        </w:r>
      </w:ins>
    </w:p>
    <w:bookmarkEnd w:id="164"/>
    <w:bookmarkStart w:id="165" w:name="sol-cyclone-choose-dist"/>
    <w:p>
      <w:pPr>
        <w:pStyle w:val="BodyText"/>
      </w:pPr>
      <w:ins w:id="2892" w:author="PR Preview" w:date="2026-01-01T00:00:00Z">
        <w:r>
          <w:rPr>
            <w:i/>
            <w:iCs/>
          </w:rPr>
          <w:t xml:space="preserve">Solution 17</w:t>
        </w:r>
      </w:ins>
      <w:ins w:id="2893" w:author="PR Preview" w:date="2026-01-01T00:00:00Z">
        <w:r>
          <w:t xml:space="preserve">. </w:t>
        </w:r>
      </w:ins>
      <w:ins w:id="2894" w:author="PR Preview" w:date="2026-01-01T00:00:00Z">
        <w:r>
          <w:t xml:space="preserve">The Poisson family.</w:t>
        </w:r>
      </w:ins>
      <w:ins w:id="2895" w:author="PR Preview" w:date="2026-01-01T00:00:00Z">
        <w:r>
          <w:t xml:space="preserve"> </w:t>
        </w:r>
      </w:ins>
      <w:ins w:id="2896" w:author="PR Preview" w:date="2026-01-01T00:00:00Z">
        <w:r>
          <w:t xml:space="preserve">The data are counts,</w:t>
        </w:r>
      </w:ins>
      <w:ins w:id="2897" w:author="PR Preview" w:date="2026-01-01T00:00:00Z">
        <w:r>
          <w:t xml:space="preserve"> </w:t>
        </w:r>
      </w:ins>
      <w:ins w:id="2898" w:author="PR Preview" w:date="2026-01-01T00:00:00Z">
        <w:r>
          <w:t xml:space="preserve">which can take any non-negative integer value.</w:t>
        </w:r>
      </w:ins>
      <w:ins w:id="2899" w:author="PR Preview" w:date="2026-01-01T00:00:00Z">
        <w:r>
          <w:t xml:space="preserve"> </w:t>
        </w:r>
      </w:ins>
      <w:ins w:id="2900" w:author="PR Preview" w:date="2026-01-01T00:00:00Z">
        <w:r>
          <w:t xml:space="preserve">The binomial family also models counts,</w:t>
        </w:r>
      </w:ins>
      <w:ins w:id="2901" w:author="PR Preview" w:date="2026-01-01T00:00:00Z">
        <w:r>
          <w:t xml:space="preserve"> </w:t>
        </w:r>
      </w:ins>
      <w:ins w:id="2902" w:author="PR Preview" w:date="2026-01-01T00:00:00Z">
        <w:r>
          <w:t xml:space="preserve">but a binomial count has an upper limit (its number of trials),</w:t>
        </w:r>
      </w:ins>
      <w:ins w:id="2903" w:author="PR Preview" w:date="2026-01-01T00:00:00Z">
        <w:r>
          <w:t xml:space="preserve"> </w:t>
        </w:r>
      </w:ins>
      <w:ins w:id="2904" w:author="PR Preview" w:date="2026-01-01T00:00:00Z">
        <w:r>
          <w:t xml:space="preserve">and there is no natural upper limit</w:t>
        </w:r>
      </w:ins>
      <w:ins w:id="2905" w:author="PR Preview" w:date="2026-01-01T00:00:00Z">
        <w:r>
          <w:t xml:space="preserve"> </w:t>
        </w:r>
      </w:ins>
      <w:ins w:id="2906" w:author="PR Preview" w:date="2026-01-01T00:00:00Z">
        <w:r>
          <w:t xml:space="preserve">on the number of cyclones in a season.</w:t>
        </w:r>
      </w:ins>
    </w:p>
    <w:bookmarkEnd w:id="165"/>
    <w:bookmarkStart w:id="166" w:name="exr-def-poisson"/>
    <w:p>
      <w:pPr>
        <w:pStyle w:val="BodyText"/>
      </w:pPr>
      <w:ins w:id="2907" w:author="PR Preview" w:date="2026-01-01T00:00:00Z">
        <w:r>
          <w:rPr>
            <w:b/>
            <w:bCs/>
          </w:rPr>
          <w:t xml:space="preserve">Exercise 18 (The Poisson probability mass function)</w:t>
        </w:r>
      </w:ins>
      <w:ins w:id="2908" w:author="PR Preview" w:date="2026-01-01T00:00:00Z">
        <w:r>
          <w:t xml:space="preserve"> </w:t>
        </w:r>
      </w:ins>
      <w:ins w:id="2909" w:author="PR Preview" w:date="2026-01-01T00:00:00Z">
        <w:r>
          <w:t xml:space="preserve">Write down the Poisson distribution’s probability mass function.</w:t>
        </w:r>
      </w:ins>
    </w:p>
    <w:bookmarkEnd w:id="166"/>
    <w:bookmarkStart w:id="168" w:name="sol-def-poisson"/>
    <w:p>
      <w:pPr>
        <w:pStyle w:val="BodyText"/>
      </w:pPr>
      <w:ins w:id="2910" w:author="PR Preview" w:date="2026-01-01T00:00:00Z">
        <w:r>
          <w:rPr>
            <w:i/>
            <w:iCs/>
          </w:rPr>
          <w:t xml:space="preserve">Solution 18</w:t>
        </w:r>
      </w:ins>
      <w:ins w:id="2911" w:author="PR Preview" w:date="2026-01-01T00:00:00Z">
        <w:r>
          <w:t xml:space="preserve">. </w:t>
        </w:r>
      </w:ins>
    </w:p>
    <w:p>
      <w:pPr>
        <w:pStyle w:val="BodyText"/>
      </w:pPr>
      <w:bookmarkStart w:id="167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bookmarkEnd w:id="169"/>
    <w:bookmarkStart w:id="215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1" w:name="exr-poisson-likelihood"/>
    <w:p>
      <w:pPr>
        <w:pStyle w:val="BodyText"/>
      </w:pPr>
      <w:del w:id="2912" w:author="PR Preview" w:date="2026-01-01T00:00:00Z">
        <w:r>
          <w:rPr>
            <w:b/>
            <w:bCs/>
          </w:rPr>
          <w:delText xml:space="preserve">Exercise 22 (Likelihood of one observation)</w:delText>
        </w:r>
      </w:del>
      <w:del w:id="2913" w:author="PR Preview" w:date="2026-01-01T00:00:00Z">
        <w:r>
          <w:delText xml:space="preserve"> </w:delText>
        </w:r>
      </w:del>
      <w:del w:id="2914" w:author="PR Preview" w:date="2026-01-01T00:00:00Z">
        <w:r>
          <w:delText xml:space="preserve">Write down the</w:delText>
        </w:r>
      </w:del>
      <w:del w:id="2915" w:author="PR Preview" w:date="2026-01-01T00:00:00Z">
        <w:r>
          <w:delText xml:space="preserve"> </w:delText>
        </w:r>
      </w:del>
      <w:hyperlink r:id="rId170">
        <w:del w:id="2916" w:author="PR Preview" w:date="2026-01-01T00:00:00Z">
          <w:r>
            <w:rPr>
              <w:rStyle w:val="Hyperlink"/>
            </w:rPr>
            <w:delText xml:space="preserve">likelihood</w:delText>
          </w:r>
        </w:del>
      </w:hyperlink>
      <w:del w:id="2917" w:author="PR Preview" w:date="2026-01-01T00:00:00Z">
        <w:r>
          <w:delText xml:space="preserve"> </w:delText>
        </w:r>
      </w:del>
      <w:del w:id="2918" w:author="PR Preview" w:date="2026-01-01T00:00:00Z">
        <w:r>
          <w:delText xml:space="preserve">of a single observation</w:delText>
        </w:r>
      </w:del>
      <w:del w:id="2919" w:author="PR Preview" w:date="2026-01-01T00:00:00Z">
        <w:r>
          <w:delText xml:space="preserve"> </w:delText>
        </w:r>
      </w:del>
      <m:oMath>
        <m:r>
          <m:t>x</m:t>
        </m:r>
      </m:oMath>
      <w:del w:id="2920" w:author="PR Preview" w:date="2026-01-01T00:00:00Z">
        <w:r>
          <w:delText xml:space="preserve">, according to the Poisson model.</w:delText>
        </w:r>
      </w:del>
    </w:p>
    <w:p>
      <w:pPr>
        <w:pStyle w:val="BodyText"/>
      </w:pPr>
      <w:del w:id="2921" w:author="PR Preview" w:date="2026-01-01T00:00:00Z">
        <w:r>
          <w:rPr>
            <w:i/>
            <w:iCs/>
          </w:rPr>
          <w:delText xml:space="preserve">Solution 22</w:delText>
        </w:r>
      </w:del>
      <w:del w:id="2922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p>
      <w:pPr>
        <w:pStyle w:val="FirstParagraph"/>
      </w:pPr>
      <w:del w:id="2923" w:author="PR Preview" w:date="2026-01-01T00:00:00Z">
        <w:r>
          <w:rPr>
            <w:b/>
            <w:bCs/>
          </w:rPr>
          <w:delText xml:space="preserve">Exercise 23 (Model parameters)</w:delText>
        </w:r>
      </w:del>
      <w:del w:id="2924" w:author="PR Preview" w:date="2026-01-01T00:00:00Z">
        <w:r>
          <w:delText xml:space="preserve"> </w:delText>
        </w:r>
      </w:del>
      <w:del w:id="2925" w:author="PR Preview" w:date="2026-01-01T00:00:00Z">
        <w:r>
          <w:delText xml:space="preserve">Write down the vector of parameters in the model.</w:delText>
        </w:r>
      </w:del>
    </w:p>
    <w:p>
      <w:pPr>
        <w:pStyle w:val="BodyText"/>
      </w:pPr>
      <w:del w:id="2926" w:author="PR Preview" w:date="2026-01-01T00:00:00Z">
        <w:r>
          <w:rPr>
            <w:i/>
            <w:iCs/>
          </w:rPr>
          <w:delText xml:space="preserve">Solution 23</w:delText>
        </w:r>
      </w:del>
      <w:del w:id="2927" w:author="PR Preview" w:date="2026-01-01T00:00:00Z">
        <w:r>
          <w:delText xml:space="preserve">. </w:delText>
        </w:r>
      </w:del>
      <w:del w:id="2928" w:author="PR Preview" w:date="2026-01-01T00:00:00Z">
        <w:r>
          <w:delText xml:space="preserve">There is only one parameter,</w:delText>
        </w:r>
      </w:del>
      <w:del w:id="2929" w:author="PR Preview" w:date="2026-01-01T00:00:00Z">
        <w:r>
          <w:delText xml:space="preserve"> </w:delText>
        </w:r>
      </w:del>
      <m:oMath>
        <m:r>
          <m:t>λ</m:t>
        </m:r>
      </m:oMath>
      <w:del w:id="293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2931" w:author="PR Preview" w:date="2026-01-01T00:00:00Z">
        <w:r>
          <w:rPr>
            <w:b/>
            <w:bCs/>
          </w:rPr>
          <w:delText xml:space="preserve">Exercise 24 (Mean and variance)</w:delText>
        </w:r>
      </w:del>
      <w:del w:id="2932" w:author="PR Preview" w:date="2026-01-01T00:00:00Z">
        <w:r>
          <w:delText xml:space="preserve"> </w:delText>
        </w:r>
      </w:del>
      <w:del w:id="2933" w:author="PR Preview" w:date="2026-01-01T00:00:00Z">
        <w:r>
          <w:delText xml:space="preserve">Write down the population mean and variance of a single observation</w:delText>
        </w:r>
      </w:del>
      <w:del w:id="2934" w:author="PR Preview" w:date="2026-01-01T00:00:00Z">
        <w:r>
          <w:delText xml:space="preserve"> </w:delText>
        </w:r>
      </w:del>
      <w:del w:id="2935" w:author="PR Preview" w:date="2026-01-01T00:00:00Z">
        <w:r>
          <w:delText xml:space="preserve">from the model, as functions of the parameters.</w:delText>
        </w:r>
      </w:del>
    </w:p>
    <w:p>
      <w:pPr>
        <w:pStyle w:val="BodyText"/>
      </w:pPr>
      <w:del w:id="2936" w:author="PR Preview" w:date="2026-01-01T00:00:00Z">
        <w:r>
          <w:rPr>
            <w:i/>
            <w:iCs/>
          </w:rPr>
          <w:delText xml:space="preserve">Solution 24</w:delText>
        </w:r>
      </w:del>
      <w:del w:id="2937" w:author="PR Preview" w:date="2026-01-01T00:00:00Z">
        <w:r>
          <w:delText xml:space="preserve">. </w:delText>
        </w:r>
      </w:del>
    </w:p>
    <w:p>
      <w:pPr>
        <w:pStyle w:val="BodyText"/>
      </w:pPr>
      <w:ins w:id="2938" w:author="PR Preview" w:date="2026-01-01T00:00:00Z">
        <w:r>
          <w:rPr>
            <w:b/>
            <w:bCs/>
          </w:rPr>
          <w:t xml:space="preserve">Exercise 19 (Likelihood of one observation)</w:t>
        </w:r>
      </w:ins>
      <w:ins w:id="2939" w:author="PR Preview" w:date="2026-01-01T00:00:00Z">
        <w:r>
          <w:t xml:space="preserve"> </w:t>
        </w:r>
      </w:ins>
      <w:ins w:id="2940" w:author="PR Preview" w:date="2026-01-01T00:00:00Z">
        <w:r>
          <w:t xml:space="preserve">Write down the</w:t>
        </w:r>
      </w:ins>
      <w:ins w:id="2941" w:author="PR Preview" w:date="2026-01-01T00:00:00Z">
        <w:r>
          <w:t xml:space="preserve"> </w:t>
        </w:r>
      </w:ins>
      <w:hyperlink r:id="rId170">
        <w:ins w:id="2942" w:author="PR Preview" w:date="2026-01-01T00:00:00Z">
          <w:r>
            <w:rPr>
              <w:rStyle w:val="Hyperlink"/>
            </w:rPr>
            <w:t xml:space="preserve">likelihood</w:t>
          </w:r>
        </w:ins>
      </w:hyperlink>
      <w:ins w:id="2943" w:author="PR Preview" w:date="2026-01-01T00:00:00Z">
        <w:r>
          <w:t xml:space="preserve"> </w:t>
        </w:r>
      </w:ins>
      <w:ins w:id="2944" w:author="PR Preview" w:date="2026-01-01T00:00:00Z">
        <w:r>
          <w:t xml:space="preserve">of a single observation</w:t>
        </w:r>
      </w:ins>
      <w:ins w:id="2945" w:author="PR Preview" w:date="2026-01-01T00:00:00Z">
        <w:r>
          <w:t xml:space="preserve"> </w:t>
        </w:r>
      </w:ins>
      <m:oMath>
        <m:r>
          <m:t>x</m:t>
        </m:r>
      </m:oMath>
      <w:ins w:id="2946" w:author="PR Preview" w:date="2026-01-01T00:00:00Z">
        <w:r>
          <w:t xml:space="preserve">, according to the Poisson model.</w:t>
        </w:r>
      </w:ins>
    </w:p>
    <w:bookmarkEnd w:id="171"/>
    <w:bookmarkStart w:id="172" w:name="sol-poisson-likelihood"/>
    <w:p>
      <w:pPr>
        <w:pStyle w:val="BodyText"/>
      </w:pPr>
      <w:ins w:id="2947" w:author="PR Preview" w:date="2026-01-01T00:00:00Z">
        <w:r>
          <w:rPr>
            <w:i/>
            <w:iCs/>
          </w:rPr>
          <w:t xml:space="preserve">Solution 19</w:t>
        </w:r>
      </w:ins>
      <w:ins w:id="2948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2"/>
    <w:bookmarkStart w:id="173" w:name="exr-poisson-parameters"/>
    <w:p>
      <w:pPr>
        <w:pStyle w:val="FirstParagraph"/>
      </w:pPr>
      <w:ins w:id="2949" w:author="PR Preview" w:date="2026-01-01T00:00:00Z">
        <w:r>
          <w:rPr>
            <w:b/>
            <w:bCs/>
          </w:rPr>
          <w:t xml:space="preserve">Exercise 20 (Model parameters)</w:t>
        </w:r>
      </w:ins>
      <w:ins w:id="2950" w:author="PR Preview" w:date="2026-01-01T00:00:00Z">
        <w:r>
          <w:t xml:space="preserve"> </w:t>
        </w:r>
      </w:ins>
      <w:ins w:id="2951" w:author="PR Preview" w:date="2026-01-01T00:00:00Z">
        <w:r>
          <w:t xml:space="preserve">Write down the vector of parameters in the model.</w:t>
        </w:r>
      </w:ins>
    </w:p>
    <w:bookmarkEnd w:id="173"/>
    <w:bookmarkStart w:id="174" w:name="sol-poisson-parameters"/>
    <w:p>
      <w:pPr>
        <w:pStyle w:val="BodyText"/>
      </w:pPr>
      <w:ins w:id="2952" w:author="PR Preview" w:date="2026-01-01T00:00:00Z">
        <w:r>
          <w:rPr>
            <w:i/>
            <w:iCs/>
          </w:rPr>
          <w:t xml:space="preserve">Solution 20</w:t>
        </w:r>
      </w:ins>
      <w:ins w:id="2953" w:author="PR Preview" w:date="2026-01-01T00:00:00Z">
        <w:r>
          <w:t xml:space="preserve">. </w:t>
        </w:r>
      </w:ins>
      <w:ins w:id="2954" w:author="PR Preview" w:date="2026-01-01T00:00:00Z">
        <w:r>
          <w:t xml:space="preserve">There is only one parameter,</w:t>
        </w:r>
      </w:ins>
      <w:ins w:id="2955" w:author="PR Preview" w:date="2026-01-01T00:00:00Z">
        <w:r>
          <w:t xml:space="preserve"> </w:t>
        </w:r>
      </w:ins>
      <m:oMath>
        <m:r>
          <m:t>λ</m:t>
        </m:r>
      </m:oMath>
      <w:ins w:id="295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4"/>
    <w:bookmarkStart w:id="175" w:name="exr-poisson-mean-and-variance"/>
    <w:p>
      <w:pPr>
        <w:pStyle w:val="FirstParagraph"/>
      </w:pPr>
      <w:ins w:id="2957" w:author="PR Preview" w:date="2026-01-01T00:00:00Z">
        <w:r>
          <w:rPr>
            <w:b/>
            <w:bCs/>
          </w:rPr>
          <w:t xml:space="preserve">Exercise 21 (Mean and variance)</w:t>
        </w:r>
      </w:ins>
      <w:ins w:id="2958" w:author="PR Preview" w:date="2026-01-01T00:00:00Z">
        <w:r>
          <w:t xml:space="preserve"> </w:t>
        </w:r>
      </w:ins>
      <w:ins w:id="2959" w:author="PR Preview" w:date="2026-01-01T00:00:00Z">
        <w:r>
          <w:t xml:space="preserve">Write down the population mean and variance of a single observation</w:t>
        </w:r>
      </w:ins>
      <w:ins w:id="2960" w:author="PR Preview" w:date="2026-01-01T00:00:00Z">
        <w:r>
          <w:t xml:space="preserve"> </w:t>
        </w:r>
      </w:ins>
      <w:ins w:id="2961" w:author="PR Preview" w:date="2026-01-01T00:00:00Z">
        <w:r>
          <w:t xml:space="preserve">from the model, as functions of the parameters.</w:t>
        </w:r>
      </w:ins>
    </w:p>
    <w:bookmarkEnd w:id="175"/>
    <w:bookmarkStart w:id="176" w:name="sol-poisson-mean-and-variance"/>
    <w:p>
      <w:pPr>
        <w:pStyle w:val="BodyText"/>
      </w:pPr>
      <w:ins w:id="2962" w:author="PR Preview" w:date="2026-01-01T00:00:00Z">
        <w:r>
          <w:rPr>
            <w:i/>
            <w:iCs/>
          </w:rPr>
          <w:t xml:space="preserve">Solution 21</w:t>
        </w:r>
      </w:ins>
      <w:ins w:id="2963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6"/>
    <w:bookmarkStart w:id="177" w:name="exr-sample-likelihood"/>
    <w:p>
      <w:pPr>
        <w:pStyle w:val="BodyText"/>
      </w:pPr>
      <w:del w:id="2964" w:author="PR Preview" w:date="2026-01-01T00:00:00Z">
        <w:r>
          <w:rPr>
            <w:b/>
            <w:bCs/>
          </w:rPr>
          <w:delText xml:space="preserve">Exercise 25 (Likelihood of the dataset)</w:delText>
        </w:r>
      </w:del>
      <w:del w:id="2965" w:author="PR Preview" w:date="2026-01-01T00:00:00Z">
        <w:r>
          <w:delText xml:space="preserve"> </w:delText>
        </w:r>
      </w:del>
      <w:del w:id="2966" w:author="PR Preview" w:date="2026-01-01T00:00:00Z">
        <w:r>
          <w:delText xml:space="preserve">Write down the likelihood of the full dataset.</w:delText>
        </w:r>
      </w:del>
    </w:p>
    <w:p>
      <w:pPr>
        <w:pStyle w:val="BodyText"/>
      </w:pPr>
      <w:ins w:id="2967" w:author="PR Preview" w:date="2026-01-01T00:00:00Z">
        <w:r>
          <w:rPr>
            <w:b/>
            <w:bCs/>
          </w:rPr>
          <w:t xml:space="preserve">Exercise 22 (Likelihood of the dataset)</w:t>
        </w:r>
      </w:ins>
      <w:ins w:id="2968" w:author="PR Preview" w:date="2026-01-01T00:00:00Z">
        <w:r>
          <w:t xml:space="preserve"> </w:t>
        </w:r>
      </w:ins>
      <w:ins w:id="2969" w:author="PR Preview" w:date="2026-01-01T00:00:00Z">
        <w:r>
          <w:t xml:space="preserve">Write down the likelihood of the full dataset.</w:t>
        </w:r>
      </w:ins>
    </w:p>
    <w:bookmarkEnd w:id="177"/>
    <w:bookmarkStart w:id="178" w:name="sol-sample-likelihood"/>
    <w:p>
      <w:pPr>
        <w:pStyle w:val="BodyText"/>
      </w:pPr>
      <w:ins w:id="2970" w:author="PR Preview" w:date="2026-01-01T00:00:00Z">
        <w:r>
          <w:rPr>
            <w:i/>
            <w:iCs/>
          </w:rPr>
          <w:t xml:space="preserve">Solution 22</w:t>
        </w:r>
      </w:ins>
      <w:ins w:id="2971" w:author="PR Preview" w:date="2026-01-01T00:00:00Z">
        <w:r>
          <w:t xml:space="preserve">. </w:t>
        </w:r>
      </w:ins>
    </w:p>
    <w:p>
      <w:pPr>
        <w:pStyle w:val="BodyText"/>
      </w:pPr>
      <w:ins w:id="2972" w:author="PR Preview" w:date="2026-01-01T00:00:00Z">
        <w:r>
  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  </w:r>
      </w:ins>
    </w:p>
    <w:bookmarkEnd w:id="178"/>
    <w:bookmarkStart w:id="179" w:name="exr-graph-likelihood"/>
    <w:p>
      <w:pPr>
        <w:pStyle w:val="FirstParagraph"/>
      </w:pPr>
      <w:ins w:id="2973" w:author="PR Preview" w:date="2026-01-01T00:00:00Z">
        <w:r>
          <w:rPr>
            <w:b/>
            <w:bCs/>
          </w:rPr>
          <w:t xml:space="preserve">Exercise 23 (Graphing the likelihood)</w:t>
        </w:r>
      </w:ins>
      <w:ins w:id="2974" w:author="PR Preview" w:date="2026-01-01T00:00:00Z">
        <w:r>
          <w:t xml:space="preserve"> </w:t>
        </w:r>
      </w:ins>
      <w:ins w:id="2975" w:author="PR Preview" w:date="2026-01-01T00:00:00Z">
        <w:r>
          <w:t xml:space="preserve">Graph the likelihood as a function of</w:t>
        </w:r>
      </w:ins>
      <w:ins w:id="2976" w:author="PR Preview" w:date="2026-01-01T00:00:00Z">
        <w:r>
          <w:t xml:space="preserve"> </w:t>
        </w:r>
      </w:ins>
      <m:oMath>
        <m:r>
          <m:t>λ</m:t>
        </m:r>
      </m:oMath>
      <w:ins w:id="2977" w:author="PR Preview" w:date="2026-01-01T00:00:00Z">
        <w:r>
          <w:t xml:space="preserve">.</w:t>
        </w:r>
      </w:ins>
    </w:p>
    <w:bookmarkEnd w:id="179"/>
    <w:bookmarkStart w:id="184" w:name="sol-graph-likelihood"/>
    <w:p>
      <w:pPr>
        <w:pStyle w:val="BodyText"/>
      </w:pPr>
      <w:ins w:id="2978" w:author="PR Preview" w:date="2026-01-01T00:00:00Z">
        <w:r>
          <w:rPr>
            <w:i/>
            <w:iCs/>
          </w:rPr>
          <w:t xml:space="preserve">Solution 23</w:t>
        </w:r>
      </w:ins>
      <w:ins w:id="2979" w:author="PR Preview" w:date="2026-01-01T00:00:00Z">
        <w:r>
          <w:t xml:space="preserve">. 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3"/>
        </w:tc>
      </w:tr>
    </w:tbl>
    <w:bookmarkEnd w:id="184"/>
    <w:bookmarkStart w:id="185" w:name="exr-sample-llik"/>
    <w:p>
      <w:pPr>
        <w:pStyle w:val="BodyText"/>
      </w:pPr>
      <w:ins w:id="2980" w:author="PR Preview" w:date="2026-01-01T00:00:00Z">
        <w:r>
          <w:rPr>
            <w:b/>
            <w:bCs/>
          </w:rPr>
          <w:t xml:space="preserve">Exercise 24 (Log-likelihood of the dataset)</w:t>
        </w:r>
      </w:ins>
      <w:ins w:id="2981" w:author="PR Preview" w:date="2026-01-01T00:00:00Z">
        <w:r>
          <w:t xml:space="preserve"> </w:t>
        </w:r>
      </w:ins>
      <w:ins w:id="2982" w:author="PR Preview" w:date="2026-01-01T00:00:00Z">
        <w:r>
          <w:t xml:space="preserve">Write down the log-likelihood of the full dataset.</w:t>
        </w:r>
      </w:ins>
    </w:p>
    <w:bookmarkEnd w:id="185"/>
    <w:bookmarkStart w:id="186" w:name="sol-sample-llik"/>
    <w:p>
      <w:pPr>
        <w:pStyle w:val="BodyText"/>
      </w:pPr>
      <w:ins w:id="2983" w:author="PR Preview" w:date="2026-01-01T00:00:00Z">
        <w:r>
          <w:rPr>
            <w:i/>
            <w:iCs/>
          </w:rPr>
          <w:t xml:space="preserve">Solution 24</w:t>
        </w:r>
      </w:ins>
      <w:ins w:id="2984" w:author="PR Preview" w:date="2026-01-01T00:00:00Z">
        <w:r>
          <w:t xml:space="preserve">. </w:t>
        </w:r>
      </w:ins>
    </w:p>
    <w:p>
      <w:pPr>
        <w:pStyle w:val="BodyText"/>
      </w:pPr>
      <w:ins w:id="2985" w:author="PR Preview" w:date="2026-01-01T00:00:00Z">
        <w:r>
  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  </w:r>
      </w:ins>
    </w:p>
    <w:bookmarkEnd w:id="186"/>
    <w:bookmarkStart w:id="187" w:name="exr-graph-loglikelihood"/>
    <w:p>
      <w:pPr>
        <w:pStyle w:val="FirstParagraph"/>
      </w:pPr>
      <w:ins w:id="2986" w:author="PR Preview" w:date="2026-01-01T00:00:00Z">
        <w:r>
          <w:rPr>
            <w:b/>
            <w:bCs/>
          </w:rPr>
          <w:t xml:space="preserve">Exercise 25 (Graphing the log-likelihood)</w:t>
        </w:r>
      </w:ins>
      <w:ins w:id="2987" w:author="PR Preview" w:date="2026-01-01T00:00:00Z">
        <w:r>
          <w:t xml:space="preserve"> </w:t>
        </w:r>
      </w:ins>
      <w:ins w:id="2988" w:author="PR Preview" w:date="2026-01-01T00:00:00Z">
        <w:r>
          <w:t xml:space="preserve">Graph the log-likelihood as a function of</w:t>
        </w:r>
      </w:ins>
      <w:ins w:id="2989" w:author="PR Preview" w:date="2026-01-01T00:00:00Z">
        <w:r>
          <w:t xml:space="preserve"> </w:t>
        </w:r>
      </w:ins>
      <m:oMath>
        <m:r>
          <m:t>λ</m:t>
        </m:r>
      </m:oMath>
      <w:ins w:id="2990" w:author="PR Preview" w:date="2026-01-01T00:00:00Z">
        <w:r>
          <w:t xml:space="preserve">.</w:t>
        </w:r>
      </w:ins>
    </w:p>
    <w:bookmarkEnd w:id="187"/>
    <w:bookmarkStart w:id="192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1"/>
        </w:tc>
      </w:tr>
    </w:tbl>
    <w:bookmarkEnd w:id="192"/>
    <w:bookmarkStart w:id="202" w:name="the-score-function-1"/>
    <w:p>
      <w:pPr>
        <w:pStyle w:val="BodyText"/>
      </w:pPr>
      <w:del w:id="2991" w:author="PR Preview" w:date="2026-01-01T00:00:00Z">
        <w:r>
          <w:delTex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delText>
        </w:r>
      </w:del>
    </w:p>
    <w:p>
      <w:pPr>
        <w:pStyle w:val="FirstParagraph"/>
      </w:pPr>
      <w:del w:id="2992" w:author="PR Preview" w:date="2026-01-01T00:00:00Z">
        <w:r>
          <w:rPr>
            <w:b/>
            <w:bCs/>
          </w:rPr>
          <w:delText xml:space="preserve">Exercise 26 (Graphing the likelihood)</w:delText>
        </w:r>
      </w:del>
      <w:del w:id="2993" w:author="PR Preview" w:date="2026-01-01T00:00:00Z">
        <w:r>
          <w:delText xml:space="preserve"> </w:delText>
        </w:r>
      </w:del>
      <w:del w:id="2994" w:author="PR Preview" w:date="2026-01-01T00:00:00Z">
        <w:r>
          <w:delText xml:space="preserve">Graph the likelihood as a function of</w:delText>
        </w:r>
      </w:del>
      <w:del w:id="2995" w:author="PR Preview" w:date="2026-01-01T00:00:00Z">
        <w:r>
          <w:delText xml:space="preserve"> </w:delText>
        </w:r>
      </w:del>
      <m:oMath>
        <m:r>
          <m:t>λ</m:t>
        </m:r>
      </m:oMath>
      <w:del w:id="2996" w:author="PR Preview" w:date="2026-01-01T00:00:00Z">
        <w:r>
          <w:delText xml:space="preserve">.</w:delText>
        </w:r>
      </w:del>
    </w:p>
    <w:p>
      <w:pPr>
        <w:pStyle w:val="BodyText"/>
      </w:pPr>
      <w:del w:id="2997" w:author="PR Preview" w:date="2026-01-01T00:00:00Z">
        <w:r>
          <w:rPr>
            <w:i/>
            <w:iCs/>
          </w:rPr>
          <w:delText xml:space="preserve">Solution 26</w:delText>
        </w:r>
      </w:del>
      <w:del w:id="2998" w:author="PR Preview" w:date="2026-01-01T00:00:00Z">
        <w:r>
          <w:delText xml:space="preserve">. </w:delText>
        </w:r>
      </w:del>
    </w:p>
    <w:p>
      <w:pPr>
        <w:pStyle w:val="BodyText"/>
      </w:pPr>
      <w:del w:id="2999" w:author="PR Preview" w:date="2026-01-01T00:00:00Z">
        <w:r>
          <w:rPr>
            <w:b/>
            <w:bCs/>
          </w:rPr>
          <w:delText xml:space="preserve">Exercise 27 (Log-likelihood of the dataset)</w:delText>
        </w:r>
      </w:del>
      <w:del w:id="3000" w:author="PR Preview" w:date="2026-01-01T00:00:00Z">
        <w:r>
          <w:delText xml:space="preserve"> </w:delText>
        </w:r>
      </w:del>
      <w:del w:id="3001" w:author="PR Preview" w:date="2026-01-01T00:00:00Z">
        <w:r>
          <w:delText xml:space="preserve">Write down the log-likelihood of the full dataset.</w:delText>
        </w:r>
      </w:del>
    </w:p>
    <w:p>
      <w:pPr>
        <w:pStyle w:val="BodyText"/>
      </w:pPr>
      <w:del w:id="3002" w:author="PR Preview" w:date="2026-01-01T00:00:00Z">
        <w:r>
          <w:rPr>
            <w:i/>
            <w:iCs/>
          </w:rPr>
          <w:delText xml:space="preserve">Solution 27</w:delText>
        </w:r>
      </w:del>
      <w:del w:id="3003" w:author="PR Preview" w:date="2026-01-01T00:00:00Z">
        <w:r>
          <w:delText xml:space="preserve">. </w:delText>
        </w:r>
      </w:del>
    </w:p>
    <w:p>
      <w:pPr>
        <w:pStyle w:val="BodyText"/>
      </w:pPr>
      <w:del w:id="3004" w:author="PR Preview" w:date="2026-01-01T00:00:00Z">
        <w:r>
          <w:delTex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delText>
        </w:r>
      </w:del>
    </w:p>
    <w:p>
      <w:pPr>
        <w:pStyle w:val="FirstParagraph"/>
      </w:pPr>
      <w:del w:id="3005" w:author="PR Preview" w:date="2026-01-01T00:00:00Z">
        <w:r>
          <w:rPr>
            <w:b/>
            <w:bCs/>
          </w:rPr>
          <w:delText xml:space="preserve">Exercise 28 (Graphing the log-likelihood)</w:delText>
        </w:r>
      </w:del>
      <w:del w:id="3006" w:author="PR Preview" w:date="2026-01-01T00:00:00Z">
        <w:r>
          <w:delText xml:space="preserve"> </w:delText>
        </w:r>
      </w:del>
      <w:del w:id="3007" w:author="PR Preview" w:date="2026-01-01T00:00:00Z">
        <w:r>
          <w:delText xml:space="preserve">Graph the log-likelihood as a function of</w:delText>
        </w:r>
      </w:del>
      <w:del w:id="3008" w:author="PR Preview" w:date="2026-01-01T00:00:00Z">
        <w:r>
          <w:delText xml:space="preserve"> </w:delText>
        </w:r>
      </w:del>
      <m:oMath>
        <m:r>
          <m:t>λ</m:t>
        </m:r>
      </m:oMath>
      <w:del w:id="3009" w:author="PR Preview" w:date="2026-01-01T00:00:00Z">
        <w:r>
          <w:delText xml:space="preserve">.</w:delText>
        </w:r>
      </w:del>
    </w:p>
    <w:p>
      <w:pPr>
        <w:pStyle w:val="BodyText"/>
      </w:pPr>
      <w:del w:id="3010" w:author="PR Preview" w:date="2026-01-01T00:00:00Z">
        <w:r>
          <w:rPr>
            <w:i/>
            <w:iCs/>
          </w:rPr>
          <w:delText xml:space="preserve">Solution 28</w:delText>
        </w:r>
      </w:del>
      <w:del w:id="3011" w:author="PR Preview" w:date="2026-01-01T00:00:00Z">
        <w:r>
          <w:delText xml:space="preserve">. </w:delText>
        </w:r>
      </w:del>
    </w:p>
    <w:p>
      <w:pPr>
        <w:pStyle w:val="Heading4"/>
      </w:pPr>
      <w:r>
        <w:t xml:space="preserve">2.4.1 The score function</w:t>
      </w:r>
    </w:p>
    <w:bookmarkStart w:id="194" w:name="exr-cyclone-score-fn"/>
    <w:p>
      <w:pPr>
        <w:pStyle w:val="FirstParagraph"/>
      </w:pPr>
      <w:del w:id="3012" w:author="PR Preview" w:date="2026-01-01T00:00:00Z">
        <w:r>
          <w:rPr>
            <w:b/>
            <w:bCs/>
          </w:rPr>
          <w:delText xml:space="preserve">Exercise 29 (Score function of the dataset)</w:delText>
        </w:r>
      </w:del>
      <w:del w:id="3013" w:author="PR Preview" w:date="2026-01-01T00:00:00Z">
        <w:r>
          <w:delText xml:space="preserve"> </w:delText>
        </w:r>
      </w:del>
      <w:del w:id="3014" w:author="PR Preview" w:date="2026-01-01T00:00:00Z">
        <w:r>
          <w:delText xml:space="preserve">Derive the</w:delText>
        </w:r>
      </w:del>
      <w:del w:id="3015" w:author="PR Preview" w:date="2026-01-01T00:00:00Z">
        <w:r>
          <w:delText xml:space="preserve"> </w:delText>
        </w:r>
      </w:del>
      <w:hyperlink r:id="rId193">
        <w:del w:id="3016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3017" w:author="PR Preview" w:date="2026-01-01T00:00:00Z">
        <w:r>
          <w:delText xml:space="preserve"> </w:delText>
        </w:r>
      </w:del>
      <w:del w:id="3018" w:author="PR Preview" w:date="2026-01-01T00:00:00Z">
        <w:r>
          <w:delText xml:space="preserve">for the dataset.</w:delText>
        </w:r>
      </w:del>
    </w:p>
    <w:p>
      <w:pPr>
        <w:pStyle w:val="BodyText"/>
      </w:pPr>
      <w:del w:id="3019" w:author="PR Preview" w:date="2026-01-01T00:00:00Z">
        <w:r>
          <w:rPr>
            <w:i/>
            <w:iCs/>
          </w:rPr>
          <w:delText xml:space="preserve">Solution 29</w:delText>
        </w:r>
      </w:del>
      <w:del w:id="3020" w:author="PR Preview" w:date="2026-01-01T00:00:00Z">
        <w:r>
          <w:delText xml:space="preserve">. </w:delText>
        </w:r>
      </w:del>
      <w:del w:id="3021" w:author="PR Preview" w:date="2026-01-01T00:00:00Z">
        <w:r>
          <w:delText xml:space="preserve">The score function is the first derivative of the log-likelihood</w:delText>
        </w:r>
      </w:del>
      <w:del w:id="3022" w:author="PR Preview" w:date="2026-01-01T00:00:00Z">
        <w:r>
          <w:delText xml:space="preserve"> </w:delText>
        </w:r>
      </w:del>
      <w:del w:id="3023" w:author="PR Preview" w:date="2026-01-01T00:00:00Z">
        <w:r>
          <w:delText xml:space="preserve">from</w:delText>
        </w:r>
      </w:del>
      <w:del w:id="3024" w:author="PR Preview" w:date="2026-01-01T00:00:00Z">
        <w:r>
          <w:delText xml:space="preserve"> </w:delText>
        </w:r>
      </w:del>
      <w:hyperlink w:anchor="exr-sample-llik">
        <w:del w:id="3025" w:author="PR Preview" w:date="2026-01-01T00:00:00Z">
          <w:r>
            <w:rPr>
              <w:rStyle w:val="Hyperlink"/>
            </w:rPr>
            <w:delText xml:space="preserve">Exercise 27</w:delText>
          </w:r>
        </w:del>
      </w:hyperlink>
      <w:del w:id="3026" w:author="PR Preview" w:date="2026-01-01T00:00:00Z">
        <w:r>
          <w:delText xml:space="preserve">:</w:delText>
        </w:r>
      </w:del>
    </w:p>
    <w:p>
      <w:pPr>
        <w:pStyle w:val="FirstParagraph"/>
      </w:pPr>
      <w:ins w:id="3027" w:author="PR Preview" w:date="2026-01-01T00:00:00Z">
        <w:r>
          <w:rPr>
            <w:b/>
            <w:bCs/>
          </w:rPr>
          <w:t xml:space="preserve">Exercise 26 (Score function of the dataset)</w:t>
        </w:r>
      </w:ins>
      <w:ins w:id="3028" w:author="PR Preview" w:date="2026-01-01T00:00:00Z">
        <w:r>
          <w:t xml:space="preserve"> </w:t>
        </w:r>
      </w:ins>
      <w:ins w:id="3029" w:author="PR Preview" w:date="2026-01-01T00:00:00Z">
        <w:r>
          <w:t xml:space="preserve">Derive the</w:t>
        </w:r>
      </w:ins>
      <w:ins w:id="3030" w:author="PR Preview" w:date="2026-01-01T00:00:00Z">
        <w:r>
          <w:t xml:space="preserve"> </w:t>
        </w:r>
      </w:ins>
      <w:hyperlink r:id="rId193">
        <w:ins w:id="3031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3032" w:author="PR Preview" w:date="2026-01-01T00:00:00Z">
        <w:r>
          <w:t xml:space="preserve"> </w:t>
        </w:r>
      </w:ins>
      <w:ins w:id="3033" w:author="PR Preview" w:date="2026-01-01T00:00:00Z">
        <w:r>
          <w:t xml:space="preserve">for the dataset.</w:t>
        </w:r>
      </w:ins>
    </w:p>
    <w:bookmarkEnd w:id="194"/>
    <w:bookmarkStart w:id="195" w:name="sol-cyclone-score-fn"/>
    <w:p>
      <w:pPr>
        <w:pStyle w:val="BodyText"/>
      </w:pPr>
      <w:ins w:id="3034" w:author="PR Preview" w:date="2026-01-01T00:00:00Z">
        <w:r>
          <w:rPr>
            <w:i/>
            <w:iCs/>
          </w:rPr>
          <w:t xml:space="preserve">Solution 26</w:t>
        </w:r>
      </w:ins>
      <w:ins w:id="3035" w:author="PR Preview" w:date="2026-01-01T00:00:00Z">
        <w:r>
          <w:t xml:space="preserve">. </w:t>
        </w:r>
      </w:ins>
      <w:ins w:id="3036" w:author="PR Preview" w:date="2026-01-01T00:00:00Z">
        <w:r>
          <w:t xml:space="preserve">The score function is the first derivative of the log-likelihood</w:t>
        </w:r>
      </w:ins>
      <w:ins w:id="3037" w:author="PR Preview" w:date="2026-01-01T00:00:00Z">
        <w:r>
          <w:t xml:space="preserve"> </w:t>
        </w:r>
      </w:ins>
      <w:ins w:id="3038" w:author="PR Preview" w:date="2026-01-01T00:00:00Z">
        <w:r>
          <w:t xml:space="preserve">from</w:t>
        </w:r>
      </w:ins>
      <w:ins w:id="3039" w:author="PR Preview" w:date="2026-01-01T00:00:00Z">
        <w:r>
          <w:t xml:space="preserve"> </w:t>
        </w:r>
      </w:ins>
      <w:hyperlink w:anchor="exr-sample-llik">
        <w:ins w:id="3040" w:author="PR Preview" w:date="2026-01-01T00:00:00Z">
          <w:r>
            <w:rPr>
              <w:rStyle w:val="Hyperlink"/>
            </w:rPr>
            <w:t xml:space="preserve">Exercise 24</w:t>
          </w:r>
        </w:ins>
      </w:hyperlink>
      <w:ins w:id="3041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5"/>
    <w:bookmarkStart w:id="196" w:name="exr-graph-score-function"/>
    <w:p>
      <w:pPr>
        <w:pStyle w:val="BodyText"/>
      </w:pPr>
      <w:del w:id="3042" w:author="PR Preview" w:date="2026-01-01T00:00:00Z">
        <w:r>
          <w:rPr>
            <w:b/>
            <w:bCs/>
          </w:rPr>
          <w:delText xml:space="preserve">Exercise 30 (Graphing the score function)</w:delText>
        </w:r>
      </w:del>
      <w:del w:id="3043" w:author="PR Preview" w:date="2026-01-01T00:00:00Z">
        <w:r>
          <w:delText xml:space="preserve"> </w:delText>
        </w:r>
      </w:del>
      <w:del w:id="3044" w:author="PR Preview" w:date="2026-01-01T00:00:00Z">
        <w:r>
          <w:delText xml:space="preserve">Graph the score function.</w:delText>
        </w:r>
      </w:del>
    </w:p>
    <w:p>
      <w:pPr>
        <w:pStyle w:val="BodyText"/>
      </w:pPr>
      <w:del w:id="3045" w:author="PR Preview" w:date="2026-01-01T00:00:00Z">
        <w:r>
          <w:rPr>
            <w:i/>
            <w:iCs/>
          </w:rPr>
          <w:delText xml:space="preserve">Solution 30</w:delText>
        </w:r>
      </w:del>
      <w:del w:id="3046" w:author="PR Preview" w:date="2026-01-01T00:00:00Z">
        <w:r>
          <w:delText xml:space="preserve">. </w:delText>
        </w:r>
      </w:del>
    </w:p>
    <w:p>
      <w:pPr>
        <w:pStyle w:val="BodyText"/>
      </w:pPr>
      <w:ins w:id="3047" w:author="PR Preview" w:date="2026-01-01T00:00:00Z">
        <w:r>
          <w:rPr>
            <w:b/>
            <w:bCs/>
          </w:rPr>
          <w:t xml:space="preserve">Exercise 27 (Graphing the score function)</w:t>
        </w:r>
      </w:ins>
      <w:ins w:id="3048" w:author="PR Preview" w:date="2026-01-01T00:00:00Z">
        <w:r>
          <w:t xml:space="preserve"> </w:t>
        </w:r>
      </w:ins>
      <w:ins w:id="3049" w:author="PR Preview" w:date="2026-01-01T00:00:00Z">
        <w:r>
          <w:t xml:space="preserve">Graph the score function.</w:t>
        </w:r>
      </w:ins>
    </w:p>
    <w:bookmarkEnd w:id="196"/>
    <w:bookmarkStart w:id="201" w:name="sol-graph-score-function"/>
    <w:p>
      <w:pPr>
        <w:pStyle w:val="BodyText"/>
      </w:pPr>
      <w:ins w:id="3050" w:author="PR Preview" w:date="2026-01-01T00:00:00Z">
        <w:r>
          <w:rPr>
            <w:i/>
            <w:iCs/>
          </w:rPr>
          <w:t xml:space="preserve">Solution 27</w:t>
        </w:r>
      </w:ins>
      <w:ins w:id="3051" w:author="PR Preview" w:date="2026-01-01T00:00:00Z">
        <w:r>
          <w:t xml:space="preserve">. 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0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0"/>
        </w:tc>
      </w:tr>
    </w:tbl>
    <w:bookmarkEnd w:id="201"/>
    <w:bookmarkEnd w:id="202"/>
    <w:bookmarkStart w:id="214" w:name="sec-hessian"/>
    <w:p>
      <w:pPr>
        <w:pStyle w:val="Heading4"/>
      </w:pPr>
      <w:r>
        <w:t xml:space="preserve">2.4.2 The Hessian</w:t>
      </w:r>
    </w:p>
    <w:bookmarkStart w:id="204" w:name="exr-hessian"/>
    <w:p>
      <w:pPr>
        <w:pStyle w:val="FirstParagraph"/>
      </w:pPr>
      <w:del w:id="3052" w:author="PR Preview" w:date="2026-01-01T00:00:00Z">
        <w:r>
          <w:rPr>
            <w:b/>
            <w:bCs/>
          </w:rPr>
          <w:delText xml:space="preserve">Exercise 31 (Hessian)</w:delText>
        </w:r>
      </w:del>
      <w:del w:id="3053" w:author="PR Preview" w:date="2026-01-01T00:00:00Z">
        <w:r>
          <w:delText xml:space="preserve"> </w:delText>
        </w:r>
      </w:del>
      <w:del w:id="3054" w:author="PR Preview" w:date="2026-01-01T00:00:00Z">
        <w:r>
          <w:delText xml:space="preserve">Derive the</w:delText>
        </w:r>
      </w:del>
      <w:del w:id="3055" w:author="PR Preview" w:date="2026-01-01T00:00:00Z">
        <w:r>
          <w:delText xml:space="preserve"> </w:delText>
        </w:r>
      </w:del>
      <w:hyperlink r:id="rId203">
        <w:del w:id="3056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3057" w:author="PR Preview" w:date="2026-01-01T00:00:00Z">
        <w:r>
          <w:delText xml:space="preserve">.</w:delText>
        </w:r>
      </w:del>
    </w:p>
    <w:p>
      <w:pPr>
        <w:pStyle w:val="BodyText"/>
      </w:pPr>
      <w:del w:id="3058" w:author="PR Preview" w:date="2026-01-01T00:00:00Z">
        <w:r>
          <w:rPr>
            <w:i/>
            <w:iCs/>
          </w:rPr>
          <w:delText xml:space="preserve">Solution 31</w:delText>
        </w:r>
      </w:del>
      <w:del w:id="3059" w:author="PR Preview" w:date="2026-01-01T00:00:00Z">
        <w:r>
          <w:delText xml:space="preserve">. </w:delText>
        </w:r>
      </w:del>
      <w:del w:id="3060" w:author="PR Preview" w:date="2026-01-01T00:00:00Z">
        <w:r>
          <w:delText xml:space="preserve">With one parameter,</w:delText>
        </w:r>
      </w:del>
      <w:del w:id="3061" w:author="PR Preview" w:date="2026-01-01T00:00:00Z">
        <w:r>
          <w:delText xml:space="preserve"> </w:delText>
        </w:r>
      </w:del>
      <w:del w:id="3062" w:author="PR Preview" w:date="2026-01-01T00:00:00Z">
        <w:r>
          <w:delText xml:space="preserve">the Hessian is the second derivative of the log-likelihood,</w:delText>
        </w:r>
      </w:del>
      <w:del w:id="3063" w:author="PR Preview" w:date="2026-01-01T00:00:00Z">
        <w:r>
          <w:delText xml:space="preserve"> </w:delText>
        </w:r>
      </w:del>
      <w:del w:id="3064" w:author="PR Preview" w:date="2026-01-01T00:00:00Z">
        <w:r>
          <w:delText xml:space="preserve">which is the derivative of the score from</w:delText>
        </w:r>
      </w:del>
      <w:del w:id="3065" w:author="PR Preview" w:date="2026-01-01T00:00:00Z">
        <w:r>
          <w:delText xml:space="preserve"> </w:delText>
        </w:r>
      </w:del>
      <w:hyperlink w:anchor="exr-cyclone-score-fn">
        <w:del w:id="3066" w:author="PR Preview" w:date="2026-01-01T00:00:00Z">
          <w:r>
            <w:rPr>
              <w:rStyle w:val="Hyperlink"/>
            </w:rPr>
            <w:delText xml:space="preserve">Exercise 29</w:delText>
          </w:r>
        </w:del>
      </w:hyperlink>
      <w:del w:id="3067" w:author="PR Preview" w:date="2026-01-01T00:00:00Z">
        <w:r>
          <w:delText xml:space="preserve">:</w:delText>
        </w:r>
      </w:del>
    </w:p>
    <w:p>
      <w:pPr>
        <w:pStyle w:val="FirstParagraph"/>
      </w:pPr>
      <w:ins w:id="3068" w:author="PR Preview" w:date="2026-01-01T00:00:00Z">
        <w:r>
          <w:rPr>
            <w:b/>
            <w:bCs/>
          </w:rPr>
          <w:t xml:space="preserve">Exercise 28 (Hessian)</w:t>
        </w:r>
      </w:ins>
      <w:ins w:id="3069" w:author="PR Preview" w:date="2026-01-01T00:00:00Z">
        <w:r>
          <w:t xml:space="preserve"> </w:t>
        </w:r>
      </w:ins>
      <w:ins w:id="3070" w:author="PR Preview" w:date="2026-01-01T00:00:00Z">
        <w:r>
          <w:t xml:space="preserve">Derive the</w:t>
        </w:r>
      </w:ins>
      <w:ins w:id="3071" w:author="PR Preview" w:date="2026-01-01T00:00:00Z">
        <w:r>
          <w:t xml:space="preserve"> </w:t>
        </w:r>
      </w:ins>
      <w:hyperlink r:id="rId203">
        <w:ins w:id="3072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3073" w:author="PR Preview" w:date="2026-01-01T00:00:00Z">
        <w:r>
          <w:t xml:space="preserve">.</w:t>
        </w:r>
      </w:ins>
    </w:p>
    <w:bookmarkEnd w:id="204"/>
    <w:bookmarkStart w:id="205" w:name="sol-hessian"/>
    <w:p>
      <w:pPr>
        <w:pStyle w:val="BodyText"/>
      </w:pPr>
      <w:ins w:id="3074" w:author="PR Preview" w:date="2026-01-01T00:00:00Z">
        <w:r>
          <w:rPr>
            <w:i/>
            <w:iCs/>
          </w:rPr>
          <w:t xml:space="preserve">Solution 28</w:t>
        </w:r>
      </w:ins>
      <w:ins w:id="3075" w:author="PR Preview" w:date="2026-01-01T00:00:00Z">
        <w:r>
          <w:t xml:space="preserve">. </w:t>
        </w:r>
      </w:ins>
      <w:ins w:id="3076" w:author="PR Preview" w:date="2026-01-01T00:00:00Z">
        <w:r>
          <w:t xml:space="preserve">With one parameter,</w:t>
        </w:r>
      </w:ins>
      <w:ins w:id="3077" w:author="PR Preview" w:date="2026-01-01T00:00:00Z">
        <w:r>
          <w:t xml:space="preserve"> </w:t>
        </w:r>
      </w:ins>
      <w:ins w:id="3078" w:author="PR Preview" w:date="2026-01-01T00:00:00Z">
        <w:r>
          <w:t xml:space="preserve">the Hessian is the second derivative of the log-likelihood,</w:t>
        </w:r>
      </w:ins>
      <w:ins w:id="3079" w:author="PR Preview" w:date="2026-01-01T00:00:00Z">
        <w:r>
          <w:t xml:space="preserve"> </w:t>
        </w:r>
      </w:ins>
      <w:ins w:id="3080" w:author="PR Preview" w:date="2026-01-01T00:00:00Z">
        <w:r>
          <w:t xml:space="preserve">which is the derivative of the score from</w:t>
        </w:r>
      </w:ins>
      <w:ins w:id="3081" w:author="PR Preview" w:date="2026-01-01T00:00:00Z">
        <w:r>
          <w:t xml:space="preserve"> </w:t>
        </w:r>
      </w:ins>
      <w:hyperlink w:anchor="exr-cyclone-score-fn">
        <w:ins w:id="3082" w:author="PR Preview" w:date="2026-01-01T00:00:00Z">
          <w:r>
            <w:rPr>
              <w:rStyle w:val="Hyperlink"/>
            </w:rPr>
            <w:t xml:space="preserve">Exercise 26</w:t>
          </w:r>
        </w:ins>
      </w:hyperlink>
      <w:ins w:id="3083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5"/>
    <w:bookmarkStart w:id="206" w:name="exr-graph-hessian"/>
    <w:p>
      <w:pPr>
        <w:pStyle w:val="BodyText"/>
      </w:pPr>
      <w:del w:id="3084" w:author="PR Preview" w:date="2026-01-01T00:00:00Z">
        <w:r>
          <w:rPr>
            <w:b/>
            <w:bCs/>
          </w:rPr>
          <w:delText xml:space="preserve">Exercise 32 (Graphing the Hessian)</w:delText>
        </w:r>
      </w:del>
      <w:del w:id="3085" w:author="PR Preview" w:date="2026-01-01T00:00:00Z">
        <w:r>
          <w:delText xml:space="preserve"> </w:delText>
        </w:r>
      </w:del>
      <w:del w:id="3086" w:author="PR Preview" w:date="2026-01-01T00:00:00Z">
        <w:r>
          <w:delText xml:space="preserve">Graph the Hessian.</w:delText>
        </w:r>
      </w:del>
    </w:p>
    <w:p>
      <w:pPr>
        <w:pStyle w:val="BodyText"/>
      </w:pPr>
      <w:del w:id="3087" w:author="PR Preview" w:date="2026-01-01T00:00:00Z">
        <w:r>
          <w:rPr>
            <w:i/>
            <w:iCs/>
          </w:rPr>
          <w:delText xml:space="preserve">Solution 32</w:delText>
        </w:r>
      </w:del>
      <w:del w:id="3088" w:author="PR Preview" w:date="2026-01-01T00:00:00Z">
        <w:r>
          <w:delText xml:space="preserve">. </w:delText>
        </w:r>
      </w:del>
    </w:p>
    <w:p>
      <w:pPr>
        <w:pStyle w:val="BodyText"/>
      </w:pPr>
      <w:del w:id="3089" w:author="PR Preview" w:date="2026-01-01T00:00:00Z">
        <w:r>
          <w:rPr>
            <w:b/>
            <w:bCs/>
          </w:rPr>
          <w:delText xml:space="preserve">Exercise 33 (Score equation)</w:delText>
        </w:r>
      </w:del>
      <w:del w:id="3090" w:author="PR Preview" w:date="2026-01-01T00:00:00Z">
        <w:r>
          <w:delText xml:space="preserve"> </w:delText>
        </w:r>
      </w:del>
      <w:del w:id="3091" w:author="PR Preview" w:date="2026-01-01T00:00:00Z">
        <w:r>
          <w:delText xml:space="preserve">State the</w:delText>
        </w:r>
      </w:del>
      <w:del w:id="3092" w:author="PR Preview" w:date="2026-01-01T00:00:00Z">
        <w:r>
          <w:delText xml:space="preserve"> </w:delText>
        </w:r>
      </w:del>
      <w:hyperlink w:anchor="def-score-equation">
        <w:del w:id="3093" w:author="PR Preview" w:date="2026-01-01T00:00:00Z">
          <w:r>
            <w:rPr>
              <w:rStyle w:val="Hyperlink"/>
            </w:rPr>
            <w:delText xml:space="preserve">score equation</w:delText>
          </w:r>
        </w:del>
      </w:hyperlink>
      <w:del w:id="3094" w:author="PR Preview" w:date="2026-01-01T00:00:00Z">
        <w:r>
          <w:delText xml:space="preserve">.</w:delText>
        </w:r>
      </w:del>
    </w:p>
    <w:p>
      <w:pPr>
        <w:pStyle w:val="BodyText"/>
      </w:pPr>
      <w:del w:id="3095" w:author="PR Preview" w:date="2026-01-01T00:00:00Z">
        <w:r>
          <w:rPr>
            <w:i/>
            <w:iCs/>
          </w:rPr>
          <w:delText xml:space="preserve">Solution 33</w:delText>
        </w:r>
      </w:del>
      <w:del w:id="3096" w:author="PR Preview" w:date="2026-01-01T00:00:00Z">
        <w:r>
          <w:delText xml:space="preserve">. </w:delText>
        </w:r>
      </w:del>
    </w:p>
    <w:p>
      <w:pPr>
        <w:pStyle w:val="BodyText"/>
      </w:pPr>
      <w:ins w:id="3097" w:author="PR Preview" w:date="2026-01-01T00:00:00Z">
        <w:r>
          <w:rPr>
            <w:b/>
            <w:bCs/>
          </w:rPr>
          <w:t xml:space="preserve">Exercise 29 (Graphing the Hessian)</w:t>
        </w:r>
      </w:ins>
      <w:ins w:id="3098" w:author="PR Preview" w:date="2026-01-01T00:00:00Z">
        <w:r>
          <w:t xml:space="preserve"> </w:t>
        </w:r>
      </w:ins>
      <w:ins w:id="3099" w:author="PR Preview" w:date="2026-01-01T00:00:00Z">
        <w:r>
          <w:t xml:space="preserve">Graph the Hessian.</w:t>
        </w:r>
      </w:ins>
    </w:p>
    <w:bookmarkEnd w:id="206"/>
    <w:bookmarkStart w:id="211" w:name="sol-graph-hessian"/>
    <w:p>
      <w:pPr>
        <w:pStyle w:val="BodyText"/>
      </w:pPr>
      <w:ins w:id="3100" w:author="PR Preview" w:date="2026-01-01T00:00:00Z">
        <w:r>
          <w:rPr>
            <w:i/>
            <w:iCs/>
          </w:rPr>
          <w:t xml:space="preserve">Solution 29</w:t>
        </w:r>
      </w:ins>
      <w:ins w:id="3101" w:author="PR Preview" w:date="2026-01-01T00:00:00Z">
        <w:r>
          <w:t xml:space="preserve">. 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0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0"/>
        </w:tc>
      </w:tr>
    </w:tbl>
    <w:bookmarkEnd w:id="211"/>
    <w:bookmarkStart w:id="212" w:name="exr-score-equation"/>
    <w:p>
      <w:pPr>
        <w:pStyle w:val="BodyText"/>
      </w:pPr>
      <w:ins w:id="3102" w:author="PR Preview" w:date="2026-01-01T00:00:00Z">
        <w:r>
          <w:rPr>
            <w:b/>
            <w:bCs/>
          </w:rPr>
          <w:t xml:space="preserve">Exercise 30 (Score equation)</w:t>
        </w:r>
      </w:ins>
      <w:ins w:id="3103" w:author="PR Preview" w:date="2026-01-01T00:00:00Z">
        <w:r>
          <w:t xml:space="preserve"> </w:t>
        </w:r>
      </w:ins>
      <w:ins w:id="3104" w:author="PR Preview" w:date="2026-01-01T00:00:00Z">
        <w:r>
          <w:t xml:space="preserve">State the</w:t>
        </w:r>
      </w:ins>
      <w:ins w:id="3105" w:author="PR Preview" w:date="2026-01-01T00:00:00Z">
        <w:r>
          <w:t xml:space="preserve"> </w:t>
        </w:r>
      </w:ins>
      <w:hyperlink w:anchor="def-score-equation">
        <w:ins w:id="3106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3107" w:author="PR Preview" w:date="2026-01-01T00:00:00Z">
        <w:r>
          <w:t xml:space="preserve">.</w:t>
        </w:r>
      </w:ins>
    </w:p>
    <w:bookmarkEnd w:id="212"/>
    <w:bookmarkStart w:id="213" w:name="sol-score-equation"/>
    <w:p>
      <w:pPr>
        <w:pStyle w:val="BodyText"/>
      </w:pPr>
      <w:ins w:id="3108" w:author="PR Preview" w:date="2026-01-01T00:00:00Z">
        <w:r>
          <w:rPr>
            <w:i/>
            <w:iCs/>
          </w:rPr>
          <w:t xml:space="preserve">Solution 30</w:t>
        </w:r>
      </w:ins>
      <w:ins w:id="3109" w:author="PR Preview" w:date="2026-01-01T00:00:00Z">
        <w:r>
          <w:t xml:space="preserve">. </w:t>
        </w:r>
      </w:ins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3"/>
    <w:bookmarkEnd w:id="214"/>
    <w:bookmarkEnd w:id="215"/>
    <w:bookmarkStart w:id="233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6" w:name="exr-solve-score-equation"/>
    <w:p>
      <w:pPr>
        <w:pStyle w:val="BodyText"/>
      </w:pPr>
      <w:del w:id="3110" w:author="PR Preview" w:date="2026-01-01T00:00:00Z">
        <w:r>
          <w:rPr>
            <w:b/>
            <w:bCs/>
          </w:rPr>
          <w:delText xml:space="preserve">Exercise 34 (Solving the score equation)</w:delText>
        </w:r>
      </w:del>
      <w:del w:id="3111" w:author="PR Preview" w:date="2026-01-01T00:00:00Z">
        <w:r>
          <w:delText xml:space="preserve"> </w:delText>
        </w:r>
      </w:del>
      <w:del w:id="3112" w:author="PR Preview" w:date="2026-01-01T00:00:00Z">
        <w:r>
          <w:delText xml:space="preserve">Solve the score equation from</w:delText>
        </w:r>
      </w:del>
      <w:del w:id="3113" w:author="PR Preview" w:date="2026-01-01T00:00:00Z">
        <w:r>
          <w:delText xml:space="preserve"> </w:delText>
        </w:r>
      </w:del>
      <w:hyperlink w:anchor="exr-score-equation">
        <w:del w:id="3114" w:author="PR Preview" w:date="2026-01-01T00:00:00Z">
          <w:r>
            <w:rPr>
              <w:rStyle w:val="Hyperlink"/>
            </w:rPr>
            <w:delText xml:space="preserve">Exercise 33</w:delText>
          </w:r>
        </w:del>
      </w:hyperlink>
      <w:del w:id="3115" w:author="PR Preview" w:date="2026-01-01T00:00:00Z">
        <w:r>
          <w:delText xml:space="preserve"> </w:delText>
        </w:r>
      </w:del>
      <w:del w:id="3116" w:author="PR Preview" w:date="2026-01-01T00:00:00Z">
        <w:r>
          <w:delText xml:space="preserve">for</w:delText>
        </w:r>
      </w:del>
      <w:del w:id="3117" w:author="PR Preview" w:date="2026-01-01T00:00:00Z">
        <w:r>
          <w:delText xml:space="preserve"> </w:delText>
        </w:r>
      </w:del>
      <m:oMath>
        <m:r>
          <m:t>λ</m:t>
        </m:r>
      </m:oMath>
      <w:del w:id="3118" w:author="PR Preview" w:date="2026-01-01T00:00:00Z">
        <w:r>
          <w:delText xml:space="preserve">, using the score from</w:delText>
        </w:r>
      </w:del>
      <w:del w:id="3119" w:author="PR Preview" w:date="2026-01-01T00:00:00Z">
        <w:r>
          <w:delText xml:space="preserve"> </w:delText>
        </w:r>
      </w:del>
      <w:hyperlink w:anchor="exr-cyclone-score-fn">
        <w:del w:id="3120" w:author="PR Preview" w:date="2026-01-01T00:00:00Z">
          <w:r>
            <w:rPr>
              <w:rStyle w:val="Hyperlink"/>
            </w:rPr>
            <w:delText xml:space="preserve">Exercise 29</w:delText>
          </w:r>
        </w:del>
      </w:hyperlink>
      <w:del w:id="3121" w:author="PR Preview" w:date="2026-01-01T00:00:00Z">
        <w:r>
          <w:delText xml:space="preserve">.</w:delText>
        </w:r>
      </w:del>
    </w:p>
    <w:p>
      <w:pPr>
        <w:pStyle w:val="BodyText"/>
      </w:pPr>
      <w:ins w:id="3122" w:author="PR Preview" w:date="2026-01-01T00:00:00Z">
        <w:r>
          <w:rPr>
            <w:b/>
            <w:bCs/>
          </w:rPr>
          <w:t xml:space="preserve">Exercise 31 (Solving the score equation)</w:t>
        </w:r>
      </w:ins>
      <w:ins w:id="3123" w:author="PR Preview" w:date="2026-01-01T00:00:00Z">
        <w:r>
          <w:t xml:space="preserve"> </w:t>
        </w:r>
      </w:ins>
      <w:ins w:id="3124" w:author="PR Preview" w:date="2026-01-01T00:00:00Z">
        <w:r>
          <w:t xml:space="preserve">Solve the score equation from</w:t>
        </w:r>
      </w:ins>
      <w:ins w:id="3125" w:author="PR Preview" w:date="2026-01-01T00:00:00Z">
        <w:r>
          <w:t xml:space="preserve"> </w:t>
        </w:r>
      </w:ins>
      <w:hyperlink w:anchor="exr-score-equation">
        <w:ins w:id="3126" w:author="PR Preview" w:date="2026-01-01T00:00:00Z">
          <w:r>
            <w:rPr>
              <w:rStyle w:val="Hyperlink"/>
            </w:rPr>
            <w:t xml:space="preserve">Exercise 30</w:t>
          </w:r>
        </w:ins>
      </w:hyperlink>
      <w:ins w:id="3127" w:author="PR Preview" w:date="2026-01-01T00:00:00Z">
        <w:r>
          <w:t xml:space="preserve"> </w:t>
        </w:r>
      </w:ins>
      <w:ins w:id="3128" w:author="PR Preview" w:date="2026-01-01T00:00:00Z">
        <w:r>
          <w:t xml:space="preserve">for</w:t>
        </w:r>
      </w:ins>
      <w:ins w:id="3129" w:author="PR Preview" w:date="2026-01-01T00:00:00Z">
        <w:r>
          <w:t xml:space="preserve"> </w:t>
        </w:r>
      </w:ins>
      <m:oMath>
        <m:r>
          <m:t>λ</m:t>
        </m:r>
      </m:oMath>
      <w:ins w:id="3130" w:author="PR Preview" w:date="2026-01-01T00:00:00Z">
        <w:r>
          <w:t xml:space="preserve">, using the score from</w:t>
        </w:r>
      </w:ins>
      <w:ins w:id="3131" w:author="PR Preview" w:date="2026-01-01T00:00:00Z">
        <w:r>
          <w:t xml:space="preserve"> </w:t>
        </w:r>
      </w:ins>
      <w:hyperlink w:anchor="exr-cyclone-score-fn">
        <w:ins w:id="3132" w:author="PR Preview" w:date="2026-01-01T00:00:00Z">
          <w:r>
            <w:rPr>
              <w:rStyle w:val="Hyperlink"/>
            </w:rPr>
            <w:t xml:space="preserve">Exercise 26</w:t>
          </w:r>
        </w:ins>
      </w:hyperlink>
      <w:ins w:id="3133" w:author="PR Preview" w:date="2026-01-01T00:00:00Z">
        <w:r>
          <w:t xml:space="preserve">.</w:t>
        </w:r>
      </w:ins>
    </w:p>
    <w:bookmarkEnd w:id="216"/>
    <w:bookmarkStart w:id="217" w:name="sol-solve-score-equation"/>
    <w:p>
      <w:pPr>
        <w:pStyle w:val="BodyText"/>
      </w:pPr>
      <w:ins w:id="3134" w:author="PR Preview" w:date="2026-01-01T00:00:00Z">
        <w:r>
          <w:rPr>
            <w:i/>
            <w:iCs/>
          </w:rPr>
          <w:t xml:space="preserve">Solution 31</w:t>
        </w:r>
      </w:ins>
      <w:ins w:id="3135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7"/>
    <w:p>
      <w:pPr>
        <w:pStyle w:val="FirstParagraph"/>
      </w:pPr>
      <w:ins w:id="3136" w:author="PR Preview" w:date="2026-01-01T00:00:00Z">
        <w:r>
          <w:t xml:space="preserve">Call this solution of the score equation</w:t>
        </w:r>
      </w:ins>
      <w:ins w:id="313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λ</m:t>
            </m:r>
          </m:e>
        </m:acc>
      </m:oMath>
      <w:ins w:id="3138" w:author="PR Preview" w:date="2026-01-01T00:00:00Z">
        <w:r>
          <w:t xml:space="preserve"> </w:t>
        </w:r>
      </w:ins>
      <w:ins w:id="3139" w:author="PR Preview" w:date="2026-01-01T00:00:00Z">
        <w:r>
          <w:t xml:space="preserve">for now: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8" w:name="exr-check-hessian"/>
    <w:p>
      <w:pPr>
        <w:pStyle w:val="FirstParagraph"/>
      </w:pPr>
      <w:ins w:id="3140" w:author="PR Preview" w:date="2026-01-01T00:00:00Z">
        <w:r>
          <w:rPr>
            <w:b/>
            <w:bCs/>
          </w:rPr>
          <w:t xml:space="preserve">Exercise 32 (Checking the second derivative)</w:t>
        </w:r>
      </w:ins>
      <w:ins w:id="3141" w:author="PR Preview" w:date="2026-01-01T00:00:00Z">
        <w:r>
          <w:t xml:space="preserve"> </w:t>
        </w:r>
      </w:ins>
      <w:ins w:id="3142" w:author="PR Preview" w:date="2026-01-01T00:00:00Z">
        <w:r>
          <w:t xml:space="preserve">Confirm that the Hessian</w:t>
        </w:r>
      </w:ins>
      <w:ins w:id="3143" w:author="PR Preview" w:date="2026-01-01T00:00:00Z">
        <w:r>
          <w:t xml:space="preserve"> </w:t>
        </w:r>
      </w:ins>
      <w:ins w:id="3144" w:author="PR Preview" w:date="2026-01-01T00:00:00Z">
        <w:r>
          <w:t xml:space="preserve">$\ell''({\lambda}; \mathord{\smash[b]{\underset{\raise.3ex\hbox{$\scriptstyle\sim$}}{x}}\vphantom{x}})$</w:t>
        </w:r>
      </w:ins>
      <w:ins w:id="3145" w:author="PR Preview" w:date="2026-01-01T00:00:00Z">
        <w:r>
          <w:t xml:space="preserve"> </w:t>
        </w:r>
      </w:ins>
      <w:ins w:id="3146" w:author="PR Preview" w:date="2026-01-01T00:00:00Z">
        <w:r>
          <w:t xml:space="preserve">is negative</w:t>
        </w:r>
      </w:ins>
      <w:ins w:id="3147" w:author="PR Preview" w:date="2026-01-01T00:00:00Z">
        <w:r>
          <w:t xml:space="preserve"> </w:t>
        </w:r>
      </w:ins>
      <w:ins w:id="3148" w:author="PR Preview" w:date="2026-01-01T00:00:00Z">
        <w:r>
          <w:t xml:space="preserve">when evaluated at</w:t>
        </w:r>
      </w:ins>
      <w:ins w:id="314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λ</m:t>
            </m:r>
          </m:e>
        </m:acc>
      </m:oMath>
      <w:ins w:id="3150" w:author="PR Preview" w:date="2026-01-01T00:00:00Z">
        <w:r>
          <w:t xml:space="preserve">, using</w:t>
        </w:r>
      </w:ins>
      <w:ins w:id="3151" w:author="PR Preview" w:date="2026-01-01T00:00:00Z">
        <w:r>
          <w:t xml:space="preserve"> </w:t>
        </w:r>
      </w:ins>
      <w:hyperlink w:anchor="exr-hessian">
        <w:ins w:id="3152" w:author="PR Preview" w:date="2026-01-01T00:00:00Z">
          <w:r>
            <w:rPr>
              <w:rStyle w:val="Hyperlink"/>
            </w:rPr>
            <w:t xml:space="preserve">Exercise 28</w:t>
          </w:r>
        </w:ins>
      </w:hyperlink>
      <w:ins w:id="3153" w:author="PR Preview" w:date="2026-01-01T00:00:00Z">
        <w:r>
          <w:t xml:space="preserve">.</w:t>
        </w:r>
      </w:ins>
    </w:p>
    <w:bookmarkEnd w:id="218"/>
    <w:bookmarkStart w:id="219" w:name="sol-check-hessian"/>
    <w:p>
      <w:pPr>
        <w:pStyle w:val="BodyText"/>
      </w:pPr>
      <w:ins w:id="3154" w:author="PR Preview" w:date="2026-01-01T00:00:00Z">
        <w:r>
          <w:rPr>
            <w:i/>
            <w:iCs/>
          </w:rPr>
          <w:t xml:space="preserve">Solution 32</w:t>
        </w:r>
      </w:ins>
      <w:ins w:id="3155" w:author="PR Preview" w:date="2026-01-01T00:00:00Z">
        <w:r>
          <w:t xml:space="preserve">. </w:t>
        </w:r>
      </w:ins>
    </w:p>
    <w:p>
      <w:pPr>
        <w:pStyle w:val="BodyText"/>
      </w:pPr>
      <w:ins w:id="3156" w:author="PR Preview" w:date="2026-01-01T00:00:00Z">
        <w:r>
  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  </w:r>
      </w:ins>
    </w:p>
    <w:bookmarkEnd w:id="219"/>
    <w:bookmarkStart w:id="220" w:name="exr-find-mle"/>
    <w:p>
      <w:pPr>
        <w:pStyle w:val="FirstParagraph"/>
      </w:pPr>
      <w:ins w:id="3157" w:author="PR Preview" w:date="2026-01-01T00:00:00Z">
        <w:r>
          <w:rPr>
            <w:b/>
            <w:bCs/>
          </w:rPr>
          <w:t xml:space="preserve">Exercise 33 (Identifying the MLE)</w:t>
        </w:r>
      </w:ins>
      <w:ins w:id="3158" w:author="PR Preview" w:date="2026-01-01T00:00:00Z">
        <w:r>
          <w:t xml:space="preserve"> </w:t>
        </w:r>
      </w:ins>
      <w:ins w:id="3159" w:author="PR Preview" w:date="2026-01-01T00:00:00Z">
        <w:r>
          <w:t xml:space="preserve">Draw conclusions about the MLE of</w:t>
        </w:r>
      </w:ins>
      <w:ins w:id="3160" w:author="PR Preview" w:date="2026-01-01T00:00:00Z">
        <w:r>
          <w:t xml:space="preserve"> </w:t>
        </w:r>
      </w:ins>
      <m:oMath>
        <m:r>
          <m:t>λ</m:t>
        </m:r>
      </m:oMath>
      <w:ins w:id="3161" w:author="PR Preview" w:date="2026-01-01T00:00:00Z">
        <w:r>
          <w:t xml:space="preserve">.</w:t>
        </w:r>
      </w:ins>
    </w:p>
    <w:bookmarkEnd w:id="220"/>
    <w:bookmarkStart w:id="221" w:name="sol-find-mle"/>
    <w:p>
      <w:pPr>
        <w:pStyle w:val="BodyText"/>
      </w:pPr>
      <w:ins w:id="3162" w:author="PR Preview" w:date="2026-01-01T00:00:00Z">
        <w:r>
          <w:rPr>
            <w:i/>
            <w:iCs/>
          </w:rPr>
          <w:t xml:space="preserve">Solution 33</w:t>
        </w:r>
      </w:ins>
      <w:ins w:id="3163" w:author="PR Preview" w:date="2026-01-01T00:00:00Z">
        <w:r>
          <w:t xml:space="preserve">. </w:t>
        </w:r>
      </w:ins>
      <w:ins w:id="3164" w:author="PR Preview" w:date="2026-01-01T00:00:00Z">
        <w:r>
          <w:t xml:space="preserve">Since</w:t>
        </w:r>
      </w:ins>
      <w:ins w:id="3165" w:author="PR Preview" w:date="2026-01-01T00:00:00Z">
        <w:r>
          <w:t xml:space="preserve"> </w:t>
        </w:r>
      </w:ins>
      <w:ins w:id="3166" w:author="PR Preview" w:date="2026-01-01T00:00:00Z">
        <w:r>
          <w:t xml:space="preserve">$\ell''(\tilde {\lambda}; \mathord{\smash[b]{\underset{\raise.3ex\hbox{$\scriptstyle\sim$}}{x}}\vphantom{x}}) &lt; 0$</w:t>
        </w:r>
      </w:ins>
      <w:ins w:id="3167" w:author="PR Preview" w:date="2026-01-01T00:00:00Z">
        <w:r>
          <w:t xml:space="preserve">,</w:t>
        </w:r>
      </w:ins>
      <w:ins w:id="316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λ</m:t>
            </m:r>
          </m:e>
        </m:acc>
      </m:oMath>
      <w:ins w:id="3169" w:author="PR Preview" w:date="2026-01-01T00:00:00Z">
        <w:r>
          <w:t xml:space="preserve"> </w:t>
        </w:r>
      </w:ins>
      <w:ins w:id="3170" w:author="PR Preview" w:date="2026-01-01T00:00:00Z">
        <w:r>
          <w:t xml:space="preserve">is a local maximizer of the log-likelihood.</w:t>
        </w:r>
      </w:ins>
      <w:ins w:id="3171" w:author="PR Preview" w:date="2026-01-01T00:00:00Z">
        <w:r>
          <w:t xml:space="preserve"> </w:t>
        </w:r>
      </w:ins>
      <w:ins w:id="3172" w:author="PR Preview" w:date="2026-01-01T00:00:00Z">
        <w:r>
          <w:t xml:space="preserve">Moreover,</w:t>
        </w:r>
      </w:ins>
      <w:ins w:id="3173" w:author="PR Preview" w:date="2026-01-01T00:00:00Z">
        <w:r>
          <w:t xml:space="preserve"> </w:t>
        </w:r>
      </w:ins>
      <w:ins w:id="3174" w:author="PR Preview" w:date="2026-01-01T00:00:00Z">
        <w:r>
          <w:t xml:space="preserve">$\ell''({\lambda}; \mathord{\smash[b]{\underset{\raise.3ex\hbox{$\scriptstyle\sim$}}{x}}\vphantom{x}}) = -n\bar x/{\lambda}^2 &lt; 0$</w:t>
        </w:r>
      </w:ins>
      <w:ins w:id="3175" w:author="PR Preview" w:date="2026-01-01T00:00:00Z">
        <w:r>
          <w:t xml:space="preserve"> </w:t>
        </w:r>
      </w:ins>
      <w:ins w:id="3176" w:author="PR Preview" w:date="2026-01-01T00:00:00Z">
        <w:r>
          <w:t xml:space="preserve">for every</w:t>
        </w:r>
      </w:ins>
      <w:ins w:id="3177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3178" w:author="PR Preview" w:date="2026-01-01T00:00:00Z">
        <w:r>
          <w:t xml:space="preserve">,</w:t>
        </w:r>
      </w:ins>
      <w:ins w:id="3179" w:author="PR Preview" w:date="2026-01-01T00:00:00Z">
        <w:r>
          <w:t xml:space="preserve"> </w:t>
        </w:r>
      </w:ins>
      <w:ins w:id="3180" w:author="PR Preview" w:date="2026-01-01T00:00:00Z">
        <w:r>
          <w:t xml:space="preserve">so the log-likelihood is strictly concave,</w:t>
        </w:r>
      </w:ins>
      <w:ins w:id="3181" w:author="PR Preview" w:date="2026-01-01T00:00:00Z">
        <w:r>
          <w:t xml:space="preserve"> </w:t>
        </w:r>
      </w:ins>
      <w:ins w:id="3182" w:author="PR Preview" w:date="2026-01-01T00:00:00Z">
        <w:r>
          <w:t xml:space="preserve">and a local maximizer of a strictly concave function</w:t>
        </w:r>
      </w:ins>
      <w:ins w:id="3183" w:author="PR Preview" w:date="2026-01-01T00:00:00Z">
        <w:r>
          <w:t xml:space="preserve"> </w:t>
        </w:r>
      </w:ins>
      <w:ins w:id="3184" w:author="PR Preview" w:date="2026-01-01T00:00:00Z">
        <w:r>
          <w:t xml:space="preserve">is its unique global maximizer.</w:t>
        </w:r>
      </w:ins>
      <w:ins w:id="3185" w:author="PR Preview" w:date="2026-01-01T00:00:00Z">
        <w:r>
          <w:t xml:space="preserve"> </w:t>
        </w:r>
      </w:ins>
      <w:ins w:id="3186" w:author="PR Preview" w:date="2026-01-01T00:00:00Z">
        <w:r>
          <w:t xml:space="preserve">So</w:t>
        </w:r>
      </w:ins>
      <w:ins w:id="318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λ</m:t>
            </m:r>
          </m:e>
        </m:acc>
      </m:oMath>
      <w:ins w:id="3188" w:author="PR Preview" w:date="2026-01-01T00:00:00Z">
        <w:r>
          <w:t xml:space="preserve"> </w:t>
        </w:r>
      </w:ins>
      <w:ins w:id="3189" w:author="PR Preview" w:date="2026-01-01T00:00:00Z">
        <w:r>
          <w:t xml:space="preserve">maximizes</w:t>
        </w:r>
      </w:ins>
      <w:ins w:id="3190" w:author="PR Preview" w:date="2026-01-01T00:00:00Z">
        <w:r>
          <w:t xml:space="preserve"> </w:t>
        </w:r>
      </w:ins>
      <m:oMath>
        <m:r>
          <m:t>ℓ</m:t>
        </m:r>
      </m:oMath>
      <w:ins w:id="3191" w:author="PR Preview" w:date="2026-01-01T00:00:00Z">
        <w:r>
          <w:t xml:space="preserve">, and therefore</w:t>
        </w:r>
      </w:ins>
      <w:ins w:id="319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</m:oMath>
      <w:ins w:id="3193" w:author="PR Preview" w:date="2026-01-01T00:00:00Z">
        <w:r>
          <w:t xml:space="preserve">:</w:t>
        </w:r>
      </w:ins>
    </w:p>
    <w:p>
      <w:pPr>
        <w:pStyle w:val="SourceCode"/>
      </w:pPr>
      <w:ins w:id="3194" w:author="PR Preview" w:date="2026-01-01T00:00:00Z">
        <w:r>
          <w:rPr>
            <w:rStyle w:val="NormalTok"/>
          </w:rPr>
          <w:t xml:space="preserve">mle </w:t>
        </w:r>
      </w:ins>
      <w:ins w:id="3195" w:author="PR Preview" w:date="2026-01-01T00:00:00Z">
        <w:r>
          <w:rPr>
            <w:rStyle w:val="OtherTok"/>
          </w:rPr>
          <w:t xml:space="preserve">&lt;-</w:t>
        </w:r>
      </w:ins>
      <w:ins w:id="3196" w:author="PR Preview" w:date="2026-01-01T00:00:00Z">
        <w:r>
          <w:rPr>
            <w:rStyle w:val="NormalTok"/>
          </w:rPr>
          <w:t xml:space="preserve"> </w:t>
        </w:r>
      </w:ins>
      <w:ins w:id="3197" w:author="PR Preview" w:date="2026-01-01T00:00:00Z">
        <w:r>
          <w:rPr>
            <w:rStyle w:val="FunctionTok"/>
          </w:rPr>
          <w:t xml:space="preserve">mean</w:t>
        </w:r>
      </w:ins>
      <w:ins w:id="3198" w:author="PR Preview" w:date="2026-01-01T00:00:00Z">
        <w:r>
          <w:rPr>
            <w:rStyle w:val="NormalTok"/>
          </w:rPr>
          <w:t xml:space="preserve">(cyclones</w:t>
        </w:r>
      </w:ins>
      <w:ins w:id="3199" w:author="PR Preview" w:date="2026-01-01T00:00:00Z">
        <w:r>
          <w:rPr>
            <w:rStyle w:val="SpecialCharTok"/>
          </w:rPr>
          <w:t xml:space="preserve">$</w:t>
        </w:r>
      </w:ins>
      <w:ins w:id="3200" w:author="PR Preview" w:date="2026-01-01T00:00:00Z">
        <w:r>
          <w:rPr>
            <w:rStyle w:val="NormalTok"/>
          </w:rPr>
          <w:t xml:space="preserve">number)</w:t>
        </w:r>
      </w:ins>
      <w:ins w:id="3201" w:author="PR Preview" w:date="2026-01-01T00:00:00Z">
        <w:r>
          <w:br/>
        </w:r>
      </w:ins>
      <w:ins w:id="3202" w:author="PR Preview" w:date="2026-01-01T00:00:00Z">
        <w:r>
          <w:rPr>
            <w:rStyle w:val="NormalTok"/>
          </w:rPr>
          <w:t xml:space="preserve">mle</w:t>
        </w:r>
      </w:ins>
      <w:ins w:id="3203" w:author="PR Preview" w:date="2026-01-01T00:00:00Z">
        <w:r>
          <w:br/>
        </w:r>
      </w:ins>
      <w:ins w:id="3204" w:author="PR Preview" w:date="2026-01-01T00:00:00Z">
        <w:r>
          <w:rPr>
            <w:rStyle w:val="CommentTok"/>
          </w:rPr>
          <w:t xml:space="preserve">#&gt; [1] 5.53846</w:t>
        </w:r>
      </w:ins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1"/>
    <w:bookmarkStart w:id="222" w:name="exr-graph-mle"/>
    <w:p>
      <w:pPr>
        <w:pStyle w:val="FirstParagraph"/>
      </w:pPr>
      <w:ins w:id="3205" w:author="PR Preview" w:date="2026-01-01T00:00:00Z">
        <w:r>
          <w:rPr>
            <w:b/>
            <w:bCs/>
          </w:rPr>
          <w:t xml:space="preserve">Exercise 34 (Graphing the MLE)</w:t>
        </w:r>
      </w:ins>
      <w:ins w:id="3206" w:author="PR Preview" w:date="2026-01-01T00:00:00Z">
        <w:r>
          <w:t xml:space="preserve"> </w:t>
        </w:r>
      </w:ins>
      <w:ins w:id="3207" w:author="PR Preview" w:date="2026-01-01T00:00:00Z">
        <w:r>
          <w:t xml:space="preserve">Graph the log-likelihood with the MLE superimposed.</w:t>
        </w:r>
      </w:ins>
    </w:p>
    <w:bookmarkEnd w:id="222"/>
    <w:bookmarkStart w:id="227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6"/>
        </w:tc>
      </w:tr>
    </w:tbl>
    <w:bookmarkEnd w:id="227"/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208" w:author="PR Preview" w:date="2026-01-01T00:00:00Z">
        <w:r>
          <w:delText xml:space="preserve">Call this solution of the score equation</w:delText>
        </w:r>
      </w:del>
      <w:del w:id="320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λ</m:t>
            </m:r>
          </m:e>
        </m:acc>
      </m:oMath>
      <w:del w:id="3210" w:author="PR Preview" w:date="2026-01-01T00:00:00Z">
        <w:r>
          <w:delText xml:space="preserve"> </w:delText>
        </w:r>
      </w:del>
      <w:del w:id="3211" w:author="PR Preview" w:date="2026-01-01T00:00:00Z">
        <w:r>
          <w:delText xml:space="preserve">for now:</w:delText>
        </w:r>
      </w:del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del w:id="3212" w:author="PR Preview" w:date="2026-01-01T00:00:00Z">
        <w:r>
          <w:rPr>
            <w:b/>
            <w:bCs/>
          </w:rPr>
          <w:delText xml:space="preserve">Exercise 35 (Checking the second derivative)</w:delText>
        </w:r>
      </w:del>
      <w:del w:id="3213" w:author="PR Preview" w:date="2026-01-01T00:00:00Z">
        <w:r>
          <w:delText xml:space="preserve"> </w:delText>
        </w:r>
      </w:del>
      <w:del w:id="3214" w:author="PR Preview" w:date="2026-01-01T00:00:00Z">
        <w:r>
          <w:delText xml:space="preserve">Confirm that the Hessian</w:delText>
        </w:r>
      </w:del>
      <w:del w:id="3215" w:author="PR Preview" w:date="2026-01-01T00:00:00Z">
        <w:r>
          <w:delText xml:space="preserve"> </w:delText>
        </w:r>
      </w:del>
      <w:del w:id="3216" w:author="PR Preview" w:date="2026-01-01T00:00:00Z">
        <w:r>
          <w:delText xml:space="preserve">$\ell''({\lambda}; \mathord{\smash[b]{\underset{\raise.3ex\hbox{$\scriptstyle\sim$}}{x}}\vphantom{x}})$</w:delText>
        </w:r>
      </w:del>
      <w:del w:id="3217" w:author="PR Preview" w:date="2026-01-01T00:00:00Z">
        <w:r>
          <w:delText xml:space="preserve"> </w:delText>
        </w:r>
      </w:del>
      <w:del w:id="3218" w:author="PR Preview" w:date="2026-01-01T00:00:00Z">
        <w:r>
          <w:delText xml:space="preserve">is negative</w:delText>
        </w:r>
      </w:del>
      <w:del w:id="3219" w:author="PR Preview" w:date="2026-01-01T00:00:00Z">
        <w:r>
          <w:delText xml:space="preserve"> </w:delText>
        </w:r>
      </w:del>
      <w:del w:id="3220" w:author="PR Preview" w:date="2026-01-01T00:00:00Z">
        <w:r>
          <w:delText xml:space="preserve">when evaluated at</w:delText>
        </w:r>
      </w:del>
      <w:del w:id="322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λ</m:t>
            </m:r>
          </m:e>
        </m:acc>
      </m:oMath>
      <w:del w:id="3222" w:author="PR Preview" w:date="2026-01-01T00:00:00Z">
        <w:r>
          <w:delText xml:space="preserve">, using</w:delText>
        </w:r>
      </w:del>
      <w:del w:id="3223" w:author="PR Preview" w:date="2026-01-01T00:00:00Z">
        <w:r>
          <w:delText xml:space="preserve"> </w:delText>
        </w:r>
      </w:del>
      <w:hyperlink w:anchor="exr-hessian">
        <w:del w:id="3224" w:author="PR Preview" w:date="2026-01-01T00:00:00Z">
          <w:r>
            <w:rPr>
              <w:rStyle w:val="Hyperlink"/>
            </w:rPr>
            <w:delText xml:space="preserve">Exercise 31</w:delText>
          </w:r>
        </w:del>
      </w:hyperlink>
      <w:del w:id="3225" w:author="PR Preview" w:date="2026-01-01T00:00:00Z">
        <w:r>
          <w:delText xml:space="preserve">.</w:delText>
        </w:r>
      </w:del>
    </w:p>
    <w:p>
      <w:pPr>
        <w:pStyle w:val="BodyText"/>
      </w:pPr>
      <w:del w:id="3226" w:author="PR Preview" w:date="2026-01-01T00:00:00Z">
        <w:r>
          <w:rPr>
            <w:i/>
            <w:iCs/>
          </w:rPr>
          <w:delText xml:space="preserve">Solution 35</w:delText>
        </w:r>
      </w:del>
      <w:del w:id="3227" w:author="PR Preview" w:date="2026-01-01T00:00:00Z">
        <w:r>
          <w:delText xml:space="preserve">. </w:delText>
        </w:r>
      </w:del>
    </w:p>
    <w:p>
      <w:pPr>
        <w:pStyle w:val="BodyText"/>
      </w:pPr>
      <w:del w:id="3228" w:author="PR Preview" w:date="2026-01-01T00:00:00Z">
        <w:r>
          <w:delTex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delText>
        </w:r>
      </w:del>
    </w:p>
    <w:p>
      <w:pPr>
        <w:pStyle w:val="FirstParagraph"/>
      </w:pPr>
      <w:del w:id="3229" w:author="PR Preview" w:date="2026-01-01T00:00:00Z">
        <w:r>
          <w:rPr>
            <w:b/>
            <w:bCs/>
          </w:rPr>
          <w:delText xml:space="preserve">Exercise 36 (Identifying the MLE)</w:delText>
        </w:r>
      </w:del>
      <w:del w:id="3230" w:author="PR Preview" w:date="2026-01-01T00:00:00Z">
        <w:r>
          <w:delText xml:space="preserve"> </w:delText>
        </w:r>
      </w:del>
      <w:del w:id="3231" w:author="PR Preview" w:date="2026-01-01T00:00:00Z">
        <w:r>
          <w:delText xml:space="preserve">Draw conclusions about the MLE of</w:delText>
        </w:r>
      </w:del>
      <w:del w:id="3232" w:author="PR Preview" w:date="2026-01-01T00:00:00Z">
        <w:r>
          <w:delText xml:space="preserve"> </w:delText>
        </w:r>
      </w:del>
      <m:oMath>
        <m:r>
          <m:t>λ</m:t>
        </m:r>
      </m:oMath>
      <w:del w:id="3233" w:author="PR Preview" w:date="2026-01-01T00:00:00Z">
        <w:r>
          <w:delText xml:space="preserve">.</w:delText>
        </w:r>
      </w:del>
    </w:p>
    <w:p>
      <w:pPr>
        <w:pStyle w:val="BodyText"/>
      </w:pPr>
      <w:del w:id="3234" w:author="PR Preview" w:date="2026-01-01T00:00:00Z">
        <w:r>
          <w:rPr>
            <w:i/>
            <w:iCs/>
          </w:rPr>
          <w:delText xml:space="preserve">Solution 36</w:delText>
        </w:r>
      </w:del>
      <w:del w:id="3235" w:author="PR Preview" w:date="2026-01-01T00:00:00Z">
        <w:r>
          <w:delText xml:space="preserve">. </w:delText>
        </w:r>
      </w:del>
      <w:del w:id="3236" w:author="PR Preview" w:date="2026-01-01T00:00:00Z">
        <w:r>
          <w:delText xml:space="preserve">Since</w:delText>
        </w:r>
      </w:del>
      <w:del w:id="3237" w:author="PR Preview" w:date="2026-01-01T00:00:00Z">
        <w:r>
          <w:delText xml:space="preserve"> </w:delText>
        </w:r>
      </w:del>
      <w:del w:id="3238" w:author="PR Preview" w:date="2026-01-01T00:00:00Z">
        <w:r>
          <w:delText xml:space="preserve">$\ell''(\tilde {\lambda}; \mathord{\smash[b]{\underset{\raise.3ex\hbox{$\scriptstyle\sim$}}{x}}\vphantom{x}}) &lt; 0$</w:delText>
        </w:r>
      </w:del>
      <w:del w:id="3239" w:author="PR Preview" w:date="2026-01-01T00:00:00Z">
        <w:r>
          <w:delText xml:space="preserve">,</w:delText>
        </w:r>
      </w:del>
      <w:del w:id="324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λ</m:t>
            </m:r>
          </m:e>
        </m:acc>
      </m:oMath>
      <w:del w:id="3241" w:author="PR Preview" w:date="2026-01-01T00:00:00Z">
        <w:r>
          <w:delText xml:space="preserve"> </w:delText>
        </w:r>
      </w:del>
      <w:del w:id="3242" w:author="PR Preview" w:date="2026-01-01T00:00:00Z">
        <w:r>
          <w:delText xml:space="preserve">is a local maximizer of the log-likelihood.</w:delText>
        </w:r>
      </w:del>
      <w:del w:id="3243" w:author="PR Preview" w:date="2026-01-01T00:00:00Z">
        <w:r>
          <w:delText xml:space="preserve"> </w:delText>
        </w:r>
      </w:del>
      <w:del w:id="3244" w:author="PR Preview" w:date="2026-01-01T00:00:00Z">
        <w:r>
          <w:delText xml:space="preserve">Moreover,</w:delText>
        </w:r>
      </w:del>
      <w:del w:id="3245" w:author="PR Preview" w:date="2026-01-01T00:00:00Z">
        <w:r>
          <w:delText xml:space="preserve"> </w:delText>
        </w:r>
      </w:del>
      <w:del w:id="3246" w:author="PR Preview" w:date="2026-01-01T00:00:00Z">
        <w:r>
          <w:delText xml:space="preserve">$\ell''({\lambda}; \mathord{\smash[b]{\underset{\raise.3ex\hbox{$\scriptstyle\sim$}}{x}}\vphantom{x}}) = -n\bar x/{\lambda}^2 &lt; 0$</w:delText>
        </w:r>
      </w:del>
      <w:del w:id="3247" w:author="PR Preview" w:date="2026-01-01T00:00:00Z">
        <w:r>
          <w:delText xml:space="preserve"> </w:delText>
        </w:r>
      </w:del>
      <w:del w:id="3248" w:author="PR Preview" w:date="2026-01-01T00:00:00Z">
        <w:r>
          <w:delText xml:space="preserve">for every</w:delText>
        </w:r>
      </w:del>
      <w:del w:id="3249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3250" w:author="PR Preview" w:date="2026-01-01T00:00:00Z">
        <w:r>
          <w:delText xml:space="preserve">,</w:delText>
        </w:r>
      </w:del>
      <w:del w:id="3251" w:author="PR Preview" w:date="2026-01-01T00:00:00Z">
        <w:r>
          <w:delText xml:space="preserve"> </w:delText>
        </w:r>
      </w:del>
      <w:del w:id="3252" w:author="PR Preview" w:date="2026-01-01T00:00:00Z">
        <w:r>
          <w:delText xml:space="preserve">so the log-likelihood is strictly concave,</w:delText>
        </w:r>
      </w:del>
      <w:del w:id="3253" w:author="PR Preview" w:date="2026-01-01T00:00:00Z">
        <w:r>
          <w:delText xml:space="preserve"> </w:delText>
        </w:r>
      </w:del>
      <w:del w:id="3254" w:author="PR Preview" w:date="2026-01-01T00:00:00Z">
        <w:r>
          <w:delText xml:space="preserve">and a local maximizer of a strictly concave function</w:delText>
        </w:r>
      </w:del>
      <w:del w:id="3255" w:author="PR Preview" w:date="2026-01-01T00:00:00Z">
        <w:r>
          <w:delText xml:space="preserve"> </w:delText>
        </w:r>
      </w:del>
      <w:del w:id="3256" w:author="PR Preview" w:date="2026-01-01T00:00:00Z">
        <w:r>
          <w:delText xml:space="preserve">is its unique global maximizer.</w:delText>
        </w:r>
      </w:del>
      <w:del w:id="3257" w:author="PR Preview" w:date="2026-01-01T00:00:00Z">
        <w:r>
          <w:delText xml:space="preserve"> </w:delText>
        </w:r>
      </w:del>
      <w:del w:id="3258" w:author="PR Preview" w:date="2026-01-01T00:00:00Z">
        <w:r>
          <w:delText xml:space="preserve">So</w:delText>
        </w:r>
      </w:del>
      <w:del w:id="325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λ</m:t>
            </m:r>
          </m:e>
        </m:acc>
      </m:oMath>
      <w:del w:id="3260" w:author="PR Preview" w:date="2026-01-01T00:00:00Z">
        <w:r>
          <w:delText xml:space="preserve"> </w:delText>
        </w:r>
      </w:del>
      <w:del w:id="3261" w:author="PR Preview" w:date="2026-01-01T00:00:00Z">
        <w:r>
          <w:delText xml:space="preserve">maximizes</w:delText>
        </w:r>
      </w:del>
      <w:del w:id="3262" w:author="PR Preview" w:date="2026-01-01T00:00:00Z">
        <w:r>
          <w:delText xml:space="preserve"> </w:delText>
        </w:r>
      </w:del>
      <m:oMath>
        <m:r>
          <m:t>ℓ</m:t>
        </m:r>
      </m:oMath>
      <w:del w:id="3263" w:author="PR Preview" w:date="2026-01-01T00:00:00Z">
        <w:r>
          <w:delText xml:space="preserve">, and therefore</w:delText>
        </w:r>
      </w:del>
      <w:del w:id="326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</m:oMath>
      <w:del w:id="3265" w:author="PR Preview" w:date="2026-01-01T00:00:00Z">
        <w:r>
          <w:delText xml:space="preserve">:</w:delText>
        </w:r>
      </w:del>
    </w:p>
    <w:p>
      <w:pPr>
        <w:pStyle w:val="SourceCode"/>
      </w:pPr>
      <w:del w:id="3266" w:author="PR Preview" w:date="2026-01-01T00:00:00Z">
        <w:r>
          <w:rPr>
            <w:rStyle w:val="NormalTok"/>
          </w:rPr>
          <w:delText xml:space="preserve">mle </w:delText>
        </w:r>
      </w:del>
      <w:del w:id="3267" w:author="PR Preview" w:date="2026-01-01T00:00:00Z">
        <w:r>
          <w:rPr>
            <w:rStyle w:val="OtherTok"/>
          </w:rPr>
          <w:delText xml:space="preserve">&lt;-</w:delText>
        </w:r>
      </w:del>
      <w:del w:id="3268" w:author="PR Preview" w:date="2026-01-01T00:00:00Z">
        <w:r>
          <w:rPr>
            <w:rStyle w:val="NormalTok"/>
          </w:rPr>
          <w:delText xml:space="preserve"> </w:delText>
        </w:r>
      </w:del>
      <w:del w:id="3269" w:author="PR Preview" w:date="2026-01-01T00:00:00Z">
        <w:r>
          <w:rPr>
            <w:rStyle w:val="FunctionTok"/>
          </w:rPr>
          <w:delText xml:space="preserve">mean</w:delText>
        </w:r>
      </w:del>
      <w:del w:id="3270" w:author="PR Preview" w:date="2026-01-01T00:00:00Z">
        <w:r>
          <w:rPr>
            <w:rStyle w:val="NormalTok"/>
          </w:rPr>
          <w:delText xml:space="preserve">(cyclones</w:delText>
        </w:r>
      </w:del>
      <w:del w:id="3271" w:author="PR Preview" w:date="2026-01-01T00:00:00Z">
        <w:r>
          <w:rPr>
            <w:rStyle w:val="SpecialCharTok"/>
          </w:rPr>
          <w:delText xml:space="preserve">$</w:delText>
        </w:r>
      </w:del>
      <w:del w:id="3272" w:author="PR Preview" w:date="2026-01-01T00:00:00Z">
        <w:r>
          <w:rPr>
            <w:rStyle w:val="NormalTok"/>
          </w:rPr>
          <w:delText xml:space="preserve">number)</w:delText>
        </w:r>
      </w:del>
      <w:del w:id="3273" w:author="PR Preview" w:date="2026-01-01T00:00:00Z">
        <w:r>
          <w:br/>
        </w:r>
      </w:del>
      <w:del w:id="3274" w:author="PR Preview" w:date="2026-01-01T00:00:00Z">
        <w:r>
          <w:rPr>
            <w:rStyle w:val="NormalTok"/>
          </w:rPr>
          <w:delText xml:space="preserve">mle</w:delText>
        </w:r>
      </w:del>
      <w:del w:id="3275" w:author="PR Preview" w:date="2026-01-01T00:00:00Z">
        <w:r>
          <w:br/>
        </w:r>
      </w:del>
      <w:del w:id="3276" w:author="PR Preview" w:date="2026-01-01T00:00:00Z">
        <w:r>
          <w:rPr>
            <w:rStyle w:val="CommentTok"/>
          </w:rPr>
          <w:delText xml:space="preserve">#&gt; [1] 5.53846</w:delText>
        </w:r>
      </w:del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p>
      <w:pPr>
        <w:pStyle w:val="FirstParagraph"/>
      </w:pPr>
      <w:del w:id="3277" w:author="PR Preview" w:date="2026-01-01T00:00:00Z">
        <w:r>
          <w:rPr>
            <w:b/>
            <w:bCs/>
          </w:rPr>
          <w:delText xml:space="preserve">Exercise 37 (Graphing the MLE)</w:delText>
        </w:r>
      </w:del>
      <w:del w:id="3278" w:author="PR Preview" w:date="2026-01-01T00:00:00Z">
        <w:r>
          <w:delText xml:space="preserve"> </w:delText>
        </w:r>
      </w:del>
      <w:del w:id="3279" w:author="PR Preview" w:date="2026-01-01T00:00:00Z">
        <w:r>
          <w:delText xml:space="preserve">Graph the log-likelihood with the MLE superimposed.</w:delText>
        </w:r>
      </w:del>
    </w:p>
    <w:p>
      <w:pPr>
        <w:pStyle w:val="BodyText"/>
      </w:pPr>
      <w:del w:id="3280" w:author="PR Preview" w:date="2026-01-01T00:00:00Z">
        <w:r>
          <w:rPr>
            <w:i/>
            <w:iCs/>
          </w:rPr>
          <w:delText xml:space="preserve">Solution 37</w:delText>
        </w:r>
      </w:del>
      <w:del w:id="3281" w:author="PR Preview" w:date="2026-01-01T00:00:00Z">
        <w:r>
          <w:delText xml:space="preserve">. </w:delText>
        </w:r>
      </w:del>
    </w:p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2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2"/>
        </w:tc>
      </w:tr>
    </w:tbl>
    <w:bookmarkEnd w:id="233"/>
    <w:bookmarkStart w:id="263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9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4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4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5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6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6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7" w:name="exm-fisher-scoring-poisson"/>
    <w:p>
      <w:pPr>
        <w:pStyle w:val="BodyText"/>
      </w:pPr>
      <w:del w:id="3282" w:author="PR Preview" w:date="2026-01-01T00:00:00Z">
        <w:r>
          <w:rPr>
            <w:b/>
            <w:bCs/>
          </w:rPr>
          <w:delText xml:space="preserve">Example 12 (Fisher scoring for Poisson data)</w:delText>
        </w:r>
      </w:del>
      <w:del w:id="3283" w:author="PR Preview" w:date="2026-01-01T00:00:00Z">
        <w:r>
          <w:delText xml:space="preserve"> </w:delText>
        </w:r>
      </w:del>
      <w:del w:id="3284" w:author="PR Preview" w:date="2026-01-01T00:00:00Z">
        <w:r>
          <w:delText xml:space="preserve">For</w:delText>
        </w:r>
      </w:del>
      <w:del w:id="328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3286" w:author="PR Preview" w:date="2026-01-01T00:00:00Z">
        <w:r>
          <w:delText xml:space="preserve">,</w:delText>
        </w:r>
      </w:del>
      <w:del w:id="3287" w:author="PR Preview" w:date="2026-01-01T00:00:00Z">
        <w:r>
          <w:delText xml:space="preserve"> </w:delText>
        </w:r>
      </w:del>
      <w:del w:id="3288" w:author="PR Preview" w:date="2026-01-01T00:00:00Z">
        <w:r>
          <w:delText xml:space="preserve">the score is</w:delText>
        </w:r>
      </w:del>
      <w:del w:id="3289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del w:id="3290" w:author="PR Preview" w:date="2026-01-01T00:00:00Z">
        <w:r>
          <w:delText xml:space="preserve"> </w:delText>
        </w:r>
      </w:del>
      <w:del w:id="3291" w:author="PR Preview" w:date="2026-01-01T00:00:00Z">
        <w:r>
          <w:delText xml:space="preserve">and the expected information is</w:delText>
        </w:r>
      </w:del>
      <w:del w:id="329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3293" w:author="PR Preview" w:date="2026-01-01T00:00:00Z">
        <w:r>
          <w:delText xml:space="preserve"> </w:delText>
        </w:r>
      </w:del>
      <w:del w:id="3294" w:author="PR Preview" w:date="2026-01-01T00:00:00Z">
        <w:r>
          <w:delText xml:space="preserve">(</w:delText>
        </w:r>
      </w:del>
      <w:hyperlink w:anchor="exm-information-poisson">
        <w:del w:id="3295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3296" w:author="PR Preview" w:date="2026-01-01T00:00:00Z">
        <w:r>
          <w:delText xml:space="preserve">), so one Fisher scoring step from any</w:delText>
        </w:r>
      </w:del>
      <w:del w:id="3297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del w:id="3298" w:author="PR Preview" w:date="2026-01-01T00:00:00Z">
        <w:r>
          <w:delText xml:space="preserve"> </w:delText>
        </w:r>
      </w:del>
      <w:del w:id="3299" w:author="PR Preview" w:date="2026-01-01T00:00:00Z">
        <w:r>
          <w:delText xml:space="preserve">gives:</w:delText>
        </w:r>
      </w:del>
    </w:p>
    <w:p>
      <w:pPr>
        <w:pStyle w:val="BodyText"/>
      </w:pPr>
      <w:ins w:id="3300" w:author="PR Preview" w:date="2026-01-01T00:00:00Z">
        <w:r>
          <w:rPr>
            <w:b/>
            <w:bCs/>
          </w:rPr>
          <w:t xml:space="preserve">Example 13 (Fisher scoring for Poisson data)</w:t>
        </w:r>
      </w:ins>
      <w:ins w:id="3301" w:author="PR Preview" w:date="2026-01-01T00:00:00Z">
        <w:r>
          <w:t xml:space="preserve"> </w:t>
        </w:r>
      </w:ins>
      <w:ins w:id="3302" w:author="PR Preview" w:date="2026-01-01T00:00:00Z">
        <w:r>
          <w:t xml:space="preserve">For</w:t>
        </w:r>
      </w:ins>
      <w:ins w:id="330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3304" w:author="PR Preview" w:date="2026-01-01T00:00:00Z">
        <w:r>
          <w:t xml:space="preserve">,</w:t>
        </w:r>
      </w:ins>
      <w:ins w:id="3305" w:author="PR Preview" w:date="2026-01-01T00:00:00Z">
        <w:r>
          <w:t xml:space="preserve"> </w:t>
        </w:r>
      </w:ins>
      <w:ins w:id="3306" w:author="PR Preview" w:date="2026-01-01T00:00:00Z">
        <w:r>
          <w:t xml:space="preserve">the score is</w:t>
        </w:r>
      </w:ins>
      <w:ins w:id="3307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ins w:id="3308" w:author="PR Preview" w:date="2026-01-01T00:00:00Z">
        <w:r>
          <w:t xml:space="preserve"> </w:t>
        </w:r>
      </w:ins>
      <w:ins w:id="3309" w:author="PR Preview" w:date="2026-01-01T00:00:00Z">
        <w:r>
          <w:t xml:space="preserve">and the expected information is</w:t>
        </w:r>
      </w:ins>
      <w:ins w:id="331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3311" w:author="PR Preview" w:date="2026-01-01T00:00:00Z">
        <w:r>
          <w:t xml:space="preserve"> </w:t>
        </w:r>
      </w:ins>
      <w:ins w:id="3312" w:author="PR Preview" w:date="2026-01-01T00:00:00Z">
        <w:r>
          <w:t xml:space="preserve">(</w:t>
        </w:r>
      </w:ins>
      <w:hyperlink w:anchor="exm-information-poisson">
        <w:ins w:id="3313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3314" w:author="PR Preview" w:date="2026-01-01T00:00:00Z">
        <w:r>
          <w:t xml:space="preserve">), so one Fisher scoring step from any</w:t>
        </w:r>
      </w:ins>
      <w:ins w:id="3315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ins w:id="3316" w:author="PR Preview" w:date="2026-01-01T00:00:00Z">
        <w:r>
          <w:t xml:space="preserve"> </w:t>
        </w:r>
      </w:ins>
      <w:ins w:id="3317" w:author="PR Preview" w:date="2026-01-01T00:00:00Z">
        <w:r>
          <w:t xml:space="preserve">gives: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7"/>
    <w:bookmarkStart w:id="238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8"/>
    <w:p>
      <w:pPr>
        <w:pStyle w:val="BodyText"/>
      </w:pPr>
      <w:del w:id="3318" w:author="PR Preview" w:date="2026-01-01T00:00:00Z">
        <w:r>
          <w:delText xml:space="preserve">For</w:delText>
        </w:r>
      </w:del>
      <w:del w:id="3319" w:author="PR Preview" w:date="2026-01-01T00:00:00Z">
        <w:r>
          <w:delText xml:space="preserve"> </w:delText>
        </w:r>
      </w:del>
      <m:oMath>
        <m:r>
          <m:rPr>
            <m:sty m:val="p"/>
          </m:rPr>
          <m:t>iid</m:t>
        </m:r>
      </m:oMath>
      <w:del w:id="3320" w:author="PR Preview" w:date="2026-01-01T00:00:00Z">
        <w:r>
          <w:delText xml:space="preserve"> </w:delText>
        </w:r>
      </w:del>
      <w:del w:id="3321" w:author="PR Preview" w:date="2026-01-01T00:00:00Z">
        <w:r>
          <w:delText xml:space="preserve">data,</w:delText>
        </w:r>
      </w:del>
      <w:del w:id="3322" w:author="PR Preview" w:date="2026-01-01T00:00:00Z">
        <w:r>
          <w:delText xml:space="preserve"> </w:delText>
        </w:r>
      </w:del>
      <w:del w:id="3323" w:author="PR Preview" w:date="2026-01-01T00:00:00Z">
        <w:r>
          <w:delText xml:space="preserve">$\frac{1}{n}I_e(\theta; \mathord{\smash[b]{\underset{\raise.3ex\hbox{$\scriptstyle\sim$}}{x}}\vphantom{x}})$</w:delText>
        </w:r>
      </w:del>
      <w:del w:id="3324" w:author="PR Preview" w:date="2026-01-01T00:00:00Z">
        <w:r>
          <w:delText xml:space="preserve"> </w:delText>
        </w:r>
      </w:del>
      <w:del w:id="3325" w:author="PR Preview" w:date="2026-01-01T00:00:00Z">
        <w:r>
          <w:delText xml:space="preserve">is the sample covariance matrix (with divisor</w:delText>
        </w:r>
      </w:del>
      <w:del w:id="3326" w:author="PR Preview" w:date="2026-01-01T00:00:00Z">
        <w:r>
          <w:delText xml:space="preserve"> </w:delText>
        </w:r>
      </w:del>
      <m:oMath>
        <m:r>
          <m:t>n</m:t>
        </m:r>
      </m:oMath>
      <w:del w:id="3327" w:author="PR Preview" w:date="2026-01-01T00:00:00Z">
        <w:r>
          <w:delText xml:space="preserve">)</w:delText>
        </w:r>
      </w:del>
      <w:del w:id="3328" w:author="PR Preview" w:date="2026-01-01T00:00:00Z">
        <w:r>
          <w:delText xml:space="preserve"> </w:delText>
        </w:r>
      </w:del>
      <w:del w:id="3329" w:author="PR Preview" w:date="2026-01-01T00:00:00Z">
        <w:r>
          <w:delText xml:space="preserve">of the observations’ scores,</w:delText>
        </w:r>
      </w:del>
      <w:del w:id="3330" w:author="PR Preview" w:date="2026-01-01T00:00:00Z">
        <w:r>
          <w:delText xml:space="preserve"> </w:delText>
        </w:r>
      </w:del>
      <w:del w:id="3331" w:author="PR Preview" w:date="2026-01-01T00:00:00Z">
        <w:r>
          <w:delText xml:space="preserve">so it estimates the covariance matrix of one observation’s score,</w:delText>
        </w:r>
      </w:del>
      <w:del w:id="333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del w:id="3333" w:author="PR Preview" w:date="2026-01-01T00:00:00Z">
        <w:r>
          <w:delText xml:space="preserve"> </w:delText>
        </w:r>
      </w:del>
      <w:del w:id="3334" w:author="PR Preview" w:date="2026-01-01T00:00:00Z">
        <w:r>
          <w:delText xml:space="preserve">(</w:delText>
        </w:r>
      </w:del>
      <w:hyperlink w:anchor="thm-information-equality">
        <w:del w:id="3335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3336" w:author="PR Preview" w:date="2026-01-01T00:00:00Z">
        <w:r>
          <w:delText xml:space="preserve">).</w:delText>
        </w:r>
      </w:del>
      <w:del w:id="3337" w:author="PR Preview" w:date="2026-01-01T00:00:00Z">
        <w:r>
          <w:delText xml:space="preserve"> </w:delText>
        </w:r>
      </w:del>
      <w:del w:id="3338" w:author="PR Preview" w:date="2026-01-01T00:00:00Z">
        <w:r>
          <w:delText xml:space="preserve">The empirical information needs only first derivatives,</w:delText>
        </w:r>
      </w:del>
      <w:del w:id="3339" w:author="PR Preview" w:date="2026-01-01T00:00:00Z">
        <w:r>
          <w:delText xml:space="preserve"> </w:delText>
        </w:r>
      </w:del>
      <w:del w:id="3340" w:author="PR Preview" w:date="2026-01-01T00:00:00Z">
        <w:r>
          <w:delText xml:space="preserve">so it can be easier to compute than the observed information,</w:delText>
        </w:r>
      </w:del>
      <w:del w:id="3341" w:author="PR Preview" w:date="2026-01-01T00:00:00Z">
        <w:r>
          <w:delText xml:space="preserve"> </w:delText>
        </w:r>
      </w:del>
      <w:del w:id="3342" w:author="PR Preview" w:date="2026-01-01T00:00:00Z">
        <w:r>
          <w:delText xml:space="preserve">and it can replace the observed information in the Newton-Raphson update.</w:delText>
        </w:r>
      </w:del>
    </w:p>
    <w:p>
      <w:pPr>
        <w:pStyle w:val="BodyText"/>
      </w:pPr>
      <w:ins w:id="3343" w:author="PR Preview" w:date="2026-01-01T00:00:00Z">
        <w:r>
          <w:t xml:space="preserve">For</w:t>
        </w:r>
      </w:ins>
      <w:ins w:id="3344" w:author="PR Preview" w:date="2026-01-01T00:00:00Z">
        <w:r>
          <w:t xml:space="preserve"> </w:t>
        </w:r>
      </w:ins>
      <m:oMath>
        <m:r>
          <m:rPr>
            <m:sty m:val="p"/>
          </m:rPr>
          <m:t>iid</m:t>
        </m:r>
      </m:oMath>
      <w:ins w:id="3345" w:author="PR Preview" w:date="2026-01-01T00:00:00Z">
        <w:r>
          <w:t xml:space="preserve"> </w:t>
        </w:r>
      </w:ins>
      <w:ins w:id="3346" w:author="PR Preview" w:date="2026-01-01T00:00:00Z">
        <w:r>
          <w:t xml:space="preserve">data,</w:t>
        </w:r>
      </w:ins>
      <w:ins w:id="3347" w:author="PR Preview" w:date="2026-01-01T00:00:00Z">
        <w:r>
          <w:t xml:space="preserve"> </w:t>
        </w:r>
      </w:ins>
      <w:ins w:id="3348" w:author="PR Preview" w:date="2026-01-01T00:00:00Z">
        <w:r>
          <w:t xml:space="preserve">$\frac{1}{n}I_e(\theta; \mathord{\smash[b]{\underset{\raise.3ex\hbox{$\scriptstyle\sim$}}{x}}\vphantom{x}})$</w:t>
        </w:r>
      </w:ins>
      <w:ins w:id="3349" w:author="PR Preview" w:date="2026-01-01T00:00:00Z">
        <w:r>
          <w:t xml:space="preserve"> </w:t>
        </w:r>
      </w:ins>
      <w:ins w:id="3350" w:author="PR Preview" w:date="2026-01-01T00:00:00Z">
        <w:r>
          <w:t xml:space="preserve">is the sample covariance matrix (with divisor</w:t>
        </w:r>
      </w:ins>
      <w:ins w:id="3351" w:author="PR Preview" w:date="2026-01-01T00:00:00Z">
        <w:r>
          <w:t xml:space="preserve"> </w:t>
        </w:r>
      </w:ins>
      <m:oMath>
        <m:r>
          <m:t>n</m:t>
        </m:r>
      </m:oMath>
      <w:ins w:id="3352" w:author="PR Preview" w:date="2026-01-01T00:00:00Z">
        <w:r>
          <w:t xml:space="preserve">)</w:t>
        </w:r>
      </w:ins>
      <w:ins w:id="3353" w:author="PR Preview" w:date="2026-01-01T00:00:00Z">
        <w:r>
          <w:t xml:space="preserve"> </w:t>
        </w:r>
      </w:ins>
      <w:ins w:id="3354" w:author="PR Preview" w:date="2026-01-01T00:00:00Z">
        <w:r>
          <w:t xml:space="preserve">of the observations’ scores,</w:t>
        </w:r>
      </w:ins>
      <w:ins w:id="3355" w:author="PR Preview" w:date="2026-01-01T00:00:00Z">
        <w:r>
          <w:t xml:space="preserve"> </w:t>
        </w:r>
      </w:ins>
      <w:ins w:id="3356" w:author="PR Preview" w:date="2026-01-01T00:00:00Z">
        <w:r>
          <w:t xml:space="preserve">so it estimates the covariance matrix of one observation’s score,</w:t>
        </w:r>
      </w:ins>
      <w:ins w:id="335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ins w:id="3358" w:author="PR Preview" w:date="2026-01-01T00:00:00Z">
        <w:r>
          <w:t xml:space="preserve"> </w:t>
        </w:r>
      </w:ins>
      <w:ins w:id="3359" w:author="PR Preview" w:date="2026-01-01T00:00:00Z">
        <w:r>
          <w:t xml:space="preserve">(</w:t>
        </w:r>
      </w:ins>
      <w:hyperlink w:anchor="thm-information-equality">
        <w:ins w:id="3360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3361" w:author="PR Preview" w:date="2026-01-01T00:00:00Z">
        <w:r>
          <w:t xml:space="preserve">).</w:t>
        </w:r>
      </w:ins>
      <w:ins w:id="3362" w:author="PR Preview" w:date="2026-01-01T00:00:00Z">
        <w:r>
          <w:t xml:space="preserve"> </w:t>
        </w:r>
      </w:ins>
      <w:ins w:id="3363" w:author="PR Preview" w:date="2026-01-01T00:00:00Z">
        <w:r>
          <w:t xml:space="preserve">The empirical information needs only first derivatives,</w:t>
        </w:r>
      </w:ins>
      <w:ins w:id="3364" w:author="PR Preview" w:date="2026-01-01T00:00:00Z">
        <w:r>
          <w:t xml:space="preserve"> </w:t>
        </w:r>
      </w:ins>
      <w:ins w:id="3365" w:author="PR Preview" w:date="2026-01-01T00:00:00Z">
        <w:r>
          <w:t xml:space="preserve">so it can be easier to compute than the observed information,</w:t>
        </w:r>
      </w:ins>
      <w:ins w:id="3366" w:author="PR Preview" w:date="2026-01-01T00:00:00Z">
        <w:r>
          <w:t xml:space="preserve"> </w:t>
        </w:r>
      </w:ins>
      <w:ins w:id="3367" w:author="PR Preview" w:date="2026-01-01T00:00:00Z">
        <w:r>
          <w:t xml:space="preserve">and it can replace the observed information in the Newton-Raphson update.</w:t>
        </w:r>
      </w:ins>
    </w:p>
    <w:bookmarkEnd w:id="239"/>
    <w:bookmarkStart w:id="262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0" w:name="exm-dobson-cyclones-Newton"/>
    <w:p>
      <w:pPr>
        <w:pStyle w:val="FirstParagraph"/>
      </w:pPr>
      <w:del w:id="3368" w:author="PR Preview" w:date="2026-01-01T00:00:00Z">
        <w:r>
          <w:rPr>
            <w:b/>
            <w:bCs/>
          </w:rPr>
          <w:delText xml:space="preserve">Example 13 (Finding the MLE using the Newton-Raphson algorithm)</w:delText>
        </w:r>
      </w:del>
      <w:del w:id="3369" w:author="PR Preview" w:date="2026-01-01T00:00:00Z">
        <w:r>
          <w:delText xml:space="preserve"> </w:delText>
        </w:r>
      </w:del>
      <w:del w:id="3370" w:author="PR Preview" w:date="2026-01-01T00:00:00Z">
        <w:r>
          <w:delText xml:space="preserve">We found the MLE</w:delText>
        </w:r>
      </w:del>
      <w:del w:id="337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3372" w:author="PR Preview" w:date="2026-01-01T00:00:00Z">
        <w:r>
          <w:delText xml:space="preserve"> </w:delText>
        </w:r>
      </w:del>
      <w:del w:id="3373" w:author="PR Preview" w:date="2026-01-01T00:00:00Z">
        <w:r>
          <w:delText xml:space="preserve">by solving the score equation</w:delText>
        </w:r>
      </w:del>
      <w:del w:id="3374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3375" w:author="PR Preview" w:date="2026-01-01T00:00:00Z">
        <w:r>
          <w:delText xml:space="preserve"> </w:delText>
        </w:r>
      </w:del>
      <w:del w:id="3376" w:author="PR Preview" w:date="2026-01-01T00:00:00Z">
        <w:r>
          <w:delText xml:space="preserve">algebraically</w:delText>
        </w:r>
      </w:del>
      <w:del w:id="3377" w:author="PR Preview" w:date="2026-01-01T00:00:00Z">
        <w:r>
          <w:delText xml:space="preserve"> </w:delText>
        </w:r>
      </w:del>
      <w:del w:id="3378" w:author="PR Preview" w:date="2026-01-01T00:00:00Z">
        <w:r>
          <w:delText xml:space="preserve">(</w:delText>
        </w:r>
      </w:del>
      <w:hyperlink w:anchor="exr-solve-score-equation">
        <w:del w:id="3379" w:author="PR Preview" w:date="2026-01-01T00:00:00Z">
          <w:r>
            <w:rPr>
              <w:rStyle w:val="Hyperlink"/>
            </w:rPr>
            <w:delText xml:space="preserve">Exercise 34</w:delText>
          </w:r>
        </w:del>
      </w:hyperlink>
      <w:del w:id="3380" w:author="PR Preview" w:date="2026-01-01T00:00:00Z">
        <w:r>
          <w:delText xml:space="preserve">).</w:delText>
        </w:r>
      </w:del>
      <w:del w:id="3381" w:author="PR Preview" w:date="2026-01-01T00:00:00Z">
        <w:r>
          <w:delText xml:space="preserve"> </w:delText>
        </w:r>
      </w:del>
      <w:del w:id="3382" w:author="PR Preview" w:date="2026-01-01T00:00:00Z">
        <w:r>
          <w:delText xml:space="preserve">If we could not have solved it,</w:delText>
        </w:r>
      </w:del>
      <w:del w:id="3383" w:author="PR Preview" w:date="2026-01-01T00:00:00Z">
        <w:r>
          <w:delText xml:space="preserve"> </w:delText>
        </w:r>
      </w:del>
      <w:del w:id="3384" w:author="PR Preview" w:date="2026-01-01T00:00:00Z">
        <w:r>
          <w:delText xml:space="preserve">we could instead start from an initial guess such as</w:delText>
        </w:r>
      </w:del>
      <w:del w:id="3385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del w:id="3386" w:author="PR Preview" w:date="2026-01-01T00:00:00Z">
        <w:r>
          <w:delText xml:space="preserve"> </w:delText>
        </w:r>
      </w:del>
      <w:del w:id="3387" w:author="PR Preview" w:date="2026-01-01T00:00:00Z">
        <w:r>
          <w:delText xml:space="preserve">and apply the</w:delText>
        </w:r>
      </w:del>
      <w:del w:id="3388" w:author="PR Preview" w:date="2026-01-01T00:00:00Z">
        <w:r>
          <w:delText xml:space="preserve"> </w:delText>
        </w:r>
      </w:del>
      <w:hyperlink w:anchor="sec-newton-raphson">
        <w:del w:id="3389" w:author="PR Preview" w:date="2026-01-01T00:00:00Z">
          <w:r>
            <w:rPr>
              <w:rStyle w:val="Hyperlink"/>
            </w:rPr>
            <w:delText xml:space="preserve">Newton-Raphson algorithm</w:delText>
          </w:r>
        </w:del>
      </w:hyperlink>
      <w:del w:id="3390" w:author="PR Preview" w:date="2026-01-01T00:00:00Z">
        <w:r>
          <w:delText xml:space="preserve">.</w:delText>
        </w:r>
      </w:del>
    </w:p>
    <w:p>
      <w:pPr>
        <w:pStyle w:val="FirstParagraph"/>
      </w:pPr>
      <w:ins w:id="3391" w:author="PR Preview" w:date="2026-01-01T00:00:00Z">
        <w:r>
          <w:rPr>
            <w:b/>
            <w:bCs/>
          </w:rPr>
          <w:t xml:space="preserve">Example 14 (Finding the MLE using the Newton-Raphson algorithm)</w:t>
        </w:r>
      </w:ins>
      <w:ins w:id="3392" w:author="PR Preview" w:date="2026-01-01T00:00:00Z">
        <w:r>
          <w:t xml:space="preserve"> </w:t>
        </w:r>
      </w:ins>
      <w:ins w:id="3393" w:author="PR Preview" w:date="2026-01-01T00:00:00Z">
        <w:r>
          <w:t xml:space="preserve">We found the MLE</w:t>
        </w:r>
      </w:ins>
      <w:ins w:id="339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3395" w:author="PR Preview" w:date="2026-01-01T00:00:00Z">
        <w:r>
          <w:t xml:space="preserve"> </w:t>
        </w:r>
      </w:ins>
      <w:ins w:id="3396" w:author="PR Preview" w:date="2026-01-01T00:00:00Z">
        <w:r>
          <w:t xml:space="preserve">by solving the score equation</w:t>
        </w:r>
      </w:ins>
      <w:ins w:id="3397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398" w:author="PR Preview" w:date="2026-01-01T00:00:00Z">
        <w:r>
          <w:t xml:space="preserve"> </w:t>
        </w:r>
      </w:ins>
      <w:ins w:id="3399" w:author="PR Preview" w:date="2026-01-01T00:00:00Z">
        <w:r>
          <w:t xml:space="preserve">algebraically</w:t>
        </w:r>
      </w:ins>
      <w:ins w:id="3400" w:author="PR Preview" w:date="2026-01-01T00:00:00Z">
        <w:r>
          <w:t xml:space="preserve"> </w:t>
        </w:r>
      </w:ins>
      <w:ins w:id="3401" w:author="PR Preview" w:date="2026-01-01T00:00:00Z">
        <w:r>
          <w:t xml:space="preserve">(</w:t>
        </w:r>
      </w:ins>
      <w:hyperlink w:anchor="exr-solve-score-equation">
        <w:ins w:id="3402" w:author="PR Preview" w:date="2026-01-01T00:00:00Z">
          <w:r>
            <w:rPr>
              <w:rStyle w:val="Hyperlink"/>
            </w:rPr>
            <w:t xml:space="preserve">Exercise 31</w:t>
          </w:r>
        </w:ins>
      </w:hyperlink>
      <w:ins w:id="3403" w:author="PR Preview" w:date="2026-01-01T00:00:00Z">
        <w:r>
          <w:t xml:space="preserve">).</w:t>
        </w:r>
      </w:ins>
      <w:ins w:id="3404" w:author="PR Preview" w:date="2026-01-01T00:00:00Z">
        <w:r>
          <w:t xml:space="preserve"> </w:t>
        </w:r>
      </w:ins>
      <w:ins w:id="3405" w:author="PR Preview" w:date="2026-01-01T00:00:00Z">
        <w:r>
          <w:t xml:space="preserve">If we could not have solved it,</w:t>
        </w:r>
      </w:ins>
      <w:ins w:id="3406" w:author="PR Preview" w:date="2026-01-01T00:00:00Z">
        <w:r>
          <w:t xml:space="preserve"> </w:t>
        </w:r>
      </w:ins>
      <w:ins w:id="3407" w:author="PR Preview" w:date="2026-01-01T00:00:00Z">
        <w:r>
          <w:t xml:space="preserve">we could instead start from an initial guess such as</w:t>
        </w:r>
      </w:ins>
      <w:ins w:id="3408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ins w:id="3409" w:author="PR Preview" w:date="2026-01-01T00:00:00Z">
        <w:r>
          <w:t xml:space="preserve"> </w:t>
        </w:r>
      </w:ins>
      <w:ins w:id="3410" w:author="PR Preview" w:date="2026-01-01T00:00:00Z">
        <w:r>
          <w:t xml:space="preserve">and apply the</w:t>
        </w:r>
      </w:ins>
      <w:ins w:id="3411" w:author="PR Preview" w:date="2026-01-01T00:00:00Z">
        <w:r>
          <w:t xml:space="preserve"> </w:t>
        </w:r>
      </w:ins>
      <w:hyperlink w:anchor="sec-newton-raphson">
        <w:ins w:id="3412" w:author="PR Preview" w:date="2026-01-01T00:00:00Z">
          <w:r>
            <w:rPr>
              <w:rStyle w:val="Hyperlink"/>
            </w:rPr>
            <w:t xml:space="preserve">Newton-Raphson algorithm</w:t>
          </w:r>
        </w:ins>
      </w:hyperlink>
      <w:ins w:id="3413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0"/>
    <w:p>
      <w:pPr>
        <w:pStyle w:val="FirstParagraph"/>
      </w:pPr>
      <w:del w:id="3414" w:author="PR Preview" w:date="2026-01-01T00:00:00Z">
        <w:r>
          <w:delText xml:space="preserve">From</w:delText>
        </w:r>
      </w:del>
      <w:del w:id="3415" w:author="PR Preview" w:date="2026-01-01T00:00:00Z">
        <w:r>
          <w:delText xml:space="preserve"> </w:delText>
        </w:r>
      </w:del>
      <w:hyperlink w:anchor="exr-cyclone-score-fn">
        <w:del w:id="3416" w:author="PR Preview" w:date="2026-01-01T00:00:00Z">
          <w:r>
            <w:rPr>
              <w:rStyle w:val="Hyperlink"/>
            </w:rPr>
            <w:delText xml:space="preserve">Exercise 29</w:delText>
          </w:r>
        </w:del>
      </w:hyperlink>
      <w:del w:id="3417" w:author="PR Preview" w:date="2026-01-01T00:00:00Z">
        <w:r>
          <w:delText xml:space="preserve"> </w:delText>
        </w:r>
      </w:del>
      <w:del w:id="3418" w:author="PR Preview" w:date="2026-01-01T00:00:00Z">
        <w:r>
          <w:delText xml:space="preserve">and</w:delText>
        </w:r>
      </w:del>
      <w:del w:id="3419" w:author="PR Preview" w:date="2026-01-01T00:00:00Z">
        <w:r>
          <w:delText xml:space="preserve"> </w:delText>
        </w:r>
      </w:del>
      <w:hyperlink w:anchor="exr-hessian">
        <w:del w:id="3420" w:author="PR Preview" w:date="2026-01-01T00:00:00Z">
          <w:r>
            <w:rPr>
              <w:rStyle w:val="Hyperlink"/>
            </w:rPr>
            <w:delText xml:space="preserve">Exercise 31</w:delText>
          </w:r>
        </w:del>
      </w:hyperlink>
      <w:del w:id="3421" w:author="PR Preview" w:date="2026-01-01T00:00:00Z">
        <w:r>
          <w:delText xml:space="preserve">,</w:delText>
        </w:r>
      </w:del>
      <w:del w:id="3422" w:author="PR Preview" w:date="2026-01-01T00:00:00Z">
        <w:r>
          <w:delText xml:space="preserve"> </w:delText>
        </w:r>
      </w:del>
      <w:del w:id="3423" w:author="PR Preview" w:date="2026-01-01T00:00:00Z">
        <w:r>
          <w:delText xml:space="preserve">the score function and Hessian are:</w:delText>
        </w:r>
      </w:del>
    </w:p>
    <w:p>
      <w:pPr>
        <w:pStyle w:val="FirstParagraph"/>
      </w:pPr>
      <w:ins w:id="3424" w:author="PR Preview" w:date="2026-01-01T00:00:00Z">
        <w:r>
          <w:t xml:space="preserve">From</w:t>
        </w:r>
      </w:ins>
      <w:ins w:id="3425" w:author="PR Preview" w:date="2026-01-01T00:00:00Z">
        <w:r>
          <w:t xml:space="preserve"> </w:t>
        </w:r>
      </w:ins>
      <w:hyperlink w:anchor="exr-cyclone-score-fn">
        <w:ins w:id="3426" w:author="PR Preview" w:date="2026-01-01T00:00:00Z">
          <w:r>
            <w:rPr>
              <w:rStyle w:val="Hyperlink"/>
            </w:rPr>
            <w:t xml:space="preserve">Exercise 26</w:t>
          </w:r>
        </w:ins>
      </w:hyperlink>
      <w:ins w:id="3427" w:author="PR Preview" w:date="2026-01-01T00:00:00Z">
        <w:r>
          <w:t xml:space="preserve"> </w:t>
        </w:r>
      </w:ins>
      <w:ins w:id="3428" w:author="PR Preview" w:date="2026-01-01T00:00:00Z">
        <w:r>
          <w:t xml:space="preserve">and</w:t>
        </w:r>
      </w:ins>
      <w:ins w:id="3429" w:author="PR Preview" w:date="2026-01-01T00:00:00Z">
        <w:r>
          <w:t xml:space="preserve"> </w:t>
        </w:r>
      </w:ins>
      <w:hyperlink w:anchor="exr-hessian">
        <w:ins w:id="3430" w:author="PR Preview" w:date="2026-01-01T00:00:00Z">
          <w:r>
            <w:rPr>
              <w:rStyle w:val="Hyperlink"/>
            </w:rPr>
            <w:t xml:space="preserve">Exercise 28</w:t>
          </w:r>
        </w:ins>
      </w:hyperlink>
      <w:ins w:id="3431" w:author="PR Preview" w:date="2026-01-01T00:00:00Z">
        <w:r>
          <w:t xml:space="preserve">,</w:t>
        </w:r>
      </w:ins>
      <w:ins w:id="3432" w:author="PR Preview" w:date="2026-01-01T00:00:00Z">
        <w:r>
          <w:t xml:space="preserve"> </w:t>
        </w:r>
      </w:ins>
      <w:ins w:id="3433" w:author="PR Preview" w:date="2026-01-01T00:00:00Z">
        <w:r>
          <w:t xml:space="preserve">the score function and Hessian are:</w:t>
        </w:r>
      </w:ins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4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8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2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6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7"/>
          <w:p/>
        </w:tc>
      </w:tr>
    </w:tbl>
    <w:p>
      <w:pPr>
        <w:pStyle w:val="BodyText"/>
      </w:pPr>
      <w:del w:id="3434" w:author="PR Preview" w:date="2026-01-01T00:00:00Z">
        <w:r>
          <w:delText xml:space="preserve">The final estimate matches the closed-form MLE,</w:delText>
        </w:r>
      </w:del>
      <w:del w:id="343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del w:id="3436" w:author="PR Preview" w:date="2026-01-01T00:00:00Z">
        <w:r>
          <w:delText xml:space="preserve"> </w:delText>
        </w:r>
      </w:del>
      <w:del w:id="3437" w:author="PR Preview" w:date="2026-01-01T00:00:00Z">
        <w:r>
          <w:delText xml:space="preserve">(</w:delText>
        </w:r>
      </w:del>
      <w:hyperlink w:anchor="exr-find-mle">
        <w:del w:id="3438" w:author="PR Preview" w:date="2026-01-01T00:00:00Z">
          <w:r>
            <w:rPr>
              <w:rStyle w:val="Hyperlink"/>
            </w:rPr>
            <w:delText xml:space="preserve">Exercise 36</w:delText>
          </w:r>
        </w:del>
      </w:hyperlink>
      <w:del w:id="3439" w:author="PR Preview" w:date="2026-01-01T00:00:00Z">
        <w:r>
          <w:delText xml:space="preserve">).</w:delText>
        </w:r>
      </w:del>
    </w:p>
    <w:p>
      <w:pPr>
        <w:pStyle w:val="BodyText"/>
      </w:pPr>
      <w:ins w:id="3440" w:author="PR Preview" w:date="2026-01-01T00:00:00Z">
        <w:r>
          <w:t xml:space="preserve">The final estimate matches the closed-form MLE,</w:t>
        </w:r>
      </w:ins>
      <w:ins w:id="344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ins w:id="3442" w:author="PR Preview" w:date="2026-01-01T00:00:00Z">
        <w:r>
          <w:t xml:space="preserve"> </w:t>
        </w:r>
      </w:ins>
      <w:ins w:id="3443" w:author="PR Preview" w:date="2026-01-01T00:00:00Z">
        <w:r>
          <w:t xml:space="preserve">(</w:t>
        </w:r>
      </w:ins>
      <w:hyperlink w:anchor="exr-find-mle">
        <w:ins w:id="3444" w:author="PR Preview" w:date="2026-01-01T00:00:00Z">
          <w:r>
            <w:rPr>
              <w:rStyle w:val="Hyperlink"/>
            </w:rPr>
            <w:t xml:space="preserve">Exercise 33</w:t>
          </w:r>
        </w:ins>
      </w:hyperlink>
      <w:ins w:id="3445" w:author="PR Preview" w:date="2026-01-01T00:00:00Z">
        <w:r>
          <w:t xml:space="preserve">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1"/>
        </w:tc>
      </w:tr>
    </w:tbl>
    <w:bookmarkEnd w:id="262"/>
    <w:bookmarkEnd w:id="263"/>
    <w:bookmarkEnd w:id="264"/>
    <w:bookmarkStart w:id="268" w:name="sec-bernoulli-mle"/>
    <w:p>
      <w:pPr>
        <w:pStyle w:val="Heading2"/>
      </w:pPr>
      <w:r>
        <w:t xml:space="preserve">3 Maximum likelihood for a Bernoulli model without covariates</w:t>
      </w:r>
    </w:p>
    <w:bookmarkStart w:id="267" w:name="rem-bernoulli-mle-moved"/>
    <w:p>
      <w:pPr>
        <w:pStyle w:val="Heading3"/>
      </w:pPr>
      <w:del w:id="3446" w:author="PR Preview" w:date="2026-01-01T00:00:00Z">
        <w:r>
          <w:delText xml:space="preserve">3.1 Log-likelihood contributions</w:delText>
        </w:r>
      </w:del>
    </w:p>
    <w:p>
      <w:pPr>
        <w:pStyle w:val="FirstParagraph"/>
      </w:pPr>
      <w:del w:id="3447" w:author="PR Preview" w:date="2026-01-01T00:00:00Z">
        <w:r>
          <w:rPr>
            <w:b/>
            <w:bCs/>
          </w:rPr>
          <w:delText xml:space="preserve">Exercise 38 (Log-likelihood contribution of one binary outcome)</w:delText>
        </w:r>
      </w:del>
      <w:del w:id="3448" w:author="PR Preview" w:date="2026-01-01T00:00:00Z">
        <w:r>
          <w:delText xml:space="preserve"> </w:delText>
        </w:r>
      </w:del>
      <w:del w:id="3449" w:author="PR Preview" w:date="2026-01-01T00:00:00Z">
        <w:r>
          <w:delText xml:space="preserve">Let:</w:delText>
        </w:r>
      </w:del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450" w:author="PR Preview" w:date="2026-01-01T00:00:00Z">
        <w:r>
          <w:delText xml:space="preserve"> </w:delText>
        </w:r>
      </w:del>
      <w:del w:id="3451" w:author="PR Preview" w:date="2026-01-01T00:00:00Z">
        <w:r>
          <w:delText xml:space="preserve">for</w:delText>
        </w:r>
      </w:del>
      <w:del w:id="345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3453" w:author="PR Preview" w:date="2026-01-01T00:00:00Z">
        <w:r>
          <w:delText xml:space="preserve">, with no</w:delText>
        </w:r>
      </w:del>
      <w:del w:id="3454" w:author="PR Preview" w:date="2026-01-01T00:00:00Z">
        <w:r>
          <w:delText xml:space="preserve"> </w:delText>
        </w:r>
      </w:del>
      <w:hyperlink r:id="rId265">
        <w:del w:id="3455" w:author="PR Preview" w:date="2026-01-01T00:00:00Z">
          <w:r>
            <w:rPr>
              <w:rStyle w:val="Hyperlink"/>
            </w:rPr>
            <w:delText xml:space="preserve">covariates</w:delText>
          </w:r>
        </w:del>
      </w:hyperlink>
      <w:del w:id="3456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3457" w:author="PR Preview" w:date="2026-01-01T00:00:00Z">
        <w:r>
          <w:delText xml:space="preserve"> </w:delText>
        </w:r>
      </w:del>
      <w:del w:id="3458" w:author="PR Preview" w:date="2026-01-01T00:00:00Z">
        <w:r>
          <w:delText xml:space="preserve">be the observed value of</w:delText>
        </w:r>
      </w:del>
      <w:del w:id="345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3460" w:author="PR Preview" w:date="2026-01-01T00:00:00Z">
        <w:r>
          <w:delText xml:space="preserve">.</w:delText>
        </w:r>
      </w:del>
    </w:p>
    <w:p>
      <w:pPr>
        <w:pStyle w:val="FirstParagraph"/>
      </w:pPr>
      <w:del w:id="3461" w:author="PR Preview" w:date="2026-01-01T00:00:00Z">
        <w:r>
          <w:delText xml:space="preserve">Derive the</w:delText>
        </w:r>
      </w:del>
      <w:del w:id="3462" w:author="PR Preview" w:date="2026-01-01T00:00:00Z">
        <w:r>
          <w:delText xml:space="preserve"> </w:delText>
        </w:r>
      </w:del>
      <w:hyperlink w:anchor="def-loglik">
        <w:del w:id="3463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3464" w:author="PR Preview" w:date="2026-01-01T00:00:00Z">
        <w:r>
          <w:delText xml:space="preserve"> </w:delText>
        </w:r>
      </w:del>
      <w:del w:id="3465" w:author="PR Preview" w:date="2026-01-01T00:00:00Z">
        <w:r>
          <w:delText xml:space="preserve">contribution</w:delText>
        </w:r>
      </w:del>
      <w:del w:id="3466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467" w:author="PR Preview" w:date="2026-01-01T00:00:00Z">
        <w:r>
          <w:delText xml:space="preserve"> </w:delText>
        </w:r>
      </w:del>
      <w:del w:id="3468" w:author="PR Preview" w:date="2026-01-01T00:00:00Z">
        <w:r>
          <w:delText xml:space="preserve">of observation</w:delText>
        </w:r>
      </w:del>
      <w:del w:id="3469" w:author="PR Preview" w:date="2026-01-01T00:00:00Z">
        <w:r>
          <w:delText xml:space="preserve"> </w:delText>
        </w:r>
      </w:del>
      <m:oMath>
        <m:r>
          <m:t>i</m:t>
        </m:r>
      </m:oMath>
      <w:del w:id="3470" w:author="PR Preview" w:date="2026-01-01T00:00:00Z">
        <w:r>
          <w:delText xml:space="preserve">,</w:delText>
        </w:r>
      </w:del>
      <w:del w:id="3471" w:author="PR Preview" w:date="2026-01-01T00:00:00Z">
        <w:r>
          <w:delText xml:space="preserve"> </w:delText>
        </w:r>
      </w:del>
      <w:del w:id="3472" w:author="PR Preview" w:date="2026-01-01T00:00:00Z">
        <w:r>
          <w:delText xml:space="preserve">the</w:delText>
        </w:r>
      </w:del>
      <w:del w:id="3473" w:author="PR Preview" w:date="2026-01-01T00:00:00Z">
        <w:r>
          <w:delText xml:space="preserve"> </w:delText>
        </w:r>
      </w:del>
      <w:hyperlink w:anchor="def-loglik">
        <w:del w:id="3474" w:author="PR Preview" w:date="2026-01-01T00:00:00Z">
          <w:r>
            <w:rPr>
              <w:rStyle w:val="Hyperlink"/>
            </w:rPr>
            <w:delText xml:space="preserve">log</w:delText>
          </w:r>
        </w:del>
      </w:hyperlink>
      <w:del w:id="3475" w:author="PR Preview" w:date="2026-01-01T00:00:00Z">
        <w:r>
          <w:delText xml:space="preserve"> </w:delText>
        </w:r>
      </w:del>
      <w:del w:id="3476" w:author="PR Preview" w:date="2026-01-01T00:00:00Z">
        <w:r>
          <w:delText xml:space="preserve">of its</w:delText>
        </w:r>
      </w:del>
      <w:del w:id="3477" w:author="PR Preview" w:date="2026-01-01T00:00:00Z">
        <w:r>
          <w:delText xml:space="preserve"> </w:delText>
        </w:r>
      </w:del>
      <w:hyperlink w:anchor="def-lik-factor">
        <w:del w:id="3478" w:author="PR Preview" w:date="2026-01-01T00:00:00Z">
          <w:r>
            <w:rPr>
              <w:rStyle w:val="Hyperlink"/>
            </w:rPr>
            <w:delText xml:space="preserve">likelihood component</w:delText>
          </w:r>
        </w:del>
      </w:hyperlink>
      <w:del w:id="3479" w:author="PR Preview" w:date="2026-01-01T00:00:00Z">
        <w:r>
          <w:delText xml:space="preserve">.</w:delText>
        </w:r>
      </w:del>
    </w:p>
    <w:p>
      <w:pPr>
        <w:pStyle w:val="BodyText"/>
      </w:pPr>
      <w:del w:id="3480" w:author="PR Preview" w:date="2026-01-01T00:00:00Z">
        <w:r>
          <w:rPr>
            <w:i/>
            <w:iCs/>
          </w:rPr>
          <w:delText xml:space="preserve">Solution 38</w:delText>
        </w:r>
      </w:del>
      <w:del w:id="3481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del w:id="3482" w:author="PR Preview" w:date="2026-01-01T00:00:00Z">
        <w:r>
          <w:rPr>
            <w:b/>
            <w:bCs/>
          </w:rPr>
          <w:delText xml:space="preserve">Theorem 19 (Log-likelihood contribution of one binary outcome)</w:delText>
        </w:r>
      </w:del>
      <w:del w:id="3483" w:author="PR Preview" w:date="2026-01-01T00:00:00Z">
        <w:r>
          <w:delText xml:space="preserve"> </w:delText>
        </w:r>
      </w:del>
      <w:del w:id="3484" w:author="PR Preview" w:date="2026-01-01T00:00:00Z">
        <w:r>
          <w:delText xml:space="preserve">If</w:delText>
        </w:r>
      </w:del>
      <w:del w:id="348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486" w:author="PR Preview" w:date="2026-01-01T00:00:00Z">
        <w:r>
          <w:delText xml:space="preserve"> </w:delText>
        </w:r>
      </w:del>
      <w:del w:id="3487" w:author="PR Preview" w:date="2026-01-01T00:00:00Z">
        <w:r>
          <w:delText xml:space="preserve">has observed value</w:delText>
        </w:r>
      </w:del>
      <w:del w:id="348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3489" w:author="PR Preview" w:date="2026-01-01T00:00:00Z">
        <w:r>
          <w:delText xml:space="preserve">,</w:delText>
        </w:r>
      </w:del>
      <w:del w:id="3490" w:author="PR Preview" w:date="2026-01-01T00:00:00Z">
        <w:r>
          <w:delText xml:space="preserve"> </w:delText>
        </w:r>
      </w:del>
      <w:del w:id="3491" w:author="PR Preview" w:date="2026-01-01T00:00:00Z">
        <w:r>
          <w:delText xml:space="preserve">its</w:delText>
        </w:r>
      </w:del>
      <w:del w:id="3492" w:author="PR Preview" w:date="2026-01-01T00:00:00Z">
        <w:r>
          <w:delText xml:space="preserve"> </w:delText>
        </w:r>
      </w:del>
      <w:hyperlink w:anchor="def-loglik">
        <w:del w:id="3493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3494" w:author="PR Preview" w:date="2026-01-01T00:00:00Z">
        <w:r>
          <w:delText xml:space="preserve"> </w:delText>
        </w:r>
      </w:del>
      <w:del w:id="3495" w:author="PR Preview" w:date="2026-01-01T00:00:00Z">
        <w:r>
          <w:delText xml:space="preserve">contribution is: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del w:id="3496" w:author="PR Preview" w:date="2026-01-01T00:00:00Z">
        <w:r>
          <w:rPr>
            <w:i/>
            <w:iCs/>
          </w:rPr>
          <w:delText xml:space="preserve">Proof</w:delText>
        </w:r>
      </w:del>
      <w:del w:id="3497" w:author="PR Preview" w:date="2026-01-01T00:00:00Z">
        <w:r>
          <w:delText xml:space="preserve">. </w:delText>
        </w:r>
      </w:del>
      <w:del w:id="3498" w:author="PR Preview" w:date="2026-01-01T00:00:00Z">
        <w:r>
          <w:delText xml:space="preserve">This is the solution to</w:delText>
        </w:r>
      </w:del>
      <w:del w:id="3499" w:author="PR Preview" w:date="2026-01-01T00:00:00Z">
        <w:r>
          <w:delText xml:space="preserve"> </w:delText>
        </w:r>
      </w:del>
      <w:hyperlink w:anchor="exr-bernoulli-loglik-contribution">
        <w:del w:id="3500" w:author="PR Preview" w:date="2026-01-01T00:00:00Z">
          <w:r>
            <w:rPr>
              <w:rStyle w:val="Hyperlink"/>
            </w:rPr>
            <w:delText xml:space="preserve">Exercise 38</w:delText>
          </w:r>
        </w:del>
      </w:hyperlink>
      <w:del w:id="3501" w:author="PR Preview" w:date="2026-01-01T00:00:00Z">
        <w:r>
          <w:delText xml:space="preserve">, worked in</w:delText>
        </w:r>
      </w:del>
      <w:del w:id="3502" w:author="PR Preview" w:date="2026-01-01T00:00:00Z">
        <w:r>
          <w:delText xml:space="preserve"> </w:delText>
        </w:r>
      </w:del>
      <w:hyperlink w:anchor="sol-bernoulli-loglik-contribution">
        <w:del w:id="3503" w:author="PR Preview" w:date="2026-01-01T00:00:00Z">
          <w:r>
            <w:rPr>
              <w:rStyle w:val="Hyperlink"/>
            </w:rPr>
            <w:delText xml:space="preserve">Solution 38</w:delText>
          </w:r>
        </w:del>
      </w:hyperlink>
      <w:del w:id="3504" w:author="PR Preview" w:date="2026-01-01T00:00:00Z">
        <w:r>
          <w:delText xml:space="preserve">.</w:delText>
        </w:r>
      </w:del>
      <w:del w:id="3505" w:author="PR Preview" w:date="2026-01-01T00:00:00Z">
        <w:r>
          <w:delText xml:space="preserve"> </w:delText>
        </w:r>
      </w:del>
      <w:del w:id="3506" w:author="PR Preview" w:date="2026-01-01T00:00:00Z">
        <w:r>
          <w:delText xml:space="preserve">Rewriting it with the</w:delText>
        </w:r>
      </w:del>
      <w:del w:id="3507" w:author="PR Preview" w:date="2026-01-01T00:00:00Z">
        <w:r>
          <w:delText xml:space="preserve"> </w:delText>
        </w:r>
      </w:del>
      <w:hyperlink r:id="rId9">
        <w:del w:id="3508" w:author="PR Preview" w:date="2026-01-01T00:00:00Z">
          <w:r>
            <w:rPr>
              <w:rStyle w:val="Hyperlink"/>
            </w:rPr>
            <w:delText xml:space="preserve">log-odds</w:delText>
          </w:r>
        </w:del>
      </w:hyperlink>
      <w:del w:id="3509" w:author="PR Preview" w:date="2026-01-01T00:00:00Z">
        <w:r>
          <w:delText xml:space="preserve"> </w:delText>
        </w:r>
      </w:del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510" w:author="PR Preview" w:date="2026-01-01T00:00:00Z">
        <w:r>
          <w:delText xml:space="preserve"> </w:delText>
        </w:r>
      </w:del>
      <w:del w:id="3511" w:author="PR Preview" w:date="2026-01-01T00:00:00Z">
        <w:r>
          <w:delText xml:space="preserve">and summing over</w:delText>
        </w:r>
      </w:del>
      <w:del w:id="3512" w:author="PR Preview" w:date="2026-01-01T00:00:00Z">
        <w:r>
          <w:delText xml:space="preserve"> </w:delText>
        </w:r>
      </w:del>
      <m:oMath>
        <m:r>
          <m:t>i</m:t>
        </m:r>
      </m:oMath>
      <w:del w:id="3513" w:author="PR Preview" w:date="2026-01-01T00:00:00Z">
        <w:r>
          <w:delText xml:space="preserve"> </w:delText>
        </w:r>
      </w:del>
      <w:del w:id="3514" w:author="PR Preview" w:date="2026-01-01T00:00:00Z">
        <w:r>
          <w:delText xml:space="preserve">gives</w:delText>
        </w:r>
      </w:del>
      <w:del w:id="3515" w:author="PR Preview" w:date="2026-01-01T00:00:00Z">
        <w:r>
          <w:delText xml:space="preserve"> </w:delText>
        </w:r>
      </w:del>
      <w:hyperlink w:anchor="thm-bernoulli-loglik-one-group">
        <w:del w:id="3516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3517" w:author="PR Preview" w:date="2026-01-01T00:00:00Z">
        <w:r>
          <w:delText xml:space="preserve">.</w:delText>
        </w:r>
      </w:del>
    </w:p>
    <w:p>
      <w:pPr>
        <w:pStyle w:val="Heading3"/>
      </w:pPr>
      <w:del w:id="3518" w:author="PR Preview" w:date="2026-01-01T00:00:00Z">
        <w:r>
          <w:delText xml:space="preserve">3.2 Score contributions</w:delText>
        </w:r>
      </w:del>
    </w:p>
    <w:p>
      <w:pPr>
        <w:pStyle w:val="FirstParagraph"/>
      </w:pPr>
      <w:del w:id="3519" w:author="PR Preview" w:date="2026-01-01T00:00:00Z">
        <w:r>
          <w:rPr>
            <w:b/>
            <w:bCs/>
          </w:rPr>
          <w:delText xml:space="preserve">Exercise 39 (Score contribution of one binary outcome)</w:delText>
        </w:r>
      </w:del>
      <w:del w:id="3520" w:author="PR Preview" w:date="2026-01-01T00:00:00Z">
        <w:r>
          <w:delText xml:space="preserve"> </w:delText>
        </w:r>
      </w:del>
      <w:del w:id="3521" w:author="PR Preview" w:date="2026-01-01T00:00:00Z">
        <w:r>
          <w:delText xml:space="preserve">In the setting of</w:delText>
        </w:r>
      </w:del>
      <w:del w:id="3522" w:author="PR Preview" w:date="2026-01-01T00:00:00Z">
        <w:r>
          <w:delText xml:space="preserve"> </w:delText>
        </w:r>
      </w:del>
      <w:hyperlink w:anchor="exr-bernoulli-loglik-contribution">
        <w:del w:id="3523" w:author="PR Preview" w:date="2026-01-01T00:00:00Z">
          <w:r>
            <w:rPr>
              <w:rStyle w:val="Hyperlink"/>
            </w:rPr>
            <w:delText xml:space="preserve">Exercise 38</w:delText>
          </w:r>
        </w:del>
      </w:hyperlink>
      <w:del w:id="3524" w:author="PR Preview" w:date="2026-01-01T00:00:00Z">
        <w:r>
          <w:delText xml:space="preserve">, let:</w:delText>
        </w:r>
      </w:del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3525" w:author="PR Preview" w:date="2026-01-01T00:00:00Z">
        <w:r>
          <w:delText xml:space="preserve"> </w:delText>
        </w:r>
      </w:del>
      <w:del w:id="3526" w:author="PR Preview" w:date="2026-01-01T00:00:00Z">
        <w:r>
          <w:delText xml:space="preserve">be the</w:delText>
        </w:r>
      </w:del>
      <w:del w:id="3527" w:author="PR Preview" w:date="2026-01-01T00:00:00Z">
        <w:r>
          <w:delText xml:space="preserve"> </w:delText>
        </w:r>
      </w:del>
      <w:hyperlink w:anchor="def-precision-rv">
        <w:del w:id="3528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3529" w:author="PR Preview" w:date="2026-01-01T00:00:00Z">
        <w:r>
          <w:delText xml:space="preserve"> </w:delText>
        </w:r>
      </w:del>
      <w:del w:id="3530" w:author="PR Preview" w:date="2026-01-01T00:00:00Z">
        <w:r>
          <w:delText xml:space="preserve">of</w:delText>
        </w:r>
      </w:del>
      <w:del w:id="353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3532" w:author="PR Preview" w:date="2026-01-01T00:00:00Z">
        <w:r>
          <w:delText xml:space="preserve">.</w:delText>
        </w:r>
      </w:del>
    </w:p>
    <w:p>
      <w:pPr>
        <w:pStyle w:val="FirstParagraph"/>
      </w:pPr>
      <w:del w:id="3533" w:author="PR Preview" w:date="2026-01-01T00:00:00Z">
        <w:r>
          <w:delText xml:space="preserve">Derive the</w:delText>
        </w:r>
      </w:del>
      <w:del w:id="3534" w:author="PR Preview" w:date="2026-01-01T00:00:00Z">
        <w:r>
          <w:delText xml:space="preserve"> </w:delText>
        </w:r>
      </w:del>
      <w:hyperlink w:anchor="def-score">
        <w:del w:id="3535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3536" w:author="PR Preview" w:date="2026-01-01T00:00:00Z">
        <w:r>
          <w:delText xml:space="preserve"> </w:delText>
        </w:r>
      </w:del>
      <w:del w:id="3537" w:author="PR Preview" w:date="2026-01-01T00:00:00Z">
        <w:r>
          <w:delText xml:space="preserve">contribution</w:delText>
        </w:r>
      </w:del>
      <w:del w:id="3538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539" w:author="PR Preview" w:date="2026-01-01T00:00:00Z">
        <w:r>
          <w:delText xml:space="preserve"> </w:delText>
        </w:r>
      </w:del>
      <w:del w:id="3540" w:author="PR Preview" w:date="2026-01-01T00:00:00Z">
        <w:r>
          <w:delText xml:space="preserve">of observation</w:delText>
        </w:r>
      </w:del>
      <w:del w:id="3541" w:author="PR Preview" w:date="2026-01-01T00:00:00Z">
        <w:r>
          <w:delText xml:space="preserve"> </w:delText>
        </w:r>
      </w:del>
      <m:oMath>
        <m:r>
          <m:t>i</m:t>
        </m:r>
      </m:oMath>
      <w:del w:id="3542" w:author="PR Preview" w:date="2026-01-01T00:00:00Z">
        <w:r>
          <w:delText xml:space="preserve">,</w:delText>
        </w:r>
      </w:del>
      <w:del w:id="3543" w:author="PR Preview" w:date="2026-01-01T00:00:00Z">
        <w:r>
          <w:delText xml:space="preserve"> </w:delText>
        </w:r>
      </w:del>
      <w:del w:id="3544" w:author="PR Preview" w:date="2026-01-01T00:00:00Z">
        <w:r>
          <w:delText xml:space="preserve">and write it using</w:delText>
        </w:r>
      </w:del>
      <w:del w:id="3545" w:author="PR Preview" w:date="2026-01-01T00:00:00Z">
        <w:r>
          <w:delText xml:space="preserve"> </w:delText>
        </w:r>
      </w:del>
      <m:oMath>
        <m:r>
          <m:t>τ</m:t>
        </m:r>
      </m:oMath>
      <w:del w:id="3546" w:author="PR Preview" w:date="2026-01-01T00:00:00Z">
        <w:r>
          <w:delText xml:space="preserve">.</w:delText>
        </w:r>
      </w:del>
    </w:p>
    <w:p>
      <w:pPr>
        <w:pStyle w:val="BodyText"/>
      </w:pPr>
      <w:del w:id="3547" w:author="PR Preview" w:date="2026-01-01T00:00:00Z">
        <w:r>
          <w:rPr>
            <w:i/>
            <w:iCs/>
          </w:rPr>
          <w:delText xml:space="preserve">Solution 39</w:delText>
        </w:r>
      </w:del>
      <w:del w:id="3548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is its numerator times the reciprocal of its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549" w:author="PR Preview" w:date="2026-01-01T00:00:00Z">
        <w:r>
          <w:rPr>
            <w:b/>
            <w:bCs/>
          </w:rPr>
          <w:delText xml:space="preserve">Theorem 20 (Score contribution of one binary outcome)</w:delText>
        </w:r>
      </w:del>
      <w:del w:id="3550" w:author="PR Preview" w:date="2026-01-01T00:00:00Z">
        <w:r>
          <w:delText xml:space="preserve"> </w:delText>
        </w:r>
      </w:del>
      <w:del w:id="3551" w:author="PR Preview" w:date="2026-01-01T00:00:00Z">
        <w:r>
          <w:delText xml:space="preserve">If</w:delText>
        </w:r>
      </w:del>
      <w:del w:id="355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553" w:author="PR Preview" w:date="2026-01-01T00:00:00Z">
        <w:r>
          <w:delText xml:space="preserve"> </w:delText>
        </w:r>
      </w:del>
      <w:del w:id="3554" w:author="PR Preview" w:date="2026-01-01T00:00:00Z">
        <w:r>
          <w:delText xml:space="preserve">has observed value</w:delText>
        </w:r>
      </w:del>
      <w:del w:id="355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3556" w:author="PR Preview" w:date="2026-01-01T00:00:00Z">
        <w:r>
          <w:delText xml:space="preserve"> </w:delText>
        </w:r>
      </w:del>
      <w:del w:id="3557" w:author="PR Preview" w:date="2026-01-01T00:00:00Z">
        <w:r>
          <w:delText xml:space="preserve">and</w:delText>
        </w:r>
      </w:del>
      <w:del w:id="3558" w:author="PR Preview" w:date="2026-01-01T00:00:00Z">
        <w:r>
          <w:delText xml:space="preserve"> </w:delText>
        </w:r>
      </w:del>
      <w:hyperlink w:anchor="def-precision-rv">
        <w:del w:id="3559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3560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3561" w:author="PR Preview" w:date="2026-01-01T00:00:00Z">
        <w:r>
          <w:delText xml:space="preserve">,</w:delText>
        </w:r>
      </w:del>
      <w:del w:id="3562" w:author="PR Preview" w:date="2026-01-01T00:00:00Z">
        <w:r>
          <w:delText xml:space="preserve"> </w:delText>
        </w:r>
      </w:del>
      <w:del w:id="3563" w:author="PR Preview" w:date="2026-01-01T00:00:00Z">
        <w:r>
          <w:delText xml:space="preserve">its</w:delText>
        </w:r>
      </w:del>
      <w:del w:id="3564" w:author="PR Preview" w:date="2026-01-01T00:00:00Z">
        <w:r>
          <w:delText xml:space="preserve"> </w:delText>
        </w:r>
      </w:del>
      <w:hyperlink w:anchor="def-score">
        <w:del w:id="3565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3566" w:author="PR Preview" w:date="2026-01-01T00:00:00Z">
        <w:r>
          <w:delText xml:space="preserve"> </w:delText>
        </w:r>
      </w:del>
      <w:del w:id="3567" w:author="PR Preview" w:date="2026-01-01T00:00:00Z">
        <w:r>
          <w:delText xml:space="preserve">contribution is the precision times the</w:delText>
        </w:r>
      </w:del>
      <w:del w:id="3568" w:author="PR Preview" w:date="2026-01-01T00:00:00Z">
        <w:r>
          <w:delText xml:space="preserve"> </w:delText>
        </w:r>
      </w:del>
      <w:hyperlink r:id="rId10">
        <w:del w:id="3569" w:author="PR Preview" w:date="2026-01-01T00:00:00Z">
          <w:r>
            <w:rPr>
              <w:rStyle w:val="Hyperlink"/>
            </w:rPr>
            <w:delText xml:space="preserve">deviation</w:delText>
          </w:r>
        </w:del>
      </w:hyperlink>
      <w:del w:id="3570" w:author="PR Preview" w:date="2026-01-01T00:00:00Z">
        <w:r>
          <w:delText xml:space="preserve"> </w:delText>
        </w:r>
      </w:del>
      <w:del w:id="3571" w:author="PR Preview" w:date="2026-01-01T00:00:00Z">
        <w:r>
          <w:delText xml:space="preserve">of</w:delText>
        </w:r>
      </w:del>
      <w:del w:id="357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3573" w:author="PR Preview" w:date="2026-01-01T00:00:00Z">
        <w:r>
          <w:delText xml:space="preserve"> </w:delText>
        </w:r>
      </w:del>
      <w:del w:id="3574" w:author="PR Preview" w:date="2026-01-01T00:00:00Z">
        <w:r>
          <w:delText xml:space="preserve">from its mean</w:delText>
        </w:r>
      </w:del>
      <w:del w:id="3575" w:author="PR Preview" w:date="2026-01-01T00:00:00Z">
        <w:r>
          <w:delText xml:space="preserve"> </w:delText>
        </w:r>
      </w:del>
      <m:oMath>
        <m:r>
          <m:t>π</m:t>
        </m:r>
      </m:oMath>
      <w:del w:id="357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3577" w:author="PR Preview" w:date="2026-01-01T00:00:00Z">
        <w:r>
          <w:delText xml:space="preserve">The precision</w:delText>
        </w:r>
      </w:del>
      <w:del w:id="3578" w:author="PR Preview" w:date="2026-01-01T00:00:00Z">
        <w:r>
          <w:delText xml:space="preserve"> </w:delText>
        </w:r>
      </w:del>
      <m:oMath>
        <m:r>
          <m:t>τ</m:t>
        </m:r>
      </m:oMath>
      <w:del w:id="3579" w:author="PR Preview" w:date="2026-01-01T00:00:00Z">
        <w:r>
          <w:delText xml:space="preserve"> </w:delText>
        </w:r>
      </w:del>
      <w:del w:id="3580" w:author="PR Preview" w:date="2026-01-01T00:00:00Z">
        <w:r>
          <w:delText xml:space="preserve">is the same for every</w:delText>
        </w:r>
      </w:del>
      <w:del w:id="3581" w:author="PR Preview" w:date="2026-01-01T00:00:00Z">
        <w:r>
          <w:delText xml:space="preserve"> </w:delText>
        </w:r>
      </w:del>
      <m:oMath>
        <m:r>
          <m:t>i</m:t>
        </m:r>
      </m:oMath>
      <w:del w:id="3582" w:author="PR Preview" w:date="2026-01-01T00:00:00Z">
        <w:r>
          <w:delText xml:space="preserve">, because all</w:delText>
        </w:r>
      </w:del>
      <w:del w:id="358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3584" w:author="PR Preview" w:date="2026-01-01T00:00:00Z">
        <w:r>
          <w:delText xml:space="preserve"> </w:delText>
        </w:r>
      </w:del>
      <w:del w:id="3585" w:author="PR Preview" w:date="2026-01-01T00:00:00Z">
        <w:r>
          <w:delText xml:space="preserve">share the</w:delText>
        </w:r>
      </w:del>
      <w:del w:id="3586" w:author="PR Preview" w:date="2026-01-01T00:00:00Z">
        <w:r>
          <w:delText xml:space="preserve"> </w:delText>
        </w:r>
      </w:del>
      <w:hyperlink r:id="rId56">
        <w:del w:id="3587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3588" w:author="PR Preview" w:date="2026-01-01T00:00:00Z">
        <w:r>
          <w:delText xml:space="preserve"> </w:delText>
        </w:r>
      </w:del>
      <w:hyperlink r:id="rId57">
        <w:del w:id="3589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3590" w:author="PR Preview" w:date="2026-01-01T00:00:00Z">
        <w:r>
          <w:delText xml:space="preserve"> </w:delText>
        </w:r>
      </w:del>
      <m:oMath>
        <m:r>
          <m:t>π</m:t>
        </m:r>
      </m:oMath>
      <w:del w:id="3591" w:author="PR Preview" w:date="2026-01-01T00:00:00Z">
        <w:r>
          <w:delText xml:space="preserve">.</w:delText>
        </w:r>
      </w:del>
    </w:p>
    <w:p>
      <w:pPr>
        <w:pStyle w:val="BodyText"/>
      </w:pPr>
      <w:del w:id="3592" w:author="PR Preview" w:date="2026-01-01T00:00:00Z">
        <w:r>
          <w:rPr>
            <w:i/>
            <w:iCs/>
          </w:rPr>
          <w:delText xml:space="preserve">Proof</w:delText>
        </w:r>
      </w:del>
      <w:del w:id="3593" w:author="PR Preview" w:date="2026-01-01T00:00:00Z">
        <w:r>
          <w:delText xml:space="preserve">. </w:delText>
        </w:r>
      </w:del>
      <w:del w:id="3594" w:author="PR Preview" w:date="2026-01-01T00:00:00Z">
        <w:r>
          <w:delText xml:space="preserve">This is the solution to</w:delText>
        </w:r>
      </w:del>
      <w:del w:id="3595" w:author="PR Preview" w:date="2026-01-01T00:00:00Z">
        <w:r>
          <w:delText xml:space="preserve"> </w:delText>
        </w:r>
      </w:del>
      <w:hyperlink w:anchor="exr-bernoulli-score-contribution">
        <w:del w:id="3596" w:author="PR Preview" w:date="2026-01-01T00:00:00Z">
          <w:r>
            <w:rPr>
              <w:rStyle w:val="Hyperlink"/>
            </w:rPr>
            <w:delText xml:space="preserve">Exercise 39</w:delText>
          </w:r>
        </w:del>
      </w:hyperlink>
      <w:del w:id="3597" w:author="PR Preview" w:date="2026-01-01T00:00:00Z">
        <w:r>
          <w:delText xml:space="preserve">, worked in</w:delText>
        </w:r>
      </w:del>
      <w:del w:id="3598" w:author="PR Preview" w:date="2026-01-01T00:00:00Z">
        <w:r>
          <w:delText xml:space="preserve"> </w:delText>
        </w:r>
      </w:del>
      <w:hyperlink w:anchor="sol-bernoulli-score-contribution">
        <w:del w:id="3599" w:author="PR Preview" w:date="2026-01-01T00:00:00Z">
          <w:r>
            <w:rPr>
              <w:rStyle w:val="Hyperlink"/>
            </w:rPr>
            <w:delText xml:space="preserve">Solution 39</w:delText>
          </w:r>
        </w:del>
      </w:hyperlink>
      <w:del w:id="3600" w:author="PR Preview" w:date="2026-01-01T00:00:00Z">
        <w:r>
          <w:delText xml:space="preserve">.</w:delText>
        </w:r>
      </w:del>
    </w:p>
    <w:p>
      <w:pPr>
        <w:pStyle w:val="Heading3"/>
      </w:pPr>
      <w:del w:id="3601" w:author="PR Preview" w:date="2026-01-01T00:00:00Z">
        <w:r>
          <w:delText xml:space="preserve">3.3 The score function of the sample</w:delText>
        </w:r>
      </w:del>
    </w:p>
    <w:p>
      <w:pPr>
        <w:pStyle w:val="FirstParagraph"/>
      </w:pPr>
      <w:del w:id="3602" w:author="PR Preview" w:date="2026-01-01T00:00:00Z">
        <w:r>
          <w:rPr>
            <w:b/>
            <w:bCs/>
          </w:rPr>
          <w:delText xml:space="preserve">Exercise 40 (Score function of a binary sample)</w:delText>
        </w:r>
      </w:del>
      <w:del w:id="3603" w:author="PR Preview" w:date="2026-01-01T00:00:00Z">
        <w:r>
          <w:delText xml:space="preserve"> </w:delText>
        </w:r>
      </w:del>
      <w:del w:id="3604" w:author="PR Preview" w:date="2026-01-01T00:00:00Z">
        <w:r>
          <w:delText xml:space="preserve">In the setting of</w:delText>
        </w:r>
      </w:del>
      <w:del w:id="3605" w:author="PR Preview" w:date="2026-01-01T00:00:00Z">
        <w:r>
          <w:delText xml:space="preserve"> </w:delText>
        </w:r>
      </w:del>
      <w:hyperlink w:anchor="exr-bernoulli-score-contribution">
        <w:del w:id="3606" w:author="PR Preview" w:date="2026-01-01T00:00:00Z">
          <w:r>
            <w:rPr>
              <w:rStyle w:val="Hyperlink"/>
            </w:rPr>
            <w:delText xml:space="preserve">Exercise 39</w:delText>
          </w:r>
        </w:del>
      </w:hyperlink>
      <w:del w:id="3607" w:author="PR Preview" w:date="2026-01-01T00:00:00Z">
        <w:r>
          <w:delText xml:space="preserve">,</w:delText>
        </w:r>
      </w:del>
      <w:del w:id="3608" w:author="PR Preview" w:date="2026-01-01T00:00:00Z">
        <w:r>
          <w:delText xml:space="preserve"> </w:delText>
        </w:r>
      </w:del>
      <w:del w:id="3609" w:author="PR Preview" w:date="2026-01-01T00:00:00Z">
        <w:r>
          <w:delText xml:space="preserve">let</w:delText>
        </w:r>
      </w:del>
      <w:del w:id="3610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3611" w:author="PR Preview" w:date="2026-01-01T00:00:00Z">
        <w:r>
          <w:delText xml:space="preserve"> </w:delText>
        </w:r>
      </w:del>
      <w:del w:id="3612" w:author="PR Preview" w:date="2026-01-01T00:00:00Z">
        <w:r>
          <w:delText xml:space="preserve">be the</w:delText>
        </w:r>
      </w:del>
      <w:del w:id="3613" w:author="PR Preview" w:date="2026-01-01T00:00:00Z">
        <w:r>
          <w:delText xml:space="preserve"> </w:delText>
        </w:r>
      </w:del>
      <w:hyperlink r:id="rId11">
        <w:del w:id="3614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3615" w:author="PR Preview" w:date="2026-01-01T00:00:00Z">
        <w:r>
          <w:delText xml:space="preserve"> </w:delText>
        </w:r>
      </w:del>
      <w:del w:id="3616" w:author="PR Preview" w:date="2026-01-01T00:00:00Z">
        <w:r>
          <w:delText xml:space="preserve">of the observed outcomes.</w:delText>
        </w:r>
      </w:del>
      <w:del w:id="3617" w:author="PR Preview" w:date="2026-01-01T00:00:00Z">
        <w:r>
          <w:delText xml:space="preserve"> </w:delText>
        </w:r>
      </w:del>
      <w:del w:id="3618" w:author="PR Preview" w:date="2026-01-01T00:00:00Z">
        <w:r>
          <w:delText xml:space="preserve">Assemble the</w:delText>
        </w:r>
      </w:del>
      <w:del w:id="3619" w:author="PR Preview" w:date="2026-01-01T00:00:00Z">
        <w:r>
          <w:delText xml:space="preserve"> </w:delText>
        </w:r>
      </w:del>
      <w:hyperlink w:anchor="def-score">
        <w:del w:id="3620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3621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622" w:author="PR Preview" w:date="2026-01-01T00:00:00Z">
        <w:r>
          <w:delText xml:space="preserve"> </w:delText>
        </w:r>
      </w:del>
      <w:del w:id="3623" w:author="PR Preview" w:date="2026-01-01T00:00:00Z">
        <w:r>
          <w:delText xml:space="preserve">of the whole</w:delText>
        </w:r>
      </w:del>
      <w:del w:id="3624" w:author="PR Preview" w:date="2026-01-01T00:00:00Z">
        <w:r>
          <w:delText xml:space="preserve"> </w:delText>
        </w:r>
      </w:del>
      <w:hyperlink r:id="rId13">
        <w:del w:id="3625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3626" w:author="PR Preview" w:date="2026-01-01T00:00:00Z">
        <w:r>
          <w:delText xml:space="preserve"> </w:delText>
        </w:r>
      </w:del>
      <w:del w:id="3627" w:author="PR Preview" w:date="2026-01-01T00:00:00Z">
        <w:r>
          <w:delText xml:space="preserve">from the</w:delText>
        </w:r>
      </w:del>
      <w:del w:id="3628" w:author="PR Preview" w:date="2026-01-01T00:00:00Z">
        <w:r>
          <w:delText xml:space="preserve"> </w:delText>
        </w:r>
      </w:del>
      <w:hyperlink w:anchor="def-score">
        <w:del w:id="3629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3630" w:author="PR Preview" w:date="2026-01-01T00:00:00Z">
        <w:r>
          <w:delText xml:space="preserve"> </w:delText>
        </w:r>
      </w:del>
      <w:del w:id="3631" w:author="PR Preview" w:date="2026-01-01T00:00:00Z">
        <w:r>
          <w:delText xml:space="preserve">contributions.</w:delText>
        </w:r>
      </w:del>
    </w:p>
    <w:p>
      <w:pPr>
        <w:pStyle w:val="BodyText"/>
      </w:pPr>
      <w:del w:id="3632" w:author="PR Preview" w:date="2026-01-01T00:00:00Z">
        <w:r>
          <w:rPr>
            <w:i/>
            <w:iCs/>
          </w:rPr>
          <w:delText xml:space="preserve">Solution 40</w:delText>
        </w:r>
      </w:del>
      <w:del w:id="3633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π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634" w:author="PR Preview" w:date="2026-01-01T00:00:00Z">
        <w:r>
          <w:rPr>
            <w:b/>
            <w:bCs/>
          </w:rPr>
          <w:delText xml:space="preserve">Theorem 21 (Score function of a binary sample)</w:delText>
        </w:r>
      </w:del>
      <w:del w:id="3635" w:author="PR Preview" w:date="2026-01-01T00:00:00Z">
        <w:r>
          <w:delText xml:space="preserve"> </w:delText>
        </w:r>
      </w:del>
      <w:del w:id="3636" w:author="PR Preview" w:date="2026-01-01T00:00:00Z">
        <w:r>
          <w:delText xml:space="preserve">If</w:delText>
        </w:r>
      </w:del>
      <w:del w:id="363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638" w:author="PR Preview" w:date="2026-01-01T00:00:00Z">
        <w:r>
          <w:delText xml:space="preserve"> </w:delText>
        </w:r>
      </w:del>
      <w:del w:id="3639" w:author="PR Preview" w:date="2026-01-01T00:00:00Z">
        <w:r>
          <w:delText xml:space="preserve">for</w:delText>
        </w:r>
      </w:del>
      <w:del w:id="364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3641" w:author="PR Preview" w:date="2026-01-01T00:00:00Z">
        <w:r>
          <w:delText xml:space="preserve">,</w:delText>
        </w:r>
      </w:del>
      <w:del w:id="3642" w:author="PR Preview" w:date="2026-01-01T00:00:00Z">
        <w:r>
          <w:delText xml:space="preserve"> </w:delText>
        </w:r>
      </w:del>
      <w:del w:id="3643" w:author="PR Preview" w:date="2026-01-01T00:00:00Z">
        <w:r>
          <w:delText xml:space="preserve">with observed</w:delText>
        </w:r>
      </w:del>
      <w:del w:id="3644" w:author="PR Preview" w:date="2026-01-01T00:00:00Z">
        <w:r>
          <w:delText xml:space="preserve"> </w:delText>
        </w:r>
      </w:del>
      <w:hyperlink r:id="rId11">
        <w:del w:id="3645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3646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3647" w:author="PR Preview" w:date="2026-01-01T00:00:00Z">
        <w:r>
          <w:delText xml:space="preserve"> </w:delText>
        </w:r>
      </w:del>
      <w:del w:id="3648" w:author="PR Preview" w:date="2026-01-01T00:00:00Z">
        <w:r>
          <w:delText xml:space="preserve">and</w:delText>
        </w:r>
      </w:del>
      <w:del w:id="3649" w:author="PR Preview" w:date="2026-01-01T00:00:00Z">
        <w:r>
          <w:delText xml:space="preserve"> </w:delText>
        </w:r>
      </w:del>
      <w:hyperlink w:anchor="def-precision-rv">
        <w:del w:id="3650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3651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3652" w:author="PR Preview" w:date="2026-01-01T00:00:00Z">
        <w:r>
          <w:delText xml:space="preserve">,</w:delText>
        </w:r>
      </w:del>
      <w:del w:id="3653" w:author="PR Preview" w:date="2026-01-01T00:00:00Z">
        <w:r>
          <w:delText xml:space="preserve"> </w:delText>
        </w:r>
      </w:del>
      <w:del w:id="3654" w:author="PR Preview" w:date="2026-01-01T00:00:00Z">
        <w:r>
          <w:delText xml:space="preserve">the</w:delText>
        </w:r>
      </w:del>
      <w:del w:id="3655" w:author="PR Preview" w:date="2026-01-01T00:00:00Z">
        <w:r>
          <w:delText xml:space="preserve"> </w:delText>
        </w:r>
      </w:del>
      <w:hyperlink w:anchor="def-score">
        <w:del w:id="3656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3657" w:author="PR Preview" w:date="2026-01-01T00:00:00Z">
        <w:r>
          <w:delText xml:space="preserve"> </w:delText>
        </w:r>
      </w:del>
      <w:del w:id="3658" w:author="PR Preview" w:date="2026-01-01T00:00:00Z">
        <w:r>
          <w:delText xml:space="preserve">is: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3659" w:author="PR Preview" w:date="2026-01-01T00:00:00Z">
        <w:r>
          <w:rPr>
            <w:i/>
            <w:iCs/>
          </w:rPr>
          <w:delText xml:space="preserve">Proof</w:delText>
        </w:r>
      </w:del>
      <w:del w:id="3660" w:author="PR Preview" w:date="2026-01-01T00:00:00Z">
        <w:r>
          <w:delText xml:space="preserve">. </w:delText>
        </w:r>
      </w:del>
      <w:del w:id="3661" w:author="PR Preview" w:date="2026-01-01T00:00:00Z">
        <w:r>
          <w:delText xml:space="preserve">This is the solution to</w:delText>
        </w:r>
      </w:del>
      <w:del w:id="3662" w:author="PR Preview" w:date="2026-01-01T00:00:00Z">
        <w:r>
          <w:delText xml:space="preserve"> </w:delText>
        </w:r>
      </w:del>
      <w:hyperlink w:anchor="exr-bernoulli-score-sum">
        <w:del w:id="3663" w:author="PR Preview" w:date="2026-01-01T00:00:00Z">
          <w:r>
            <w:rPr>
              <w:rStyle w:val="Hyperlink"/>
            </w:rPr>
            <w:delText xml:space="preserve">Exercise 40</w:delText>
          </w:r>
        </w:del>
      </w:hyperlink>
      <w:del w:id="3664" w:author="PR Preview" w:date="2026-01-01T00:00:00Z">
        <w:r>
          <w:delText xml:space="preserve">, worked in</w:delText>
        </w:r>
      </w:del>
      <w:del w:id="3665" w:author="PR Preview" w:date="2026-01-01T00:00:00Z">
        <w:r>
          <w:delText xml:space="preserve"> </w:delText>
        </w:r>
      </w:del>
      <w:hyperlink w:anchor="sol-bernoulli-score-sum">
        <w:del w:id="3666" w:author="PR Preview" w:date="2026-01-01T00:00:00Z">
          <w:r>
            <w:rPr>
              <w:rStyle w:val="Hyperlink"/>
            </w:rPr>
            <w:delText xml:space="preserve">Solution 40</w:delText>
          </w:r>
        </w:del>
      </w:hyperlink>
      <w:del w:id="3667" w:author="PR Preview" w:date="2026-01-01T00:00:00Z">
        <w:r>
          <w:delText xml:space="preserve">.</w:delText>
        </w:r>
      </w:del>
    </w:p>
    <w:p>
      <w:pPr>
        <w:pStyle w:val="Heading3"/>
      </w:pPr>
      <w:del w:id="3668" w:author="PR Preview" w:date="2026-01-01T00:00:00Z">
        <w:r>
          <w:delText xml:space="preserve">3.4 Solving the score equation</w:delText>
        </w:r>
      </w:del>
    </w:p>
    <w:p>
      <w:pPr>
        <w:pStyle w:val="FirstParagraph"/>
      </w:pPr>
      <w:del w:id="3669" w:author="PR Preview" w:date="2026-01-01T00:00:00Z">
        <w:r>
          <w:rPr>
            <w:b/>
            <w:bCs/>
          </w:rPr>
          <w:delText xml:space="preserve">Exercise 41 (Solving the score equation of a binary sample)</w:delText>
        </w:r>
      </w:del>
      <w:del w:id="3670" w:author="PR Preview" w:date="2026-01-01T00:00:00Z">
        <w:r>
          <w:delText xml:space="preserve"> </w:delText>
        </w:r>
      </w:del>
      <w:del w:id="3671" w:author="PR Preview" w:date="2026-01-01T00:00:00Z">
        <w:r>
          <w:delText xml:space="preserve">In the setting of</w:delText>
        </w:r>
      </w:del>
      <w:del w:id="3672" w:author="PR Preview" w:date="2026-01-01T00:00:00Z">
        <w:r>
          <w:delText xml:space="preserve"> </w:delText>
        </w:r>
      </w:del>
      <w:hyperlink w:anchor="exr-bernoulli-score-sum">
        <w:del w:id="3673" w:author="PR Preview" w:date="2026-01-01T00:00:00Z">
          <w:r>
            <w:rPr>
              <w:rStyle w:val="Hyperlink"/>
            </w:rPr>
            <w:delText xml:space="preserve">Exercise 40</w:delText>
          </w:r>
        </w:del>
      </w:hyperlink>
      <w:del w:id="3674" w:author="PR Preview" w:date="2026-01-01T00:00:00Z">
        <w:r>
          <w:delText xml:space="preserve">, assume</w:delText>
        </w:r>
      </w:del>
      <w:del w:id="3675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del w:id="3676" w:author="PR Preview" w:date="2026-01-01T00:00:00Z">
        <w:r>
          <w:delText xml:space="preserve">:</w:delText>
        </w:r>
      </w:del>
      <w:del w:id="3677" w:author="PR Preview" w:date="2026-01-01T00:00:00Z">
        <w:r>
          <w:delText xml:space="preserve"> </w:delText>
        </w:r>
      </w:del>
      <w:del w:id="3678" w:author="PR Preview" w:date="2026-01-01T00:00:00Z">
        <w:r>
          <w:delText xml:space="preserve">the</w:delText>
        </w:r>
      </w:del>
      <w:del w:id="3679" w:author="PR Preview" w:date="2026-01-01T00:00:00Z">
        <w:r>
          <w:delText xml:space="preserve"> </w:delText>
        </w:r>
      </w:del>
      <w:hyperlink r:id="rId13">
        <w:del w:id="3680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3681" w:author="PR Preview" w:date="2026-01-01T00:00:00Z">
        <w:r>
          <w:delText xml:space="preserve"> </w:delText>
        </w:r>
      </w:del>
      <w:del w:id="3682" w:author="PR Preview" w:date="2026-01-01T00:00:00Z">
        <w:r>
          <w:delText xml:space="preserve">has at least one</w:delText>
        </w:r>
      </w:del>
      <w:del w:id="3683" w:author="PR Preview" w:date="2026-01-01T00:00:00Z">
        <w:r>
          <w:delText xml:space="preserve"> </w:delText>
        </w:r>
      </w:del>
      <w:hyperlink r:id="rId56">
        <w:del w:id="3684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3685" w:author="PR Preview" w:date="2026-01-01T00:00:00Z">
        <w:r>
          <w:delText xml:space="preserve"> </w:delText>
        </w:r>
      </w:del>
      <w:del w:id="3686" w:author="PR Preview" w:date="2026-01-01T00:00:00Z">
        <w:r>
          <w:delText xml:space="preserve">and at least one non-event.</w:delText>
        </w:r>
      </w:del>
      <w:del w:id="3687" w:author="PR Preview" w:date="2026-01-01T00:00:00Z">
        <w:r>
          <w:delText xml:space="preserve"> </w:delText>
        </w:r>
      </w:del>
      <w:del w:id="3688" w:author="PR Preview" w:date="2026-01-01T00:00:00Z">
        <w:r>
          <w:delText xml:space="preserve">Solve the</w:delText>
        </w:r>
      </w:del>
      <w:del w:id="3689" w:author="PR Preview" w:date="2026-01-01T00:00:00Z">
        <w:r>
          <w:delText xml:space="preserve"> </w:delText>
        </w:r>
      </w:del>
      <w:hyperlink w:anchor="def-score-equation">
        <w:del w:id="3690" w:author="PR Preview" w:date="2026-01-01T00:00:00Z">
          <w:r>
            <w:rPr>
              <w:rStyle w:val="Hyperlink"/>
            </w:rPr>
            <w:delText xml:space="preserve">score equation</w:delText>
          </w:r>
        </w:del>
      </w:hyperlink>
      <w:del w:id="3691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3692" w:author="PR Preview" w:date="2026-01-01T00:00:00Z">
        <w:r>
          <w:delText xml:space="preserve"> </w:delText>
        </w:r>
      </w:del>
      <w:del w:id="3693" w:author="PR Preview" w:date="2026-01-01T00:00:00Z">
        <w:r>
          <w:delText xml:space="preserve">for</w:delText>
        </w:r>
      </w:del>
      <w:del w:id="3694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695" w:author="PR Preview" w:date="2026-01-01T00:00:00Z">
        <w:r>
          <w:delText xml:space="preserve">.</w:delText>
        </w:r>
      </w:del>
    </w:p>
    <w:p>
      <w:pPr>
        <w:pStyle w:val="BodyText"/>
      </w:pPr>
      <w:del w:id="3696" w:author="PR Preview" w:date="2026-01-01T00:00:00Z">
        <w:r>
          <w:rPr>
            <w:i/>
            <w:iCs/>
          </w:rPr>
          <w:delText xml:space="preserve">Solution 41</w:delText>
        </w:r>
      </w:del>
      <w:del w:id="3697" w:author="PR Preview" w:date="2026-01-01T00:00:00Z">
        <w:r>
          <w:delText xml:space="preserve">. </w:delText>
        </w:r>
      </w:del>
      <w:del w:id="3698" w:author="PR Preview" w:date="2026-01-01T00:00:00Z">
        <w:r>
          <w:delText xml:space="preserve">For</w:delText>
        </w:r>
      </w:del>
      <w:del w:id="3699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700" w:author="PR Preview" w:date="2026-01-01T00:00:00Z">
        <w:r>
          <w:delText xml:space="preserve">,</w:delText>
        </w:r>
      </w:del>
      <w:del w:id="3701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3702" w:author="PR Preview" w:date="2026-01-01T00:00:00Z">
        <w:r>
          <w:delText xml:space="preserve"> </w:delText>
        </w:r>
      </w:del>
      <w:del w:id="3703" w:author="PR Preview" w:date="2026-01-01T00:00:00Z">
        <w:r>
          <w:delText xml:space="preserve">is finite and positive,</w:delText>
        </w:r>
      </w:del>
      <w:del w:id="3704" w:author="PR Preview" w:date="2026-01-01T00:00:00Z">
        <w:r>
          <w:delText xml:space="preserve"> </w:delText>
        </w:r>
      </w:del>
      <w:del w:id="3705" w:author="PR Preview" w:date="2026-01-01T00:00:00Z">
        <w:r>
          <w:delText xml:space="preserve"> </w:delText>
        </w:r>
      </w:del>
      <w:del w:id="3706" w:author="PR Preview" w:date="2026-01-01T00:00:00Z">
        <w:r>
          <w:delText xml:space="preserve">and</w:delText>
        </w:r>
      </w:del>
      <w:del w:id="370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&gt;</m:t>
        </m:r>
        <m:r>
          <m:t>0</m:t>
        </m:r>
      </m:oMath>
      <w:del w:id="3708" w:author="PR Preview" w:date="2026-01-01T00:00:00Z">
        <w:r>
          <w:delText xml:space="preserve">, so</w:delText>
        </w:r>
      </w:del>
      <w:del w:id="3709" w:author="PR Preview" w:date="2026-01-01T00:00:00Z">
        <w:r>
          <w:delText xml:space="preserve"> </w:delText>
        </w:r>
      </w:del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del w:id="3710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del w:id="3711" w:author="PR Preview" w:date="2026-01-01T00:00:00Z">
        <w:r>
          <w:delText xml:space="preserve">Since</w:delText>
        </w:r>
      </w:del>
      <w:del w:id="3712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del w:id="3713" w:author="PR Preview" w:date="2026-01-01T00:00:00Z">
        <w:r>
          <w:delText xml:space="preserve">, this solution lies in</w:delText>
        </w:r>
      </w:del>
      <w:del w:id="371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715" w:author="PR Preview" w:date="2026-01-01T00:00:00Z">
        <w:r>
          <w:delText xml:space="preserve">.</w:delText>
        </w:r>
      </w:del>
    </w:p>
    <w:p>
      <w:pPr>
        <w:pStyle w:val="BodyText"/>
      </w:pPr>
      <w:del w:id="3716" w:author="PR Preview" w:date="2026-01-01T00:00:00Z">
        <w:r>
          <w:rPr>
            <w:b/>
            <w:bCs/>
          </w:rPr>
          <w:delText xml:space="preserve">Theorem 22 (Solution of the score equation of a binary sample)</w:delText>
        </w:r>
      </w:del>
      <w:del w:id="3717" w:author="PR Preview" w:date="2026-01-01T00:00:00Z">
        <w:r>
          <w:delText xml:space="preserve"> </w:delText>
        </w:r>
      </w:del>
      <w:del w:id="3718" w:author="PR Preview" w:date="2026-01-01T00:00:00Z">
        <w:r>
          <w:delText xml:space="preserve">If</w:delText>
        </w:r>
      </w:del>
      <w:del w:id="371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720" w:author="PR Preview" w:date="2026-01-01T00:00:00Z">
        <w:r>
          <w:delText xml:space="preserve"> </w:delText>
        </w:r>
      </w:del>
      <w:del w:id="3721" w:author="PR Preview" w:date="2026-01-01T00:00:00Z">
        <w:r>
          <w:delText xml:space="preserve">for</w:delText>
        </w:r>
      </w:del>
      <w:del w:id="372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3723" w:author="PR Preview" w:date="2026-01-01T00:00:00Z">
        <w:r>
          <w:delText xml:space="preserve"> </w:delText>
        </w:r>
      </w:del>
      <w:del w:id="3724" w:author="PR Preview" w:date="2026-01-01T00:00:00Z">
        <w:r>
          <w:delText xml:space="preserve">and the observed</w:delText>
        </w:r>
      </w:del>
      <w:del w:id="3725" w:author="PR Preview" w:date="2026-01-01T00:00:00Z">
        <w:r>
          <w:delText xml:space="preserve"> </w:delText>
        </w:r>
      </w:del>
      <w:hyperlink r:id="rId11">
        <w:del w:id="3726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3727" w:author="PR Preview" w:date="2026-01-01T00:00:00Z">
        <w:r>
          <w:delText xml:space="preserve"> </w:delText>
        </w:r>
      </w:del>
      <w:del w:id="3728" w:author="PR Preview" w:date="2026-01-01T00:00:00Z">
        <w:r>
          <w:delText xml:space="preserve">satisfies</w:delText>
        </w:r>
      </w:del>
      <w:del w:id="3729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del w:id="3730" w:author="PR Preview" w:date="2026-01-01T00:00:00Z">
        <w:r>
          <w:delText xml:space="preserve">,</w:delText>
        </w:r>
      </w:del>
      <w:del w:id="3731" w:author="PR Preview" w:date="2026-01-01T00:00:00Z">
        <w:r>
          <w:delText xml:space="preserve"> </w:delText>
        </w:r>
      </w:del>
      <w:del w:id="3732" w:author="PR Preview" w:date="2026-01-01T00:00:00Z">
        <w:r>
          <w:delText xml:space="preserve">then the</w:delText>
        </w:r>
      </w:del>
      <w:del w:id="3733" w:author="PR Preview" w:date="2026-01-01T00:00:00Z">
        <w:r>
          <w:delText xml:space="preserve"> </w:delText>
        </w:r>
      </w:del>
      <w:hyperlink w:anchor="def-score-equation">
        <w:del w:id="3734" w:author="PR Preview" w:date="2026-01-01T00:00:00Z">
          <w:r>
            <w:rPr>
              <w:rStyle w:val="Hyperlink"/>
            </w:rPr>
            <w:delText xml:space="preserve">score equation</w:delText>
          </w:r>
        </w:del>
      </w:hyperlink>
      <w:del w:id="3735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3736" w:author="PR Preview" w:date="2026-01-01T00:00:00Z">
        <w:r>
          <w:delText xml:space="preserve"> </w:delText>
        </w:r>
      </w:del>
      <w:del w:id="3737" w:author="PR Preview" w:date="2026-01-01T00:00:00Z">
        <w:r>
          <w:delText xml:space="preserve">has exactly one solution in</w:delText>
        </w:r>
      </w:del>
      <w:del w:id="373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739" w:author="PR Preview" w:date="2026-01-01T00:00:00Z">
        <w:r>
          <w:delText xml:space="preserve">:</w:delText>
        </w:r>
      </w:del>
      <w:del w:id="3740" w:author="PR Preview" w:date="2026-01-01T00:00:00Z">
        <w:r>
          <w:delText xml:space="preserve"> </w:delText>
        </w:r>
      </w:del>
      <w:del w:id="3741" w:author="PR Preview" w:date="2026-01-01T00:00:00Z">
        <w:r>
          <w:delText xml:space="preserve">the sample mean</w:delText>
        </w:r>
      </w:del>
      <w:del w:id="3742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del w:id="3743" w:author="PR Preview" w:date="2026-01-01T00:00:00Z">
        <w:r>
          <w:delText xml:space="preserve">.</w:delText>
        </w:r>
      </w:del>
    </w:p>
    <w:p>
      <w:pPr>
        <w:pStyle w:val="BodyText"/>
      </w:pPr>
      <w:del w:id="3744" w:author="PR Preview" w:date="2026-01-01T00:00:00Z">
        <w:r>
          <w:rPr>
            <w:i/>
            <w:iCs/>
          </w:rPr>
          <w:delText xml:space="preserve">Proof</w:delText>
        </w:r>
      </w:del>
      <w:del w:id="3745" w:author="PR Preview" w:date="2026-01-01T00:00:00Z">
        <w:r>
          <w:delText xml:space="preserve">. </w:delText>
        </w:r>
      </w:del>
      <w:del w:id="3746" w:author="PR Preview" w:date="2026-01-01T00:00:00Z">
        <w:r>
          <w:delText xml:space="preserve">This is the solution to</w:delText>
        </w:r>
      </w:del>
      <w:del w:id="3747" w:author="PR Preview" w:date="2026-01-01T00:00:00Z">
        <w:r>
          <w:delText xml:space="preserve"> </w:delText>
        </w:r>
      </w:del>
      <w:hyperlink w:anchor="exr-bernoulli-score-equation">
        <w:del w:id="3748" w:author="PR Preview" w:date="2026-01-01T00:00:00Z">
          <w:r>
            <w:rPr>
              <w:rStyle w:val="Hyperlink"/>
            </w:rPr>
            <w:delText xml:space="preserve">Exercise 41</w:delText>
          </w:r>
        </w:del>
      </w:hyperlink>
      <w:del w:id="3749" w:author="PR Preview" w:date="2026-01-01T00:00:00Z">
        <w:r>
          <w:delText xml:space="preserve">, worked in</w:delText>
        </w:r>
      </w:del>
      <w:del w:id="3750" w:author="PR Preview" w:date="2026-01-01T00:00:00Z">
        <w:r>
          <w:delText xml:space="preserve"> </w:delText>
        </w:r>
      </w:del>
      <w:hyperlink w:anchor="sol-bernoulli-score-equation">
        <w:del w:id="3751" w:author="PR Preview" w:date="2026-01-01T00:00:00Z">
          <w:r>
            <w:rPr>
              <w:rStyle w:val="Hyperlink"/>
            </w:rPr>
            <w:delText xml:space="preserve">Solution 41</w:delText>
          </w:r>
        </w:del>
      </w:hyperlink>
      <w:del w:id="3752" w:author="PR Preview" w:date="2026-01-01T00:00:00Z">
        <w:r>
          <w:delText xml:space="preserve">.</w:delText>
        </w:r>
      </w:del>
    </w:p>
    <w:p>
      <w:pPr>
        <w:pStyle w:val="Heading3"/>
      </w:pPr>
      <w:del w:id="3753" w:author="PR Preview" w:date="2026-01-01T00:00:00Z">
        <w:r>
          <w:delText xml:space="preserve">3.5 Hessian contributions</w:delText>
        </w:r>
      </w:del>
    </w:p>
    <w:p>
      <w:pPr>
        <w:pStyle w:val="FirstParagraph"/>
      </w:pPr>
      <w:del w:id="3754" w:author="PR Preview" w:date="2026-01-01T00:00:00Z">
        <w:r>
          <w:rPr>
            <w:b/>
            <w:bCs/>
          </w:rPr>
          <w:delText xml:space="preserve">Exercise 42 (Hessian contribution of one binary outcome)</w:delText>
        </w:r>
      </w:del>
      <w:del w:id="3755" w:author="PR Preview" w:date="2026-01-01T00:00:00Z">
        <w:r>
          <w:delText xml:space="preserve"> </w:delText>
        </w:r>
      </w:del>
      <w:del w:id="3756" w:author="PR Preview" w:date="2026-01-01T00:00:00Z">
        <w:r>
          <w:delText xml:space="preserve">In the setting of</w:delText>
        </w:r>
      </w:del>
      <w:del w:id="3757" w:author="PR Preview" w:date="2026-01-01T00:00:00Z">
        <w:r>
          <w:delText xml:space="preserve"> </w:delText>
        </w:r>
      </w:del>
      <w:hyperlink w:anchor="exr-bernoulli-score-contribution">
        <w:del w:id="3758" w:author="PR Preview" w:date="2026-01-01T00:00:00Z">
          <w:r>
            <w:rPr>
              <w:rStyle w:val="Hyperlink"/>
            </w:rPr>
            <w:delText xml:space="preserve">Exercise 39</w:delText>
          </w:r>
        </w:del>
      </w:hyperlink>
      <w:del w:id="3759" w:author="PR Preview" w:date="2026-01-01T00:00:00Z">
        <w:r>
          <w:delText xml:space="preserve">,</w:delText>
        </w:r>
      </w:del>
      <w:del w:id="3760" w:author="PR Preview" w:date="2026-01-01T00:00:00Z">
        <w:r>
          <w:delText xml:space="preserve"> </w:delText>
        </w:r>
      </w:del>
      <w:del w:id="3761" w:author="PR Preview" w:date="2026-01-01T00:00:00Z">
        <w:r>
          <w:delText xml:space="preserve">derive the</w:delText>
        </w:r>
      </w:del>
      <w:del w:id="3762" w:author="PR Preview" w:date="2026-01-01T00:00:00Z">
        <w:r>
          <w:delText xml:space="preserve"> </w:delText>
        </w:r>
      </w:del>
      <w:hyperlink w:anchor="def-hessian">
        <w:del w:id="3763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3764" w:author="PR Preview" w:date="2026-01-01T00:00:00Z">
        <w:r>
          <w:delText xml:space="preserve"> </w:delText>
        </w:r>
      </w:del>
      <w:del w:id="3765" w:author="PR Preview" w:date="2026-01-01T00:00:00Z">
        <w:r>
          <w:delText xml:space="preserve">contribution</w:delText>
        </w:r>
      </w:del>
      <w:del w:id="3766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767" w:author="PR Preview" w:date="2026-01-01T00:00:00Z">
        <w:r>
          <w:delText xml:space="preserve"> </w:delText>
        </w:r>
      </w:del>
      <w:del w:id="3768" w:author="PR Preview" w:date="2026-01-01T00:00:00Z">
        <w:r>
          <w:delText xml:space="preserve">of observation</w:delText>
        </w:r>
      </w:del>
      <w:del w:id="3769" w:author="PR Preview" w:date="2026-01-01T00:00:00Z">
        <w:r>
          <w:delText xml:space="preserve"> </w:delText>
        </w:r>
      </w:del>
      <m:oMath>
        <m:r>
          <m:t>i</m:t>
        </m:r>
      </m:oMath>
      <w:del w:id="3770" w:author="PR Preview" w:date="2026-01-01T00:00:00Z">
        <w:r>
          <w:delText xml:space="preserve">.</w:delText>
        </w:r>
      </w:del>
      <w:del w:id="3771" w:author="PR Preview" w:date="2026-01-01T00:00:00Z">
        <w:r>
          <w:delText xml:space="preserve"> </w:delText>
        </w:r>
      </w:del>
      <w:del w:id="3772" w:author="PR Preview" w:date="2026-01-01T00:00:00Z">
        <w:r>
          <w:delText xml:space="preserve">Start from the</w:delText>
        </w:r>
      </w:del>
      <w:del w:id="3773" w:author="PR Preview" w:date="2026-01-01T00:00:00Z">
        <w:r>
          <w:delText xml:space="preserve"> </w:delText>
        </w:r>
      </w:del>
      <w:hyperlink w:anchor="def-score">
        <w:del w:id="3774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3775" w:author="PR Preview" w:date="2026-01-01T00:00:00Z">
        <w:r>
          <w:delText xml:space="preserve"> </w:delText>
        </w:r>
      </w:del>
      <w:del w:id="3776" w:author="PR Preview" w:date="2026-01-01T00:00:00Z">
        <w:r>
          <w:delText xml:space="preserve">contribution written as a difference of two fractions,</w:delText>
        </w:r>
      </w:del>
      <w:del w:id="3777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del w:id="3778" w:author="PR Preview" w:date="2026-01-01T00:00:00Z">
        <w:r>
          <w:delText xml:space="preserve">,</w:delText>
        </w:r>
      </w:del>
      <w:del w:id="3779" w:author="PR Preview" w:date="2026-01-01T00:00:00Z">
        <w:r>
          <w:delText xml:space="preserve"> </w:delText>
        </w:r>
      </w:del>
      <w:del w:id="3780" w:author="PR Preview" w:date="2026-01-01T00:00:00Z">
        <w:r>
          <w:delText xml:space="preserve">the form in</w:delText>
        </w:r>
      </w:del>
      <w:del w:id="3781" w:author="PR Preview" w:date="2026-01-01T00:00:00Z">
        <w:r>
          <w:delText xml:space="preserve"> </w:delText>
        </w:r>
      </w:del>
      <w:hyperlink w:anchor="sol-derive-bernoulli-score">
        <w:del w:id="3782" w:author="PR Preview" w:date="2026-01-01T00:00:00Z">
          <w:r>
            <w:rPr>
              <w:rStyle w:val="Hyperlink"/>
            </w:rPr>
            <w:delText xml:space="preserve">Solution 8</w:delText>
          </w:r>
        </w:del>
      </w:hyperlink>
      <w:del w:id="3783" w:author="PR Preview" w:date="2026-01-01T00:00:00Z">
        <w:r>
          <w:delText xml:space="preserve"> </w:delText>
        </w:r>
      </w:del>
      <w:del w:id="3784" w:author="PR Preview" w:date="2026-01-01T00:00:00Z">
        <w:r>
          <w:delText xml:space="preserve">before its fractions are combined.</w:delText>
        </w:r>
      </w:del>
    </w:p>
    <w:p>
      <w:pPr>
        <w:pStyle w:val="BodyText"/>
      </w:pPr>
      <w:del w:id="3785" w:author="PR Preview" w:date="2026-01-01T00:00:00Z">
        <w:r>
          <w:rPr>
            <w:i/>
            <w:iCs/>
          </w:rPr>
          <w:delText xml:space="preserve">Solution 42</w:delText>
        </w:r>
      </w:del>
      <w:del w:id="3786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del w:id="3787" w:author="PR Preview" w:date="2026-01-01T00:00:00Z">
        <w:r>
          <w:delText xml:space="preserve">The first derivative is: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del w:id="3788" w:author="PR Preview" w:date="2026-01-01T00:00:00Z">
        <w:r>
          <w:delText xml:space="preserve">The second derivative needs the chain rule: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del w:id="3789" w:author="PR Preview" w:date="2026-01-01T00:00:00Z">
        <w:r>
          <w:delText xml:space="preserve">Substituting both derivatives back in: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del w:id="3790" w:author="PR Preview" w:date="2026-01-01T00:00:00Z">
        <w:r>
          <w:rPr>
            <w:b/>
            <w:bCs/>
          </w:rPr>
          <w:delText xml:space="preserve">Theorem 23 (Hessian contribution of one binary outcome)</w:delText>
        </w:r>
      </w:del>
      <w:del w:id="3791" w:author="PR Preview" w:date="2026-01-01T00:00:00Z">
        <w:r>
          <w:delText xml:space="preserve"> </w:delText>
        </w:r>
      </w:del>
      <w:del w:id="3792" w:author="PR Preview" w:date="2026-01-01T00:00:00Z">
        <w:r>
          <w:delText xml:space="preserve">If</w:delText>
        </w:r>
      </w:del>
      <w:del w:id="379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794" w:author="PR Preview" w:date="2026-01-01T00:00:00Z">
        <w:r>
          <w:delText xml:space="preserve"> </w:delText>
        </w:r>
      </w:del>
      <w:del w:id="3795" w:author="PR Preview" w:date="2026-01-01T00:00:00Z">
        <w:r>
          <w:delText xml:space="preserve">has observed value</w:delText>
        </w:r>
      </w:del>
      <w:del w:id="379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3797" w:author="PR Preview" w:date="2026-01-01T00:00:00Z">
        <w:r>
          <w:delText xml:space="preserve">,</w:delText>
        </w:r>
      </w:del>
      <w:del w:id="3798" w:author="PR Preview" w:date="2026-01-01T00:00:00Z">
        <w:r>
          <w:delText xml:space="preserve"> </w:delText>
        </w:r>
      </w:del>
      <w:del w:id="3799" w:author="PR Preview" w:date="2026-01-01T00:00:00Z">
        <w:r>
          <w:delText xml:space="preserve">its</w:delText>
        </w:r>
      </w:del>
      <w:del w:id="3800" w:author="PR Preview" w:date="2026-01-01T00:00:00Z">
        <w:r>
          <w:delText xml:space="preserve"> </w:delText>
        </w:r>
      </w:del>
      <w:hyperlink w:anchor="def-hessian">
        <w:del w:id="3801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3802" w:author="PR Preview" w:date="2026-01-01T00:00:00Z">
        <w:r>
          <w:delText xml:space="preserve"> </w:delText>
        </w:r>
      </w:del>
      <w:del w:id="3803" w:author="PR Preview" w:date="2026-01-01T00:00:00Z">
        <w:r>
          <w:delText xml:space="preserve">contribution is:</w:delText>
        </w:r>
      </w:del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del w:id="3804" w:author="PR Preview" w:date="2026-01-01T00:00:00Z">
        <w:r>
          <w:rPr>
            <w:i/>
            <w:iCs/>
          </w:rPr>
          <w:delText xml:space="preserve">Proof</w:delText>
        </w:r>
      </w:del>
      <w:del w:id="3805" w:author="PR Preview" w:date="2026-01-01T00:00:00Z">
        <w:r>
          <w:delText xml:space="preserve">. </w:delText>
        </w:r>
      </w:del>
      <w:del w:id="3806" w:author="PR Preview" w:date="2026-01-01T00:00:00Z">
        <w:r>
          <w:delText xml:space="preserve">This is the solution to</w:delText>
        </w:r>
      </w:del>
      <w:del w:id="3807" w:author="PR Preview" w:date="2026-01-01T00:00:00Z">
        <w:r>
          <w:delText xml:space="preserve"> </w:delText>
        </w:r>
      </w:del>
      <w:hyperlink w:anchor="exr-bernoulli-hessian-contribution">
        <w:del w:id="3808" w:author="PR Preview" w:date="2026-01-01T00:00:00Z">
          <w:r>
            <w:rPr>
              <w:rStyle w:val="Hyperlink"/>
            </w:rPr>
            <w:delText xml:space="preserve">Exercise 42</w:delText>
          </w:r>
        </w:del>
      </w:hyperlink>
      <w:del w:id="3809" w:author="PR Preview" w:date="2026-01-01T00:00:00Z">
        <w:r>
          <w:delText xml:space="preserve">, worked in</w:delText>
        </w:r>
      </w:del>
      <w:del w:id="3810" w:author="PR Preview" w:date="2026-01-01T00:00:00Z">
        <w:r>
          <w:delText xml:space="preserve"> </w:delText>
        </w:r>
      </w:del>
      <w:hyperlink w:anchor="sol-bernoulli-hessian-contribution">
        <w:del w:id="3811" w:author="PR Preview" w:date="2026-01-01T00:00:00Z">
          <w:r>
            <w:rPr>
              <w:rStyle w:val="Hyperlink"/>
            </w:rPr>
            <w:delText xml:space="preserve">Solution 42</w:delText>
          </w:r>
        </w:del>
      </w:hyperlink>
      <w:del w:id="3812" w:author="PR Preview" w:date="2026-01-01T00:00:00Z">
        <w:r>
          <w:delText xml:space="preserve">.</w:delText>
        </w:r>
      </w:del>
    </w:p>
    <w:p>
      <w:pPr>
        <w:pStyle w:val="Heading3"/>
      </w:pPr>
      <w:del w:id="3813" w:author="PR Preview" w:date="2026-01-01T00:00:00Z">
        <w:r>
          <w:delText xml:space="preserve">3.6 The Hessian of the sample</w:delText>
        </w:r>
      </w:del>
    </w:p>
    <w:p>
      <w:pPr>
        <w:pStyle w:val="FirstParagraph"/>
      </w:pPr>
      <w:del w:id="3814" w:author="PR Preview" w:date="2026-01-01T00:00:00Z">
        <w:r>
          <w:rPr>
            <w:b/>
            <w:bCs/>
          </w:rPr>
          <w:delText xml:space="preserve">Exercise 43 (Hessian of a binary sample)</w:delText>
        </w:r>
      </w:del>
      <w:del w:id="3815" w:author="PR Preview" w:date="2026-01-01T00:00:00Z">
        <w:r>
          <w:delText xml:space="preserve"> </w:delText>
        </w:r>
      </w:del>
      <w:del w:id="3816" w:author="PR Preview" w:date="2026-01-01T00:00:00Z">
        <w:r>
          <w:delText xml:space="preserve">In the setting of</w:delText>
        </w:r>
      </w:del>
      <w:del w:id="3817" w:author="PR Preview" w:date="2026-01-01T00:00:00Z">
        <w:r>
          <w:delText xml:space="preserve"> </w:delText>
        </w:r>
      </w:del>
      <w:hyperlink w:anchor="exr-bernoulli-score-sum">
        <w:del w:id="3818" w:author="PR Preview" w:date="2026-01-01T00:00:00Z">
          <w:r>
            <w:rPr>
              <w:rStyle w:val="Hyperlink"/>
            </w:rPr>
            <w:delText xml:space="preserve">Exercise 40</w:delText>
          </w:r>
        </w:del>
      </w:hyperlink>
      <w:del w:id="3819" w:author="PR Preview" w:date="2026-01-01T00:00:00Z">
        <w:r>
          <w:delText xml:space="preserve">,</w:delText>
        </w:r>
      </w:del>
      <w:del w:id="3820" w:author="PR Preview" w:date="2026-01-01T00:00:00Z">
        <w:r>
          <w:delText xml:space="preserve"> </w:delText>
        </w:r>
      </w:del>
      <w:del w:id="3821" w:author="PR Preview" w:date="2026-01-01T00:00:00Z">
        <w:r>
          <w:delText xml:space="preserve">assemble the</w:delText>
        </w:r>
      </w:del>
      <w:del w:id="3822" w:author="PR Preview" w:date="2026-01-01T00:00:00Z">
        <w:r>
          <w:delText xml:space="preserve"> </w:delText>
        </w:r>
      </w:del>
      <w:hyperlink w:anchor="def-hessian">
        <w:del w:id="3823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3824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825" w:author="PR Preview" w:date="2026-01-01T00:00:00Z">
        <w:r>
          <w:delText xml:space="preserve"> </w:delText>
        </w:r>
      </w:del>
      <w:del w:id="3826" w:author="PR Preview" w:date="2026-01-01T00:00:00Z">
        <w:r>
          <w:delText xml:space="preserve">of the whole</w:delText>
        </w:r>
      </w:del>
      <w:del w:id="3827" w:author="PR Preview" w:date="2026-01-01T00:00:00Z">
        <w:r>
          <w:delText xml:space="preserve"> </w:delText>
        </w:r>
      </w:del>
      <w:hyperlink r:id="rId13">
        <w:del w:id="3828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3829" w:author="PR Preview" w:date="2026-01-01T00:00:00Z">
        <w:r>
          <w:delText xml:space="preserve"> </w:delText>
        </w:r>
      </w:del>
      <w:del w:id="3830" w:author="PR Preview" w:date="2026-01-01T00:00:00Z">
        <w:r>
          <w:delText xml:space="preserve">from the Hessian contributions.</w:delText>
        </w:r>
      </w:del>
    </w:p>
    <w:p>
      <w:pPr>
        <w:pStyle w:val="BodyText"/>
      </w:pPr>
      <w:del w:id="3831" w:author="PR Preview" w:date="2026-01-01T00:00:00Z">
        <w:r>
          <w:rPr>
            <w:i/>
            <w:iCs/>
          </w:rPr>
          <w:delText xml:space="preserve">Solution 43</w:delText>
        </w:r>
      </w:del>
      <w:del w:id="3832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derivative of a sum is the sum of the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the denominators do not depend on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833" w:author="PR Preview" w:date="2026-01-01T00:00:00Z">
        <w:r>
          <w:rPr>
            <w:b/>
            <w:bCs/>
          </w:rPr>
          <w:delText xml:space="preserve">Theorem 24 (Hessian of a binary sample)</w:delText>
        </w:r>
      </w:del>
      <w:del w:id="3834" w:author="PR Preview" w:date="2026-01-01T00:00:00Z">
        <w:r>
          <w:delText xml:space="preserve"> </w:delText>
        </w:r>
      </w:del>
      <w:del w:id="3835" w:author="PR Preview" w:date="2026-01-01T00:00:00Z">
        <w:r>
          <w:delText xml:space="preserve">If</w:delText>
        </w:r>
      </w:del>
      <w:del w:id="383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837" w:author="PR Preview" w:date="2026-01-01T00:00:00Z">
        <w:r>
          <w:delText xml:space="preserve"> </w:delText>
        </w:r>
      </w:del>
      <w:del w:id="3838" w:author="PR Preview" w:date="2026-01-01T00:00:00Z">
        <w:r>
          <w:delText xml:space="preserve">for</w:delText>
        </w:r>
      </w:del>
      <w:del w:id="383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3840" w:author="PR Preview" w:date="2026-01-01T00:00:00Z">
        <w:r>
          <w:delText xml:space="preserve">, with observed</w:delText>
        </w:r>
      </w:del>
      <w:del w:id="3841" w:author="PR Preview" w:date="2026-01-01T00:00:00Z">
        <w:r>
          <w:delText xml:space="preserve"> </w:delText>
        </w:r>
      </w:del>
      <w:hyperlink r:id="rId11">
        <w:del w:id="3842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3843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3844" w:author="PR Preview" w:date="2026-01-01T00:00:00Z">
        <w:r>
          <w:delText xml:space="preserve">,</w:delText>
        </w:r>
      </w:del>
      <w:del w:id="3845" w:author="PR Preview" w:date="2026-01-01T00:00:00Z">
        <w:r>
          <w:delText xml:space="preserve"> </w:delText>
        </w:r>
      </w:del>
      <w:del w:id="3846" w:author="PR Preview" w:date="2026-01-01T00:00:00Z">
        <w:r>
          <w:delText xml:space="preserve">the</w:delText>
        </w:r>
      </w:del>
      <w:del w:id="3847" w:author="PR Preview" w:date="2026-01-01T00:00:00Z">
        <w:r>
          <w:delText xml:space="preserve"> </w:delText>
        </w:r>
      </w:del>
      <w:hyperlink w:anchor="def-hessian">
        <w:del w:id="3848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3849" w:author="PR Preview" w:date="2026-01-01T00:00:00Z">
        <w:r>
          <w:delText xml:space="preserve"> </w:delText>
        </w:r>
      </w:del>
      <w:del w:id="3850" w:author="PR Preview" w:date="2026-01-01T00:00:00Z">
        <w:r>
          <w:delText xml:space="preserve">of the</w:delText>
        </w:r>
      </w:del>
      <w:del w:id="3851" w:author="PR Preview" w:date="2026-01-01T00:00:00Z">
        <w:r>
          <w:delText xml:space="preserve"> </w:delText>
        </w:r>
      </w:del>
      <w:hyperlink w:anchor="def-loglik">
        <w:del w:id="3852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3853" w:author="PR Preview" w:date="2026-01-01T00:00:00Z">
        <w:r>
          <w:delText xml:space="preserve"> </w:delText>
        </w:r>
      </w:del>
      <w:del w:id="3854" w:author="PR Preview" w:date="2026-01-01T00:00:00Z">
        <w:r>
          <w:delText xml:space="preserve">is the</w:delText>
        </w:r>
      </w:del>
      <w:del w:id="385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3856" w:author="PR Preview" w:date="2026-01-01T00:00:00Z">
        <w:r>
          <w:delText xml:space="preserve"> </w:delText>
        </w:r>
      </w:del>
      <w:del w:id="3857" w:author="PR Preview" w:date="2026-01-01T00:00:00Z">
        <w:r>
          <w:delText xml:space="preserve">matrix whose only entry is: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del w:id="3858" w:author="PR Preview" w:date="2026-01-01T00:00:00Z">
        <w:r>
          <w:rPr>
            <w:i/>
            <w:iCs/>
          </w:rPr>
          <w:delText xml:space="preserve">Proof</w:delText>
        </w:r>
      </w:del>
      <w:del w:id="3859" w:author="PR Preview" w:date="2026-01-01T00:00:00Z">
        <w:r>
          <w:delText xml:space="preserve">. </w:delText>
        </w:r>
      </w:del>
      <w:del w:id="3860" w:author="PR Preview" w:date="2026-01-01T00:00:00Z">
        <w:r>
          <w:delText xml:space="preserve">This is the solution to</w:delText>
        </w:r>
      </w:del>
      <w:del w:id="3861" w:author="PR Preview" w:date="2026-01-01T00:00:00Z">
        <w:r>
          <w:delText xml:space="preserve"> </w:delText>
        </w:r>
      </w:del>
      <w:hyperlink w:anchor="exr-bernoulli-hessian-sum">
        <w:del w:id="3862" w:author="PR Preview" w:date="2026-01-01T00:00:00Z">
          <w:r>
            <w:rPr>
              <w:rStyle w:val="Hyperlink"/>
            </w:rPr>
            <w:delText xml:space="preserve">Exercise 43</w:delText>
          </w:r>
        </w:del>
      </w:hyperlink>
      <w:del w:id="3863" w:author="PR Preview" w:date="2026-01-01T00:00:00Z">
        <w:r>
          <w:delText xml:space="preserve">, worked in</w:delText>
        </w:r>
      </w:del>
      <w:del w:id="3864" w:author="PR Preview" w:date="2026-01-01T00:00:00Z">
        <w:r>
          <w:delText xml:space="preserve"> </w:delText>
        </w:r>
      </w:del>
      <w:hyperlink w:anchor="sol-bernoulli-hessian-sum">
        <w:del w:id="3865" w:author="PR Preview" w:date="2026-01-01T00:00:00Z">
          <w:r>
            <w:rPr>
              <w:rStyle w:val="Hyperlink"/>
            </w:rPr>
            <w:delText xml:space="preserve">Solution 43</w:delText>
          </w:r>
        </w:del>
      </w:hyperlink>
      <w:del w:id="3866" w:author="PR Preview" w:date="2026-01-01T00:00:00Z">
        <w:r>
          <w:delText xml:space="preserve">.</w:delText>
        </w:r>
      </w:del>
    </w:p>
    <w:p>
      <w:pPr>
        <w:pStyle w:val="Heading3"/>
      </w:pPr>
      <w:del w:id="3867" w:author="PR Preview" w:date="2026-01-01T00:00:00Z">
        <w:r>
          <w:delText xml:space="preserve">3.7 Checking that the Hessian is negative definite</w:delText>
        </w:r>
      </w:del>
    </w:p>
    <w:p>
      <w:pPr>
        <w:pStyle w:val="FirstParagraph"/>
      </w:pPr>
      <w:del w:id="3868" w:author="PR Preview" w:date="2026-01-01T00:00:00Z">
        <w:r>
          <w:rPr>
            <w:b/>
            <w:bCs/>
          </w:rPr>
          <w:delText xml:space="preserve">Exercise 44 (Negative definiteness of the Hessian of a binary sample)</w:delText>
        </w:r>
      </w:del>
      <w:del w:id="3869" w:author="PR Preview" w:date="2026-01-01T00:00:00Z">
        <w:r>
          <w:delText xml:space="preserve"> </w:delText>
        </w:r>
      </w:del>
      <w:del w:id="3870" w:author="PR Preview" w:date="2026-01-01T00:00:00Z">
        <w:r>
          <w:delText xml:space="preserve">In the setting of</w:delText>
        </w:r>
      </w:del>
      <w:del w:id="3871" w:author="PR Preview" w:date="2026-01-01T00:00:00Z">
        <w:r>
          <w:delText xml:space="preserve"> </w:delText>
        </w:r>
      </w:del>
      <w:hyperlink w:anchor="exr-bernoulli-hessian-sum">
        <w:del w:id="3872" w:author="PR Preview" w:date="2026-01-01T00:00:00Z">
          <w:r>
            <w:rPr>
              <w:rStyle w:val="Hyperlink"/>
            </w:rPr>
            <w:delText xml:space="preserve">Exercise 43</w:delText>
          </w:r>
        </w:del>
      </w:hyperlink>
      <w:del w:id="3873" w:author="PR Preview" w:date="2026-01-01T00:00:00Z">
        <w:r>
          <w:delText xml:space="preserve">,</w:delText>
        </w:r>
      </w:del>
      <w:del w:id="3874" w:author="PR Preview" w:date="2026-01-01T00:00:00Z">
        <w:r>
          <w:delText xml:space="preserve"> </w:delText>
        </w:r>
      </w:del>
      <w:del w:id="3875" w:author="PR Preview" w:date="2026-01-01T00:00:00Z">
        <w:r>
          <w:delText xml:space="preserve">show that the</w:delText>
        </w:r>
      </w:del>
      <w:del w:id="3876" w:author="PR Preview" w:date="2026-01-01T00:00:00Z">
        <w:r>
          <w:delText xml:space="preserve"> </w:delText>
        </w:r>
      </w:del>
      <w:hyperlink w:anchor="def-hessian">
        <w:del w:id="3877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3878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879" w:author="PR Preview" w:date="2026-01-01T00:00:00Z">
        <w:r>
          <w:delText xml:space="preserve"> </w:delText>
        </w:r>
      </w:del>
      <w:del w:id="3880" w:author="PR Preview" w:date="2026-01-01T00:00:00Z">
        <w:r>
          <w:delText xml:space="preserve">is negative definite for every</w:delText>
        </w:r>
      </w:del>
      <w:del w:id="3881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882" w:author="PR Preview" w:date="2026-01-01T00:00:00Z">
        <w:r>
          <w:delText xml:space="preserve">.</w:delText>
        </w:r>
      </w:del>
      <w:del w:id="3883" w:author="PR Preview" w:date="2026-01-01T00:00:00Z">
        <w:r>
          <w:delText xml:space="preserve"> </w:delText>
        </w:r>
      </w:del>
    </w:p>
    <w:p>
      <w:pPr>
        <w:pStyle w:val="BodyText"/>
      </w:pPr>
      <w:del w:id="3884" w:author="PR Preview" w:date="2026-01-01T00:00:00Z">
        <w:r>
          <w:rPr>
            <w:i/>
            <w:iCs/>
          </w:rPr>
          <w:delText xml:space="preserve">Solution 44</w:delText>
        </w:r>
      </w:del>
      <w:del w:id="3885" w:author="PR Preview" w:date="2026-01-01T00:00:00Z">
        <w:r>
          <w:delText xml:space="preserve">. </w:delText>
        </w:r>
      </w:del>
      <w:del w:id="3886" w:author="PR Preview" w:date="2026-01-01T00:00:00Z">
        <w:r>
          <w:delText xml:space="preserve">A</w:delText>
        </w:r>
      </w:del>
      <w:del w:id="388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3888" w:author="PR Preview" w:date="2026-01-01T00:00:00Z">
        <w:r>
          <w:delText xml:space="preserve"> </w:delText>
        </w:r>
      </w:del>
      <w:del w:id="3889" w:author="PR Preview" w:date="2026-01-01T00:00:00Z">
        <w:r>
          <w:delText xml:space="preserve">matrix is negative definite exactly when its only entry is negative,</w:delText>
        </w:r>
      </w:del>
      <w:del w:id="3890" w:author="PR Preview" w:date="2026-01-01T00:00:00Z">
        <w:r>
          <w:delText xml:space="preserve"> </w:delText>
        </w:r>
      </w:del>
      <w:del w:id="3891" w:author="PR Preview" w:date="2026-01-01T00:00:00Z">
        <w:r>
          <w:delText xml:space="preserve"> </w:delText>
        </w:r>
      </w:del>
      <w:del w:id="3892" w:author="PR Preview" w:date="2026-01-01T00:00:00Z">
        <w:r>
          <w:delText xml:space="preserve">so it is enough to show</w:delText>
        </w:r>
      </w:del>
      <w:del w:id="3893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del w:id="3894" w:author="PR Preview" w:date="2026-01-01T00:00:00Z">
        <w:r>
          <w:delText xml:space="preserve">.</w:delText>
        </w:r>
      </w:del>
    </w:p>
    <w:p>
      <w:pPr>
        <w:pStyle w:val="BodyText"/>
      </w:pPr>
      <w:del w:id="3895" w:author="PR Preview" w:date="2026-01-01T00:00:00Z">
        <w:r>
          <w:delText xml:space="preserve">Fix</w:delText>
        </w:r>
      </w:del>
      <w:del w:id="3896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897" w:author="PR Preview" w:date="2026-01-01T00:00:00Z">
        <w:r>
          <w:delText xml:space="preserve">.</w:delText>
        </w:r>
      </w:del>
      <w:del w:id="3898" w:author="PR Preview" w:date="2026-01-01T00:00:00Z">
        <w:r>
          <w:delText xml:space="preserve"> </w:delText>
        </w:r>
      </w:del>
      <w:del w:id="3899" w:author="PR Preview" w:date="2026-01-01T00:00:00Z">
        <w:r>
          <w:delText xml:space="preserve">Then:</w:delText>
        </w:r>
      </w:del>
    </w:p>
    <w:p>
      <w:pPr>
        <w:pStyle w:val="Compact"/>
        <w:numPr>
          <w:ilvl w:val="0"/>
          <w:numId w:val="1008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3900" w:author="PR Preview" w:date="2026-01-01T00:00:00Z">
        <w:r>
          <w:delText xml:space="preserve"> </w:delText>
        </w:r>
      </w:del>
      <w:del w:id="3901" w:author="PR Preview" w:date="2026-01-01T00:00:00Z">
        <w:r>
          <w:delText xml:space="preserve">and</w:delText>
        </w:r>
      </w:del>
      <w:del w:id="3902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3903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del w:id="3904" w:author="PR Preview" w:date="2026-01-01T00:00:00Z">
        <w:r>
          <w:delText xml:space="preserve"> </w:delText>
        </w:r>
      </w:del>
      <w:del w:id="3905" w:author="PR Preview" w:date="2026-01-01T00:00:00Z">
        <w:r>
          <w:delText xml:space="preserve">and</w:delText>
        </w:r>
      </w:del>
      <w:del w:id="390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del w:id="3907" w:author="PR Preview" w:date="2026-01-01T00:00:00Z">
        <w:r>
          <w:delText xml:space="preserve">, because</w:delText>
        </w:r>
      </w:del>
      <w:del w:id="390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3909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del w:id="3910" w:author="PR Preview" w:date="2026-01-01T00:00:00Z">
        <w:r>
          <w:delText xml:space="preserve"> </w:delText>
        </w:r>
      </w:del>
      <w:del w:id="3911" w:author="PR Preview" w:date="2026-01-01T00:00:00Z">
        <w:r>
          <w:delText xml:space="preserve">and</w:delText>
        </w:r>
      </w:del>
      <w:del w:id="391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del w:id="3913" w:author="PR Preview" w:date="2026-01-01T00:00:00Z">
        <w:r>
          <w:delText xml:space="preserve"> </w:delText>
        </w:r>
      </w:del>
      <w:del w:id="3914" w:author="PR Preview" w:date="2026-01-01T00:00:00Z">
        <w:r>
          <w:delText xml:space="preserve">are not both zero, because they sum to</w:delText>
        </w:r>
      </w:del>
      <w:del w:id="3915" w:author="PR Preview" w:date="2026-01-01T00:00:00Z">
        <w:r>
          <w:delText xml:space="preserve"> </w:delText>
        </w:r>
      </w:del>
      <m:oMath>
        <m:r>
          <m:t>1</m:t>
        </m:r>
      </m:oMath>
      <w:del w:id="3916" w:author="PR Preview" w:date="2026-01-01T00:00:00Z">
        <w:r>
          <w:delText xml:space="preserve">.</w:delText>
        </w:r>
      </w:del>
    </w:p>
    <w:p>
      <w:pPr>
        <w:pStyle w:val="FirstParagraph"/>
      </w:pPr>
      <w:del w:id="3917" w:author="PR Preview" w:date="2026-01-01T00:00:00Z">
        <w:r>
          <w:delText xml:space="preserve">So</w:delText>
        </w:r>
      </w:del>
      <w:del w:id="3918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3919" w:author="PR Preview" w:date="2026-01-01T00:00:00Z">
        <w:r>
          <w:delText xml:space="preserve"> </w:delText>
        </w:r>
      </w:del>
      <w:del w:id="3920" w:author="PR Preview" w:date="2026-01-01T00:00:00Z">
        <w:r>
          <w:delText xml:space="preserve">is a sum of two nonnegative terms, at least one of them positive.</w:delText>
        </w:r>
      </w:del>
      <w:del w:id="3921" w:author="PR Preview" w:date="2026-01-01T00:00:00Z">
        <w:r>
          <w:delText xml:space="preserve"> </w:delText>
        </w:r>
      </w:del>
      <w:del w:id="3922" w:author="PR Preview" w:date="2026-01-01T00:00:00Z">
        <w:r>
          <w:delText xml:space="preserve"> </w:delText>
        </w:r>
      </w:del>
      <w:del w:id="3923" w:author="PR Preview" w:date="2026-01-01T00:00:00Z">
        <w:r>
          <w:delText xml:space="preserve">It is therefore positive, and with</w:delText>
        </w:r>
      </w:del>
      <w:del w:id="392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&gt;</m:t>
        </m:r>
        <m:r>
          <m:t>0</m:t>
        </m:r>
      </m:oMath>
      <w:del w:id="392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del w:id="3926" w:author="PR Preview" w:date="2026-01-01T00:00:00Z">
        <w:r>
          <w:delText xml:space="preserve">This holds for every</w:delText>
        </w:r>
      </w:del>
      <w:del w:id="3927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928" w:author="PR Preview" w:date="2026-01-01T00:00:00Z">
        <w:r>
          <w:delText xml:space="preserve">.</w:delText>
        </w:r>
      </w:del>
    </w:p>
    <w:p>
      <w:pPr>
        <w:pStyle w:val="BodyText"/>
      </w:pPr>
      <w:del w:id="3929" w:author="PR Preview" w:date="2026-01-01T00:00:00Z">
        <w:r>
          <w:rPr>
            <w:b/>
            <w:bCs/>
          </w:rPr>
          <w:delText xml:space="preserve">Theorem 25 (Negative definiteness of the Hessian of a binary sample)</w:delText>
        </w:r>
      </w:del>
      <w:del w:id="3930" w:author="PR Preview" w:date="2026-01-01T00:00:00Z">
        <w:r>
          <w:delText xml:space="preserve"> </w:delText>
        </w:r>
      </w:del>
      <w:del w:id="3931" w:author="PR Preview" w:date="2026-01-01T00:00:00Z">
        <w:r>
          <w:delText xml:space="preserve">If</w:delText>
        </w:r>
      </w:del>
      <w:del w:id="393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933" w:author="PR Preview" w:date="2026-01-01T00:00:00Z">
        <w:r>
          <w:delText xml:space="preserve"> </w:delText>
        </w:r>
      </w:del>
      <w:del w:id="3934" w:author="PR Preview" w:date="2026-01-01T00:00:00Z">
        <w:r>
          <w:delText xml:space="preserve">for</w:delText>
        </w:r>
      </w:del>
      <w:del w:id="393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3936" w:author="PR Preview" w:date="2026-01-01T00:00:00Z">
        <w:r>
          <w:delText xml:space="preserve">,</w:delText>
        </w:r>
      </w:del>
      <w:del w:id="3937" w:author="PR Preview" w:date="2026-01-01T00:00:00Z">
        <w:r>
          <w:delText xml:space="preserve"> </w:delText>
        </w:r>
      </w:del>
      <w:del w:id="3938" w:author="PR Preview" w:date="2026-01-01T00:00:00Z">
        <w:r>
          <w:delText xml:space="preserve">the</w:delText>
        </w:r>
      </w:del>
      <w:del w:id="3939" w:author="PR Preview" w:date="2026-01-01T00:00:00Z">
        <w:r>
          <w:delText xml:space="preserve"> </w:delText>
        </w:r>
      </w:del>
      <w:hyperlink w:anchor="def-hessian">
        <w:del w:id="3940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3941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942" w:author="PR Preview" w:date="2026-01-01T00:00:00Z">
        <w:r>
          <w:delText xml:space="preserve"> </w:delText>
        </w:r>
      </w:del>
      <w:del w:id="3943" w:author="PR Preview" w:date="2026-01-01T00:00:00Z">
        <w:r>
          <w:delText xml:space="preserve">of the</w:delText>
        </w:r>
      </w:del>
      <w:del w:id="3944" w:author="PR Preview" w:date="2026-01-01T00:00:00Z">
        <w:r>
          <w:delText xml:space="preserve"> </w:delText>
        </w:r>
      </w:del>
      <w:hyperlink w:anchor="def-loglik">
        <w:del w:id="3945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3946" w:author="PR Preview" w:date="2026-01-01T00:00:00Z">
        <w:r>
          <w:delText xml:space="preserve"> </w:delText>
        </w:r>
      </w:del>
      <w:del w:id="3947" w:author="PR Preview" w:date="2026-01-01T00:00:00Z">
        <w:r>
          <w:delText xml:space="preserve">is negative definite for every</w:delText>
        </w:r>
      </w:del>
      <w:del w:id="3948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949" w:author="PR Preview" w:date="2026-01-01T00:00:00Z">
        <w:r>
          <w:delText xml:space="preserve">,</w:delText>
        </w:r>
      </w:del>
      <w:del w:id="3950" w:author="PR Preview" w:date="2026-01-01T00:00:00Z">
        <w:r>
          <w:delText xml:space="preserve"> </w:delText>
        </w:r>
      </w:del>
      <w:del w:id="3951" w:author="PR Preview" w:date="2026-01-01T00:00:00Z">
        <w:r>
          <w:delText xml:space="preserve"> </w:delText>
        </w:r>
      </w:del>
      <w:del w:id="3952" w:author="PR Preview" w:date="2026-01-01T00:00:00Z">
        <w:r>
          <w:delText xml:space="preserve">whatever the observed outcomes.</w:delText>
        </w:r>
      </w:del>
      <w:del w:id="3953" w:author="PR Preview" w:date="2026-01-01T00:00:00Z">
        <w:r>
          <w:delText xml:space="preserve"> </w:delText>
        </w:r>
      </w:del>
      <w:del w:id="3954" w:author="PR Preview" w:date="2026-01-01T00:00:00Z">
        <w:r>
          <w:delText xml:space="preserve">Hence the log-likelihood is strictly concave on</w:delText>
        </w:r>
      </w:del>
      <w:del w:id="395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956" w:author="PR Preview" w:date="2026-01-01T00:00:00Z">
        <w:r>
          <w:delText xml:space="preserve">.</w:delText>
        </w:r>
      </w:del>
    </w:p>
    <w:p>
      <w:pPr>
        <w:pStyle w:val="BodyText"/>
      </w:pPr>
      <w:del w:id="3957" w:author="PR Preview" w:date="2026-01-01T00:00:00Z">
        <w:r>
          <w:rPr>
            <w:i/>
            <w:iCs/>
          </w:rPr>
          <w:delText xml:space="preserve">Proof</w:delText>
        </w:r>
      </w:del>
      <w:del w:id="3958" w:author="PR Preview" w:date="2026-01-01T00:00:00Z">
        <w:r>
          <w:delText xml:space="preserve">. </w:delText>
        </w:r>
      </w:del>
      <w:del w:id="3959" w:author="PR Preview" w:date="2026-01-01T00:00:00Z">
        <w:r>
          <w:delText xml:space="preserve">This is the solution to</w:delText>
        </w:r>
      </w:del>
      <w:del w:id="3960" w:author="PR Preview" w:date="2026-01-01T00:00:00Z">
        <w:r>
          <w:delText xml:space="preserve"> </w:delText>
        </w:r>
      </w:del>
      <w:hyperlink w:anchor="exr-bernoulli-hessian-nd">
        <w:del w:id="3961" w:author="PR Preview" w:date="2026-01-01T00:00:00Z">
          <w:r>
            <w:rPr>
              <w:rStyle w:val="Hyperlink"/>
            </w:rPr>
            <w:delText xml:space="preserve">Exercise 44</w:delText>
          </w:r>
        </w:del>
      </w:hyperlink>
      <w:del w:id="3962" w:author="PR Preview" w:date="2026-01-01T00:00:00Z">
        <w:r>
          <w:delText xml:space="preserve">, worked in</w:delText>
        </w:r>
      </w:del>
      <w:del w:id="3963" w:author="PR Preview" w:date="2026-01-01T00:00:00Z">
        <w:r>
          <w:delText xml:space="preserve"> </w:delText>
        </w:r>
      </w:del>
      <w:hyperlink w:anchor="sol-bernoulli-hessian-nd">
        <w:del w:id="3964" w:author="PR Preview" w:date="2026-01-01T00:00:00Z">
          <w:r>
            <w:rPr>
              <w:rStyle w:val="Hyperlink"/>
            </w:rPr>
            <w:delText xml:space="preserve">Solution 44</w:delText>
          </w:r>
        </w:del>
      </w:hyperlink>
      <w:del w:id="3965" w:author="PR Preview" w:date="2026-01-01T00:00:00Z">
        <w:r>
          <w:delText xml:space="preserve">.</w:delText>
        </w:r>
      </w:del>
      <w:del w:id="3966" w:author="PR Preview" w:date="2026-01-01T00:00:00Z">
        <w:r>
          <w:delText xml:space="preserve"> </w:delText>
        </w:r>
      </w:del>
      <w:del w:id="3967" w:author="PR Preview" w:date="2026-01-01T00:00:00Z">
        <w:r>
          <w:delText xml:space="preserve">It builds on</w:delText>
        </w:r>
      </w:del>
      <w:del w:id="3968" w:author="PR Preview" w:date="2026-01-01T00:00:00Z">
        <w:r>
          <w:delText xml:space="preserve"> </w:delText>
        </w:r>
      </w:del>
      <w:hyperlink w:anchor="thm-bernoulli-hessian-sum">
        <w:del w:id="3969" w:author="PR Preview" w:date="2026-01-01T00:00:00Z">
          <w:r>
            <w:rPr>
              <w:rStyle w:val="Hyperlink"/>
            </w:rPr>
            <w:delText xml:space="preserve">Theorem 24</w:delText>
          </w:r>
        </w:del>
      </w:hyperlink>
      <w:del w:id="3970" w:author="PR Preview" w:date="2026-01-01T00:00:00Z">
        <w:r>
          <w:delText xml:space="preserve">.</w:delText>
        </w:r>
      </w:del>
    </w:p>
    <w:p>
      <w:pPr>
        <w:pStyle w:val="Heading3"/>
      </w:pPr>
      <w:del w:id="3971" w:author="PR Preview" w:date="2026-01-01T00:00:00Z">
        <w:r>
          <w:delText xml:space="preserve">3.8 The maximum likelihood estimate</w:delText>
        </w:r>
      </w:del>
    </w:p>
    <w:p>
      <w:pPr>
        <w:pStyle w:val="FirstParagraph"/>
      </w:pPr>
      <w:del w:id="3972" w:author="PR Preview" w:date="2026-01-01T00:00:00Z">
        <w:r>
          <w:rPr>
            <w:b/>
            <w:bCs/>
          </w:rPr>
          <w:delText xml:space="preserve">Exercise 45 (Maximum likelihood estimate of a binary sample)</w:delText>
        </w:r>
      </w:del>
      <w:del w:id="3973" w:author="PR Preview" w:date="2026-01-01T00:00:00Z">
        <w:r>
          <w:delText xml:space="preserve"> </w:delText>
        </w:r>
      </w:del>
      <w:del w:id="3974" w:author="PR Preview" w:date="2026-01-01T00:00:00Z">
        <w:r>
          <w:delText xml:space="preserve">In the setting of</w:delText>
        </w:r>
      </w:del>
      <w:del w:id="3975" w:author="PR Preview" w:date="2026-01-01T00:00:00Z">
        <w:r>
          <w:delText xml:space="preserve"> </w:delText>
        </w:r>
      </w:del>
      <w:hyperlink w:anchor="exr-bernoulli-score-equation">
        <w:del w:id="3976" w:author="PR Preview" w:date="2026-01-01T00:00:00Z">
          <w:r>
            <w:rPr>
              <w:rStyle w:val="Hyperlink"/>
            </w:rPr>
            <w:delText xml:space="preserve">Exercise 41</w:delText>
          </w:r>
        </w:del>
      </w:hyperlink>
      <w:del w:id="3977" w:author="PR Preview" w:date="2026-01-01T00:00:00Z">
        <w:r>
          <w:delText xml:space="preserve">,</w:delText>
        </w:r>
      </w:del>
      <w:del w:id="3978" w:author="PR Preview" w:date="2026-01-01T00:00:00Z">
        <w:r>
          <w:delText xml:space="preserve"> </w:delText>
        </w:r>
      </w:del>
      <w:del w:id="3979" w:author="PR Preview" w:date="2026-01-01T00:00:00Z">
        <w:r>
          <w:delText xml:space="preserve">use</w:delText>
        </w:r>
      </w:del>
      <w:del w:id="3980" w:author="PR Preview" w:date="2026-01-01T00:00:00Z">
        <w:r>
          <w:delText xml:space="preserve"> </w:delText>
        </w:r>
      </w:del>
      <w:hyperlink w:anchor="thm-bernoulli-hessian-nd">
        <w:del w:id="3981" w:author="PR Preview" w:date="2026-01-01T00:00:00Z">
          <w:r>
            <w:rPr>
              <w:rStyle w:val="Hyperlink"/>
            </w:rPr>
            <w:delText xml:space="preserve">Theorem 25</w:delText>
          </w:r>
        </w:del>
      </w:hyperlink>
      <w:del w:id="3982" w:author="PR Preview" w:date="2026-01-01T00:00:00Z">
        <w:r>
          <w:delText xml:space="preserve"> </w:delText>
        </w:r>
      </w:del>
      <w:del w:id="3983" w:author="PR Preview" w:date="2026-01-01T00:00:00Z">
        <w:r>
          <w:delText xml:space="preserve">to find the</w:delText>
        </w:r>
      </w:del>
      <w:del w:id="3984" w:author="PR Preview" w:date="2026-01-01T00:00:00Z">
        <w:r>
          <w:delText xml:space="preserve"> </w:delText>
        </w:r>
      </w:del>
      <w:hyperlink w:anchor="def-mle">
        <w:del w:id="3985" w:author="PR Preview" w:date="2026-01-01T00:00:00Z">
          <w:r>
            <w:rPr>
              <w:rStyle w:val="Hyperlink"/>
            </w:rPr>
            <w:delText xml:space="preserve">maximum likelihood estimate</w:delText>
          </w:r>
        </w:del>
      </w:hyperlink>
      <w:del w:id="398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3987" w:author="PR Preview" w:date="2026-01-01T00:00:00Z">
        <w:r>
          <w:delText xml:space="preserve"> </w:delText>
        </w:r>
      </w:del>
      <w:del w:id="3988" w:author="PR Preview" w:date="2026-01-01T00:00:00Z">
        <w:r>
          <w:delText xml:space="preserve">of</w:delText>
        </w:r>
      </w:del>
      <w:del w:id="3989" w:author="PR Preview" w:date="2026-01-01T00:00:00Z">
        <w:r>
          <w:delText xml:space="preserve"> </w:delText>
        </w:r>
      </w:del>
      <m:oMath>
        <m:r>
          <m:t>π</m:t>
        </m:r>
      </m:oMath>
      <w:del w:id="3990" w:author="PR Preview" w:date="2026-01-01T00:00:00Z">
        <w:r>
          <w:delText xml:space="preserve">.</w:delText>
        </w:r>
      </w:del>
    </w:p>
    <w:p>
      <w:pPr>
        <w:pStyle w:val="BodyText"/>
      </w:pPr>
      <w:del w:id="3991" w:author="PR Preview" w:date="2026-01-01T00:00:00Z">
        <w:r>
          <w:rPr>
            <w:i/>
            <w:iCs/>
          </w:rPr>
          <w:delText xml:space="preserve">Solution 45</w:delText>
        </w:r>
      </w:del>
      <w:del w:id="3992" w:author="PR Preview" w:date="2026-01-01T00:00:00Z">
        <w:r>
          <w:delText xml:space="preserve">. </w:delText>
        </w:r>
      </w:del>
      <w:del w:id="3993" w:author="PR Preview" w:date="2026-01-01T00:00:00Z">
        <w:r>
          <w:delText xml:space="preserve">By</w:delText>
        </w:r>
      </w:del>
      <w:del w:id="3994" w:author="PR Preview" w:date="2026-01-01T00:00:00Z">
        <w:r>
          <w:delText xml:space="preserve"> </w:delText>
        </w:r>
      </w:del>
      <w:hyperlink w:anchor="thm-bernoulli-hessian-nd">
        <w:del w:id="3995" w:author="PR Preview" w:date="2026-01-01T00:00:00Z">
          <w:r>
            <w:rPr>
              <w:rStyle w:val="Hyperlink"/>
            </w:rPr>
            <w:delText xml:space="preserve">Theorem 25</w:delText>
          </w:r>
        </w:del>
      </w:hyperlink>
      <w:del w:id="3996" w:author="PR Preview" w:date="2026-01-01T00:00:00Z">
        <w:r>
          <w:delText xml:space="preserve">,</w:delText>
        </w:r>
      </w:del>
      <w:del w:id="3997" w:author="PR Preview" w:date="2026-01-01T00:00:00Z">
        <w:r>
          <w:delText xml:space="preserve"> </w:delText>
        </w:r>
      </w:del>
      <m:oMath>
        <m:r>
          <m:t>ℓ</m:t>
        </m:r>
      </m:oMath>
      <w:del w:id="3998" w:author="PR Preview" w:date="2026-01-01T00:00:00Z">
        <w:r>
          <w:delText xml:space="preserve"> </w:delText>
        </w:r>
      </w:del>
      <w:del w:id="3999" w:author="PR Preview" w:date="2026-01-01T00:00:00Z">
        <w:r>
          <w:delText xml:space="preserve">is strictly concave on</w:delText>
        </w:r>
      </w:del>
      <w:del w:id="400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001" w:author="PR Preview" w:date="2026-01-01T00:00:00Z">
        <w:r>
          <w:delText xml:space="preserve">.</w:delText>
        </w:r>
      </w:del>
      <w:del w:id="4002" w:author="PR Preview" w:date="2026-01-01T00:00:00Z">
        <w:r>
          <w:delText xml:space="preserve"> </w:delText>
        </w:r>
      </w:del>
      <w:del w:id="4003" w:author="PR Preview" w:date="2026-01-01T00:00:00Z">
        <w:r>
          <w:delText xml:space="preserve">A strictly concave</w:delText>
        </w:r>
      </w:del>
      <w:del w:id="4004" w:author="PR Preview" w:date="2026-01-01T00:00:00Z">
        <w:r>
          <w:delText xml:space="preserve"> </w:delText>
        </w:r>
      </w:del>
      <w:hyperlink r:id="rId14">
        <w:del w:id="4005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4006" w:author="PR Preview" w:date="2026-01-01T00:00:00Z">
        <w:r>
          <w:delText xml:space="preserve"> </w:delText>
        </w:r>
      </w:del>
      <w:del w:id="4007" w:author="PR Preview" w:date="2026-01-01T00:00:00Z">
        <w:r>
          <w:delText xml:space="preserve">that has a</w:delText>
        </w:r>
      </w:del>
      <w:del w:id="4008" w:author="PR Preview" w:date="2026-01-01T00:00:00Z">
        <w:r>
          <w:delText xml:space="preserve"> </w:delText>
        </w:r>
      </w:del>
      <w:hyperlink w:anchor="def-critical-point">
        <w:del w:id="4009" w:author="PR Preview" w:date="2026-01-01T00:00:00Z">
          <w:r>
            <w:rPr>
              <w:rStyle w:val="Hyperlink"/>
            </w:rPr>
            <w:delText xml:space="preserve">critical point</w:delText>
          </w:r>
        </w:del>
      </w:hyperlink>
      <w:del w:id="4010" w:author="PR Preview" w:date="2026-01-01T00:00:00Z">
        <w:r>
          <w:delText xml:space="preserve"> </w:delText>
        </w:r>
      </w:del>
      <w:del w:id="4011" w:author="PR Preview" w:date="2026-01-01T00:00:00Z">
        <w:r>
          <w:delText xml:space="preserve">is maximized there, and nowhere else.</w:delText>
        </w:r>
      </w:del>
      <w:del w:id="4012" w:author="PR Preview" w:date="2026-01-01T00:00:00Z">
        <w:r>
          <w:delText xml:space="preserve"> </w:delText>
        </w:r>
      </w:del>
      <w:del w:id="4013" w:author="PR Preview" w:date="2026-01-01T00:00:00Z">
        <w:r>
          <w:delText xml:space="preserve">With</w:delText>
        </w:r>
      </w:del>
      <w:del w:id="4014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del w:id="4015" w:author="PR Preview" w:date="2026-01-01T00:00:00Z">
        <w:r>
          <w:delText xml:space="preserve">,</w:delText>
        </w:r>
      </w:del>
      <w:del w:id="4016" w:author="PR Preview" w:date="2026-01-01T00:00:00Z">
        <w:r>
          <w:delText xml:space="preserve"> </w:delText>
        </w:r>
      </w:del>
      <w:hyperlink w:anchor="thm-bernoulli-score-equation">
        <w:del w:id="4017" w:author="PR Preview" w:date="2026-01-01T00:00:00Z">
          <w:r>
            <w:rPr>
              <w:rStyle w:val="Hyperlink"/>
            </w:rPr>
            <w:delText xml:space="preserve">Theorem 22</w:delText>
          </w:r>
        </w:del>
      </w:hyperlink>
      <w:del w:id="4018" w:author="PR Preview" w:date="2026-01-01T00:00:00Z">
        <w:r>
          <w:delText xml:space="preserve"> </w:delText>
        </w:r>
      </w:del>
      <w:del w:id="4019" w:author="PR Preview" w:date="2026-01-01T00:00:00Z">
        <w:r>
          <w:delText xml:space="preserve">says the only critical point of</w:delText>
        </w:r>
      </w:del>
      <w:del w:id="4020" w:author="PR Preview" w:date="2026-01-01T00:00:00Z">
        <w:r>
          <w:delText xml:space="preserve"> </w:delText>
        </w:r>
      </w:del>
      <m:oMath>
        <m:r>
          <m:t>ℓ</m:t>
        </m:r>
      </m:oMath>
      <w:del w:id="4021" w:author="PR Preview" w:date="2026-01-01T00:00:00Z">
        <w:r>
          <w:delText xml:space="preserve"> </w:delText>
        </w:r>
      </w:del>
      <w:del w:id="4022" w:author="PR Preview" w:date="2026-01-01T00:00:00Z">
        <w:r>
          <w:delText xml:space="preserve">in</w:delText>
        </w:r>
      </w:del>
      <w:del w:id="402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024" w:author="PR Preview" w:date="2026-01-01T00:00:00Z">
        <w:r>
          <w:delText xml:space="preserve"> </w:delText>
        </w:r>
      </w:del>
      <w:del w:id="4025" w:author="PR Preview" w:date="2026-01-01T00:00:00Z">
        <w:r>
          <w:delText xml:space="preserve">is</w:delText>
        </w:r>
      </w:del>
      <w:del w:id="4026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4027" w:author="PR Preview" w:date="2026-01-01T00:00:00Z">
        <w:r>
          <w:delText xml:space="preserve">.</w:delText>
        </w:r>
      </w:del>
      <w:del w:id="4028" w:author="PR Preview" w:date="2026-01-01T00:00:00Z">
        <w:r>
          <w:delText xml:space="preserve"> </w:delText>
        </w:r>
      </w:del>
      <w:del w:id="4029" w:author="PR Preview" w:date="2026-01-01T00:00:00Z">
        <w:r>
          <w:delText xml:space="preserve">So</w:delText>
        </w:r>
      </w:del>
      <w:del w:id="4030" w:author="PR Preview" w:date="2026-01-01T00:00:00Z">
        <w:r>
          <w:delText xml:space="preserve"> </w:delText>
        </w:r>
      </w:del>
      <m:oMath>
        <m:r>
          <m:t>ℓ</m:t>
        </m:r>
      </m:oMath>
      <w:del w:id="4031" w:author="PR Preview" w:date="2026-01-01T00:00:00Z">
        <w:r>
          <w:delText xml:space="preserve"> </w:delText>
        </w:r>
      </w:del>
      <w:del w:id="4032" w:author="PR Preview" w:date="2026-01-01T00:00:00Z">
        <w:r>
          <w:delText xml:space="preserve">is maximized at</w:delText>
        </w:r>
      </w:del>
      <w:del w:id="4033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del w:id="4034" w:author="PR Preview" w:date="2026-01-01T00:00:00Z">
        <w:r>
          <w:delText xml:space="preserve">.</w:delText>
        </w:r>
      </w:del>
    </w:p>
    <w:p>
      <w:pPr>
        <w:pStyle w:val="BodyText"/>
      </w:pPr>
      <w:del w:id="4035" w:author="PR Preview" w:date="2026-01-01T00:00:00Z">
        <w:r>
          <w:rPr>
            <w:b/>
            <w:bCs/>
          </w:rPr>
          <w:delText xml:space="preserve">Theorem 26 (Maximum likelihood estimate of a binary sample)</w:delText>
        </w:r>
      </w:del>
      <w:del w:id="4036" w:author="PR Preview" w:date="2026-01-01T00:00:00Z">
        <w:r>
          <w:delText xml:space="preserve"> </w:delText>
        </w:r>
      </w:del>
      <w:del w:id="4037" w:author="PR Preview" w:date="2026-01-01T00:00:00Z">
        <w:r>
          <w:delText xml:space="preserve">If</w:delText>
        </w:r>
      </w:del>
      <w:del w:id="403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4039" w:author="PR Preview" w:date="2026-01-01T00:00:00Z">
        <w:r>
          <w:delText xml:space="preserve"> </w:delText>
        </w:r>
      </w:del>
      <w:del w:id="4040" w:author="PR Preview" w:date="2026-01-01T00:00:00Z">
        <w:r>
          <w:delText xml:space="preserve">for</w:delText>
        </w:r>
      </w:del>
      <w:del w:id="404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4042" w:author="PR Preview" w:date="2026-01-01T00:00:00Z">
        <w:r>
          <w:delText xml:space="preserve"> </w:delText>
        </w:r>
      </w:del>
      <w:del w:id="4043" w:author="PR Preview" w:date="2026-01-01T00:00:00Z">
        <w:r>
          <w:delText xml:space="preserve">and the observed</w:delText>
        </w:r>
      </w:del>
      <w:del w:id="4044" w:author="PR Preview" w:date="2026-01-01T00:00:00Z">
        <w:r>
          <w:delText xml:space="preserve"> </w:delText>
        </w:r>
      </w:del>
      <w:hyperlink r:id="rId11">
        <w:del w:id="4045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4046" w:author="PR Preview" w:date="2026-01-01T00:00:00Z">
        <w:r>
          <w:delText xml:space="preserve"> </w:delText>
        </w:r>
      </w:del>
      <w:del w:id="4047" w:author="PR Preview" w:date="2026-01-01T00:00:00Z">
        <w:r>
          <w:delText xml:space="preserve">satisfies</w:delText>
        </w:r>
      </w:del>
      <w:del w:id="4048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del w:id="4049" w:author="PR Preview" w:date="2026-01-01T00:00:00Z">
        <w:r>
          <w:delText xml:space="preserve">,</w:delText>
        </w:r>
      </w:del>
      <w:del w:id="4050" w:author="PR Preview" w:date="2026-01-01T00:00:00Z">
        <w:r>
          <w:delText xml:space="preserve"> </w:delText>
        </w:r>
      </w:del>
      <w:del w:id="4051" w:author="PR Preview" w:date="2026-01-01T00:00:00Z">
        <w:r>
          <w:delText xml:space="preserve">the</w:delText>
        </w:r>
      </w:del>
      <w:del w:id="4052" w:author="PR Preview" w:date="2026-01-01T00:00:00Z">
        <w:r>
          <w:delText xml:space="preserve"> </w:delText>
        </w:r>
      </w:del>
      <w:hyperlink w:anchor="def-mle">
        <w:del w:id="4053" w:author="PR Preview" w:date="2026-01-01T00:00:00Z">
          <w:r>
            <w:rPr>
              <w:rStyle w:val="Hyperlink"/>
            </w:rPr>
            <w:delText xml:space="preserve">maximum likelihood estimate</w:delText>
          </w:r>
        </w:del>
      </w:hyperlink>
      <w:del w:id="4054" w:author="PR Preview" w:date="2026-01-01T00:00:00Z">
        <w:r>
          <w:delText xml:space="preserve"> </w:delText>
        </w:r>
      </w:del>
      <w:del w:id="4055" w:author="PR Preview" w:date="2026-01-01T00:00:00Z">
        <w:r>
          <w:delText xml:space="preserve">of</w:delText>
        </w:r>
      </w:del>
      <w:del w:id="4056" w:author="PR Preview" w:date="2026-01-01T00:00:00Z">
        <w:r>
          <w:delText xml:space="preserve"> </w:delText>
        </w:r>
      </w:del>
      <m:oMath>
        <m:r>
          <m:t>π</m:t>
        </m:r>
      </m:oMath>
      <w:del w:id="4057" w:author="PR Preview" w:date="2026-01-01T00:00:00Z">
        <w:r>
          <w:delText xml:space="preserve"> </w:delText>
        </w:r>
      </w:del>
      <w:del w:id="4058" w:author="PR Preview" w:date="2026-01-01T00:00:00Z">
        <w:r>
          <w:delText xml:space="preserve">is the sample mean: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del w:id="4059" w:author="PR Preview" w:date="2026-01-01T00:00:00Z">
        <w:r>
          <w:rPr>
            <w:i/>
            <w:iCs/>
          </w:rPr>
          <w:delText xml:space="preserve">Proof</w:delText>
        </w:r>
      </w:del>
      <w:del w:id="4060" w:author="PR Preview" w:date="2026-01-01T00:00:00Z">
        <w:r>
          <w:delText xml:space="preserve">. </w:delText>
        </w:r>
      </w:del>
      <w:del w:id="4061" w:author="PR Preview" w:date="2026-01-01T00:00:00Z">
        <w:r>
          <w:delText xml:space="preserve">This is the solution to</w:delText>
        </w:r>
      </w:del>
      <w:del w:id="4062" w:author="PR Preview" w:date="2026-01-01T00:00:00Z">
        <w:r>
          <w:delText xml:space="preserve"> </w:delText>
        </w:r>
      </w:del>
      <w:hyperlink w:anchor="exr-bernoulli-mle">
        <w:del w:id="4063" w:author="PR Preview" w:date="2026-01-01T00:00:00Z">
          <w:r>
            <w:rPr>
              <w:rStyle w:val="Hyperlink"/>
            </w:rPr>
            <w:delText xml:space="preserve">Exercise 45</w:delText>
          </w:r>
        </w:del>
      </w:hyperlink>
      <w:del w:id="4064" w:author="PR Preview" w:date="2026-01-01T00:00:00Z">
        <w:r>
          <w:delText xml:space="preserve">, worked in</w:delText>
        </w:r>
      </w:del>
      <w:del w:id="4065" w:author="PR Preview" w:date="2026-01-01T00:00:00Z">
        <w:r>
          <w:delText xml:space="preserve"> </w:delText>
        </w:r>
      </w:del>
      <w:hyperlink w:anchor="sol-bernoulli-mle">
        <w:del w:id="4066" w:author="PR Preview" w:date="2026-01-01T00:00:00Z">
          <w:r>
            <w:rPr>
              <w:rStyle w:val="Hyperlink"/>
            </w:rPr>
            <w:delText xml:space="preserve">Solution 45</w:delText>
          </w:r>
        </w:del>
      </w:hyperlink>
      <w:del w:id="4067" w:author="PR Preview" w:date="2026-01-01T00:00:00Z">
        <w:r>
          <w:delText xml:space="preserve">.</w:delText>
        </w:r>
      </w:del>
      <w:del w:id="4068" w:author="PR Preview" w:date="2026-01-01T00:00:00Z">
        <w:r>
          <w:delText xml:space="preserve"> </w:delText>
        </w:r>
      </w:del>
      <w:del w:id="4069" w:author="PR Preview" w:date="2026-01-01T00:00:00Z">
        <w:r>
          <w:delText xml:space="preserve">It builds on</w:delText>
        </w:r>
      </w:del>
      <w:del w:id="4070" w:author="PR Preview" w:date="2026-01-01T00:00:00Z">
        <w:r>
          <w:delText xml:space="preserve"> </w:delText>
        </w:r>
      </w:del>
      <w:hyperlink w:anchor="thm-bernoulli-score-equation">
        <w:del w:id="4071" w:author="PR Preview" w:date="2026-01-01T00:00:00Z">
          <w:r>
            <w:rPr>
              <w:rStyle w:val="Hyperlink"/>
            </w:rPr>
            <w:delText xml:space="preserve">Theorem 22</w:delText>
          </w:r>
        </w:del>
      </w:hyperlink>
      <w:del w:id="4072" w:author="PR Preview" w:date="2026-01-01T00:00:00Z">
        <w:r>
          <w:delText xml:space="preserve"> </w:delText>
        </w:r>
      </w:del>
      <w:del w:id="4073" w:author="PR Preview" w:date="2026-01-01T00:00:00Z">
        <w:r>
          <w:delText xml:space="preserve">and</w:delText>
        </w:r>
      </w:del>
      <w:del w:id="4074" w:author="PR Preview" w:date="2026-01-01T00:00:00Z">
        <w:r>
          <w:delText xml:space="preserve"> </w:delText>
        </w:r>
      </w:del>
      <w:hyperlink w:anchor="thm-bernoulli-hessian-nd">
        <w:del w:id="4075" w:author="PR Preview" w:date="2026-01-01T00:00:00Z">
          <w:r>
            <w:rPr>
              <w:rStyle w:val="Hyperlink"/>
            </w:rPr>
            <w:delText xml:space="preserve">Theorem 25</w:delText>
          </w:r>
        </w:del>
      </w:hyperlink>
      <w:del w:id="4076" w:author="PR Preview" w:date="2026-01-01T00:00:00Z">
        <w:r>
          <w:delText xml:space="preserve">.</w:delText>
        </w:r>
      </w:del>
    </w:p>
    <w:p>
      <w:pPr>
        <w:pStyle w:val="FirstParagraph"/>
      </w:pPr>
      <w:ins w:id="4077" w:author="PR Preview" w:date="2026-01-01T00:00:00Z">
        <w:r>
          <w:rPr>
            <w:i/>
            <w:iCs/>
          </w:rPr>
          <w:t xml:space="preserve">Remark 11</w:t>
        </w:r>
      </w:ins>
      <w:ins w:id="4078" w:author="PR Preview" w:date="2026-01-01T00:00:00Z">
        <w:r>
          <w:t xml:space="preserve"> (Where the Bernoulli derivation is). </w:t>
        </w:r>
      </w:ins>
      <w:ins w:id="4079" w:author="PR Preview" w:date="2026-01-01T00:00:00Z">
        <w:r>
          <w:t xml:space="preserve">The step-by-step derivation for a Bernoulli model without</w:t>
        </w:r>
      </w:ins>
      <w:ins w:id="4080" w:author="PR Preview" w:date="2026-01-01T00:00:00Z">
        <w:r>
          <w:t xml:space="preserve"> </w:t>
        </w:r>
      </w:ins>
      <w:hyperlink r:id="rId265">
        <w:ins w:id="4081" w:author="PR Preview" w:date="2026-01-01T00:00:00Z">
          <w:r>
            <w:rPr>
              <w:rStyle w:val="Hyperlink"/>
            </w:rPr>
            <w:t xml:space="preserve">covariates</w:t>
          </w:r>
        </w:ins>
      </w:hyperlink>
      <w:ins w:id="4082" w:author="PR Preview" w:date="2026-01-01T00:00:00Z">
        <w:r>
          <w:t xml:space="preserve"> </w:t>
        </w:r>
      </w:ins>
      <w:ins w:id="4083" w:author="PR Preview" w:date="2026-01-01T00:00:00Z">
        <w:r>
          <w:t xml:space="preserve">is on its own page,</w:t>
        </w:r>
      </w:ins>
      <w:ins w:id="4084" w:author="PR Preview" w:date="2026-01-01T00:00:00Z">
        <w:r>
          <w:t xml:space="preserve"> </w:t>
        </w:r>
      </w:ins>
      <w:hyperlink r:id="rId266">
        <w:ins w:id="4085" w:author="PR Preview" w:date="2026-01-01T00:00:00Z">
          <w:r>
            <w:rPr>
              <w:rStyle w:val="Hyperlink"/>
            </w:rPr>
            <w:t xml:space="preserve">Maximum likelihood for a Bernoulli model</w:t>
          </w:r>
        </w:ins>
      </w:hyperlink>
      <w:ins w:id="4086" w:author="PR Preview" w:date="2026-01-01T00:00:00Z">
        <w:r>
          <w:t xml:space="preserve">.</w:t>
        </w:r>
      </w:ins>
      <w:ins w:id="4087" w:author="PR Preview" w:date="2026-01-01T00:00:00Z">
        <w:r>
          <w:t xml:space="preserve"> </w:t>
        </w:r>
      </w:ins>
      <w:ins w:id="4088" w:author="PR Preview" w:date="2026-01-01T00:00:00Z">
        <w:r>
          <w:t xml:space="preserve">It was a section of this page, with the id</w:t>
        </w:r>
      </w:ins>
      <w:ins w:id="4089" w:author="PR Preview" w:date="2026-01-01T00:00:00Z">
        <w:r>
          <w:t xml:space="preserve"> </w:t>
        </w:r>
      </w:ins>
      <w:ins w:id="4090" w:author="PR Preview" w:date="2026-01-01T00:00:00Z">
        <w:r>
          <w:rPr>
            <w:rStyle w:val="VerbatimChar"/>
          </w:rPr>
          <w:t xml:space="preserve">sec-bernoulli-mle</w:t>
        </w:r>
      </w:ins>
      <w:ins w:id="4091" w:author="PR Preview" w:date="2026-01-01T00:00:00Z">
        <w:r>
          <w:t xml:space="preserve">.</w:t>
        </w:r>
      </w:ins>
    </w:p>
    <w:bookmarkEnd w:id="267"/>
    <w:bookmarkEnd w:id="268"/>
    <w:bookmarkStart w:id="275" w:name="sec-gaussian-mle"/>
    <w:p>
      <w:pPr>
        <w:pStyle w:val="Heading2"/>
      </w:pPr>
      <w:r>
        <w:t xml:space="preserve">4 Maximum likelihood for univariate Gaussian models</w:t>
      </w:r>
    </w:p>
    <w:bookmarkStart w:id="270" w:name="rem-gaussian-mle-moved"/>
    <w:p>
      <w:pPr>
        <w:pStyle w:val="FirstParagraph"/>
      </w:pPr>
      <w:del w:id="4092" w:author="PR Preview" w:date="2026-01-01T00:00:00Z">
        <w:r>
          <w:delText xml:space="preserve">Suppose</w:delText>
        </w:r>
      </w:del>
      <w:del w:id="409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4094" w:author="PR Preview" w:date="2026-01-01T00:00:00Z">
        <w:r>
          <w:delText xml:space="preserve">,</w:delText>
        </w:r>
      </w:del>
      <w:del w:id="4095" w:author="PR Preview" w:date="2026-01-01T00:00:00Z">
        <w:r>
          <w:delText xml:space="preserve"> </w:delText>
        </w:r>
      </w:del>
      <w:del w:id="4096" w:author="PR Preview" w:date="2026-01-01T00:00:00Z">
        <w:r>
          <w:delText xml:space="preserve">and let</w:delText>
        </w:r>
      </w:del>
      <w:del w:id="409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4098" w:author="PR Preview" w:date="2026-01-01T00:00:00Z">
        <w:r>
          <w:delText xml:space="preserve"> </w:delText>
        </w:r>
      </w:del>
      <w:del w:id="4099" w:author="PR Preview" w:date="2026-01-01T00:00:00Z">
        <w:r>
          <w:delText xml:space="preserve">be the observed values.</w:delText>
        </w:r>
      </w:del>
      <w:del w:id="4100" w:author="PR Preview" w:date="2026-01-01T00:00:00Z">
        <w:r>
          <w:delText xml:space="preserve"> </w:delText>
        </w:r>
      </w:del>
      <w:del w:id="4101" w:author="PR Preview" w:date="2026-01-01T00:00:00Z">
        <w:r>
          <w:delText xml:space="preserve">The parameter vector is</w:delText>
        </w:r>
      </w:del>
      <w:del w:id="4102" w:author="PR Preview" w:date="2026-01-01T00:00:00Z">
        <w:r>
          <w:delText xml:space="preserve"> </w:delText>
        </w:r>
      </w:del>
      <w:del w:id="4103" w:author="PR Preview" w:date="2026-01-01T00:00:00Z">
        <w:r>
          <w:delText xml:space="preserve">$\mathord{\smash[b]{\underset{\raise.3ex\hbox{$\scriptstyle\sim$}}{\theta}}\vphantom{\theta}}= (\mu, \sigma^2)$</w:delText>
        </w:r>
      </w:del>
      <w:del w:id="4104" w:author="PR Preview" w:date="2026-01-01T00:00:00Z">
        <w:r>
          <w:delText xml:space="preserve">.</w:delText>
        </w:r>
      </w:del>
      <w:del w:id="4105" w:author="PR Preview" w:date="2026-01-01T00:00:00Z">
        <w:r>
          <w:delText xml:space="preserve"> </w:delText>
        </w:r>
      </w:del>
      <w:del w:id="4106" w:author="PR Preview" w:date="2026-01-01T00:00:00Z">
        <w:r>
          <w:delText xml:space="preserve">We treat</w:delText>
        </w:r>
      </w:del>
      <w:del w:id="410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4108" w:author="PR Preview" w:date="2026-01-01T00:00:00Z">
        <w:r>
          <w:delText xml:space="preserve">, rather than</w:delText>
        </w:r>
      </w:del>
      <w:del w:id="4109" w:author="PR Preview" w:date="2026-01-01T00:00:00Z">
        <w:r>
          <w:delText xml:space="preserve"> </w:delText>
        </w:r>
      </w:del>
      <m:oMath>
        <m:r>
          <m:t>σ</m:t>
        </m:r>
      </m:oMath>
      <w:del w:id="4110" w:author="PR Preview" w:date="2026-01-01T00:00:00Z">
        <w:r>
          <w:delText xml:space="preserve">, as the second parameter,</w:delText>
        </w:r>
      </w:del>
      <w:del w:id="4111" w:author="PR Preview" w:date="2026-01-01T00:00:00Z">
        <w:r>
          <w:delText xml:space="preserve"> </w:delText>
        </w:r>
      </w:del>
      <w:del w:id="4112" w:author="PR Preview" w:date="2026-01-01T00:00:00Z">
        <w:r>
          <w:delText xml:space="preserve">and differentiate with respect to</w:delText>
        </w:r>
      </w:del>
      <w:del w:id="411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4114" w:author="PR Preview" w:date="2026-01-01T00:00:00Z">
        <w:r>
          <w:delText xml:space="preserve"> </w:delText>
        </w:r>
      </w:del>
      <w:del w:id="4115" w:author="PR Preview" w:date="2026-01-01T00:00:00Z">
        <w:r>
          <w:delText xml:space="preserve">directly.</w:delText>
        </w:r>
      </w:del>
    </w:p>
    <w:p>
      <w:pPr>
        <w:pStyle w:val="BodyText"/>
      </w:pPr>
      <w:del w:id="4116" w:author="PR Preview" w:date="2026-01-01T00:00:00Z">
        <w:r>
          <w:delText xml:space="preserve">By</w:delText>
        </w:r>
      </w:del>
      <w:del w:id="4117" w:author="PR Preview" w:date="2026-01-01T00:00:00Z">
        <w:r>
          <w:delText xml:space="preserve"> </w:delText>
        </w:r>
      </w:del>
      <w:hyperlink w:anchor="thm-lik-iid">
        <w:del w:id="4118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4119" w:author="PR Preview" w:date="2026-01-01T00:00:00Z">
        <w:r>
          <w:delText xml:space="preserve">, the likelihood 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del w:id="4120" w:author="PR Preview" w:date="2026-01-01T00:00:00Z">
        <w:r>
          <w:delText xml:space="preserve">and by</w:delText>
        </w:r>
      </w:del>
      <w:del w:id="4121" w:author="PR Preview" w:date="2026-01-01T00:00:00Z">
        <w:r>
          <w:delText xml:space="preserve"> </w:delText>
        </w:r>
      </w:del>
      <w:hyperlink w:anchor="thm-loglik-iid">
        <w:del w:id="4122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4123" w:author="PR Preview" w:date="2026-01-01T00:00:00Z">
        <w:r>
          <w:delText xml:space="preserve">, the log-likelihood is: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Heading3"/>
      </w:pPr>
      <w:del w:id="4124" w:author="PR Preview" w:date="2026-01-01T00:00:00Z">
        <w:r>
          <w:delText xml:space="preserve">4.1 The score function</w:delText>
        </w:r>
      </w:del>
    </w:p>
    <w:p>
      <w:pPr>
        <w:pStyle w:val="FirstParagraph"/>
      </w:pPr>
      <w:del w:id="4125" w:author="PR Preview" w:date="2026-01-01T00:00:00Z">
        <w:r>
          <w:delText xml:space="preserve">The score function is the vector of the two partial derivatives: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4126" w:author="PR Preview" w:date="2026-01-01T00:00:00Z">
        <w:r>
          <w:delText xml:space="preserve">For the first entry,</w:delText>
        </w:r>
      </w:del>
      <w:del w:id="4127" w:author="PR Preview" w:date="2026-01-01T00:00:00Z">
        <w:r>
          <w:delText xml:space="preserve"> </w:delText>
        </w:r>
      </w:del>
      <w:del w:id="4128" w:author="PR Preview" w:date="2026-01-01T00:00:00Z">
        <w:r>
          <w:delText xml:space="preserve">only the last term of</w:delText>
        </w:r>
      </w:del>
      <w:del w:id="4129" w:author="PR Preview" w:date="2026-01-01T00:00:00Z">
        <w:r>
          <w:delText xml:space="preserve"> </w:delText>
        </w:r>
      </w:del>
      <m:oMath>
        <m:r>
          <m:t>ℓ</m:t>
        </m:r>
      </m:oMath>
      <w:del w:id="4130" w:author="PR Preview" w:date="2026-01-01T00:00:00Z">
        <w:r>
          <w:delText xml:space="preserve"> </w:delText>
        </w:r>
      </w:del>
      <w:del w:id="4131" w:author="PR Preview" w:date="2026-01-01T00:00:00Z">
        <w:r>
          <w:delText xml:space="preserve">depends on</w:delText>
        </w:r>
      </w:del>
      <w:del w:id="4132" w:author="PR Preview" w:date="2026-01-01T00:00:00Z">
        <w:r>
          <w:delText xml:space="preserve"> </w:delText>
        </w:r>
      </w:del>
      <m:oMath>
        <m:r>
          <m:t>μ</m:t>
        </m:r>
      </m:oMath>
      <w:del w:id="413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134" w:author="PR Preview" w:date="2026-01-01T00:00:00Z">
        <w:r>
          <w:delText xml:space="preserve">The inner derivative is: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del w:id="4135" w:author="PR Preview" w:date="2026-01-01T00:00:00Z">
        <w:r>
          <w:delText xml:space="preserve">Substituting the inner derivative back in: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136" w:author="PR Preview" w:date="2026-01-01T00:00:00Z">
        <w:r>
          <w:delText xml:space="preserve">For the second entry,</w:delText>
        </w:r>
      </w:del>
      <w:del w:id="4137" w:author="PR Preview" w:date="2026-01-01T00:00:00Z">
        <w:r>
          <w:delText xml:space="preserve"> </w:delText>
        </w:r>
      </w:del>
      <w:del w:id="4138" w:author="PR Preview" w:date="2026-01-01T00:00:00Z">
        <w:r>
          <w:delText xml:space="preserve">write the</w:delText>
        </w:r>
      </w:del>
      <w:del w:id="4139" w:author="PR Preview" w:date="2026-01-01T00:00:00Z">
        <w:r>
          <w:delText xml:space="preserve"> </w:delText>
        </w:r>
      </w:del>
      <w:hyperlink r:id="rId73">
        <w:del w:id="4140" w:author="PR Preview" w:date="2026-01-01T00:00:00Z">
          <w:r>
            <w:rPr>
              <w:rStyle w:val="Hyperlink"/>
            </w:rPr>
            <w:delText xml:space="preserve">population variance</w:delText>
          </w:r>
        </w:del>
      </w:hyperlink>
      <w:del w:id="4141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4142" w:author="PR Preview" w:date="2026-01-01T00:00:00Z">
        <w:r>
          <w:delText xml:space="preserve"> </w:delText>
        </w:r>
      </w:del>
      <w:del w:id="4143" w:author="PR Preview" w:date="2026-01-01T00:00:00Z">
        <w:r>
          <w:delText xml:space="preserve">as a single variable</w:delText>
        </w:r>
      </w:del>
      <w:del w:id="4144" w:author="PR Preview" w:date="2026-01-01T00:00:00Z">
        <w:r>
          <w:delText xml:space="preserve"> </w:delText>
        </w:r>
      </w:del>
      <m:oMath>
        <m:r>
          <m:t>v</m:t>
        </m:r>
      </m:oMath>
      <w:del w:id="4145" w:author="PR Preview" w:date="2026-01-01T00:00:00Z">
        <w:r>
          <w:delText xml:space="preserve">,</w:delText>
        </w:r>
      </w:del>
      <w:del w:id="4146" w:author="PR Preview" w:date="2026-01-01T00:00:00Z">
        <w:r>
          <w:delText xml:space="preserve"> </w:delText>
        </w:r>
      </w:del>
      <w:del w:id="4147" w:author="PR Preview" w:date="2026-01-01T00:00:00Z">
        <w:r>
          <w:delText xml:space="preserve">so that the</w:delText>
        </w:r>
      </w:del>
      <w:del w:id="4148" w:author="PR Preview" w:date="2026-01-01T00:00:00Z">
        <w:r>
          <w:delText xml:space="preserve"> </w:delText>
        </w:r>
      </w:del>
      <w:hyperlink w:anchor="def-loglik">
        <w:del w:id="4149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4150" w:author="PR Preview" w:date="2026-01-01T00:00:00Z">
        <w:r>
          <w:delText xml:space="preserve"> </w:delText>
        </w:r>
      </w:del>
      <m:oMath>
        <m:r>
          <m:t>ℓ</m:t>
        </m:r>
      </m:oMath>
      <w:del w:id="4151" w:author="PR Preview" w:date="2026-01-01T00:00:00Z">
        <w:r>
          <w:delText xml:space="preserve"> </w:delText>
        </w:r>
      </w:del>
      <w:del w:id="4152" w:author="PR Preview" w:date="2026-01-01T00:00:00Z">
        <w:r>
          <w:delText xml:space="preserve">contains</w:delText>
        </w:r>
      </w:del>
      <w:del w:id="415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del w:id="4154" w:author="PR Preview" w:date="2026-01-01T00:00:00Z">
        <w:r>
          <w:delText xml:space="preserve"> </w:delText>
        </w:r>
      </w:del>
      <w:del w:id="4155" w:author="PR Preview" w:date="2026-01-01T00:00:00Z">
        <w:r>
          <w:delText xml:space="preserve">and</w:delText>
        </w:r>
      </w:del>
      <w:del w:id="415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del w:id="4157" w:author="PR Preview" w:date="2026-01-01T00:00:00Z">
        <w:r>
          <w:delText xml:space="preserve">,</w:delText>
        </w:r>
      </w:del>
      <w:del w:id="4158" w:author="PR Preview" w:date="2026-01-01T00:00:00Z">
        <w:r>
          <w:delText xml:space="preserve"> </w:delText>
        </w:r>
      </w:del>
      <w:del w:id="4159" w:author="PR Preview" w:date="2026-01-01T00:00:00Z">
        <w:r>
          <w:delText xml:space="preserve">where the sum of squared</w:delText>
        </w:r>
      </w:del>
      <w:del w:id="4160" w:author="PR Preview" w:date="2026-01-01T00:00:00Z">
        <w:r>
          <w:delText xml:space="preserve"> </w:delText>
        </w:r>
      </w:del>
      <w:hyperlink r:id="rId10">
        <w:del w:id="4161" w:author="PR Preview" w:date="2026-01-01T00:00:00Z">
          <w:r>
            <w:rPr>
              <w:rStyle w:val="Hyperlink"/>
            </w:rPr>
            <w:delText xml:space="preserve">deviations</w:delText>
          </w:r>
        </w:del>
      </w:hyperlink>
      <w:del w:id="4162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4163" w:author="PR Preview" w:date="2026-01-01T00:00:00Z">
        <w:r>
          <w:delText xml:space="preserve"> </w:delText>
        </w:r>
      </w:del>
      <w:del w:id="4164" w:author="PR Preview" w:date="2026-01-01T00:00:00Z">
        <w:r>
          <w:delText xml:space="preserve">from the mean parameter</w:delText>
        </w:r>
      </w:del>
      <w:del w:id="4165" w:author="PR Preview" w:date="2026-01-01T00:00:00Z">
        <w:r>
          <w:delText xml:space="preserve"> </w:delText>
        </w:r>
      </w:del>
      <m:oMath>
        <m:r>
          <m:t>μ</m:t>
        </m:r>
      </m:oMath>
      <w:del w:id="4166" w:author="PR Preview" w:date="2026-01-01T00:00:00Z">
        <w:r>
          <w:delText xml:space="preserve"> </w:delText>
        </w:r>
      </w:del>
      <w:del w:id="4167" w:author="PR Preview" w:date="2026-01-01T00:00:00Z">
        <w:r>
          <w:delText xml:space="preserve">does not depend on</w:delText>
        </w:r>
      </w:del>
      <w:del w:id="416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416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Heading3"/>
      </w:pPr>
      <w:del w:id="4170" w:author="PR Preview" w:date="2026-01-01T00:00:00Z">
        <w:r>
          <w:delText xml:space="preserve">4.2 MLE of</w:delText>
        </w:r>
      </w:del>
      <w:del w:id="4171" w:author="PR Preview" w:date="2026-01-01T00:00:00Z">
        <w:r>
          <w:delText xml:space="preserve"> </w:delText>
        </w:r>
      </w:del>
      <m:oMath>
        <m:r>
          <m:t>μ</m:t>
        </m:r>
      </m:oMath>
    </w:p>
    <w:p>
      <w:pPr>
        <w:pStyle w:val="FirstParagraph"/>
      </w:pPr>
      <w:del w:id="4172" w:author="PR Preview" w:date="2026-01-01T00:00:00Z">
        <w:r>
          <w:delText xml:space="preserve">Setting</w:delText>
        </w:r>
      </w:del>
      <w:del w:id="417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del w:id="417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175" w:author="PR Preview" w:date="2026-01-01T00:00:00Z">
        <w:r>
          <w:delText xml:space="preserve">This solution does not depend on</w:delText>
        </w:r>
      </w:del>
      <w:del w:id="417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4177" w:author="PR Preview" w:date="2026-01-01T00:00:00Z">
        <w:r>
          <w:delText xml:space="preserve">.</w:delText>
        </w:r>
      </w:del>
      <w:del w:id="4178" w:author="PR Preview" w:date="2026-01-01T00:00:00Z">
        <w:r>
          <w:delText xml:space="preserve"> </w:delText>
        </w:r>
      </w:del>
      <w:del w:id="4179" w:author="PR Preview" w:date="2026-01-01T00:00:00Z">
        <w:r>
          <w:delText xml:space="preserve">The second derivative 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180" w:author="PR Preview" w:date="2026-01-01T00:00:00Z">
        <w:r>
          <w:delText xml:space="preserve">so for every fixed</w:delText>
        </w:r>
      </w:del>
      <w:del w:id="4181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4182" w:author="PR Preview" w:date="2026-01-01T00:00:00Z">
        <w:r>
          <w:delText xml:space="preserve">,</w:delText>
        </w:r>
      </w:del>
      <w:del w:id="4183" w:author="PR Preview" w:date="2026-01-01T00:00:00Z">
        <w:r>
          <w:delText xml:space="preserve"> </w:delText>
        </w:r>
      </w:del>
      <m:oMath>
        <m:r>
          <m:t>ℓ</m:t>
        </m:r>
      </m:oMath>
      <w:del w:id="4184" w:author="PR Preview" w:date="2026-01-01T00:00:00Z">
        <w:r>
          <w:delText xml:space="preserve"> </w:delText>
        </w:r>
      </w:del>
      <w:del w:id="4185" w:author="PR Preview" w:date="2026-01-01T00:00:00Z">
        <w:r>
          <w:delText xml:space="preserve">is maximized over</w:delText>
        </w:r>
      </w:del>
      <w:del w:id="4186" w:author="PR Preview" w:date="2026-01-01T00:00:00Z">
        <w:r>
          <w:delText xml:space="preserve"> </w:delText>
        </w:r>
      </w:del>
      <m:oMath>
        <m:r>
          <m:t>μ</m:t>
        </m:r>
      </m:oMath>
      <w:del w:id="4187" w:author="PR Preview" w:date="2026-01-01T00:00:00Z">
        <w:r>
          <w:delText xml:space="preserve"> </w:delText>
        </w:r>
      </w:del>
      <w:del w:id="4188" w:author="PR Preview" w:date="2026-01-01T00:00:00Z">
        <w:r>
          <w:delText xml:space="preserve">at</w:delText>
        </w:r>
      </w:del>
      <w:del w:id="4189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4190" w:author="PR Preview" w:date="2026-01-01T00:00:00Z">
        <w:r>
          <w:delText xml:space="preserve">,</w:delText>
        </w:r>
      </w:del>
      <w:del w:id="4191" w:author="PR Preview" w:date="2026-01-01T00:00:00Z">
        <w:r>
          <w:delText xml:space="preserve"> </w:delText>
        </w:r>
      </w:del>
      <w:del w:id="4192" w:author="PR Preview" w:date="2026-01-01T00:00:00Z">
        <w:r>
          <w:delText xml:space="preserve">and</w:delText>
        </w:r>
      </w:del>
      <w:del w:id="419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4194" w:author="PR Preview" w:date="2026-01-01T00:00:00Z">
        <w:r>
          <w:delText xml:space="preserve">.</w:delText>
        </w:r>
      </w:del>
    </w:p>
    <w:p>
      <w:pPr>
        <w:pStyle w:val="Heading3"/>
      </w:pPr>
      <w:del w:id="4195" w:author="PR Preview" w:date="2026-01-01T00:00:00Z">
        <w:r>
          <w:delText xml:space="preserve">4.3 MLE of</w:delText>
        </w:r>
      </w:del>
      <w:del w:id="419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ins w:id="4197" w:author="PR Preview" w:date="2026-01-01T00:00:00Z">
        <w:r>
          <w:rPr>
            <w:i/>
            <w:iCs/>
          </w:rPr>
          <w:t xml:space="preserve">Remark 12</w:t>
        </w:r>
      </w:ins>
      <w:ins w:id="4198" w:author="PR Preview" w:date="2026-01-01T00:00:00Z">
        <w:r>
          <w:t xml:space="preserve"> (Where the Gaussian derivation is). </w:t>
        </w:r>
      </w:ins>
      <w:ins w:id="4199" w:author="PR Preview" w:date="2026-01-01T00:00:00Z">
        <w:r>
          <w:t xml:space="preserve">The step-by-step derivation for a univariate Gaussian model</w:t>
        </w:r>
      </w:ins>
      <w:ins w:id="4200" w:author="PR Preview" w:date="2026-01-01T00:00:00Z">
        <w:r>
          <w:t xml:space="preserve"> </w:t>
        </w:r>
      </w:ins>
      <w:ins w:id="4201" w:author="PR Preview" w:date="2026-01-01T00:00:00Z">
        <w:r>
          <w:t xml:space="preserve">is on its own page,</w:t>
        </w:r>
      </w:ins>
      <w:ins w:id="4202" w:author="PR Preview" w:date="2026-01-01T00:00:00Z">
        <w:r>
          <w:t xml:space="preserve"> </w:t>
        </w:r>
      </w:ins>
      <w:hyperlink r:id="rId269">
        <w:ins w:id="4203" w:author="PR Preview" w:date="2026-01-01T00:00:00Z">
          <w:r>
            <w:rPr>
              <w:rStyle w:val="Hyperlink"/>
            </w:rPr>
            <w:t xml:space="preserve">Maximum likelihood for a Gaussian model</w:t>
          </w:r>
        </w:ins>
      </w:hyperlink>
      <w:ins w:id="4204" w:author="PR Preview" w:date="2026-01-01T00:00:00Z">
        <w:r>
          <w:t xml:space="preserve">.</w:t>
        </w:r>
      </w:ins>
      <w:ins w:id="4205" w:author="PR Preview" w:date="2026-01-01T00:00:00Z">
        <w:r>
          <w:t xml:space="preserve"> </w:t>
        </w:r>
      </w:ins>
      <w:ins w:id="4206" w:author="PR Preview" w:date="2026-01-01T00:00:00Z">
        <w:r>
          <w:t xml:space="preserve">It was a section of this page.</w:t>
        </w:r>
      </w:ins>
    </w:p>
    <w:bookmarkEnd w:id="270"/>
    <w:bookmarkStart w:id="274" w:name="the-profile-log-likelihood"/>
    <w:p>
      <w:pPr>
        <w:pStyle w:val="Heading3"/>
      </w:pPr>
      <w:ins w:id="4207" w:author="PR Preview" w:date="2026-01-01T00:00:00Z">
        <w:r>
          <w:t xml:space="preserve">4.1 The profile log-likelihood</w:t>
        </w:r>
      </w:ins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3" w:name="exm-profile-loglik"/>
    <w:p>
      <w:pPr>
        <w:pStyle w:val="FirstParagraph"/>
      </w:pPr>
      <w:del w:id="4208" w:author="PR Preview" w:date="2026-01-01T00:00:00Z">
        <w:r>
          <w:rPr>
            <w:b/>
            <w:bCs/>
          </w:rPr>
          <w:delText xml:space="preserve">Example 14 (Profile log-likelihood of a Gaussian variance)</w:delText>
        </w:r>
      </w:del>
      <w:del w:id="4209" w:author="PR Preview" w:date="2026-01-01T00:00:00Z">
        <w:r>
          <w:delText xml:space="preserve"> </w:delText>
        </w:r>
      </w:del>
      <w:del w:id="4210" w:author="PR Preview" w:date="2026-01-01T00:00:00Z">
        <w:r>
          <w:delText xml:space="preserve">In the Gaussian model,</w:delText>
        </w:r>
      </w:del>
      <w:del w:id="421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4212" w:author="PR Preview" w:date="2026-01-01T00:00:00Z">
        <w:r>
          <w:delText xml:space="preserve"> </w:delText>
        </w:r>
      </w:del>
      <w:del w:id="4213" w:author="PR Preview" w:date="2026-01-01T00:00:00Z">
        <w:r>
          <w:delText xml:space="preserve">maximizes</w:delText>
        </w:r>
      </w:del>
      <w:del w:id="4214" w:author="PR Preview" w:date="2026-01-01T00:00:00Z">
        <w:r>
          <w:delText xml:space="preserve"> </w:delText>
        </w:r>
      </w:del>
      <m:oMath>
        <m:r>
          <m:t>ℓ</m:t>
        </m:r>
      </m:oMath>
      <w:del w:id="4215" w:author="PR Preview" w:date="2026-01-01T00:00:00Z">
        <w:r>
          <w:delText xml:space="preserve"> </w:delText>
        </w:r>
      </w:del>
      <w:del w:id="4216" w:author="PR Preview" w:date="2026-01-01T00:00:00Z">
        <w:r>
          <w:delText xml:space="preserve">over</w:delText>
        </w:r>
      </w:del>
      <w:del w:id="4217" w:author="PR Preview" w:date="2026-01-01T00:00:00Z">
        <w:r>
          <w:delText xml:space="preserve"> </w:delText>
        </w:r>
      </w:del>
      <m:oMath>
        <m:r>
          <m:t>μ</m:t>
        </m:r>
      </m:oMath>
      <w:del w:id="4218" w:author="PR Preview" w:date="2026-01-01T00:00:00Z">
        <w:r>
          <w:delText xml:space="preserve"> </w:delText>
        </w:r>
      </w:del>
      <w:del w:id="4219" w:author="PR Preview" w:date="2026-01-01T00:00:00Z">
        <w:r>
          <w:delText xml:space="preserve">for every value of</w:delText>
        </w:r>
      </w:del>
      <w:del w:id="422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4221" w:author="PR Preview" w:date="2026-01-01T00:00:00Z">
        <w:r>
          <w:delText xml:space="preserve"> </w:delText>
        </w:r>
      </w:del>
      <w:del w:id="4222" w:author="PR Preview" w:date="2026-01-01T00:00:00Z">
        <w:r>
          <w:delText xml:space="preserve">(</w:delText>
        </w:r>
      </w:del>
      <w:hyperlink w:anchor="sec-gaussian-mle">
        <w:del w:id="4223" w:author="PR Preview" w:date="2026-01-01T00:00:00Z">
          <w:r>
            <w:rPr>
              <w:rStyle w:val="Hyperlink"/>
            </w:rPr>
            <w:delText xml:space="preserve">Section 4</w:delText>
          </w:r>
        </w:del>
      </w:hyperlink>
      <w:del w:id="4224" w:author="PR Preview" w:date="2026-01-01T00:00:00Z">
        <w:r>
          <w:delText xml:space="preserve">),</w:delText>
        </w:r>
      </w:del>
      <w:del w:id="4225" w:author="PR Preview" w:date="2026-01-01T00:00:00Z">
        <w:r>
          <w:delText xml:space="preserve"> </w:delText>
        </w:r>
      </w:del>
      <w:del w:id="4226" w:author="PR Preview" w:date="2026-01-01T00:00:00Z">
        <w:r>
          <w:delText xml:space="preserve">so the profile log-likelihood of</w:delText>
        </w:r>
      </w:del>
      <w:del w:id="422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4228" w:author="PR Preview" w:date="2026-01-01T00:00:00Z">
        <w:r>
          <w:delText xml:space="preserve"> </w:delText>
        </w:r>
      </w:del>
      <w:del w:id="4229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230" w:author="PR Preview" w:date="2026-01-01T00:00:00Z">
        <w:r>
          <w:delText xml:space="preserve">Setting</w:delText>
        </w:r>
      </w:del>
      <w:del w:id="423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del w:id="423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233" w:author="PR Preview" w:date="2026-01-01T00:00:00Z">
        <w:r>
          <w:delText xml:space="preserve">Substituting the maximizer</w:delText>
        </w:r>
      </w:del>
      <w:del w:id="4234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4235" w:author="PR Preview" w:date="2026-01-01T00:00:00Z">
        <w:r>
          <w:delText xml:space="preserve">,</w:delText>
        </w:r>
      </w:del>
      <w:del w:id="4236" w:author="PR Preview" w:date="2026-01-01T00:00:00Z">
        <w:r>
          <w:delText xml:space="preserve"> </w:delText>
        </w:r>
      </w:del>
      <w:del w:id="4237" w:author="PR Preview" w:date="2026-01-01T00:00:00Z">
        <w:r>
          <w:delText xml:space="preserve">which does not depend on</w:delText>
        </w:r>
      </w:del>
      <w:del w:id="423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4239" w:author="PR Preview" w:date="2026-01-01T00:00:00Z">
        <w:r>
          <w:delText xml:space="preserve">,</w:delText>
        </w:r>
      </w:del>
      <w:del w:id="4240" w:author="PR Preview" w:date="2026-01-01T00:00:00Z">
        <w:r>
          <w:delText xml:space="preserve"> </w:delText>
        </w:r>
      </w:del>
      <w:del w:id="4241" w:author="PR Preview" w:date="2026-01-01T00:00:00Z">
        <w:r>
          <w:delText xml:space="preserve">maximizes the</w:delText>
        </w:r>
      </w:del>
      <w:del w:id="4242" w:author="PR Preview" w:date="2026-01-01T00:00:00Z">
        <w:r>
          <w:delText xml:space="preserve"> </w:delText>
        </w:r>
      </w:del>
      <w:hyperlink w:anchor="def-profile-loglik">
        <w:del w:id="4243" w:author="PR Preview" w:date="2026-01-01T00:00:00Z">
          <w:r>
            <w:rPr>
              <w:rStyle w:val="Hyperlink"/>
            </w:rPr>
            <w:delText xml:space="preserve">profile log-likelihood</w:delText>
          </w:r>
        </w:del>
      </w:hyperlink>
      <w:del w:id="4244" w:author="PR Preview" w:date="2026-01-01T00:00:00Z">
        <w:r>
          <w:delText xml:space="preserve"> </w:delText>
        </w:r>
      </w:del>
      <w:del w:id="4245" w:author="PR Preview" w:date="2026-01-01T00:00:00Z">
        <w:r>
          <w:delText xml:space="preserve">of</w:delText>
        </w:r>
      </w:del>
      <w:del w:id="4246" w:author="PR Preview" w:date="2026-01-01T00:00:00Z">
        <w:r>
          <w:delText xml:space="preserve"> </w:delText>
        </w:r>
      </w:del>
      <w:hyperlink w:anchor="exm-profile-loglik">
        <w:del w:id="4247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4248" w:author="PR Preview" w:date="2026-01-01T00:00:00Z">
        <w:r>
          <w:delText xml:space="preserve">, and gives:</w:delText>
        </w:r>
      </w:del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del w:id="4249" w:author="PR Preview" w:date="2026-01-01T00:00:00Z">
        <w:r>
          <w:delText xml:space="preserve">The profile log-likelihood,</w:delText>
        </w:r>
      </w:del>
      <w:del w:id="4250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del w:id="4251" w:author="PR Preview" w:date="2026-01-01T00:00:00Z">
        <w:r>
          <w:delText xml:space="preserve">,</w:delText>
        </w:r>
      </w:del>
      <w:del w:id="4252" w:author="PR Preview" w:date="2026-01-01T00:00:00Z">
        <w:r>
          <w:delText xml:space="preserve"> </w:delText>
        </w:r>
      </w:del>
      <w:del w:id="4253" w:author="PR Preview" w:date="2026-01-01T00:00:00Z">
        <w:r>
          <w:delText xml:space="preserve">increases for</w:delText>
        </w:r>
      </w:del>
      <w:del w:id="425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del w:id="4255" w:author="PR Preview" w:date="2026-01-01T00:00:00Z">
        <w:r>
          <w:delText xml:space="preserve"> </w:delText>
        </w:r>
      </w:del>
      <w:del w:id="4256" w:author="PR Preview" w:date="2026-01-01T00:00:00Z">
        <w:r>
          <w:delText xml:space="preserve">and decreases for</w:delText>
        </w:r>
      </w:del>
      <w:del w:id="425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del w:id="4258" w:author="PR Preview" w:date="2026-01-01T00:00:00Z">
        <w:r>
          <w:delText xml:space="preserve">,</w:delText>
        </w:r>
      </w:del>
      <w:del w:id="4259" w:author="PR Preview" w:date="2026-01-01T00:00:00Z">
        <w:r>
          <w:delText xml:space="preserve"> </w:delText>
        </w:r>
      </w:del>
      <w:del w:id="4260" w:author="PR Preview" w:date="2026-01-01T00:00:00Z">
        <w:r>
          <w:delText xml:space="preserve">because its derivative,</w:delText>
        </w:r>
      </w:del>
      <w:del w:id="426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4262" w:author="PR Preview" w:date="2026-01-01T00:00:00Z">
        <w:r>
          <w:delText xml:space="preserve">,</w:delText>
        </w:r>
      </w:del>
      <w:del w:id="4263" w:author="PR Preview" w:date="2026-01-01T00:00:00Z">
        <w:r>
          <w:delText xml:space="preserve"> </w:delText>
        </w:r>
      </w:del>
      <w:del w:id="4264" w:author="PR Preview" w:date="2026-01-01T00:00:00Z">
        <w:r>
          <w:delText xml:space="preserve">has the sign of</w:delText>
        </w:r>
      </w:del>
      <w:del w:id="4265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4266" w:author="PR Preview" w:date="2026-01-01T00:00:00Z">
        <w:r>
          <w:delText xml:space="preserve">.</w:delText>
        </w:r>
      </w:del>
      <w:del w:id="4267" w:author="PR Preview" w:date="2026-01-01T00:00:00Z">
        <w:r>
          <w:delText xml:space="preserve"> </w:delText>
        </w:r>
      </w:del>
      <w:del w:id="4268" w:author="PR Preview" w:date="2026-01-01T00:00:00Z">
        <w:r>
          <w:delText xml:space="preserve">So</w:delText>
        </w:r>
      </w:del>
      <w:del w:id="426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del w:id="4270" w:author="PR Preview" w:date="2026-01-01T00:00:00Z">
        <w:r>
          <w:delText xml:space="preserve"> </w:delText>
        </w:r>
      </w:del>
      <w:del w:id="4271" w:author="PR Preview" w:date="2026-01-01T00:00:00Z">
        <w:r>
          <w:delText xml:space="preserve">is the global maximizer,</w:delText>
        </w:r>
      </w:del>
      <w:del w:id="4272" w:author="PR Preview" w:date="2026-01-01T00:00:00Z">
        <w:r>
          <w:delText xml:space="preserve"> </w:delText>
        </w:r>
      </w:del>
      <w:del w:id="4273" w:author="PR Preview" w:date="2026-01-01T00:00:00Z">
        <w:r>
          <w:delText xml:space="preserve">provided the</w:delText>
        </w:r>
      </w:del>
      <w:del w:id="427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4275" w:author="PR Preview" w:date="2026-01-01T00:00:00Z">
        <w:r>
          <w:delText xml:space="preserve"> </w:delText>
        </w:r>
      </w:del>
      <w:del w:id="4276" w:author="PR Preview" w:date="2026-01-01T00:00:00Z">
        <w:r>
          <w:delText xml:space="preserve">are not all equal.</w:delText>
        </w:r>
      </w:del>
    </w:p>
    <w:p>
      <w:pPr>
        <w:pStyle w:val="BodyText"/>
      </w:pPr>
      <w:del w:id="4277" w:author="PR Preview" w:date="2026-01-01T00:00:00Z">
        <w:r>
          <w:rPr>
            <w:i/>
            <w:iCs/>
          </w:rPr>
          <w:delText xml:space="preserve">Remark 11</w:delText>
        </w:r>
      </w:del>
      <w:del w:id="4278" w:author="PR Preview" w:date="2026-01-01T00:00:00Z">
        <w:r>
          <w:delText xml:space="preserve"> (Differentiating with respect to the variance or the precision). </w:delText>
        </w:r>
      </w:del>
      <w:del w:id="4279" w:author="PR Preview" w:date="2026-01-01T00:00:00Z">
        <w:r>
          <w:delText xml:space="preserve">Differentiating with respect to</w:delText>
        </w:r>
      </w:del>
      <w:del w:id="428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4281" w:author="PR Preview" w:date="2026-01-01T00:00:00Z">
        <w:r>
          <w:delText xml:space="preserve"> </w:delText>
        </w:r>
      </w:del>
      <w:del w:id="4282" w:author="PR Preview" w:date="2026-01-01T00:00:00Z">
        <w:r>
          <w:delText xml:space="preserve">as a single variable,</w:delText>
        </w:r>
      </w:del>
      <w:del w:id="4283" w:author="PR Preview" w:date="2026-01-01T00:00:00Z">
        <w:r>
          <w:delText xml:space="preserve"> </w:delText>
        </w:r>
      </w:del>
      <w:del w:id="4284" w:author="PR Preview" w:date="2026-01-01T00:00:00Z">
        <w:r>
          <w:delText xml:space="preserve">rather than with respect to</w:delText>
        </w:r>
      </w:del>
      <w:del w:id="4285" w:author="PR Preview" w:date="2026-01-01T00:00:00Z">
        <w:r>
          <w:delText xml:space="preserve"> </w:delText>
        </w:r>
      </w:del>
      <m:oMath>
        <m:r>
          <m:t>σ</m:t>
        </m:r>
      </m:oMath>
      <w:del w:id="4286" w:author="PR Preview" w:date="2026-01-01T00:00:00Z">
        <w:r>
          <w:delText xml:space="preserve">, keeps the algebra short.</w:delText>
        </w:r>
      </w:del>
      <w:del w:id="4287" w:author="PR Preview" w:date="2026-01-01T00:00:00Z">
        <w:r>
          <w:delText xml:space="preserve"> </w:delText>
        </w:r>
      </w:del>
      <w:del w:id="4288" w:author="PR Preview" w:date="2026-01-01T00:00:00Z">
        <w:r>
          <w:delText xml:space="preserve">Replacing</w:delText>
        </w:r>
      </w:del>
      <w:del w:id="428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4290" w:author="PR Preview" w:date="2026-01-01T00:00:00Z">
        <w:r>
          <w:delText xml:space="preserve"> </w:delText>
        </w:r>
      </w:del>
      <w:del w:id="4291" w:author="PR Preview" w:date="2026-01-01T00:00:00Z">
        <w:r>
          <w:delText xml:space="preserve">with the precision</w:delText>
        </w:r>
      </w:del>
      <w:del w:id="4292" w:author="PR Preview" w:date="2026-01-01T00:00:00Z">
        <w:r>
          <w:delText xml:space="preserve"> </w:delText>
        </w:r>
      </w:del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4293" w:author="PR Preview" w:date="2026-01-01T00:00:00Z">
        <w:r>
          <w:delText xml:space="preserve"> </w:delText>
        </w:r>
      </w:del>
      <w:del w:id="4294" w:author="PR Preview" w:date="2026-01-01T00:00:00Z">
        <w:r>
          <w:delText xml:space="preserve">and differentiating with respect to</w:delText>
        </w:r>
      </w:del>
      <w:del w:id="4295" w:author="PR Preview" w:date="2026-01-01T00:00:00Z">
        <w:r>
          <w:delText xml:space="preserve"> </w:delText>
        </w:r>
      </w:del>
      <m:oMath>
        <m:r>
          <m:t>τ</m:t>
        </m:r>
      </m:oMath>
      <w:del w:id="4296" w:author="PR Preview" w:date="2026-01-01T00:00:00Z">
        <w:r>
          <w:delText xml:space="preserve"> </w:delText>
        </w:r>
      </w:del>
      <w:del w:id="4297" w:author="PR Preview" w:date="2026-01-01T00:00:00Z">
        <w:r>
          <w:delText xml:space="preserve">can be shorter still,</w:delText>
        </w:r>
      </w:del>
      <w:del w:id="4298" w:author="PR Preview" w:date="2026-01-01T00:00:00Z">
        <w:r>
          <w:delText xml:space="preserve"> </w:delText>
        </w:r>
      </w:del>
      <w:del w:id="4299" w:author="PR Preview" w:date="2026-01-01T00:00:00Z">
        <w:r>
          <w:delText xml:space="preserve">because</w:delText>
        </w:r>
      </w:del>
      <w:del w:id="4300" w:author="PR Preview" w:date="2026-01-01T00:00:00Z">
        <w:r>
          <w:delText xml:space="preserve"> </w:delText>
        </w:r>
      </w:del>
      <m:oMath>
        <m:r>
          <m:t>τ</m:t>
        </m:r>
      </m:oMath>
      <w:del w:id="4301" w:author="PR Preview" w:date="2026-01-01T00:00:00Z">
        <w:r>
          <w:delText xml:space="preserve"> </w:delText>
        </w:r>
      </w:del>
      <w:del w:id="4302" w:author="PR Preview" w:date="2026-01-01T00:00:00Z">
        <w:r>
          <w:delText xml:space="preserve">enters the log-likelihood as</w:delText>
        </w:r>
      </w:del>
      <w:del w:id="430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4304" w:author="PR Preview" w:date="2026-01-01T00:00:00Z">
        <w:r>
          <w:delText xml:space="preserve">.</w:delText>
        </w:r>
      </w:del>
      <w:del w:id="4305" w:author="PR Preview" w:date="2026-01-01T00:00:00Z">
        <w:r>
          <w:delText xml:space="preserve"> </w:delText>
        </w:r>
      </w:del>
      <w:del w:id="4306" w:author="PR Preview" w:date="2026-01-01T00:00:00Z">
        <w:r>
          <w:delText xml:space="preserve">By the invariance of maximum likelihood estimates,</w:delText>
        </w:r>
      </w:del>
      <w:del w:id="430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del w:id="4308" w:author="PR Preview" w:date="2026-01-01T00:00:00Z">
        <w:r>
          <w:delText xml:space="preserve">.</w:delText>
        </w:r>
      </w:del>
    </w:p>
    <w:p>
      <w:pPr>
        <w:pStyle w:val="BodyText"/>
      </w:pPr>
      <w:del w:id="4309" w:author="PR Preview" w:date="2026-01-01T00:00:00Z">
        <w:r>
          <w:rPr>
            <w:i/>
            <w:iCs/>
          </w:rPr>
          <w:delText xml:space="preserve">Remark 12</w:delText>
        </w:r>
      </w:del>
      <w:del w:id="4310" w:author="PR Preview" w:date="2026-01-01T00:00:00Z">
        <w:r>
          <w:delText xml:space="preserve"> (The Gaussian variance MLE is biased). </w:delText>
        </w:r>
      </w:del>
      <w:del w:id="4311" w:author="PR Preview" w:date="2026-01-01T00:00:00Z">
        <w:r>
          <w:delText xml:space="preserve">This MLE divides by</w:delText>
        </w:r>
      </w:del>
      <w:del w:id="4312" w:author="PR Preview" w:date="2026-01-01T00:00:00Z">
        <w:r>
          <w:delText xml:space="preserve"> </w:delText>
        </w:r>
      </w:del>
      <m:oMath>
        <m:r>
          <m:t>n</m:t>
        </m:r>
      </m:oMath>
      <w:del w:id="4313" w:author="PR Preview" w:date="2026-01-01T00:00:00Z">
        <w:r>
          <w:delText xml:space="preserve">,</w:delText>
        </w:r>
      </w:del>
      <w:del w:id="4314" w:author="PR Preview" w:date="2026-01-01T00:00:00Z">
        <w:r>
          <w:delText xml:space="preserve"> </w:delText>
        </w:r>
      </w:del>
      <w:del w:id="4315" w:author="PR Preview" w:date="2026-01-01T00:00:00Z">
        <w:r>
          <w:delText xml:space="preserve">so it is a biased estimator of</w:delText>
        </w:r>
      </w:del>
      <w:del w:id="431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4317" w:author="PR Preview" w:date="2026-01-01T00:00:00Z">
        <w:r>
          <w:delText xml:space="preserve"> </w:delText>
        </w:r>
      </w:del>
      <w:del w:id="4318" w:author="PR Preview" w:date="2026-01-01T00:00:00Z">
        <w:r>
          <w:delText xml:space="preserve">(</w:delText>
        </w:r>
      </w:del>
      <w:hyperlink r:id="rId17">
        <w:del w:id="4319" w:author="PR Preview" w:date="2026-01-01T00:00:00Z">
          <w:r>
            <w:rPr>
              <w:rStyle w:val="Hyperlink"/>
            </w:rPr>
            <w:delText xml:space="preserve">bias of the divide-by-</w:delText>
          </w:r>
        </w:del>
        <m:oMath>
          <m:r>
            <m:t>n</m:t>
          </m:r>
        </m:oMath>
        <w:del w:id="4320" w:author="PR Preview" w:date="2026-01-01T00:00:00Z">
          <w:r>
            <w:rPr>
              <w:rStyle w:val="Hyperlink"/>
            </w:rPr>
            <w:delText xml:space="preserve"> </w:delText>
          </w:r>
        </w:del>
        <w:del w:id="4321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4322" w:author="PR Preview" w:date="2026-01-01T00:00:00Z">
        <w:r>
          <w:delText xml:space="preserve">).</w:delText>
        </w:r>
      </w:del>
    </w:p>
    <w:p>
      <w:pPr>
        <w:pStyle w:val="Heading3"/>
      </w:pPr>
      <w:del w:id="4323" w:author="PR Preview" w:date="2026-01-01T00:00:00Z">
        <w:r>
          <w:delText xml:space="preserve">4.4 Second derivatives</w:delText>
        </w:r>
      </w:del>
    </w:p>
    <w:p>
      <w:pPr>
        <w:pStyle w:val="FirstParagraph"/>
      </w:pPr>
      <w:del w:id="4324" w:author="PR Preview" w:date="2026-01-01T00:00:00Z">
        <w:r>
          <w:delText xml:space="preserve">The remaining second derivatives are: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del w:id="4325" w:author="PR Preview" w:date="2026-01-01T00:00:00Z">
        <w:r>
          <w:delText xml:space="preserve">At the MLE,</w:delText>
        </w:r>
      </w:del>
      <w:del w:id="4326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4327" w:author="PR Preview" w:date="2026-01-01T00:00:00Z">
        <w:r>
          <w:delText xml:space="preserve"> </w:delText>
        </w:r>
      </w:del>
      <w:del w:id="4328" w:author="PR Preview" w:date="2026-01-01T00:00:00Z">
        <w:r>
          <w:delText xml:space="preserve">and</w:delText>
        </w:r>
      </w:del>
      <w:del w:id="4329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del w:id="4330" w:author="PR Preview" w:date="2026-01-01T00:00:00Z">
        <w:r>
          <w:delText xml:space="preserve"> </w:delText>
        </w:r>
      </w:del>
      <w:del w:id="4331" w:author="PR Preview" w:date="2026-01-01T00:00:00Z">
        <w:r>
          <w:delText xml:space="preserve">(writing</w:delText>
        </w:r>
      </w:del>
      <w:del w:id="433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del w:id="4333" w:author="PR Preview" w:date="2026-01-01T00:00:00Z">
        <w:r>
          <w:delText xml:space="preserve"> </w:delText>
        </w:r>
      </w:del>
      <w:del w:id="4334" w:author="PR Preview" w:date="2026-01-01T00:00:00Z">
        <w:r>
          <w:delText xml:space="preserve">for</w:delText>
        </w:r>
      </w:del>
      <w:del w:id="4335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del w:id="4336" w:author="PR Preview" w:date="2026-01-01T00:00:00Z">
        <w:r>
          <w:delText xml:space="preserve">), so: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Heading3"/>
      </w:pPr>
      <w:del w:id="4337" w:author="PR Preview" w:date="2026-01-01T00:00:00Z">
        <w:r>
          <w:delText xml:space="preserve">4.5 Information matrix and standard errors</w:delText>
        </w:r>
      </w:del>
    </w:p>
    <w:p>
      <w:pPr>
        <w:pStyle w:val="FirstParagraph"/>
      </w:pPr>
      <w:del w:id="4338" w:author="PR Preview" w:date="2026-01-01T00:00:00Z">
        <w:r>
          <w:delText xml:space="preserve">Collecting the second derivatives at the MLE,</w:delText>
        </w:r>
      </w:del>
      <w:del w:id="4339" w:author="PR Preview" w:date="2026-01-01T00:00:00Z">
        <w:r>
          <w:delText xml:space="preserve"> </w:delText>
        </w:r>
      </w:del>
      <w:del w:id="4340" w:author="PR Preview" w:date="2026-01-01T00:00:00Z">
        <w:r>
          <w:delText xml:space="preserve">the</w:delText>
        </w:r>
      </w:del>
      <w:del w:id="4341" w:author="PR Preview" w:date="2026-01-01T00:00:00Z">
        <w:r>
          <w:delText xml:space="preserve"> </w:delText>
        </w:r>
      </w:del>
      <w:hyperlink w:anchor="def-oinf">
        <w:del w:id="4342" w:author="PR Preview" w:date="2026-01-01T00:00:00Z">
          <w:r>
            <w:rPr>
              <w:rStyle w:val="Hyperlink"/>
            </w:rPr>
            <w:delText xml:space="preserve">observed information</w:delText>
          </w:r>
        </w:del>
      </w:hyperlink>
      <w:del w:id="4343" w:author="PR Preview" w:date="2026-01-01T00:00:00Z">
        <w:r>
          <w:delText xml:space="preserve"> </w:delText>
        </w:r>
      </w:del>
      <w:del w:id="4344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del w:id="4345" w:author="PR Preview" w:date="2026-01-01T00:00:00Z">
        <w:r>
          <w:delText xml:space="preserve">Its diagonal entries are positive and its off-diagonal entries are zero,</w:delText>
        </w:r>
      </w:del>
      <w:del w:id="4346" w:author="PR Preview" w:date="2026-01-01T00:00:00Z">
        <w:r>
          <w:delText xml:space="preserve"> </w:delText>
        </w:r>
      </w:del>
      <w:del w:id="4347" w:author="PR Preview" w:date="2026-01-01T00:00:00Z">
        <w:r>
          <w:delText xml:space="preserve">so it is positive definite,</w:delText>
        </w:r>
      </w:del>
      <w:del w:id="4348" w:author="PR Preview" w:date="2026-01-01T00:00:00Z">
        <w:r>
          <w:delText xml:space="preserve"> </w:delText>
        </w:r>
      </w:del>
      <w:del w:id="4349" w:author="PR Preview" w:date="2026-01-01T00:00:00Z">
        <w:r>
          <w:delText xml:space="preserve">consistent with the MLE being a maximum.</w:delText>
        </w:r>
      </w:del>
      <w:del w:id="4350" w:author="PR Preview" w:date="2026-01-01T00:00:00Z">
        <w:r>
          <w:delText xml:space="preserve"> </w:delText>
        </w:r>
      </w:del>
      <w:del w:id="4351" w:author="PR Preview" w:date="2026-01-01T00:00:00Z">
        <w:r>
          <w:delText xml:space="preserve">The inverse of a diagonal matrix inverts each diagonal entry, so: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del w:id="4352" w:author="PR Preview" w:date="2026-01-01T00:00:00Z">
        <w:r>
          <w:delText xml:space="preserve">By</w:delText>
        </w:r>
      </w:del>
      <w:del w:id="4353" w:author="PR Preview" w:date="2026-01-01T00:00:00Z">
        <w:r>
          <w:delText xml:space="preserve"> </w:delText>
        </w:r>
      </w:del>
      <w:hyperlink w:anchor="thm-dist-mle">
        <w:del w:id="4354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4355" w:author="PR Preview" w:date="2026-01-01T00:00:00Z">
        <w:r>
          <w:delText xml:space="preserve">,</w:delText>
        </w:r>
      </w:del>
      <w:del w:id="4356" w:author="PR Preview" w:date="2026-01-01T00:00:00Z">
        <w:r>
          <w:delText xml:space="preserve"> </w:delText>
        </w:r>
      </w:del>
      <w:del w:id="4357" w:author="PR Preview" w:date="2026-01-01T00:00:00Z">
        <w:r>
          <w:delText xml:space="preserve">the estimated standard errors are</w:delText>
        </w:r>
      </w:del>
      <w:del w:id="4358" w:author="PR Preview" w:date="2026-01-01T00:00:00Z">
        <w:r>
          <w:delText xml:space="preserve"> </w:delText>
        </w:r>
      </w:del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4359" w:author="PR Preview" w:date="2026-01-01T00:00:00Z">
        <w:r>
          <w:delText xml:space="preserve"> </w:delText>
        </w:r>
      </w:del>
      <w:del w:id="4360" w:author="PR Preview" w:date="2026-01-01T00:00:00Z">
        <w:r>
          <w:delText xml:space="preserve">and</w:delText>
        </w:r>
      </w:del>
      <w:del w:id="4361" w:author="PR Preview" w:date="2026-01-01T00:00:00Z">
        <w:r>
          <w:delText xml:space="preserve"> </w:delText>
        </w:r>
      </w:del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del w:id="4362" w:author="PR Preview" w:date="2026-01-01T00:00:00Z">
        <w:r>
          <w:delText xml:space="preserve">,</w:delText>
        </w:r>
      </w:del>
      <w:del w:id="4363" w:author="PR Preview" w:date="2026-01-01T00:00:00Z">
        <w:r>
          <w:delText xml:space="preserve"> </w:delText>
        </w:r>
      </w:del>
      <w:del w:id="4364" w:author="PR Preview" w:date="2026-01-01T00:00:00Z">
        <w:r>
          <w:delText xml:space="preserve">and the two estimates are approximately uncorrelated in large samples.</w:delText>
        </w:r>
      </w:del>
    </w:p>
    <w:p>
      <w:pPr>
        <w:pStyle w:val="BodyText"/>
      </w:pPr>
      <w:del w:id="4365" w:author="PR Preview" w:date="2026-01-01T00:00:00Z">
        <w:r>
          <w:delText xml:space="preserve">See also</w:delText>
        </w:r>
      </w:del>
      <w:del w:id="4366" w:author="PR Preview" w:date="2026-01-01T00:00:00Z">
        <w:r>
          <w:delText xml:space="preserve"> </w:delText>
        </w:r>
      </w:del>
      <w:del w:id="4367" w:author="PR Preview" w:date="2026-01-01T00:00:00Z">
        <w:r>
          <w:delText xml:space="preserve">[3], Example 7.2.12</w:delText>
        </w:r>
      </w:del>
      <w:del w:id="4368" w:author="PR Preview" w:date="2026-01-01T00:00:00Z">
        <w:r>
          <w:delText xml:space="preserve">.</w:delText>
        </w:r>
      </w:del>
    </w:p>
    <w:p>
      <w:pPr>
        <w:pStyle w:val="FirstParagraph"/>
      </w:pPr>
      <w:ins w:id="4369" w:author="PR Preview" w:date="2026-01-01T00:00:00Z">
        <w:r>
          <w:rPr>
            <w:b/>
            <w:bCs/>
          </w:rPr>
          <w:t xml:space="preserve">Example 15 (Profile log-likelihood of a Gaussian variance)</w:t>
        </w:r>
      </w:ins>
      <w:ins w:id="4370" w:author="PR Preview" w:date="2026-01-01T00:00:00Z">
        <w:r>
          <w:t xml:space="preserve"> </w:t>
        </w:r>
      </w:ins>
      <w:ins w:id="4371" w:author="PR Preview" w:date="2026-01-01T00:00:00Z">
        <w:r>
          <w:t xml:space="preserve">In the Gaussian model,</w:t>
        </w:r>
      </w:ins>
      <w:ins w:id="437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4373" w:author="PR Preview" w:date="2026-01-01T00:00:00Z">
        <w:r>
          <w:t xml:space="preserve"> </w:t>
        </w:r>
      </w:ins>
      <w:ins w:id="4374" w:author="PR Preview" w:date="2026-01-01T00:00:00Z">
        <w:r>
          <w:t xml:space="preserve">maximizes</w:t>
        </w:r>
      </w:ins>
      <w:ins w:id="4375" w:author="PR Preview" w:date="2026-01-01T00:00:00Z">
        <w:r>
          <w:t xml:space="preserve"> </w:t>
        </w:r>
      </w:ins>
      <m:oMath>
        <m:r>
          <m:t>ℓ</m:t>
        </m:r>
      </m:oMath>
      <w:ins w:id="4376" w:author="PR Preview" w:date="2026-01-01T00:00:00Z">
        <w:r>
          <w:t xml:space="preserve"> </w:t>
        </w:r>
      </w:ins>
      <w:ins w:id="4377" w:author="PR Preview" w:date="2026-01-01T00:00:00Z">
        <w:r>
          <w:t xml:space="preserve">over</w:t>
        </w:r>
      </w:ins>
      <w:ins w:id="4378" w:author="PR Preview" w:date="2026-01-01T00:00:00Z">
        <w:r>
          <w:t xml:space="preserve"> </w:t>
        </w:r>
      </w:ins>
      <m:oMath>
        <m:r>
          <m:t>μ</m:t>
        </m:r>
      </m:oMath>
      <w:ins w:id="4379" w:author="PR Preview" w:date="2026-01-01T00:00:00Z">
        <w:r>
          <w:t xml:space="preserve"> </w:t>
        </w:r>
      </w:ins>
      <w:ins w:id="4380" w:author="PR Preview" w:date="2026-01-01T00:00:00Z">
        <w:r>
          <w:t xml:space="preserve">for every value of</w:t>
        </w:r>
      </w:ins>
      <w:ins w:id="438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4382" w:author="PR Preview" w:date="2026-01-01T00:00:00Z">
        <w:r>
          <w:t xml:space="preserve"> </w:t>
        </w:r>
      </w:ins>
      <w:ins w:id="4383" w:author="PR Preview" w:date="2026-01-01T00:00:00Z">
        <w:r>
          <w:t xml:space="preserve">(</w:t>
        </w:r>
      </w:ins>
      <w:hyperlink r:id="rId272">
        <w:ins w:id="4384" w:author="PR Preview" w:date="2026-01-01T00:00:00Z">
          <w:r>
            <w:rPr>
              <w:rStyle w:val="Hyperlink"/>
            </w:rPr>
            <w:t xml:space="preserve">Gaussian MLEs</w:t>
          </w:r>
        </w:ins>
      </w:hyperlink>
      <w:ins w:id="4385" w:author="PR Preview" w:date="2026-01-01T00:00:00Z">
        <w:r>
          <w:t xml:space="preserve">),</w:t>
        </w:r>
      </w:ins>
      <w:ins w:id="4386" w:author="PR Preview" w:date="2026-01-01T00:00:00Z">
        <w:r>
          <w:t xml:space="preserve"> </w:t>
        </w:r>
      </w:ins>
      <w:ins w:id="4387" w:author="PR Preview" w:date="2026-01-01T00:00:00Z">
        <w:r>
          <w:t xml:space="preserve">so the profile log-likelihood of</w:t>
        </w:r>
      </w:ins>
      <w:ins w:id="438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4389" w:author="PR Preview" w:date="2026-01-01T00:00:00Z">
        <w:r>
          <w:t xml:space="preserve"> </w:t>
        </w:r>
      </w:ins>
      <w:ins w:id="439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3"/>
    <w:bookmarkEnd w:id="274"/>
    <w:bookmarkEnd w:id="275"/>
    <w:bookmarkStart w:id="322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1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6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6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0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1"/>
    <w:bookmarkStart w:id="286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r:id="rId272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5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6"/>
    <w:bookmarkStart w:id="305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5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5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4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4"/>
    <w:bookmarkEnd w:id="305"/>
    <w:bookmarkStart w:id="307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6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6"/>
        </w:tc>
      </w:tr>
    </w:tbl>
    <w:bookmarkEnd w:id="307"/>
    <w:bookmarkStart w:id="313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del w:id="4391" w:author="PR Preview" w:date="2026-01-01T00:00:00Z">
        <w:r>
          <w:delText xml:space="preserve">By</w:delText>
        </w:r>
      </w:del>
      <w:del w:id="4392" w:author="PR Preview" w:date="2026-01-01T00:00:00Z">
        <w:r>
          <w:delText xml:space="preserve"> </w:delText>
        </w:r>
      </w:del>
      <w:hyperlink w:anchor="sec-covariance-matrix">
        <w:del w:id="4393" w:author="PR Preview" w:date="2026-01-01T00:00:00Z">
          <w:r>
            <w:rPr>
              <w:rStyle w:val="Hyperlink"/>
            </w:rPr>
            <w:delText xml:space="preserve">Section 4.5</w:delText>
          </w:r>
        </w:del>
      </w:hyperlink>
      <w:del w:id="4394" w:author="PR Preview" w:date="2026-01-01T00:00:00Z">
        <w:r>
          <w:delText xml:space="preserve">,</w:delText>
        </w:r>
      </w:del>
      <w:del w:id="4395" w:author="PR Preview" w:date="2026-01-01T00:00:00Z">
        <w:r>
          <w:delText xml:space="preserve"> </w:delText>
        </w:r>
      </w:del>
      <w:del w:id="4396" w:author="PR Preview" w:date="2026-01-01T00:00:00Z">
        <w:r>
          <w:delText xml:space="preserve">the estimated standard error of</w:delText>
        </w:r>
      </w:del>
      <w:del w:id="439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4398" w:author="PR Preview" w:date="2026-01-01T00:00:00Z">
        <w:r>
          <w:delText xml:space="preserve"> </w:delText>
        </w:r>
      </w:del>
      <w:del w:id="4399" w:author="PR Preview" w:date="2026-01-01T00:00:00Z">
        <w:r>
          <w:delText xml:space="preserve">is</w:delText>
        </w:r>
      </w:del>
    </w:p>
    <w:p>
      <w:pPr>
        <w:pStyle w:val="FirstParagraph"/>
      </w:pPr>
      <w:ins w:id="4400" w:author="PR Preview" w:date="2026-01-01T00:00:00Z">
        <w:r>
          <w:t xml:space="preserve">By the</w:t>
        </w:r>
      </w:ins>
      <w:ins w:id="4401" w:author="PR Preview" w:date="2026-01-01T00:00:00Z">
        <w:r>
          <w:t xml:space="preserve"> </w:t>
        </w:r>
      </w:ins>
      <w:hyperlink r:id="rId308">
        <w:ins w:id="4402" w:author="PR Preview" w:date="2026-01-01T00:00:00Z">
          <w:r>
            <w:rPr>
              <w:rStyle w:val="Hyperlink"/>
            </w:rPr>
            <w:t xml:space="preserve">covariance matrix of the Gaussian MLEs</w:t>
          </w:r>
        </w:ins>
      </w:hyperlink>
      <w:ins w:id="4403" w:author="PR Preview" w:date="2026-01-01T00:00:00Z">
        <w:r>
          <w:t xml:space="preserve">,</w:t>
        </w:r>
      </w:ins>
      <w:ins w:id="4404" w:author="PR Preview" w:date="2026-01-01T00:00:00Z">
        <w:r>
          <w:t xml:space="preserve"> </w:t>
        </w:r>
      </w:ins>
      <w:ins w:id="4405" w:author="PR Preview" w:date="2026-01-01T00:00:00Z">
        <w:r>
          <w:t xml:space="preserve">the estimated standard error of</w:t>
        </w:r>
      </w:ins>
      <w:ins w:id="440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4407" w:author="PR Preview" w:date="2026-01-01T00:00:00Z">
        <w:r>
          <w:t xml:space="preserve"> </w:t>
        </w:r>
      </w:ins>
      <w:ins w:id="440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6 Practice exercises</w:t>
      </w:r>
    </w:p>
    <w:bookmarkStart w:id="323" w:name="exr-prac-binom-lik"/>
    <w:p>
      <w:pPr>
        <w:pStyle w:val="FirstParagraph"/>
      </w:pPr>
      <w:del w:id="4409" w:author="PR Preview" w:date="2026-01-01T00:00:00Z">
        <w:r>
          <w:rPr>
            <w:b/>
            <w:bCs/>
          </w:rPr>
          <w:delText xml:space="preserve">Exercise 46 (Binomial likelihood (adapted from</w:delText>
        </w:r>
      </w:del>
      <w:del w:id="4410" w:author="PR Preview" w:date="2026-01-01T00:00:00Z">
        <w:r>
          <w:rPr>
            <w:b/>
            <w:bCs/>
          </w:rPr>
          <w:delText xml:space="preserve"> </w:delText>
        </w:r>
      </w:del>
      <w:del w:id="4411" w:author="PR Preview" w:date="2026-01-01T00:00:00Z">
        <w:r>
          <w:rPr>
            <w:b/>
            <w:bCs/>
          </w:rPr>
          <w:delText xml:space="preserve">Dobson and Barnett [1]</w:delText>
        </w:r>
      </w:del>
      <w:del w:id="4412" w:author="PR Preview" w:date="2026-01-01T00:00:00Z">
        <w:r>
          <w:rPr>
            <w:b/>
            <w:bCs/>
          </w:rPr>
          <w:delText xml:space="preserve">, Chapter 3))</w:delText>
        </w:r>
      </w:del>
      <w:del w:id="4413" w:author="PR Preview" w:date="2026-01-01T00:00:00Z">
        <w:r>
          <w:delText xml:space="preserve"> </w:delText>
        </w:r>
      </w:del>
      <w:del w:id="4414" w:author="PR Preview" w:date="2026-01-01T00:00:00Z">
        <w:r>
          <w:delText xml:space="preserve">Let</w:delText>
        </w:r>
      </w:del>
      <w:del w:id="4415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del w:id="4416" w:author="PR Preview" w:date="2026-01-01T00:00:00Z">
        <w:r>
          <w:delText xml:space="preserve">,</w:delText>
        </w:r>
      </w:del>
      <w:del w:id="4417" w:author="PR Preview" w:date="2026-01-01T00:00:00Z">
        <w:r>
          <w:delText xml:space="preserve"> </w:delText>
        </w:r>
      </w:del>
      <w:del w:id="4418" w:author="PR Preview" w:date="2026-01-01T00:00:00Z">
        <w:r>
          <w:delText xml:space="preserve">so that</w:delText>
        </w:r>
      </w:del>
    </w:p>
    <w:p>
      <w:pPr>
        <w:pStyle w:val="FirstParagraph"/>
      </w:pPr>
      <w:ins w:id="4419" w:author="PR Preview" w:date="2026-01-01T00:00:00Z">
        <w:r>
          <w:rPr>
            <w:b/>
            <w:bCs/>
          </w:rPr>
          <w:t xml:space="preserve">Exercise 35 (Binomial likelihood (adapted from</w:t>
        </w:r>
      </w:ins>
      <w:ins w:id="4420" w:author="PR Preview" w:date="2026-01-01T00:00:00Z">
        <w:r>
          <w:rPr>
            <w:b/>
            <w:bCs/>
          </w:rPr>
          <w:t xml:space="preserve"> </w:t>
        </w:r>
      </w:ins>
      <w:ins w:id="4421" w:author="PR Preview" w:date="2026-01-01T00:00:00Z">
        <w:r>
          <w:rPr>
            <w:b/>
            <w:bCs/>
          </w:rPr>
          <w:t xml:space="preserve">Dobson and Barnett [1]</w:t>
        </w:r>
      </w:ins>
      <w:ins w:id="4422" w:author="PR Preview" w:date="2026-01-01T00:00:00Z">
        <w:r>
          <w:rPr>
            <w:b/>
            <w:bCs/>
          </w:rPr>
          <w:t xml:space="preserve">, Chapter 3))</w:t>
        </w:r>
      </w:ins>
      <w:ins w:id="4423" w:author="PR Preview" w:date="2026-01-01T00:00:00Z">
        <w:r>
          <w:t xml:space="preserve"> </w:t>
        </w:r>
      </w:ins>
      <w:ins w:id="4424" w:author="PR Preview" w:date="2026-01-01T00:00:00Z">
        <w:r>
          <w:t xml:space="preserve">Let</w:t>
        </w:r>
      </w:ins>
      <w:ins w:id="442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ins w:id="4426" w:author="PR Preview" w:date="2026-01-01T00:00:00Z">
        <w:r>
          <w:t xml:space="preserve">,</w:t>
        </w:r>
      </w:ins>
      <w:ins w:id="4427" w:author="PR Preview" w:date="2026-01-01T00:00:00Z">
        <w:r>
          <w:t xml:space="preserve"> </w:t>
        </w:r>
      </w:ins>
      <w:ins w:id="4428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del w:id="4429" w:author="PR Preview" w:date="2026-01-01T00:00:00Z">
        <w:r>
          <w:rPr>
            <w:i/>
            <w:iCs/>
          </w:rPr>
          <w:delText xml:space="preserve">Solution 46</w:delText>
        </w:r>
      </w:del>
      <w:del w:id="4430" w:author="PR Preview" w:date="2026-01-01T00:00:00Z">
        <w:r>
          <w:delText xml:space="preserve">. </w:delText>
        </w:r>
      </w:del>
      <w:del w:id="4431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4432" w:author="PR Preview" w:date="2026-01-01T00:00:00Z">
        <w:r>
          <w:rPr>
            <w:i/>
            <w:iCs/>
          </w:rPr>
          <w:t xml:space="preserve">Solution 35</w:t>
        </w:r>
      </w:ins>
      <w:ins w:id="4433" w:author="PR Preview" w:date="2026-01-01T00:00:00Z">
        <w:r>
          <w:t xml:space="preserve">. </w:t>
        </w:r>
      </w:ins>
      <w:ins w:id="4434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del w:id="4435" w:author="PR Preview" w:date="2026-01-01T00:00:00Z">
        <w:r>
          <w:rPr>
            <w:b/>
            <w:bCs/>
          </w:rPr>
          <w:delText xml:space="preserve">Exercise 47 (Gaussian log-likelihood (adapted from</w:delText>
        </w:r>
      </w:del>
      <w:del w:id="4436" w:author="PR Preview" w:date="2026-01-01T00:00:00Z">
        <w:r>
          <w:rPr>
            <w:b/>
            <w:bCs/>
          </w:rPr>
          <w:delText xml:space="preserve"> </w:delText>
        </w:r>
      </w:del>
      <w:del w:id="4437" w:author="PR Preview" w:date="2026-01-01T00:00:00Z">
        <w:r>
          <w:rPr>
            <w:b/>
            <w:bCs/>
          </w:rPr>
          <w:delText xml:space="preserve">Kleinbaum et al. [26]</w:delText>
        </w:r>
      </w:del>
      <w:del w:id="4438" w:author="PR Preview" w:date="2026-01-01T00:00:00Z">
        <w:r>
          <w:rPr>
            <w:b/>
            <w:bCs/>
          </w:rPr>
          <w:delText xml:space="preserve">, Chapter 5))</w:delText>
        </w:r>
      </w:del>
      <w:del w:id="4439" w:author="PR Preview" w:date="2026-01-01T00:00:00Z">
        <w:r>
          <w:delText xml:space="preserve"> </w:delText>
        </w:r>
      </w:del>
      <w:del w:id="4440" w:author="PR Preview" w:date="2026-01-01T00:00:00Z">
        <w:r>
          <w:delText xml:space="preserve">Let</w:delText>
        </w:r>
      </w:del>
      <w:del w:id="444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4442" w:author="PR Preview" w:date="2026-01-01T00:00:00Z">
        <w:r>
          <w:delText xml:space="preserve">.</w:delText>
        </w:r>
      </w:del>
    </w:p>
    <w:p>
      <w:pPr>
        <w:pStyle w:val="BodyText"/>
      </w:pPr>
      <w:ins w:id="4443" w:author="PR Preview" w:date="2026-01-01T00:00:00Z">
        <w:r>
          <w:rPr>
            <w:b/>
            <w:bCs/>
          </w:rPr>
          <w:t xml:space="preserve">Exercise 36 (Gaussian log-likelihood (adapted from</w:t>
        </w:r>
      </w:ins>
      <w:ins w:id="4444" w:author="PR Preview" w:date="2026-01-01T00:00:00Z">
        <w:r>
          <w:rPr>
            <w:b/>
            <w:bCs/>
          </w:rPr>
          <w:t xml:space="preserve"> </w:t>
        </w:r>
      </w:ins>
      <w:ins w:id="4445" w:author="PR Preview" w:date="2026-01-01T00:00:00Z">
        <w:r>
          <w:rPr>
            <w:b/>
            <w:bCs/>
          </w:rPr>
          <w:t xml:space="preserve">Kleinbaum et al. [26]</w:t>
        </w:r>
      </w:ins>
      <w:ins w:id="4446" w:author="PR Preview" w:date="2026-01-01T00:00:00Z">
        <w:r>
          <w:rPr>
            <w:b/>
            <w:bCs/>
          </w:rPr>
          <w:t xml:space="preserve">, Chapter 5))</w:t>
        </w:r>
      </w:ins>
      <w:ins w:id="4447" w:author="PR Preview" w:date="2026-01-01T00:00:00Z">
        <w:r>
          <w:t xml:space="preserve"> </w:t>
        </w:r>
      </w:ins>
      <w:ins w:id="4448" w:author="PR Preview" w:date="2026-01-01T00:00:00Z">
        <w:r>
          <w:t xml:space="preserve">Let</w:t>
        </w:r>
      </w:ins>
      <w:ins w:id="444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4450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del w:id="4451" w:author="PR Preview" w:date="2026-01-01T00:00:00Z">
        <w:r>
          <w:rPr>
            <w:i/>
            <w:iCs/>
          </w:rPr>
          <w:delText xml:space="preserve">Solution 47</w:delText>
        </w:r>
      </w:del>
      <w:del w:id="4452" w:author="PR Preview" w:date="2026-01-01T00:00:00Z">
        <w:r>
          <w:delText xml:space="preserve">. </w:delText>
        </w:r>
      </w:del>
      <w:del w:id="4453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4454" w:author="PR Preview" w:date="2026-01-01T00:00:00Z">
        <w:r>
          <w:rPr>
            <w:i/>
            <w:iCs/>
          </w:rPr>
          <w:t xml:space="preserve">Solution 36</w:t>
        </w:r>
      </w:ins>
      <w:ins w:id="4455" w:author="PR Preview" w:date="2026-01-01T00:00:00Z">
        <w:r>
          <w:t xml:space="preserve">. </w:t>
        </w:r>
      </w:ins>
      <w:ins w:id="4456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del w:id="4457" w:author="PR Preview" w:date="2026-01-01T00:00:00Z">
        <w:r>
          <w:rPr>
            <w:b/>
            <w:bCs/>
          </w:rPr>
          <w:delText xml:space="preserve">Exercise 48 (Score at the MLE (adapted from</w:delText>
        </w:r>
      </w:del>
      <w:del w:id="4458" w:author="PR Preview" w:date="2026-01-01T00:00:00Z">
        <w:r>
          <w:rPr>
            <w:b/>
            <w:bCs/>
          </w:rPr>
          <w:delText xml:space="preserve"> </w:delText>
        </w:r>
      </w:del>
      <w:del w:id="4459" w:author="PR Preview" w:date="2026-01-01T00:00:00Z">
        <w:r>
          <w:rPr>
            <w:b/>
            <w:bCs/>
          </w:rPr>
          <w:delText xml:space="preserve">Dobson and Barnett [1]</w:delText>
        </w:r>
      </w:del>
      <w:del w:id="4460" w:author="PR Preview" w:date="2026-01-01T00:00:00Z">
        <w:r>
          <w:rPr>
            <w:b/>
            <w:bCs/>
          </w:rPr>
          <w:delText xml:space="preserve">, Chapter 3))</w:delText>
        </w:r>
      </w:del>
      <w:del w:id="4461" w:author="PR Preview" w:date="2026-01-01T00:00:00Z">
        <w:r>
          <w:delText xml:space="preserve"> </w:delText>
        </w:r>
      </w:del>
      <w:del w:id="4462" w:author="PR Preview" w:date="2026-01-01T00:00:00Z">
        <w:r>
          <w:delText xml:space="preserve">Let</w:delText>
        </w:r>
      </w:del>
      <w:del w:id="446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4464" w:author="PR Preview" w:date="2026-01-01T00:00:00Z">
        <w:r>
          <w:delText xml:space="preserve">.</w:delText>
        </w:r>
      </w:del>
    </w:p>
    <w:p>
      <w:pPr>
        <w:pStyle w:val="BodyText"/>
      </w:pPr>
      <w:ins w:id="4465" w:author="PR Preview" w:date="2026-01-01T00:00:00Z">
        <w:r>
          <w:rPr>
            <w:b/>
            <w:bCs/>
          </w:rPr>
          <w:t xml:space="preserve">Exercise 37 (Score at the MLE (adapted from</w:t>
        </w:r>
      </w:ins>
      <w:ins w:id="4466" w:author="PR Preview" w:date="2026-01-01T00:00:00Z">
        <w:r>
          <w:rPr>
            <w:b/>
            <w:bCs/>
          </w:rPr>
          <w:t xml:space="preserve"> </w:t>
        </w:r>
      </w:ins>
      <w:ins w:id="4467" w:author="PR Preview" w:date="2026-01-01T00:00:00Z">
        <w:r>
          <w:rPr>
            <w:b/>
            <w:bCs/>
          </w:rPr>
          <w:t xml:space="preserve">Dobson and Barnett [1]</w:t>
        </w:r>
      </w:ins>
      <w:ins w:id="4468" w:author="PR Preview" w:date="2026-01-01T00:00:00Z">
        <w:r>
          <w:rPr>
            <w:b/>
            <w:bCs/>
          </w:rPr>
          <w:t xml:space="preserve">, Chapter 3))</w:t>
        </w:r>
      </w:ins>
      <w:ins w:id="4469" w:author="PR Preview" w:date="2026-01-01T00:00:00Z">
        <w:r>
          <w:t xml:space="preserve"> </w:t>
        </w:r>
      </w:ins>
      <w:ins w:id="4470" w:author="PR Preview" w:date="2026-01-01T00:00:00Z">
        <w:r>
          <w:t xml:space="preserve">Let</w:t>
        </w:r>
      </w:ins>
      <w:ins w:id="447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4472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del w:id="4473" w:author="PR Preview" w:date="2026-01-01T00:00:00Z">
        <w:r>
          <w:rPr>
            <w:i/>
            <w:iCs/>
          </w:rPr>
          <w:delText xml:space="preserve">Solution 48</w:delText>
        </w:r>
      </w:del>
      <w:del w:id="4474" w:author="PR Preview" w:date="2026-01-01T00:00:00Z">
        <w:r>
          <w:delText xml:space="preserve">. </w:delText>
        </w:r>
      </w:del>
      <w:del w:id="4475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4476" w:author="PR Preview" w:date="2026-01-01T00:00:00Z">
        <w:r>
          <w:rPr>
            <w:i/>
            <w:iCs/>
          </w:rPr>
          <w:t xml:space="preserve">Solution 37</w:t>
        </w:r>
      </w:ins>
      <w:ins w:id="4477" w:author="PR Preview" w:date="2026-01-01T00:00:00Z">
        <w:r>
          <w:t xml:space="preserve">. </w:t>
        </w:r>
      </w:ins>
      <w:ins w:id="4478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del w:id="4479" w:author="PR Preview" w:date="2026-01-01T00:00:00Z">
        <w:r>
          <w:rPr>
            <w:b/>
            <w:bCs/>
          </w:rPr>
          <w:delText xml:space="preserve">Exercise 49 (Standard error of an MLE (adapted from</w:delText>
        </w:r>
      </w:del>
      <w:del w:id="4480" w:author="PR Preview" w:date="2026-01-01T00:00:00Z">
        <w:r>
          <w:rPr>
            <w:b/>
            <w:bCs/>
          </w:rPr>
          <w:delText xml:space="preserve"> </w:delText>
        </w:r>
      </w:del>
      <w:del w:id="4481" w:author="PR Preview" w:date="2026-01-01T00:00:00Z">
        <w:r>
          <w:rPr>
            <w:b/>
            <w:bCs/>
          </w:rPr>
          <w:delText xml:space="preserve">Dobson and Barnett [1]</w:delText>
        </w:r>
      </w:del>
      <w:del w:id="4482" w:author="PR Preview" w:date="2026-01-01T00:00:00Z">
        <w:r>
          <w:rPr>
            <w:b/>
            <w:bCs/>
          </w:rPr>
          <w:delText xml:space="preserve">, Chapter 5))</w:delText>
        </w:r>
      </w:del>
      <w:del w:id="4483" w:author="PR Preview" w:date="2026-01-01T00:00:00Z">
        <w:r>
          <w:delText xml:space="preserve"> </w:delText>
        </w:r>
      </w:del>
      <w:del w:id="4484" w:author="PR Preview" w:date="2026-01-01T00:00:00Z">
        <w:r>
          <w:delText xml:space="preserve">Let</w:delText>
        </w:r>
      </w:del>
      <w:del w:id="448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4486" w:author="PR Preview" w:date="2026-01-01T00:00:00Z">
        <w:r>
          <w:delText xml:space="preserve">.</w:delText>
        </w:r>
      </w:del>
    </w:p>
    <w:p>
      <w:pPr>
        <w:pStyle w:val="BodyText"/>
      </w:pPr>
      <w:ins w:id="4487" w:author="PR Preview" w:date="2026-01-01T00:00:00Z">
        <w:r>
          <w:rPr>
            <w:b/>
            <w:bCs/>
          </w:rPr>
          <w:t xml:space="preserve">Exercise 38 (Standard error of an MLE (adapted from</w:t>
        </w:r>
      </w:ins>
      <w:ins w:id="4488" w:author="PR Preview" w:date="2026-01-01T00:00:00Z">
        <w:r>
          <w:rPr>
            <w:b/>
            <w:bCs/>
          </w:rPr>
          <w:t xml:space="preserve"> </w:t>
        </w:r>
      </w:ins>
      <w:ins w:id="4489" w:author="PR Preview" w:date="2026-01-01T00:00:00Z">
        <w:r>
          <w:rPr>
            <w:b/>
            <w:bCs/>
          </w:rPr>
          <w:t xml:space="preserve">Dobson and Barnett [1]</w:t>
        </w:r>
      </w:ins>
      <w:ins w:id="4490" w:author="PR Preview" w:date="2026-01-01T00:00:00Z">
        <w:r>
          <w:rPr>
            <w:b/>
            <w:bCs/>
          </w:rPr>
          <w:t xml:space="preserve">, Chapter 5))</w:t>
        </w:r>
      </w:ins>
      <w:ins w:id="4491" w:author="PR Preview" w:date="2026-01-01T00:00:00Z">
        <w:r>
          <w:t xml:space="preserve"> </w:t>
        </w:r>
      </w:ins>
      <w:ins w:id="4492" w:author="PR Preview" w:date="2026-01-01T00:00:00Z">
        <w:r>
          <w:t xml:space="preserve">Let</w:t>
        </w:r>
      </w:ins>
      <w:ins w:id="449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4494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del w:id="4495" w:author="PR Preview" w:date="2026-01-01T00:00:00Z">
        <w:r>
          <w:rPr>
            <w:i/>
            <w:iCs/>
          </w:rPr>
          <w:delText xml:space="preserve">Solution 49</w:delText>
        </w:r>
      </w:del>
      <w:del w:id="4496" w:author="PR Preview" w:date="2026-01-01T00:00:00Z">
        <w:r>
          <w:delText xml:space="preserve">. </w:delText>
        </w:r>
      </w:del>
      <w:del w:id="4497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del w:id="4498" w:author="PR Preview" w:date="2026-01-01T00:00:00Z">
        <w:r>
          <w:delText xml:space="preserve">From</w:delText>
        </w:r>
      </w:del>
      <w:del w:id="4499" w:author="PR Preview" w:date="2026-01-01T00:00:00Z">
        <w:r>
          <w:delText xml:space="preserve"> </w:delText>
        </w:r>
      </w:del>
      <w:hyperlink w:anchor="exr-prac-score-zero">
        <w:del w:id="4500" w:author="PR Preview" w:date="2026-01-01T00:00:00Z">
          <w:r>
            <w:rPr>
              <w:rStyle w:val="Hyperlink"/>
            </w:rPr>
            <w:delText xml:space="preserve">Exercise 48</w:delText>
          </w:r>
        </w:del>
      </w:hyperlink>
      <w:del w:id="4501" w:author="PR Preview" w:date="2026-01-01T00:00:00Z">
        <w:r>
          <w:delText xml:space="preserve">,</w:delText>
        </w:r>
      </w:del>
      <w:del w:id="4502" w:author="PR Preview" w:date="2026-01-01T00:00:00Z">
        <w:r>
          <w:delText xml:space="preserve"> </w:delText>
        </w:r>
      </w:del>
      <w:del w:id="4503" w:author="PR Preview" w:date="2026-01-01T00:00:00Z">
        <w:r>
          <w:delText xml:space="preserve">$\ell'({\lambda}; \mathord{\smash[b]{\underset{\raise.3ex\hbox{$\scriptstyle\sim$}}{x}}\vphantom{x}}) = \frac{n\bar{x}}{{\lambda}} - n$</w:delText>
        </w:r>
      </w:del>
      <w:del w:id="4504" w:author="PR Preview" w:date="2026-01-01T00:00:00Z">
        <w:r>
          <w:delText xml:space="preserve">.</w:delText>
        </w:r>
      </w:del>
    </w:p>
    <w:p>
      <w:pPr>
        <w:pStyle w:val="BodyText"/>
      </w:pPr>
      <w:ins w:id="4505" w:author="PR Preview" w:date="2026-01-01T00:00:00Z">
        <w:r>
          <w:rPr>
            <w:i/>
            <w:iCs/>
          </w:rPr>
          <w:t xml:space="preserve">Solution 38</w:t>
        </w:r>
      </w:ins>
      <w:ins w:id="4506" w:author="PR Preview" w:date="2026-01-01T00:00:00Z">
        <w:r>
          <w:t xml:space="preserve">. </w:t>
        </w:r>
      </w:ins>
      <w:ins w:id="4507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ins w:id="4508" w:author="PR Preview" w:date="2026-01-01T00:00:00Z">
        <w:r>
          <w:t xml:space="preserve">From</w:t>
        </w:r>
      </w:ins>
      <w:ins w:id="4509" w:author="PR Preview" w:date="2026-01-01T00:00:00Z">
        <w:r>
          <w:t xml:space="preserve"> </w:t>
        </w:r>
      </w:ins>
      <w:hyperlink w:anchor="exr-prac-score-zero">
        <w:ins w:id="4510" w:author="PR Preview" w:date="2026-01-01T00:00:00Z">
          <w:r>
            <w:rPr>
              <w:rStyle w:val="Hyperlink"/>
            </w:rPr>
            <w:t xml:space="preserve">Exercise 37</w:t>
          </w:r>
        </w:ins>
      </w:hyperlink>
      <w:ins w:id="4511" w:author="PR Preview" w:date="2026-01-01T00:00:00Z">
        <w:r>
          <w:t xml:space="preserve">,</w:t>
        </w:r>
      </w:ins>
      <w:ins w:id="4512" w:author="PR Preview" w:date="2026-01-01T00:00:00Z">
        <w:r>
          <w:t xml:space="preserve"> </w:t>
        </w:r>
      </w:ins>
      <w:ins w:id="4513" w:author="PR Preview" w:date="2026-01-01T00:00:00Z">
        <w:r>
          <w:t xml:space="preserve">$\ell'({\lambda}; \mathord{\smash[b]{\underset{\raise.3ex\hbox{$\scriptstyle\sim$}}{x}}\vphantom{x}}) = \frac{n\bar{x}}{{\lambda}} - n$</w:t>
        </w:r>
      </w:ins>
      <w:ins w:id="4514" w:author="PR Preview" w:date="2026-01-01T00:00:00Z">
        <w:r>
          <w:t xml:space="preserve">.</w:t>
        </w:r>
      </w:ins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del w:id="4515" w:author="PR Preview" w:date="2026-01-01T00:00:00Z">
        <w:r>
          <w:rPr>
            <w:b/>
            <w:bCs/>
          </w:rPr>
          <w:delText xml:space="preserve">Exercise 50 (Exponential MLE (adapted from</w:delText>
        </w:r>
      </w:del>
      <w:del w:id="4516" w:author="PR Preview" w:date="2026-01-01T00:00:00Z">
        <w:r>
          <w:rPr>
            <w:b/>
            <w:bCs/>
          </w:rPr>
          <w:delText xml:space="preserve"> </w:delText>
        </w:r>
      </w:del>
      <w:del w:id="4517" w:author="PR Preview" w:date="2026-01-01T00:00:00Z">
        <w:r>
          <w:rPr>
            <w:b/>
            <w:bCs/>
          </w:rPr>
          <w:delText xml:space="preserve">Dobson and Barnett [1]</w:delText>
        </w:r>
      </w:del>
      <w:del w:id="4518" w:author="PR Preview" w:date="2026-01-01T00:00:00Z">
        <w:r>
          <w:rPr>
            <w:b/>
            <w:bCs/>
          </w:rPr>
          <w:delText xml:space="preserve">, Chapter 3))</w:delText>
        </w:r>
      </w:del>
      <w:del w:id="4519" w:author="PR Preview" w:date="2026-01-01T00:00:00Z">
        <w:r>
          <w:delText xml:space="preserve"> </w:delText>
        </w:r>
      </w:del>
      <w:del w:id="4520" w:author="PR Preview" w:date="2026-01-01T00:00:00Z">
        <w:r>
          <w:delText xml:space="preserve">Let</w:delText>
        </w:r>
      </w:del>
      <w:del w:id="452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522" w:author="PR Preview" w:date="2026-01-01T00:00:00Z">
        <w:r>
          <w:delText xml:space="preserve">,</w:delText>
        </w:r>
      </w:del>
      <w:del w:id="4523" w:author="PR Preview" w:date="2026-01-01T00:00:00Z">
        <w:r>
          <w:delText xml:space="preserve"> </w:delText>
        </w:r>
      </w:del>
      <w:del w:id="4524" w:author="PR Preview" w:date="2026-01-01T00:00:00Z">
        <w:r>
          <w:delText xml:space="preserve">so that</w:delText>
        </w:r>
      </w:del>
    </w:p>
    <w:p>
      <w:pPr>
        <w:pStyle w:val="FirstParagraph"/>
      </w:pPr>
      <w:ins w:id="4525" w:author="PR Preview" w:date="2026-01-01T00:00:00Z">
        <w:r>
          <w:rPr>
            <w:b/>
            <w:bCs/>
          </w:rPr>
          <w:t xml:space="preserve">Exercise 39 (Exponential MLE (adapted from</w:t>
        </w:r>
      </w:ins>
      <w:ins w:id="4526" w:author="PR Preview" w:date="2026-01-01T00:00:00Z">
        <w:r>
          <w:rPr>
            <w:b/>
            <w:bCs/>
          </w:rPr>
          <w:t xml:space="preserve"> </w:t>
        </w:r>
      </w:ins>
      <w:ins w:id="4527" w:author="PR Preview" w:date="2026-01-01T00:00:00Z">
        <w:r>
          <w:rPr>
            <w:b/>
            <w:bCs/>
          </w:rPr>
          <w:t xml:space="preserve">Dobson and Barnett [1]</w:t>
        </w:r>
      </w:ins>
      <w:ins w:id="4528" w:author="PR Preview" w:date="2026-01-01T00:00:00Z">
        <w:r>
          <w:rPr>
            <w:b/>
            <w:bCs/>
          </w:rPr>
          <w:t xml:space="preserve">, Chapter 3))</w:t>
        </w:r>
      </w:ins>
      <w:ins w:id="4529" w:author="PR Preview" w:date="2026-01-01T00:00:00Z">
        <w:r>
          <w:t xml:space="preserve"> </w:t>
        </w:r>
      </w:ins>
      <w:ins w:id="4530" w:author="PR Preview" w:date="2026-01-01T00:00:00Z">
        <w:r>
          <w:t xml:space="preserve">Let</w:t>
        </w:r>
      </w:ins>
      <w:ins w:id="45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532" w:author="PR Preview" w:date="2026-01-01T00:00:00Z">
        <w:r>
          <w:t xml:space="preserve">,</w:t>
        </w:r>
      </w:ins>
      <w:ins w:id="4533" w:author="PR Preview" w:date="2026-01-01T00:00:00Z">
        <w:r>
          <w:t xml:space="preserve"> </w:t>
        </w:r>
      </w:ins>
      <w:ins w:id="4534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del w:id="4535" w:author="PR Preview" w:date="2026-01-01T00:00:00Z">
        <w:r>
          <w:rPr>
            <w:i/>
            <w:iCs/>
          </w:rPr>
          <w:delText xml:space="preserve">Solution 50</w:delText>
        </w:r>
      </w:del>
      <w:del w:id="4536" w:author="PR Preview" w:date="2026-01-01T00:00:00Z">
        <w:r>
          <w:delText xml:space="preserve">. </w:delText>
        </w:r>
      </w:del>
      <w:del w:id="4537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4538" w:author="PR Preview" w:date="2026-01-01T00:00:00Z">
        <w:r>
          <w:rPr>
            <w:i/>
            <w:iCs/>
          </w:rPr>
          <w:t xml:space="preserve">Solution 39</w:t>
        </w:r>
      </w:ins>
      <w:ins w:id="4539" w:author="PR Preview" w:date="2026-01-01T00:00:00Z">
        <w:r>
          <w:t xml:space="preserve">. </w:t>
        </w:r>
      </w:ins>
      <w:ins w:id="4540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85" w:name="references"/>
    <w:p>
      <w:pPr>
        <w:pStyle w:val="Heading2"/>
      </w:pPr>
      <w:r>
        <w:t xml:space="preserve">References</w:t>
      </w:r>
    </w:p>
    <w:bookmarkStart w:id="384" w:name="refs"/>
    <w:bookmarkStart w:id="33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5"/>
    <w:bookmarkStart w:id="33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7"/>
    <w:bookmarkStart w:id="33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39"/>
    <w:bookmarkStart w:id="34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https://en.wikipedia.org/wiki/Likelihood_function</w:t>
        </w:r>
      </w:hyperlink>
    </w:p>
    <w:bookmarkEnd w:id="341"/>
    <w:bookmarkStart w:id="34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https://en.wikipedia.org/wiki/Maximum_likelihood_estimation</w:t>
        </w:r>
      </w:hyperlink>
    </w:p>
    <w:bookmarkEnd w:id="343"/>
    <w:bookmarkStart w:id="34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5"/>
    <w:bookmarkStart w:id="34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6"/>
    <w:bookmarkStart w:id="34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7"/>
    <w:bookmarkStart w:id="34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https://en.wikipedia.org/wiki/Critical_point_%28mathematics%29</w:t>
        </w:r>
      </w:hyperlink>
    </w:p>
    <w:bookmarkEnd w:id="349"/>
    <w:bookmarkStart w:id="35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https://en.wikipedia.org/wiki/Informant_function</w:t>
        </w:r>
      </w:hyperlink>
    </w:p>
    <w:bookmarkEnd w:id="351"/>
    <w:bookmarkStart w:id="35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https://en.wikipedia.org/wiki/Hessian_matrix</w:t>
        </w:r>
      </w:hyperlink>
    </w:p>
    <w:bookmarkEnd w:id="353"/>
    <w:bookmarkStart w:id="35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https://en.wikipedia.org/wiki/Fisher_information</w:t>
        </w:r>
      </w:hyperlink>
    </w:p>
    <w:bookmarkEnd w:id="355"/>
    <w:bookmarkStart w:id="35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7"/>
    <w:bookmarkStart w:id="35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59"/>
    <w:bookmarkStart w:id="36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1"/>
    <w:bookmarkStart w:id="36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3"/>
    <w:bookmarkStart w:id="36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5"/>
    <w:bookmarkStart w:id="36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https://en.wikipedia.org/wiki/Wald_test</w:t>
        </w:r>
      </w:hyperlink>
    </w:p>
    <w:bookmarkEnd w:id="367"/>
    <w:bookmarkStart w:id="36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https://en.wikipedia.org/wiki/Likelihood-ratio_test</w:t>
        </w:r>
      </w:hyperlink>
    </w:p>
    <w:bookmarkEnd w:id="369"/>
    <w:bookmarkStart w:id="37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https://en.wikipedia.org/wiki/Wilks%27_theorem</w:t>
        </w:r>
      </w:hyperlink>
    </w:p>
    <w:bookmarkEnd w:id="371"/>
    <w:bookmarkStart w:id="37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3"/>
    <w:bookmarkStart w:id="37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https://en.wikipedia.org/wiki/Prediction_interval</w:t>
        </w:r>
      </w:hyperlink>
    </w:p>
    <w:bookmarkEnd w:id="375"/>
    <w:bookmarkStart w:id="37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7"/>
    <w:bookmarkStart w:id="37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79"/>
    <w:bookmarkStart w:id="38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1"/>
    <w:bookmarkStart w:id="38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3"/>
    <w:bookmarkEnd w:id="384"/>
    <w:bookmarkEnd w:id="3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7" Type="http://schemas.openxmlformats.org/officeDocument/2006/relationships/image" Target="media/rId207.png"/><Relationship Id="rId223" Type="http://schemas.openxmlformats.org/officeDocument/2006/relationships/image" Target="media/rId223.png"/><Relationship Id="rId229" Type="http://schemas.openxmlformats.org/officeDocument/2006/relationships/image" Target="media/rId229.png"/><Relationship Id="rId241" Type="http://schemas.openxmlformats.org/officeDocument/2006/relationships/image" Target="media/rId241.png"/><Relationship Id="rId245" Type="http://schemas.openxmlformats.org/officeDocument/2006/relationships/image" Target="media/rId24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8" Type="http://schemas.openxmlformats.org/officeDocument/2006/relationships/image" Target="media/rId258.png"/><Relationship Id="rId277" Type="http://schemas.openxmlformats.org/officeDocument/2006/relationships/image" Target="media/rId277.png"/><Relationship Id="rId282" Type="http://schemas.openxmlformats.org/officeDocument/2006/relationships/image" Target="media/rId282.png"/><Relationship Id="rId287" Type="http://schemas.openxmlformats.org/officeDocument/2006/relationships/image" Target="media/rId287.png"/><Relationship Id="rId291" Type="http://schemas.openxmlformats.org/officeDocument/2006/relationships/image" Target="media/rId291.png"/><Relationship Id="rId296" Type="http://schemas.openxmlformats.org/officeDocument/2006/relationships/image" Target="media/rId296.png"/><Relationship Id="rId300" Type="http://schemas.openxmlformats.org/officeDocument/2006/relationships/image" Target="media/rId300.png"/><Relationship Id="rId309" Type="http://schemas.openxmlformats.org/officeDocument/2006/relationships/image" Target="media/rId309.png"/><Relationship Id="rId315" Type="http://schemas.openxmlformats.org/officeDocument/2006/relationships/image" Target="media/rId315.png"/><Relationship Id="rId153" Type="http://schemas.openxmlformats.org/officeDocument/2006/relationships/image" Target="media/rId153.png"/><Relationship Id="rId157" Type="http://schemas.openxmlformats.org/officeDocument/2006/relationships/image" Target="media/rId157.png"/><Relationship Id="rId180" Type="http://schemas.openxmlformats.org/officeDocument/2006/relationships/image" Target="media/rId180.png"/><Relationship Id="rId188" Type="http://schemas.openxmlformats.org/officeDocument/2006/relationships/image" Target="media/rId188.png"/><Relationship Id="rId197" Type="http://schemas.openxmlformats.org/officeDocument/2006/relationships/image" Target="media/rId197.png"/><Relationship Id="rId266" Type="http://schemas.openxmlformats.org/officeDocument/2006/relationships/hyperlink" Target="bernoulli-mle.qmd" TargetMode="External"/><Relationship Id="rId58" Type="http://schemas.openxmlformats.org/officeDocument/2006/relationships/hyperlink" Target="bernoulli-mle.qmd#thm-bernoulli-score" TargetMode="External"/><Relationship Id="rId163" Type="http://schemas.openxmlformats.org/officeDocument/2006/relationships/hyperlink" Target="estimation.qmd#def-estimand" TargetMode="External"/><Relationship Id="rId269" Type="http://schemas.openxmlformats.org/officeDocument/2006/relationships/hyperlink" Target="gaussian-mle.qmd" TargetMode="External"/><Relationship Id="rId308" Type="http://schemas.openxmlformats.org/officeDocument/2006/relationships/hyperlink" Target="gaussian-mle.qmd#sec-covariance-matrix" TargetMode="External"/><Relationship Id="rId272" Type="http://schemas.openxmlformats.org/officeDocument/2006/relationships/hyperlink" Target="gaussian-mle.qmd#sec-gaussian-mle" TargetMode="External"/><Relationship Id="rId376" Type="http://schemas.openxmlformats.org/officeDocument/2006/relationships/hyperlink" Target="https://doi.org/10.1001/jama.280.7.605" TargetMode="External"/><Relationship Id="rId336" Type="http://schemas.openxmlformats.org/officeDocument/2006/relationships/hyperlink" Target="https://doi.org/10.1002/9780470191613" TargetMode="External"/><Relationship Id="rId356" Type="http://schemas.openxmlformats.org/officeDocument/2006/relationships/hyperlink" Target="https://doi.org/10.1007/978-1-4419-0118-7" TargetMode="External"/><Relationship Id="rId378" Type="http://schemas.openxmlformats.org/officeDocument/2006/relationships/hyperlink" Target="https://doi.org/10.1007/978-1-4614-1353-0" TargetMode="External"/><Relationship Id="rId360" Type="http://schemas.openxmlformats.org/officeDocument/2006/relationships/hyperlink" Target="https://doi.org/10.1007/b98855" TargetMode="External"/><Relationship Id="rId362" Type="http://schemas.openxmlformats.org/officeDocument/2006/relationships/hyperlink" Target="https://doi.org/10.1016/S1573-4412(05)80005-4" TargetMode="External"/><Relationship Id="rId364" Type="http://schemas.openxmlformats.org/officeDocument/2006/relationships/hyperlink" Target="https://doi.org/10.1093/biomet/65.3.457" TargetMode="External"/><Relationship Id="rId380" Type="http://schemas.openxmlformats.org/officeDocument/2006/relationships/hyperlink" Target="https://doi.org/10.1198/000313001300339897" TargetMode="External"/><Relationship Id="rId334" Type="http://schemas.openxmlformats.org/officeDocument/2006/relationships/hyperlink" Target="https://doi.org/10.1201/9781315182780" TargetMode="External"/><Relationship Id="rId358" Type="http://schemas.openxmlformats.org/officeDocument/2006/relationships/hyperlink" Target="https://doi.org/10.1201/9781315370279" TargetMode="External"/><Relationship Id="rId372" Type="http://schemas.openxmlformats.org/officeDocument/2006/relationships/hyperlink" Target="https://doi.org/10.1214/aoms/1177732360" TargetMode="External"/><Relationship Id="rId348" Type="http://schemas.openxmlformats.org/officeDocument/2006/relationships/hyperlink" Target="https://en.wikipedia.org/wiki/Critical_point_%28mathematics%29" TargetMode="External"/><Relationship Id="rId69" Type="http://schemas.openxmlformats.org/officeDocument/2006/relationships/hyperlink" Target="https://en.wikipedia.org/wiki/Exponential_family" TargetMode="External"/><Relationship Id="rId354" Type="http://schemas.openxmlformats.org/officeDocument/2006/relationships/hyperlink" Target="https://en.wikipedia.org/wiki/Fisher_information" TargetMode="External"/><Relationship Id="rId352" Type="http://schemas.openxmlformats.org/officeDocument/2006/relationships/hyperlink" Target="https://en.wikipedia.org/wiki/Hessian_matrix" TargetMode="External"/><Relationship Id="rId350" Type="http://schemas.openxmlformats.org/officeDocument/2006/relationships/hyperlink" Target="https://en.wikipedia.org/wiki/Informant_function" TargetMode="External"/><Relationship Id="rId368" Type="http://schemas.openxmlformats.org/officeDocument/2006/relationships/hyperlink" Target="https://en.wikipedia.org/wiki/Likelihood-ratio_test" TargetMode="External"/><Relationship Id="rId340" Type="http://schemas.openxmlformats.org/officeDocument/2006/relationships/hyperlink" Target="https://en.wikipedia.org/wiki/Likelihood_function" TargetMode="External"/><Relationship Id="rId342" Type="http://schemas.openxmlformats.org/officeDocument/2006/relationships/hyperlink" Target="https://en.wikipedia.org/wiki/Maximum_likelihood_estimation" TargetMode="External"/><Relationship Id="rId79" Type="http://schemas.openxmlformats.org/officeDocument/2006/relationships/hyperlink" Target="https://en.wikipedia.org/wiki/Otto_Hesse" TargetMode="External"/><Relationship Id="rId374" Type="http://schemas.openxmlformats.org/officeDocument/2006/relationships/hyperlink" Target="https://en.wikipedia.org/wiki/Prediction_interval" TargetMode="External"/><Relationship Id="rId235" Type="http://schemas.openxmlformats.org/officeDocument/2006/relationships/hyperlink" Target="https://en.wikipedia.org/wiki/Taylor%27s_theorem" TargetMode="External"/><Relationship Id="rId366" Type="http://schemas.openxmlformats.org/officeDocument/2006/relationships/hyperlink" Target="https://en.wikipedia.org/wiki/Wald_test" TargetMode="External"/><Relationship Id="rId37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56" Type="http://schemas.openxmlformats.org/officeDocument/2006/relationships/hyperlink" Target="https://morrison-lab.github.io/pds/probability-basics.html#def-event" TargetMode="External"/><Relationship Id="rId57" Type="http://schemas.openxmlformats.org/officeDocument/2006/relationships/hyperlink" Target="https://morrison-lab.github.io/pds/probability-basics.html#def-probability" TargetMode="External"/><Relationship Id="rId73" Type="http://schemas.openxmlformats.org/officeDocument/2006/relationships/hyperlink" Target="https://morrison-lab.github.io/pds/variance-covariance.html#def-variance" TargetMode="External"/><Relationship Id="rId138" Type="http://schemas.openxmlformats.org/officeDocument/2006/relationships/hyperlink" Target="https://online.stat.psu.edu/stat504/Lesson02" TargetMode="External"/><Relationship Id="rId382" Type="http://schemas.openxmlformats.org/officeDocument/2006/relationships/hyperlink" Target="https://www.cengage.com/c/applied-regression-analysis-and-other-multivariable-methods-5e-kleinbaum/9781285051086/" TargetMode="External"/><Relationship Id="rId338" Type="http://schemas.openxmlformats.org/officeDocument/2006/relationships/hyperlink" Target="https://www.cengage.com/c/statistical-inference-2e-casella-berger/9780534243128/" TargetMode="External"/><Relationship Id="rId344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6" Type="http://schemas.openxmlformats.org/officeDocument/2006/relationships/hyperlink" Target="inference.qmd#def-confidence-interval" TargetMode="External"/><Relationship Id="rId119" Type="http://schemas.openxmlformats.org/officeDocument/2006/relationships/hyperlink" Target="inference.qmd#def-test-statistic" TargetMode="External"/><Relationship Id="rId141" Type="http://schemas.openxmlformats.org/officeDocument/2006/relationships/hyperlink" Target="inference.qmd#sec-reference-distributions" TargetMode="External"/><Relationship Id="rId203" Type="http://schemas.openxmlformats.org/officeDocument/2006/relationships/hyperlink" Target="intro-MLEs.qmd#def-hessian" TargetMode="External"/><Relationship Id="rId170" Type="http://schemas.openxmlformats.org/officeDocument/2006/relationships/hyperlink" Target="intro-MLEs.qmd#def-lik-obs" TargetMode="External"/><Relationship Id="rId228" Type="http://schemas.openxmlformats.org/officeDocument/2006/relationships/hyperlink" Target="intro-MLEs.qmd#def-oinf" TargetMode="External"/><Relationship Id="rId193" Type="http://schemas.openxmlformats.org/officeDocument/2006/relationships/hyperlink" Target="intro-MLEs.qmd#def-score" TargetMode="External"/><Relationship Id="rId265" Type="http://schemas.openxmlformats.org/officeDocument/2006/relationships/hyperlink" Target="model-validation.qmd#def-covariate" TargetMode="External"/><Relationship Id="rId145" Type="http://schemas.openxmlformats.org/officeDocument/2006/relationships/hyperlink" Target="prediction.qmd#def-prediction-error" TargetMode="External"/><Relationship Id="rId9" Type="http://schemas.openxmlformats.org/officeDocument/2006/relationships/hyperlink" Target="https://morrison-lab.github.io/pds/probability-basics.html#def-odds" TargetMode="External"/><Relationship Id="rId10" Type="http://schemas.openxmlformats.org/officeDocument/2006/relationships/hyperlink" Target="https://morrison-lab.github.io/pds/variance-covariance.html#def-deviation-pop-mean" TargetMode="External"/><Relationship Id="rId11" Type="http://schemas.openxmlformats.org/officeDocument/2006/relationships/hyperlink" Target="exploratory-descriptive.qmd#def-sample-mean" TargetMode="External"/><Relationship Id="rId13" Type="http://schemas.openxmlformats.org/officeDocument/2006/relationships/hyperlink" Target="exploratory-descriptive.qmd#def-sample" TargetMode="External"/><Relationship Id="rId14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estimation.qmd#exm-biased-variance-mle" TargetMode="External"/></Relationships>
</file>

<file path=word/_rels/footnotes.xml.rels><?xml version='1.0' encoding='UTF-8' standalone='yes'?>
<Relationships xmlns="http://schemas.openxmlformats.org/package/2006/relationships"><Relationship Id="rId266" Type="http://schemas.openxmlformats.org/officeDocument/2006/relationships/hyperlink" Target="bernoulli-mle.qmd" TargetMode="External"/><Relationship Id="rId58" Type="http://schemas.openxmlformats.org/officeDocument/2006/relationships/hyperlink" Target="bernoulli-mle.qmd#thm-bernoulli-score" TargetMode="External"/><Relationship Id="rId163" Type="http://schemas.openxmlformats.org/officeDocument/2006/relationships/hyperlink" Target="estimation.qmd#def-estimand" TargetMode="External"/><Relationship Id="rId269" Type="http://schemas.openxmlformats.org/officeDocument/2006/relationships/hyperlink" Target="gaussian-mle.qmd" TargetMode="External"/><Relationship Id="rId308" Type="http://schemas.openxmlformats.org/officeDocument/2006/relationships/hyperlink" Target="gaussian-mle.qmd#sec-covariance-matrix" TargetMode="External"/><Relationship Id="rId272" Type="http://schemas.openxmlformats.org/officeDocument/2006/relationships/hyperlink" Target="gaussian-mle.qmd#sec-gaussian-mle" TargetMode="External"/><Relationship Id="rId376" Type="http://schemas.openxmlformats.org/officeDocument/2006/relationships/hyperlink" Target="https://doi.org/10.1001/jama.280.7.605" TargetMode="External"/><Relationship Id="rId336" Type="http://schemas.openxmlformats.org/officeDocument/2006/relationships/hyperlink" Target="https://doi.org/10.1002/9780470191613" TargetMode="External"/><Relationship Id="rId356" Type="http://schemas.openxmlformats.org/officeDocument/2006/relationships/hyperlink" Target="https://doi.org/10.1007/978-1-4419-0118-7" TargetMode="External"/><Relationship Id="rId378" Type="http://schemas.openxmlformats.org/officeDocument/2006/relationships/hyperlink" Target="https://doi.org/10.1007/978-1-4614-1353-0" TargetMode="External"/><Relationship Id="rId360" Type="http://schemas.openxmlformats.org/officeDocument/2006/relationships/hyperlink" Target="https://doi.org/10.1007/b98855" TargetMode="External"/><Relationship Id="rId362" Type="http://schemas.openxmlformats.org/officeDocument/2006/relationships/hyperlink" Target="https://doi.org/10.1016/S1573-4412(05)80005-4" TargetMode="External"/><Relationship Id="rId364" Type="http://schemas.openxmlformats.org/officeDocument/2006/relationships/hyperlink" Target="https://doi.org/10.1093/biomet/65.3.457" TargetMode="External"/><Relationship Id="rId380" Type="http://schemas.openxmlformats.org/officeDocument/2006/relationships/hyperlink" Target="https://doi.org/10.1198/000313001300339897" TargetMode="External"/><Relationship Id="rId334" Type="http://schemas.openxmlformats.org/officeDocument/2006/relationships/hyperlink" Target="https://doi.org/10.1201/9781315182780" TargetMode="External"/><Relationship Id="rId358" Type="http://schemas.openxmlformats.org/officeDocument/2006/relationships/hyperlink" Target="https://doi.org/10.1201/9781315370279" TargetMode="External"/><Relationship Id="rId372" Type="http://schemas.openxmlformats.org/officeDocument/2006/relationships/hyperlink" Target="https://doi.org/10.1214/aoms/1177732360" TargetMode="External"/><Relationship Id="rId348" Type="http://schemas.openxmlformats.org/officeDocument/2006/relationships/hyperlink" Target="https://en.wikipedia.org/wiki/Critical_point_%28mathematics%29" TargetMode="External"/><Relationship Id="rId69" Type="http://schemas.openxmlformats.org/officeDocument/2006/relationships/hyperlink" Target="https://en.wikipedia.org/wiki/Exponential_family" TargetMode="External"/><Relationship Id="rId354" Type="http://schemas.openxmlformats.org/officeDocument/2006/relationships/hyperlink" Target="https://en.wikipedia.org/wiki/Fisher_information" TargetMode="External"/><Relationship Id="rId352" Type="http://schemas.openxmlformats.org/officeDocument/2006/relationships/hyperlink" Target="https://en.wikipedia.org/wiki/Hessian_matrix" TargetMode="External"/><Relationship Id="rId350" Type="http://schemas.openxmlformats.org/officeDocument/2006/relationships/hyperlink" Target="https://en.wikipedia.org/wiki/Informant_function" TargetMode="External"/><Relationship Id="rId368" Type="http://schemas.openxmlformats.org/officeDocument/2006/relationships/hyperlink" Target="https://en.wikipedia.org/wiki/Likelihood-ratio_test" TargetMode="External"/><Relationship Id="rId340" Type="http://schemas.openxmlformats.org/officeDocument/2006/relationships/hyperlink" Target="https://en.wikipedia.org/wiki/Likelihood_function" TargetMode="External"/><Relationship Id="rId342" Type="http://schemas.openxmlformats.org/officeDocument/2006/relationships/hyperlink" Target="https://en.wikipedia.org/wiki/Maximum_likelihood_estimation" TargetMode="External"/><Relationship Id="rId79" Type="http://schemas.openxmlformats.org/officeDocument/2006/relationships/hyperlink" Target="https://en.wikipedia.org/wiki/Otto_Hesse" TargetMode="External"/><Relationship Id="rId374" Type="http://schemas.openxmlformats.org/officeDocument/2006/relationships/hyperlink" Target="https://en.wikipedia.org/wiki/Prediction_interval" TargetMode="External"/><Relationship Id="rId235" Type="http://schemas.openxmlformats.org/officeDocument/2006/relationships/hyperlink" Target="https://en.wikipedia.org/wiki/Taylor%27s_theorem" TargetMode="External"/><Relationship Id="rId366" Type="http://schemas.openxmlformats.org/officeDocument/2006/relationships/hyperlink" Target="https://en.wikipedia.org/wiki/Wald_test" TargetMode="External"/><Relationship Id="rId37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56" Type="http://schemas.openxmlformats.org/officeDocument/2006/relationships/hyperlink" Target="https://morrison-lab.github.io/pds/probability-basics.html#def-event" TargetMode="External"/><Relationship Id="rId57" Type="http://schemas.openxmlformats.org/officeDocument/2006/relationships/hyperlink" Target="https://morrison-lab.github.io/pds/probability-basics.html#def-probability" TargetMode="External"/><Relationship Id="rId73" Type="http://schemas.openxmlformats.org/officeDocument/2006/relationships/hyperlink" Target="https://morrison-lab.github.io/pds/variance-covariance.html#def-variance" TargetMode="External"/><Relationship Id="rId138" Type="http://schemas.openxmlformats.org/officeDocument/2006/relationships/hyperlink" Target="https://online.stat.psu.edu/stat504/Lesson02" TargetMode="External"/><Relationship Id="rId382" Type="http://schemas.openxmlformats.org/officeDocument/2006/relationships/hyperlink" Target="https://www.cengage.com/c/applied-regression-analysis-and-other-multivariable-methods-5e-kleinbaum/9781285051086/" TargetMode="External"/><Relationship Id="rId338" Type="http://schemas.openxmlformats.org/officeDocument/2006/relationships/hyperlink" Target="https://www.cengage.com/c/statistical-inference-2e-casella-berger/9780534243128/" TargetMode="External"/><Relationship Id="rId344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6" Type="http://schemas.openxmlformats.org/officeDocument/2006/relationships/hyperlink" Target="inference.qmd#def-confidence-interval" TargetMode="External"/><Relationship Id="rId119" Type="http://schemas.openxmlformats.org/officeDocument/2006/relationships/hyperlink" Target="inference.qmd#def-test-statistic" TargetMode="External"/><Relationship Id="rId141" Type="http://schemas.openxmlformats.org/officeDocument/2006/relationships/hyperlink" Target="inference.qmd#sec-reference-distributions" TargetMode="External"/><Relationship Id="rId203" Type="http://schemas.openxmlformats.org/officeDocument/2006/relationships/hyperlink" Target="intro-MLEs.qmd#def-hessian" TargetMode="External"/><Relationship Id="rId170" Type="http://schemas.openxmlformats.org/officeDocument/2006/relationships/hyperlink" Target="intro-MLEs.qmd#def-lik-obs" TargetMode="External"/><Relationship Id="rId228" Type="http://schemas.openxmlformats.org/officeDocument/2006/relationships/hyperlink" Target="intro-MLEs.qmd#def-oinf" TargetMode="External"/><Relationship Id="rId193" Type="http://schemas.openxmlformats.org/officeDocument/2006/relationships/hyperlink" Target="intro-MLEs.qmd#def-score" TargetMode="External"/><Relationship Id="rId265" Type="http://schemas.openxmlformats.org/officeDocument/2006/relationships/hyperlink" Target="model-validation.qmd#def-covariate" TargetMode="External"/><Relationship Id="rId145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2026-10-22T09:20:40Z</dcterms:created>
  <dcterms:modified xsi:type="dcterms:W3CDTF">2026-10-22T09:20:40Z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