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Correlation and Simple Linear Regression</w:t>
      </w:r>
    </w:p>
    <w:p>
      <w:pPr>
        <w:pStyle w:val="Date"/>
      </w:pPr>
      <w:del w:id="1" w:author="PR Preview" w:date="2026-01-01T00:00:00Z">
        <w:r>
          <w:delText xml:space="preserve">Last modified: 2026-10-15 01:31:51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2026-10-15 01:25:45 (PDT)</w:t>
        </w:r>
      </w:ins>
    </w:p>
    <w:p>
      <w:pPr>
        <w:pStyle w:val="FirstParagraph"/>
      </w:pPr>
      <w:r>
        <w:t xml:space="preserve">This page reviews two ways to relate two continuous variables:</w:t>
      </w:r>
      <w:r>
        <w:t xml:space="preserve"> </w:t>
      </w:r>
      <w:r>
        <w:t xml:space="preserve">correlation coefficients, with tests of whether they differ from zero,</w:t>
      </w:r>
      <w:r>
        <w:t xml:space="preserve"> </w:t>
      </w:r>
      <w:r>
        <w:t xml:space="preserve">and simple linear regression.</w:t>
      </w:r>
      <w:r>
        <w:t xml:space="preserve"> </w:t>
      </w:r>
      <w:r>
        <w:t xml:space="preserve">It uses the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reference distribution</w:t>
      </w:r>
      <w:r>
        <w:t xml:space="preserve"> </w:t>
      </w:r>
      <w:r>
        <w:t xml:space="preserve">defined on the</w:t>
      </w:r>
      <w:r>
        <w:t xml:space="preserve"> </w:t>
      </w:r>
      <w:hyperlink r:id="rId9">
        <w:r>
          <w:rPr>
            <w:rStyle w:val="Hyperlink"/>
          </w:rPr>
          <w:t xml:space="preserve">Statistical Inference</w:t>
        </w:r>
      </w:hyperlink>
      <w:r>
        <w:t xml:space="preserve"> </w:t>
      </w:r>
      <w:r>
        <w:t xml:space="preserve">page.</w:t>
      </w:r>
      <w:r>
        <w:t xml:space="preserve"> </w:t>
      </w:r>
      <w:r>
        <w:t xml:space="preserve">This page is adapted from</w:t>
      </w:r>
      <w:r>
        <w:t xml:space="preserve"> </w:t>
      </w:r>
      <w:r>
        <w:t xml:space="preserve">Vittinghoff et al. (2012)</w:t>
      </w:r>
      <w:r>
        <w:t xml:space="preserve">, Chapter 3.</w:t>
      </w:r>
    </w:p>
    <w:bookmarkStart w:id="11" w:name="the-hers-data"/>
    <w:p>
      <w:pPr>
        <w:pStyle w:val="Heading2"/>
      </w:pPr>
      <w:r>
        <w:t xml:space="preserve">1 The HERS data</w:t>
      </w:r>
    </w:p>
    <w:p>
      <w:pPr>
        <w:pStyle w:val="FirstParagraph"/>
      </w:pPr>
      <w:r>
        <w:t xml:space="preserve">The examples on this page use the HERS data,</w:t>
      </w:r>
      <w:r>
        <w:t xml:space="preserve"> </w:t>
      </w:r>
      <w:r>
        <w:t xml:space="preserve">which the</w:t>
      </w:r>
      <w:r>
        <w:t xml:space="preserve"> </w:t>
      </w:r>
      <w:hyperlink r:id="rId10">
        <w:r>
          <w:rPr>
            <w:rStyle w:val="Hyperlink"/>
          </w:rPr>
          <w:t xml:space="preserve">Comparing Means</w:t>
        </w:r>
      </w:hyperlink>
      <w:r>
        <w:t xml:space="preserve"> </w:t>
      </w:r>
      <w:r>
        <w:t xml:space="preserve">page describes.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rmb</w:t>
      </w:r>
      <w:r>
        <w:t xml:space="preserve"> </w:t>
      </w:r>
      <w:r>
        <w:t xml:space="preserve">R package includes the dataset;</w:t>
      </w:r>
      <w:r>
        <w:t xml:space="preserve"> </w:t>
      </w:r>
      <w:r>
        <w:rPr>
          <w:rStyle w:val="VerbatimChar"/>
        </w:rPr>
        <w:t xml:space="preserve">haven::as_factor()</w:t>
      </w:r>
      <w:r>
        <w:t xml:space="preserve"> </w:t>
      </w:r>
      <w:r>
        <w:t xml:space="preserve">converts its Stata value labels to factors:</w:t>
      </w:r>
    </w:p>
    <w:p>
      <w:pPr>
        <w:pStyle w:val="SourceCode"/>
      </w:pPr>
      <w:r>
        <w:rPr>
          <w:rStyle w:val="NormalTok"/>
        </w:rPr>
        <w:t xml:space="preserve">hers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rmb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haven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as_factor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()</w:t>
      </w:r>
      <w:r>
        <w:br/>
      </w:r>
      <w:r>
        <w:rPr>
          <w:rStyle w:val="CommentTok"/>
        </w:rPr>
        <w:t xml:space="preserve">#&gt; # A tibble: 6 × 37</w:t>
      </w:r>
      <w:r>
        <w:br/>
      </w:r>
      <w:r>
        <w:rPr>
          <w:rStyle w:val="CommentTok"/>
        </w:rPr>
        <w:t xml:space="preserve">#&gt;   HT      age raceth nonwhite smoking drinkany exercise physact globrat poorfair</w:t>
      </w:r>
      <w:r>
        <w:br/>
      </w:r>
      <w:r>
        <w:rPr>
          <w:rStyle w:val="CommentTok"/>
        </w:rPr>
        <w:t xml:space="preserve">#&gt;   &lt;fct&gt; &lt;dbl&gt; &lt;fct&gt;  &lt;fct&gt;    &lt;fct&gt;   &lt;fct&gt;    &lt;fct&gt;    &lt;fct&gt;   &lt;fct&gt;   &lt;fct&gt;   </w:t>
      </w:r>
      <w:r>
        <w:br/>
      </w:r>
      <w:r>
        <w:rPr>
          <w:rStyle w:val="CommentTok"/>
        </w:rPr>
        <w:t xml:space="preserve">#&gt; 1 plac…    70 Afric… yes      no      no       no       much m… good    no      </w:t>
      </w:r>
      <w:r>
        <w:br/>
      </w:r>
      <w:r>
        <w:rPr>
          <w:rStyle w:val="CommentTok"/>
        </w:rPr>
        <w:t xml:space="preserve">#&gt; 2 plac…    62 Afric… yes      no      no       no       much l… good    no      </w:t>
      </w:r>
      <w:r>
        <w:br/>
      </w:r>
      <w:r>
        <w:rPr>
          <w:rStyle w:val="CommentTok"/>
        </w:rPr>
        <w:t xml:space="preserve">#&gt; 3 horm…    69 White  no       no      no       no       about … good    no      </w:t>
      </w:r>
      <w:r>
        <w:br/>
      </w:r>
      <w:r>
        <w:rPr>
          <w:rStyle w:val="CommentTok"/>
        </w:rPr>
        <w:t xml:space="preserve">#&gt; 4 plac…    64 White  no       yes     yes      no       much l… good    no      </w:t>
      </w:r>
      <w:r>
        <w:br/>
      </w:r>
      <w:r>
        <w:rPr>
          <w:rStyle w:val="CommentTok"/>
        </w:rPr>
        <w:t xml:space="preserve">#&gt; 5 plac…    65 White  no       no      no       no       somewh… good    no      </w:t>
      </w:r>
      <w:r>
        <w:br/>
      </w:r>
      <w:r>
        <w:rPr>
          <w:rStyle w:val="CommentTok"/>
        </w:rPr>
        <w:t xml:space="preserve">#&gt; 6 horm…    68 Afric… yes      no      yes      no       about … good    no      </w:t>
      </w:r>
      <w:r>
        <w:br/>
      </w:r>
      <w:r>
        <w:rPr>
          <w:rStyle w:val="CommentTok"/>
        </w:rPr>
        <w:t xml:space="preserve">#&gt; # ℹ 27 more variables: medcond &lt;dbl&gt;, htnmeds &lt;fct&gt;, statins &lt;fct&gt;,</w:t>
      </w:r>
      <w:r>
        <w:br/>
      </w:r>
      <w:r>
        <w:rPr>
          <w:rStyle w:val="CommentTok"/>
        </w:rPr>
        <w:t xml:space="preserve">#&gt; #   diabetes &lt;fct&gt;, dmpills &lt;fct&gt;, insulin &lt;fct&gt;, weight &lt;dbl&gt;, BMI &lt;dbl&gt;,</w:t>
      </w:r>
      <w:r>
        <w:br/>
      </w:r>
      <w:r>
        <w:rPr>
          <w:rStyle w:val="CommentTok"/>
        </w:rPr>
        <w:t xml:space="preserve">#&gt; #   waist &lt;dbl&gt;, WHR &lt;dbl&gt;, glucose &lt;dbl&gt;, weight1 &lt;dbl&gt;, BMI1 &lt;dbl&gt;,</w:t>
      </w:r>
      <w:r>
        <w:br/>
      </w:r>
      <w:r>
        <w:rPr>
          <w:rStyle w:val="CommentTok"/>
        </w:rPr>
        <w:t xml:space="preserve">#&gt; #   waist1 &lt;dbl&gt;, WHR1 &lt;dbl&gt;, glucose1 &lt;dbl&gt;, tchol &lt;dbl&gt;, LDL &lt;dbl&gt;,</w:t>
      </w:r>
      <w:r>
        <w:br/>
      </w:r>
      <w:r>
        <w:rPr>
          <w:rStyle w:val="CommentTok"/>
        </w:rPr>
        <w:t xml:space="preserve">#&gt; #   HDL &lt;dbl&gt;, TG &lt;dbl&gt;, tchol1 &lt;dbl&gt;, LDL1 &lt;dbl&gt;, HDL1 &lt;dbl&gt;, TG1 &lt;dbl&gt;,</w:t>
      </w:r>
      <w:r>
        <w:br/>
      </w:r>
      <w:r>
        <w:rPr>
          <w:rStyle w:val="CommentTok"/>
        </w:rPr>
        <w:t xml:space="preserve">#&gt; #   SBP &lt;dbl&gt;, DBP &lt;dbl&gt;, age10 &lt;dbl&gt;</w:t>
      </w:r>
    </w:p>
    <w:bookmarkEnd w:id="11"/>
    <w:bookmarkStart w:id="30" w:name="sec-correlation"/>
    <w:p>
      <w:pPr>
        <w:pStyle w:val="Heading2"/>
      </w:pPr>
      <w:r>
        <w:t xml:space="preserve">2 Correlation</w:t>
      </w:r>
    </w:p>
    <w:bookmarkStart w:id="25" w:name="sec-pearson"/>
    <w:p>
      <w:pPr>
        <w:pStyle w:val="Heading3"/>
      </w:pPr>
      <w:r>
        <w:t xml:space="preserve">2.1 Testing the Pearson correlation</w:t>
      </w:r>
    </w:p>
    <w:bookmarkStart w:id="13" w:name="def-population-correlation"/>
    <w:p>
      <w:pPr>
        <w:pStyle w:val="FirstParagraph"/>
      </w:pPr>
      <w:r>
        <w:rPr>
          <w:b/>
          <w:bCs/>
        </w:rPr>
        <w:t xml:space="preserve">Definition 1 (Population correlation)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population correlation</w:t>
      </w:r>
      <w:r>
        <w:t xml:space="preserve"> </w:t>
      </w:r>
      <w:r>
        <w:t xml:space="preserve">of two random variables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 positive variances is</w:t>
      </w:r>
    </w:p>
    <w:p>
      <w:pPr>
        <w:pStyle w:val="BodyText"/>
      </w:pPr>
      <m:oMathPara>
        <m:oMathParaPr>
          <m:jc m:val="center"/>
        </m:oMathParaPr>
        <m:oMath>
          <m:r>
            <m:t>ρ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e>
              </m:d>
              <m:r>
                <m:t>​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</m:e>
              </m:rad>
            </m:den>
          </m:f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</m:oMath>
      <w:r>
        <w:t xml:space="preserve"> </w:t>
      </w:r>
      <w:r>
        <w:t xml:space="preserve">is their</w:t>
      </w:r>
      <w:r>
        <w:t xml:space="preserve"> </w:t>
      </w:r>
      <w:hyperlink r:id="rId12">
        <w:r>
          <w:rPr>
            <w:rStyle w:val="Hyperlink"/>
          </w:rPr>
          <w:t xml:space="preserve">covariance</w:t>
        </w:r>
      </w:hyperlink>
      <w:r>
        <w:t xml:space="preserve">.</w:t>
      </w:r>
    </w:p>
    <w:bookmarkEnd w:id="13"/>
    <w:bookmarkStart w:id="15" w:name="rem-sample-correlation-estimates-rho"/>
    <w:p>
      <w:pPr>
        <w:pStyle w:val="BodyText"/>
      </w:pPr>
      <w:r>
        <w:rPr>
          <w:i/>
          <w:iCs/>
        </w:rPr>
        <w:t xml:space="preserve">Remark 1</w:t>
      </w:r>
      <w:r>
        <w:t xml:space="preserve"> (The sample correlation estimates the population correlation). </w:t>
      </w:r>
      <w:r>
        <w:t xml:space="preserve">The</w:t>
      </w:r>
      <w:r>
        <w:t xml:space="preserve"> </w:t>
      </w:r>
      <w:hyperlink r:id="rId14">
        <w:r>
          <w:rPr>
            <w:rStyle w:val="Hyperlink"/>
          </w:rPr>
          <w:t xml:space="preserve">Pearson correlation coefficient</w:t>
        </w:r>
      </w:hyperlink>
      <w:r>
        <w:t xml:space="preserve"> </w:t>
      </w:r>
      <m:oMath>
        <m:r>
          <m:t>r</m:t>
        </m:r>
      </m:oMath>
      <w:r>
        <w:t xml:space="preserve"> </w:t>
      </w:r>
      <w:r>
        <w:t xml:space="preserve">of a sample is the corresponding sample statistic,</w:t>
      </w:r>
      <w:r>
        <w:t xml:space="preserve"> </w:t>
      </w:r>
      <w:r>
        <w:t xml:space="preserve">and estimates</w:t>
      </w:r>
      <w:r>
        <w:t xml:space="preserve"> </w:t>
      </w:r>
      <m:oMath>
        <m:r>
          <m:t>ρ</m:t>
        </m:r>
      </m:oMath>
      <w:r>
        <w:t xml:space="preserve">.</w:t>
      </w:r>
    </w:p>
    <w:bookmarkEnd w:id="15"/>
    <w:bookmarkStart w:id="17" w:name="def-pearson-test"/>
    <w:p>
      <w:pPr>
        <w:pStyle w:val="BodyText"/>
      </w:pPr>
      <w:r>
        <w:rPr>
          <w:b/>
          <w:bCs/>
        </w:rPr>
        <w:t xml:space="preserve">Definition 2 (Test of zero correlation)</w:t>
      </w:r>
      <w:r>
        <w:t xml:space="preserve"> </w:t>
      </w:r>
      <w:r>
        <w:t xml:space="preserve">Let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be the</w:t>
      </w:r>
      <w:r>
        <w:t xml:space="preserve"> </w:t>
      </w:r>
      <w:hyperlink r:id="rId14">
        <w:r>
          <w:rPr>
            <w:rStyle w:val="Hyperlink"/>
          </w:rPr>
          <w:t xml:space="preserve">Pearson correlation coefficient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3</m:t>
        </m:r>
      </m:oMath>
      <w:r>
        <w:t xml:space="preserve"> </w:t>
      </w:r>
      <w:r>
        <w:t xml:space="preserve">pairs, with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r</m:t>
            </m:r>
          </m:e>
        </m:d>
        <m:r>
          <m:t>​</m:t>
        </m:r>
        <m:r>
          <m:rPr>
            <m:sty m:val="p"/>
          </m:rPr>
          <m:t>&lt;</m:t>
        </m:r>
        <m:r>
          <m:t>1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t-test of zero correlation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ρ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against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  <m:r>
          <m:rPr>
            <m:sty m:val="p"/>
          </m:rPr>
          <m:t>:</m:t>
        </m:r>
        <m:r>
          <m:t>ρ</m:t>
        </m:r>
        <m:r>
          <m:rPr>
            <m:sty m:val="p"/>
          </m:rPr>
          <m:t>≠</m:t>
        </m:r>
        <m:r>
          <m:t>0</m:t>
        </m:r>
      </m:oMath>
      <w:r>
        <w:t xml:space="preserve"> </w:t>
      </w:r>
      <w:r>
        <w:t xml:space="preserve">(</w:t>
      </w:r>
      <w:hyperlink w:anchor="def-population-correlation">
        <w:r>
          <w:rPr>
            <w:rStyle w:val="Hyperlink"/>
          </w:rPr>
          <w:t xml:space="preserve">Definition 1</w:t>
        </w:r>
      </w:hyperlink>
      <w:r>
        <w:t xml:space="preserve">) uses the statistic</w:t>
      </w:r>
    </w:p>
    <w:p>
      <w:pPr>
        <w:pStyle w:val="BodyText"/>
      </w:pPr>
      <m:oMathPara>
        <m:oMathParaPr>
          <m:jc m:val="center"/>
        </m:oMathParaPr>
        <m:oMath>
          <m:r>
            <m:t>t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r</m:t>
              </m:r>
              <m:rad>
                <m:radPr>
                  <m:degHide m:val="on"/>
                </m:radPr>
                <m:deg/>
                <m:e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</m:rad>
            </m:num>
            <m:den>
              <m:rad>
                <m:radPr>
                  <m:degHide m:val="on"/>
                </m:radPr>
                <m:deg/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r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Its p-value is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≥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t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2</m:t>
            </m:r>
          </m:sub>
        </m:sSub>
      </m:oMath>
      <w:r>
        <w:t xml:space="preserve"> </w:t>
      </w:r>
      <w:r>
        <w:t xml:space="preserve">distribution (</w:t>
      </w:r>
      <w:hyperlink r:id="rId16">
        <w:r>
          <w:rPr>
            <w:rStyle w:val="Hyperlink"/>
          </w:rPr>
          <w:t xml:space="preserve">t-distribution</w:t>
        </w:r>
      </w:hyperlink>
      <w:r>
        <w:t xml:space="preserve">).</w:t>
      </w:r>
    </w:p>
    <w:bookmarkEnd w:id="17"/>
    <w:bookmarkStart w:id="18" w:name="thm-pearson-test-null"/>
    <w:p>
      <w:pPr>
        <w:pStyle w:val="BodyText"/>
      </w:pPr>
      <w:r>
        <w:rPr>
          <w:b/>
          <w:bCs/>
        </w:rPr>
        <w:t xml:space="preserve">Theorem 1 (Null distribution of the correlation t statistic)</w:t>
      </w:r>
      <w:r>
        <w:t xml:space="preserve"> </w:t>
      </w:r>
      <w:r>
        <w:t xml:space="preserve">Let the pairs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be independent,</w:t>
      </w:r>
      <w:r>
        <w:t xml:space="preserve"> </w:t>
      </w:r>
      <w:r>
        <w:t xml:space="preserve">and let each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, given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be Gaussian with a mean and variance that do not depend on the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values.</w:t>
      </w:r>
      <w:r>
        <w:t xml:space="preserve"> </w:t>
      </w:r>
      <w:r>
        <w:t xml:space="preserve">Then the statistic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of</w:t>
      </w:r>
      <w:r>
        <w:t xml:space="preserve"> </w:t>
      </w:r>
      <w:hyperlink w:anchor="def-pearson-test">
        <w:r>
          <w:rPr>
            <w:rStyle w:val="Hyperlink"/>
          </w:rPr>
          <w:t xml:space="preserve">Definition 2</w:t>
        </w:r>
      </w:hyperlink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t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2</m:t>
            </m:r>
          </m:sub>
        </m:sSub>
      </m:oMath>
      <w:r>
        <w:t xml:space="preserve"> </w:t>
      </w:r>
      <w:r>
        <w:t xml:space="preserve">distribution</w:t>
      </w:r>
      <w:r>
        <w:t xml:space="preserve"> </w:t>
      </w:r>
      <w:r>
        <w:t xml:space="preserve">(Hogg et al. 2019, sec. 9.6, pp. 472-473)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t</m:t>
          </m:r>
          <m:r>
            <m:rPr>
              <m:sty m:val="p"/>
            </m:rPr>
            <m:t>∼</m:t>
          </m:r>
          <m:sSub>
            <m:e>
              <m:r>
                <m:t>t</m:t>
              </m:r>
            </m:e>
            <m:sub>
              <m:r>
                <m:t>n</m:t>
              </m:r>
              <m:r>
                <m:rPr>
                  <m:sty m:val="p"/>
                </m:rPr>
                <m:t>−</m:t>
              </m:r>
              <m:r>
                <m:t>2</m:t>
              </m:r>
            </m:sub>
          </m:sSub>
          <m:r>
            <m:rPr>
              <m:sty m:val="p"/>
            </m:rPr>
            <m:t>.</m:t>
          </m:r>
        </m:oMath>
      </m:oMathPara>
    </w:p>
    <w:bookmarkEnd w:id="18"/>
    <w:bookmarkStart w:id="19" w:name="rem-pearson-test-conditions"/>
    <w:p>
      <w:pPr>
        <w:pStyle w:val="FirstParagraph"/>
      </w:pPr>
      <w:r>
        <w:rPr>
          <w:i/>
          <w:iCs/>
        </w:rPr>
        <w:t xml:space="preserve">Remark 2</w:t>
      </w:r>
      <w:r>
        <w:t xml:space="preserve"> (When the conditions hold). </w:t>
      </w:r>
      <w:r>
        <w:t xml:space="preserve">The conditions of</w:t>
      </w:r>
      <w:r>
        <w:t xml:space="preserve"> </w:t>
      </w:r>
      <w:hyperlink w:anchor="thm-pearson-test-null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hold, for example,</w:t>
      </w:r>
      <w:r>
        <w:t xml:space="preserve"> </w:t>
      </w:r>
      <w:r>
        <w:t xml:space="preserve">when the pairs are independent draws</w:t>
      </w:r>
      <w:r>
        <w:t xml:space="preserve"> </w:t>
      </w:r>
      <w:r>
        <w:t xml:space="preserve">from a bivariate Gaussian distribution with</w:t>
      </w:r>
      <w:r>
        <w:t xml:space="preserve"> </w:t>
      </w:r>
      <m:oMath>
        <m:r>
          <m:t>ρ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9"/>
    <w:bookmarkStart w:id="24" w:name="exm-hers-cor"/>
    <w:p>
      <w:pPr>
        <w:pStyle w:val="BodyText"/>
      </w:pPr>
      <w:r>
        <w:rPr>
          <w:b/>
          <w:bCs/>
        </w:rPr>
        <w:t xml:space="preserve">Example 1 (Correlation between BMI and fasting glucose in HERS)</w:t>
      </w:r>
      <w:r>
        <w:t xml:space="preserve"> </w:t>
      </w:r>
      <w:hyperlink w:anchor="fig-hers-scatter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plots baseline fasting glucose against BMI.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3" w:name="fig-hers-scatter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hers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filter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!</w:t>
            </w:r>
            <w:r>
              <w:rPr>
                <w:rStyle w:val="FunctionTok"/>
              </w:rPr>
              <w:t xml:space="preserve">is.na</w:t>
            </w:r>
            <w:r>
              <w:rPr>
                <w:rStyle w:val="NormalTok"/>
              </w:rPr>
              <w:t xml:space="preserve">(BMI))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BMI,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glucose)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alpha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0.3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geom_smooth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method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"lm"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formula =</w:t>
            </w:r>
            <w:r>
              <w:rPr>
                <w:rStyle w:val="NormalTok"/>
              </w:rPr>
              <w:t xml:space="preserve"> y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x)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"BMI (kg/m^2)"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"Fasting glucose (mg/dL)"</w:t>
            </w:r>
            <w:r>
              <w:br/>
            </w:r>
            <w:r>
              <w:rPr>
                <w:rStyle w:val="NormalTok"/>
              </w:rPr>
              <w:t xml:space="preserve">  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1" name="Picture"/>
                  <a:graphic>
                    <a:graphicData uri="http://schemas.openxmlformats.org/drawingml/2006/picture">
                      <pic:pic>
                        <pic:nvPicPr>
                          <pic:cNvPr descr="correlation-regression_files/figure-docx/unnamed-chunk-1-1.png" id="2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Baseline fasting glucose against BMI in HERS,</w:t>
            </w:r>
            <w:r>
              <w:t xml:space="preserve"> </w:t>
            </w:r>
            <w:r>
              <w:t xml:space="preserve">with the least-squares line</w:t>
            </w:r>
          </w:p>
          <w:bookmarkEnd w:id="23"/>
        </w:tc>
      </w:tr>
    </w:tbl>
    <w:p>
      <w:pPr>
        <w:pStyle w:val="BodyText"/>
      </w:pPr>
      <w:r>
        <w:t xml:space="preserve">The statistic of</w:t>
      </w:r>
      <w:r>
        <w:t xml:space="preserve"> </w:t>
      </w:r>
      <w:hyperlink w:anchor="def-pearson-test">
        <w:r>
          <w:rPr>
            <w:rStyle w:val="Hyperlink"/>
          </w:rPr>
          <w:t xml:space="preserve">Definition 2</w:t>
        </w:r>
      </w:hyperlink>
      <w:r>
        <w:t xml:space="preserve">,</w:t>
      </w:r>
      <w:r>
        <w:t xml:space="preserve"> </w:t>
      </w:r>
      <w:r>
        <w:t xml:space="preserve">using the 2758 participants with a BMI measurement:</w:t>
      </w:r>
    </w:p>
    <w:p>
      <w:pPr>
        <w:pStyle w:val="SourceCode"/>
      </w:pPr>
      <w:r>
        <w:rPr>
          <w:rStyle w:val="NormalTok"/>
        </w:rPr>
        <w:t xml:space="preserve">hers_bmi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(BMI))</w:t>
      </w:r>
      <w:r>
        <w:br/>
      </w:r>
      <w:r>
        <w:rPr>
          <w:rStyle w:val="NormalTok"/>
        </w:rPr>
        <w:t xml:space="preserve">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cor</w:t>
      </w:r>
      <w:r>
        <w:rPr>
          <w:rStyle w:val="NormalTok"/>
        </w:rPr>
        <w:t xml:space="preserve">(hers_bmi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BMI, hers_bmi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glucose)</w:t>
      </w:r>
      <w:r>
        <w:br/>
      </w:r>
      <w:r>
        <w:rPr>
          <w:rStyle w:val="NormalTok"/>
        </w:rPr>
        <w:t xml:space="preserve">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(hers_bmi)</w:t>
      </w:r>
      <w:r>
        <w:br/>
      </w:r>
      <w:r>
        <w:rPr>
          <w:rStyle w:val="NormalTok"/>
        </w:rPr>
        <w:t xml:space="preserve">t_cor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r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r =</w:t>
      </w:r>
      <w:r>
        <w:rPr>
          <w:rStyle w:val="NormalTok"/>
        </w:rPr>
        <w:t xml:space="preserve"> r, </w:t>
      </w:r>
      <w:r>
        <w:rPr>
          <w:rStyle w:val="AttributeTok"/>
        </w:rPr>
        <w:t xml:space="preserve">t =</w:t>
      </w:r>
      <w:r>
        <w:rPr>
          <w:rStyle w:val="NormalTok"/>
        </w:rPr>
        <w:t xml:space="preserve"> t_cor,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pt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(t_cor),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</w:t>
      </w:r>
      <w:r>
        <w:br/>
      </w:r>
      <w:r>
        <w:rPr>
          <w:rStyle w:val="CommentTok"/>
        </w:rPr>
        <w:t xml:space="preserve">#&gt;           r           t     p_value </w:t>
      </w:r>
      <w:r>
        <w:br/>
      </w:r>
      <w:r>
        <w:rPr>
          <w:rStyle w:val="CommentTok"/>
        </w:rPr>
        <w:t xml:space="preserve">#&gt; 2.72664e-01 1.48779e+01 3.24201e-48</w:t>
      </w:r>
    </w:p>
    <w:p>
      <w:pPr>
        <w:pStyle w:val="FirstParagraph"/>
      </w:pPr>
      <w:r>
        <w:rPr>
          <w:rStyle w:val="VerbatimChar"/>
        </w:rPr>
        <w:t xml:space="preserve">cor.test()</w:t>
      </w:r>
      <w:r>
        <w:t xml:space="preserve"> </w:t>
      </w:r>
      <w:r>
        <w:t xml:space="preserve">reports the same values,</w:t>
      </w:r>
      <w:r>
        <w:t xml:space="preserve"> </w:t>
      </w:r>
      <w:r>
        <w:t xml:space="preserve">and a confidence interval for</w:t>
      </w:r>
      <w:r>
        <w:t xml:space="preserve"> </w:t>
      </w:r>
      <m:oMath>
        <m:r>
          <m:t>ρ</m:t>
        </m:r>
      </m:oMath>
      <w:r>
        <w:t xml:space="preserve">:</w:t>
      </w:r>
    </w:p>
    <w:p>
      <w:pPr>
        <w:pStyle w:val="SourceCode"/>
      </w:pPr>
      <w:r>
        <w:rPr>
          <w:rStyle w:val="FunctionTok"/>
        </w:rPr>
        <w:t xml:space="preserve">cor.test</w:t>
      </w:r>
      <w:r>
        <w:rPr>
          <w:rStyle w:val="NormalTok"/>
        </w:rPr>
        <w:t xml:space="preserve">(hers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BMI, 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glucose, </w:t>
      </w:r>
      <w:r>
        <w:rPr>
          <w:rStyle w:val="AttributeTok"/>
        </w:rPr>
        <w:t xml:space="preserve">method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"pearson"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 Pearson's product-moment correlation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data:  hers$BMI and hers$glucose</w:t>
      </w:r>
      <w:r>
        <w:br/>
      </w:r>
      <w:r>
        <w:rPr>
          <w:rStyle w:val="CommentTok"/>
        </w:rPr>
        <w:t xml:space="preserve">#&gt; t = 14.88, df = 2756, p-value &lt;2e-16</w:t>
      </w:r>
      <w:r>
        <w:br/>
      </w:r>
      <w:r>
        <w:rPr>
          <w:rStyle w:val="CommentTok"/>
        </w:rPr>
        <w:t xml:space="preserve">#&gt; alternative hypothesis: true correlation is not equal to 0</w:t>
      </w:r>
      <w:r>
        <w:br/>
      </w:r>
      <w:r>
        <w:rPr>
          <w:rStyle w:val="CommentTok"/>
        </w:rPr>
        <w:t xml:space="preserve">#&gt; 95 percent confidence interval:</w:t>
      </w:r>
      <w:r>
        <w:br/>
      </w:r>
      <w:r>
        <w:rPr>
          <w:rStyle w:val="CommentTok"/>
        </w:rPr>
        <w:t xml:space="preserve">#&gt;  0.237760 0.306865</w:t>
      </w:r>
      <w:r>
        <w:br/>
      </w:r>
      <w:r>
        <w:rPr>
          <w:rStyle w:val="CommentTok"/>
        </w:rPr>
        <w:t xml:space="preserve">#&gt; sample estimates:</w:t>
      </w:r>
      <w:r>
        <w:br/>
      </w:r>
      <w:r>
        <w:rPr>
          <w:rStyle w:val="CommentTok"/>
        </w:rPr>
        <w:t xml:space="preserve">#&gt;      cor </w:t>
      </w:r>
      <w:r>
        <w:br/>
      </w:r>
      <w:r>
        <w:rPr>
          <w:rStyle w:val="CommentTok"/>
        </w:rPr>
        <w:t xml:space="preserve">#&gt; 0.272664</w:t>
      </w:r>
    </w:p>
    <w:p>
      <w:pPr>
        <w:pStyle w:val="FirstParagraph"/>
      </w:pPr>
      <w:r>
        <w:t xml:space="preserve">The correlation is positive but modest:</w:t>
      </w:r>
      <w:r>
        <w:t xml:space="preserve"> </w:t>
      </w:r>
      <w:r>
        <w:t xml:space="preserve">glucose tends to be higher at higher BMI,</w:t>
      </w:r>
      <w:r>
        <w:t xml:space="preserve"> </w:t>
      </w:r>
      <w:r>
        <w:t xml:space="preserve">with wide scatter around the line in</w:t>
      </w:r>
      <w:r>
        <w:t xml:space="preserve"> </w:t>
      </w:r>
      <w:hyperlink w:anchor="fig-hers-scatter">
        <w:r>
          <w:rPr>
            <w:rStyle w:val="Hyperlink"/>
          </w:rPr>
          <w:t xml:space="preserve">Figure 1</w:t>
        </w:r>
      </w:hyperlink>
      <w:r>
        <w:t xml:space="preserve">.</w:t>
      </w:r>
    </w:p>
    <w:bookmarkEnd w:id="24"/>
    <w:bookmarkEnd w:id="25"/>
    <w:bookmarkStart w:id="29" w:name="sec-spearman"/>
    <w:p>
      <w:pPr>
        <w:pStyle w:val="Heading3"/>
      </w:pPr>
      <w:r>
        <w:t xml:space="preserve">2.2 Spearman rank correlation</w:t>
      </w:r>
    </w:p>
    <w:bookmarkStart w:id="26" w:name="def-spearman-r"/>
    <w:p>
      <w:pPr>
        <w:pStyle w:val="FirstParagraph"/>
      </w:pPr>
      <w:r>
        <w:rPr>
          <w:b/>
          <w:bCs/>
        </w:rPr>
        <w:t xml:space="preserve">Definition 3 (Spearman rank correlation)</w:t>
      </w:r>
      <w:r>
        <w:t xml:space="preserve"> </w:t>
      </w:r>
      <w:r>
        <w:t xml:space="preserve">Replace each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by its rank</w:t>
      </w:r>
      <w:r>
        <w:t xml:space="preserve"> </w:t>
      </w:r>
      <m:oMath>
        <m:sSub>
          <m:e>
            <m:r>
              <m:t>u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among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and each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by its rank</w:t>
      </w:r>
      <w:r>
        <w:t xml:space="preserve"> </w:t>
      </w:r>
      <m:oMath>
        <m:sSub>
          <m:e>
            <m:r>
              <m:t>v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among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giving tied values the average of the ranks they span.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Spearman rank correlation</w:t>
      </w:r>
      <w:r>
        <w:t xml:space="preserve"> </w:t>
      </w:r>
      <m:oMath>
        <m:sSub>
          <m:e>
            <m:r>
              <m:t>r</m:t>
            </m:r>
          </m:e>
          <m:sub>
            <m:r>
              <m:t>S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w:hyperlink r:id="rId14">
        <w:r>
          <w:rPr>
            <w:rStyle w:val="Hyperlink"/>
          </w:rPr>
          <w:t xml:space="preserve">Pearson correlation coefficient</w:t>
        </w:r>
      </w:hyperlink>
      <w:r>
        <w:t xml:space="preserve"> </w:t>
      </w:r>
      <w:r>
        <w:t xml:space="preserve">evaluated at the rank pairs: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r</m:t>
              </m:r>
            </m:e>
            <m:sub>
              <m:r>
                <m:t>S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(</m:t>
              </m:r>
              <m:sSub>
                <m:e>
                  <m:r>
                    <m:t>u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v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(</m:t>
              </m:r>
              <m:sSub>
                <m:e>
                  <m:r>
                    <m:t>u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v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26"/>
    <w:bookmarkStart w:id="27" w:name="rem-spearman-monotone"/>
    <w:p>
      <w:pPr>
        <w:pStyle w:val="FirstParagraph"/>
      </w:pPr>
      <w:r>
        <w:rPr>
          <w:i/>
          <w:iCs/>
        </w:rPr>
        <w:t xml:space="preserve">Remark 3</w:t>
      </w:r>
      <w:r>
        <w:t xml:space="preserve"> (What the Spearman correlation measures). </w:t>
      </w:r>
      <w:r>
        <w:t xml:space="preserve">Because ranks depend only on the ordering of the values,</w:t>
      </w:r>
      <w:r>
        <w:t xml:space="preserve"> </w:t>
      </w:r>
      <m:oMath>
        <m:sSub>
          <m:e>
            <m:r>
              <m:t>r</m:t>
            </m:r>
          </m:e>
          <m:sub>
            <m:r>
              <m:t>S</m:t>
            </m:r>
          </m:sub>
        </m:sSub>
      </m:oMath>
      <w:r>
        <w:t xml:space="preserve"> </w:t>
      </w:r>
      <w:r>
        <w:t xml:space="preserve">measures how close the association is to monotone,</w:t>
      </w:r>
      <w:r>
        <w:t xml:space="preserve"> </w:t>
      </w:r>
      <w:r>
        <w:t xml:space="preserve">whether or not it is linear,</w:t>
      </w:r>
      <w:r>
        <w:t xml:space="preserve"> </w:t>
      </w:r>
      <w:r>
        <w:t xml:space="preserve">and a single extreme value moves</w:t>
      </w:r>
      <w:r>
        <w:t xml:space="preserve"> </w:t>
      </w:r>
      <m:oMath>
        <m:sSub>
          <m:e>
            <m:r>
              <m:t>r</m:t>
            </m:r>
          </m:e>
          <m:sub>
            <m:r>
              <m:t>S</m:t>
            </m:r>
          </m:sub>
        </m:sSub>
      </m:oMath>
      <w:r>
        <w:t xml:space="preserve"> </w:t>
      </w:r>
      <w:r>
        <w:t xml:space="preserve">less than it moves</w:t>
      </w:r>
      <w:r>
        <w:t xml:space="preserve"> </w:t>
      </w:r>
      <m:oMath>
        <m:r>
          <m:t>r</m:t>
        </m:r>
      </m:oMath>
      <w:r>
        <w:t xml:space="preserve">.</w:t>
      </w:r>
    </w:p>
    <w:bookmarkEnd w:id="27"/>
    <w:bookmarkStart w:id="28" w:name="exm-hers-spearman"/>
    <w:p>
      <w:pPr>
        <w:pStyle w:val="BodyText"/>
      </w:pPr>
      <w:r>
        <w:rPr>
          <w:b/>
          <w:bCs/>
        </w:rPr>
        <w:t xml:space="preserve">Example 2 (Spearman correlation between BMI and fasting glucose in HERS)</w:t>
      </w:r>
      <w:r>
        <w:t xml:space="preserve"> </w:t>
      </w:r>
      <w:r>
        <w:t xml:space="preserve">The Pearson correlation of the ranks (</w:t>
      </w:r>
      <w:hyperlink w:anchor="def-spearman-r">
        <w:r>
          <w:rPr>
            <w:rStyle w:val="Hyperlink"/>
          </w:rPr>
          <w:t xml:space="preserve">Definition 3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cor.test()</w:t>
      </w:r>
      <w:r>
        <w:t xml:space="preserve">’s Spearman test</w:t>
      </w:r>
      <w:r>
        <w:t xml:space="preserve"> </w:t>
      </w:r>
      <w:r>
        <w:t xml:space="preserve">(</w:t>
      </w:r>
      <w:r>
        <w:rPr>
          <w:rStyle w:val="VerbatimChar"/>
        </w:rPr>
        <w:t xml:space="preserve">exact = FALSE</w:t>
      </w:r>
      <w:r>
        <w:t xml:space="preserve">, because tied values rule out the exact p-value):</w:t>
      </w:r>
    </w:p>
    <w:p>
      <w:pPr>
        <w:pStyle w:val="SourceCode"/>
      </w:pPr>
      <w:r>
        <w:rPr>
          <w:rStyle w:val="NormalTok"/>
        </w:rPr>
        <w:t xml:space="preserve">hers_bmi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(BMI))</w:t>
      </w:r>
      <w:r>
        <w:br/>
      </w:r>
      <w:r>
        <w:rPr>
          <w:rStyle w:val="FunctionTok"/>
        </w:rPr>
        <w:t xml:space="preserve">cor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rank</w:t>
      </w:r>
      <w:r>
        <w:rPr>
          <w:rStyle w:val="NormalTok"/>
        </w:rPr>
        <w:t xml:space="preserve">(hers_bmi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BMI), </w:t>
      </w:r>
      <w:r>
        <w:rPr>
          <w:rStyle w:val="FunctionTok"/>
        </w:rPr>
        <w:t xml:space="preserve">rank</w:t>
      </w:r>
      <w:r>
        <w:rPr>
          <w:rStyle w:val="NormalTok"/>
        </w:rPr>
        <w:t xml:space="preserve">(hers_bmi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glucose))</w:t>
      </w:r>
      <w:r>
        <w:br/>
      </w:r>
      <w:r>
        <w:rPr>
          <w:rStyle w:val="CommentTok"/>
        </w:rPr>
        <w:t xml:space="preserve">#&gt; [1] 0.333751</w:t>
      </w:r>
      <w:r>
        <w:br/>
      </w:r>
      <w:r>
        <w:rPr>
          <w:rStyle w:val="FunctionTok"/>
        </w:rPr>
        <w:t xml:space="preserve">cor.test</w:t>
      </w:r>
      <w:r>
        <w:rPr>
          <w:rStyle w:val="NormalTok"/>
        </w:rPr>
        <w:t xml:space="preserve">(hers_bmi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BMI, hers_bmi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glucose, </w:t>
      </w:r>
      <w:r>
        <w:rPr>
          <w:rStyle w:val="AttributeTok"/>
        </w:rPr>
        <w:t xml:space="preserve">method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"spearman"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exact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 Spearman's rank correlation rho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data:  hers_bmi$BMI and hers_bmi$glucose</w:t>
      </w:r>
      <w:r>
        <w:br/>
      </w:r>
      <w:r>
        <w:rPr>
          <w:rStyle w:val="CommentTok"/>
        </w:rPr>
        <w:t xml:space="preserve">#&gt; S = 2.33e+09, p-value &lt;2e-16</w:t>
      </w:r>
      <w:r>
        <w:br/>
      </w:r>
      <w:r>
        <w:rPr>
          <w:rStyle w:val="CommentTok"/>
        </w:rPr>
        <w:t xml:space="preserve">#&gt; alternative hypothesis: true rho is not equal to 0</w:t>
      </w:r>
      <w:r>
        <w:br/>
      </w:r>
      <w:r>
        <w:rPr>
          <w:rStyle w:val="CommentTok"/>
        </w:rPr>
        <w:t xml:space="preserve">#&gt; sample estimates:</w:t>
      </w:r>
      <w:r>
        <w:br/>
      </w:r>
      <w:r>
        <w:rPr>
          <w:rStyle w:val="CommentTok"/>
        </w:rPr>
        <w:t xml:space="preserve">#&gt;      rho </w:t>
      </w:r>
      <w:r>
        <w:br/>
      </w:r>
      <w:r>
        <w:rPr>
          <w:rStyle w:val="CommentTok"/>
        </w:rPr>
        <w:t xml:space="preserve">#&gt; 0.333751</w:t>
      </w:r>
    </w:p>
    <w:p>
      <w:pPr>
        <w:pStyle w:val="FirstParagraph"/>
      </w:pPr>
      <m:oMath>
        <m:sSub>
          <m:e>
            <m:r>
              <m:t>r</m:t>
            </m:r>
          </m:e>
          <m:sub>
            <m:r>
              <m:t>S</m:t>
            </m:r>
          </m:sub>
        </m:sSub>
      </m:oMath>
      <w:r>
        <w:t xml:space="preserve"> </w:t>
      </w:r>
      <w:r>
        <w:t xml:space="preserve">is larger than the Pearson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of</w:t>
      </w:r>
      <w:r>
        <w:t xml:space="preserve"> </w:t>
      </w:r>
      <w:hyperlink w:anchor="exm-hers-cor">
        <w:r>
          <w:rPr>
            <w:rStyle w:val="Hyperlink"/>
          </w:rPr>
          <w:t xml:space="preserve">Example 1</w:t>
        </w:r>
      </w:hyperlink>
      <w:r>
        <w:t xml:space="preserve">:</w:t>
      </w:r>
      <w:r>
        <w:t xml:space="preserve"> </w:t>
      </w:r>
      <w:r>
        <w:t xml:space="preserve">the association is closer to monotone than to linear.</w:t>
      </w:r>
    </w:p>
    <w:bookmarkEnd w:id="28"/>
    <w:bookmarkEnd w:id="29"/>
    <w:bookmarkEnd w:id="30"/>
    <w:bookmarkStart w:id="132" w:name="sec-simple-linear-regression"/>
    <w:p>
      <w:pPr>
        <w:pStyle w:val="Heading2"/>
      </w:pPr>
      <w:r>
        <w:t xml:space="preserve">3 Simple linear regression</w:t>
      </w:r>
    </w:p>
    <w:bookmarkStart w:id="49" w:name="sec-slr-model"/>
    <w:p>
      <w:pPr>
        <w:pStyle w:val="Heading3"/>
      </w:pPr>
      <w:r>
        <w:t xml:space="preserve">3.1 Model specification</w:t>
      </w:r>
    </w:p>
    <w:bookmarkStart w:id="31" w:name="def-cond-gaussian"/>
    <w:p>
      <w:pPr>
        <w:pStyle w:val="FirstParagraph"/>
      </w:pPr>
      <w:r>
        <w:rPr>
          <w:b/>
          <w:bCs/>
        </w:rPr>
        <w:t xml:space="preserve">Definition 4 (Conditional Gaussian model)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conditional Gaussian model</w:t>
      </w:r>
      <w:r>
        <w:t xml:space="preserve"> </w:t>
      </w:r>
      <w:r>
        <w:t xml:space="preserve">for outcomes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with covariate values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(each a single value or a vector)</w:t>
      </w:r>
      <w:r>
        <w:t xml:space="preserve"> </w:t>
      </w:r>
      <w:r>
        <w:t xml:space="preserve">says that, given the covariates,</w:t>
      </w:r>
      <w:r>
        <w:t xml:space="preserve"> </w:t>
      </w:r>
      <w:r>
        <w:t xml:space="preserve">the outcomes are independent and Gaussian:</w:t>
      </w:r>
      <w:r>
        <w:t xml:space="preserve"> </w:t>
      </w:r>
      <w:r>
        <w:t xml:space="preserve">outcome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centered on a mean function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evaluated at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and has its own variance</w:t>
      </w:r>
      <w:r>
        <w:t xml:space="preserve"> </w:t>
      </w:r>
      <m:oMath>
        <m:sSubSup>
          <m:e>
            <m:r>
              <m:t>σ</m:t>
            </m:r>
          </m:e>
          <m:sub>
            <m:r>
              <m:t>i</m:t>
            </m:r>
          </m:sub>
          <m:sup>
            <m:r>
              <m:t>2</m:t>
            </m:r>
          </m:sup>
        </m:sSub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∣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 </m:t>
              </m:r>
              <m:sSub>
                <m:e>
                  <m:r>
                    <m:rPr>
                      <m:sty m:val="p"/>
                    </m:rPr>
                    <m:t>∼</m:t>
                  </m:r>
                </m:e>
                <m:sub>
                  <m:r>
                    <m:rPr>
                      <m:sty m:val="p"/>
                    </m:rPr>
                    <m:t>⟂</m:t>
                  </m:r>
                  <m:r>
                    <m:t>​</m:t>
                  </m:r>
                  <m:r>
                    <m:t>​</m:t>
                  </m:r>
                  <m:r>
                    <m:t>​</m:t>
                  </m:r>
                  <m:r>
                    <m:rPr>
                      <m:sty m:val="p"/>
                    </m:rPr>
                    <m:t>⟂</m:t>
                  </m:r>
                </m:sub>
              </m:sSub>
              <m:r>
                <m:t> </m:t>
              </m:r>
              <m:r>
                <m:rPr>
                  <m:sty m:val="p"/>
                </m:rP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μ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Sup>
                    <m:e>
                      <m:r>
                        <m:t>σ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</m:e>
            <m:e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31"/>
    <w:bookmarkStart w:id="33" w:name="def-slr-deviation"/>
    <w:p>
      <w:pPr>
        <w:pStyle w:val="FirstParagraph"/>
      </w:pPr>
      <w:r>
        <w:rPr>
          <w:b/>
          <w:bCs/>
        </w:rPr>
        <w:t xml:space="preserve">Definition 5 (Deviation from the conditional mean)</w:t>
      </w:r>
      <w:r>
        <w:t xml:space="preserve"> </w:t>
      </w:r>
      <w:r>
        <w:t xml:space="preserve">In a conditional Gaussian model (</w:t>
      </w:r>
      <w:hyperlink w:anchor="def-cond-gaussian">
        <w:r>
          <w:rPr>
            <w:rStyle w:val="Hyperlink"/>
          </w:rPr>
          <w:t xml:space="preserve">Definition 4</w:t>
        </w:r>
      </w:hyperlink>
      <w:r>
        <w:t xml:space="preserve">),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deviation</w:t>
      </w:r>
      <w:r>
        <w:t xml:space="preserve"> </w:t>
      </w:r>
      <m:oMath>
        <m:sSub>
          <m:e>
            <m:r>
              <m:t>ε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of outcome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its</w:t>
      </w:r>
      <w:r>
        <w:t xml:space="preserve"> </w:t>
      </w:r>
      <w:hyperlink r:id="rId32">
        <w:r>
          <w:rPr>
            <w:rStyle w:val="Hyperlink"/>
          </w:rPr>
          <w:t xml:space="preserve">deviation from its mean</w:t>
        </w:r>
      </w:hyperlink>
      <w:r>
        <w:t xml:space="preserve">,</w:t>
      </w:r>
      <w:r>
        <w:t xml:space="preserve"> </w:t>
      </w:r>
      <w:r>
        <w:t xml:space="preserve">taking the mean conditional on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ε</m:t>
              </m:r>
            </m:e>
            <m:sub>
              <m:r>
                <m:t>i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r>
            <m:t>μ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33"/>
    <w:bookmarkStart w:id="34" w:name="exr-slr-additive"/>
    <w:p>
      <w:pPr>
        <w:pStyle w:val="FirstParagraph"/>
      </w:pPr>
      <w:r>
        <w:rPr>
          <w:b/>
          <w:bCs/>
        </w:rPr>
        <w:t xml:space="preserve">Exercise 1 (Outcome as mean plus deviation)</w:t>
      </w:r>
      <w:r>
        <w:t xml:space="preserve"> </w:t>
      </w:r>
      <w:r>
        <w:t xml:space="preserve">Show that each outcome in a conditional Gaussian model (</w:t>
      </w:r>
      <w:hyperlink w:anchor="def-cond-gaussian">
        <w:r>
          <w:rPr>
            <w:rStyle w:val="Hyperlink"/>
          </w:rPr>
          <w:t xml:space="preserve">Definition 4</w:t>
        </w:r>
      </w:hyperlink>
      <w:r>
        <w:t xml:space="preserve">)</w:t>
      </w:r>
      <w:r>
        <w:t xml:space="preserve"> </w:t>
      </w:r>
      <w:r>
        <w:t xml:space="preserve">is its conditional mean plus its deviation (</w:t>
      </w:r>
      <w:hyperlink w:anchor="def-slr-deviation">
        <w:r>
          <w:rPr>
            <w:rStyle w:val="Hyperlink"/>
          </w:rPr>
          <w:t xml:space="preserve">Definition 5</w:t>
        </w:r>
      </w:hyperlink>
      <w:r>
        <w:t xml:space="preserve">):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i</m:t>
            </m:r>
          </m:sub>
        </m:sSub>
        <m:r>
          <m:rPr>
            <m:sty m:val="p"/>
          </m:rPr>
          <m:t>+</m:t>
        </m:r>
        <m:sSub>
          <m:e>
            <m:r>
              <m:t>ε</m:t>
            </m:r>
          </m:e>
          <m:sub>
            <m:r>
              <m:t>i</m:t>
            </m:r>
          </m:sub>
        </m:sSub>
      </m:oMath>
      <w:r>
        <w:t xml:space="preserve">.</w:t>
      </w:r>
    </w:p>
    <w:bookmarkEnd w:id="34"/>
    <w:bookmarkStart w:id="35" w:name="sol-slr-additive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  <w:r>
        <w:t xml:space="preserve">Start from the right-hand side: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(remove the parentheses)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(group the last two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−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i</m:t>
            </m:r>
          </m:sub>
        </m:sSub>
        <m:r>
          <m:rPr>
            <m:sty m:val="p"/>
          </m:rPr>
          <m:t>+</m:t>
        </m:r>
        <m:sSub>
          <m:e>
            <m:r>
              <m:t>ε</m:t>
            </m:r>
          </m:e>
          <m:sub>
            <m:r>
              <m:t>i</m:t>
            </m:r>
          </m:sub>
        </m:sSub>
      </m:oMath>
      <w:r>
        <w:t xml:space="preserve">.</w:t>
      </w:r>
    </w:p>
    <w:p>
      <w:pPr>
        <w:pStyle w:val="BodyText"/>
      </w:pPr>
      <w:r>
        <w:t xml:space="preserve">Alternatively, solve the definition of</w:t>
      </w:r>
      <w:r>
        <w:t xml:space="preserve"> </w:t>
      </w:r>
      <m:oMath>
        <m:sSub>
          <m:e>
            <m:r>
              <m:t>ε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to both sides)</m:t>
              </m:r>
            </m:e>
            <m:e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(subtracting is adding the negative)</m:t>
              </m:r>
            </m:e>
            <m:e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(group the last two terms)</m:t>
              </m:r>
            </m:e>
            <m:e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  <m:e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(swap the two sides)</m:t>
              </m:r>
            </m:e>
            <m:e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terms)</m:t>
              </m:r>
            </m:e>
            <m:e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35"/>
    <w:bookmarkStart w:id="36" w:name="thm-slr-additive"/>
    <w:p>
      <w:pPr>
        <w:pStyle w:val="FirstParagraph"/>
      </w:pPr>
      <w:r>
        <w:rPr>
          <w:b/>
          <w:bCs/>
        </w:rPr>
        <w:t xml:space="preserve">Theorem 2 (Additive form of the conditional Gaussian model)</w:t>
      </w:r>
      <w:r>
        <w:t xml:space="preserve"> </w:t>
      </w:r>
      <w:r>
        <w:t xml:space="preserve">In a conditional Gaussian model (</w:t>
      </w:r>
      <w:hyperlink w:anchor="def-cond-gaussian">
        <w:r>
          <w:rPr>
            <w:rStyle w:val="Hyperlink"/>
          </w:rPr>
          <w:t xml:space="preserve">Definition 4</w:t>
        </w:r>
      </w:hyperlink>
      <w:r>
        <w:t xml:space="preserve">),</w:t>
      </w:r>
      <w:r>
        <w:t xml:space="preserve"> </w:t>
      </w:r>
      <w:r>
        <w:t xml:space="preserve">each outcome is its conditional mean plus its deviation (</w:t>
      </w:r>
      <w:hyperlink w:anchor="def-slr-deviation">
        <w:r>
          <w:rPr>
            <w:rStyle w:val="Hyperlink"/>
          </w:rPr>
          <w:t xml:space="preserve">Definition 5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μ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+</m:t>
          </m:r>
          <m:sSub>
            <m:e>
              <m:r>
                <m:t>ε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.</m:t>
          </m:r>
        </m:oMath>
      </m:oMathPara>
    </w:p>
    <w:bookmarkEnd w:id="3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slr-additive">
        <w:r>
          <w:rPr>
            <w:rStyle w:val="Hyperlink"/>
          </w:rPr>
          <w:t xml:space="preserve">Exercise 1</w:t>
        </w:r>
      </w:hyperlink>
      <w:r>
        <w:t xml:space="preserve">.</w:t>
      </w:r>
    </w:p>
    <w:bookmarkStart w:id="37" w:name="exr-slr-deviation-dist"/>
    <w:p>
      <w:pPr>
        <w:pStyle w:val="BodyText"/>
      </w:pPr>
      <w:r>
        <w:rPr>
          <w:b/>
          <w:bCs/>
        </w:rPr>
        <w:t xml:space="preserve">Exercise 2 (Distribution of the deviations)</w:t>
      </w:r>
      <w:r>
        <w:t xml:space="preserve"> </w:t>
      </w:r>
      <w:r>
        <w:t xml:space="preserve">Show that in a conditional Gaussian model (</w:t>
      </w:r>
      <w:hyperlink w:anchor="def-cond-gaussian">
        <w:r>
          <w:rPr>
            <w:rStyle w:val="Hyperlink"/>
          </w:rPr>
          <w:t xml:space="preserve">Definition 4</w:t>
        </w:r>
      </w:hyperlink>
      <w:r>
        <w:t xml:space="preserve">),</w:t>
      </w:r>
      <w:r>
        <w:t xml:space="preserve"> </w:t>
      </w:r>
      <w:r>
        <w:t xml:space="preserve">given the covariate values,</w:t>
      </w:r>
      <w:r>
        <w:t xml:space="preserve"> </w:t>
      </w:r>
      <w:r>
        <w:t xml:space="preserve">the deviations (</w:t>
      </w:r>
      <w:hyperlink w:anchor="def-slr-deviation">
        <w:r>
          <w:rPr>
            <w:rStyle w:val="Hyperlink"/>
          </w:rPr>
          <w:t xml:space="preserve">Definition 5</w:t>
        </w:r>
      </w:hyperlink>
      <w:r>
        <w:t xml:space="preserve">) are independent</w:t>
      </w:r>
      <w:r>
        <w:t xml:space="preserve"> </w:t>
      </w:r>
      <w:r>
        <w:t xml:space="preserve">and each is Gaussian with mean 0 and the same variance</w:t>
      </w:r>
      <w:r>
        <w:t xml:space="preserve"> </w:t>
      </w:r>
      <m:oMath>
        <m:sSubSup>
          <m:e>
            <m:r>
              <m:t>σ</m:t>
            </m:r>
          </m:e>
          <m:sub>
            <m:r>
              <m:t>i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as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:</w:t>
      </w:r>
      <w:r>
        <w:t xml:space="preserve"> </w:t>
      </w:r>
      <m:oMath>
        <m:sSub>
          <m:e>
            <m:r>
              <m:t>ε</m:t>
            </m:r>
          </m:e>
          <m:sub>
            <m:r>
              <m:t>i</m:t>
            </m:r>
          </m:sub>
        </m:sSub>
        <m:r>
          <m:rPr>
            <m:sty m:val="p"/>
          </m:rPr>
          <m:t>∣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⟂</m:t>
            </m:r>
            <m:r>
              <m:t>​</m:t>
            </m:r>
            <m:r>
              <m:t>​</m:t>
            </m:r>
            <m:r>
              <m:t>​</m:t>
            </m:r>
            <m:r>
              <m:rPr>
                <m:sty m:val="p"/>
              </m:rPr>
              <m:t>⟂</m:t>
            </m:r>
          </m:sub>
        </m:sSub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bSup>
              <m:e>
                <m:r>
                  <m:t>σ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d>
        <m:r>
          <m:t>​</m:t>
        </m:r>
      </m:oMath>
      <w:r>
        <w:t xml:space="preserve">.</w:t>
      </w:r>
    </w:p>
    <w:bookmarkEnd w:id="37"/>
    <w:bookmarkStart w:id="40" w:name="sol-slr-deviation-dist"/>
    <w:p>
      <w:pPr>
        <w:pStyle w:val="BodyText"/>
      </w:pPr>
      <w:r>
        <w:rPr>
          <w:i/>
          <w:iCs/>
        </w:rPr>
        <w:t xml:space="preserve">Solution 2</w:t>
      </w:r>
      <w:r>
        <w:t xml:space="preserve">. </w:t>
      </w:r>
      <w:r>
        <w:t xml:space="preserve">Every probability, CDF and density in this solution is</w:t>
      </w:r>
      <w:r>
        <w:t xml:space="preserve"> </w:t>
      </w:r>
      <w:hyperlink r:id="rId38">
        <w:r>
          <w:rPr>
            <w:rStyle w:val="Hyperlink"/>
          </w:rPr>
          <w:t xml:space="preserve">conditional</w:t>
        </w:r>
      </w:hyperlink>
      <w:r>
        <w:t xml:space="preserve"> </w:t>
      </w:r>
      <w:r>
        <w:t xml:space="preserve">on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;</w:t>
      </w:r>
      <w:r>
        <w:t xml:space="preserve"> </w:t>
      </w:r>
      <w:r>
        <w:t xml:space="preserve">the condition is left out of the notation to keep the lines short.</w:t>
      </w:r>
      <w:r>
        <w:t xml:space="preserve"> </w:t>
      </w:r>
      <w:r>
        <w:t xml:space="preserve">Write</w:t>
      </w:r>
      <w:r>
        <w:t xml:space="preserve"> </w:t>
      </w:r>
      <m:oMath>
        <m:sSub>
          <m:e>
            <m:r>
              <m:t>F</m:t>
            </m:r>
          </m:e>
          <m:sub>
            <m:r>
              <m:t>ε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f</m:t>
            </m:r>
          </m:e>
          <m:sub>
            <m:r>
              <m:t>ε</m:t>
            </m:r>
          </m:sub>
        </m:sSub>
      </m:oMath>
      <w:r>
        <w:t xml:space="preserve"> </w:t>
      </w:r>
      <w:r>
        <w:t xml:space="preserve">for the CDF and density of</w:t>
      </w:r>
      <w:r>
        <w:t xml:space="preserve"> </w:t>
      </w:r>
      <m:oMath>
        <m:sSub>
          <m:e>
            <m:r>
              <m:t>ε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F</m:t>
            </m:r>
          </m:e>
          <m:sub>
            <m:r>
              <m:t>Y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f</m:t>
            </m:r>
          </m:e>
          <m:sub>
            <m:r>
              <m:t>Y</m:t>
            </m:r>
          </m:sub>
        </m:sSub>
      </m:oMath>
      <w:r>
        <w:t xml:space="preserve"> </w:t>
      </w:r>
      <w:r>
        <w:t xml:space="preserve">for those of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.</w:t>
      </w:r>
    </w:p>
    <w:p>
      <w:pPr>
        <w:pStyle w:val="BodyText"/>
      </w:pPr>
      <w:r>
        <w:t xml:space="preserve">First, the CDF of</w:t>
      </w:r>
      <w:r>
        <w:t xml:space="preserve"> </w:t>
      </w:r>
      <m:oMath>
        <m:sSub>
          <m:e>
            <m:r>
              <m:t>ε</m:t>
            </m:r>
          </m:e>
          <m:sub>
            <m:r>
              <m:t>i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F</m:t>
                  </m:r>
                </m:e>
                <m:sub>
                  <m:r>
                    <m:t>ε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ε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CDF)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to both sides of the inequality)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F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CDF)</m:t>
              </m:r>
            </m:e>
          </m:eqArr>
        </m:oMath>
      </m:oMathPara>
    </w:p>
    <w:p>
      <w:pPr>
        <w:pStyle w:val="FirstParagraph"/>
      </w:pPr>
      <w:r>
        <w:t xml:space="preserve">Differentiating gives the density: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f</m:t>
                  </m:r>
                </m:e>
                <m:sub>
                  <m:r>
                    <m:t>ε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sSub>
                <m:e>
                  <m:r>
                    <m:t>F</m:t>
                  </m:r>
                </m:e>
                <m:sub>
                  <m:r>
                    <m:t>ε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density is the derivative of its CDF)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sSub>
                <m:e>
                  <m:r>
                    <m:t>F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(CDF of </m:t>
              </m:r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f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rule)</m:t>
              </m:r>
            </m:e>
          </m:eqArr>
        </m:oMath>
      </m:oMathPara>
    </w:p>
    <w:p>
      <w:pPr>
        <w:pStyle w:val="FirstParagraph"/>
      </w:pPr>
      <w:r>
        <w:t xml:space="preserve">The inner derivative: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r>
                <m:t>t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does not depend on </m:t>
              </m:r>
              <m:r>
                <m:t>t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Plugging the inner derivative back in,</w:t>
      </w:r>
      <w:r>
        <w:t xml:space="preserve"> </w:t>
      </w:r>
      <w:r>
        <w:t xml:space="preserve">and using the</w:t>
      </w:r>
      <w:r>
        <w:t xml:space="preserve"> </w:t>
      </w:r>
      <w:hyperlink r:id="rId39">
        <w:r>
          <w:rPr>
            <w:rStyle w:val="Hyperlink"/>
          </w:rPr>
          <w:t xml:space="preserve">Gaussian density</w:t>
        </w:r>
      </w:hyperlink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, which has mean</w:t>
      </w:r>
      <w:r>
        <w:t xml:space="preserve"> </w:t>
      </w:r>
      <m:oMath>
        <m:sSub>
          <m:e>
            <m:r>
              <m:t>μ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μ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and variance</w:t>
      </w:r>
      <w:r>
        <w:t xml:space="preserve"> </w:t>
      </w:r>
      <m:oMath>
        <m:sSubSup>
          <m:e>
            <m:r>
              <m:t>σ</m:t>
            </m:r>
          </m:e>
          <m:sub>
            <m:r>
              <m:t>i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(</w:t>
      </w:r>
      <w:hyperlink w:anchor="def-cond-gaussian">
        <w:r>
          <w:rPr>
            <w:rStyle w:val="Hyperlink"/>
          </w:rPr>
          <w:t xml:space="preserve">Definition 4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f</m:t>
                  </m:r>
                </m:e>
                <m:sub>
                  <m:r>
                    <m:t>ε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f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1)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f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1)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σ</m:t>
                      </m:r>
                    </m:e>
                    <m:sub>
                      <m:r>
                        <m:t>i</m:t>
                      </m:r>
                    </m:sub>
                  </m:sSub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</m:e>
                  </m:rad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t</m:t>
                          </m:r>
                          <m:r>
                            <m:rPr>
                              <m:sty m:val="p"/>
                            </m:rPr>
                            <m:t>+</m:t>
                          </m:r>
                          <m:sSub>
                            <m:e>
                              <m:r>
                                <m:t>μ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μ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d>
                      <m:sSup>
                        <m:e>
                          <m:r>
                            <m:t>​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bSup>
                        <m:e>
                          <m:r>
                            <m:t>σ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den>
                  </m:f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(Gaussian density with mean 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σ</m:t>
                      </m:r>
                    </m:e>
                    <m:sub>
                      <m:r>
                        <m:t>i</m:t>
                      </m:r>
                    </m:sub>
                  </m:sSub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</m:e>
                  </m:rad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t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bSup>
                        <m:e>
                          <m:r>
                            <m:t>σ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den>
                  </m:f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The last line is the density of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bSup>
              <m:e>
                <m:r>
                  <m:t>σ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ε</m:t>
            </m:r>
          </m:e>
          <m:sub>
            <m:r>
              <m:t>i</m:t>
            </m:r>
          </m:sub>
        </m:sSub>
        <m:r>
          <m:rPr>
            <m:sty m:val="p"/>
          </m:rPr>
          <m:t>∣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bSup>
              <m:e>
                <m:r>
                  <m:t>σ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For independence, factor the joint CDF of</w:t>
      </w:r>
      <w:r>
        <w:t xml:space="preserve"> </w:t>
      </w:r>
      <m:oMath>
        <m:sSub>
          <m:e>
            <m:r>
              <m:t>ε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ε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using the same CDF step as above for each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and the independence of the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given the covariates (</w:t>
      </w:r>
      <w:hyperlink w:anchor="def-cond-gaussian">
        <w:r>
          <w:rPr>
            <w:rStyle w:val="Hyperlink"/>
          </w:rPr>
          <w:t xml:space="preserve">Definition 4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ε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sSub>
                    <m:e>
                      <m:r>
                        <m:t>t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ε</m:t>
                      </m:r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sSub>
                    <m:e>
                      <m:r>
                        <m:t>t</m:t>
                      </m:r>
                    </m:e>
                    <m:sub>
                      <m:r>
                        <m:t>n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sSub>
                    <m:e>
                      <m:r>
                        <m:t>t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sSub>
                    <m:e>
                      <m:r>
                        <m:t>t</m:t>
                      </m:r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n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to both sides of each inequality)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sSub>
                    <m:e>
                      <m:r>
                        <m:t>t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are independent)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ε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sSub>
                    <m:e>
                      <m:r>
                        <m:t>t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from both sides of each inequality)</m:t>
              </m:r>
            </m:e>
          </m:eqArr>
        </m:oMath>
      </m:oMathPara>
    </w:p>
    <w:p>
      <w:pPr>
        <w:pStyle w:val="FirstParagraph"/>
      </w:pPr>
      <w:r>
        <w:t xml:space="preserve">The joint CDF is the product of the marginal CDFs,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ε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ε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 independent.</w:t>
      </w:r>
    </w:p>
    <w:bookmarkEnd w:id="40"/>
    <w:bookmarkStart w:id="41" w:name="thm-slr-deviation-dist"/>
    <w:p>
      <w:pPr>
        <w:pStyle w:val="BodyText"/>
      </w:pPr>
      <w:r>
        <w:rPr>
          <w:b/>
          <w:bCs/>
        </w:rPr>
        <w:t xml:space="preserve">Theorem 3 (Distribution of the deviations)</w:t>
      </w:r>
      <w:r>
        <w:t xml:space="preserve"> </w:t>
      </w:r>
      <w:r>
        <w:t xml:space="preserve">In a conditional Gaussian model (</w:t>
      </w:r>
      <w:hyperlink w:anchor="def-cond-gaussian">
        <w:r>
          <w:rPr>
            <w:rStyle w:val="Hyperlink"/>
          </w:rPr>
          <w:t xml:space="preserve">Definition 4</w:t>
        </w:r>
      </w:hyperlink>
      <w:r>
        <w:t xml:space="preserve">),</w:t>
      </w:r>
      <w:r>
        <w:t xml:space="preserve"> </w:t>
      </w:r>
      <w:r>
        <w:t xml:space="preserve">given the covariates,</w:t>
      </w:r>
      <w:r>
        <w:t xml:space="preserve"> </w:t>
      </w:r>
      <w:r>
        <w:t xml:space="preserve">the deviations (</w:t>
      </w:r>
      <w:hyperlink w:anchor="def-slr-deviation">
        <w:r>
          <w:rPr>
            <w:rStyle w:val="Hyperlink"/>
          </w:rPr>
          <w:t xml:space="preserve">Definition 5</w:t>
        </w:r>
      </w:hyperlink>
      <w:r>
        <w:t xml:space="preserve">) are independent and Gaussian</w:t>
      </w:r>
      <w:r>
        <w:t xml:space="preserve"> </w:t>
      </w:r>
      <w:r>
        <w:t xml:space="preserve">with mean 0 and variance</w:t>
      </w:r>
      <w:r>
        <w:t xml:space="preserve"> </w:t>
      </w:r>
      <m:oMath>
        <m:sSubSup>
          <m:e>
            <m:r>
              <m:t>σ</m:t>
            </m:r>
          </m:e>
          <m:sub>
            <m:r>
              <m:t>i</m:t>
            </m:r>
          </m:sub>
          <m:sup>
            <m:r>
              <m:t>2</m:t>
            </m:r>
          </m:sup>
        </m:sSub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ε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∣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t> </m:t>
          </m:r>
          <m:sSub>
            <m:e>
              <m:r>
                <m:rPr>
                  <m:sty m:val="p"/>
                </m:rPr>
                <m:t>∼</m:t>
              </m:r>
            </m:e>
            <m:sub>
              <m:r>
                <m:rPr>
                  <m:sty m:val="p"/>
                </m:rPr>
                <m:t>⟂</m:t>
              </m:r>
              <m:r>
                <m:t>​</m:t>
              </m:r>
              <m:r>
                <m:t>​</m:t>
              </m:r>
              <m:r>
                <m:t>​</m:t>
              </m:r>
              <m:r>
                <m:rPr>
                  <m:sty m:val="p"/>
                </m:rPr>
                <m:t>⟂</m:t>
              </m:r>
            </m:sub>
          </m:sSub>
          <m:r>
            <m:t> </m:t>
          </m:r>
          <m:r>
            <m:rPr>
              <m:sty m:val="p"/>
            </m:rPr>
            <m:t>N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0</m:t>
              </m:r>
              <m:r>
                <m:rPr>
                  <m:sty m:val="p"/>
                </m:rPr>
                <m:t>,</m:t>
              </m:r>
              <m:sSubSup>
                <m:e>
                  <m:r>
                    <m:t>σ</m:t>
                  </m:r>
                </m:e>
                <m:sub>
                  <m:r>
                    <m:t>i</m:t>
                  </m:r>
                </m:sub>
                <m:sup>
                  <m:r>
                    <m:t>2</m:t>
                  </m:r>
                </m:sup>
              </m:sSubSup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4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slr-deviation-dist">
        <w:r>
          <w:rPr>
            <w:rStyle w:val="Hyperlink"/>
          </w:rPr>
          <w:t xml:space="preserve">Exercise 2</w:t>
        </w:r>
      </w:hyperlink>
      <w:r>
        <w:t xml:space="preserve">.</w:t>
      </w:r>
    </w:p>
    <w:bookmarkStart w:id="42" w:name="def-homoskedastic"/>
    <w:p>
      <w:pPr>
        <w:pStyle w:val="BodyText"/>
      </w:pPr>
      <w:r>
        <w:rPr>
          <w:b/>
          <w:bCs/>
        </w:rPr>
        <w:t xml:space="preserve">Definition 6 (Homoskedastic model)</w:t>
      </w:r>
      <w:r>
        <w:t xml:space="preserve"> </w:t>
      </w:r>
      <w:r>
        <w:t xml:space="preserve">A conditional Gaussian model (</w:t>
      </w:r>
      <w:hyperlink w:anchor="def-cond-gaussian">
        <w:r>
          <w:rPr>
            <w:rStyle w:val="Hyperlink"/>
          </w:rPr>
          <w:t xml:space="preserve">Definition 4</w:t>
        </w:r>
      </w:hyperlink>
      <w:r>
        <w:t xml:space="preserve">) is</w:t>
      </w:r>
      <w:r>
        <w:t xml:space="preserve"> </w:t>
      </w:r>
      <w:r>
        <w:rPr>
          <w:b/>
          <w:bCs/>
        </w:rPr>
        <w:t xml:space="preserve">homoskedastic</w:t>
      </w:r>
      <w:r>
        <w:t xml:space="preserve"> </w:t>
      </w:r>
      <w:r>
        <w:t xml:space="preserve">if all outcomes share one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which does not depend on</w:t>
      </w:r>
      <w:r>
        <w:t xml:space="preserve"> </w:t>
      </w:r>
      <m:oMath>
        <m:r>
          <m:t>i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Sup>
            <m:e>
              <m:r>
                <m:t>σ</m:t>
              </m:r>
            </m:e>
            <m:sub>
              <m:r>
                <m:t>i</m:t>
              </m:r>
            </m:sub>
            <m:sup>
              <m:r>
                <m:t>2</m:t>
              </m:r>
            </m:sup>
          </m:sSubSup>
          <m:r>
            <m:rPr>
              <m:sty m:val="p"/>
            </m:rPr>
            <m:t>=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r>
            <m:rPr>
              <m:nor/>
              <m:sty m:val="p"/>
            </m:rPr>
            <m:t> for all </m:t>
          </m:r>
          <m:r>
            <m:t>i</m:t>
          </m:r>
          <m:r>
            <m:rPr>
              <m:sty m:val="p"/>
            </m:rPr>
            <m:t>.</m:t>
          </m:r>
        </m:oMath>
      </m:oMathPara>
    </w:p>
    <w:bookmarkEnd w:id="42"/>
    <w:bookmarkStart w:id="43" w:name="cor-homoskedastic-deviations"/>
    <w:p>
      <w:pPr>
        <w:pStyle w:val="FirstParagraph"/>
      </w:pPr>
      <w:r>
        <w:rPr>
          <w:b/>
          <w:bCs/>
        </w:rPr>
        <w:t xml:space="preserve">Corollary 1 (Deviations in a homoskedastic model)</w:t>
      </w:r>
      <w:r>
        <w:t xml:space="preserve"> </w:t>
      </w:r>
      <w:r>
        <w:t xml:space="preserve">In a homoskedastic model (</w:t>
      </w:r>
      <w:hyperlink w:anchor="def-homoskedastic">
        <w:r>
          <w:rPr>
            <w:rStyle w:val="Hyperlink"/>
          </w:rPr>
          <w:t xml:space="preserve">Definition 6</w:t>
        </w:r>
      </w:hyperlink>
      <w:r>
        <w:t xml:space="preserve">),</w:t>
      </w:r>
      <w:r>
        <w:t xml:space="preserve"> </w:t>
      </w:r>
      <w:r>
        <w:t xml:space="preserve">the deviations (</w:t>
      </w:r>
      <w:hyperlink w:anchor="def-slr-deviation">
        <w:r>
          <w:rPr>
            <w:rStyle w:val="Hyperlink"/>
          </w:rPr>
          <w:t xml:space="preserve">Definition 5</w:t>
        </w:r>
      </w:hyperlink>
      <w:r>
        <w:t xml:space="preserve">) all have the same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ε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∣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t> </m:t>
          </m:r>
          <m:sSub>
            <m:e>
              <m:r>
                <m:rPr>
                  <m:sty m:val="p"/>
                </m:rPr>
                <m:t>∼</m:t>
              </m:r>
            </m:e>
            <m:sub>
              <m:r>
                <m:rPr>
                  <m:sty m:val="p"/>
                </m:rPr>
                <m:t>⟂</m:t>
              </m:r>
              <m:r>
                <m:t>​</m:t>
              </m:r>
              <m:r>
                <m:t>​</m:t>
              </m:r>
              <m:r>
                <m:t>​</m:t>
              </m:r>
              <m:r>
                <m:rPr>
                  <m:sty m:val="p"/>
                </m:rPr>
                <m:t>⟂</m:t>
              </m:r>
            </m:sub>
          </m:sSub>
          <m:r>
            <m:t> </m:t>
          </m:r>
          <m:r>
            <m:rPr>
              <m:sty m:val="p"/>
            </m:rPr>
            <m:t>N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0</m:t>
              </m:r>
              <m:r>
                <m:rPr>
                  <m:sty m:val="p"/>
                </m:rPr>
                <m:t>,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4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thm-slr-deviation-dist">
        <w:r>
          <w:rPr>
            <w:rStyle w:val="Hyperlink"/>
          </w:rPr>
          <w:t xml:space="preserve">Theorem 3</w:t>
        </w:r>
      </w:hyperlink>
      <w:r>
        <w:t xml:space="preserve">,</w:t>
      </w:r>
      <w:r>
        <w:t xml:space="preserve"> </w:t>
      </w:r>
      <m:oMath>
        <m:sSub>
          <m:e>
            <m:r>
              <m:t>ε</m:t>
            </m:r>
          </m:e>
          <m:sub>
            <m:r>
              <m:t>i</m:t>
            </m:r>
          </m:sub>
        </m:sSub>
        <m:r>
          <m:rPr>
            <m:sty m:val="p"/>
          </m:rPr>
          <m:t>∣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⟂</m:t>
            </m:r>
            <m:r>
              <m:t>​</m:t>
            </m:r>
            <m:r>
              <m:t>​</m:t>
            </m:r>
            <m:r>
              <m:t>​</m:t>
            </m:r>
            <m:r>
              <m:rPr>
                <m:sty m:val="p"/>
              </m:rPr>
              <m:t>⟂</m:t>
            </m:r>
          </m:sub>
        </m:sSub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bSup>
              <m:e>
                <m:r>
                  <m:t>σ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w:anchor="def-homoskedastic">
        <w:r>
          <w:rPr>
            <w:rStyle w:val="Hyperlink"/>
          </w:rPr>
          <w:t xml:space="preserve">Definition 6</w:t>
        </w:r>
      </w:hyperlink>
      <w:r>
        <w:t xml:space="preserve"> </w:t>
      </w:r>
      <w:r>
        <w:t xml:space="preserve">sets</w:t>
      </w:r>
      <w:r>
        <w:t xml:space="preserve"> </w:t>
      </w:r>
      <m:oMath>
        <m:sSubSup>
          <m:e>
            <m:r>
              <m:t>σ</m:t>
            </m:r>
          </m:e>
          <m:sub>
            <m:r>
              <m:t>i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 all</w:t>
      </w:r>
      <w:r>
        <w:t xml:space="preserve"> </w:t>
      </w:r>
      <m:oMath>
        <m:r>
          <m:t>i</m:t>
        </m:r>
      </m:oMath>
      <w:r>
        <w:t xml:space="preserve">.</w:t>
      </w:r>
    </w:p>
    <w:bookmarkStart w:id="44" w:name="def-linear-regression"/>
    <w:p>
      <w:pPr>
        <w:pStyle w:val="BodyText"/>
      </w:pPr>
      <w:r>
        <w:rPr>
          <w:b/>
          <w:bCs/>
        </w:rPr>
        <w:t xml:space="preserve">Definition 7 (Linear regression model)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linear regression model</w:t>
      </w:r>
      <w:r>
        <w:t xml:space="preserve"> </w:t>
      </w:r>
      <w:r>
        <w:t xml:space="preserve">is a homoskedastic (</w:t>
      </w:r>
      <w:hyperlink w:anchor="def-homoskedastic">
        <w:r>
          <w:rPr>
            <w:rStyle w:val="Hyperlink"/>
          </w:rPr>
          <w:t xml:space="preserve">Definition 6</w:t>
        </w:r>
      </w:hyperlink>
      <w:r>
        <w:t xml:space="preserve">)</w:t>
      </w:r>
      <w:r>
        <w:t xml:space="preserve"> </w:t>
      </w:r>
      <w:r>
        <w:t xml:space="preserve">conditional Gaussian model (</w:t>
      </w:r>
      <w:hyperlink w:anchor="def-cond-gaussian">
        <w:r>
          <w:rPr>
            <w:rStyle w:val="Hyperlink"/>
          </w:rPr>
          <w:t xml:space="preserve">Definition 4</w:t>
        </w:r>
      </w:hyperlink>
      <w:r>
        <w:t xml:space="preserve">)</w:t>
      </w:r>
      <w:r>
        <w:t xml:space="preserve"> </w:t>
      </w:r>
      <w:r>
        <w:t xml:space="preserve">whose mean function is linear in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covariates,</w:t>
      </w:r>
      <w:r>
        <w:t xml:space="preserve"> </w:t>
      </w:r>
      <w:r>
        <w:t xml:space="preserve">where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has covariate values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i</m:t>
            </m:r>
            <m:r>
              <m:t>p</m:t>
            </m:r>
          </m:sub>
        </m:sSub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μ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x</m:t>
              </m:r>
            </m:e>
            <m:sub>
              <m:r>
                <m:t>p</m:t>
              </m:r>
            </m:sub>
          </m:sSub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t>β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+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p</m:t>
              </m:r>
            </m:sup>
            <m:e>
              <m:sSub>
                <m:e>
                  <m:r>
                    <m:t>β</m:t>
                  </m:r>
                </m:e>
                <m:sub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</m:sub>
              </m:sSub>
            </m:e>
          </m:nary>
          <m:sSub>
            <m:e>
              <m:r>
                <m:t>x</m:t>
              </m:r>
            </m:e>
            <m:sub>
              <m:r>
                <m:t>j</m:t>
              </m:r>
            </m:sub>
          </m:sSub>
          <m:r>
            <m:rPr>
              <m:sty m:val="p"/>
            </m:rPr>
            <m:t>.</m:t>
          </m:r>
        </m:oMath>
      </m:oMathPara>
    </w:p>
    <w:bookmarkEnd w:id="44"/>
    <w:bookmarkStart w:id="45" w:name="def-slr"/>
    <w:p>
      <w:pPr>
        <w:pStyle w:val="FirstParagraph"/>
      </w:pPr>
      <w:r>
        <w:rPr>
          <w:b/>
          <w:bCs/>
        </w:rPr>
        <w:t xml:space="preserve">Definition 8 (Simple linear regression model)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simple linear regression</w:t>
      </w:r>
      <w:r>
        <w:t xml:space="preserve"> </w:t>
      </w:r>
      <w:r>
        <w:t xml:space="preserve">model</w:t>
      </w:r>
      <w:r>
        <w:t xml:space="preserve"> </w:t>
      </w:r>
      <w:r>
        <w:t xml:space="preserve">is a linear regression model (</w:t>
      </w:r>
      <w:hyperlink w:anchor="def-linear-regression">
        <w:r>
          <w:rPr>
            <w:rStyle w:val="Hyperlink"/>
          </w:rPr>
          <w:t xml:space="preserve">Definition 7</w:t>
        </w:r>
      </w:hyperlink>
      <w:r>
        <w:t xml:space="preserve">)</w:t>
      </w:r>
      <w:r>
        <w:t xml:space="preserve"> </w:t>
      </w:r>
      <w:r>
        <w:t xml:space="preserve">with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covariate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writing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  <m:r>
              <m:t>1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μ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t>β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+</m:t>
          </m:r>
          <m:sSub>
            <m:e>
              <m:r>
                <m:t>β</m:t>
              </m:r>
            </m:e>
            <m:sub>
              <m:r>
                <m:t>x</m:t>
              </m:r>
            </m:sub>
          </m:sSub>
          <m:r>
            <m:t>x</m:t>
          </m:r>
          <m:r>
            <m:rPr>
              <m:sty m:val="p"/>
            </m:rPr>
            <m:t>.</m:t>
          </m:r>
        </m:oMath>
      </m:oMathPara>
    </w:p>
    <w:bookmarkEnd w:id="45"/>
    <w:bookmarkStart w:id="46" w:name="def-slr-intercept"/>
    <w:p>
      <w:pPr>
        <w:pStyle w:val="FirstParagraph"/>
      </w:pPr>
      <w:r>
        <w:rPr>
          <w:b/>
          <w:bCs/>
        </w:rPr>
        <w:t xml:space="preserve">Definition 9 (Intercept)</w:t>
      </w:r>
      <w:r>
        <w:t xml:space="preserve"> </w:t>
      </w:r>
      <w:r>
        <w:t xml:space="preserve">In a simple linear regression model (</w:t>
      </w:r>
      <w:hyperlink w:anchor="def-slr">
        <w:r>
          <w:rPr>
            <w:rStyle w:val="Hyperlink"/>
          </w:rPr>
          <w:t xml:space="preserve">Definition 8</w:t>
        </w:r>
      </w:hyperlink>
      <w:r>
        <w:t xml:space="preserve">),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intercept</w:t>
      </w:r>
      <w:r>
        <w:t xml:space="preserve"> </w:t>
      </w:r>
      <w:r>
        <w:t xml:space="preserve">is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μ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w:r>
        <w:t xml:space="preserve">the mean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among observations with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46"/>
    <w:bookmarkStart w:id="47" w:name="def-slr-slope"/>
    <w:p>
      <w:pPr>
        <w:pStyle w:val="BodyText"/>
      </w:pPr>
      <w:r>
        <w:rPr>
          <w:b/>
          <w:bCs/>
        </w:rPr>
        <w:t xml:space="preserve">Definition 10 (Slope)</w:t>
      </w:r>
      <w:r>
        <w:t xml:space="preserve"> </w:t>
      </w:r>
      <w:r>
        <w:t xml:space="preserve">In a simple linear regression model (</w:t>
      </w:r>
      <w:hyperlink w:anchor="def-slr">
        <w:r>
          <w:rPr>
            <w:rStyle w:val="Hyperlink"/>
          </w:rPr>
          <w:t xml:space="preserve">Definition 8</w:t>
        </w:r>
      </w:hyperlink>
      <w:r>
        <w:t xml:space="preserve">),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slope</w:t>
      </w:r>
      <w:r>
        <w:t xml:space="preserve"> </w:t>
      </w:r>
      <w:r>
        <w:t xml:space="preserve">is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w:r>
        <w:t xml:space="preserve">the difference in the mean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between two groups whose values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differ by one unit.</w:t>
      </w:r>
    </w:p>
    <w:bookmarkEnd w:id="47"/>
    <w:bookmarkStart w:id="48" w:name="rem-slr-parameters"/>
    <w:p>
      <w:pPr>
        <w:pStyle w:val="BodyText"/>
      </w:pPr>
      <w:r>
        <w:rPr>
          <w:i/>
          <w:iCs/>
        </w:rPr>
        <w:t xml:space="preserve">Remark 4</w:t>
      </w:r>
      <w:r>
        <w:t xml:space="preserve"> (Interpreting the variance parameter).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the variance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around its mean at each value of</w:t>
      </w:r>
      <w:r>
        <w:t xml:space="preserve"> </w:t>
      </w:r>
      <m:oMath>
        <m:r>
          <m:t>X</m:t>
        </m:r>
      </m:oMath>
      <w:r>
        <w:t xml:space="preserve">.</w:t>
      </w:r>
    </w:p>
    <w:bookmarkEnd w:id="48"/>
    <w:bookmarkEnd w:id="49"/>
    <w:bookmarkStart w:id="110" w:name="sec-ols"/>
    <w:p>
      <w:pPr>
        <w:pStyle w:val="Heading3"/>
      </w:pPr>
      <w:r>
        <w:t xml:space="preserve">3.2 Ordinary least squares estimation</w:t>
      </w:r>
    </w:p>
    <w:bookmarkStart w:id="51" w:name="def-rss"/>
    <w:p>
      <w:pPr>
        <w:pStyle w:val="FirstParagraph"/>
      </w:pPr>
      <w:r>
        <w:rPr>
          <w:b/>
          <w:bCs/>
        </w:rPr>
        <w:t xml:space="preserve">Definition 11 (Residual sum of squares)</w:t>
      </w:r>
      <w:r>
        <w:t xml:space="preserve"> </w:t>
      </w:r>
      <w:r>
        <w:t xml:space="preserve">For a regression model whose conditional mean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depends on a parameter vector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residual sum of squares</w:t>
      </w:r>
      <w:r>
        <w:t xml:space="preserve"> </w:t>
      </w:r>
      <w:r>
        <w:t xml:space="preserve">at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 </w:t>
      </w:r>
      <w:r>
        <w:t xml:space="preserve">is the sum of the squared residuals</w:t>
      </w:r>
      <w:r>
        <w:t xml:space="preserve"> </w:t>
      </w:r>
      <m:oMath>
        <m:sSub>
          <m:e>
            <m:r>
              <m:t>r</m:t>
            </m:r>
          </m:e>
          <m:sub>
            <m:r>
              <m:t>i</m:t>
            </m:r>
          </m:sub>
        </m:sSub>
        <m:r>
          <m:rPr>
            <m:sty m:val="p"/>
          </m:rPr>
          <m:t>(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r>
          <m:t>μ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;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that the model has when its parameters equal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RSS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θ</m:t>
              </m:r>
            </m:e>
          </m:acc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t>r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θ</m:t>
              </m:r>
            </m:e>
          </m:acc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At the estimate</w:t>
      </w:r>
      <w:r>
        <w:t xml:space="preserve"> </w:t>
      </w:r>
      <m:oMath>
        <m:acc>
          <m:accPr>
            <m:chr m:val="̂"/>
          </m:accPr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</m:acc>
      </m:oMath>
      <w:r>
        <w:t xml:space="preserve">,</w:t>
      </w:r>
      <w:r>
        <w:t xml:space="preserve"> </w:t>
      </w:r>
      <m:oMath>
        <m:sSub>
          <m:e>
            <m:r>
              <m:t>r</m:t>
            </m:r>
          </m:e>
          <m:sub>
            <m:r>
              <m:t>i</m:t>
            </m:r>
          </m:sub>
        </m:sSub>
        <m:r>
          <m:rPr>
            <m:sty m:val="p"/>
          </m:rPr>
          <m:t>(</m:t>
        </m:r>
        <m:acc>
          <m:accPr>
            <m:chr m:val="̂"/>
          </m:accPr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is the</w:t>
      </w:r>
      <w:r>
        <w:t xml:space="preserve"> </w:t>
      </w:r>
      <w:hyperlink r:id="rId50">
        <w:r>
          <w:rPr>
            <w:rStyle w:val="Hyperlink"/>
          </w:rPr>
          <w:t xml:space="preserve">residual</w:t>
        </w:r>
      </w:hyperlink>
      <w:r>
        <w:t xml:space="preserve"> </w:t>
      </w:r>
      <m:oMath>
        <m:sSub>
          <m:e>
            <m:r>
              <m:t>r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of the fitted model.</w:t>
      </w:r>
    </w:p>
    <w:bookmarkEnd w:id="51"/>
    <w:bookmarkStart w:id="52" w:name="exm-rss-slr"/>
    <w:p>
      <w:pPr>
        <w:pStyle w:val="BodyText"/>
      </w:pPr>
      <w:r>
        <w:rPr>
          <w:b/>
          <w:bCs/>
        </w:rPr>
        <w:t xml:space="preserve">Example 3 (Residual sum of squares of a simple linear regression)</w:t>
      </w:r>
      <w:r>
        <w:t xml:space="preserve"> </w:t>
      </w:r>
      <w:r>
        <w:t xml:space="preserve">The mean function of a</w:t>
      </w:r>
      <w:r>
        <w:t xml:space="preserve"> </w:t>
      </w:r>
      <w:hyperlink w:anchor="def-slr">
        <w:r>
          <w:rPr>
            <w:rStyle w:val="Hyperlink"/>
          </w:rPr>
          <w:t xml:space="preserve">simple linear regression</w:t>
        </w:r>
      </w:hyperlink>
      <w:r>
        <w:t xml:space="preserve"> </w:t>
      </w:r>
      <w:r>
        <w:t xml:space="preserve">model</w:t>
      </w:r>
      <w:r>
        <w:t xml:space="preserve"> </w:t>
      </w:r>
      <w:r>
        <w:t xml:space="preserve">has parameter vector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write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for its residual sum of squares (</w:t>
      </w:r>
      <w:hyperlink w:anchor="def-rss">
        <w:r>
          <w:rPr>
            <w:rStyle w:val="Hyperlink"/>
          </w:rPr>
          <w:t xml:space="preserve">Definition 11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nor/>
                  <m:sty m:val="p"/>
                </m:rPr>
                <m:t>RSS</m:t>
              </m:r>
              <m:r>
                <m:rPr>
                  <m:sty m:val="p"/>
                </m:rPr>
                <m:t>(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r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RSS)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;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r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θ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μ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the minus sign)</m:t>
              </m:r>
            </m:e>
          </m:eqArr>
        </m:oMath>
      </m:oMathPara>
    </w:p>
    <w:bookmarkEnd w:id="52"/>
    <w:bookmarkStart w:id="57" w:name="exm-rss"/>
    <w:p>
      <w:pPr>
        <w:pStyle w:val="FirstParagraph"/>
      </w:pPr>
      <w:r>
        <w:rPr>
          <w:b/>
          <w:bCs/>
        </w:rPr>
        <w:t xml:space="preserve">Example 4 (Residual sum of squares of a line through three points)</w:t>
      </w:r>
      <w:r>
        <w:t xml:space="preserve"> </w:t>
      </w:r>
      <w:r>
        <w:t xml:space="preserve">For the points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 the line with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t>0.5</m:t>
        </m:r>
      </m:oMath>
      <w:r>
        <w:t xml:space="preserve"> </w:t>
      </w:r>
      <w:r>
        <w:t xml:space="preserve">(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),</w:t>
      </w:r>
      <w:r>
        <w:t xml:space="preserve"> </w:t>
      </w:r>
      <w:r>
        <w:t xml:space="preserve">the residuals are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r>
          <m:t>2</m:t>
        </m:r>
        <m:r>
          <m:rPr>
            <m:sty m:val="p"/>
          </m:rPr>
          <m:t>−</m:t>
        </m:r>
        <m:r>
          <m:t>1.5</m:t>
        </m:r>
        <m:r>
          <m:rPr>
            <m:sty m:val="p"/>
          </m:rPr>
          <m:t>=</m:t>
        </m:r>
        <m:r>
          <m:t>0.5</m:t>
        </m:r>
      </m:oMath>
      <w:r>
        <w:t xml:space="preserve">, and</w:t>
      </w:r>
      <w:r>
        <w:t xml:space="preserve"> </w:t>
      </w:r>
      <m:oMath>
        <m:r>
          <m:t>2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nor/>
                  <m:sty m:val="p"/>
                </m:rPr>
                <m:t>RSS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0.5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0.5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0.25</m:t>
              </m:r>
            </m:e>
          </m:eqArr>
        </m:oMath>
      </m:oMathPara>
    </w:p>
    <w:p>
      <w:pPr>
        <w:pStyle w:val="FirstParagraph"/>
      </w:pPr>
      <w:r>
        <w:t xml:space="preserve">(</w:t>
      </w:r>
      <w:hyperlink w:anchor="fig-rss-three-points">
        <w:r>
          <w:rPr>
            <w:rStyle w:val="Hyperlink"/>
          </w:rPr>
          <w:t xml:space="preserve">Figure 2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6" w:name="fig-rss-three-points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rss_points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mutate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fitted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+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x)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(rss_points,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y))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geom_abline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slope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geom_segment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xend =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yend =</w:t>
            </w:r>
            <w:r>
              <w:rPr>
                <w:rStyle w:val="NormalTok"/>
              </w:rPr>
              <w:t xml:space="preserve"> fitted),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"firebrick"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coord_cartesian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xlim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loatTok"/>
              </w:rPr>
              <w:t xml:space="preserve">0.25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2.25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ylim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FloatTok"/>
              </w:rPr>
              <w:t xml:space="preserve">0.75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2.25</w:t>
            </w:r>
            <w:r>
              <w:rPr>
                <w:rStyle w:val="NormalTok"/>
              </w:rPr>
              <w:t xml:space="preserve">))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54" name="Picture"/>
                  <a:graphic>
                    <a:graphicData uri="http://schemas.openxmlformats.org/drawingml/2006/picture">
                      <pic:pic>
                        <pic:nvPicPr>
                          <pic:cNvPr descr="correlation-regression_files/figure-docx/unnamed-chunk-5-1.png" id="5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2: The three points, the line with intercept 1 and slope 0.5,</w:t>
            </w:r>
            <w:r>
              <w:t xml:space="preserve"> </w:t>
            </w:r>
            <w:r>
              <w:t xml:space="preserve">and the one nonzero residual (dashed)</w:t>
            </w:r>
          </w:p>
          <w:bookmarkEnd w:id="56"/>
        </w:tc>
      </w:tr>
    </w:tbl>
    <w:bookmarkEnd w:id="57"/>
    <w:bookmarkStart w:id="59" w:name="exr-mse-rss"/>
    <w:p>
      <w:pPr>
        <w:pStyle w:val="BodyText"/>
      </w:pPr>
      <w:r>
        <w:rPr>
          <w:b/>
          <w:bCs/>
        </w:rPr>
        <w:t xml:space="preserve">Exercise 3 (Mean squared error and residual sum of squares)</w:t>
      </w:r>
      <w:r>
        <w:t xml:space="preserve"> </w:t>
      </w:r>
      <w:r>
        <w:t xml:space="preserve">For a regression model with conditional mean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i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μ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;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be its predictions of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outcomes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rss">
        <w:r>
          <w:rPr>
            <w:rStyle w:val="Hyperlink"/>
          </w:rPr>
          <w:t xml:space="preserve">Definition 11</w:t>
        </w:r>
      </w:hyperlink>
      <w:r>
        <w:t xml:space="preserve">) be taken over those same outcomes.</w:t>
      </w:r>
      <w:r>
        <w:t xml:space="preserve"> </w:t>
      </w:r>
      <w:r>
        <w:t xml:space="preserve">Write the</w:t>
      </w:r>
      <w:r>
        <w:t xml:space="preserve"> </w:t>
      </w:r>
      <w:hyperlink r:id="rId58">
        <w:r>
          <w:rPr>
            <w:rStyle w:val="Hyperlink"/>
          </w:rPr>
          <w:t xml:space="preserve">mean squared error</w:t>
        </w:r>
      </w:hyperlink>
      <w:r>
        <w:t xml:space="preserve"> </w:t>
      </w:r>
      <w:r>
        <w:t xml:space="preserve">of these predictions in terms of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in terms of that mean squared error.</w:t>
      </w:r>
    </w:p>
    <w:bookmarkEnd w:id="59"/>
    <w:bookmarkStart w:id="61" w:name="sol-mse-rss"/>
    <w:p>
      <w:pPr>
        <w:pStyle w:val="BodyText"/>
      </w:pPr>
      <w:r>
        <w:rPr>
          <w:i/>
          <w:iCs/>
        </w:rPr>
        <w:t xml:space="preserve">Solution 3</w:t>
      </w:r>
      <w:r>
        <w:t xml:space="preserve">. </w:t>
      </w:r>
      <w:r>
        <w:t xml:space="preserve">First, each squared</w:t>
      </w:r>
      <w:r>
        <w:t xml:space="preserve"> </w:t>
      </w:r>
      <w:hyperlink r:id="rId60">
        <w:r>
          <w:rPr>
            <w:rStyle w:val="Hyperlink"/>
          </w:rPr>
          <w:t xml:space="preserve">prediction error</w:t>
        </w:r>
      </w:hyperlink>
      <w:r>
        <w:t xml:space="preserve"> </w:t>
      </w:r>
      <w:r>
        <w:t xml:space="preserve">equals the squared residual at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Sup>
                <m:e>
                  <m:r>
                    <m:t>ε</m:t>
                  </m:r>
                </m:e>
                <m:sub>
                  <m:r>
                    <m:t>i</m:t>
                  </m:r>
                </m:sub>
                <m:sup>
                  <m:r>
                    <m:t>2</m:t>
                  </m:r>
                </m:sup>
              </m:sSub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prediction error)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;</m:t>
                  </m:r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;</m:t>
                      </m:r>
                      <m:acc>
                        <m:accPr>
                          <m:chr m:val="̃"/>
                        </m:accPr>
                        <m:e>
                          <m:r>
                            <m:t>θ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r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r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θ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r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θ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a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 the mean squared error is the residual sum of squares divided by</w:t>
      </w:r>
      <w:r>
        <w:t xml:space="preserve"> </w:t>
      </w:r>
      <m:oMath>
        <m:r>
          <m:t>n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ε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mean squared error)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r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θ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Sup>
                <m:e>
                  <m:r>
                    <m:t>ε</m:t>
                  </m:r>
                </m:e>
                <m:sub>
                  <m:r>
                    <m:t>i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=</m:t>
              </m:r>
              <m:sSub>
                <m:e>
                  <m:r>
                    <m:t>r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θ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r>
                <m:rPr>
                  <m:nor/>
                  <m:sty m:val="p"/>
                </m:rPr>
                <m:t>RSS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θ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RSS)</m:t>
              </m:r>
            </m:e>
          </m:eqArr>
        </m:oMath>
      </m:oMathPara>
    </w:p>
    <w:p>
      <w:pPr>
        <w:pStyle w:val="FirstParagraph"/>
      </w:pPr>
      <w:r>
        <w:t xml:space="preserve">Solving for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r>
                <m:rPr>
                  <m:nor/>
                  <m:sty m:val="p"/>
                </m:rPr>
                <m:t>RSS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θ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(result above)</m:t>
              </m:r>
            </m:e>
            <m:e>
              <m:r>
                <m:t>n</m:t>
              </m:r>
              <m:r>
                <m:t> </m:t>
              </m:r>
              <m:r>
                <m:rPr>
                  <m:sty m:val="p"/>
                </m:rPr>
                <m:t>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RSS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θ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both sides by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rPr>
                  <m:nor/>
                  <m:sty m:val="p"/>
                </m:rPr>
                <m:t>RSS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θ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t> </m:t>
              </m:r>
              <m:r>
                <m:rPr>
                  <m:sty m:val="p"/>
                </m:rPr>
                <m:t>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(swap the two sides)</m:t>
              </m:r>
            </m:e>
          </m:eqArr>
        </m:oMath>
      </m:oMathPara>
    </w:p>
    <w:bookmarkEnd w:id="61"/>
    <w:bookmarkStart w:id="62" w:name="thm-mse-rss"/>
    <w:p>
      <w:pPr>
        <w:pStyle w:val="FirstParagraph"/>
      </w:pPr>
      <w:r>
        <w:rPr>
          <w:b/>
          <w:bCs/>
        </w:rPr>
        <w:t xml:space="preserve">Theorem 4 (Mean squared error is the residual sum of squares divided by</w:t>
      </w:r>
      <w:r>
        <w:rPr>
          <w:b/>
          <w:bCs/>
        </w:rPr>
        <w:t xml:space="preserve"> </w:t>
      </w:r>
      <m:oMath>
        <m:r>
          <m:t>n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For a regression model with conditional mean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r:id="rId58">
        <w:r>
          <w:rPr>
            <w:rStyle w:val="Hyperlink"/>
          </w:rPr>
          <w:t xml:space="preserve">mean squared error</w:t>
        </w:r>
      </w:hyperlink>
      <w:r>
        <w:t xml:space="preserve"> </w:t>
      </w:r>
      <w:r>
        <w:t xml:space="preserve">of its predictions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μ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;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outcomes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and the residual sum of squares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rss">
        <w:r>
          <w:rPr>
            <w:rStyle w:val="Hyperlink"/>
          </w:rPr>
          <w:t xml:space="preserve">Definition 11</w:t>
        </w:r>
      </w:hyperlink>
      <w:r>
        <w:t xml:space="preserve">)</w:t>
      </w:r>
      <w:r>
        <w:t xml:space="preserve"> </w:t>
      </w:r>
      <w:r>
        <w:t xml:space="preserve">over those same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outcomes satisfy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r>
            <m:rPr>
              <m:nor/>
              <m:sty m:val="p"/>
            </m:rPr>
            <m:t>RSS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θ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and equivalently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RSS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θ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n</m:t>
          </m:r>
          <m:r>
            <m:t> </m:t>
          </m:r>
          <m:r>
            <m:rPr>
              <m:sty m:val="p"/>
            </m:rPr>
            <m:t>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6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Both equations are derived in</w:t>
      </w:r>
      <w:r>
        <w:t xml:space="preserve"> </w:t>
      </w:r>
      <w:hyperlink w:anchor="exr-mse-rss">
        <w:r>
          <w:rPr>
            <w:rStyle w:val="Hyperlink"/>
          </w:rPr>
          <w:t xml:space="preserve">Exercise 3</w:t>
        </w:r>
      </w:hyperlink>
      <w:r>
        <w:t xml:space="preserve">.</w:t>
      </w:r>
    </w:p>
    <w:bookmarkStart w:id="63" w:name="rem-mse-rss"/>
    <w:p>
      <w:pPr>
        <w:pStyle w:val="BodyText"/>
      </w:pPr>
      <w:r>
        <w:rPr>
          <w:i/>
          <w:iCs/>
        </w:rPr>
        <w:t xml:space="preserve">Remark 5</w:t>
      </w:r>
      <w:r>
        <w:t xml:space="preserve"> (The same observations on both sides). </w:t>
      </w:r>
      <w:r>
        <w:t xml:space="preserve">The identities in</w:t>
      </w:r>
      <w:r>
        <w:t xml:space="preserve"> </w:t>
      </w:r>
      <w:hyperlink w:anchor="thm-mse-rss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need the mean squared error</w:t>
      </w:r>
      <w:r>
        <w:t xml:space="preserve"> </w:t>
      </w:r>
      <w:r>
        <w:t xml:space="preserve">and the residual sum of squares to be taken over the same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observations.</w:t>
      </w:r>
      <w:r>
        <w:t xml:space="preserve"> </w:t>
      </w:r>
      <w:r>
        <w:t xml:space="preserve">The RSS minimized in fitting is taken over the fitting data,</w:t>
      </w:r>
      <w:r>
        <w:t xml:space="preserve"> </w:t>
      </w:r>
      <w:r>
        <w:t xml:space="preserve">so dividing it by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gives the mean squared error on the fitting data,</w:t>
      </w:r>
      <w:r>
        <w:t xml:space="preserve"> </w:t>
      </w:r>
      <w:r>
        <w:t xml:space="preserve">not the mean squared error of predictions of new outcomes.</w:t>
      </w:r>
    </w:p>
    <w:bookmarkEnd w:id="63"/>
    <w:bookmarkStart w:id="64" w:name="def-ols"/>
    <w:p>
      <w:pPr>
        <w:pStyle w:val="BodyText"/>
      </w:pPr>
      <w:r>
        <w:rPr>
          <w:b/>
          <w:bCs/>
        </w:rPr>
        <w:t xml:space="preserve">Definition 12 (Ordinary least squares)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ordinary least squares (OLS) estimate</w:t>
      </w:r>
      <w:r>
        <w:t xml:space="preserve"> </w:t>
      </w:r>
      <w:r>
        <w:t xml:space="preserve">of a model’s parameter vector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 </w:t>
      </w:r>
      <w:r>
        <w:t xml:space="preserve">is the value of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 </w:t>
      </w:r>
      <w:r>
        <w:t xml:space="preserve">that minimizes</w:t>
      </w:r>
      <w:r>
        <w:t xml:space="preserve"> </w:t>
      </w:r>
      <w:r>
        <w:t xml:space="preserve">the</w:t>
      </w:r>
      <w:r>
        <w:t xml:space="preserve"> </w:t>
      </w:r>
      <w:hyperlink w:anchor="def-rss">
        <w:r>
          <w:rPr>
            <w:rStyle w:val="Hyperlink"/>
          </w:rPr>
          <w:t xml:space="preserve">residual sum of squares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acc>
                <m:accPr>
                  <m:chr m:val="̃"/>
                </m:accPr>
                <m:e>
                  <m:r>
                    <m:t>θ</m:t>
                  </m:r>
                </m:e>
              </m:acc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min</m:t>
              </m:r>
            </m:e>
            <m:lim>
              <m:acc>
                <m:accPr>
                  <m:chr m:val="̃"/>
                </m:accPr>
                <m:e>
                  <m:r>
                    <m:t>θ</m:t>
                  </m:r>
                </m:e>
              </m:acc>
            </m:lim>
          </m:limLow>
          <m:r>
            <m:rPr>
              <m:nor/>
              <m:sty m:val="p"/>
            </m:rPr>
            <m:t>RSS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θ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64"/>
    <w:bookmarkStart w:id="69" w:name="exm-ols-slr"/>
    <w:p>
      <w:pPr>
        <w:pStyle w:val="FirstParagraph"/>
      </w:pPr>
      <w:r>
        <w:rPr>
          <w:b/>
          <w:bCs/>
        </w:rPr>
        <w:t xml:space="preserve">Example 5 (OLS estimates of a simple linear regression)</w:t>
      </w:r>
      <w:r>
        <w:t xml:space="preserve"> </w:t>
      </w:r>
      <w:r>
        <w:t xml:space="preserve">For a simple linear regression,</w:t>
      </w:r>
      <w:r>
        <w:t xml:space="preserve"> </w:t>
      </w:r>
      <w:r>
        <w:t xml:space="preserve">the OLS estimates (</w:t>
      </w:r>
      <w:hyperlink w:anchor="def-ols">
        <w:r>
          <w:rPr>
            <w:rStyle w:val="Hyperlink"/>
          </w:rPr>
          <w:t xml:space="preserve">Definition 12</w:t>
        </w:r>
      </w:hyperlink>
      <w:r>
        <w:t xml:space="preserve">)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β</m:t>
                </m:r>
              </m:e>
            </m:acc>
          </m:e>
          <m:sub>
            <m:r>
              <m:t>0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β</m:t>
                </m:r>
              </m:e>
            </m:acc>
          </m:e>
          <m:sub>
            <m:r>
              <m:t>x</m:t>
            </m:r>
          </m:sub>
        </m:sSub>
      </m:oMath>
      <w:r>
        <w:t xml:space="preserve"> </w:t>
      </w:r>
      <w:r>
        <w:t xml:space="preserve">are the values of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that minimize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from</w:t>
      </w:r>
      <w:r>
        <w:t xml:space="preserve"> 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.</w:t>
      </w:r>
      <w:r>
        <w:t xml:space="preserve"> </w:t>
      </w:r>
      <w:hyperlink w:anchor="fig-rss-surface">
        <w:r>
          <w:rPr>
            <w:rStyle w:val="Hyperlink"/>
          </w:rPr>
          <w:t xml:space="preserve">Figure 3</w:t>
        </w:r>
      </w:hyperlink>
      <w:r>
        <w:t xml:space="preserve"> </w:t>
      </w:r>
      <w:r>
        <w:t xml:space="preserve">shows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for the three points of</w:t>
      </w:r>
      <w:r>
        <w:t xml:space="preserve"> </w:t>
      </w:r>
      <w:hyperlink w:anchor="exm-rss">
        <w:r>
          <w:rPr>
            <w:rStyle w:val="Hyperlink"/>
          </w:rPr>
          <w:t xml:space="preserve">Example 4</w:t>
        </w:r>
      </w:hyperlink>
      <w:r>
        <w:t xml:space="preserve">:</w:t>
      </w:r>
      <w:r>
        <w:t xml:space="preserve"> </w:t>
      </w:r>
      <w:r>
        <w:t xml:space="preserve">the OLS estimates sit at the bottom of the bowl,</w:t>
      </w:r>
      <w:r>
        <w:t xml:space="preserve"> </w:t>
      </w:r>
      <w:r>
        <w:t xml:space="preserve">and the line of</w:t>
      </w:r>
      <w:r>
        <w:t xml:space="preserve"> </w:t>
      </w:r>
      <w:hyperlink w:anchor="exm-rss">
        <w:r>
          <w:rPr>
            <w:rStyle w:val="Hyperlink"/>
          </w:rPr>
          <w:t xml:space="preserve">Example 4</w:t>
        </w:r>
      </w:hyperlink>
      <w:r>
        <w:t xml:space="preserve"> </w:t>
      </w:r>
      <w:r>
        <w:t xml:space="preserve">sits higher up.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68" w:name="fig-rss-surface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rss_grid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expand.grid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b0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seq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2.5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length.out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101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bx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seq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length.out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101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rss_grid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rss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mapply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(b0, bx) </w:t>
            </w:r>
            <w:r>
              <w:rPr>
                <w:rStyle w:val="FunctionTok"/>
              </w:rPr>
              <w:t xml:space="preserve">sum</w:t>
            </w:r>
            <w:r>
              <w:rPr>
                <w:rStyle w:val="NormalTok"/>
              </w:rPr>
              <w:t xml:space="preserve">((rss_points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y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b0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bx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rss_points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x)</w:t>
            </w:r>
            <w:r>
              <w:rPr>
                <w:rStyle w:val="SpecialCharTok"/>
              </w:rPr>
              <w:t xml:space="preserve">^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rss_grid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b0,</w:t>
            </w:r>
            <w:r>
              <w:br/>
            </w:r>
            <w:r>
              <w:rPr>
                <w:rStyle w:val="NormalTok"/>
              </w:rPr>
              <w:t xml:space="preserve">  rss_grid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bx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ols_coefs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coef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lm</w:t>
            </w:r>
            <w:r>
              <w:rPr>
                <w:rStyle w:val="NormalTok"/>
              </w:rPr>
              <w:t xml:space="preserve">(y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data =</w:t>
            </w:r>
            <w:r>
              <w:rPr>
                <w:rStyle w:val="NormalTok"/>
              </w:rPr>
              <w:t xml:space="preserve"> rss_points))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(rss_grid,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b0,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bx, </w:t>
            </w:r>
            <w:r>
              <w:rPr>
                <w:rStyle w:val="AttributeTok"/>
              </w:rPr>
              <w:t xml:space="preserve">z =</w:t>
            </w:r>
            <w:r>
              <w:rPr>
                <w:rStyle w:val="NormalTok"/>
              </w:rPr>
              <w:t xml:space="preserve"> rss))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geom_contour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after_stat</w:t>
            </w:r>
            <w:r>
              <w:rPr>
                <w:rStyle w:val="NormalTok"/>
              </w:rPr>
              <w:t xml:space="preserve">(level)),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breaks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FloatTok"/>
              </w:rPr>
              <w:t xml:space="preserve">0.25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4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8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annotate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tringTok"/>
              </w:rPr>
              <w:t xml:space="preserve">"point"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ols_coefs[[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]],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ols_coefs[[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]],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annotate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"point"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shape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4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expression</w:t>
            </w:r>
            <w:r>
              <w:rPr>
                <w:rStyle w:val="NormalTok"/>
              </w:rPr>
              <w:t xml:space="preserve">(beta[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]),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expression</w:t>
            </w:r>
            <w:r>
              <w:rPr>
                <w:rStyle w:val="NormalTok"/>
              </w:rPr>
              <w:t xml:space="preserve">(beta[x]),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"RSS"</w:t>
            </w:r>
            <w:r>
              <w:br/>
            </w:r>
            <w:r>
              <w:rPr>
                <w:rStyle w:val="NormalTok"/>
              </w:rPr>
              <w:t xml:space="preserve">  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66" name="Picture"/>
                  <a:graphic>
                    <a:graphicData uri="http://schemas.openxmlformats.org/drawingml/2006/picture">
                      <pic:pic>
                        <pic:nvPicPr>
                          <pic:cNvPr descr="correlation-regression_files/figure-docx/unnamed-chunk-6-1.png" id="6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6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SourceCode"/>
              <w:jc w:val="center"/>
            </w:pPr>
            <w:r>
              <w:br/>
            </w:r>
            <w:r>
              <w:rPr>
                <w:rStyle w:val="NormalTok"/>
              </w:rPr>
              <w:t xml:space="preserve">ols_coefs</w:t>
            </w:r>
            <w:r>
              <w:br/>
            </w:r>
            <w:r>
              <w:rPr>
                <w:rStyle w:val="CommentTok"/>
              </w:rPr>
              <w:t xml:space="preserve">#&gt; (Intercept)           x </w:t>
            </w:r>
            <w:r>
              <w:br/>
            </w:r>
            <w:r>
              <w:rPr>
                <w:rStyle w:val="CommentTok"/>
              </w:rPr>
              <w:t xml:space="preserve">#&gt;     1.16667     0.50000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3: Contours of</w:t>
            </w:r>
            <w:r>
              <w:t xml:space="preserve"> </w:t>
            </w:r>
            <m:oMath>
              <m:r>
                <m:rPr>
                  <m:nor/>
                  <m:sty m:val="p"/>
                </m:rPr>
                <m:t>RSS</m:t>
              </m:r>
              <m:r>
                <m:rPr>
                  <m:sty m:val="p"/>
                </m:rPr>
                <m:t>(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for the three points of</w:t>
            </w:r>
            <w:r>
              <w:t xml:space="preserve"> </w:t>
            </w:r>
            <w:hyperlink w:anchor="exm-rss">
              <w:r>
                <w:rPr>
                  <w:rStyle w:val="Hyperlink"/>
                </w:rPr>
                <w:t xml:space="preserve">Example 4</w:t>
              </w:r>
            </w:hyperlink>
            <w:r>
              <w:t xml:space="preserve">.</w:t>
            </w:r>
            <w:r>
              <w:t xml:space="preserve"> </w:t>
            </w:r>
            <w:r>
              <w:t xml:space="preserve">The dot marks the OLS estimates;</w:t>
            </w:r>
            <w:r>
              <w:t xml:space="preserve"> </w:t>
            </w:r>
            <w:r>
              <w:t xml:space="preserve">the cross marks the line of</w:t>
            </w:r>
            <w:r>
              <w:t xml:space="preserve"> </w:t>
            </w:r>
            <w:hyperlink w:anchor="exm-rss">
              <w:r>
                <w:rPr>
                  <w:rStyle w:val="Hyperlink"/>
                </w:rPr>
                <w:t xml:space="preserve">Example 4</w:t>
              </w:r>
            </w:hyperlink>
            <w:r>
              <w:t xml:space="preserve">.</w:t>
            </w:r>
          </w:p>
          <w:bookmarkEnd w:id="68"/>
        </w:tc>
      </w:tr>
    </w:tbl>
    <w:bookmarkEnd w:id="69"/>
    <w:bookmarkStart w:id="70" w:name="def-normal-equations"/>
    <w:p>
      <w:pPr>
        <w:pStyle w:val="BodyText"/>
      </w:pPr>
      <w:r>
        <w:rPr>
          <w:b/>
          <w:bCs/>
        </w:rPr>
        <w:t xml:space="preserve">Definition 13 (Normal equations)</w:t>
      </w:r>
      <w:r>
        <w:t xml:space="preserve"> </w:t>
      </w:r>
      <w:r>
        <w:t xml:space="preserve">For a model fitted by least squares with parameter vector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normal equations</w:t>
      </w:r>
      <w:r>
        <w:t xml:space="preserve"> </w:t>
      </w:r>
      <w:r>
        <w:t xml:space="preserve">set the gradient</w:t>
      </w:r>
      <w:r>
        <w:t xml:space="preserve"> </w:t>
      </w:r>
      <w:r>
        <w:t xml:space="preserve">of the</w:t>
      </w:r>
      <w:r>
        <w:t xml:space="preserve"> </w:t>
      </w:r>
      <w:hyperlink w:anchor="def-rss">
        <w:r>
          <w:rPr>
            <w:rStyle w:val="Hyperlink"/>
          </w:rPr>
          <w:t xml:space="preserve">residual sum of squares</w:t>
        </w:r>
      </w:hyperlink>
      <w:r>
        <w:t xml:space="preserve"> </w:t>
      </w:r>
      <w:r>
        <w:t xml:space="preserve">to zero: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acc>
                <m:accPr>
                  <m:chr m:val="̃"/>
                </m:accPr>
                <m:e>
                  <m:r>
                    <m:t>θ</m:t>
                  </m:r>
                </m:e>
              </m:acc>
            </m:den>
          </m:f>
          <m:r>
            <m:rPr>
              <m:nor/>
              <m:sty m:val="p"/>
            </m:rPr>
            <m:t>RSS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θ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acc>
            <m:accPr>
              <m:chr m:val="̃"/>
            </m:accPr>
            <m:e>
              <m:r>
                <m:t>0</m:t>
              </m:r>
            </m:e>
          </m:acc>
          <m:r>
            <m:rPr>
              <m:sty m:val="p"/>
            </m:rPr>
            <m:t>.</m:t>
          </m:r>
        </m:oMath>
      </m:oMathPara>
    </w:p>
    <w:bookmarkEnd w:id="70"/>
    <w:bookmarkStart w:id="71" w:name="exm-normal-equations-slr"/>
    <w:p>
      <w:pPr>
        <w:pStyle w:val="FirstParagraph"/>
      </w:pPr>
      <w:r>
        <w:rPr>
          <w:b/>
          <w:bCs/>
        </w:rPr>
        <w:t xml:space="preserve">Example 6 (Normal equations of a simple linear regression)</w:t>
      </w:r>
      <w:r>
        <w:t xml:space="preserve"> </w:t>
      </w:r>
      <w:r>
        <w:t xml:space="preserve">For a simple linear regression,</w:t>
      </w:r>
      <w:r>
        <w:t xml:space="preserve"> </w:t>
      </w:r>
      <w:r>
        <w:t xml:space="preserve">the parameter vector is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sSub>
                  <m:e>
                    <m:r>
                      <m:t>β</m:t>
                    </m:r>
                  </m:e>
                  <m:sub>
                    <m:r>
                      <m:t>0</m:t>
                    </m:r>
                  </m:sub>
                </m:sSub>
                <m:r>
                  <m:rPr>
                    <m:sty m:val="p"/>
                  </m:rPr>
                  <m:t>,</m:t>
                </m:r>
                <m:sSub>
                  <m:e>
                    <m:r>
                      <m:t>β</m:t>
                    </m:r>
                  </m:e>
                  <m:sub>
                    <m:r>
                      <m:t>x</m:t>
                    </m:r>
                  </m:sub>
                </m:sSub>
              </m:e>
            </m:d>
            <m:r>
              <m:t>​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from</w:t>
      </w:r>
      <w:r>
        <w:t xml:space="preserve"> 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.</w:t>
      </w:r>
      <w:r>
        <w:t xml:space="preserve"> </w:t>
      </w:r>
      <w:r>
        <w:t xml:space="preserve">Its gradient has one entry per coefficient,</w:t>
      </w:r>
      <w:r>
        <w:t xml:space="preserve"> </w:t>
      </w:r>
      <w:r>
        <w:t xml:space="preserve">so the normal equations (</w:t>
      </w:r>
      <w:hyperlink w:anchor="def-normal-equations">
        <w:r>
          <w:rPr>
            <w:rStyle w:val="Hyperlink"/>
          </w:rPr>
          <w:t xml:space="preserve">Definition 13</w:t>
        </w:r>
      </w:hyperlink>
      <w:r>
        <w:t xml:space="preserve">) are two scalar equations: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rPr>
                  <m:nor/>
                  <m:sty m:val="p"/>
                </m:rPr>
                <m:t>RSS</m:t>
              </m:r>
            </m:num>
            <m:den>
              <m:r>
                <m:rPr>
                  <m:sty m:val="p"/>
                </m:rPr>
                <m:t>∂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</m:den>
          </m:f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,</m:t>
          </m:r>
          <m:r>
            <m:t>  </m:t>
          </m:r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rPr>
                  <m:nor/>
                  <m:sty m:val="p"/>
                </m:rPr>
                <m:t>RSS</m:t>
              </m:r>
            </m:num>
            <m:den>
              <m:r>
                <m:rPr>
                  <m:sty m:val="p"/>
                </m:rPr>
                <m:t>∂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</m:den>
          </m:f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.</m:t>
          </m:r>
        </m:oMath>
      </m:oMathPara>
    </w:p>
    <w:bookmarkEnd w:id="71"/>
    <w:bookmarkStart w:id="72" w:name="def-centered-sums"/>
    <w:p>
      <w:pPr>
        <w:pStyle w:val="FirstParagraph"/>
      </w:pPr>
      <w:r>
        <w:rPr>
          <w:b/>
          <w:bCs/>
        </w:rPr>
        <w:t xml:space="preserve">Definition 14 (Centered sums of squares and cross-products)</w:t>
      </w:r>
      <w:r>
        <w:t xml:space="preserve"> </w:t>
      </w:r>
      <w:r>
        <w:t xml:space="preserve">For data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centered sums of squares</w:t>
      </w:r>
      <w:r>
        <w:t xml:space="preserve"> </w:t>
      </w:r>
      <w:r>
        <w:t xml:space="preserve">of the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 of the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and their</w:t>
      </w:r>
      <w:r>
        <w:t xml:space="preserve"> </w:t>
      </w:r>
      <w:r>
        <w:rPr>
          <w:b/>
          <w:bCs/>
        </w:rPr>
        <w:t xml:space="preserve">centered sum of cross-products</w:t>
      </w:r>
      <w:r>
        <w:t xml:space="preserve">, are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,</m:t>
              </m:r>
              <m:r>
                <m:t>&amp;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,</m:t>
              </m:r>
              <m:r>
                <m:t>&amp;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72"/>
    <w:bookmarkStart w:id="73" w:name="exr-sum-deviations-zero"/>
    <w:p>
      <w:pPr>
        <w:pStyle w:val="FirstParagraph"/>
      </w:pPr>
      <w:r>
        <w:rPr>
          <w:b/>
          <w:bCs/>
        </w:rPr>
        <w:t xml:space="preserve">Exercise 4 (Deviations from the mean sum to zero)</w:t>
      </w:r>
      <w:r>
        <w:t xml:space="preserve"> </w:t>
      </w:r>
      <w:r>
        <w:t xml:space="preserve">Show that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73"/>
    <w:bookmarkStart w:id="74" w:name="sol-sum-deviations-zero"/>
    <w:p>
      <w:pPr>
        <w:pStyle w:val="BodyText"/>
      </w:pPr>
      <w:r>
        <w:rPr>
          <w:i/>
          <w:iCs/>
        </w:rPr>
        <w:t xml:space="preserve">Solution 4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The same steps with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in place of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show that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74"/>
    <w:bookmarkStart w:id="75" w:name="exr-sxx-expand"/>
    <w:p>
      <w:pPr>
        <w:pStyle w:val="BodyText"/>
      </w:pPr>
      <w:r>
        <w:rPr>
          <w:b/>
          <w:bCs/>
        </w:rPr>
        <w:t xml:space="preserve">Exercise 5 (Expanding the centered sum of squares)</w:t>
      </w:r>
      <w:r>
        <w:t xml:space="preserve"> </w:t>
      </w:r>
      <w:r>
        <w:t xml:space="preserve">Show that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Sup>
              <m:e>
                <m:r>
                  <m:t>x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nary>
        <m:r>
          <m:rPr>
            <m:sty m:val="p"/>
          </m:rPr>
          <m:t>−</m:t>
        </m:r>
        <m:r>
          <m:t>n</m:t>
        </m:r>
        <m:sSup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p>
            <m:r>
              <m:t>2</m:t>
            </m:r>
          </m:sup>
        </m:sSup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).</w:t>
      </w:r>
    </w:p>
    <w:bookmarkEnd w:id="75"/>
    <w:bookmarkStart w:id="76" w:name="sol-sxx-expand"/>
    <w:p>
      <w:pPr>
        <w:pStyle w:val="BodyText"/>
      </w:pPr>
      <w:r>
        <w:rPr>
          <w:i/>
          <w:iCs/>
        </w:rPr>
        <w:t xml:space="preserve">Solution 5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−</m:t>
              </m:r>
              <m:r>
                <m:t>2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−</m:t>
              </m:r>
              <m:r>
                <m:t>2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+</m:t>
              </m:r>
              <m:r>
                <m:t>n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−</m:t>
              </m:r>
              <m:r>
                <m:t>2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r>
                <m:t>n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−</m:t>
              </m:r>
              <m:r>
                <m:t>2</m:t>
              </m:r>
              <m:r>
                <m:t>n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n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−</m:t>
              </m:r>
              <m:r>
                <m:t>n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 the 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terms)</m:t>
              </m:r>
            </m:e>
          </m:eqArr>
        </m:oMath>
      </m:oMathPara>
    </w:p>
    <w:bookmarkEnd w:id="76"/>
    <w:bookmarkStart w:id="77" w:name="exr-rss-deriv-intercept"/>
    <w:p>
      <w:pPr>
        <w:pStyle w:val="FirstParagraph"/>
      </w:pPr>
      <w:r>
        <w:rPr>
          <w:b/>
          <w:bCs/>
        </w:rPr>
        <w:t xml:space="preserve">Exercise 6 (Derivative of RSS with respect to the intercept)</w:t>
      </w:r>
      <w:r>
        <w:t xml:space="preserve"> </w:t>
      </w:r>
      <w:r>
        <w:t xml:space="preserve">Find the partial derivative of the simple linear regression</w:t>
      </w:r>
      <w:r>
        <w:t xml:space="preserve"> </w:t>
      </w:r>
      <w:r>
        <w:t xml:space="preserve">residual sum of squares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)</w:t>
      </w:r>
      <w:r>
        <w:t xml:space="preserve"> </w:t>
      </w:r>
      <w:r>
        <w:t xml:space="preserve">with respect to the intercept,</w:t>
      </w:r>
      <w:r>
        <w:t xml:space="preserve"> </w:t>
      </w:r>
      <m:oMath>
        <m:r>
          <m:rPr>
            <m:sty m:val="p"/>
          </m:rPr>
          <m:t>∂</m:t>
        </m:r>
        <m:r>
          <m:rPr>
            <m:nor/>
            <m:sty m:val="p"/>
          </m:rPr>
          <m:t>RSS</m:t>
        </m:r>
        <m:r>
          <m:rPr>
            <m:sty m:val="p"/>
          </m:rPr>
          <m:t>/</m:t>
        </m:r>
        <m:r>
          <m:rPr>
            <m:sty m:val="p"/>
          </m:rPr>
          <m:t>∂</m:t>
        </m:r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and write it in terms of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</m:oMath>
      <w:r>
        <w:t xml:space="preserve">.</w:t>
      </w:r>
    </w:p>
    <w:bookmarkEnd w:id="77"/>
    <w:bookmarkStart w:id="78" w:name="sol-rss-deriv-intercept"/>
    <w:p>
      <w:pPr>
        <w:pStyle w:val="BodyText"/>
      </w:pPr>
      <w:r>
        <w:rPr>
          <w:i/>
          <w:iCs/>
        </w:rPr>
        <w:t xml:space="preserve">Solution 6</w:t>
      </w:r>
      <w:r>
        <w:t xml:space="preserve">. </w:t>
      </w:r>
      <w:r>
        <w:t xml:space="preserve">Differentiate one operation at a time,</w:t>
      </w:r>
      <w:r>
        <w:t xml:space="preserve"> </w:t>
      </w:r>
      <w:r>
        <w:t xml:space="preserve">starting from the definition (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rPr>
                      <m:nor/>
                      <m:sty m:val="p"/>
                    </m:rPr>
                    <m:t>RSS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RSS)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den>
                  </m:f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rule)</m:t>
              </m:r>
            </m:e>
          </m:eqArr>
        </m:oMath>
      </m:oMathPara>
    </w:p>
    <w:p>
      <w:pPr>
        <w:pStyle w:val="FirstParagraph"/>
      </w:pPr>
      <w:r>
        <w:t xml:space="preserve">The inner derivative: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and 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do not depend on 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Plugging the inner derivative back in: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rPr>
                      <m:nor/>
                      <m:sty m:val="p"/>
                    </m:rPr>
                    <m:t>RSS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−</m:t>
                  </m:r>
                </m:e>
              </m:nary>
              <m:r>
                <m:t>2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</m:t>
              </m:r>
              <m:r>
                <m:t>2</m:t>
              </m:r>
              <m:r>
                <m:rPr>
                  <m:nor/>
                  <m:sty m:val="p"/>
                </m:rPr>
                <m:t> by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78"/>
    <w:bookmarkStart w:id="79" w:name="exr-rss-deriv-slope"/>
    <w:p>
      <w:pPr>
        <w:pStyle w:val="FirstParagraph"/>
      </w:pPr>
      <w:r>
        <w:rPr>
          <w:b/>
          <w:bCs/>
        </w:rPr>
        <w:t xml:space="preserve">Exercise 7 (Derivative of RSS with respect to the slope)</w:t>
      </w:r>
      <w:r>
        <w:t xml:space="preserve"> </w:t>
      </w:r>
      <w:r>
        <w:t xml:space="preserve">Find the partial derivative of the simple linear regression</w:t>
      </w:r>
      <w:r>
        <w:t xml:space="preserve"> </w:t>
      </w:r>
      <w:r>
        <w:t xml:space="preserve">residual sum of squares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)</w:t>
      </w:r>
      <w:r>
        <w:t xml:space="preserve"> </w:t>
      </w:r>
      <w:r>
        <w:t xml:space="preserve">with respect to the slope,</w:t>
      </w:r>
      <w:r>
        <w:t xml:space="preserve"> </w:t>
      </w:r>
      <m:oMath>
        <m:r>
          <m:rPr>
            <m:sty m:val="p"/>
          </m:rPr>
          <m:t>∂</m:t>
        </m:r>
        <m:r>
          <m:rPr>
            <m:nor/>
            <m:sty m:val="p"/>
          </m:rPr>
          <m:t>RSS</m:t>
        </m:r>
        <m:r>
          <m:rPr>
            <m:sty m:val="p"/>
          </m:rPr>
          <m:t>/</m:t>
        </m:r>
        <m:r>
          <m:rPr>
            <m:sty m:val="p"/>
          </m:rPr>
          <m:t>∂</m:t>
        </m:r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.</w:t>
      </w:r>
    </w:p>
    <w:bookmarkEnd w:id="79"/>
    <w:bookmarkStart w:id="80" w:name="sol-rss-deriv-slope"/>
    <w:p>
      <w:pPr>
        <w:pStyle w:val="BodyText"/>
      </w:pPr>
      <w:r>
        <w:rPr>
          <w:i/>
          <w:iCs/>
        </w:rPr>
        <w:t xml:space="preserve">Solution 7</w:t>
      </w:r>
      <w:r>
        <w:t xml:space="preserve">. </w:t>
      </w:r>
      <w:r>
        <w:t xml:space="preserve">Differentiate one operation at a time,</w:t>
      </w:r>
      <w:r>
        <w:t xml:space="preserve"> </w:t>
      </w:r>
      <w:r>
        <w:t xml:space="preserve">starting from the definition (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rPr>
                      <m:nor/>
                      <m:sty m:val="p"/>
                    </m:rPr>
                    <m:t>RSS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RSS)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</m:den>
                  </m:f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rule)</m:t>
              </m:r>
            </m:e>
          </m:eqArr>
        </m:oMath>
      </m:oMathPara>
    </w:p>
    <w:p>
      <w:pPr>
        <w:pStyle w:val="FirstParagraph"/>
      </w:pPr>
      <w:r>
        <w:t xml:space="preserve">The inner derivative: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and 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 do not depend on 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Plugging the inner derivative back in: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rPr>
                      <m:nor/>
                      <m:sty m:val="p"/>
                    </m:rPr>
                    <m:t>RSS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−</m:t>
                  </m:r>
                </m:e>
              </m:nary>
              <m:r>
                <m:t>2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(rearrange the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</m:eqArr>
        </m:oMath>
      </m:oMathPara>
    </w:p>
    <w:bookmarkEnd w:id="80"/>
    <w:bookmarkStart w:id="81" w:name="exr-solve-normal-equations"/>
    <w:p>
      <w:pPr>
        <w:pStyle w:val="FirstParagraph"/>
      </w:pPr>
      <w:r>
        <w:rPr>
          <w:b/>
          <w:bCs/>
        </w:rPr>
        <w:t xml:space="preserve">Exercise 8 (Solving the normal equations)</w:t>
      </w:r>
      <w:r>
        <w:t xml:space="preserve"> </w:t>
      </w:r>
      <w:r>
        <w:t xml:space="preserve">Using</w:t>
      </w:r>
      <w:r>
        <w:t xml:space="preserve"> </w:t>
      </w:r>
      <w:hyperlink w:anchor="exr-rss-deriv-intercept">
        <w:r>
          <w:rPr>
            <w:rStyle w:val="Hyperlink"/>
          </w:rPr>
          <w:t xml:space="preserve">Exercise 6</w:t>
        </w:r>
      </w:hyperlink>
      <w:r>
        <w:t xml:space="preserve"> </w:t>
      </w:r>
      <w:r>
        <w:t xml:space="preserve">and</w:t>
      </w:r>
      <w:r>
        <w:t xml:space="preserve"> </w:t>
      </w:r>
      <w:hyperlink w:anchor="exr-rss-deriv-slope">
        <w:r>
          <w:rPr>
            <w:rStyle w:val="Hyperlink"/>
          </w:rPr>
          <w:t xml:space="preserve">Exercise 7</w:t>
        </w:r>
      </w:hyperlink>
      <w:r>
        <w:t xml:space="preserve">,</w:t>
      </w:r>
      <w:r>
        <w:t xml:space="preserve"> </w:t>
      </w:r>
      <w:r>
        <w:t xml:space="preserve">solve the normal equations of</w:t>
      </w:r>
      <w:r>
        <w:t xml:space="preserve"> </w:t>
      </w:r>
      <w:hyperlink w:anchor="exm-normal-equations-slr">
        <w:r>
          <w:rPr>
            <w:rStyle w:val="Hyperlink"/>
          </w:rPr>
          <w:t xml:space="preserve">Example 6</w:t>
        </w:r>
      </w:hyperlink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,</w:t>
      </w:r>
      <w:r>
        <w:t xml:space="preserve"> </w:t>
      </w:r>
      <w:r>
        <w:t xml:space="preserve">assuming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).</w:t>
      </w:r>
    </w:p>
    <w:bookmarkEnd w:id="81"/>
    <w:bookmarkStart w:id="82" w:name="sol-solve-normal-equations"/>
    <w:p>
      <w:pPr>
        <w:pStyle w:val="BodyText"/>
      </w:pPr>
      <w:r>
        <w:rPr>
          <w:i/>
          <w:iCs/>
        </w:rPr>
        <w:t xml:space="preserve">Solution 8</w:t>
      </w:r>
      <w:r>
        <w:t xml:space="preserve">. </w:t>
      </w:r>
      <w:r>
        <w:rPr>
          <w:b/>
          <w:bCs/>
        </w:rPr>
        <w:t xml:space="preserve">First normal equation.</w:t>
      </w:r>
      <w:r>
        <w:t xml:space="preserve"> </w:t>
      </w:r>
      <w:r>
        <w:t xml:space="preserve">Set the derivative from</w:t>
      </w:r>
      <w:r>
        <w:t xml:space="preserve"> </w:t>
      </w:r>
      <w:hyperlink w:anchor="exr-rss-deriv-intercept">
        <w:r>
          <w:rPr>
            <w:rStyle w:val="Hyperlink"/>
          </w:rPr>
          <w:t xml:space="preserve">Exercise 6</w:t>
        </w:r>
      </w:hyperlink>
      <w:r>
        <w:t xml:space="preserve"> </w:t>
      </w:r>
      <w:r>
        <w:t xml:space="preserve">to zero,</w:t>
      </w:r>
      <w:r>
        <w:t xml:space="preserve"> </w:t>
      </w:r>
      <w:r>
        <w:t xml:space="preserve">then isolate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(first normal equation)</m:t>
              </m:r>
            </m:e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r>
                <m:t>n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both sides by 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both sides by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 to both sides)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Second normal equation.</w:t>
      </w:r>
      <w:r>
        <w:t xml:space="preserve"> </w:t>
      </w:r>
      <w:r>
        <w:t xml:space="preserve">Substitute that intercept into the derivative from</w:t>
      </w:r>
      <w:r>
        <w:t xml:space="preserve"> </w:t>
      </w:r>
      <w:hyperlink w:anchor="exr-rss-deriv-slope">
        <w:r>
          <w:rPr>
            <w:rStyle w:val="Hyperlink"/>
          </w:rPr>
          <w:t xml:space="preserve">Exercise 7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rPr>
                      <m:nor/>
                      <m:sty m:val="p"/>
                    </m:rPr>
                    <m:t>RSS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with respect to 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(remove the inner parentheses)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(group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To shorten the next steps, write</w:t>
      </w:r>
      <w:r>
        <w:t xml:space="preserve"> </w:t>
      </w:r>
      <m:oMath>
        <m:sSub>
          <m:e>
            <m:r>
              <m:t>d</m:t>
            </m:r>
          </m:e>
          <m:sub>
            <m:r>
              <m:t>i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−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that</w:t>
      </w:r>
      <w:r>
        <w:t xml:space="preserve"> </w:t>
      </w:r>
      <m:oMath>
        <m:r>
          <m:rPr>
            <m:sty m:val="p"/>
          </m:rPr>
          <m:t>∂</m:t>
        </m:r>
        <m:r>
          <m:rPr>
            <m:nor/>
            <m:sty m:val="p"/>
          </m:rPr>
          <m:t>RSS</m:t>
        </m:r>
        <m:r>
          <m:rPr>
            <m:sty m:val="p"/>
          </m:rPr>
          <m:t>/</m:t>
        </m:r>
        <m:r>
          <m:rPr>
            <m:sty m:val="p"/>
          </m:rPr>
          <m:t>∂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  <m:sSub>
          <m:e>
            <m:r>
              <m:t>d</m:t>
            </m:r>
          </m:e>
          <m:sub>
            <m:r>
              <m:t>i</m:t>
            </m:r>
          </m:sub>
        </m:sSub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m:oMath>
        <m:sSub>
          <m:e>
            <m:r>
              <m:t>d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sum to zero,</w:t>
      </w:r>
      <w:r>
        <w:t xml:space="preserve"> </w:t>
      </w:r>
      <w:r>
        <w:t xml:space="preserve">because deviations from a mean sum to zero (</w:t>
      </w:r>
      <w:hyperlink w:anchor="exr-sum-deviations-zero">
        <w:r>
          <w:rPr>
            <w:rStyle w:val="Hyperlink"/>
          </w:rPr>
          <w:t xml:space="preserve">Exercise 4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d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d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⋅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(deviations sum to zero)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So subtracting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d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from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  <m:sSub>
          <m:e>
            <m:r>
              <m:t>d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does not change it: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d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d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d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d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d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nary>
              <m:sSub>
                <m:e>
                  <m:r>
                    <m:t>d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into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sSub>
                <m:e>
                  <m:r>
                    <m:t>d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the sums)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d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p"/>
          </m:rPr>
          <m:t>∂</m:t>
        </m:r>
        <m:r>
          <m:rPr>
            <m:nor/>
            <m:sty m:val="p"/>
          </m:rPr>
          <m:t>RSS</m:t>
        </m:r>
        <m:r>
          <m:rPr>
            <m:sty m:val="p"/>
          </m:rPr>
          <m:t>/</m:t>
        </m:r>
        <m:r>
          <m:rPr>
            <m:sty m:val="p"/>
          </m:rPr>
          <m:t>∂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S</m:t>
                </m:r>
              </m:e>
              <m:sub>
                <m:r>
                  <m:t>x</m:t>
                </m:r>
                <m:r>
                  <m:t>y</m:t>
                </m:r>
              </m:sub>
            </m:sSub>
            <m:r>
              <m:rPr>
                <m:sty m:val="p"/>
              </m:rPr>
              <m:t>−</m:t>
            </m:r>
            <m:sSub>
              <m:e>
                <m:r>
                  <m:t>β</m:t>
                </m:r>
              </m:e>
              <m:sub>
                <m:r>
                  <m:t>x</m:t>
                </m:r>
              </m:sub>
            </m:sSub>
            <m:sSub>
              <m:e>
                <m:r>
                  <m:t>S</m:t>
                </m:r>
              </m:e>
              <m:sub>
                <m:r>
                  <m:t>x</m:t>
                </m:r>
                <m:r>
                  <m:t>x</m:t>
                </m:r>
              </m:sub>
            </m:sSub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Set it to zero and isolate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(second normal equation)</m:t>
              </m:r>
            </m:e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both sides by 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  <m:e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 to both sides)</m:t>
              </m:r>
            </m:e>
            <m:e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</m:sSub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both sides by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 the normal equations have exactly one solution: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sSub>
          <m:e>
            <m:r>
              <m:t>S</m:t>
            </m:r>
          </m:e>
          <m:sub>
            <m:r>
              <m:t>x</m:t>
            </m:r>
            <m:r>
              <m:t>y</m:t>
            </m:r>
          </m:sub>
        </m:sSub>
        <m:r>
          <m:rPr>
            <m:sty m:val="p"/>
          </m:rPr>
          <m:t>/</m:t>
        </m:r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−</m:t>
        </m:r>
        <m:sSub>
          <m:e>
            <m:r>
              <m:t>β</m:t>
            </m:r>
          </m:e>
          <m:sub>
            <m:r>
              <m:t>x</m:t>
            </m:r>
          </m:sub>
        </m:sSub>
        <m:acc>
          <m:accPr>
            <m:chr m:val="‾"/>
          </m:accPr>
          <m:e>
            <m:r>
              <m:t>x</m:t>
            </m:r>
          </m:e>
        </m:acc>
      </m:oMath>
      <w:r>
        <w:t xml:space="preserve">.</w:t>
      </w:r>
    </w:p>
    <w:bookmarkEnd w:id="82"/>
    <w:bookmarkStart w:id="83" w:name="exr-rss-hessian"/>
    <w:p>
      <w:pPr>
        <w:pStyle w:val="BodyText"/>
      </w:pPr>
      <w:r>
        <w:rPr>
          <w:b/>
          <w:bCs/>
        </w:rPr>
        <w:t xml:space="preserve">Exercise 9 (Second derivatives of RSS)</w:t>
      </w:r>
      <w:r>
        <w:t xml:space="preserve"> </w:t>
      </w:r>
      <w:r>
        <w:t xml:space="preserve">Find the matrix of second derivatives of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)</w:t>
      </w:r>
      <w:r>
        <w:t xml:space="preserve"> </w:t>
      </w:r>
      <w:r>
        <w:t xml:space="preserve">with respect to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,</w:t>
      </w:r>
      <w:r>
        <w:t xml:space="preserve"> </w:t>
      </w:r>
      <w:r>
        <w:t xml:space="preserve">and show that it is positive definite when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).</w:t>
      </w:r>
    </w:p>
    <w:bookmarkEnd w:id="83"/>
    <w:bookmarkStart w:id="84" w:name="sol-rss-hessian"/>
    <w:p>
      <w:pPr>
        <w:pStyle w:val="BodyText"/>
      </w:pPr>
      <w:r>
        <w:rPr>
          <w:i/>
          <w:iCs/>
        </w:rPr>
        <w:t xml:space="preserve">Solution 9</w:t>
      </w:r>
      <w:r>
        <w:t xml:space="preserve">. </w:t>
      </w:r>
      <w:r>
        <w:t xml:space="preserve">Differentiate each first derivative again.</w:t>
      </w:r>
    </w:p>
    <w:p>
      <w:pPr>
        <w:pStyle w:val="BodyText"/>
      </w:pPr>
      <w:r>
        <w:rPr>
          <w:b/>
          <w:bCs/>
        </w:rPr>
        <w:t xml:space="preserve">Derivatives of</w:t>
      </w:r>
      <w:r>
        <w:rPr>
          <w:b/>
          <w:bCs/>
        </w:rPr>
        <w:t xml:space="preserve"> </w:t>
      </w:r>
      <m:oMath>
        <m:r>
          <m:rPr>
            <m:sty m:val="p"/>
          </m:rPr>
          <m:t>∂</m:t>
        </m:r>
        <m:r>
          <m:rPr>
            <m:nor/>
            <m:sty m:val="p"/>
          </m:rPr>
          <m:t>RSS</m:t>
        </m:r>
        <m:r>
          <m:rPr>
            <m:sty m:val="p"/>
          </m:rPr>
          <m:t>/</m:t>
        </m:r>
        <m:r>
          <m:rPr>
            <m:sty m:val="p"/>
          </m:rPr>
          <m:t>∂</m:t>
        </m:r>
        <m:sSub>
          <m:e>
            <m:r>
              <m:t>β</m:t>
            </m:r>
          </m:e>
          <m:sub>
            <m:r>
              <m:t>0</m:t>
            </m:r>
          </m:sub>
        </m:sSub>
      </m:oMath>
      <w:r>
        <w:rPr>
          <w:b/>
          <w:bCs/>
        </w:rP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exr-rss-deriv-intercept">
        <w:r>
          <w:rPr>
            <w:rStyle w:val="Hyperlink"/>
          </w:rPr>
          <w:t xml:space="preserve">Exercise 6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∂</m:t>
        </m:r>
        <m:r>
          <m:rPr>
            <m:nor/>
            <m:sty m:val="p"/>
          </m:rPr>
          <m:t>RSS</m:t>
        </m:r>
        <m:r>
          <m:rPr>
            <m:sty m:val="p"/>
          </m:rPr>
          <m:t>/</m:t>
        </m:r>
        <m:r>
          <m:rPr>
            <m:sty m:val="p"/>
          </m:rPr>
          <m:t>∂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n</m:t>
            </m:r>
            <m:acc>
              <m:accPr>
                <m:chr m:val="‾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−</m:t>
            </m:r>
            <m:r>
              <m:t>n</m:t>
            </m:r>
            <m:sSub>
              <m:e>
                <m:r>
                  <m:t>β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−</m:t>
            </m:r>
            <m:sSub>
              <m:e>
                <m:r>
                  <m:t>β</m:t>
                </m:r>
              </m:e>
              <m:sub>
                <m:r>
                  <m:t>x</m:t>
                </m:r>
              </m:sub>
            </m:sSub>
            <m:r>
              <m:t>n</m:t>
            </m:r>
            <m:acc>
              <m:accPr>
                <m:chr m:val="‾"/>
              </m:accPr>
              <m:e>
                <m:r>
                  <m:t>x</m:t>
                </m:r>
              </m:e>
            </m:acc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Differentiating with respect to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sSup>
                    <m:e>
                      <m:r>
                        <m:rPr>
                          <m:sty m:val="p"/>
                        </m:rPr>
                        <m:t>∂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nor/>
                      <m:sty m:val="p"/>
                    </m:rPr>
                    <m:t>RSS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Sup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  <m:sup>
                      <m:r>
                        <m:t>2</m:t>
                      </m:r>
                    </m:sup>
                  </m:sSubSup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y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(differentiate each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Differentiating with respect to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sSup>
                    <m:e>
                      <m:r>
                        <m:rPr>
                          <m:sty m:val="p"/>
                        </m:rPr>
                        <m:t>∂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nor/>
                      <m:sty m:val="p"/>
                    </m:rPr>
                    <m:t>RSS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t> </m:t>
                  </m:r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y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(differentiate each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Derivatives of</w:t>
      </w:r>
      <w:r>
        <w:rPr>
          <w:b/>
          <w:bCs/>
        </w:rPr>
        <w:t xml:space="preserve"> </w:t>
      </w:r>
      <m:oMath>
        <m:r>
          <m:rPr>
            <m:sty m:val="p"/>
          </m:rPr>
          <m:t>∂</m:t>
        </m:r>
        <m:r>
          <m:rPr>
            <m:nor/>
            <m:sty m:val="p"/>
          </m:rPr>
          <m:t>RSS</m:t>
        </m:r>
        <m:r>
          <m:rPr>
            <m:sty m:val="p"/>
          </m:rPr>
          <m:t>/</m:t>
        </m:r>
        <m:r>
          <m:rPr>
            <m:sty m:val="p"/>
          </m:rPr>
          <m:t>∂</m:t>
        </m:r>
        <m:sSub>
          <m:e>
            <m:r>
              <m:t>β</m:t>
            </m:r>
          </m:e>
          <m:sub>
            <m:r>
              <m:t>x</m:t>
            </m:r>
          </m:sub>
        </m:sSub>
      </m:oMath>
      <w:r>
        <w:rPr>
          <w:b/>
          <w:bCs/>
        </w:rP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exr-rss-deriv-slope">
        <w:r>
          <w:rPr>
            <w:rStyle w:val="Hyperlink"/>
          </w:rPr>
          <w:t xml:space="preserve">Exercise 7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∂</m:t>
        </m:r>
        <m:r>
          <m:rPr>
            <m:nor/>
            <m:sty m:val="p"/>
          </m:rPr>
          <m:t>RSS</m:t>
        </m:r>
        <m:r>
          <m:rPr>
            <m:sty m:val="p"/>
          </m:rPr>
          <m:t>/</m:t>
        </m:r>
        <m:r>
          <m:rPr>
            <m:sty m:val="p"/>
          </m:rPr>
          <m:t>∂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−</m:t>
        </m:r>
        <m:sSub>
          <m:e>
            <m:r>
              <m:t>β</m:t>
            </m:r>
          </m:e>
          <m:sub>
            <m:r>
              <m:t>x</m:t>
            </m:r>
          </m:sub>
        </m:sSub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Differentiating with respect to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and reusing the inner derivative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from</w:t>
      </w:r>
      <w:r>
        <w:t xml:space="preserve"> </w:t>
      </w:r>
      <w:hyperlink w:anchor="exr-rss-deriv-intercept">
        <w:r>
          <w:rPr>
            <w:rStyle w:val="Hyperlink"/>
          </w:rPr>
          <w:t xml:space="preserve">Exercise 6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sSup>
                    <m:e>
                      <m:r>
                        <m:rPr>
                          <m:sty m:val="p"/>
                        </m:rPr>
                        <m:t>∂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nor/>
                      <m:sty m:val="p"/>
                    </m:rPr>
                    <m:t>RSS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t> </m:t>
                  </m:r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den>
                  </m:f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does not depend on 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Differentiating with respect to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,</w:t>
      </w:r>
      <w:r>
        <w:t xml:space="preserve"> </w:t>
      </w:r>
      <w:r>
        <w:t xml:space="preserve">and reusing the inner derivative</w:t>
      </w:r>
      <w:r>
        <w:t xml:space="preserve"> </w:t>
      </w:r>
      <m:oMath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from</w:t>
      </w:r>
      <w:r>
        <w:t xml:space="preserve"> </w:t>
      </w:r>
      <w:hyperlink w:anchor="exr-rss-deriv-slope">
        <w:r>
          <w:rPr>
            <w:rStyle w:val="Hyperlink"/>
          </w:rPr>
          <w:t xml:space="preserve">Exercise 7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sSup>
                    <m:e>
                      <m:r>
                        <m:rPr>
                          <m:sty m:val="p"/>
                        </m:rPr>
                        <m:t>∂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nor/>
                      <m:sty m:val="p"/>
                    </m:rPr>
                    <m:t>RSS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Sup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  <m:sup>
                      <m:r>
                        <m:t>2</m:t>
                      </m:r>
                    </m:sup>
                  </m:sSubSup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</m:den>
                  </m:f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does not depend on 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The matrix.</w:t>
      </w:r>
      <w:r>
        <w:t xml:space="preserve"> </w:t>
      </w:r>
      <w:r>
        <w:t xml:space="preserve">Collecting the four second derivatives,</w:t>
      </w:r>
      <w:r>
        <w:t xml:space="preserve"> </w:t>
      </w:r>
      <w:r>
        <w:t xml:space="preserve">the matrix of second derivatives is</w:t>
      </w:r>
    </w:p>
    <w:p>
      <w:pPr>
        <w:pStyle w:val="BodyText"/>
      </w:pPr>
      <m:oMathPara>
        <m:oMathParaPr>
          <m:jc m:val="center"/>
        </m:oMathParaPr>
        <m:oMath>
          <m:d>
            <m:dPr>
              <m:begChr m:val="("/>
              <m:sepChr m:val=""/>
              <m:endChr m:val=")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2</m:t>
                    </m:r>
                    <m:r>
                      <m:t>n</m:t>
                    </m:r>
                  </m:e>
                  <m:e>
                    <m:r>
                      <m:t>2</m:t>
                    </m:r>
                    <m:r>
                      <m:t>n</m:t>
                    </m:r>
                    <m:acc>
                      <m:accPr>
                        <m:chr m:val="‾"/>
                      </m:accPr>
                      <m:e>
                        <m:r>
                          <m:t>x</m:t>
                        </m:r>
                      </m:e>
                    </m:acc>
                  </m:e>
                </m:mr>
                <m:mr>
                  <m:e>
                    <m:r>
                      <m:t>2</m:t>
                    </m:r>
                    <m:r>
                      <m:t>n</m:t>
                    </m:r>
                    <m:acc>
                      <m:accPr>
                        <m:chr m:val="‾"/>
                      </m:accPr>
                      <m:e>
                        <m:r>
                          <m:t>x</m:t>
                        </m:r>
                      </m:e>
                    </m:acc>
                  </m:e>
                  <m:e>
                    <m:r>
                      <m:t>2</m:t>
                    </m:r>
                    <m:nary>
                      <m:naryPr>
                        <m:chr m:val="∑"/>
                        <m:limLoc m:val="undOvr"/>
                        <m:subHide m:val="off"/>
                        <m:supHide m:val="off"/>
                      </m:naryPr>
                      <m:sub>
                        <m:r>
                          <m:t>i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sub>
                      <m:sup>
                        <m:r>
                          <m:t>n</m:t>
                        </m:r>
                      </m:sup>
                      <m:e>
                        <m:sSubSup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  <m:sup>
                            <m:r>
                              <m:t>2</m:t>
                            </m:r>
                          </m:sup>
                        </m:sSubSup>
                      </m:e>
                    </m:nary>
                  </m:e>
                </m:mr>
              </m:m>
            </m:e>
          </m:d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Its top-left entry,</w:t>
      </w:r>
      <w:r>
        <w:t xml:space="preserve"> </w:t>
      </w:r>
      <m:oMath>
        <m:r>
          <m:t>2</m:t>
        </m:r>
        <m:r>
          <m:t>n</m:t>
        </m:r>
      </m:oMath>
      <w:r>
        <w:t xml:space="preserve">, is positive.</w:t>
      </w:r>
      <w:r>
        <w:t xml:space="preserve"> </w:t>
      </w:r>
      <w:r>
        <w:t xml:space="preserve">Its determinant,</w:t>
      </w:r>
      <w:r>
        <w:t xml:space="preserve"> </w:t>
      </w:r>
      <w:r>
        <w:t xml:space="preserve">using the expanded form of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</m:oMath>
      <w:r>
        <w:t xml:space="preserve"> </w:t>
      </w:r>
      <w:r>
        <w:t xml:space="preserve">from</w:t>
      </w:r>
      <w:r>
        <w:t xml:space="preserve"> </w:t>
      </w:r>
      <w:hyperlink w:anchor="exr-sxx-expand">
        <w:r>
          <w:rPr>
            <w:rStyle w:val="Hyperlink"/>
          </w:rPr>
          <w:t xml:space="preserve">Exercise 5</w:t>
        </w:r>
      </w:hyperlink>
      <w:r>
        <w:t xml:space="preserve">,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det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  <m:r>
                          <m:t>n</m:t>
                        </m:r>
                      </m:e>
                      <m:e>
                        <m:r>
                          <m:t>2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</m:e>
                    </m:mr>
                    <m:mr>
                      <m:e>
                        <m:r>
                          <m:t>2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</m:e>
                      <m:e>
                        <m:r>
                          <m:t>2</m:t>
                        </m:r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Sup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  <m:sup>
                                <m:r>
                                  <m:t>2</m:t>
                                </m:r>
                              </m:sup>
                            </m:sSubSup>
                          </m:e>
                        </m:nary>
                      </m:e>
                    </m:mr>
                  </m:m>
                </m:e>
              </m:d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n</m:t>
              </m:r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2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×</m:t>
              </m:r>
              <m:r>
                <m:t>2</m:t>
              </m:r>
              <m:r>
                <m:rPr>
                  <m:nor/>
                  <m:sty m:val="p"/>
                </m:rPr>
                <m:t> determinant)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t>n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−</m:t>
              </m:r>
              <m:r>
                <m:t>4</m:t>
              </m:r>
              <m:sSup>
                <m:e>
                  <m:r>
                    <m:t>n</m:t>
                  </m:r>
                </m:e>
                <m:sup>
                  <m:r>
                    <m:t>2</m:t>
                  </m:r>
                </m:sup>
              </m:sSup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r>
                <m:t>4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t>n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(expanded form of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which is positive when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A symmetric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matrix with a positive top-left entry</w:t>
      </w:r>
      <w:r>
        <w:t xml:space="preserve"> </w:t>
      </w:r>
      <w:r>
        <w:t xml:space="preserve">and a positive determinant is positive definite.</w:t>
      </w:r>
    </w:p>
    <w:bookmarkEnd w:id="84"/>
    <w:bookmarkStart w:id="85" w:name="thm-ols-slr"/>
    <w:p>
      <w:pPr>
        <w:pStyle w:val="BodyText"/>
      </w:pPr>
      <w:r>
        <w:rPr>
          <w:b/>
          <w:bCs/>
        </w:rPr>
        <w:t xml:space="preserve">Theorem 5 (Closed-form OLS estimates)</w:t>
      </w:r>
      <w:r>
        <w:t xml:space="preserve"> </w:t>
      </w:r>
      <w:r>
        <w:t xml:space="preserve">Suppose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),</w:t>
      </w:r>
      <w:r>
        <w:t xml:space="preserve"> </w:t>
      </w:r>
      <w:r>
        <w:t xml:space="preserve">that is, not all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are equal.</w:t>
      </w:r>
      <w:r>
        <w:t xml:space="preserve"> </w:t>
      </w:r>
      <w:r>
        <w:t xml:space="preserve">Then the OLS estimates (</w:t>
      </w:r>
      <w:hyperlink w:anchor="exm-ols-slr">
        <w:r>
          <w:rPr>
            <w:rStyle w:val="Hyperlink"/>
          </w:rPr>
          <w:t xml:space="preserve">Example 5</w:t>
        </w:r>
      </w:hyperlink>
      <w:r>
        <w:t xml:space="preserve">) are unique, and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β</m:t>
                  </m:r>
                </m:e>
              </m:acc>
            </m:e>
            <m:sub>
              <m:r>
                <m:t>x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</m:num>
            <m:den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</m:den>
          </m:f>
          <m:r>
            <m:rPr>
              <m:sty m:val="p"/>
            </m:rPr>
            <m:t>,</m:t>
          </m:r>
          <m:r>
            <m:t>  </m:t>
          </m:r>
          <m:sSub>
            <m:e>
              <m:acc>
                <m:accPr>
                  <m:chr m:val="̂"/>
                </m:accPr>
                <m:e>
                  <m:r>
                    <m:t>β</m:t>
                  </m:r>
                </m:e>
              </m:acc>
            </m:e>
            <m:sub>
              <m:r>
                <m:t>0</m:t>
              </m:r>
            </m:sub>
          </m:sSub>
          <m:r>
            <m:rPr>
              <m:sty m:val="p"/>
            </m:rPr>
            <m:t>=</m:t>
          </m:r>
          <m:acc>
            <m:accPr>
              <m:chr m:val="‾"/>
            </m:accPr>
            <m:e>
              <m:r>
                <m:t>y</m:t>
              </m:r>
            </m:e>
          </m:acc>
          <m:r>
            <m:rPr>
              <m:sty m:val="p"/>
            </m:rPr>
            <m:t>−</m:t>
          </m:r>
          <m:sSub>
            <m:e>
              <m:acc>
                <m:accPr>
                  <m:chr m:val="̂"/>
                </m:accPr>
                <m:e>
                  <m:r>
                    <m:t>β</m:t>
                  </m:r>
                </m:e>
              </m:acc>
            </m:e>
            <m:sub>
              <m:r>
                <m:t>x</m:t>
              </m:r>
            </m:sub>
          </m:sSub>
          <m:acc>
            <m:accPr>
              <m:chr m:val="‾"/>
            </m:accPr>
            <m:e>
              <m:r>
                <m:t>x</m:t>
              </m:r>
            </m:e>
          </m:acc>
          <m:r>
            <m:rPr>
              <m:sty m:val="p"/>
            </m:rPr>
            <m:t>.</m:t>
          </m:r>
        </m:oMath>
      </m:oMathPara>
    </w:p>
    <w:bookmarkEnd w:id="8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m:oMath>
        <m:r>
          <m:rPr>
            <m:nor/>
            <m:sty m:val="p"/>
          </m:rPr>
          <m:t>RSS</m:t>
        </m:r>
      </m:oMath>
      <w:r>
        <w:t xml:space="preserve"> </w:t>
      </w:r>
      <w:r>
        <w:t xml:space="preserve">is differentiable,</w:t>
      </w:r>
      <w:r>
        <w:t xml:space="preserve"> </w:t>
      </w:r>
      <w:r>
        <w:t xml:space="preserve">so any point that minimizes it solves the</w:t>
      </w:r>
      <w:r>
        <w:t xml:space="preserve"> </w:t>
      </w:r>
      <w:hyperlink w:anchor="def-normal-equations">
        <w:r>
          <w:rPr>
            <w:rStyle w:val="Hyperlink"/>
          </w:rPr>
          <w:t xml:space="preserve">normal equations</w:t>
        </w:r>
      </w:hyperlink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exr-solve-normal-equations">
        <w:r>
          <w:rPr>
            <w:rStyle w:val="Hyperlink"/>
          </w:rPr>
          <w:t xml:space="preserve">Exercise 8</w:t>
        </w:r>
      </w:hyperlink>
      <w:r>
        <w:t xml:space="preserve">,</w:t>
      </w:r>
      <w:r>
        <w:t xml:space="preserve"> </w:t>
      </w:r>
      <w:r>
        <w:t xml:space="preserve">the normal equations have exactly one solution,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sSub>
          <m:e>
            <m:r>
              <m:t>S</m:t>
            </m:r>
          </m:e>
          <m:sub>
            <m:r>
              <m:t>x</m:t>
            </m:r>
            <m:r>
              <m:t>y</m:t>
            </m:r>
          </m:sub>
        </m:sSub>
        <m:r>
          <m:rPr>
            <m:sty m:val="p"/>
          </m:rPr>
          <m:t>/</m:t>
        </m:r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−</m:t>
        </m:r>
        <m:sSub>
          <m:e>
            <m:r>
              <m:t>β</m:t>
            </m:r>
          </m:e>
          <m:sub>
            <m:r>
              <m:t>x</m:t>
            </m:r>
          </m:sub>
        </m:sSub>
        <m:acc>
          <m:accPr>
            <m:chr m:val="‾"/>
          </m:accPr>
          <m:e>
            <m:r>
              <m:t>x</m:t>
            </m:r>
          </m:e>
        </m:acc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exr-rss-hessian">
        <w:r>
          <w:rPr>
            <w:rStyle w:val="Hyperlink"/>
          </w:rPr>
          <w:t xml:space="preserve">Exercise 9</w:t>
        </w:r>
      </w:hyperlink>
      <w:r>
        <w:t xml:space="preserve">,</w:t>
      </w:r>
      <w:r>
        <w:t xml:space="preserve"> </w:t>
      </w:r>
      <w:r>
        <w:t xml:space="preserve">the matrix of second derivatives of</w:t>
      </w:r>
      <w:r>
        <w:t xml:space="preserve"> </w:t>
      </w:r>
      <m:oMath>
        <m:r>
          <m:rPr>
            <m:nor/>
            <m:sty m:val="p"/>
          </m:rPr>
          <m:t>RSS</m:t>
        </m:r>
      </m:oMath>
      <w:r>
        <w:t xml:space="preserve"> </w:t>
      </w:r>
      <w:r>
        <w:t xml:space="preserve">is positive definite at every point,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nor/>
            <m:sty m:val="p"/>
          </m:rPr>
          <m:t>RSS</m:t>
        </m:r>
      </m:oMath>
      <w:r>
        <w:t xml:space="preserve"> </w:t>
      </w:r>
      <w:r>
        <w:t xml:space="preserve">is strictly convex</w:t>
      </w:r>
      <w:r>
        <w:t xml:space="preserve"> </w:t>
      </w:r>
      <w:r>
        <w:t xml:space="preserve">and its only stationary point is its unique global minimum.</w:t>
      </w:r>
      <w:r>
        <w:t xml:space="preserve"> </w:t>
      </w:r>
      <w:r>
        <w:t xml:space="preserve">So the OLS estimates exist, are unique,</w:t>
      </w:r>
      <w:r>
        <w:t xml:space="preserve"> </w:t>
      </w:r>
      <w:r>
        <w:t xml:space="preserve">and equal that solution.</w:t>
      </w:r>
    </w:p>
    <w:p>
      <w:pPr>
        <w:pStyle w:val="BodyText"/>
      </w:pPr>
      <w:r>
        <w:t xml:space="preserve">The same estimates follow from a derivation in vector notation,</w:t>
      </w:r>
      <w:r>
        <w:t xml:space="preserve"> </w:t>
      </w:r>
      <w:r>
        <w:t xml:space="preserve">which treats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as a single vector</w:t>
      </w:r>
      <w:r>
        <w:t xml:space="preserve"> </w:t>
      </w:r>
      <w:r>
        <w:t xml:space="preserve">instead of differentiating with respect to each component separately.</w:t>
      </w:r>
    </w:p>
    <w:bookmarkStart w:id="86" w:name="def-slr-covariate-vector"/>
    <w:p>
      <w:pPr>
        <w:pStyle w:val="BodyText"/>
      </w:pPr>
      <w:r>
        <w:rPr>
          <w:b/>
          <w:bCs/>
        </w:rPr>
        <w:t xml:space="preserve">Definition 15 (Covariate vector)</w:t>
      </w:r>
      <w:r>
        <w:t xml:space="preserve"> </w:t>
      </w:r>
      <w:r>
        <w:t xml:space="preserve">In simple linear regression (</w:t>
      </w:r>
      <w:hyperlink w:anchor="def-slr">
        <w:r>
          <w:rPr>
            <w:rStyle w:val="Hyperlink"/>
          </w:rPr>
          <w:t xml:space="preserve">Definition 8</w:t>
        </w:r>
      </w:hyperlink>
      <w:r>
        <w:t xml:space="preserve">),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covariate vector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i</m:t>
            </m:r>
          </m:sub>
        </m:sSub>
      </m:oMath>
      <w:r>
        <w:t xml:space="preserve"> </w:t>
      </w:r>
      <w:r>
        <w:t xml:space="preserve">of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its covariate value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, preceded by a 1 for the intercept: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sub>
              <m:r>
                <m:t>i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d>
            <m:dPr>
              <m:begChr m:val="("/>
              <m:sepChr m:val=""/>
              <m:endChr m:val=")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</m:mr>
                <m:mr>
                  <m:e>
                    <m:sSub>
                      <m:e>
                        <m:r>
                          <m:t>x</m:t>
                        </m:r>
                      </m:e>
                      <m:sub>
                        <m:r>
                          <m:t>i</m:t>
                        </m:r>
                      </m:sub>
                    </m:sSub>
                  </m:e>
                </m:mr>
              </m:m>
            </m:e>
          </m:d>
          <m:r>
            <m:rPr>
              <m:sty m:val="p"/>
            </m:rPr>
            <m:t>.</m:t>
          </m:r>
        </m:oMath>
      </m:oMathPara>
    </w:p>
    <w:bookmarkEnd w:id="86"/>
    <w:bookmarkStart w:id="87" w:name="exr-slr-mean-dot-product"/>
    <w:p>
      <w:pPr>
        <w:pStyle w:val="FirstParagraph"/>
      </w:pPr>
      <w:r>
        <w:rPr>
          <w:b/>
          <w:bCs/>
        </w:rPr>
        <w:t xml:space="preserve">Exercise 10 (Mean as a dot product)</w:t>
      </w:r>
      <w:r>
        <w:t xml:space="preserve"> </w:t>
      </w:r>
      <w:r>
        <w:t xml:space="preserve">Show that in simple linear regression (</w:t>
      </w:r>
      <w:hyperlink w:anchor="def-slr">
        <w:r>
          <w:rPr>
            <w:rStyle w:val="Hyperlink"/>
          </w:rPr>
          <w:t xml:space="preserve">Definition 8</w:t>
        </w:r>
      </w:hyperlink>
      <w:r>
        <w:t xml:space="preserve">),</w:t>
      </w:r>
      <w:r>
        <w:t xml:space="preserve"> </w:t>
      </w:r>
      <w:r>
        <w:t xml:space="preserve">the conditional mean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 the dot product</w:t>
      </w:r>
      <w:r>
        <w:t xml:space="preserve"> </w:t>
      </w:r>
      <w:r>
        <w:t xml:space="preserve">of the covariate vector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i</m:t>
            </m:r>
          </m:sub>
        </m:sSub>
      </m:oMath>
      <w:r>
        <w:t xml:space="preserve"> </w:t>
      </w:r>
      <w:r>
        <w:t xml:space="preserve">(</w:t>
      </w:r>
      <w:hyperlink w:anchor="def-slr-covariate-vector">
        <w:r>
          <w:rPr>
            <w:rStyle w:val="Hyperlink"/>
          </w:rPr>
          <w:t xml:space="preserve">Definition 15</w:t>
        </w:r>
      </w:hyperlink>
      <w:r>
        <w:t xml:space="preserve">)</w:t>
      </w:r>
      <w:r>
        <w:t xml:space="preserve"> </w:t>
      </w:r>
      <w:r>
        <w:t xml:space="preserve">and the coefficient vector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sSub>
                  <m:e>
                    <m:r>
                      <m:t>β</m:t>
                    </m:r>
                  </m:e>
                  <m:sub>
                    <m:r>
                      <m:t>0</m:t>
                    </m:r>
                  </m:sub>
                </m:sSub>
                <m:r>
                  <m:rPr>
                    <m:sty m:val="p"/>
                  </m:rPr>
                  <m:t>,</m:t>
                </m:r>
                <m:sSub>
                  <m:e>
                    <m:r>
                      <m:t>β</m:t>
                    </m:r>
                  </m:e>
                  <m:sub>
                    <m:r>
                      <m:t>x</m:t>
                    </m:r>
                  </m:sub>
                </m:sSub>
              </m:e>
            </m:d>
            <m:r>
              <m:t>​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(</w:t>
      </w:r>
      <w:hyperlink w:anchor="exm-normal-equations-slr">
        <w:r>
          <w:rPr>
            <w:rStyle w:val="Hyperlink"/>
          </w:rPr>
          <w:t xml:space="preserve">Example 6</w:t>
        </w:r>
      </w:hyperlink>
      <w:r>
        <w:t xml:space="preserve">):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⋅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.</w:t>
      </w:r>
    </w:p>
    <w:bookmarkEnd w:id="87"/>
    <w:bookmarkStart w:id="88" w:name="sol-slr-mean-dot-product"/>
    <w:p>
      <w:pPr>
        <w:pStyle w:val="BodyText"/>
      </w:pPr>
      <w:r>
        <w:rPr>
          <w:i/>
          <w:iCs/>
        </w:rPr>
        <w:t xml:space="preserve">Solution 10</w:t>
      </w:r>
      <w:r>
        <w:t xml:space="preserve">. </w:t>
      </w:r>
      <w:r>
        <w:t xml:space="preserve">Start from the dot product: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mr>
                  </m:m>
                </m:e>
              </m:d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mr>
                  </m:m>
                </m:e>
              </m:d>
              <m:r>
                <m:rPr>
                  <m:sty m:val="p"/>
                </m:rPr>
                <m:t>⋅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0</m:t>
                            </m:r>
                          </m:sub>
                        </m:sSub>
                      </m:e>
                    </m:mr>
                    <m:mr>
                      <m:e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x</m:t>
                            </m:r>
                          </m:sub>
                        </m:sSub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nor/>
                  <m:sty m:val="p"/>
                </m:rPr>
                <m:t>, written as a column)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dot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factors)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μ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⋅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.</w:t>
      </w:r>
    </w:p>
    <w:bookmarkEnd w:id="88"/>
    <w:bookmarkStart w:id="89" w:name="lem-slr-mean-dot-product"/>
    <w:p>
      <w:pPr>
        <w:pStyle w:val="BodyText"/>
      </w:pPr>
      <w:r>
        <w:rPr>
          <w:b/>
          <w:bCs/>
        </w:rPr>
        <w:t xml:space="preserve">Lemma 1 (The conditional mean is a dot product)</w:t>
      </w:r>
      <w:r>
        <w:t xml:space="preserve"> </w:t>
      </w:r>
      <w:r>
        <w:t xml:space="preserve">In simple linear regression (</w:t>
      </w:r>
      <w:hyperlink w:anchor="def-slr">
        <w:r>
          <w:rPr>
            <w:rStyle w:val="Hyperlink"/>
          </w:rPr>
          <w:t xml:space="preserve">Definition 8</w:t>
        </w:r>
      </w:hyperlink>
      <w:r>
        <w:t xml:space="preserve">),</w:t>
      </w:r>
      <w:r>
        <w:t xml:space="preserve"> </w:t>
      </w:r>
      <w:r>
        <w:t xml:space="preserve">the conditional mean of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the dot product</w:t>
      </w:r>
      <w:r>
        <w:t xml:space="preserve"> </w:t>
      </w:r>
      <w:r>
        <w:t xml:space="preserve">of its covariate vector (</w:t>
      </w:r>
      <w:hyperlink w:anchor="def-slr-covariate-vector">
        <w:r>
          <w:rPr>
            <w:rStyle w:val="Hyperlink"/>
          </w:rPr>
          <w:t xml:space="preserve">Definition 15</w:t>
        </w:r>
      </w:hyperlink>
      <w:r>
        <w:t xml:space="preserve">)</w:t>
      </w:r>
      <w:r>
        <w:t xml:space="preserve"> </w:t>
      </w:r>
      <w:r>
        <w:t xml:space="preserve">and the coefficient vector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 </w:t>
      </w:r>
      <w:r>
        <w:t xml:space="preserve">(</w:t>
      </w:r>
      <w:hyperlink w:anchor="exm-normal-equations-slr">
        <w:r>
          <w:rPr>
            <w:rStyle w:val="Hyperlink"/>
          </w:rPr>
          <w:t xml:space="preserve">Example 6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r>
            <m:t>μ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b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sub>
              <m:r>
                <m:t>i</m:t>
              </m:r>
            </m:sub>
          </m:sSub>
          <m:r>
            <m:rPr>
              <m:sty m:val="p"/>
            </m:rPr>
            <m:t>⋅</m:t>
          </m:r>
          <m:acc>
            <m:accPr>
              <m:chr m:val="̃"/>
            </m:accPr>
            <m:e>
              <m:r>
                <m:t>β</m:t>
              </m:r>
            </m:e>
          </m:acc>
          <m:r>
            <m:rPr>
              <m:sty m:val="p"/>
            </m:rPr>
            <m:t>.</m:t>
          </m:r>
        </m:oMath>
      </m:oMathPara>
    </w:p>
    <w:bookmarkEnd w:id="8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slr-mean-dot-product">
        <w:r>
          <w:rPr>
            <w:rStyle w:val="Hyperlink"/>
          </w:rPr>
          <w:t xml:space="preserve">Exercise 10</w:t>
        </w:r>
      </w:hyperlink>
      <w:r>
        <w:t xml:space="preserve">.</w:t>
      </w:r>
    </w:p>
    <w:bookmarkStart w:id="90" w:name="exm-rss-vector"/>
    <w:p>
      <w:pPr>
        <w:pStyle w:val="BodyText"/>
      </w:pPr>
      <w:r>
        <w:rPr>
          <w:b/>
          <w:bCs/>
        </w:rPr>
        <w:t xml:space="preserve">Example 7 (Residual sum of squares in vector notation)</w:t>
      </w:r>
      <w:r>
        <w:t xml:space="preserve"> </w:t>
      </w:r>
      <w:r>
        <w:t xml:space="preserve">In simple linear regression, take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 </w:t>
      </w:r>
      <w:r>
        <w:t xml:space="preserve">and substitute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⋅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 </w:t>
      </w:r>
      <w:r>
        <w:t xml:space="preserve">(</w:t>
      </w:r>
      <w:hyperlink w:anchor="lem-slr-mean-dot-product">
        <w:r>
          <w:rPr>
            <w:rStyle w:val="Hyperlink"/>
          </w:rPr>
          <w:t xml:space="preserve">Lemma 1</w:t>
        </w:r>
      </w:hyperlink>
      <w:r>
        <w:t xml:space="preserve">)</w:t>
      </w:r>
      <w:r>
        <w:t xml:space="preserve"> </w:t>
      </w:r>
      <w:r>
        <w:t xml:space="preserve">into each residual of the residual sum of squares (</w:t>
      </w:r>
      <w:hyperlink w:anchor="def-rss">
        <w:r>
          <w:rPr>
            <w:rStyle w:val="Hyperlink"/>
          </w:rPr>
          <w:t xml:space="preserve">Definition 11</w:t>
        </w:r>
      </w:hyperlink>
      <w:r>
        <w:t xml:space="preserve">).</w:t>
      </w:r>
      <w:r>
        <w:t xml:space="preserve"> </w:t>
      </w:r>
      <w:r>
        <w:t xml:space="preserve">The residual sum of squares is then a function of the coefficient vector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,</w:t>
      </w:r>
      <w:r>
        <w:t xml:space="preserve"> </w:t>
      </w:r>
      <w:r>
        <w:t xml:space="preserve">the same function as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in</w:t>
      </w:r>
      <w:r>
        <w:t xml:space="preserve"> 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RSS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β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t>​</m:t>
              </m:r>
            </m:e>
          </m:nary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</m:e>
          </m:d>
          <m:sSup>
            <m:e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</m:oMath>
      </m:oMathPara>
    </w:p>
    <w:bookmarkEnd w:id="90"/>
    <w:bookmarkStart w:id="91" w:name="exr-rss-gradient-vector"/>
    <w:p>
      <w:pPr>
        <w:pStyle w:val="FirstParagraph"/>
      </w:pPr>
      <w:r>
        <w:rPr>
          <w:b/>
          <w:bCs/>
        </w:rPr>
        <w:t xml:space="preserve">Exercise 11 (Gradient of RSS in vector notation)</w:t>
      </w:r>
      <w:r>
        <w:t xml:space="preserve"> </w:t>
      </w:r>
      <w:r>
        <w:t xml:space="preserve">Find the gradient of the residual sum of squares in vector notation (</w:t>
      </w:r>
      <w:hyperlink w:anchor="exm-rss-vector">
        <w:r>
          <w:rPr>
            <w:rStyle w:val="Hyperlink"/>
          </w:rPr>
          <w:t xml:space="preserve">Example 7</w:t>
        </w:r>
      </w:hyperlink>
      <w:r>
        <w:t xml:space="preserve">),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β</m:t>
                </m:r>
              </m:e>
            </m:acc>
          </m:den>
        </m:f>
        <m:r>
          <m:rPr>
            <m:nor/>
            <m:sty m:val="p"/>
          </m:rPr>
          <m:t>RSS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by differentiating with respect to the vector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 </w:t>
      </w:r>
      <w:r>
        <w:t xml:space="preserve">directly,</w:t>
      </w:r>
      <w:r>
        <w:t xml:space="preserve"> </w:t>
      </w:r>
      <w:r>
        <w:t xml:space="preserve">rather than one component at a time.</w:t>
      </w:r>
    </w:p>
    <w:bookmarkEnd w:id="91"/>
    <w:bookmarkStart w:id="92" w:name="sol-rss-gradient-vector"/>
    <w:p>
      <w:pPr>
        <w:pStyle w:val="BodyText"/>
      </w:pPr>
      <w:r>
        <w:rPr>
          <w:i/>
          <w:iCs/>
        </w:rPr>
        <w:t xml:space="preserve">Solution 11</w:t>
      </w:r>
      <w:r>
        <w:t xml:space="preserve">. </w:t>
      </w:r>
      <w:r>
        <w:t xml:space="preserve">Differentiate one operation at a time,</w:t>
      </w:r>
      <w:r>
        <w:t xml:space="preserve"> </w:t>
      </w:r>
      <w:r>
        <w:t xml:space="preserve">starting from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in vector notation (</w:t>
      </w:r>
      <w:hyperlink w:anchor="exm-rss-vector">
        <w:r>
          <w:rPr>
            <w:rStyle w:val="Hyperlink"/>
          </w:rPr>
          <w:t xml:space="preserve">Example 7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r>
                <m:rPr>
                  <m:nor/>
                  <m:sty m:val="p"/>
                </m:rPr>
                <m:t>RSS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(RSS in vector form)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den>
                  </m:f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</m:d>
              <m:r>
                <m:t>​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rule)</m:t>
              </m:r>
            </m:e>
          </m:eqArr>
        </m:oMath>
      </m:oMathPara>
    </w:p>
    <w:p>
      <w:pPr>
        <w:pStyle w:val="FirstParagraph"/>
      </w:pPr>
      <w:r>
        <w:t xml:space="preserve">For the inner derivative, we need the gradient of a linear function.</w:t>
      </w:r>
      <w:r>
        <w:t xml:space="preserve"> </w:t>
      </w:r>
      <w:r>
        <w:t xml:space="preserve">For any constant vector</w:t>
      </w:r>
      <w:r>
        <w:t xml:space="preserve"> </w:t>
      </w:r>
      <m:oMath>
        <m:acc>
          <m:accPr>
            <m:chr m:val="̃"/>
          </m:accPr>
          <m:e>
            <m:r>
              <m:t>a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a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a</m:t>
                </m:r>
              </m:e>
              <m:sub>
                <m:r>
                  <m:t>x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acc>
                <m:accPr>
                  <m:chr m:val="̃"/>
                </m:accPr>
                <m:e>
                  <m:r>
                    <m:t>a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0</m:t>
                      </m:r>
                    </m:sub>
                  </m:sSub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out the dot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0</m:t>
                                </m:r>
                              </m:sub>
                            </m:sSub>
                          </m:den>
                        </m:f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sSub>
                              <m:e>
                                <m:r>
                                  <m:t>a</m:t>
                                </m:r>
                              </m:e>
                              <m:sub>
                                <m:r>
                                  <m:t>0</m:t>
                                </m:r>
                              </m:sub>
                            </m:sSub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0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+</m:t>
                            </m:r>
                            <m:sSub>
                              <m:e>
                                <m:r>
                                  <m:t>a</m:t>
                                </m:r>
                              </m:e>
                              <m:sub>
                                <m:r>
                                  <m:t>x</m:t>
                                </m:r>
                              </m:sub>
                            </m:sSub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x</m:t>
                                </m:r>
                              </m:sub>
                            </m:sSub>
                          </m:e>
                        </m:d>
                        <m:r>
                          <m:t>​</m:t>
                        </m:r>
                      </m:e>
                    </m:m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x</m:t>
                                </m:r>
                              </m:sub>
                            </m:sSub>
                          </m:den>
                        </m:f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sSub>
                              <m:e>
                                <m:r>
                                  <m:t>a</m:t>
                                </m:r>
                              </m:e>
                              <m:sub>
                                <m:r>
                                  <m:t>0</m:t>
                                </m:r>
                              </m:sub>
                            </m:sSub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0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+</m:t>
                            </m:r>
                            <m:sSub>
                              <m:e>
                                <m:r>
                                  <m:t>a</m:t>
                                </m:r>
                              </m:e>
                              <m:sub>
                                <m:r>
                                  <m:t>x</m:t>
                                </m:r>
                              </m:sub>
                            </m:sSub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x</m:t>
                                </m:r>
                              </m:sub>
                            </m:sSub>
                          </m:e>
                        </m:d>
                        <m:r>
                          <m:t>​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gradient)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0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x</m:t>
                            </m:r>
                          </m:sub>
                        </m:sSub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each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0</m:t>
                            </m:r>
                          </m:sub>
                        </m:sSub>
                      </m:e>
                    </m:mr>
                    <m:mr>
                      <m:e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x</m:t>
                            </m:r>
                          </m:sub>
                        </m:sSub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zero)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a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acc>
                <m:accPr>
                  <m:chr m:val="̃"/>
                </m:accPr>
                <m:e>
                  <m:r>
                    <m:t>a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a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i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difference)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does not depend on 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(gradient of a linear function)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from zero)</m:t>
              </m:r>
            </m:e>
          </m:eqArr>
        </m:oMath>
      </m:oMathPara>
    </w:p>
    <w:p>
      <w:pPr>
        <w:pStyle w:val="FirstParagraph"/>
      </w:pPr>
      <w:r>
        <w:t xml:space="preserve">Plugging the inner derivative back in: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r>
                <m:rPr>
                  <m:nor/>
                  <m:sty m:val="p"/>
                </m:rPr>
                <m:t>RSS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</m:t>
              </m:r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scalar and vector factors)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</m:d>
              <m:r>
                <m:t>​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</m:eqArr>
        </m:oMath>
      </m:oMathPara>
    </w:p>
    <w:bookmarkEnd w:id="92"/>
    <w:bookmarkStart w:id="93" w:name="exr-normal-equations-vector"/>
    <w:p>
      <w:pPr>
        <w:pStyle w:val="FirstParagraph"/>
      </w:pPr>
      <w:r>
        <w:rPr>
          <w:b/>
          <w:bCs/>
        </w:rPr>
        <w:t xml:space="preserve">Exercise 12 (Normal equations in vector notation)</w:t>
      </w:r>
      <w:r>
        <w:t xml:space="preserve"> </w:t>
      </w:r>
      <w:r>
        <w:t xml:space="preserve">Define the matrix and vector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</m:e>
          </m:nary>
          <m:sSup>
            <m:e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,</m:t>
          </m:r>
          <m:r>
            <m:t>  </m:t>
          </m:r>
          <m:acc>
            <m:accPr>
              <m:chr m:val="̃"/>
            </m:accPr>
            <m:e>
              <m:r>
                <m:t>c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</m:e>
          </m:nary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Using</w:t>
      </w:r>
      <w:r>
        <w:t xml:space="preserve"> </w:t>
      </w:r>
      <w:hyperlink w:anchor="exr-rss-gradient-vector">
        <w:r>
          <w:rPr>
            <w:rStyle w:val="Hyperlink"/>
          </w:rPr>
          <w:t xml:space="preserve">Exercise 11</w:t>
        </w:r>
      </w:hyperlink>
      <w:r>
        <w:t xml:space="preserve">,</w:t>
      </w:r>
      <w:r>
        <w:t xml:space="preserve"> </w:t>
      </w:r>
      <w:r>
        <w:t xml:space="preserve">show that the</w:t>
      </w:r>
      <w:r>
        <w:t xml:space="preserve"> </w:t>
      </w:r>
      <w:hyperlink w:anchor="def-normal-equations">
        <w:r>
          <w:rPr>
            <w:rStyle w:val="Hyperlink"/>
          </w:rPr>
          <w:t xml:space="preserve">normal equations</w:t>
        </w:r>
      </w:hyperlink>
      <w:r>
        <w:t xml:space="preserve"> </w:t>
      </w:r>
      <w:r>
        <w:t xml:space="preserve">can be written as</w:t>
      </w:r>
      <w:r>
        <w:t xml:space="preserve"> </w:t>
      </w:r>
      <m:oMath>
        <m:r>
          <m:t>A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c</m:t>
            </m:r>
          </m:e>
        </m:acc>
      </m:oMath>
      <w:r>
        <w:t xml:space="preserve">.</w:t>
      </w:r>
    </w:p>
    <w:bookmarkEnd w:id="93"/>
    <w:bookmarkStart w:id="94" w:name="sol-normal-equations-vector"/>
    <w:p>
      <w:pPr>
        <w:pStyle w:val="BodyText"/>
      </w:pPr>
      <w:r>
        <w:rPr>
          <w:i/>
          <w:iCs/>
        </w:rPr>
        <w:t xml:space="preserve">Solution 12</w:t>
      </w:r>
      <w:r>
        <w:t xml:space="preserve">. </w:t>
      </w:r>
      <w:r>
        <w:t xml:space="preserve">Distribute the sum in the gradient from</w:t>
      </w:r>
      <w:r>
        <w:t xml:space="preserve"> </w:t>
      </w:r>
      <w:hyperlink w:anchor="exr-rss-gradient-vector">
        <w:r>
          <w:rPr>
            <w:rStyle w:val="Hyperlink"/>
          </w:rPr>
          <w:t xml:space="preserve">Exercise 11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r>
                <m:rPr>
                  <m:nor/>
                  <m:sty m:val="p"/>
                </m:rPr>
                <m:t>RSS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(gradient of RSS)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⋅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⋅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differences)</m:t>
              </m:r>
            </m:e>
          </m:eqArr>
        </m:oMath>
      </m:oMathPara>
    </w:p>
    <w:p>
      <w:pPr>
        <w:pStyle w:val="FirstParagraph"/>
      </w:pPr>
      <w:r>
        <w:t xml:space="preserve">Each term of the second sum regroups as a matrix times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sSub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(dot product as a transpose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  <m:sSup>
                    <m:e>
                      <m:sSub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r>
                <m:t>​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(matrix multiplication is associative)</m:t>
              </m:r>
            </m:e>
          </m:eqArr>
        </m:oMath>
      </m:oMathPara>
    </w:p>
    <w:p>
      <w:pPr>
        <w:pStyle w:val="FirstParagraph"/>
      </w:pPr>
      <w:r>
        <w:t xml:space="preserve">So the gradient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r>
                <m:rPr>
                  <m:nor/>
                  <m:sty m:val="p"/>
                </m:rPr>
                <m:t>RSS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c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⋅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acc>
                <m:accPr>
                  <m:chr m:val="̃"/>
                </m:accPr>
                <m:e>
                  <m:r>
                    <m:t>c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c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t>​</m:t>
                      </m:r>
                    </m:e>
                  </m:nary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b>
                          <m:r>
                            <m:t>i</m:t>
                          </m:r>
                        </m:sub>
                      </m:sSub>
                      <m:sSup>
                        <m:e>
                          <m:sSub>
                            <m:e>
                              <m:acc>
                                <m:accPr>
                                  <m:chr m:val="̃"/>
                                </m:accPr>
                                <m:e>
                                  <m:r>
                                    <m:t>x</m:t>
                                  </m:r>
                                </m:e>
                              </m:acc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e>
                  </m:d>
                  <m:r>
                    <m:t>​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(regroup each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c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acc>
                                <m:accPr>
                                  <m:chr m:val="̃"/>
                                </m:accPr>
                                <m:e>
                                  <m:r>
                                    <m:t>x</m:t>
                                  </m:r>
                                </m:e>
                              </m:acc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  <m:sSup>
                        <m:e>
                          <m:sSub>
                            <m:e>
                              <m:acc>
                                <m:accPr>
                                  <m:chr m:val="̃"/>
                                </m:accPr>
                                <m:e>
                                  <m:r>
                                    <m:t>x</m:t>
                                  </m:r>
                                </m:e>
                              </m:acc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e>
                  </m:d>
                  <m:r>
                    <m:t>​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nor/>
                  <m:sty m:val="p"/>
                </m:rPr>
                <m:t>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c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A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normal equations set this gradient equal to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  <w:r>
        <w:t xml:space="preserve"> </w:t>
      </w:r>
      <w:r>
        <w:t xml:space="preserve">Solving for</w:t>
      </w:r>
      <w:r>
        <w:t xml:space="preserve"> </w:t>
      </w:r>
      <m:oMath>
        <m:r>
          <m:t>A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 </w:t>
      </w:r>
      <w:r>
        <w:t xml:space="preserve">one operation at a time: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c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A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(normal equations)</m:t>
              </m:r>
            </m:e>
            <m:e>
              <m:acc>
                <m:accPr>
                  <m:chr m:val="̃"/>
                </m:accPr>
                <m:e>
                  <m:r>
                    <m:t>c</m:t>
                  </m:r>
                </m:e>
              </m:acc>
              <m:r>
                <m:rPr>
                  <m:sty m:val="p"/>
                </m:rPr>
                <m:t>−</m:t>
              </m:r>
              <m:r>
                <m:t>A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both sides by 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  <m:e>
              <m:acc>
                <m:accPr>
                  <m:chr m:val="̃"/>
                </m:accPr>
                <m:e>
                  <m:r>
                    <m:t>c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r>
                <m:t>A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nor/>
                  <m:sty m:val="p"/>
                </m:rPr>
                <m:t> to both sides)</m:t>
              </m:r>
            </m:e>
            <m:e>
              <m:r>
                <m:t>A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c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(swap the sides)</m:t>
              </m:r>
            </m:e>
          </m:eqArr>
        </m:oMath>
      </m:oMathPara>
    </w:p>
    <w:bookmarkEnd w:id="94"/>
    <w:bookmarkStart w:id="95" w:name="exr-solve-normal-equations-vector"/>
    <w:p>
      <w:pPr>
        <w:pStyle w:val="FirstParagraph"/>
      </w:pPr>
      <w:r>
        <w:rPr>
          <w:b/>
          <w:bCs/>
        </w:rPr>
        <w:t xml:space="preserve">Exercise 13 (Solving the normal equations in vector notation)</w:t>
      </w:r>
      <w:r>
        <w:t xml:space="preserve"> </w:t>
      </w:r>
      <w:r>
        <w:t xml:space="preserve">Assuming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),</w:t>
      </w:r>
      <w:r>
        <w:t xml:space="preserve"> </w:t>
      </w:r>
      <w:r>
        <w:t xml:space="preserve">show that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from</w:t>
      </w:r>
      <w:r>
        <w:t xml:space="preserve"> </w:t>
      </w:r>
      <w:hyperlink w:anchor="exr-normal-equations-vector">
        <w:r>
          <w:rPr>
            <w:rStyle w:val="Hyperlink"/>
          </w:rPr>
          <w:t xml:space="preserve">Exercise 12</w:t>
        </w:r>
      </w:hyperlink>
      <w:r>
        <w:t xml:space="preserve"> </w:t>
      </w:r>
      <w:r>
        <w:t xml:space="preserve">is invertible,</w:t>
      </w:r>
      <w:r>
        <w:t xml:space="preserve"> </w:t>
      </w:r>
      <w:r>
        <w:t xml:space="preserve">solve</w:t>
      </w:r>
      <w:r>
        <w:t xml:space="preserve"> </w:t>
      </w:r>
      <m:oMath>
        <m:r>
          <m:t>A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c</m:t>
            </m:r>
          </m:e>
        </m:acc>
      </m:oMath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,</w:t>
      </w:r>
      <w:r>
        <w:t xml:space="preserve"> </w:t>
      </w:r>
      <w:r>
        <w:t xml:space="preserve">and compare the result with</w:t>
      </w:r>
      <w:r>
        <w:t xml:space="preserve"> </w:t>
      </w:r>
      <w:hyperlink w:anchor="exr-solve-normal-equations">
        <w:r>
          <w:rPr>
            <w:rStyle w:val="Hyperlink"/>
          </w:rPr>
          <w:t xml:space="preserve">Exercise 8</w:t>
        </w:r>
      </w:hyperlink>
      <w:r>
        <w:t xml:space="preserve">.</w:t>
      </w:r>
    </w:p>
    <w:bookmarkEnd w:id="95"/>
    <w:bookmarkStart w:id="96" w:name="sol-solve-normal-equations-vector"/>
    <w:p>
      <w:pPr>
        <w:pStyle w:val="BodyText"/>
      </w:pPr>
      <w:r>
        <w:rPr>
          <w:i/>
          <w:iCs/>
        </w:rPr>
        <w:t xml:space="preserve">Solution 13</w:t>
      </w:r>
      <w:r>
        <w:t xml:space="preserve">. </w:t>
      </w:r>
      <w:r>
        <w:t xml:space="preserve">Write out the entries of each term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c</m:t>
            </m:r>
          </m:e>
        </m:acc>
      </m:oMath>
      <w:r>
        <w:t xml:space="preserve">, then add them up: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</m:e>
              </m:nary>
              <m:sSup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r>
                              <m:t>1</m:t>
                            </m:r>
                          </m:e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mr>
                        <m:mr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  <m:e>
                            <m:sSubSup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  <m:sup>
                                <m:r>
                                  <m:t>2</m:t>
                                </m:r>
                              </m:sup>
                            </m:sSubSup>
                          </m:e>
                        </m:mr>
                      </m:m>
                    </m:e>
                  </m:d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(outer product of 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r>
                              <m:t>1</m:t>
                            </m:r>
                          </m:e>
                        </m:nary>
                      </m:e>
                      <m:e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nary>
                      </m:e>
                    </m:mr>
                    <m:mr>
                      <m:e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nary>
                      </m:e>
                      <m:e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Sup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  <m:sup>
                                <m:r>
                                  <m:t>2</m:t>
                                </m:r>
                              </m:sup>
                            </m:sSubSup>
                          </m:e>
                        </m:nary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(matrices add entrywise)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n</m:t>
                        </m:r>
                      </m:e>
                      <m:e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nary>
                      </m:e>
                    </m:mr>
                    <m:mr>
                      <m:e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nary>
                      </m:e>
                      <m:e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Sup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  <m:sup>
                                <m:r>
                                  <m:t>2</m:t>
                                </m:r>
                              </m:sup>
                            </m:sSubSup>
                          </m:e>
                        </m:nary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n</m:t>
                        </m:r>
                      </m:e>
                      <m:e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</m:e>
                    </m:mr>
                    <m:mr>
                      <m:e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</m:e>
                      <m:e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Sup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  <m:sup>
                                <m:r>
                                  <m:t>2</m:t>
                                </m:r>
                              </m:sup>
                            </m:sSubSup>
                          </m:e>
                        </m:nary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c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acc>
                <m:accPr>
                  <m:chr m:val="̃"/>
                </m:accPr>
                <m:e>
                  <m:r>
                    <m:t>c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sSub>
                              <m:e>
                                <m:r>
                                  <m:t>y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mr>
                        <m:mr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  <m:sSub>
                              <m:e>
                                <m:r>
                                  <m:t>y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mr>
                      </m:m>
                    </m:e>
                  </m:d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(scalar times a vector)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y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nary>
                      </m:e>
                    </m:mr>
                    <m:mr>
                      <m:e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nary>
                        <m:sSub>
                          <m:e>
                            <m:r>
                              <m:t>y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(vectors add entrywise)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</m:e>
                    </m:mr>
                    <m:mr>
                      <m:e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nary>
                        <m:sSub>
                          <m:e>
                            <m:r>
                              <m:t>y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determinant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det</m:t>
              </m:r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(determinant of a </m:t>
              </m:r>
              <m:r>
                <m:t>2</m:t>
              </m:r>
              <m:r>
                <m:rPr>
                  <m:sty m:val="p"/>
                </m:rPr>
                <m:t>×</m:t>
              </m:r>
              <m:r>
                <m:t>2</m:t>
              </m:r>
              <m:r>
                <m:rPr>
                  <m:nor/>
                  <m:sty m:val="p"/>
                </m:rPr>
                <m:t> matrix)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−</m:t>
              </m:r>
              <m:sSup>
                <m:e>
                  <m:r>
                    <m:t>n</m:t>
                  </m:r>
                </m:e>
                <m:sup>
                  <m:r>
                    <m:t>2</m:t>
                  </m:r>
                </m:sup>
              </m:sSup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(expansion of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where the last step uses</w:t>
      </w:r>
      <w:r>
        <w:t xml:space="preserve"> </w:t>
      </w:r>
      <w:hyperlink w:anchor="exr-sxx-expand">
        <w:r>
          <w:rPr>
            <w:rStyle w:val="Hyperlink"/>
          </w:rPr>
          <w:t xml:space="preserve">Exercise 5</w:t>
        </w:r>
      </w:hyperlink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m:oMath>
        <m:r>
          <m:t>n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det</m:t>
        </m:r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invertible,</w:t>
      </w:r>
      <w:r>
        <w:t xml:space="preserve"> </w:t>
      </w:r>
      <w:r>
        <w:t xml:space="preserve">and</w:t>
      </w:r>
      <w:r>
        <w:t xml:space="preserve"> </w:t>
      </w:r>
      <m:oMath>
        <m:r>
          <m:t>A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c</m:t>
            </m:r>
          </m:e>
        </m:acc>
      </m:oMath>
      <w:r>
        <w:t xml:space="preserve"> </w:t>
      </w:r>
      <w:r>
        <w:t xml:space="preserve">has exactly one solution,</w:t>
      </w:r>
      <w:r>
        <w:t xml:space="preserve"> </w:t>
      </w:r>
      <m:oMath>
        <m:sSup>
          <m:e>
            <m: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acc>
          <m:accPr>
            <m:chr m:val="̃"/>
          </m:accPr>
          <m:e>
            <m:r>
              <m:t>c</m:t>
            </m:r>
          </m:e>
        </m:acc>
      </m:oMath>
      <w:r>
        <w:t xml:space="preserve">.</w:t>
      </w:r>
    </w:p>
    <w:p>
      <w:pPr>
        <w:pStyle w:val="BodyText"/>
      </w:pPr>
      <w:r>
        <w:t xml:space="preserve">To simplify</w:t>
      </w:r>
      <w:r>
        <w:t xml:space="preserve"> </w:t>
      </w:r>
      <m:oMath>
        <m:sSup>
          <m:e>
            <m: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acc>
          <m:accPr>
            <m:chr m:val="̃"/>
          </m:accPr>
          <m:e>
            <m:r>
              <m:t>c</m:t>
            </m:r>
          </m:e>
        </m:acc>
      </m:oMath>
      <w:r>
        <w:t xml:space="preserve">, we need two expansions of uncentered sums.</w:t>
      </w:r>
      <w:r>
        <w:t xml:space="preserve"> </w:t>
      </w:r>
      <w:r>
        <w:t xml:space="preserve">Adding</w:t>
      </w:r>
      <w:r>
        <w:t xml:space="preserve"> </w:t>
      </w:r>
      <m:oMath>
        <m:r>
          <m:t>n</m:t>
        </m:r>
        <m:sSup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p>
            <m:r>
              <m:t>2</m:t>
            </m:r>
          </m:sup>
        </m:sSup>
      </m:oMath>
      <w:r>
        <w:t xml:space="preserve"> </w:t>
      </w:r>
      <w:r>
        <w:t xml:space="preserve">to both sides of</w:t>
      </w:r>
      <w:r>
        <w:t xml:space="preserve"> </w:t>
      </w:r>
      <w:hyperlink w:anchor="exr-sxx-expand">
        <w:r>
          <w:rPr>
            <w:rStyle w:val="Hyperlink"/>
          </w:rPr>
          <w:t xml:space="preserve">Exercise 5</w:t>
        </w:r>
      </w:hyperlink>
      <w:r>
        <w:t xml:space="preserve"> </w:t>
      </w:r>
      <w:r>
        <w:t xml:space="preserve">gives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Sup>
              <m:e>
                <m:r>
                  <m:t>x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nary>
        <m:r>
          <m:rPr>
            <m:sty m:val="p"/>
          </m:rPr>
          <m:t>=</m:t>
        </m:r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+</m:t>
        </m:r>
        <m:r>
          <m:t>n</m:t>
        </m:r>
        <m:sSup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 cross-product sum expands the same way: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nary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nary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nary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+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+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+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factors)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like terms)</m:t>
              </m:r>
            </m:e>
          </m:eqArr>
        </m:oMath>
      </m:oMathPara>
    </w:p>
    <w:p>
      <w:pPr>
        <w:pStyle w:val="FirstParagraph"/>
      </w:pPr>
      <w:r>
        <w:t xml:space="preserve">Adding</w:t>
      </w:r>
      <w:r>
        <w:t xml:space="preserve"> </w:t>
      </w:r>
      <m:oMath>
        <m:r>
          <m:t>n</m:t>
        </m:r>
        <m:acc>
          <m:accPr>
            <m:chr m:val="‾"/>
          </m:accPr>
          <m:e>
            <m:r>
              <m:t>x</m:t>
            </m:r>
          </m:e>
        </m:acc>
        <m:acc>
          <m:accPr>
            <m:chr m:val="‾"/>
          </m:accPr>
          <m:e>
            <m:r>
              <m:t>y</m:t>
            </m:r>
          </m:e>
        </m:acc>
      </m:oMath>
      <w:r>
        <w:t xml:space="preserve"> </w:t>
      </w:r>
      <w:r>
        <w:t xml:space="preserve">to both sides gives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S</m:t>
            </m:r>
          </m:e>
          <m:sub>
            <m:r>
              <m:t>x</m:t>
            </m:r>
            <m:r>
              <m:t>y</m:t>
            </m:r>
          </m:sub>
        </m:sSub>
        <m:r>
          <m:rPr>
            <m:sty m:val="p"/>
          </m:rPr>
          <m:t>+</m:t>
        </m:r>
        <m:r>
          <m:t>n</m:t>
        </m:r>
        <m:acc>
          <m:accPr>
            <m:chr m:val="‾"/>
          </m:accPr>
          <m:e>
            <m:r>
              <m:t>x</m:t>
            </m:r>
          </m:e>
        </m:acc>
        <m:acc>
          <m:accPr>
            <m:chr m:val="‾"/>
          </m:accPr>
          <m:e>
            <m:r>
              <m:t>y</m:t>
            </m:r>
          </m:e>
        </m:acc>
      </m:oMath>
      <w:r>
        <w:t xml:space="preserve">.</w:t>
      </w:r>
      <w:r>
        <w:t xml:space="preserve"> </w:t>
      </w:r>
      <w:r>
        <w:t xml:space="preserve">Now compute the solution: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acc>
                <m:accPr>
                  <m:chr m:val="̃"/>
                </m:accPr>
                <m:e>
                  <m:r>
                    <m:t>c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rPr>
                      <m:sty m:val="p"/>
                    </m:rPr>
                    <m:t>det</m:t>
                  </m:r>
                  <m:r>
                    <m:t>A</m:t>
                  </m:r>
                </m:den>
              </m:f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Sup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  <m:sup>
                                <m:r>
                                  <m:t>2</m:t>
                                </m:r>
                              </m:sup>
                            </m:sSubSup>
                          </m:e>
                        </m:nary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</m:e>
                      <m:e>
                        <m:r>
                          <m:t>n</m:t>
                        </m:r>
                      </m:e>
                    </m:mr>
                  </m:m>
                </m:e>
              </m:d>
              <m:acc>
                <m:accPr>
                  <m:chr m:val="̃"/>
                </m:accPr>
                <m:e>
                  <m:r>
                    <m:t>c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(inverse of a </m:t>
              </m:r>
              <m:r>
                <m:t>2</m:t>
              </m:r>
              <m:r>
                <m:rPr>
                  <m:sty m:val="p"/>
                </m:rPr>
                <m:t>×</m:t>
              </m:r>
              <m:r>
                <m:t>2</m:t>
              </m:r>
              <m:r>
                <m:rPr>
                  <m:nor/>
                  <m:sty m:val="p"/>
                </m:rPr>
                <m:t> matrix)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Sup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  <m:sup>
                                <m:r>
                                  <m:t>2</m:t>
                                </m:r>
                              </m:sup>
                            </m:sSubSup>
                          </m:e>
                        </m:nary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</m:e>
                      <m:e>
                        <m:r>
                          <m:t>n</m:t>
                        </m:r>
                      </m:e>
                    </m:mr>
                  </m:m>
                </m:e>
              </m:d>
              <m:acc>
                <m:accPr>
                  <m:chr m:val="̃"/>
                </m:accPr>
                <m:e>
                  <m:r>
                    <m:t>c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det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n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Sup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  <m:sup>
                                <m:r>
                                  <m:t>2</m:t>
                                </m:r>
                              </m:sup>
                            </m:sSubSup>
                          </m:e>
                        </m:nary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</m:e>
                      <m:e>
                        <m:r>
                          <m:t>n</m:t>
                        </m:r>
                      </m:e>
                    </m:mr>
                  </m:m>
                </m:e>
              </m:d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</m:e>
                    </m:mr>
                    <m:mr>
                      <m:e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nary>
                        <m:sSub>
                          <m:e>
                            <m:r>
                              <m:t>y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acc>
                <m:accPr>
                  <m:chr m:val="̃"/>
                </m:accPr>
                <m:e>
                  <m:r>
                    <m:t>c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Sup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  <m:sup>
                                <m:r>
                                  <m:t>2</m:t>
                                </m:r>
                              </m:sup>
                            </m:sSubSup>
                          </m:e>
                        </m:nary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r>
                          <m:rPr>
                            <m:sty m:val="p"/>
                          </m:rPr>
                          <m:t>+</m:t>
                        </m:r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r>
                              <m:rPr>
                                <m:sty m:val="p"/>
                              </m:rPr>
                              <m:t>−</m:t>
                            </m:r>
                            <m:r>
                              <m:t>n</m:t>
                            </m:r>
                            <m:acc>
                              <m:accPr>
                                <m:chr m:val="‾"/>
                              </m:accPr>
                              <m:e>
                                <m:r>
                                  <m:t>x</m:t>
                                </m:r>
                              </m:e>
                            </m:acc>
                          </m:e>
                        </m:d>
                        <m:r>
                          <m:t>​</m:t>
                        </m:r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nary>
                        <m:sSub>
                          <m:e>
                            <m:r>
                              <m:t>y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mr>
                    <m:mr>
                      <m:e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r>
                              <m:rPr>
                                <m:sty m:val="p"/>
                              </m:rPr>
                              <m:t>−</m:t>
                            </m:r>
                            <m:r>
                              <m:t>n</m:t>
                            </m:r>
                            <m:acc>
                              <m:accPr>
                                <m:chr m:val="‾"/>
                              </m:accPr>
                              <m:e>
                                <m:r>
                                  <m:t>x</m:t>
                                </m:r>
                              </m:e>
                            </m:acc>
                          </m:e>
                        </m:d>
                        <m:r>
                          <m:t>​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r>
                          <m:rPr>
                            <m:sty m:val="p"/>
                          </m:rPr>
                          <m:t>+</m:t>
                        </m:r>
                        <m:r>
                          <m:t>n</m:t>
                        </m:r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nary>
                        <m:sSub>
                          <m:e>
                            <m:r>
                              <m:t>y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(matrix times a vector)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Sup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  <m:sup>
                                <m:r>
                                  <m:t>2</m:t>
                                </m:r>
                              </m:sup>
                            </m:sSubSup>
                          </m:e>
                        </m:nary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nary>
                        <m:sSub>
                          <m:e>
                            <m:r>
                              <m:t>y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sSup>
                          <m:e>
                            <m:r>
                              <m:t>n</m:t>
                            </m:r>
                          </m:e>
                          <m:sup>
                            <m:r>
                              <m:t>2</m:t>
                            </m:r>
                          </m:sup>
                        </m:sSup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r>
                          <m:rPr>
                            <m:sty m:val="p"/>
                          </m:rPr>
                          <m:t>+</m:t>
                        </m:r>
                        <m:r>
                          <m:t>n</m:t>
                        </m:r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nary>
                        <m:sSub>
                          <m:e>
                            <m:r>
                              <m:t>y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out the products)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r>
                <m:t> </m:t>
              </m:r>
              <m:r>
                <m:t>n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Sup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  <m:sup>
                                <m:r>
                                  <m:t>2</m:t>
                                </m:r>
                              </m:sup>
                            </m:sSubSup>
                          </m:e>
                        </m:nary>
                        <m:r>
                          <m:rPr>
                            <m:sty m:val="p"/>
                          </m:rPr>
                          <m:t>−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nary>
                        <m:sSub>
                          <m:e>
                            <m:r>
                              <m:t>y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r>
                          <m:rPr>
                            <m:sty m:val="p"/>
                          </m:rPr>
                          <m:t>+</m:t>
                        </m:r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nary>
                        <m:sSub>
                          <m:e>
                            <m:r>
                              <m:t>y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</m:t>
              </m:r>
              <m:r>
                <m:t>n</m:t>
              </m:r>
              <m:r>
                <m:rPr>
                  <m:nor/>
                  <m:sty m:val="p"/>
                </m:rPr>
                <m:t> out of the vector)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Sup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  <m:sup>
                                <m:r>
                                  <m:t>2</m:t>
                                </m:r>
                              </m:sup>
                            </m:sSubSup>
                          </m:e>
                        </m:nary>
                        <m:r>
                          <m:rPr>
                            <m:sty m:val="p"/>
                          </m:rPr>
                          <m:t>−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nary>
                        <m:sSub>
                          <m:e>
                            <m:r>
                              <m:t>y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r>
                          <m:rPr>
                            <m:sty m:val="p"/>
                          </m:rPr>
                          <m:t>+</m:t>
                        </m:r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nary>
                        <m:sSub>
                          <m:e>
                            <m:r>
                              <m:t>y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Sup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  <m:sup>
                                <m:r>
                                  <m:t>2</m:t>
                                </m:r>
                              </m:sup>
                            </m:sSubSup>
                          </m:e>
                        </m:nary>
                        <m:r>
                          <m:rPr>
                            <m:sty m:val="p"/>
                          </m:rPr>
                          <m:t>−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nary>
                        <m:sSub>
                          <m:e>
                            <m:r>
                              <m:t>y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mr>
                    <m:mr>
                      <m:e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nary>
                        <m:sSub>
                          <m:e>
                            <m:r>
                              <m:t>y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terms of the second entry)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sSub>
                              <m:e>
                                <m:r>
                                  <m:t>S</m:t>
                                </m:r>
                              </m:e>
                              <m:sub>
                                <m:r>
                                  <m:t>x</m:t>
                                </m:r>
                                <m:r>
                                  <m:t>x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+</m:t>
                            </m:r>
                            <m:r>
                              <m:t>n</m:t>
                            </m:r>
                            <m:sSup>
                              <m:e>
                                <m:acc>
                                  <m:accPr>
                                    <m:chr m:val="‾"/>
                                  </m:accPr>
                                  <m:e>
                                    <m:r>
                                      <m:t>x</m:t>
                                    </m:r>
                                  </m:e>
                                </m:acc>
                              </m:e>
                              <m:sup>
                                <m:r>
                                  <m:t>2</m:t>
                                </m:r>
                              </m:sup>
                            </m:sSup>
                          </m:e>
                        </m:d>
                        <m:r>
                          <m:t>​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nary>
                        <m:sSub>
                          <m:e>
                            <m:r>
                              <m:t>y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mr>
                    <m:mr>
                      <m:e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nary>
                        <m:sSub>
                          <m:e>
                            <m:r>
                              <m:t>y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sty m:val="p"/>
                </m:rPr>
                <m:t>+</m:t>
              </m:r>
              <m:r>
                <m:t>n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sSub>
                              <m:e>
                                <m:r>
                                  <m:t>S</m:t>
                                </m:r>
                              </m:e>
                              <m:sub>
                                <m:r>
                                  <m:t>x</m:t>
                                </m:r>
                                <m:r>
                                  <m:t>x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+</m:t>
                            </m:r>
                            <m:r>
                              <m:t>n</m:t>
                            </m:r>
                            <m:sSup>
                              <m:e>
                                <m:acc>
                                  <m:accPr>
                                    <m:chr m:val="‾"/>
                                  </m:accPr>
                                  <m:e>
                                    <m:r>
                                      <m:t>x</m:t>
                                    </m:r>
                                  </m:e>
                                </m:acc>
                              </m:e>
                              <m:sup>
                                <m:r>
                                  <m:t>2</m:t>
                                </m:r>
                              </m:sup>
                            </m:sSup>
                          </m:e>
                        </m:d>
                        <m:r>
                          <m:t>​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sSub>
                              <m:e>
                                <m:r>
                                  <m:t>S</m:t>
                                </m:r>
                              </m:e>
                              <m:sub>
                                <m:r>
                                  <m:t>x</m:t>
                                </m:r>
                                <m:r>
                                  <m:t>y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+</m:t>
                            </m:r>
                            <m:r>
                              <m:t>n</m:t>
                            </m:r>
                            <m:acc>
                              <m:accPr>
                                <m:chr m:val="‾"/>
                              </m:accPr>
                              <m:e>
                                <m:r>
                                  <m:t>x</m:t>
                                </m:r>
                              </m:e>
                            </m:acc>
                            <m:acc>
                              <m:accPr>
                                <m:chr m:val="‾"/>
                              </m:accPr>
                              <m:e>
                                <m:r>
                                  <m:t>y</m:t>
                                </m:r>
                              </m:e>
                            </m:acc>
                          </m:e>
                        </m:d>
                        <m:r>
                          <m:t>​</m:t>
                        </m:r>
                      </m:e>
                    </m:mr>
                    <m:mr>
                      <m:e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sSub>
                              <m:e>
                                <m:r>
                                  <m:t>S</m:t>
                                </m:r>
                              </m:e>
                              <m:sub>
                                <m:r>
                                  <m:t>x</m:t>
                                </m:r>
                                <m:r>
                                  <m:t>y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+</m:t>
                            </m:r>
                            <m:r>
                              <m:t>n</m:t>
                            </m:r>
                            <m:acc>
                              <m:accPr>
                                <m:chr m:val="‾"/>
                              </m:accPr>
                              <m:e>
                                <m:r>
                                  <m:t>x</m:t>
                                </m:r>
                              </m:e>
                            </m:acc>
                            <m:acc>
                              <m:accPr>
                                <m:chr m:val="‾"/>
                              </m:accPr>
                              <m:e>
                                <m:r>
                                  <m:t>y</m:t>
                                </m:r>
                              </m:e>
                            </m:acc>
                          </m:e>
                        </m:d>
                        <m:r>
                          <m:t>​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+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x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r>
                          <m:t>n</m:t>
                        </m:r>
                        <m:sSup>
                          <m:e>
                            <m:acc>
                              <m:accPr>
                                <m:chr m:val="‾"/>
                              </m:accPr>
                              <m:e>
                                <m:r>
                                  <m:t>x</m:t>
                                </m:r>
                              </m:e>
                            </m:acc>
                          </m:e>
                          <m:sup>
                            <m:r>
                              <m:t>2</m:t>
                            </m:r>
                          </m:sup>
                        </m:sSup>
                        <m:r>
                          <m:rPr>
                            <m:sty m:val="p"/>
                          </m:rPr>
                          <m:t>−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y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−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</m:e>
                    </m:mr>
                    <m:mr>
                      <m:e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y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x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t>n</m:t>
                        </m:r>
                        <m:sSup>
                          <m:e>
                            <m:acc>
                              <m:accPr>
                                <m:chr m:val="‾"/>
                              </m:accPr>
                              <m:e>
                                <m:r>
                                  <m:t>x</m:t>
                                </m:r>
                              </m:e>
                            </m:acc>
                          </m:e>
                          <m:sup>
                            <m:r>
                              <m:t>2</m:t>
                            </m:r>
                          </m:sup>
                        </m:sSup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r>
                          <m:rPr>
                            <m:sty m:val="p"/>
                          </m:rPr>
                          <m:t>−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y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</m:e>
                    </m:mr>
                    <m:mr>
                      <m:e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y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factors)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x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t>n</m:t>
                        </m:r>
                        <m:sSup>
                          <m:e>
                            <m:acc>
                              <m:accPr>
                                <m:chr m:val="‾"/>
                              </m:accPr>
                              <m:e>
                                <m:r>
                                  <m:t>x</m:t>
                                </m:r>
                              </m:e>
                            </m:acc>
                          </m:e>
                          <m:sup>
                            <m:r>
                              <m:t>2</m:t>
                            </m:r>
                          </m:sup>
                        </m:sSup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r>
                          <m:rPr>
                            <m:sty m:val="p"/>
                          </m:rPr>
                          <m:t>−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y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n</m:t>
                        </m:r>
                        <m:sSup>
                          <m:e>
                            <m:acc>
                              <m:accPr>
                                <m:chr m:val="‾"/>
                              </m:accPr>
                              <m:e>
                                <m:r>
                                  <m:t>x</m:t>
                                </m:r>
                              </m:e>
                            </m:acc>
                          </m:e>
                          <m:sup>
                            <m:r>
                              <m:t>2</m:t>
                            </m:r>
                          </m:sup>
                        </m:sSup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</m:e>
                    </m:mr>
                    <m:mr>
                      <m:e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y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x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−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y</m:t>
                            </m:r>
                          </m:sub>
                        </m:sSub>
                      </m:e>
                    </m:mr>
                    <m:mr>
                      <m:e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y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(first entry: cancel </m:t>
              </m:r>
              <m:r>
                <m:rPr>
                  <m:sty m:val="p"/>
                </m:rPr>
                <m:t>±</m:t>
              </m:r>
              <m:r>
                <m:t>n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x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−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y</m:t>
                            </m:r>
                          </m:sub>
                        </m:sSub>
                      </m:e>
                    </m:mr>
                    <m:mr>
                      <m:e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y</m:t>
                            </m:r>
                          </m:sub>
                        </m:sSub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(second entry: cancel </m:t>
              </m:r>
              <m:r>
                <m:rPr>
                  <m:sty m:val="p"/>
                </m:rPr>
                <m:t>±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x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/</m:t>
                        </m:r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x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−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r>
                          <m:t> </m:t>
                        </m:r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y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/</m:t>
                        </m:r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x</m:t>
                            </m:r>
                          </m:sub>
                        </m:sSub>
                      </m:e>
                    </m:mr>
                    <m:mr>
                      <m:e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y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/</m:t>
                        </m:r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x</m:t>
                            </m:r>
                          </m:sub>
                        </m:sSub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each entry by </m:t>
              </m:r>
              <m:r>
                <m:t>1</m:t>
              </m:r>
              <m:r>
                <m:rPr>
                  <m:sty m:val="p"/>
                </m:rPr>
                <m:t>/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r>
                          <m:rPr>
                            <m:sty m:val="p"/>
                          </m:rPr>
                          <m:t>−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r>
                          <m:t> </m:t>
                        </m:r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y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/</m:t>
                        </m:r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x</m:t>
                            </m:r>
                          </m:sub>
                        </m:sSub>
                      </m:e>
                    </m:mr>
                    <m:mr>
                      <m:e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y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/</m:t>
                        </m:r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x</m:t>
                            </m:r>
                          </m:sub>
                        </m:sSub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Its entries are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−</m:t>
        </m:r>
        <m:sSub>
          <m:e>
            <m:r>
              <m:t>β</m:t>
            </m:r>
          </m:e>
          <m:sub>
            <m:r>
              <m:t>x</m:t>
            </m:r>
          </m:sub>
        </m:sSub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sSub>
          <m:e>
            <m:r>
              <m:t>S</m:t>
            </m:r>
          </m:e>
          <m:sub>
            <m:r>
              <m:t>x</m:t>
            </m:r>
            <m:r>
              <m:t>y</m:t>
            </m:r>
          </m:sub>
        </m:sSub>
        <m:r>
          <m:rPr>
            <m:sty m:val="p"/>
          </m:rPr>
          <m:t>/</m:t>
        </m:r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</m:oMath>
      <w:r>
        <w:t xml:space="preserve">,</w:t>
      </w:r>
      <w:r>
        <w:t xml:space="preserve"> </w:t>
      </w:r>
      <w:r>
        <w:t xml:space="preserve">the same solution as</w:t>
      </w:r>
      <w:r>
        <w:t xml:space="preserve"> </w:t>
      </w:r>
      <w:hyperlink w:anchor="exr-solve-normal-equations">
        <w:r>
          <w:rPr>
            <w:rStyle w:val="Hyperlink"/>
          </w:rPr>
          <w:t xml:space="preserve">Exercise 8</w:t>
        </w:r>
      </w:hyperlink>
      <w:r>
        <w:t xml:space="preserve">.</w:t>
      </w:r>
    </w:p>
    <w:bookmarkEnd w:id="96"/>
    <w:bookmarkStart w:id="98" w:name="exr-rss-hessian-vector"/>
    <w:p>
      <w:pPr>
        <w:pStyle w:val="BodyText"/>
      </w:pPr>
      <w:r>
        <w:rPr>
          <w:b/>
          <w:bCs/>
        </w:rPr>
        <w:t xml:space="preserve">Exercise 14 (Hessian of RSS in vector notation)</w:t>
      </w:r>
      <w:r>
        <w:t xml:space="preserve"> </w:t>
      </w:r>
      <w:r>
        <w:t xml:space="preserve">Find the</w:t>
      </w:r>
      <w:r>
        <w:t xml:space="preserve"> </w:t>
      </w:r>
      <w:hyperlink r:id="rId97">
        <w:r>
          <w:rPr>
            <w:rStyle w:val="Hyperlink"/>
          </w:rPr>
          <w:t xml:space="preserve">Hessian</w:t>
        </w:r>
      </w:hyperlink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β</m:t>
                </m:r>
              </m:e>
            </m:acc>
          </m:den>
        </m:f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p>
              <m:e>
                <m:acc>
                  <m:accPr>
                    <m:chr m:val="̃"/>
                  </m:accPr>
                  <m:e>
                    <m:r>
                      <m:t>β</m:t>
                    </m:r>
                  </m:e>
                </m:acc>
              </m:e>
              <m:sup>
                <m:r>
                  <m:rPr>
                    <m:sty m:val="p"/>
                  </m:rPr>
                  <m:t>⊤</m:t>
                </m:r>
              </m:sup>
            </m:sSup>
          </m:den>
        </m:f>
        <m:r>
          <m:rPr>
            <m:nor/>
            <m:sty m:val="p"/>
          </m:rPr>
          <m:t>RSS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show that it is positive definite when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).</w:t>
      </w:r>
    </w:p>
    <w:bookmarkEnd w:id="98"/>
    <w:bookmarkStart w:id="99" w:name="sol-rss-hessian-vector"/>
    <w:p>
      <w:pPr>
        <w:pStyle w:val="BodyText"/>
      </w:pPr>
      <w:r>
        <w:rPr>
          <w:i/>
          <w:iCs/>
        </w:rPr>
        <w:t xml:space="preserve">Solution 14</w:t>
      </w:r>
      <w:r>
        <w:t xml:space="preserve">. </w:t>
      </w:r>
      <w:r>
        <w:t xml:space="preserve">Differentiate the gradient</w:t>
      </w:r>
      <w:r>
        <w:t xml:space="preserve"> </w:t>
      </w:r>
      <m:oMath>
        <m:r>
          <m:rPr>
            <m:sty m:val="p"/>
          </m:rPr>
          <m:t>−</m:t>
        </m:r>
        <m:r>
          <m:t>2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̃"/>
              </m:accPr>
              <m:e>
                <m:r>
                  <m:t>c</m:t>
                </m:r>
              </m:e>
            </m:acc>
            <m:r>
              <m:rPr>
                <m:sty m:val="p"/>
              </m:rPr>
              <m:t>−</m:t>
            </m:r>
            <m:r>
              <m:t>A</m:t>
            </m:r>
            <m:acc>
              <m:accPr>
                <m:chr m:val="̃"/>
              </m:accPr>
              <m:e>
                <m:r>
                  <m:t>β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from</w:t>
      </w:r>
      <w:r>
        <w:t xml:space="preserve"> </w:t>
      </w:r>
      <w:hyperlink w:anchor="exr-normal-equations-vector">
        <w:r>
          <w:rPr>
            <w:rStyle w:val="Hyperlink"/>
          </w:rPr>
          <w:t xml:space="preserve">Exercise 12</w:t>
        </w:r>
      </w:hyperlink>
      <w:r>
        <w:t xml:space="preserve"> </w:t>
      </w:r>
      <w:r>
        <w:t xml:space="preserve">with respect to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β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  <w:r>
        <w:t xml:space="preserve"> </w:t>
      </w:r>
      <m:oMath>
        <m:acc>
          <m:accPr>
            <m:chr m:val="̃"/>
          </m:accPr>
          <m:e>
            <m:r>
              <m:t>c</m:t>
            </m:r>
          </m:e>
        </m:acc>
      </m:oMath>
      <w:r>
        <w:t xml:space="preserve"> </w:t>
      </w:r>
      <w:r>
        <w:t xml:space="preserve">does not depend on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.</w:t>
      </w:r>
      <w:r>
        <w:t xml:space="preserve"> </w:t>
      </w:r>
      <w:r>
        <w:t xml:space="preserve">Each entry of</w:t>
      </w:r>
      <w:r>
        <w:t xml:space="preserve"> </w:t>
      </w:r>
      <m:oMath>
        <m:r>
          <m:t>A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 </w:t>
      </w:r>
      <w:r>
        <w:t xml:space="preserve">is the dot product of a row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,</w:t>
      </w:r>
      <w:r>
        <w:t xml:space="preserve"> </w:t>
      </w:r>
      <w:r>
        <w:t xml:space="preserve">so by the gradient of a linear function</w:t>
      </w:r>
      <w:r>
        <w:t xml:space="preserve"> </w:t>
      </w:r>
      <w:r>
        <w:t xml:space="preserve">(</w:t>
      </w:r>
      <w:hyperlink w:anchor="exr-rss-gradient-vector">
        <w:r>
          <w:rPr>
            <w:rStyle w:val="Hyperlink"/>
          </w:rPr>
          <w:t xml:space="preserve">Exercise 11</w:t>
        </w:r>
      </w:hyperlink>
      <w:r>
        <w:t xml:space="preserve">),</w:t>
      </w:r>
      <w:r>
        <w:t xml:space="preserve"> </w:t>
      </w:r>
      <w:r>
        <w:t xml:space="preserve">the derivative of</w:t>
      </w:r>
      <w:r>
        <w:t xml:space="preserve"> </w:t>
      </w:r>
      <m:oMath>
        <m:r>
          <m:t>A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 </w:t>
      </w:r>
      <w:r>
        <w:t xml:space="preserve">with respect to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β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</w:t>
      </w:r>
      <w:r>
        <w:t xml:space="preserve"> </w:t>
      </w:r>
      <m:oMath>
        <m:r>
          <m:t>A</m:t>
        </m:r>
      </m:oMath>
      <w:r>
        <w:t xml:space="preserve">.</w:t>
      </w:r>
      <w:r>
        <w:t xml:space="preserve"> </w:t>
      </w:r>
      <w:r>
        <w:t xml:space="preserve">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den>
              </m:f>
              <m:r>
                <m:rPr>
                  <m:nor/>
                  <m:sty m:val="p"/>
                </m:rPr>
                <m:t>RSS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̃"/>
                        </m:accPr>
                        <m:e>
                          <m:r>
                            <m:t>c</m:t>
                          </m:r>
                        </m:e>
                      </m:acc>
                      <m:r>
                        <m:rPr>
                          <m:sty m:val="p"/>
                        </m:rPr>
                        <m:t>−</m:t>
                      </m:r>
                      <m:r>
                        <m:t>A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(differentiate the gradient)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c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A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β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den>
                  </m:f>
                  <m:acc>
                    <m:accPr>
                      <m:chr m:val="̃"/>
                    </m:accPr>
                    <m:e>
                      <m:r>
                        <m:t>c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β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den>
                  </m:f>
                  <m:r>
                    <m:t>A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difference)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b"/>
                    </m:rPr>
                    <m:t>0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β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den>
                  </m:f>
                  <m:r>
                    <m:t>A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c</m:t>
                  </m:r>
                </m:e>
              </m:acc>
              <m:r>
                <m:rPr>
                  <m:nor/>
                  <m:sty m:val="p"/>
                </m:rPr>
                <m:t> does not depend on 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b"/>
                    </m:rPr>
                    <m:t>0</m:t>
                  </m:r>
                  <m:r>
                    <m:rPr>
                      <m:sty m:val="p"/>
                    </m:rPr>
                    <m:t>−</m:t>
                  </m:r>
                  <m:r>
                    <m:t>A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linear function)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A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from zero)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A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</m:e>
              </m:nary>
              <m:sSup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To show it is positive definite,</w:t>
      </w:r>
      <w:r>
        <w:t xml:space="preserve"> </w:t>
      </w:r>
      <w:r>
        <w:t xml:space="preserve">take any vector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v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v</m:t>
                </m:r>
              </m:e>
              <m:sub>
                <m:r>
                  <m:t>x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2</m:t>
                  </m:r>
                  <m:r>
                    <m:t>A</m:t>
                  </m:r>
                </m:e>
              </m:d>
              <m:r>
                <m:t>​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A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sSup>
                    <m:e>
                      <m:sSub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r>
                <m:t>​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v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  <m:sSup>
                    <m:e>
                      <m:sSub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r>
                <m:t>​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(matrix multiplication distributes over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v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sSub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(matrix multiplication is associative)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  <m:r>
                    <m:rPr>
                      <m:sty m:val="p"/>
                    </m:rPr>
                    <m:t>⋅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(transpose products as dot products)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  <m:r>
                    <m:rPr>
                      <m:sty m:val="p"/>
                    </m:rPr>
                    <m:t>⋅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(dot product is symmetric)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v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v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out the dot product)</m:t>
              </m:r>
            </m:e>
            <m:e>
              <m:r>
                <m:t>&amp;</m:t>
              </m:r>
              <m:r>
                <m:rPr>
                  <m:sty m:val="p"/>
                </m:rPr>
                <m:t>≥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squares)</m:t>
              </m:r>
            </m:e>
          </m:eqArr>
        </m:oMath>
      </m:oMathPara>
    </w:p>
    <w:p>
      <w:pPr>
        <w:pStyle w:val="FirstParagraph"/>
      </w:pPr>
      <w:r>
        <w:t xml:space="preserve">Equality would need</w:t>
      </w:r>
      <w:r>
        <w:t xml:space="preserve"> </w:t>
      </w:r>
      <m:oMath>
        <m:sSub>
          <m:e>
            <m:r>
              <m:t>v</m:t>
            </m:r>
          </m:e>
          <m:sub>
            <m:r>
              <m:t>0</m:t>
            </m:r>
          </m:sub>
        </m:sSub>
        <m:r>
          <m:rPr>
            <m:sty m:val="p"/>
          </m:rPr>
          <m:t>+</m:t>
        </m:r>
        <m:sSub>
          <m:e>
            <m:r>
              <m:t>v</m:t>
            </m:r>
          </m:e>
          <m:sub>
            <m:r>
              <m:t>x</m:t>
            </m:r>
          </m:sub>
        </m:sSub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i</m:t>
        </m:r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v</m:t>
            </m:r>
          </m:e>
          <m:sub>
            <m:r>
              <m:t>x</m:t>
            </m:r>
          </m:sub>
        </m:sSub>
        <m:r>
          <m:rPr>
            <m:sty m:val="p"/>
          </m:rPr>
          <m:t>≠</m:t>
        </m:r>
        <m:r>
          <m:t>0</m:t>
        </m:r>
      </m:oMath>
      <w:r>
        <w:t xml:space="preserve">, that would force every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sSub>
          <m:e>
            <m:r>
              <m:t>v</m:t>
            </m:r>
          </m:e>
          <m:sub>
            <m:r>
              <m:t>0</m:t>
            </m:r>
          </m:sub>
        </m:sSub>
        <m:r>
          <m:rPr>
            <m:sty m:val="p"/>
          </m:rPr>
          <m:t>/</m:t>
        </m:r>
        <m:sSub>
          <m:e>
            <m:r>
              <m:t>v</m:t>
            </m:r>
          </m:e>
          <m:sub>
            <m:r>
              <m:t>x</m:t>
            </m:r>
          </m:sub>
        </m:sSub>
      </m:oMath>
      <w:r>
        <w:t xml:space="preserve">,</w:t>
      </w:r>
      <w:r>
        <w:t xml:space="preserve"> </w:t>
      </w:r>
      <w:r>
        <w:t xml:space="preserve">contradicting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;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v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it would force</w:t>
      </w:r>
      <w:r>
        <w:t xml:space="preserve"> </w:t>
      </w:r>
      <m:oMath>
        <m:sSub>
          <m:e>
            <m:r>
              <m:t>v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contradicting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  <w:r>
        <w:t xml:space="preserve"> </w:t>
      </w:r>
      <w:r>
        <w:t xml:space="preserve">So the inequality is strict,</w:t>
      </w:r>
      <w:r>
        <w:t xml:space="preserve"> </w:t>
      </w:r>
      <w:r>
        <w:t xml:space="preserve">and the Hessian is positive definite at every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.</w:t>
      </w:r>
    </w:p>
    <w:bookmarkEnd w:id="99"/>
    <w:bookmarkStart w:id="100" w:name="thm-ols-slr-vector"/>
    <w:p>
      <w:pPr>
        <w:pStyle w:val="BodyText"/>
      </w:pPr>
      <w:r>
        <w:rPr>
          <w:b/>
          <w:bCs/>
        </w:rPr>
        <w:t xml:space="preserve">Theorem 6 (OLS estimates in vector notation)</w:t>
      </w:r>
      <w:r>
        <w:t xml:space="preserve"> </w:t>
      </w:r>
      <w:r>
        <w:t xml:space="preserve">Suppose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).</w:t>
      </w:r>
      <w:r>
        <w:t xml:space="preserve"> </w:t>
      </w:r>
      <w:r>
        <w:t xml:space="preserve">Then the matrix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  <m:sub>
                <m:r>
                  <m:t>i</m:t>
                </m:r>
              </m:sub>
            </m:sSub>
          </m:e>
        </m:nary>
        <m:sSup>
          <m:e>
            <m:sSub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  <m:sub>
                <m:r>
                  <m:t>i</m:t>
                </m:r>
              </m:sub>
            </m:sSub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invertible,</w:t>
      </w:r>
      <w:r>
        <w:t xml:space="preserve"> </w:t>
      </w:r>
      <w:r>
        <w:t xml:space="preserve">and the vector of OLS estimates (</w:t>
      </w:r>
      <w:hyperlink w:anchor="def-ols">
        <w:r>
          <w:rPr>
            <w:rStyle w:val="Hyperlink"/>
          </w:rPr>
          <w:t xml:space="preserve">Definition 12</w:t>
        </w:r>
      </w:hyperlink>
      <w:r>
        <w:t xml:space="preserve">) is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acc>
                <m:accPr>
                  <m:chr m:val="̃"/>
                </m:accPr>
                <m:e>
                  <m:r>
                    <m:t>β</m:t>
                  </m:r>
                </m:e>
              </m:acc>
            </m:e>
          </m:acc>
          <m:r>
            <m:rPr>
              <m:sty m:val="p"/>
            </m:rPr>
            <m:t>=</m:t>
          </m:r>
          <m:sSup>
            <m:e>
              <m:r>
                <m:t>A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acc>
            <m:accPr>
              <m:chr m:val="̃"/>
            </m:accPr>
            <m:e>
              <m:r>
                <m:t>c</m:t>
              </m:r>
            </m:e>
          </m:acc>
          <m:r>
            <m:rPr>
              <m:sty m:val="p"/>
            </m:rPr>
            <m:t>,</m:t>
          </m:r>
          <m:r>
            <m:t>  </m:t>
          </m:r>
          <m:acc>
            <m:accPr>
              <m:chr m:val="̃"/>
            </m:accPr>
            <m:e>
              <m:r>
                <m:t>c</m:t>
              </m:r>
            </m:e>
          </m:acc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</m:e>
          </m:nary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Its entries are the estimates of</w:t>
      </w:r>
      <w:r>
        <w:t xml:space="preserve"> </w:t>
      </w:r>
      <w:hyperlink w:anchor="thm-ols-slr">
        <w:r>
          <w:rPr>
            <w:rStyle w:val="Hyperlink"/>
          </w:rPr>
          <w:t xml:space="preserve">Theorem 5</w:t>
        </w:r>
      </w:hyperlink>
      <w:r>
        <w:t xml:space="preserve">.</w:t>
      </w:r>
    </w:p>
    <w:bookmarkEnd w:id="100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m:oMath>
        <m:r>
          <m:rPr>
            <m:nor/>
            <m:sty m:val="p"/>
          </m:rPr>
          <m:t>RSS</m:t>
        </m:r>
      </m:oMath>
      <w:r>
        <w:t xml:space="preserve"> </w:t>
      </w:r>
      <w:r>
        <w:t xml:space="preserve">is differentiable,</w:t>
      </w:r>
      <w:r>
        <w:t xml:space="preserve"> </w:t>
      </w:r>
      <w:r>
        <w:t xml:space="preserve">so any point that minimizes it solves the</w:t>
      </w:r>
      <w:r>
        <w:t xml:space="preserve"> </w:t>
      </w:r>
      <w:hyperlink w:anchor="def-normal-equations">
        <w:r>
          <w:rPr>
            <w:rStyle w:val="Hyperlink"/>
          </w:rPr>
          <w:t xml:space="preserve">normal equations</w:t>
        </w:r>
      </w:hyperlink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exr-normal-equations-vector">
        <w:r>
          <w:rPr>
            <w:rStyle w:val="Hyperlink"/>
          </w:rPr>
          <w:t xml:space="preserve">Exercise 12</w:t>
        </w:r>
      </w:hyperlink>
      <w:r>
        <w:t xml:space="preserve">,</w:t>
      </w:r>
      <w:r>
        <w:t xml:space="preserve"> </w:t>
      </w:r>
      <w:r>
        <w:t xml:space="preserve">the normal equations are</w:t>
      </w:r>
      <w:r>
        <w:t xml:space="preserve"> </w:t>
      </w:r>
      <m:oMath>
        <m:r>
          <m:t>A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c</m:t>
            </m:r>
          </m:e>
        </m:acc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exr-solve-normal-equations-vector">
        <w:r>
          <w:rPr>
            <w:rStyle w:val="Hyperlink"/>
          </w:rPr>
          <w:t xml:space="preserve">Exercise 13</w:t>
        </w:r>
      </w:hyperlink>
      <w:r>
        <w:t xml:space="preserve">,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invertible,</w:t>
      </w:r>
      <w:r>
        <w:t xml:space="preserve"> </w:t>
      </w:r>
      <w:r>
        <w:t xml:space="preserve">so their only solution is</w:t>
      </w:r>
      <w:r>
        <w:t xml:space="preserve"> </w:t>
      </w:r>
      <m:oMath>
        <m:sSup>
          <m:e>
            <m: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acc>
          <m:accPr>
            <m:chr m:val="̃"/>
          </m:accPr>
          <m:e>
            <m:r>
              <m:t>c</m:t>
            </m:r>
          </m:e>
        </m:acc>
      </m:oMath>
      <w:r>
        <w:t xml:space="preserve">,</w:t>
      </w:r>
      <w:r>
        <w:t xml:space="preserve"> </w:t>
      </w:r>
      <w:r>
        <w:t xml:space="preserve">whose entries are those of</w:t>
      </w:r>
      <w:r>
        <w:t xml:space="preserve"> </w:t>
      </w:r>
      <w:hyperlink w:anchor="thm-ols-slr">
        <w:r>
          <w:rPr>
            <w:rStyle w:val="Hyperlink"/>
          </w:rPr>
          <w:t xml:space="preserve">Theorem 5</w:t>
        </w:r>
      </w:hyperlink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exr-rss-hessian-vector">
        <w:r>
          <w:rPr>
            <w:rStyle w:val="Hyperlink"/>
          </w:rPr>
          <w:t xml:space="preserve">Exercise 14</w:t>
        </w:r>
      </w:hyperlink>
      <w:r>
        <w:t xml:space="preserve">,</w:t>
      </w:r>
      <w:r>
        <w:t xml:space="preserve"> </w:t>
      </w:r>
      <w:r>
        <w:t xml:space="preserve">the Hessian of</w:t>
      </w:r>
      <w:r>
        <w:t xml:space="preserve"> </w:t>
      </w:r>
      <m:oMath>
        <m:r>
          <m:rPr>
            <m:nor/>
            <m:sty m:val="p"/>
          </m:rPr>
          <m:t>RSS</m:t>
        </m:r>
      </m:oMath>
      <w:r>
        <w:t xml:space="preserve"> </w:t>
      </w:r>
      <w:r>
        <w:t xml:space="preserve">is positive definite at every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nor/>
            <m:sty m:val="p"/>
          </m:rPr>
          <m:t>RSS</m:t>
        </m:r>
      </m:oMath>
      <w:r>
        <w:t xml:space="preserve"> </w:t>
      </w:r>
      <w:r>
        <w:t xml:space="preserve">is strictly convex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acc>
          <m:accPr>
            <m:chr m:val="̃"/>
          </m:accPr>
          <m:e>
            <m:r>
              <m:t>c</m:t>
            </m:r>
          </m:e>
        </m:acc>
      </m:oMath>
      <w:r>
        <w:t xml:space="preserve"> </w:t>
      </w:r>
      <w:r>
        <w:t xml:space="preserve">is its unique global minimum.</w:t>
      </w:r>
    </w:p>
    <w:bookmarkStart w:id="102" w:name="exr-ols-slope-r"/>
    <w:p>
      <w:pPr>
        <w:pStyle w:val="BodyText"/>
      </w:pPr>
      <w:r>
        <w:rPr>
          <w:b/>
          <w:bCs/>
        </w:rPr>
        <w:t xml:space="preserve">Exercise 15 (OLS slope and the correlation)</w:t>
      </w:r>
      <w:r>
        <w:t xml:space="preserve"> </w:t>
      </w:r>
      <w:r>
        <w:t xml:space="preserve">Assuming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y</m:t>
            </m:r>
            <m:r>
              <m:t>y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),</w:t>
      </w:r>
      <w:r>
        <w:t xml:space="preserve"> </w:t>
      </w:r>
      <w:r>
        <w:t xml:space="preserve">write the OLS slope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β</m:t>
                </m:r>
              </m:e>
            </m:acc>
          </m:e>
          <m:sub>
            <m:r>
              <m:t>x</m:t>
            </m:r>
          </m:sub>
        </m:sSub>
      </m:oMath>
      <w:r>
        <w:t xml:space="preserve"> </w:t>
      </w:r>
      <w:r>
        <w:t xml:space="preserve">from</w:t>
      </w:r>
      <w:r>
        <w:t xml:space="preserve"> </w:t>
      </w:r>
      <w:hyperlink w:anchor="thm-ols-slr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in terms of the</w:t>
      </w:r>
      <w:r>
        <w:t xml:space="preserve"> </w:t>
      </w:r>
      <w:hyperlink r:id="rId14">
        <w:r>
          <w:rPr>
            <w:rStyle w:val="Hyperlink"/>
          </w:rPr>
          <w:t xml:space="preserve">Pearson correlation coefficient</w:t>
        </w:r>
      </w:hyperlink>
      <w:r>
        <w:t xml:space="preserve"> </w:t>
      </w:r>
      <m:oMath>
        <m:r>
          <m:t>r</m:t>
        </m:r>
      </m:oMath>
      <w:r>
        <w:t xml:space="preserve"> </w:t>
      </w:r>
      <w:r>
        <w:t xml:space="preserve">and the</w:t>
      </w:r>
      <w:r>
        <w:t xml:space="preserve"> </w:t>
      </w:r>
      <w:hyperlink r:id="rId101">
        <w:r>
          <w:rPr>
            <w:rStyle w:val="Hyperlink"/>
          </w:rPr>
          <w:t xml:space="preserve">sample standard deviations</w:t>
        </w:r>
      </w:hyperlink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y</m:t>
            </m:r>
          </m:sub>
        </m:sSub>
      </m:oMath>
      <w:r>
        <w:t xml:space="preserve"> </w:t>
      </w:r>
      <w:r>
        <w:t xml:space="preserve">of the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 the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.</w:t>
      </w:r>
    </w:p>
    <w:bookmarkEnd w:id="102"/>
    <w:bookmarkStart w:id="103" w:name="sol-ols-slope-r"/>
    <w:p>
      <w:pPr>
        <w:pStyle w:val="BodyText"/>
      </w:pPr>
      <w:r>
        <w:rPr>
          <w:i/>
          <w:iCs/>
        </w:rPr>
        <w:t xml:space="preserve">Solution 15</w:t>
      </w:r>
      <w:r>
        <w:t xml:space="preserve">. </w:t>
      </w:r>
      <w:r>
        <w:t xml:space="preserve">In terms of the centered sums 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),</w:t>
      </w:r>
    </w:p>
    <w:p>
      <w:pPr>
        <w:pStyle w:val="BodyText"/>
      </w:pPr>
      <m:oMathPara>
        <m:oMathParaPr>
          <m:jc m:val="center"/>
        </m:oMathParaPr>
        <m:oMath>
          <m:r>
            <m:t>r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</m:num>
            <m:den>
              <m:rad>
                <m:radPr>
                  <m:degHide m:val="on"/>
                </m:radPr>
                <m:deg/>
                <m:e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  <m:sSub>
                    <m:e>
                      <m:r>
                        <m:t>S</m:t>
                      </m:r>
                    </m:e>
                    <m:sub>
                      <m:r>
                        <m:t>y</m:t>
                      </m:r>
                      <m:r>
                        <m:t>y</m:t>
                      </m:r>
                    </m:sub>
                  </m:sSub>
                </m:e>
              </m:rad>
            </m:den>
          </m:f>
          <m:r>
            <m:rPr>
              <m:sty m:val="p"/>
            </m:rPr>
            <m:t>,</m:t>
          </m:r>
          <m:r>
            <m:t>  </m:t>
          </m:r>
          <m:sSub>
            <m:e>
              <m:r>
                <m:t>s</m:t>
              </m:r>
            </m:e>
            <m:sub>
              <m:r>
                <m:t>x</m:t>
              </m:r>
            </m:sub>
          </m:sSub>
          <m:r>
            <m:rPr>
              <m:sty m:val="p"/>
            </m:rPr>
            <m:t>=</m:t>
          </m:r>
          <m:rad>
            <m:radPr>
              <m:degHide m:val="on"/>
            </m:radPr>
            <m:deg/>
            <m:e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den>
              </m:f>
            </m:e>
          </m:rad>
          <m:r>
            <m:rPr>
              <m:sty m:val="p"/>
            </m:rPr>
            <m:t>,</m:t>
          </m:r>
          <m:r>
            <m:t>  </m:t>
          </m:r>
          <m:sSub>
            <m:e>
              <m:r>
                <m:t>s</m:t>
              </m:r>
            </m:e>
            <m:sub>
              <m:r>
                <m:t>y</m:t>
              </m:r>
            </m:sub>
          </m:sSub>
          <m:r>
            <m:rPr>
              <m:sty m:val="p"/>
            </m:rPr>
            <m:t>=</m:t>
          </m:r>
          <m:rad>
            <m:radPr>
              <m:degHide m:val="on"/>
            </m:radPr>
            <m:deg/>
            <m:e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y</m:t>
                      </m:r>
                      <m:r>
                        <m:t>y</m:t>
                      </m:r>
                    </m:sub>
                  </m:sSub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den>
              </m:f>
            </m:e>
          </m:rad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r</m:t>
              </m:r>
              <m:r>
                <m:t> 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y</m:t>
                      </m:r>
                    </m:sub>
                  </m:sSub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</m:sSub>
                </m:num>
                <m:den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</m:e>
                  </m:rad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  <m:r>
                        <m:rPr>
                          <m:sty m:val="p"/>
                        </m:rPr>
                        <m:t>/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rad>
                </m:num>
                <m:den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  <m:r>
                        <m:rPr>
                          <m:sty m:val="p"/>
                        </m:rPr>
                        <m:t>/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r</m:t>
              </m:r>
              <m:r>
                <m:rPr>
                  <m:nor/>
                  <m:sty m:val="p"/>
                </m:rPr>
                <m:t>,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, 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</m:sSub>
                </m:num>
                <m:den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e>
                  </m:rad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</m:e>
                  </m:rad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  <m:r>
                        <m:rPr>
                          <m:sty m:val="p"/>
                        </m:rPr>
                        <m:t>/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rad>
                </m:num>
                <m:den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  <m:r>
                        <m:rPr>
                          <m:sty m:val="p"/>
                        </m:rPr>
                        <m:t>/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 root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</m:sSub>
                </m:num>
                <m:den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e>
                  </m:rad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</m:e>
                  </m:rad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</m:e>
                  </m:rad>
                  <m:r>
                    <m:rPr>
                      <m:sty m:val="p"/>
                    </m:rPr>
                    <m:t>/</m:t>
                  </m:r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e>
                  </m:rad>
                </m:num>
                <m:den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e>
                  </m:rad>
                  <m:r>
                    <m:rPr>
                      <m:sty m:val="p"/>
                    </m:rPr>
                    <m:t>/</m:t>
                  </m:r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 root of a quotient)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</m:sSub>
                </m:num>
                <m:den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e>
                  </m:rad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</m:e>
                  </m:rad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</m:e>
                  </m:rad>
                </m:num>
                <m:den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the factors of </m:t>
              </m:r>
              <m:rad>
                <m:radPr>
                  <m:degHide m:val="on"/>
                </m:radPr>
                <m:deg/>
                <m:e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rad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</m:sSub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</m:e>
                  </m:rad>
                </m:num>
                <m:den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e>
                  </m:rad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</m:e>
                  </m:rad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the fractions)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</m:sSub>
                </m:num>
                <m:den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e>
                  </m:rad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ad>
                <m:radPr>
                  <m:degHide m:val="on"/>
                </m:radPr>
                <m:deg/>
                <m:e>
                  <m:sSub>
                    <m:e>
                      <m:r>
                        <m:t>S</m:t>
                      </m:r>
                    </m:e>
                    <m:sub>
                      <m:r>
                        <m:t>y</m:t>
                      </m:r>
                      <m:r>
                        <m:t>y</m:t>
                      </m:r>
                    </m:sub>
                  </m:sSub>
                </m:e>
              </m:rad>
              <m:r>
                <m:rPr>
                  <m:nor/>
                  <m:sty m:val="p"/>
                </m:rPr>
                <m:t>, which is positive)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</m:sSub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ad>
                <m:radPr>
                  <m:degHide m:val="on"/>
                </m:radPr>
                <m:deg/>
                <m:e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e>
              </m:rad>
              <m:rad>
                <m:radPr>
                  <m:degHide m:val="on"/>
                </m:radPr>
                <m:deg/>
                <m:e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e>
              </m:rad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(closed-form OLS slope)</m:t>
              </m:r>
            </m:e>
          </m:eqArr>
        </m:oMath>
      </m:oMathPara>
    </w:p>
    <w:bookmarkEnd w:id="103"/>
    <w:bookmarkStart w:id="104" w:name="cor-ols-slope-r"/>
    <w:p>
      <w:pPr>
        <w:pStyle w:val="FirstParagraph"/>
      </w:pPr>
      <w:r>
        <w:rPr>
          <w:b/>
          <w:bCs/>
        </w:rPr>
        <w:t xml:space="preserve">Corollary 2 (OLS slope in terms of the correlation)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y</m:t>
            </m:r>
            <m:r>
              <m:t>y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), then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β</m:t>
                  </m:r>
                </m:e>
              </m:acc>
            </m:e>
            <m:sub>
              <m:r>
                <m:t>x</m:t>
              </m:r>
            </m:sub>
          </m:sSub>
          <m:r>
            <m:rPr>
              <m:sty m:val="p"/>
            </m:rPr>
            <m:t>=</m:t>
          </m:r>
          <m:r>
            <m:t>r</m:t>
          </m:r>
          <m:r>
            <m:t> </m:t>
          </m:r>
          <m:f>
            <m:fPr>
              <m:type m:val="bar"/>
            </m:fPr>
            <m:num>
              <m:sSub>
                <m:e>
                  <m:r>
                    <m:t>s</m:t>
                  </m:r>
                </m:e>
                <m:sub>
                  <m:r>
                    <m:t>y</m:t>
                  </m:r>
                </m:sub>
              </m:sSub>
            </m:num>
            <m:den>
              <m:sSub>
                <m:e>
                  <m:r>
                    <m:t>s</m:t>
                  </m:r>
                </m:e>
                <m:sub>
                  <m:r>
                    <m:t>x</m:t>
                  </m:r>
                </m:sub>
              </m:sSub>
            </m:den>
          </m:f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is the</w:t>
      </w:r>
      <w:r>
        <w:t xml:space="preserve"> </w:t>
      </w:r>
      <w:hyperlink r:id="rId14">
        <w:r>
          <w:rPr>
            <w:rStyle w:val="Hyperlink"/>
          </w:rPr>
          <w:t xml:space="preserve">Pearson correlation coefficient</w:t>
        </w:r>
      </w:hyperlink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y</m:t>
            </m:r>
          </m:sub>
        </m:sSub>
      </m:oMath>
      <w:r>
        <w:t xml:space="preserve"> </w:t>
      </w:r>
      <w:r>
        <w:t xml:space="preserve">are the</w:t>
      </w:r>
      <w:r>
        <w:t xml:space="preserve"> </w:t>
      </w:r>
      <w:hyperlink r:id="rId101">
        <w:r>
          <w:rPr>
            <w:rStyle w:val="Hyperlink"/>
          </w:rPr>
          <w:t xml:space="preserve">sample standard deviations</w:t>
        </w:r>
      </w:hyperlink>
      <w:r>
        <w:t xml:space="preserve"> </w:t>
      </w:r>
      <w:r>
        <w:t xml:space="preserve">of the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 the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.</w:t>
      </w:r>
    </w:p>
    <w:bookmarkEnd w:id="104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ols-slope-r">
        <w:r>
          <w:rPr>
            <w:rStyle w:val="Hyperlink"/>
          </w:rPr>
          <w:t xml:space="preserve">Exercise 15</w:t>
        </w:r>
      </w:hyperlink>
      <w:r>
        <w:t xml:space="preserve">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6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10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0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 lecture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Hutchinson’s</w:t>
            </w:r>
            <w:r>
              <w:t xml:space="preserve"> </w:t>
            </w:r>
            <w:hyperlink r:id="rId108">
              <w:r>
                <w:rPr>
                  <w:rStyle w:val="Hyperlink"/>
                </w:rPr>
                <w:t xml:space="preserve">Linear Regression (pt1)</w:t>
              </w:r>
            </w:hyperlink>
            <w:r>
              <w:t xml:space="preserve"> </w:t>
            </w:r>
            <w:r>
              <w:t xml:space="preserve">(17 min)</w:t>
            </w:r>
            <w:r>
              <w:t xml:space="preserve"> </w:t>
            </w:r>
            <w:r>
              <w:t xml:space="preserve">covers fitting a linear regression by least squares,</w:t>
            </w:r>
            <w:r>
              <w:t xml:space="preserve"> </w:t>
            </w:r>
            <w:r>
              <w:t xml:space="preserve">framed as machine learning</w:t>
            </w:r>
            <w:r>
              <w:t xml:space="preserve"> </w:t>
            </w:r>
            <w:r>
              <w:t xml:space="preserve">(Hutchinson, n.d.)</w:t>
            </w:r>
            <w:r>
              <w:t xml:space="preserve">.</w:t>
            </w:r>
            <w:r>
              <w:t xml:space="preserve"> </w:t>
            </w:r>
            <w:r>
              <w:t xml:space="preserve">The login for the video site is posted</w:t>
            </w:r>
            <w:r>
              <w:t xml:space="preserve"> </w:t>
            </w:r>
            <w:hyperlink r:id="rId109">
              <w:r>
                <w:rPr>
                  <w:rStyle w:val="Hyperlink"/>
                </w:rPr>
                <w:t xml:space="preserve">on Canvas</w:t>
              </w:r>
            </w:hyperlink>
            <w:r>
              <w:t xml:space="preserve">.</w:t>
            </w:r>
          </w:p>
          <w:p/>
        </w:tc>
      </w:tr>
    </w:tbl>
    <w:bookmarkEnd w:id="110"/>
    <w:bookmarkStart w:id="116" w:name="sec-slr-R"/>
    <w:p>
      <w:pPr>
        <w:pStyle w:val="Heading3"/>
      </w:pPr>
      <w:r>
        <w:t xml:space="preserve">3.3 Fitting a simple linear regression in R</w:t>
      </w:r>
    </w:p>
    <w:bookmarkStart w:id="115" w:name="exm-hers-slr"/>
    <w:p>
      <w:pPr>
        <w:pStyle w:val="FirstParagraph"/>
      </w:pPr>
      <w:r>
        <w:rPr>
          <w:b/>
          <w:bCs/>
        </w:rPr>
        <w:t xml:space="preserve">Example 8 (Regression of fasting glucose on BMI in HERS)</w:t>
      </w:r>
      <w:r>
        <w:t xml:space="preserve"> </w:t>
      </w:r>
      <w:r>
        <w:t xml:space="preserve">The OLS estimates from</w:t>
      </w:r>
      <w:r>
        <w:t xml:space="preserve"> </w:t>
      </w:r>
      <w:hyperlink w:anchor="thm-ols-slr">
        <w:r>
          <w:rPr>
            <w:rStyle w:val="Hyperlink"/>
          </w:rPr>
          <w:t xml:space="preserve">Theorem 5</w:t>
        </w:r>
      </w:hyperlink>
      <w:r>
        <w:t xml:space="preserve">,</w:t>
      </w:r>
      <w:r>
        <w:t xml:space="preserve"> </w:t>
      </w:r>
      <w:r>
        <w:t xml:space="preserve">and the slope from</w:t>
      </w:r>
      <w:r>
        <w:t xml:space="preserve"> </w:t>
      </w:r>
      <w:hyperlink w:anchor="cor-ols-slope-r">
        <w:r>
          <w:rPr>
            <w:rStyle w:val="Hyperlink"/>
          </w:rPr>
          <w:t xml:space="preserve">Corollary 2</w:t>
        </w:r>
      </w:hyperlink>
      <w:r>
        <w:t xml:space="preserve">,</w:t>
      </w:r>
      <w:r>
        <w:t xml:space="preserve"> </w:t>
      </w:r>
      <w:r>
        <w:t xml:space="preserve">for the participants with a BMI measurement:</w:t>
      </w:r>
    </w:p>
    <w:p>
      <w:pPr>
        <w:pStyle w:val="SourceCode"/>
      </w:pPr>
      <w:r>
        <w:rPr>
          <w:rStyle w:val="NormalTok"/>
        </w:rPr>
        <w:t xml:space="preserve">hers_bmi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(BMI))</w:t>
      </w:r>
      <w:r>
        <w:br/>
      </w:r>
      <w:r>
        <w:rPr>
          <w:rStyle w:val="NormalTok"/>
        </w:rPr>
        <w:t xml:space="preserve">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hers_bmi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BMI</w:t>
      </w:r>
      <w:r>
        <w:br/>
      </w:r>
      <w:r>
        <w:rPr>
          <w:rStyle w:val="NormalTok"/>
        </w:rPr>
        <w:t xml:space="preserve">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hers_bmi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</w:t>
      </w:r>
      <w:r>
        <w:br/>
      </w:r>
      <w:r>
        <w:rPr>
          <w:rStyle w:val="NormalTok"/>
        </w:rPr>
        <w:t xml:space="preserve">b1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((x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(x))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(y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(y)))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((x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(x))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intercept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(y)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b1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slope =</w:t>
      </w:r>
      <w:r>
        <w:rPr>
          <w:rStyle w:val="NormalTok"/>
        </w:rPr>
        <w:t xml:space="preserve"> b1,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slope_from_r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cor</w:t>
      </w:r>
      <w:r>
        <w:rPr>
          <w:rStyle w:val="NormalTok"/>
        </w:rPr>
        <w:t xml:space="preserve">(x, y)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(y)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(x)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intercept        slope slope_from_r </w:t>
      </w:r>
      <w:r>
        <w:br/>
      </w:r>
      <w:r>
        <w:rPr>
          <w:rStyle w:val="CommentTok"/>
        </w:rPr>
        <w:t xml:space="preserve">#&gt;     60.07405      1.82218      1.82218</w:t>
      </w:r>
    </w:p>
    <w:p>
      <w:pPr>
        <w:pStyle w:val="FirstParagraph"/>
      </w:pPr>
      <w:r>
        <w:rPr>
          <w:rStyle w:val="VerbatimChar"/>
        </w:rPr>
        <w:t xml:space="preserve">lm()</w:t>
      </w:r>
      <w:r>
        <w:t xml:space="preserve"> </w:t>
      </w:r>
      <w:r>
        <w:t xml:space="preserve">gives the same estimates:</w:t>
      </w:r>
    </w:p>
    <w:p>
      <w:pPr>
        <w:pStyle w:val="SourceCode"/>
      </w:pPr>
      <w:r>
        <w:rPr>
          <w:rStyle w:val="NormalTok"/>
        </w:rPr>
        <w:t xml:space="preserve">slr_fit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(glucose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BMI,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hers)</w:t>
      </w:r>
      <w:r>
        <w:br/>
      </w:r>
      <w:r>
        <w:rPr>
          <w:rStyle w:val="NormalTok"/>
        </w:rPr>
        <w:t xml:space="preserve">parameters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parameters</w:t>
      </w:r>
      <w:r>
        <w:rPr>
          <w:rStyle w:val="NormalTok"/>
        </w:rPr>
        <w:t xml:space="preserve">(slr_fit)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parameters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print_md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418"/>
        <w:gridCol w:w="1536"/>
        <w:gridCol w:w="827"/>
        <w:gridCol w:w="2127"/>
        <w:gridCol w:w="1063"/>
        <w:gridCol w:w="945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Parameter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Coefficient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95% CI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t(2756)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(Intercept)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60.074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3.565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(53.084, 67.064)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16.852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&lt; .001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BMI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1.822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0.122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(1.582, 2.062)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14.878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&lt; .001</w:t>
            </w:r>
          </w:p>
        </w:tc>
      </w:tr>
    </w:tbl>
    <w:p>
      <w:pPr>
        <w:pStyle w:val="SourceCode"/>
      </w:pPr>
      <w:r>
        <w:rPr>
          <w:rStyle w:val="NormalTok"/>
        </w:rPr>
        <w:t xml:space="preserve">performance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model_performance</w:t>
      </w:r>
      <w:r>
        <w:rPr>
          <w:rStyle w:val="NormalTok"/>
        </w:rPr>
        <w:t xml:space="preserve">(slr_fit)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insight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print_md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</w:p>
    <w:p>
      <w:pPr>
        <w:pStyle w:val="TableCaption"/>
      </w:pPr>
      <w:r>
        <w:t xml:space="preserve">Indices of model performance</w:t>
      </w:r>
    </w:p>
    <w:tbl>
      <w:tblPr>
        <w:tblStyle w:val="Table"/>
        <w:tblW w:type="auto" w:w="0"/>
        <w:tblLook w:firstRow="1" w:lastRow="0" w:firstColumn="0" w:lastColumn="0" w:noHBand="0" w:noVBand="0" w:val="0020"/>
        <w:tblCaption w:val="Indices of model performance"/>
      </w:tblPr>
      <w:tblGrid>
        <w:gridCol w:w="1131"/>
        <w:gridCol w:w="1131"/>
        <w:gridCol w:w="1131"/>
        <w:gridCol w:w="1131"/>
        <w:gridCol w:w="1131"/>
        <w:gridCol w:w="1131"/>
        <w:gridCol w:w="1131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AIC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AICc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BIC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R2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R2 (adj.)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RMSE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Sigma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27517.9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27517.9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27535.7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0.074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0.074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35.471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35.484</w:t>
            </w:r>
          </w:p>
        </w:tc>
      </w:tr>
    </w:tbl>
    <w:p>
      <w:pPr>
        <w:pStyle w:val="BodyText"/>
      </w:pPr>
      <w:hyperlink w:anchor="fig-hers-slr">
        <w:r>
          <w:rPr>
            <w:rStyle w:val="Hyperlink"/>
          </w:rPr>
          <w:t xml:space="preserve">Figure 4</w:t>
        </w:r>
      </w:hyperlink>
      <w:r>
        <w:t xml:space="preserve"> </w:t>
      </w:r>
      <w:r>
        <w:t xml:space="preserve">shows the data with the fitted line.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14" w:name="fig-hers-slr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(hers_bmi,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BMI,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glucose))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alpha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0.2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geom_abline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coef</w:t>
            </w:r>
            <w:r>
              <w:rPr>
                <w:rStyle w:val="NormalTok"/>
              </w:rPr>
              <w:t xml:space="preserve">(slr_fit)[[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]],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slope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coef</w:t>
            </w:r>
            <w:r>
              <w:rPr>
                <w:rStyle w:val="NormalTok"/>
              </w:rPr>
              <w:t xml:space="preserve">(slr_fit)[[</w:t>
            </w:r>
            <w:r>
              <w:rPr>
                <w:rStyle w:val="StringTok"/>
              </w:rPr>
              <w:t xml:space="preserve">"BMI"</w:t>
            </w:r>
            <w:r>
              <w:rPr>
                <w:rStyle w:val="NormalTok"/>
              </w:rPr>
              <w:t xml:space="preserve">]],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"firebrick"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"BMI (kg/m^2)"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"Fasting glucose (mg/dL)"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12" name="Picture"/>
                  <a:graphic>
                    <a:graphicData uri="http://schemas.openxmlformats.org/drawingml/2006/picture">
                      <pic:pic>
                        <pic:nvPicPr>
                          <pic:cNvPr descr="correlation-regression_files/figure-docx/unnamed-chunk-9-1.png" id="11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4: Fasting glucose against BMI in HERS, with the OLS line</w:t>
            </w:r>
          </w:p>
          <w:bookmarkEnd w:id="114"/>
        </w:tc>
      </w:tr>
    </w:tbl>
    <w:p>
      <w:pPr>
        <w:pStyle w:val="BodyText"/>
      </w:pPr>
      <w:r>
        <w:t xml:space="preserve">The estimated slope is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β</m:t>
                </m:r>
              </m:e>
            </m:acc>
          </m:e>
          <m:sub>
            <m:r>
              <m:rPr>
                <m:nor/>
                <m:sty m:val="p"/>
              </m:rPr>
              <m:t>BMI</m:t>
            </m:r>
          </m:sub>
        </m:sSub>
        <m:r>
          <m:rPr>
            <m:sty m:val="p"/>
          </m:rPr>
          <m:t>=</m:t>
        </m:r>
        <m:r>
          <m:t>1.82</m:t>
        </m:r>
      </m:oMath>
      <w:r>
        <w:t xml:space="preserve"> </w:t>
      </w:r>
      <w:r>
        <w:t xml:space="preserve">mg/dL per kg/m</w:t>
      </w:r>
      <w:r>
        <w:rPr>
          <w:vertAlign w:val="superscript"/>
        </w:rPr>
        <w:t xml:space="preserve">2</w:t>
      </w:r>
      <w:r>
        <w:t xml:space="preserve">:</w:t>
      </w:r>
      <w:r>
        <w:t xml:space="preserve"> </w:t>
      </w:r>
      <w:r>
        <w:t xml:space="preserve">mean fasting glucose is about 1.8 mg/dL higher</w:t>
      </w:r>
      <w:r>
        <w:t xml:space="preserve"> </w:t>
      </w:r>
      <w:r>
        <w:t xml:space="preserve">among participants whose BMI is 1 kg/m</w:t>
      </w:r>
      <w:r>
        <w:rPr>
          <w:vertAlign w:val="superscript"/>
        </w:rPr>
        <w:t xml:space="preserve">2</w:t>
      </w:r>
      <w:r>
        <w:t xml:space="preserve"> </w:t>
      </w:r>
      <w:r>
        <w:t xml:space="preserve">higher.</w:t>
      </w:r>
      <w:r>
        <w:t xml:space="preserve"> </w:t>
      </w:r>
      <w:r>
        <w:t xml:space="preserve">The t statistic for the slope equals the correlation test statistic</w:t>
      </w:r>
      <w:r>
        <w:t xml:space="preserve"> </w:t>
      </w:r>
      <w:r>
        <w:t xml:space="preserve">of</w:t>
      </w:r>
      <w:r>
        <w:t xml:space="preserve"> </w:t>
      </w:r>
      <w:hyperlink w:anchor="exm-hers-cor">
        <w:r>
          <w:rPr>
            <w:rStyle w:val="Hyperlink"/>
          </w:rPr>
          <w:t xml:space="preserve">Example 1</w:t>
        </w:r>
      </w:hyperlink>
      <w:r>
        <w:t xml:space="preserve">.</w:t>
      </w:r>
    </w:p>
    <w:bookmarkEnd w:id="115"/>
    <w:bookmarkEnd w:id="116"/>
    <w:bookmarkStart w:id="129" w:name="sec-r-squared"/>
    <w:p>
      <w:pPr>
        <w:pStyle w:val="Heading3"/>
      </w:pPr>
      <w:r>
        <w:t xml:space="preserve">3.4 The coefficient of determination</w:t>
      </w:r>
    </w:p>
    <w:bookmarkStart w:id="117" w:name="def-tss"/>
    <w:p>
      <w:pPr>
        <w:pStyle w:val="FirstParagraph"/>
      </w:pPr>
      <w:r>
        <w:rPr>
          <w:b/>
          <w:bCs/>
        </w:rPr>
        <w:t xml:space="preserve">Definition 16 (Total sum of squares)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total sum of squares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TSS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(</m:t>
              </m:r>
            </m:e>
          </m:nary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acc>
            <m:accPr>
              <m:chr m:val="‾"/>
            </m:accPr>
            <m:e>
              <m:r>
                <m:t>y</m:t>
              </m:r>
            </m:e>
          </m:acc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</m:oMath>
      </m:oMathPara>
    </w:p>
    <w:bookmarkEnd w:id="117"/>
    <w:bookmarkStart w:id="118" w:name="exm-tss"/>
    <w:p>
      <w:pPr>
        <w:pStyle w:val="FirstParagraph"/>
      </w:pPr>
      <w:r>
        <w:rPr>
          <w:b/>
          <w:bCs/>
        </w:rPr>
        <w:t xml:space="preserve">Example 9 (Total sum of squares of three values)</w:t>
      </w:r>
      <w:r>
        <w:t xml:space="preserve"> </w:t>
      </w:r>
      <w:r>
        <w:t xml:space="preserve">For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2</m:t>
        </m:r>
      </m:oMath>
      <w:r>
        <w:t xml:space="preserve">,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t>5</m:t>
        </m:r>
        <m:r>
          <m:rPr>
            <m:sty m:val="p"/>
          </m:rPr>
          <m:t>/</m:t>
        </m:r>
        <m:r>
          <m:t>3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nor/>
                  <m:sty m:val="p"/>
                </m:rPr>
                <m:t>TSS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lin"/>
                    </m:fPr>
                    <m:num>
                      <m:r>
                        <m:t>5</m:t>
                      </m:r>
                    </m:num>
                    <m:den>
                      <m:r>
                        <m:t>3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2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lin"/>
                    </m:fPr>
                    <m:num>
                      <m:r>
                        <m:t>5</m:t>
                      </m:r>
                    </m:num>
                    <m:den>
                      <m:r>
                        <m:t>3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4</m:t>
                  </m:r>
                </m:num>
                <m:den>
                  <m:r>
                    <m:t>9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2</m:t>
                  </m:r>
                </m:num>
                <m:den>
                  <m:r>
                    <m:t>9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 the deviations)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bookmarkEnd w:id="118"/>
    <w:bookmarkStart w:id="119" w:name="def-r-squared"/>
    <w:p>
      <w:pPr>
        <w:pStyle w:val="FirstParagraph"/>
      </w:pPr>
      <w:r>
        <w:rPr>
          <w:b/>
          <w:bCs/>
        </w:rPr>
        <w:t xml:space="preserve">Definition 17 (Coefficient of determination)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coefficient of determination</w:t>
      </w:r>
      <w:r>
        <w:t xml:space="preserve"> </w:t>
      </w:r>
      <w:r>
        <w:t xml:space="preserve">of a model fitted with parameter estimate</w:t>
      </w:r>
      <w:r>
        <w:t xml:space="preserve"> </w:t>
      </w:r>
      <m:oMath>
        <m:acc>
          <m:accPr>
            <m:chr m:val="̂"/>
          </m:accPr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</m:acc>
      </m:oMath>
      <w:r>
        <w:t xml:space="preserve"> </w:t>
      </w:r>
      <w:r>
        <w:t xml:space="preserve">is one minus the ratio of its</w:t>
      </w:r>
      <w:r>
        <w:t xml:space="preserve"> </w:t>
      </w:r>
      <w:hyperlink w:anchor="def-rss">
        <w:r>
          <w:rPr>
            <w:rStyle w:val="Hyperlink"/>
          </w:rPr>
          <w:t xml:space="preserve">residual sum of squares</w:t>
        </w:r>
      </w:hyperlink>
      <w:r>
        <w:t xml:space="preserve"> </w:t>
      </w:r>
      <w:r>
        <w:t xml:space="preserve">at</w:t>
      </w:r>
      <w:r>
        <w:t xml:space="preserve"> </w:t>
      </w:r>
      <m:oMath>
        <m:acc>
          <m:accPr>
            <m:chr m:val="̂"/>
          </m:accPr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</m:acc>
      </m:oMath>
      <w:r>
        <w:t xml:space="preserve"> </w:t>
      </w:r>
      <w:r>
        <w:t xml:space="preserve">to the</w:t>
      </w:r>
      <w:r>
        <w:t xml:space="preserve"> </w:t>
      </w:r>
      <w:hyperlink w:anchor="def-tss">
        <w:r>
          <w:rPr>
            <w:rStyle w:val="Hyperlink"/>
          </w:rPr>
          <w:t xml:space="preserve">total sum of squares</w:t>
        </w:r>
      </w:hyperlink>
      <w:r>
        <w:t xml:space="preserve"> </w:t>
      </w:r>
      <w:r>
        <w:t xml:space="preserve">of its outcomes: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R</m:t>
              </m:r>
            </m:e>
            <m:sup>
              <m:r>
                <m:t>2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1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rPr>
                  <m:nor/>
                  <m:sty m:val="p"/>
                </m:rPr>
                <m:t>RSS</m:t>
              </m:r>
              <m:r>
                <m:rPr>
                  <m:sty m:val="p"/>
                </m:rPr>
                <m:t>(</m:t>
              </m:r>
              <m:acc>
                <m:accPr>
                  <m:chr m:val="̂"/>
                </m:accPr>
                <m:e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</m:e>
              </m:acc>
              <m:r>
                <m:rPr>
                  <m:sty m:val="p"/>
                </m:rPr>
                <m:t>)</m:t>
              </m:r>
            </m:num>
            <m:den>
              <m:r>
                <m:rPr>
                  <m:nor/>
                  <m:sty m:val="p"/>
                </m:rPr>
                <m:t>TSS</m:t>
              </m:r>
            </m:den>
          </m:f>
          <m:r>
            <m:rPr>
              <m:sty m:val="p"/>
            </m:rPr>
            <m:t>.</m:t>
          </m:r>
        </m:oMath>
      </m:oMathPara>
    </w:p>
    <w:bookmarkEnd w:id="119"/>
    <w:bookmarkStart w:id="120" w:name="rem-r-squared-interpretation"/>
    <w:p>
      <w:pPr>
        <w:pStyle w:val="FirstParagraph"/>
      </w:pPr>
      <w:r>
        <w:rPr>
          <w:i/>
          <w:iCs/>
        </w:rPr>
        <w:t xml:space="preserve">Remark 6</w:t>
      </w:r>
      <w:r>
        <w:t xml:space="preserve"> (Interpreting the coefficient of determination). </w:t>
      </w:r>
      <m:oMath>
        <m:sSup>
          <m:e>
            <m: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often described as the proportion of the variation in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explained by the regression on</w:t>
      </w:r>
      <w:r>
        <w:t xml:space="preserve"> </w:t>
      </w:r>
      <m:oMath>
        <m:r>
          <m:t>X</m:t>
        </m:r>
      </m:oMath>
      <w:r>
        <w:t xml:space="preserve">.</w:t>
      </w:r>
    </w:p>
    <w:bookmarkEnd w:id="120"/>
    <w:bookmarkStart w:id="121" w:name="exr-rss-ols-fit"/>
    <w:p>
      <w:pPr>
        <w:pStyle w:val="BodyText"/>
      </w:pPr>
      <w:r>
        <w:rPr>
          <w:b/>
          <w:bCs/>
        </w:rPr>
        <w:t xml:space="preserve">Exercise 16 (Residual sum of squares of the OLS fit)</w:t>
      </w:r>
      <w:r>
        <w:t xml:space="preserve"> </w:t>
      </w:r>
      <w:r>
        <w:t xml:space="preserve">Assuming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),</w:t>
      </w:r>
      <w:r>
        <w:t xml:space="preserve"> </w:t>
      </w:r>
      <w:r>
        <w:t xml:space="preserve">write the</w:t>
      </w:r>
      <w:r>
        <w:t xml:space="preserve"> </w:t>
      </w:r>
      <w:hyperlink w:anchor="def-rss">
        <w:r>
          <w:rPr>
            <w:rStyle w:val="Hyperlink"/>
          </w:rPr>
          <w:t xml:space="preserve">residual sum of squares</w:t>
        </w:r>
      </w:hyperlink>
      <w:r>
        <w:t xml:space="preserve"> </w:t>
      </w:r>
      <w:r>
        <w:t xml:space="preserve">at the OLS estimates (</w:t>
      </w:r>
      <w:hyperlink w:anchor="thm-ols-slr">
        <w:r>
          <w:rPr>
            <w:rStyle w:val="Hyperlink"/>
          </w:rPr>
          <w:t xml:space="preserve">Theorem 5</w:t>
        </w:r>
      </w:hyperlink>
      <w:r>
        <w:t xml:space="preserve">),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β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acc>
              <m:accPr>
                <m:chr m:val="̂"/>
              </m:accPr>
              <m:e>
                <m:r>
                  <m:t>β</m:t>
                </m:r>
              </m:e>
            </m:acc>
          </m:e>
          <m:sub>
            <m:r>
              <m:t>x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Sup>
              <m:e>
                <m:r>
                  <m:t>r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nary>
      </m:oMath>
      <w:r>
        <w:t xml:space="preserve">,</w:t>
      </w:r>
      <w:r>
        <w:t xml:space="preserve"> </w:t>
      </w:r>
      <w:r>
        <w:t xml:space="preserve">in terms of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t>S</m:t>
            </m:r>
          </m:e>
          <m:sub>
            <m:r>
              <m:t>y</m:t>
            </m:r>
            <m:r>
              <m:t>y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y</m:t>
            </m:r>
          </m:sub>
        </m:sSub>
      </m:oMath>
      <w:r>
        <w:t xml:space="preserve">.</w:t>
      </w:r>
    </w:p>
    <w:bookmarkEnd w:id="121"/>
    <w:bookmarkStart w:id="123" w:name="sol-rss-ols-fit"/>
    <w:p>
      <w:pPr>
        <w:pStyle w:val="BodyText"/>
      </w:pPr>
      <w:r>
        <w:rPr>
          <w:i/>
          <w:iCs/>
        </w:rPr>
        <w:t xml:space="preserve">Solution 16</w:t>
      </w:r>
      <w:r>
        <w:t xml:space="preserve">. </w:t>
      </w:r>
      <w:r>
        <w:t xml:space="preserve">The</w:t>
      </w:r>
      <w:r>
        <w:t xml:space="preserve"> </w:t>
      </w:r>
      <w:hyperlink r:id="rId122">
        <w:r>
          <w:rPr>
            <w:rStyle w:val="Hyperlink"/>
          </w:rPr>
          <w:t xml:space="preserve">fitted values</w:t>
        </w:r>
      </w:hyperlink>
      <w:r>
        <w:t xml:space="preserve"> </w:t>
      </w:r>
      <w:r>
        <w:t xml:space="preserve">of the OLS fit are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acc>
              <m:accPr>
                <m:chr m:val="̂"/>
              </m:accPr>
              <m:e>
                <m:r>
                  <m:t>β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+</m:t>
        </m:r>
        <m:sSub>
          <m:e>
            <m:acc>
              <m:accPr>
                <m:chr m:val="̂"/>
              </m:accPr>
              <m:e>
                <m:r>
                  <m:t>β</m:t>
                </m:r>
              </m:e>
            </m:acc>
          </m:e>
          <m:sub>
            <m:r>
              <m:t>x</m:t>
            </m:r>
          </m:sub>
        </m:sSub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so each</w:t>
      </w:r>
      <w:r>
        <w:t xml:space="preserve"> </w:t>
      </w:r>
      <w:hyperlink r:id="rId50">
        <w:r>
          <w:rPr>
            <w:rStyle w:val="Hyperlink"/>
          </w:rPr>
          <w:t xml:space="preserve">residual</w:t>
        </w:r>
      </w:hyperlink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r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residual)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</m:sSub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+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the minus sign)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</m:sSub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(group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Squaring and summing: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r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sSub>
                <m:e>
                  <m:r>
                    <m:t>r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sSubSup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  <m:sup>
                      <m:r>
                        <m:t>2</m:t>
                      </m:r>
                    </m:sup>
                  </m:sSubSup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bSup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  <m:sup>
                  <m:r>
                    <m:t>2</m:t>
                  </m:r>
                </m:sup>
              </m:sSub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bSup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  <m:sup>
                  <m:r>
                    <m:t>2</m:t>
                  </m:r>
                </m:sup>
              </m:sSub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+</m:t>
              </m:r>
              <m:sSubSup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  <m:sup>
                  <m:r>
                    <m:t>2</m:t>
                  </m:r>
                </m:sup>
              </m:sSub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+</m:t>
              </m:r>
              <m:sSubSup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  <m:sup>
                  <m:r>
                    <m:t>2</m:t>
                  </m:r>
                </m:sup>
              </m:sSubSup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</m:sSub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y</m:t>
                          </m:r>
                        </m:sub>
                      </m:sSub>
                    </m:num>
                    <m:den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/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f>
                <m:fPr>
                  <m:type m:val="bar"/>
                </m:fPr>
                <m:num>
                  <m:sSubSup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  <m:sup>
                      <m:r>
                        <m:t>2</m:t>
                      </m:r>
                    </m:sup>
                  </m:sSubSup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y</m:t>
                          </m:r>
                        </m:sub>
                      </m:sSub>
                    </m:num>
                    <m:den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f>
                <m:fPr>
                  <m:type m:val="bar"/>
                </m:fPr>
                <m:num>
                  <m:sSubSup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  <m:sup>
                      <m:r>
                        <m:t>2</m:t>
                      </m:r>
                    </m:sup>
                  </m:sSubSup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bSup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  <m:sup>
                      <m:r>
                        <m:t>2</m:t>
                      </m:r>
                    </m:sup>
                  </m:sSubSup>
                </m:num>
                <m:den>
                  <m:sSubSup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  <m:sup>
                      <m:r>
                        <m:t>2</m:t>
                      </m:r>
                    </m:sup>
                  </m:sSubSup>
                </m:den>
              </m:f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 of a quotient)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f>
                <m:fPr>
                  <m:type m:val="bar"/>
                </m:fPr>
                <m:num>
                  <m:sSubSup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  <m:sup>
                      <m:r>
                        <m:t>2</m:t>
                      </m:r>
                    </m:sup>
                  </m:sSubSup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bSup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  <m:sup>
                      <m:r>
                        <m:t>2</m:t>
                      </m:r>
                    </m:sup>
                  </m:sSubSup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one factor of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bSup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  <m:sup>
                      <m:r>
                        <m:t>2</m:t>
                      </m:r>
                    </m:sup>
                  </m:sSubSup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like terms)</m:t>
              </m:r>
            </m:e>
          </m:eqArr>
        </m:oMath>
      </m:oMathPara>
    </w:p>
    <w:bookmarkEnd w:id="123"/>
    <w:bookmarkStart w:id="124" w:name="exr-r-squared-slr"/>
    <w:p>
      <w:pPr>
        <w:pStyle w:val="FirstParagraph"/>
      </w:pPr>
      <w:r>
        <w:rPr>
          <w:b/>
          <w:bCs/>
        </w:rPr>
        <w:t xml:space="preserve">Exercise 17 (</w:t>
      </w:r>
      <m:oMath>
        <m:sSup>
          <m:e>
            <m:r>
              <m:t>R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and the correlation)</w:t>
      </w:r>
      <w:r>
        <w:t xml:space="preserve"> </w:t>
      </w:r>
      <w:r>
        <w:t xml:space="preserve">Assuming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y</m:t>
            </m:r>
            <m:r>
              <m:t>y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),</w:t>
      </w:r>
      <w:r>
        <w:t xml:space="preserve"> </w:t>
      </w:r>
      <w:r>
        <w:t xml:space="preserve">use</w:t>
      </w:r>
      <w:r>
        <w:t xml:space="preserve"> </w:t>
      </w:r>
      <w:hyperlink w:anchor="exr-rss-ols-fit">
        <w:r>
          <w:rPr>
            <w:rStyle w:val="Hyperlink"/>
          </w:rPr>
          <w:t xml:space="preserve">Exercise 16</w:t>
        </w:r>
      </w:hyperlink>
      <w:r>
        <w:t xml:space="preserve"> </w:t>
      </w:r>
      <w:r>
        <w:t xml:space="preserve">to write the</w:t>
      </w:r>
      <w:r>
        <w:t xml:space="preserve"> </w:t>
      </w:r>
      <w:hyperlink w:anchor="def-r-squared">
        <w:r>
          <w:rPr>
            <w:rStyle w:val="Hyperlink"/>
          </w:rPr>
          <w:t xml:space="preserve">coefficient of determination</w:t>
        </w:r>
      </w:hyperlink>
      <w:r>
        <w:t xml:space="preserve"> </w:t>
      </w:r>
      <m:oMath>
        <m:sSup>
          <m:e>
            <m: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of the OLS fit</w:t>
      </w:r>
      <w:r>
        <w:t xml:space="preserve"> </w:t>
      </w:r>
      <w:r>
        <w:t xml:space="preserve">in terms of the</w:t>
      </w:r>
      <w:r>
        <w:t xml:space="preserve"> </w:t>
      </w:r>
      <w:hyperlink r:id="rId14">
        <w:r>
          <w:rPr>
            <w:rStyle w:val="Hyperlink"/>
          </w:rPr>
          <w:t xml:space="preserve">Pearson correlation coefficient</w:t>
        </w:r>
      </w:hyperlink>
      <w:r>
        <w:t xml:space="preserve"> </w:t>
      </w:r>
      <m:oMath>
        <m:r>
          <m:t>r</m:t>
        </m:r>
      </m:oMath>
      <w:r>
        <w:t xml:space="preserve">,</w:t>
      </w:r>
      <w:r>
        <w:t xml:space="preserve"> </w:t>
      </w:r>
      <w:r>
        <w:t xml:space="preserve">and show that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sSup>
          <m:e>
            <m:r>
              <m:t>R</m:t>
            </m:r>
          </m:e>
          <m:sup>
            <m:r>
              <m:t>2</m:t>
            </m:r>
          </m:sup>
        </m:sSup>
        <m:r>
          <m:rPr>
            <m:sty m:val="p"/>
          </m:rPr>
          <m:t>≤</m:t>
        </m:r>
        <m:r>
          <m:t>1</m:t>
        </m:r>
      </m:oMath>
      <w:r>
        <w:t xml:space="preserve">.</w:t>
      </w:r>
    </w:p>
    <w:bookmarkEnd w:id="124"/>
    <w:bookmarkStart w:id="126" w:name="sol-r-squared-slr"/>
    <w:p>
      <w:pPr>
        <w:pStyle w:val="BodyText"/>
      </w:pPr>
      <w:r>
        <w:rPr>
          <w:i/>
          <w:iCs/>
        </w:rPr>
        <w:t xml:space="preserve">Solution 17</w:t>
      </w:r>
      <w:r>
        <w:t xml:space="preserve">. </w:t>
      </w:r>
      <w:r>
        <w:t xml:space="preserve">The</w:t>
      </w:r>
      <w:r>
        <w:t xml:space="preserve"> </w:t>
      </w:r>
      <w:hyperlink w:anchor="def-tss">
        <w:r>
          <w:rPr>
            <w:rStyle w:val="Hyperlink"/>
          </w:rPr>
          <w:t xml:space="preserve">total sum of squares</w:t>
        </w:r>
      </w:hyperlink>
      <w:r>
        <w:t xml:space="preserve"> </w:t>
      </w:r>
      <w:r>
        <w:t xml:space="preserve">is</w:t>
      </w:r>
      <w:r>
        <w:t xml:space="preserve"> </w:t>
      </w:r>
      <m:oMath>
        <m:sSub>
          <m:e>
            <m:r>
              <m:t>S</m:t>
            </m:r>
          </m:e>
          <m:sub>
            <m:r>
              <m:t>y</m:t>
            </m:r>
            <m:r>
              <m:t>y</m:t>
            </m:r>
          </m:sub>
        </m:sSub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w:hyperlink w:anchor="exr-rss-ols-fit">
        <w:r>
          <w:rPr>
            <w:rStyle w:val="Hyperlink"/>
          </w:rPr>
          <w:t xml:space="preserve">Exercise 16</w:t>
        </w:r>
      </w:hyperlink>
      <w:r>
        <w:t xml:space="preserve"> </w:t>
      </w:r>
      <w:r>
        <w:t xml:space="preserve">gives the residual sum of squares,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R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nor/>
                      <m:sty m:val="p"/>
                    </m:rPr>
                    <m:t>RSS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̂"/>
                    </m:accPr>
                    <m:e>
                      <m:acc>
                        <m:accPr>
                          <m:chr m:val="̃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acc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nor/>
                      <m:sty m:val="p"/>
                    </m:rPr>
                    <m:t>TSS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p>
                <m:e>
                  <m:r>
                    <m:t>R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nor/>
                      <m:sty m:val="p"/>
                    </m:rPr>
                    <m:t>RSS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nor/>
                      <m:sty m:val="p"/>
                    </m:rPr>
                    <m:t>TSS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OLS estimate is 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nor/>
                      <m:sty m:val="p"/>
                    </m:rPr>
                    <m:t>RSS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y</m:t>
                      </m:r>
                      <m:r>
                        <m:t>y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(TSS is 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y</m:t>
                      </m:r>
                      <m:r>
                        <m:t>y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Sup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  <m:sup>
                      <m:r>
                        <m:t>2</m:t>
                      </m:r>
                    </m:sup>
                  </m:sSubSup>
                  <m:r>
                    <m:rPr>
                      <m:sty m:val="p"/>
                    </m:rPr>
                    <m:t>/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y</m:t>
                      </m:r>
                      <m:r>
                        <m:t>y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(residual sum of squares of the OLS fit)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</m:num>
                    <m:den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bSup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y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  <m:r>
                        <m:rPr>
                          <m:sty m:val="p"/>
                        </m:rPr>
                        <m:t>/</m:t>
                      </m:r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num>
                    <m:den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fraction)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bSup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y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  <m:r>
                        <m:rPr>
                          <m:sty m:val="p"/>
                        </m:rPr>
                        <m:t>/</m:t>
                      </m:r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num>
                    <m:den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/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bSup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  <m:sup>
                      <m:r>
                        <m:t>2</m:t>
                      </m:r>
                    </m:sup>
                  </m:sSubSup>
                  <m:r>
                    <m:rPr>
                      <m:sty m:val="p"/>
                    </m:rPr>
                    <m:t>/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y</m:t>
                      </m:r>
                      <m:r>
                        <m:t>y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the minus sign)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Sup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  <m:sup>
                      <m:r>
                        <m:t>2</m:t>
                      </m:r>
                    </m:sup>
                  </m:sSubSup>
                  <m:r>
                    <m:rPr>
                      <m:sty m:val="p"/>
                    </m:rPr>
                    <m:t>/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y</m:t>
                      </m:r>
                      <m:r>
                        <m:t>y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Sup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  <m:sup>
                      <m:r>
                        <m:t>2</m:t>
                      </m:r>
                    </m:sup>
                  </m:sSubSup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  <m:sSub>
                    <m:e>
                      <m:r>
                        <m:t>S</m:t>
                      </m:r>
                    </m:e>
                    <m:sub>
                      <m:r>
                        <m:t>y</m:t>
                      </m:r>
                      <m:r>
                        <m:t>y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a fraction by 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y</m:t>
                          </m:r>
                        </m:sub>
                      </m:sSub>
                    </m:num>
                    <m:den>
                      <m:rad>
                        <m:radPr>
                          <m:degHide m:val="on"/>
                        </m:radPr>
                        <m:deg/>
                        <m:e>
                          <m:sSub>
                            <m:e>
                              <m:r>
                                <m:t>S</m:t>
                              </m:r>
                            </m:e>
                            <m:sub>
                              <m:r>
                                <m:t>x</m:t>
                              </m:r>
                              <m:r>
                                <m:t>x</m:t>
                              </m:r>
                            </m:sub>
                          </m:sSub>
                          <m:sSub>
                            <m:e>
                              <m:r>
                                <m:t>S</m:t>
                              </m:r>
                            </m:e>
                            <m:sub>
                              <m:r>
                                <m:t>y</m:t>
                              </m:r>
                              <m:r>
                                <m:t>y</m:t>
                              </m:r>
                            </m:sub>
                          </m:sSub>
                        </m:e>
                      </m:rad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as a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r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r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/</m:t>
              </m:r>
              <m:rad>
                <m:radPr>
                  <m:degHide m:val="on"/>
                </m:radPr>
                <m:deg/>
                <m:e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  <m:sSub>
                    <m:e>
                      <m:r>
                        <m:t>S</m:t>
                      </m:r>
                    </m:e>
                    <m:sub>
                      <m:r>
                        <m:t>y</m:t>
                      </m:r>
                      <m:r>
                        <m:t>y</m:t>
                      </m:r>
                    </m:sub>
                  </m:sSub>
                </m:e>
              </m:rad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Since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  <m:r>
          <m:rPr>
            <m:sty m:val="p"/>
          </m:rPr>
          <m:t>≤</m:t>
        </m:r>
        <m:r>
          <m:t>r</m:t>
        </m:r>
        <m:r>
          <m:rPr>
            <m:sty m:val="p"/>
          </m:rPr>
          <m:t>≤</m:t>
        </m:r>
        <m:r>
          <m:t>1</m:t>
        </m:r>
      </m:oMath>
      <w:r>
        <w:t xml:space="preserve"> </w:t>
      </w:r>
      <w:r>
        <w:t xml:space="preserve">(</w:t>
      </w:r>
      <w:hyperlink r:id="rId125">
        <w:r>
          <w:rPr>
            <w:rStyle w:val="Hyperlink"/>
          </w:rPr>
          <w:t xml:space="preserve">range of the correlation coefficient</w:t>
        </w:r>
      </w:hyperlink>
      <w:r>
        <w:t xml:space="preserve">),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sSup>
          <m:e>
            <m:r>
              <m:t>r</m:t>
            </m:r>
          </m:e>
          <m:sup>
            <m:r>
              <m:t>2</m:t>
            </m:r>
          </m:sup>
        </m:sSup>
        <m:r>
          <m:rPr>
            <m:sty m:val="p"/>
          </m:rPr>
          <m:t>≤</m:t>
        </m:r>
        <m:r>
          <m:t>1</m:t>
        </m:r>
      </m:oMath>
      <w:r>
        <w:t xml:space="preserve">.</w:t>
      </w:r>
    </w:p>
    <w:bookmarkEnd w:id="126"/>
    <w:bookmarkStart w:id="127" w:name="thm-r-squared-slr"/>
    <w:p>
      <w:pPr>
        <w:pStyle w:val="BodyText"/>
      </w:pPr>
      <w:r>
        <w:rPr>
          <w:b/>
          <w:bCs/>
        </w:rPr>
        <w:t xml:space="preserve">Theorem 7 (</w:t>
      </w:r>
      <m:oMath>
        <m:sSup>
          <m:e>
            <m:r>
              <m:t>R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of a simple linear regression)</w:t>
      </w:r>
      <w:r>
        <w:t xml:space="preserve"> </w:t>
      </w:r>
      <w:r>
        <w:t xml:space="preserve">For the OLS fit of a simple linear regression,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y</m:t>
            </m:r>
            <m:r>
              <m:t>y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),</w:t>
      </w:r>
      <w:r>
        <w:t xml:space="preserve"> </w:t>
      </w:r>
      <m:oMath>
        <m:sSup>
          <m:e>
            <m: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the square of the</w:t>
      </w:r>
      <w:r>
        <w:t xml:space="preserve"> </w:t>
      </w:r>
      <w:hyperlink r:id="rId14">
        <w:r>
          <w:rPr>
            <w:rStyle w:val="Hyperlink"/>
          </w:rPr>
          <w:t xml:space="preserve">Pearson correlation coefficient</w:t>
        </w:r>
      </w:hyperlink>
      <w:r>
        <w:t xml:space="preserve"> </w:t>
      </w:r>
      <m:oMath>
        <m:r>
          <m:t>r</m:t>
        </m:r>
      </m:oMath>
      <w:r>
        <w:t xml:space="preserve"> </w:t>
      </w:r>
      <w:r>
        <w:t xml:space="preserve">of the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and so lies between 0 and 1: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R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r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,</m:t>
              </m:r>
              <m:r>
                <m:t>&amp;</m:t>
              </m:r>
              <m:r>
                <m:t>0</m:t>
              </m:r>
              <m:r>
                <m:rPr>
                  <m:sty m:val="p"/>
                </m:rPr>
                <m:t>≤</m:t>
              </m:r>
              <m:sSup>
                <m:e>
                  <m:r>
                    <m:t>R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2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r-squared-slr">
        <w:r>
          <w:rPr>
            <w:rStyle w:val="Hyperlink"/>
          </w:rPr>
          <w:t xml:space="preserve">Exercise 17</w:t>
        </w:r>
      </w:hyperlink>
      <w:r>
        <w:t xml:space="preserve">,</w:t>
      </w:r>
      <w:r>
        <w:t xml:space="preserve"> </w:t>
      </w:r>
      <w:r>
        <w:t xml:space="preserve">which uses the residual sum of squares from</w:t>
      </w:r>
      <w:r>
        <w:t xml:space="preserve"> </w:t>
      </w:r>
      <w:hyperlink w:anchor="exr-rss-ols-fit">
        <w:r>
          <w:rPr>
            <w:rStyle w:val="Hyperlink"/>
          </w:rPr>
          <w:t xml:space="preserve">Exercise 16</w:t>
        </w:r>
      </w:hyperlink>
      <w:r>
        <w:t xml:space="preserve">.</w:t>
      </w:r>
    </w:p>
    <w:bookmarkStart w:id="128" w:name="exm-hers-r-squared"/>
    <w:p>
      <w:pPr>
        <w:pStyle w:val="BodyText"/>
      </w:pPr>
      <w:r>
        <w:rPr>
          <w:b/>
          <w:bCs/>
        </w:rPr>
        <w:t xml:space="preserve">Example 10 (</w:t>
      </w:r>
      <m:oMath>
        <m:sSup>
          <m:e>
            <m:r>
              <m:t>R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for the regression of glucose on BMI in HERS)</w:t>
      </w:r>
      <w:r>
        <w:t xml:space="preserve"> </w:t>
      </w:r>
      <w:r>
        <w:t xml:space="preserve">For the fit in</w:t>
      </w:r>
      <w:r>
        <w:t xml:space="preserve"> </w:t>
      </w:r>
      <w:hyperlink w:anchor="exm-hers-slr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m:oMath>
        <m:sSup>
          <m:e>
            <m: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computed from</w:t>
      </w:r>
      <w:r>
        <w:t xml:space="preserve"> </w:t>
      </w:r>
      <w:hyperlink w:anchor="def-r-squared">
        <w:r>
          <w:rPr>
            <w:rStyle w:val="Hyperlink"/>
          </w:rPr>
          <w:t xml:space="preserve">Definition 17</w:t>
        </w:r>
      </w:hyperlink>
      <w:r>
        <w:t xml:space="preserve">,</w:t>
      </w:r>
      <w:r>
        <w:t xml:space="preserve"> </w:t>
      </w:r>
      <w:r>
        <w:t xml:space="preserve">the square of the Pearson correlation, and</w:t>
      </w:r>
      <w:r>
        <w:t xml:space="preserve"> </w:t>
      </w:r>
      <w:r>
        <w:rPr>
          <w:rStyle w:val="VerbatimChar"/>
        </w:rPr>
        <w:t xml:space="preserve">lm()</w:t>
      </w:r>
      <w:r>
        <w:t xml:space="preserve">’s value agree:</w:t>
      </w:r>
    </w:p>
    <w:p>
      <w:pPr>
        <w:pStyle w:val="SourceCode"/>
      </w:pPr>
      <w:r>
        <w:rPr>
          <w:rStyle w:val="NormalTok"/>
        </w:rPr>
        <w:t xml:space="preserve">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(glucose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BMI,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hers)</w:t>
      </w:r>
      <w:r>
        <w:br/>
      </w:r>
      <w:r>
        <w:rPr>
          <w:rStyle w:val="NormalTok"/>
        </w:rPr>
        <w:t xml:space="preserve">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fit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model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r_squared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residuals</w:t>
      </w:r>
      <w:r>
        <w:rPr>
          <w:rStyle w:val="NormalTok"/>
        </w:rPr>
        <w:t xml:space="preserve">(fit)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((y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(y))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cor_squared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cor</w:t>
      </w:r>
      <w:r>
        <w:rPr>
          <w:rStyle w:val="NormalTok"/>
        </w:rPr>
        <w:t xml:space="preserve">(fit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model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BMI, y)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lm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summary</w:t>
      </w:r>
      <w:r>
        <w:rPr>
          <w:rStyle w:val="NormalTok"/>
        </w:rPr>
        <w:t xml:space="preserve">(fit)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r.squared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r_squared cor_squared          lm </w:t>
      </w:r>
      <w:r>
        <w:br/>
      </w:r>
      <w:r>
        <w:rPr>
          <w:rStyle w:val="CommentTok"/>
        </w:rPr>
        <w:t xml:space="preserve">#&gt;   0.0743455   0.0743455   0.0743455</w:t>
      </w:r>
    </w:p>
    <w:p>
      <w:pPr>
        <w:pStyle w:val="FirstParagraph"/>
      </w:pPr>
      <w:r>
        <w:t xml:space="preserve">BMI accounts for only about</w:t>
      </w:r>
      <w:r>
        <w:t xml:space="preserve"> </w:t>
      </w:r>
      <w:r>
        <w:t xml:space="preserve">7% of the</w:t>
      </w:r>
      <w:r>
        <w:t xml:space="preserve"> </w:t>
      </w:r>
      <w:r>
        <w:t xml:space="preserve">variation in baseline fasting glucose.</w:t>
      </w:r>
    </w:p>
    <w:bookmarkEnd w:id="128"/>
    <w:bookmarkEnd w:id="129"/>
    <w:bookmarkStart w:id="131" w:name="further-reading"/>
    <w:p>
      <w:pPr>
        <w:pStyle w:val="Heading3"/>
      </w:pPr>
      <w:r>
        <w:t xml:space="preserve">3.5 Further reading</w:t>
      </w:r>
    </w:p>
    <w:p>
      <w:pPr>
        <w:pStyle w:val="FirstParagraph"/>
      </w:pPr>
      <w:hyperlink r:id="rId130">
        <w:r>
          <w:rPr>
            <w:rStyle w:val="Hyperlink"/>
          </w:rPr>
          <w:t xml:space="preserve">Linear Models Overview</w:t>
        </w:r>
      </w:hyperlink>
      <w:r>
        <w:t xml:space="preserve"> </w:t>
      </w:r>
      <w:r>
        <w:t xml:space="preserve">covers linear regression in depth,</w:t>
      </w:r>
      <w:r>
        <w:t xml:space="preserve"> </w:t>
      </w:r>
      <w:r>
        <w:t xml:space="preserve">including inference for the coefficients and multiple predictors.</w:t>
      </w:r>
      <w:r>
        <w:t xml:space="preserve"> </w:t>
      </w:r>
      <w:r>
        <w:t xml:space="preserve">Vittinghoff et al. (2012)</w:t>
      </w:r>
      <w:r>
        <w:t xml:space="preserve"> </w:t>
      </w:r>
      <w:r>
        <w:t xml:space="preserve">cover linear regression in Chapter 4.</w:t>
      </w:r>
    </w:p>
    <w:bookmarkEnd w:id="131"/>
    <w:bookmarkEnd w:id="132"/>
    <w:bookmarkStart w:id="139" w:name="references"/>
    <w:p>
      <w:pPr>
        <w:pStyle w:val="Heading2"/>
      </w:pPr>
      <w:r>
        <w:t xml:space="preserve">References</w:t>
      </w:r>
    </w:p>
    <w:bookmarkStart w:id="138" w:name="refs"/>
    <w:bookmarkStart w:id="133" w:name="ref-hoggtanis2015"/>
    <w:p>
      <w:pPr>
        <w:pStyle w:val="Bibliography"/>
      </w:pPr>
      <w:r>
        <w:t xml:space="preserve">Hogg, Robert V., Elliot A. Tanis, and Dale L. Zimmerman. 2019.</w:t>
      </w:r>
      <w:r>
        <w:t xml:space="preserve"> </w:t>
      </w:r>
      <w:r>
        <w:rPr>
          <w:i/>
          <w:iCs/>
        </w:rPr>
        <w:t xml:space="preserve">Probability and Statistical Inference</w:t>
      </w:r>
      <w:r>
        <w:t xml:space="preserve">. Tenth edition. Pearson.</w:t>
      </w:r>
    </w:p>
    <w:bookmarkEnd w:id="133"/>
    <w:bookmarkStart w:id="135" w:name="ref-hutchinson_wwu_ml_videos"/>
    <w:p>
      <w:pPr>
        <w:pStyle w:val="Bibliography"/>
      </w:pPr>
      <w:r>
        <w:t xml:space="preserve">Hutchinson, Brian. n.d.</w:t>
      </w:r>
      <w:r>
        <w:t xml:space="preserve"> </w:t>
      </w:r>
      <w:r>
        <w:rPr>
          <w:i/>
          <w:iCs/>
        </w:rPr>
        <w:t xml:space="preserve">DATA</w:t>
      </w:r>
      <w:r>
        <w:rPr>
          <w:i/>
          <w:iCs/>
        </w:rPr>
        <w:t xml:space="preserve"> </w:t>
      </w:r>
      <w:r>
        <w:rPr>
          <w:i/>
          <w:iCs/>
        </w:rPr>
        <w:t xml:space="preserve">471/571 (Machine Learning) and</w:t>
      </w:r>
      <w:r>
        <w:rPr>
          <w:i/>
          <w:iCs/>
        </w:rPr>
        <w:t xml:space="preserve"> </w:t>
      </w:r>
      <w:r>
        <w:rPr>
          <w:i/>
          <w:iCs/>
        </w:rPr>
        <w:t xml:space="preserve">CSCI</w:t>
      </w:r>
      <w:r>
        <w:rPr>
          <w:i/>
          <w:iCs/>
        </w:rPr>
        <w:t xml:space="preserve"> </w:t>
      </w:r>
      <w:r>
        <w:rPr>
          <w:i/>
          <w:iCs/>
        </w:rPr>
        <w:t xml:space="preserve">481/581 (Deep Learning) Video Lectures</w:t>
      </w:r>
      <w:r>
        <w:t xml:space="preserve">. Western Washington University. Accessed September 28, 2026.</w:t>
      </w:r>
      <w:r>
        <w:t xml:space="preserve"> </w:t>
      </w:r>
      <w:hyperlink r:id="rId134">
        <w:r>
          <w:rPr>
            <w:rStyle w:val="Hyperlink"/>
          </w:rPr>
          <w:t xml:space="preserve">https://facultyweb.cs.wwu.edu/~hutchib2/video_lectures/data371/</w:t>
        </w:r>
      </w:hyperlink>
      <w:r>
        <w:t xml:space="preserve">.</w:t>
      </w:r>
    </w:p>
    <w:bookmarkEnd w:id="135"/>
    <w:bookmarkStart w:id="137" w:name="ref-vittinghoff2e"/>
    <w:p>
      <w:pPr>
        <w:pStyle w:val="Bibliography"/>
      </w:pPr>
      <w:r>
        <w:t xml:space="preserve">Vittinghoff, Eric, David V Glidden, Stephen C Shiboski, and Charles E McCulloch. 2012.</w:t>
      </w:r>
      <w:r>
        <w:t xml:space="preserve"> </w:t>
      </w:r>
      <w:r>
        <w:rPr>
          <w:i/>
          <w:iCs/>
        </w:rPr>
        <w:t xml:space="preserve">Regression Methods in Biostatistics: Linear, Logistic, Survival, and Repeated Measures Models</w:t>
      </w:r>
      <w:r>
        <w:t xml:space="preserve">. 2nd ed. Springer.</w:t>
      </w:r>
      <w:r>
        <w:t xml:space="preserve"> </w:t>
      </w:r>
      <w:hyperlink r:id="rId136">
        <w:r>
          <w:rPr>
            <w:rStyle w:val="Hyperlink"/>
          </w:rPr>
          <w:t xml:space="preserve">https://doi.org/10.1007/978-1-4614-1353-0</w:t>
        </w:r>
      </w:hyperlink>
      <w:r>
        <w:t xml:space="preserve">.</w:t>
      </w:r>
    </w:p>
    <w:bookmarkEnd w:id="137"/>
    <w:bookmarkEnd w:id="138"/>
    <w:bookmarkEnd w:id="13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105" Type="http://schemas.openxmlformats.org/officeDocument/2006/relationships/image" Target="media/rId105.png"/><Relationship Id="rId20" Type="http://schemas.openxmlformats.org/officeDocument/2006/relationships/image" Target="media/rId20.png"/><Relationship Id="rId53" Type="http://schemas.openxmlformats.org/officeDocument/2006/relationships/image" Target="media/rId53.png"/><Relationship Id="rId65" Type="http://schemas.openxmlformats.org/officeDocument/2006/relationships/image" Target="media/rId65.png"/><Relationship Id="rId111" Type="http://schemas.openxmlformats.org/officeDocument/2006/relationships/image" Target="media/rId111.png"/><Relationship Id="rId10" Type="http://schemas.openxmlformats.org/officeDocument/2006/relationships/hyperlink" Target="basic-statistical-methods.qmd#sec-hers-intro" TargetMode="External"/><Relationship Id="rId14" Type="http://schemas.openxmlformats.org/officeDocument/2006/relationships/hyperlink" Target="exploratory-descriptive.qmd#def-pearson-r" TargetMode="External"/><Relationship Id="rId101" Type="http://schemas.openxmlformats.org/officeDocument/2006/relationships/hyperlink" Target="exploratory-descriptive.qmd#def-sample-sd" TargetMode="External"/><Relationship Id="rId125" Type="http://schemas.openxmlformats.org/officeDocument/2006/relationships/hyperlink" Target="exploratory-descriptive.qmd#thm-pearson-r-range" TargetMode="External"/><Relationship Id="rId136" Type="http://schemas.openxmlformats.org/officeDocument/2006/relationships/hyperlink" Target="https://doi.org/10.1007/978-1-4614-1353-0" TargetMode="External"/><Relationship Id="rId134" Type="http://schemas.openxmlformats.org/officeDocument/2006/relationships/hyperlink" Target="https://facultyweb.cs.wwu.edu/~hutchib2/video_lectures/data371/" TargetMode="External"/><Relationship Id="rId108" Type="http://schemas.openxmlformats.org/officeDocument/2006/relationships/hyperlink" Target="https://facultyweb.cs.wwu.edu/~hutchib2/video_lectures/data371/#linear_regression" TargetMode="External"/><Relationship Id="rId38" Type="http://schemas.openxmlformats.org/officeDocument/2006/relationships/hyperlink" Target="https://morrison-lab.github.io/pds/expectation.html#def-cond-pdf" TargetMode="External"/><Relationship Id="rId39" Type="http://schemas.openxmlformats.org/officeDocument/2006/relationships/hyperlink" Target="https://morrison-lab.github.io/pds/random-variables.html#def-normal" TargetMode="External"/><Relationship Id="rId12" Type="http://schemas.openxmlformats.org/officeDocument/2006/relationships/hyperlink" Target="https://morrison-lab.github.io/pds/variance-covariance.html#def-cov" TargetMode="External"/><Relationship Id="rId32" Type="http://schemas.openxmlformats.org/officeDocument/2006/relationships/hyperlink" Target="https://morrison-lab.github.io/pds/variance-covariance.html#def-deviation-pop-mean" TargetMode="External"/><Relationship Id="rId130" Type="http://schemas.openxmlformats.org/officeDocument/2006/relationships/hyperlink" Target="https://morrison-lab.github.io/rme/chapters/Linear-models-overview.html" TargetMode="External"/><Relationship Id="rId109" Type="http://schemas.openxmlformats.org/officeDocument/2006/relationships/hyperlink" Target="https://wwu.instructure.com/courses/1906010/modules#module_3922392" TargetMode="External"/><Relationship Id="rId16" Type="http://schemas.openxmlformats.org/officeDocument/2006/relationships/hyperlink" Target="inference.qmd#def-t-dist" TargetMode="External"/><Relationship Id="rId9" Type="http://schemas.openxmlformats.org/officeDocument/2006/relationships/hyperlink" Target="inference.qmd#sec-reference-distributions" TargetMode="External"/><Relationship Id="rId97" Type="http://schemas.openxmlformats.org/officeDocument/2006/relationships/hyperlink" Target="intro-MLEs.qmd#def-hessian" TargetMode="External"/><Relationship Id="rId122" Type="http://schemas.openxmlformats.org/officeDocument/2006/relationships/hyperlink" Target="prediction.qmd#def-fitted-value" TargetMode="External"/><Relationship Id="rId60" Type="http://schemas.openxmlformats.org/officeDocument/2006/relationships/hyperlink" Target="prediction.qmd#def-prediction-error" TargetMode="External"/><Relationship Id="rId58" Type="http://schemas.openxmlformats.org/officeDocument/2006/relationships/hyperlink" Target="prediction.qmd#def-prediction-mse" TargetMode="External"/><Relationship Id="rId50" Type="http://schemas.openxmlformats.org/officeDocument/2006/relationships/hyperlink" Target="prediction.qmd#def-residual" TargetMode="External"/></Relationships>
</file>

<file path=word/_rels/footnotes.xml.rels><?xml version='1.0' encoding='UTF-8' standalone='yes'?>
<Relationships xmlns="http://schemas.openxmlformats.org/package/2006/relationships"><Relationship Id="rId10" Type="http://schemas.openxmlformats.org/officeDocument/2006/relationships/hyperlink" Target="basic-statistical-methods.qmd#sec-hers-intro" TargetMode="External"/><Relationship Id="rId14" Type="http://schemas.openxmlformats.org/officeDocument/2006/relationships/hyperlink" Target="exploratory-descriptive.qmd#def-pearson-r" TargetMode="External"/><Relationship Id="rId101" Type="http://schemas.openxmlformats.org/officeDocument/2006/relationships/hyperlink" Target="exploratory-descriptive.qmd#def-sample-sd" TargetMode="External"/><Relationship Id="rId125" Type="http://schemas.openxmlformats.org/officeDocument/2006/relationships/hyperlink" Target="exploratory-descriptive.qmd#thm-pearson-r-range" TargetMode="External"/><Relationship Id="rId136" Type="http://schemas.openxmlformats.org/officeDocument/2006/relationships/hyperlink" Target="https://doi.org/10.1007/978-1-4614-1353-0" TargetMode="External"/><Relationship Id="rId134" Type="http://schemas.openxmlformats.org/officeDocument/2006/relationships/hyperlink" Target="https://facultyweb.cs.wwu.edu/~hutchib2/video_lectures/data371/" TargetMode="External"/><Relationship Id="rId108" Type="http://schemas.openxmlformats.org/officeDocument/2006/relationships/hyperlink" Target="https://facultyweb.cs.wwu.edu/~hutchib2/video_lectures/data371/#linear_regression" TargetMode="External"/><Relationship Id="rId38" Type="http://schemas.openxmlformats.org/officeDocument/2006/relationships/hyperlink" Target="https://morrison-lab.github.io/pds/expectation.html#def-cond-pdf" TargetMode="External"/><Relationship Id="rId39" Type="http://schemas.openxmlformats.org/officeDocument/2006/relationships/hyperlink" Target="https://morrison-lab.github.io/pds/random-variables.html#def-normal" TargetMode="External"/><Relationship Id="rId12" Type="http://schemas.openxmlformats.org/officeDocument/2006/relationships/hyperlink" Target="https://morrison-lab.github.io/pds/variance-covariance.html#def-cov" TargetMode="External"/><Relationship Id="rId32" Type="http://schemas.openxmlformats.org/officeDocument/2006/relationships/hyperlink" Target="https://morrison-lab.github.io/pds/variance-covariance.html#def-deviation-pop-mean" TargetMode="External"/><Relationship Id="rId130" Type="http://schemas.openxmlformats.org/officeDocument/2006/relationships/hyperlink" Target="https://morrison-lab.github.io/rme/chapters/Linear-models-overview.html" TargetMode="External"/><Relationship Id="rId109" Type="http://schemas.openxmlformats.org/officeDocument/2006/relationships/hyperlink" Target="https://wwu.instructure.com/courses/1906010/modules#module_3922392" TargetMode="External"/><Relationship Id="rId16" Type="http://schemas.openxmlformats.org/officeDocument/2006/relationships/hyperlink" Target="inference.qmd#def-t-dist" TargetMode="External"/><Relationship Id="rId9" Type="http://schemas.openxmlformats.org/officeDocument/2006/relationships/hyperlink" Target="inference.qmd#sec-reference-distributions" TargetMode="External"/><Relationship Id="rId97" Type="http://schemas.openxmlformats.org/officeDocument/2006/relationships/hyperlink" Target="intro-MLEs.qmd#def-hessian" TargetMode="External"/><Relationship Id="rId122" Type="http://schemas.openxmlformats.org/officeDocument/2006/relationships/hyperlink" Target="prediction.qmd#def-fitted-value" TargetMode="External"/><Relationship Id="rId60" Type="http://schemas.openxmlformats.org/officeDocument/2006/relationships/hyperlink" Target="prediction.qmd#def-prediction-error" TargetMode="External"/><Relationship Id="rId58" Type="http://schemas.openxmlformats.org/officeDocument/2006/relationships/hyperlink" Target="prediction.qmd#def-prediction-mse" TargetMode="External"/><Relationship Id="rId50" Type="http://schemas.openxmlformats.org/officeDocument/2006/relationships/hyperlink" Target="prediction.qmd#def-residual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Correlation and Simple Linear Regression</dc:title>
  <dc:creator/>
  <cp:keywords/>
  <dcterms:created xsi:type="dcterms:W3CDTF">2026-10-15T08:43:12Z</dcterms:created>
  <dcterms:modified xsi:type="dcterms:W3CDTF">2026-10-15T08:43:12Z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2026-10-15 01:25:45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toc-title">
    <vt:lpwstr>Table of contents</vt:lpwstr>
  </property>
</Properties>
</file>