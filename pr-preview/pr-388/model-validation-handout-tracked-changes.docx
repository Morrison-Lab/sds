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1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5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4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5"/>
    <w:bookmarkStart w:id="87" w:name="exm-empirical-risk"/>
    <w:p>
      <w:pPr>
        <w:pStyle w:val="BodyText"/>
      </w:pPr>
      <w:r>
        <w:rPr>
          <w:b/>
          <w:bCs/>
        </w:rPr>
        <w:t xml:space="preserve">Example 14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6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7"/>
    <w:bookmarkStart w:id="89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bookmarkEnd w:id="89"/>
    <w:bookmarkStart w:id="90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0"/>
    <w:bookmarkEnd w:id="91"/>
    <w:bookmarkStart w:id="96" w:name="overfitting"/>
    <w:p>
      <w:pPr>
        <w:pStyle w:val="Heading2"/>
      </w:pPr>
      <w:r>
        <w:t xml:space="preserve">3 Overfitting</w:t>
      </w:r>
    </w:p>
    <w:bookmarkStart w:id="9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2"/>
    <w:bookmarkStart w:id="9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3"/>
    <w:bookmarkStart w:id="94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4"/>
    <w:bookmarkStart w:id="95" w:name="exm-overfitting-polynomial-cars"/>
    <w:p>
      <w:pPr>
        <w:pStyle w:val="BodyText"/>
      </w:pPr>
      <w:r>
        <w:rPr>
          <w:b/>
          <w:bCs/>
        </w:rPr>
        <w:t xml:space="preserve">Example 15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5"/>
    <w:bookmarkEnd w:id="96"/>
    <w:bookmarkStart w:id="192" w:name="sec-generalization-error"/>
    <w:p>
      <w:pPr>
        <w:pStyle w:val="Heading2"/>
      </w:pPr>
      <w:r>
        <w:t xml:space="preserve">4 Generalization error</w:t>
      </w:r>
    </w:p>
    <w:bookmarkStart w:id="9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7"/>
    <w:bookmarkStart w:id="99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98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9"/>
    <w:bookmarkStart w:id="101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0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bookmarkStart w:id="102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2"/>
    <w:bookmarkStart w:id="105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3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4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9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8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9"/>
    <w:bookmarkStart w:id="111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2"/>
    <w:bookmarkStart w:id="113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3"/>
    <w:bookmarkStart w:id="114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4"/>
    <w:bookmarkStart w:id="116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3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9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7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8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9"/>
    <w:bookmarkStart w:id="121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0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2"/>
    <w:bookmarkStart w:id="123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3"/>
    <w:bookmarkStart w:id="124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4"/>
    <w:bookmarkStart w:id="126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5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7"/>
    <w:bookmarkStart w:id="129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1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0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1"/>
    <w:bookmarkStart w:id="132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2"/>
    <w:bookmarkStart w:id="133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3"/>
    <w:bookmarkStart w:id="135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5"/>
    <w:bookmarkStart w:id="137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9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8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0" w:name="exm-average-fit"/>
    <w:p>
      <w:pPr>
        <w:pStyle w:val="BodyText"/>
      </w:pPr>
      <w:r>
        <w:rPr>
          <w:b/>
          <w:bCs/>
        </w:rPr>
        <w:t xml:space="preserve">Example 22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4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1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3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5" w:name="exm-prediction-bias"/>
    <w:p>
      <w:pPr>
        <w:pStyle w:val="BodyText"/>
      </w:pPr>
      <w:r>
        <w:rPr>
          <w:b/>
          <w:bCs/>
        </w:rPr>
        <w:t xml:space="preserve">Example 23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5"/>
    <w:bookmarkStart w:id="148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6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7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8"/>
    <w:bookmarkStart w:id="149" w:name="exm-irreducible-error"/>
    <w:p>
      <w:pPr>
        <w:pStyle w:val="BodyText"/>
      </w:pPr>
      <w:r>
        <w:rPr>
          <w:b/>
          <w:bCs/>
        </w:rPr>
        <w:t xml:space="preserve">Example 24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6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6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9"/>
    <w:bookmarkStart w:id="151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1"/>
    <w:bookmarkStart w:id="152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2"/>
    <w:bookmarkStart w:id="153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3"/>
    <w:bookmarkStart w:id="154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4"/>
    <w:bookmarkStart w:id="155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5"/>
    <w:bookmarkStart w:id="156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6"/>
    <w:bookmarkStart w:id="157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7"/>
    <w:bookmarkStart w:id="158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8"/>
    <w:bookmarkStart w:id="16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9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1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1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98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4"/>
    <w:bookmarkStart w:id="166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0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7" w:name="exm-epe-split-noise"/>
    <w:p>
      <w:pPr>
        <w:pStyle w:val="BodyText"/>
      </w:pPr>
      <w:r>
        <w:rPr>
          <w:b/>
          <w:bCs/>
        </w:rPr>
        <w:t xml:space="preserve">Example 25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7"/>
    <w:bookmarkStart w:id="16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8"/>
    <w:bookmarkStart w:id="17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0"/>
    <w:bookmarkStart w:id="172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0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3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3"/>
    <w:bookmarkStart w:id="17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6"/>
    <w:bookmarkStart w:id="177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7"/>
    <w:bookmarkStart w:id="17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2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79"/>
    <w:bookmarkStart w:id="180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0"/>
    <w:bookmarkStart w:id="181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1"/>
    <w:bookmarkStart w:id="18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2"/>
    <w:bookmarkStart w:id="18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3"/>
    <w:bookmarkStart w:id="18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5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5"/>
    <w:bookmarkStart w:id="191" w:name="exm-train-test-error-simulated"/>
    <w:p>
      <w:pPr>
        <w:pStyle w:val="BodyText"/>
      </w:pPr>
      <w:r>
        <w:rPr>
          <w:b/>
          <w:bCs/>
        </w:rPr>
        <w:t xml:space="preserve">Example 26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1"/>
    <w:bookmarkEnd w:id="192"/>
    <w:bookmarkStart w:id="241" w:name="sec-data-splits"/>
    <w:p>
      <w:pPr>
        <w:pStyle w:val="Heading2"/>
      </w:pPr>
      <w:r>
        <w:t xml:space="preserve">5 Training, validation, and test sets</w:t>
      </w:r>
    </w:p>
    <w:bookmarkStart w:id="19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3"/>
    <w:bookmarkStart w:id="19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4"/>
    <w:bookmarkStart w:id="196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6"/>
    <w:bookmarkStart w:id="197" w:name="exm-data-splits-sizes"/>
    <w:p>
      <w:pPr>
        <w:pStyle w:val="BodyText"/>
      </w:pPr>
      <w:r>
        <w:rPr>
          <w:b/>
          <w:bCs/>
        </w:rPr>
        <w:t xml:space="preserve">Example 27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7"/>
    <w:bookmarkStart w:id="199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99"/>
    <w:bookmarkStart w:id="200" w:name="exm-tuning-parameter"/>
    <w:p>
      <w:pPr>
        <w:pStyle w:val="BodyText"/>
      </w:pPr>
      <w:r>
        <w:rPr>
          <w:b/>
          <w:bCs/>
        </w:rPr>
        <w:t xml:space="preserve">Example 28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0"/>
    <w:bookmarkStart w:id="201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1"/>
    <w:bookmarkStart w:id="202" w:name="exm-model-selection"/>
    <w:p>
      <w:pPr>
        <w:pStyle w:val="BodyText"/>
      </w:pPr>
      <w:r>
        <w:rPr>
          <w:b/>
          <w:bCs/>
        </w:rPr>
        <w:t xml:space="preserve">Example 29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2"/>
    <w:bookmarkStart w:id="204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0"/>
    <w:bookmarkStart w:id="212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6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6"/>
    <w:bookmarkStart w:id="21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7"/>
    <w:bookmarkStart w:id="240" w:name="exm-train-validation-test-split"/>
    <w:p>
      <w:pPr>
        <w:pStyle w:val="BodyText"/>
      </w:pPr>
      <w:r>
        <w:rPr>
          <w:b/>
          <w:bCs/>
        </w:rPr>
        <w:t xml:space="preserve">Example 30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30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0"/>
    <w:bookmarkEnd w:id="241"/>
    <w:bookmarkStart w:id="27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4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42"/>
    <w:bookmarkStart w:id="24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43"/>
    <w:bookmarkStart w:id="245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4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bookmarkStart w:id="24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6"/>
    <w:bookmarkStart w:id="248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1"/>
    <w:p>
      <w:pPr>
        <w:pStyle w:val="BodyText"/>
      </w:pPr>
      <w:del w:id="185" w:author="PR Preview" w:date="2026-01-01T00:00:00Z">
        <w:r>
          <w:rPr>
            <w:b/>
            <w:bCs/>
          </w:rPr>
          <w:delText xml:space="preserve">Definition 49 (Fold-out rule)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For</w:delText>
        </w:r>
      </w:del>
      <w:del w:id="188" w:author="PR Preview" w:date="2026-01-01T00:00:00Z">
        <w:r>
          <w:delText xml:space="preserve"> </w:delText>
        </w:r>
      </w:del>
      <w:hyperlink w:anchor="def-folds">
        <w:del w:id="18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91" w:author="PR Preview" w:date="2026-01-01T00:00:00Z">
        <w:r>
          <w:delText xml:space="preserve">,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b/>
            <w:bCs/>
          </w:rPr>
          <w:delText xml:space="preserve">fold-out rule</w:delText>
        </w:r>
      </w:del>
      <w:del w:id="19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is the</w:delText>
        </w:r>
      </w:del>
      <w:del w:id="199" w:author="PR Preview" w:date="2026-01-01T00:00:00Z">
        <w:r>
          <w:delText xml:space="preserve"> </w:delText>
        </w:r>
      </w:del>
      <w:hyperlink w:anchor="def-fitted-model">
        <w:del w:id="20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that a</w:delText>
        </w:r>
      </w:del>
      <w:del w:id="203" w:author="PR Preview" w:date="2026-01-01T00:00:00Z">
        <w:r>
          <w:delText xml:space="preserve"> </w:delText>
        </w:r>
      </w:del>
      <w:hyperlink w:anchor="def-fitting-procedure">
        <w:del w:id="20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05" w:author="PR Preview" w:date="2026-01-01T00:00:00Z">
        <w:r>
          <w:delText xml:space="preserve"> </w:delText>
        </w:r>
      </w:del>
      <m:oMath>
        <m:r>
          <m:t>g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produces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2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p>
      <w:pPr>
        <w:pStyle w:val="FirstParagraph"/>
      </w:pPr>
      <w:del w:id="210" w:author="PR Preview" w:date="2026-01-01T00:00:00Z">
        <w:r>
          <w:rPr>
            <w:i/>
            <w:iCs/>
          </w:rPr>
          <w:delText xml:space="preserve">Remark 23</w:delText>
        </w:r>
      </w:del>
      <w:del w:id="211" w:author="PR Preview" w:date="2026-01-01T00:00:00Z">
        <w:r>
          <w:delText xml:space="preserve"> (Source: Fold-out rule). </w:delText>
        </w:r>
      </w:del>
      <w:del w:id="212" w:author="PR Preview" w:date="2026-01-01T00:00:00Z">
        <w:r>
          <w:delText xml:space="preserve">Hastie et al. [3, Sec. 7.10.1]</w:delText>
        </w:r>
      </w:del>
      <w:del w:id="213" w:author="PR Preview" w:date="2026-01-01T00:00:00Z">
        <w:r>
          <w:delText xml:space="preserve">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who write the fitted function with the</w:delText>
        </w:r>
      </w:del>
      <w:del w:id="216" w:author="PR Preview" w:date="2026-01-01T00:00:00Z">
        <w:r>
          <w:delText xml:space="preserve"> </w:delText>
        </w:r>
      </w:del>
      <m:oMath>
        <m:r>
          <m:t>k</m:t>
        </m:r>
      </m:oMath>
      <w:del w:id="217" w:author="PR Preview" w:date="2026-01-01T00:00:00Z">
        <w:r>
          <w:delText xml:space="preserve">th part of the data removed as</w:delText>
        </w:r>
      </w:del>
      <w:del w:id="21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219" w:author="PR Preview" w:date="2026-01-01T00:00:00Z">
        <w:r>
          <w:delText xml:space="preserve">.</w:delText>
        </w:r>
      </w:del>
    </w:p>
    <w:p>
      <w:pPr>
        <w:pStyle w:val="BodyText"/>
      </w:pPr>
      <w:ins w:id="220" w:author="PR Preview" w:date="2026-01-01T00:00:00Z">
        <w:r>
          <w:t xml:space="preserve"> </w:t>
        </w:r>
      </w:ins>
    </w:p>
    <w:bookmarkStart w:id="253" w:name="def-fold-out-fitted-model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Definition 49 (Fold-out fitted model)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For</w:t>
        </w:r>
      </w:ins>
      <w:ins w:id="224" w:author="PR Preview" w:date="2026-01-01T00:00:00Z">
        <w:r>
          <w:t xml:space="preserve"> </w:t>
        </w:r>
      </w:ins>
      <w:hyperlink w:anchor="def-folds">
        <w:ins w:id="22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27" w:author="PR Preview" w:date="2026-01-01T00:00:00Z">
        <w:r>
          <w:t xml:space="preserve">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the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fold-out fitted model</w:t>
        </w:r>
      </w:ins>
      <w:ins w:id="23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 the</w:t>
        </w:r>
      </w:ins>
      <w:ins w:id="235" w:author="PR Preview" w:date="2026-01-01T00:00:00Z">
        <w:r>
          <w:t xml:space="preserve"> </w:t>
        </w:r>
      </w:ins>
      <w:hyperlink w:anchor="def-fitted-model">
        <w:ins w:id="23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that a</w:t>
        </w:r>
      </w:ins>
      <w:ins w:id="239" w:author="PR Preview" w:date="2026-01-01T00:00:00Z">
        <w:r>
          <w:t xml:space="preserve"> </w:t>
        </w:r>
      </w:ins>
      <w:hyperlink w:anchor="def-fitting-procedure">
        <w:ins w:id="24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41" w:author="PR Preview" w:date="2026-01-01T00:00:00Z">
        <w:r>
          <w:t xml:space="preserve"> </w:t>
        </w:r>
      </w:ins>
      <m:oMath>
        <m:r>
          <m:t>g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produces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5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-out-fitted-model"/>
    <w:p>
      <w:pPr>
        <w:pStyle w:val="FirstParagraph"/>
      </w:pPr>
      <w:ins w:id="246" w:author="PR Preview" w:date="2026-01-01T00:00:00Z">
        <w:r>
          <w:rPr>
            <w:i/>
            <w:iCs/>
          </w:rPr>
          <w:t xml:space="preserve">Remark 23</w:t>
        </w:r>
      </w:ins>
      <w:ins w:id="247" w:author="PR Preview" w:date="2026-01-01T00:00:00Z">
        <w:r>
          <w:t xml:space="preserve"> (Source: Fold-out fitted model). </w:t>
        </w:r>
      </w:ins>
      <w:ins w:id="248" w:author="PR Preview" w:date="2026-01-01T00:00:00Z">
        <w:r>
          <w:t xml:space="preserve">Hastie et al. [3, Sec. 7.10.1]</w:t>
        </w:r>
      </w:ins>
      <w:ins w:id="249" w:author="PR Preview" w:date="2026-01-01T00:00:00Z">
        <w:r>
          <w:t xml:space="preserve">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who write the fitted function with the</w:t>
        </w:r>
      </w:ins>
      <w:ins w:id="252" w:author="PR Preview" w:date="2026-01-01T00:00:00Z">
        <w:r>
          <w:t xml:space="preserve"> </w:t>
        </w:r>
      </w:ins>
      <m:oMath>
        <m:r>
          <m:t>k</m:t>
        </m:r>
      </m:oMath>
      <w:ins w:id="253" w:author="PR Preview" w:date="2026-01-01T00:00:00Z">
        <w:r>
          <w:t xml:space="preserve">th part of the data removed as</w:t>
        </w:r>
      </w:ins>
      <w:ins w:id="254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255" w:author="PR Preview" w:date="2026-01-01T00:00:00Z">
        <w:r>
          <w:t xml:space="preserve">.</w:t>
        </w:r>
      </w:ins>
    </w:p>
    <w:bookmarkEnd w:id="254"/>
    <w:bookmarkStart w:id="255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del w:id="256" w:author="PR Preview" w:date="2026-01-01T00:00:00Z">
        <w:r>
          <w:delText xml:space="preserve">Fit the model to all data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rPr>
            <w:i/>
            <w:iCs/>
          </w:rPr>
          <w:delText xml:space="preserve">except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fold</w:delText>
        </w:r>
      </w:del>
      <w:del w:id="26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62" w:author="PR Preview" w:date="2026-01-01T00:00:00Z">
        <w:r>
          <w:delText xml:space="preserve">,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giving the</w:delText>
        </w:r>
      </w:del>
      <w:del w:id="265" w:author="PR Preview" w:date="2026-01-01T00:00:00Z">
        <w:r>
          <w:delText xml:space="preserve"> </w:delText>
        </w:r>
      </w:del>
      <w:hyperlink w:anchor="def-fold-out-rule">
        <w:del w:id="26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6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68" w:author="PR Preview" w:date="2026-01-01T00:00:00Z">
        <w:r>
          <w:delText xml:space="preserve">.</w:delText>
        </w:r>
      </w:del>
    </w:p>
    <w:p>
      <w:pPr>
        <w:pStyle w:val="Compact"/>
        <w:numPr>
          <w:ilvl w:val="1"/>
          <w:numId w:val="1019"/>
        </w:numPr>
      </w:pPr>
      <w:ins w:id="269" w:author="PR Preview" w:date="2026-01-01T00:00:00Z">
        <w:r>
          <w:t xml:space="preserve">Fit the model to all data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i/>
            <w:iCs/>
          </w:rPr>
          <w:t xml:space="preserve">except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fold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giving the</w:t>
        </w:r>
      </w:ins>
      <w:ins w:id="278" w:author="PR Preview" w:date="2026-01-01T00:00:00Z">
        <w:r>
          <w:t xml:space="preserve"> </w:t>
        </w:r>
      </w:ins>
      <w:hyperlink w:anchor="def-fold-out-fitted-model">
        <w:ins w:id="279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280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81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55"/>
    <w:bookmarkStart w:id="25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6"/>
    <w:bookmarkStart w:id="258" w:name="def-cv-estimate"/>
    <w:p>
      <w:pPr>
        <w:pStyle w:val="BodyText"/>
      </w:pPr>
      <w:del w:id="282" w:author="PR Preview" w:date="2026-01-01T00:00:00Z">
        <w:r>
          <w:rPr>
            <w:b/>
            <w:bCs/>
          </w:rPr>
          <w:delText xml:space="preserve">Definition 51 (Cross-validation estimate)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The</w:delText>
        </w:r>
      </w:del>
      <w:del w:id="285" w:author="PR Preview" w:date="2026-01-01T00:00:00Z">
        <w:r>
          <w:delText xml:space="preserve"> </w:delText>
        </w:r>
      </w:del>
      <m:oMath>
        <m:r>
          <m:t>k</m:t>
        </m:r>
      </m:oMath>
      <w:del w:id="286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2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is the</w:delText>
        </w:r>
      </w:del>
      <w:del w:id="290" w:author="PR Preview" w:date="2026-01-01T00:00:00Z">
        <w:r>
          <w:delText xml:space="preserve"> </w:delText>
        </w:r>
      </w:del>
      <w:hyperlink r:id="rId79">
        <w:del w:id="29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of the predictions that each observation</w:delText>
        </w:r>
      </w:del>
      <w:del w:id="29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of the training set receives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from the</w:delText>
        </w:r>
      </w:del>
      <w:del w:id="299" w:author="PR Preview" w:date="2026-01-01T00:00:00Z">
        <w:r>
          <w:delText xml:space="preserve"> </w:delText>
        </w:r>
      </w:del>
      <w:hyperlink w:anchor="def-fold-out-rule">
        <w:del w:id="300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of its</w:delText>
        </w:r>
      </w:del>
      <w:del w:id="303" w:author="PR Preview" w:date="2026-01-01T00:00:00Z">
        <w:r>
          <w:delText xml:space="preserve"> </w:delText>
        </w:r>
      </w:del>
      <w:hyperlink w:anchor="def-fold-assignment">
        <w:del w:id="304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30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in</w:delText>
        </w:r>
      </w:del>
      <w:del w:id="308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09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10" w:author="PR Preview" w:date="2026-01-01T00:00:00Z">
        <w:r>
          <w:delText xml:space="preserve">:</w:delText>
        </w:r>
      </w:del>
    </w:p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Definition 51 (Cross-validation estimate)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m:oMath>
        <m:r>
          <m:t>k</m:t>
        </m:r>
      </m:oMath>
      <w:ins w:id="315" w:author="PR Preview" w:date="2026-01-01T00:00:00Z">
        <w:r>
          <w:rPr>
            <w:b/>
            <w:bCs/>
          </w:rPr>
          <w:t xml:space="preserve">-fold cross-validation estimate</w:t>
        </w:r>
      </w:ins>
      <w:ins w:id="3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</w:t>
        </w:r>
      </w:ins>
      <w:ins w:id="319" w:author="PR Preview" w:date="2026-01-01T00:00:00Z">
        <w:r>
          <w:t xml:space="preserve"> </w:t>
        </w:r>
      </w:ins>
      <w:hyperlink r:id="rId79">
        <w:ins w:id="32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of the predictions that each observation</w:t>
        </w:r>
      </w:ins>
      <w:ins w:id="32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of the training set receives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from the</w:t>
        </w:r>
      </w:ins>
      <w:ins w:id="328" w:author="PR Preview" w:date="2026-01-01T00:00:00Z">
        <w:r>
          <w:t xml:space="preserve"> </w:t>
        </w:r>
      </w:ins>
      <w:hyperlink w:anchor="def-fold-out-fitted-model">
        <w:ins w:id="329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of its</w:t>
        </w:r>
      </w:ins>
      <w:ins w:id="332" w:author="PR Preview" w:date="2026-01-01T00:00:00Z">
        <w:r>
          <w:t xml:space="preserve"> </w:t>
        </w:r>
      </w:ins>
      <w:hyperlink w:anchor="def-fold-assignment">
        <w:ins w:id="333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33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in</w:t>
        </w:r>
      </w:ins>
      <w:ins w:id="33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3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39" w:author="PR Preview" w:date="2026-01-01T00:00:00Z">
        <w:r>
          <w:t xml:space="preserve">:</w:t>
        </w:r>
      </w:ins>
    </w:p>
    <w:p>
      <w:pPr>
        <w:pStyle w:val="BodyText"/>
      </w:pPr>
      <w:bookmarkStart w:id="25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9"/>
    <w:bookmarkStart w:id="26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0"/>
    <w:bookmarkStart w:id="26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61"/>
    <w:bookmarkStart w:id="26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6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2"/>
    </w:p>
    <w:bookmarkEnd w:id="2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5" w:name="def-fold-mse"/>
    <w:p>
      <w:pPr>
        <w:pStyle w:val="BodyText"/>
      </w:pPr>
      <w:del w:id="340" w:author="PR Preview" w:date="2026-01-01T00:00:00Z">
        <w:r>
          <w:rPr>
            <w:b/>
            <w:bCs/>
          </w:rPr>
          <w:delText xml:space="preserve">Definition 52 (Fold mean squared error)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The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rPr>
            <w:b/>
            <w:bCs/>
          </w:rPr>
          <w:delText xml:space="preserve">fold mean squared error</w:delText>
        </w:r>
      </w:del>
      <w:del w:id="34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of</w:delText>
        </w:r>
      </w:del>
      <w:del w:id="348" w:author="PR Preview" w:date="2026-01-01T00:00:00Z">
        <w:r>
          <w:delText xml:space="preserve"> </w:delText>
        </w:r>
      </w:del>
      <w:hyperlink w:anchor="def-folds">
        <w:del w:id="34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is the</w:delText>
        </w:r>
      </w:del>
      <w:del w:id="353" w:author="PR Preview" w:date="2026-01-01T00:00:00Z">
        <w:r>
          <w:delText xml:space="preserve"> </w:delText>
        </w:r>
      </w:del>
      <w:hyperlink r:id="rId79">
        <w:del w:id="354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of the</w:delText>
        </w:r>
      </w:del>
      <w:del w:id="357" w:author="PR Preview" w:date="2026-01-01T00:00:00Z">
        <w:r>
          <w:delText xml:space="preserve"> </w:delText>
        </w:r>
      </w:del>
      <w:hyperlink w:anchor="def-fold-out-rule">
        <w:del w:id="358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59" w:author="PR Preview" w:date="2026-01-01T00:00:00Z">
        <w:r>
          <w:delText xml:space="preserve">’s predictions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for the</w:delText>
        </w:r>
      </w:del>
      <w:del w:id="362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(</w:delText>
        </w:r>
      </w:del>
      <w:hyperlink w:anchor="def-fold-size">
        <w:del w:id="365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366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367" w:author="PR Preview" w:date="2026-01-01T00:00:00Z">
        <w:r>
          <w:rPr>
            <w:b/>
            <w:bCs/>
          </w:rPr>
          <w:t xml:space="preserve">Definition 52 (Fold mean squared error)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The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rPr>
            <w:b/>
            <w:bCs/>
          </w:rPr>
          <w:t xml:space="preserve">fold mean squared error</w:t>
        </w:r>
      </w:ins>
      <w:ins w:id="37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of</w:t>
        </w:r>
      </w:ins>
      <w:ins w:id="375" w:author="PR Preview" w:date="2026-01-01T00:00:00Z">
        <w:r>
          <w:t xml:space="preserve"> </w:t>
        </w:r>
      </w:ins>
      <w:hyperlink w:anchor="def-folds">
        <w:ins w:id="37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is the</w:t>
        </w:r>
      </w:ins>
      <w:ins w:id="380" w:author="PR Preview" w:date="2026-01-01T00:00:00Z">
        <w:r>
          <w:t xml:space="preserve"> </w:t>
        </w:r>
      </w:ins>
      <w:hyperlink r:id="rId79">
        <w:ins w:id="38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of the</w:t>
        </w:r>
      </w:ins>
      <w:ins w:id="384" w:author="PR Preview" w:date="2026-01-01T00:00:00Z">
        <w:r>
          <w:t xml:space="preserve"> </w:t>
        </w:r>
      </w:ins>
      <w:hyperlink w:anchor="def-fold-out-fitted-model">
        <w:ins w:id="385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386" w:author="PR Preview" w:date="2026-01-01T00:00:00Z">
        <w:r>
          <w:t xml:space="preserve">’s</w:t>
        </w:r>
      </w:ins>
      <w:ins w:id="387" w:author="PR Preview" w:date="2026-01-01T00:00:00Z">
        <w:r>
          <w:t xml:space="preserve"> </w:t>
        </w:r>
      </w:ins>
      <w:hyperlink r:id="rId18">
        <w:ins w:id="388" w:author="PR Preview" w:date="2026-01-01T00:00:00Z">
          <w:r>
            <w:rPr>
              <w:rStyle w:val="Hyperlink"/>
            </w:rPr>
            <w:t xml:space="preserve">predictions</w:t>
          </w:r>
        </w:ins>
      </w:hyperlink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for the</w:t>
        </w:r>
      </w:ins>
      <w:ins w:id="39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(</w:t>
        </w:r>
      </w:ins>
      <w:hyperlink w:anchor="def-fold-size">
        <w:ins w:id="394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395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6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6"/>
    <w:bookmarkStart w:id="26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7"/>
    <w:bookmarkStart w:id="26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8"/>
    <w:bookmarkStart w:id="273" w:name="exm-kfold-simulated"/>
    <w:p>
      <w:pPr>
        <w:pStyle w:val="BodyText"/>
      </w:pPr>
      <w:r>
        <w:rPr>
          <w:b/>
          <w:bCs/>
        </w:rPr>
        <w:t xml:space="preserve">Example 31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7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73"/>
    <w:bookmarkStart w:id="276" w:name="exm-kfold-mtcars"/>
    <w:p>
      <w:pPr>
        <w:pStyle w:val="BodyText"/>
      </w:pPr>
      <w:r>
        <w:rPr>
          <w:b/>
          <w:bCs/>
        </w:rPr>
        <w:t xml:space="preserve">Example 32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31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7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6"/>
    <w:bookmarkEnd w:id="277"/>
    <w:bookmarkStart w:id="305" w:name="sec-loocv"/>
    <w:p>
      <w:pPr>
        <w:pStyle w:val="Heading2"/>
      </w:pPr>
      <w:r>
        <w:t xml:space="preserve">7 Leave-one-out cross-validation</w:t>
      </w:r>
    </w:p>
    <w:bookmarkStart w:id="27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differ?</w:t>
      </w:r>
    </w:p>
    <w:bookmarkEnd w:id="278"/>
    <w:bookmarkStart w:id="27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9"/>
    <w:bookmarkStart w:id="281" w:name="def-loocv"/>
    <w:p>
      <w:pPr>
        <w:pStyle w:val="FirstParagraph"/>
      </w:pPr>
      <w:del w:id="396" w:author="PR Preview" w:date="2026-01-01T00:00:00Z">
        <w:r>
          <w:rPr>
            <w:b/>
            <w:bCs/>
          </w:rPr>
          <w:delText xml:space="preserve">Definition 53 (Leave-one-out cross-validation)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</w:delText>
        </w:r>
      </w:del>
      <w:del w:id="401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02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with</w:delText>
        </w:r>
      </w:del>
      <w:del w:id="40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06" w:author="PR Preview" w:date="2026-01-01T00:00:00Z">
        <w:r>
          <w:delText xml:space="preserve">,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so that each of the</w:delText>
        </w:r>
      </w:del>
      <w:del w:id="409" w:author="PR Preview" w:date="2026-01-01T00:00:00Z">
        <w:r>
          <w:delText xml:space="preserve"> </w:delText>
        </w:r>
      </w:del>
      <m:oMath>
        <m:r>
          <m:t>n</m:t>
        </m:r>
      </m:oMath>
      <w:del w:id="410" w:author="PR Preview" w:date="2026-01-01T00:00:00Z">
        <w:r>
          <w:delText xml:space="preserve"> </w:delText>
        </w:r>
      </w:del>
      <w:hyperlink w:anchor="def-folds">
        <w:del w:id="41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holds one observation,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and the</w:delText>
        </w:r>
      </w:del>
      <w:del w:id="416" w:author="PR Preview" w:date="2026-01-01T00:00:00Z">
        <w:r>
          <w:delText xml:space="preserve"> </w:delText>
        </w:r>
      </w:del>
      <w:hyperlink w:anchor="def-fold-out-rule">
        <w:del w:id="41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1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of observation</w:delText>
        </w:r>
      </w:del>
      <w:del w:id="421" w:author="PR Preview" w:date="2026-01-01T00:00:00Z">
        <w:r>
          <w:delText xml:space="preserve"> </w:delText>
        </w:r>
      </w:del>
      <m:oMath>
        <m:r>
          <m:t>i</m:t>
        </m:r>
      </m:oMath>
      <w:del w:id="422" w:author="PR Preview" w:date="2026-01-01T00:00:00Z">
        <w:r>
          <w:delText xml:space="preserve">’s</w:delText>
        </w:r>
      </w:del>
      <w:del w:id="423" w:author="PR Preview" w:date="2026-01-01T00:00:00Z">
        <w:r>
          <w:delText xml:space="preserve"> </w:delText>
        </w:r>
      </w:del>
      <w:hyperlink w:anchor="def-fold-assignment">
        <w:del w:id="424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is fitted to all observations except observation</w:delText>
        </w:r>
      </w:del>
      <w:del w:id="427" w:author="PR Preview" w:date="2026-01-01T00:00:00Z">
        <w:r>
          <w:delText xml:space="preserve"> </w:delText>
        </w:r>
      </w:del>
      <m:oMath>
        <m:r>
          <m:t>i</m:t>
        </m:r>
      </m:oMath>
      <w:del w:id="428" w:author="PR Preview" w:date="2026-01-01T00:00:00Z">
        <w:r>
          <w:delText xml:space="preserve">.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Its</w:delText>
        </w:r>
      </w:del>
      <w:del w:id="431" w:author="PR Preview" w:date="2026-01-01T00:00:00Z">
        <w:r>
          <w:delText xml:space="preserve"> </w:delText>
        </w:r>
      </w:del>
      <w:hyperlink w:anchor="def-cv-estimate">
        <w:del w:id="43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(</w:delText>
        </w:r>
      </w:del>
      <w:hyperlink w:anchor="eq-cv-estimate">
        <w:del w:id="435" w:author="PR Preview" w:date="2026-01-01T00:00:00Z">
          <w:r>
            <w:rPr>
              <w:rStyle w:val="Hyperlink"/>
            </w:rPr>
            <w:delText xml:space="preserve">Equation 50</w:delText>
          </w:r>
        </w:del>
      </w:hyperlink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with</w:delText>
        </w:r>
      </w:del>
      <w:del w:id="43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39" w:author="PR Preview" w:date="2026-01-01T00:00:00Z">
        <w:r>
          <w:delText xml:space="preserve">) is</w:delText>
        </w:r>
      </w:del>
    </w:p>
    <w:p>
      <w:pPr>
        <w:pStyle w:val="FirstParagraph"/>
      </w:pPr>
      <w:ins w:id="440" w:author="PR Preview" w:date="2026-01-01T00:00:00Z">
        <w:r>
          <w:rPr>
            <w:b/>
            <w:bCs/>
          </w:rPr>
          <w:t xml:space="preserve">Definition 53 (Leave-one-out cross-validation)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rPr>
            <w:b/>
            <w:bCs/>
          </w:rPr>
          <w:t xml:space="preserve">Leave-one-out cross-validation (LOOCV)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is</w:t>
        </w:r>
      </w:ins>
      <w:ins w:id="445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46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with</w:t>
        </w:r>
      </w:ins>
      <w:ins w:id="44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so that each of the</w:t>
        </w:r>
      </w:ins>
      <w:ins w:id="453" w:author="PR Preview" w:date="2026-01-01T00:00:00Z">
        <w:r>
          <w:t xml:space="preserve"> </w:t>
        </w:r>
      </w:ins>
      <m:oMath>
        <m:r>
          <m:t>n</m:t>
        </m:r>
      </m:oMath>
      <w:ins w:id="454" w:author="PR Preview" w:date="2026-01-01T00:00:00Z">
        <w:r>
          <w:t xml:space="preserve"> </w:t>
        </w:r>
      </w:ins>
      <w:hyperlink w:anchor="def-folds">
        <w:ins w:id="455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holds one observation,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and the</w:t>
        </w:r>
      </w:ins>
      <w:ins w:id="460" w:author="PR Preview" w:date="2026-01-01T00:00:00Z">
        <w:r>
          <w:t xml:space="preserve"> </w:t>
        </w:r>
      </w:ins>
      <w:hyperlink w:anchor="def-fold-out-fitted-model">
        <w:ins w:id="461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46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of observation</w:t>
        </w:r>
      </w:ins>
      <w:ins w:id="465" w:author="PR Preview" w:date="2026-01-01T00:00:00Z">
        <w:r>
          <w:t xml:space="preserve"> </w:t>
        </w:r>
      </w:ins>
      <m:oMath>
        <m:r>
          <m:t>i</m:t>
        </m:r>
      </m:oMath>
      <w:ins w:id="466" w:author="PR Preview" w:date="2026-01-01T00:00:00Z">
        <w:r>
          <w:t xml:space="preserve">’s</w:t>
        </w:r>
      </w:ins>
      <w:ins w:id="467" w:author="PR Preview" w:date="2026-01-01T00:00:00Z">
        <w:r>
          <w:t xml:space="preserve"> </w:t>
        </w:r>
      </w:ins>
      <w:hyperlink w:anchor="def-fold-assignment">
        <w:ins w:id="46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is fitted to all observations except observation</w:t>
        </w:r>
      </w:ins>
      <w:ins w:id="471" w:author="PR Preview" w:date="2026-01-01T00:00:00Z">
        <w:r>
          <w:t xml:space="preserve"> </w:t>
        </w:r>
      </w:ins>
      <m:oMath>
        <m:r>
          <m:t>i</m:t>
        </m:r>
      </m:oMath>
      <w:ins w:id="472" w:author="PR Preview" w:date="2026-01-01T00:00:00Z">
        <w:r>
          <w:t xml:space="preserve">.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Its</w:t>
        </w:r>
      </w:ins>
      <w:ins w:id="475" w:author="PR Preview" w:date="2026-01-01T00:00:00Z">
        <w:r>
          <w:t xml:space="preserve"> </w:t>
        </w:r>
      </w:ins>
      <w:hyperlink w:anchor="def-cv-estimate">
        <w:ins w:id="47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(</w:t>
        </w:r>
      </w:ins>
      <w:hyperlink w:anchor="eq-cv-estimate">
        <w:ins w:id="479" w:author="PR Preview" w:date="2026-01-01T00:00:00Z">
          <w:r>
            <w:rPr>
              <w:rStyle w:val="Hyperlink"/>
            </w:rPr>
            <w:t xml:space="preserve">Equation 50</w:t>
          </w:r>
        </w:ins>
      </w:hyperlink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with</w:t>
        </w:r>
      </w:ins>
      <w:ins w:id="48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83" w:author="PR Preview" w:date="2026-01-01T00:00:00Z">
        <w:r>
          <w:t xml:space="preserve">) is</w:t>
        </w:r>
      </w:ins>
    </w:p>
    <w:p>
      <w:pPr>
        <w:pStyle w:val="BodyText"/>
      </w:pPr>
      <w:bookmarkStart w:id="28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del w:id="484" w:author="PR Preview" w:date="2026-01-01T00:00:00Z">
        <w:r>
          <w:delText xml:space="preserve">Let</w:delText>
        </w:r>
      </w:del>
      <w:del w:id="485" w:author="PR Preview" w:date="2026-01-01T00:00:00Z">
        <w:r>
          <w:delText xml:space="preserve"> </w:delText>
        </w:r>
      </w:del>
      <m:oMath>
        <m:r>
          <m:t>g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be the</w:delText>
        </w:r>
      </w:del>
      <w:del w:id="488" w:author="PR Preview" w:date="2026-01-01T00:00:00Z">
        <w:r>
          <w:delText xml:space="preserve"> </w:delText>
        </w:r>
      </w:del>
      <w:hyperlink w:anchor="def-fitting-procedure">
        <w:del w:id="48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90" w:author="PR Preview" w:date="2026-01-01T00:00:00Z">
        <w:r>
          <w:delText xml:space="preserve">,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the rule that maps a</w:delText>
        </w:r>
      </w:del>
      <w:del w:id="493" w:author="PR Preview" w:date="2026-01-01T00:00:00Z">
        <w:r>
          <w:delText xml:space="preserve"> </w:delText>
        </w:r>
      </w:del>
      <w:hyperlink w:anchor="def-training-set">
        <w:del w:id="49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to a</w:delText>
        </w:r>
      </w:del>
      <w:del w:id="497" w:author="PR Preview" w:date="2026-01-01T00:00:00Z">
        <w:r>
          <w:delText xml:space="preserve"> </w:delText>
        </w:r>
      </w:del>
      <w:hyperlink w:anchor="def-fitted-model">
        <w:del w:id="49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99" w:author="PR Preview" w:date="2026-01-01T00:00:00Z">
        <w:r>
          <w:delText xml:space="preserve">.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The</w:delText>
        </w:r>
      </w:del>
      <w:del w:id="502" w:author="PR Preview" w:date="2026-01-01T00:00:00Z">
        <w:r>
          <w:delText xml:space="preserve"> </w:delText>
        </w:r>
      </w:del>
      <w:hyperlink w:anchor="def-fold-out-rule">
        <w:del w:id="503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of observation</w:delText>
        </w:r>
      </w:del>
      <w:del w:id="506" w:author="PR Preview" w:date="2026-01-01T00:00:00Z">
        <w:r>
          <w:delText xml:space="preserve"> </w:delText>
        </w:r>
      </w:del>
      <m:oMath>
        <m:r>
          <m:t>i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is then</w:delText>
        </w:r>
      </w:del>
      <w:del w:id="50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10" w:author="PR Preview" w:date="2026-01-01T00:00:00Z">
        <w:r>
          <w:delText xml:space="preserve">.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(</w:delText>
        </w:r>
      </w:del>
      <w:hyperlink w:anchor="eq-fold-out-rule">
        <w:del w:id="513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with</w:delText>
        </w:r>
      </w:del>
      <w:del w:id="5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517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ins w:id="518" w:author="PR Preview" w:date="2026-01-01T00:00:00Z">
        <w:r>
          <w:t xml:space="preserve">Let</w:t>
        </w:r>
      </w:ins>
      <w:ins w:id="519" w:author="PR Preview" w:date="2026-01-01T00:00:00Z">
        <w:r>
          <w:t xml:space="preserve"> </w:t>
        </w:r>
      </w:ins>
      <m:oMath>
        <m:r>
          <m:t>g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be the</w:t>
        </w:r>
      </w:ins>
      <w:ins w:id="522" w:author="PR Preview" w:date="2026-01-01T00:00:00Z">
        <w:r>
          <w:t xml:space="preserve"> </w:t>
        </w:r>
      </w:ins>
      <w:hyperlink w:anchor="def-fitting-procedure">
        <w:ins w:id="52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 rule that maps a</w:t>
        </w:r>
      </w:ins>
      <w:ins w:id="527" w:author="PR Preview" w:date="2026-01-01T00:00:00Z">
        <w:r>
          <w:t xml:space="preserve"> </w:t>
        </w:r>
      </w:ins>
      <w:hyperlink w:anchor="def-training-set">
        <w:ins w:id="52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to a</w:t>
        </w:r>
      </w:ins>
      <w:ins w:id="531" w:author="PR Preview" w:date="2026-01-01T00:00:00Z">
        <w:r>
          <w:t xml:space="preserve"> </w:t>
        </w:r>
      </w:ins>
      <w:hyperlink w:anchor="def-fitted-model">
        <w:ins w:id="53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533" w:author="PR Preview" w:date="2026-01-01T00:00:00Z">
        <w:r>
          <w:t xml:space="preserve">.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The</w:t>
        </w:r>
      </w:ins>
      <w:ins w:id="536" w:author="PR Preview" w:date="2026-01-01T00:00:00Z">
        <w:r>
          <w:t xml:space="preserve"> </w:t>
        </w:r>
      </w:ins>
      <w:hyperlink w:anchor="def-fold-out-fitted-model">
        <w:ins w:id="537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of observation</w:t>
        </w:r>
      </w:ins>
      <w:ins w:id="540" w:author="PR Preview" w:date="2026-01-01T00:00:00Z">
        <w:r>
          <w:t xml:space="preserve"> </w:t>
        </w:r>
      </w:ins>
      <m:oMath>
        <m:r>
          <m:t>i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is then</w:t>
        </w:r>
      </w:ins>
      <w:ins w:id="54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44" w:author="PR Preview" w:date="2026-01-01T00:00:00Z">
        <w:r>
          <w:t xml:space="preserve">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(</w:t>
        </w:r>
      </w:ins>
      <w:hyperlink w:anchor="eq-fold-out-fitted-model">
        <w:ins w:id="547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with</w:t>
        </w:r>
      </w:ins>
      <w:ins w:id="5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551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84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8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\qquad(54)$$</w:t>
      </w:r>
      <w:bookmarkEnd w:id="283"/>
    </w:p>
    <w:bookmarkEnd w:id="284"/>
    <w:bookmarkStart w:id="28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6"/>
    <w:bookmarkStart w:id="288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\qquad(55)$$</w:t>
      </w:r>
      <w:bookmarkEnd w:id="287"/>
    </w:p>
    <w:bookmarkEnd w:id="288"/>
    <w:bookmarkStart w:id="29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0"/>
    <w:bookmarkStart w:id="29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93"/>
    <w:bookmarkStart w:id="296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9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29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\qquad(56)$$</w:t>
      </w:r>
      <w:bookmarkEnd w:id="2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296"/>
    <w:bookmarkStart w:id="29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8"/>
    <w:bookmarkStart w:id="30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9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0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02"/>
    <w:bookmarkStart w:id="303" w:name="exm-loocv-shortcut"/>
    <w:p>
      <w:pPr>
        <w:pStyle w:val="BodyText"/>
      </w:pPr>
      <w:r>
        <w:rPr>
          <w:b/>
          <w:bCs/>
        </w:rPr>
        <w:t xml:space="preserve">Example 33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53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552" w:author="PR Preview" w:date="2026-01-01T00:00:00Z">
        <w:r>
          <w:rPr>
            <w:rStyle w:val="NormalTok"/>
          </w:rPr>
          <w:delText xml:space="preserve">loocv_max_diff </w:delText>
        </w:r>
      </w:del>
      <w:del w:id="553" w:author="PR Preview" w:date="2026-01-01T00:00:00Z">
        <w:r>
          <w:rPr>
            <w:rStyle w:val="OtherTok"/>
          </w:rPr>
          <w:delText xml:space="preserve">&lt;-</w:delText>
        </w:r>
      </w:del>
      <w:del w:id="554" w:author="PR Preview" w:date="2026-01-01T00:00:00Z">
        <w:r>
          <w:rPr>
            <w:rStyle w:val="NormalTok"/>
          </w:rPr>
          <w:delText xml:space="preserve"> </w:delText>
        </w:r>
      </w:del>
      <w:del w:id="555" w:author="PR Preview" w:date="2026-01-01T00:00:00Z">
        <w:r>
          <w:rPr>
            <w:rStyle w:val="FunctionTok"/>
          </w:rPr>
          <w:delText xml:space="preserve">max</w:delText>
        </w:r>
      </w:del>
      <w:del w:id="556" w:author="PR Preview" w:date="2026-01-01T00:00:00Z">
        <w:r>
          <w:rPr>
            <w:rStyle w:val="NormalTok"/>
          </w:rPr>
          <w:delText xml:space="preserve">(</w:delText>
        </w:r>
      </w:del>
      <w:del w:id="557" w:author="PR Preview" w:date="2026-01-01T00:00:00Z">
        <w:r>
          <w:rPr>
            <w:rStyle w:val="FunctionTok"/>
          </w:rPr>
          <w:delText xml:space="preserve">abs</w:delText>
        </w:r>
      </w:del>
      <w:del w:id="558" w:author="PR Preview" w:date="2026-01-01T00:00:00Z">
        <w:r>
          <w:rPr>
            <w:rStyle w:val="NormalTok"/>
          </w:rPr>
          <w:delText xml:space="preserve">(mtcars_loocv</w:delText>
        </w:r>
      </w:del>
      <w:del w:id="559" w:author="PR Preview" w:date="2026-01-01T00:00:00Z">
        <w:r>
          <w:rPr>
            <w:rStyle w:val="SpecialCharTok"/>
          </w:rPr>
          <w:delText xml:space="preserve">$</w:delText>
        </w:r>
      </w:del>
      <w:del w:id="560" w:author="PR Preview" w:date="2026-01-01T00:00:00Z">
        <w:r>
          <w:rPr>
            <w:rStyle w:val="NormalTok"/>
          </w:rPr>
          <w:delText xml:space="preserve">refitting </w:delText>
        </w:r>
      </w:del>
      <w:del w:id="561" w:author="PR Preview" w:date="2026-01-01T00:00:00Z">
        <w:r>
          <w:rPr>
            <w:rStyle w:val="SpecialCharTok"/>
          </w:rPr>
          <w:delText xml:space="preserve">-</w:delText>
        </w:r>
      </w:del>
      <w:del w:id="562" w:author="PR Preview" w:date="2026-01-01T00:00:00Z">
        <w:r>
          <w:rPr>
            <w:rStyle w:val="NormalTok"/>
          </w:rPr>
          <w:delText xml:space="preserve"> mtcars_loocv</w:delText>
        </w:r>
      </w:del>
      <w:del w:id="563" w:author="PR Preview" w:date="2026-01-01T00:00:00Z">
        <w:r>
          <w:rPr>
            <w:rStyle w:val="SpecialCharTok"/>
          </w:rPr>
          <w:delText xml:space="preserve">$</w:delText>
        </w:r>
      </w:del>
      <w:del w:id="564" w:author="PR Preview" w:date="2026-01-01T00:00:00Z">
        <w:r>
          <w:rPr>
            <w:rStyle w:val="NormalTok"/>
          </w:rPr>
          <w:delText xml:space="preserve">formula))</w:delText>
        </w:r>
      </w:del>
      <w:del w:id="565" w:author="PR Preview" w:date="2026-01-01T00:00:00Z">
        <w:r>
          <w:br/>
        </w:r>
      </w:del>
      <w:del w:id="566" w:author="PR Preview" w:date="2026-01-01T00:00:00Z">
        <w:r>
          <w:rPr>
            <w:rStyle w:val="NormalTok"/>
          </w:rPr>
          <w:delText xml:space="preserve">mtcars_best_loocv </w:delText>
        </w:r>
      </w:del>
      <w:del w:id="567" w:author="PR Preview" w:date="2026-01-01T00:00:00Z">
        <w:r>
          <w:rPr>
            <w:rStyle w:val="OtherTok"/>
          </w:rPr>
          <w:delText xml:space="preserve">&lt;-</w:delText>
        </w:r>
      </w:del>
      <w:del w:id="568" w:author="PR Preview" w:date="2026-01-01T00:00:00Z">
        <w:r>
          <w:br/>
        </w:r>
      </w:del>
      <w:del w:id="569" w:author="PR Preview" w:date="2026-01-01T00:00:00Z">
        <w:r>
          <w:rPr>
            <w:rStyle w:val="NormalTok"/>
          </w:rPr>
          <w:delText xml:space="preserve">  mtcars_loocv</w:delText>
        </w:r>
      </w:del>
      <w:del w:id="570" w:author="PR Preview" w:date="2026-01-01T00:00:00Z">
        <w:r>
          <w:rPr>
            <w:rStyle w:val="SpecialCharTok"/>
          </w:rPr>
          <w:delText xml:space="preserve">$</w:delText>
        </w:r>
      </w:del>
      <w:del w:id="571" w:author="PR Preview" w:date="2026-01-01T00:00:00Z">
        <w:r>
          <w:rPr>
            <w:rStyle w:val="NormalTok"/>
          </w:rPr>
          <w:delText xml:space="preserve">degree[</w:delText>
        </w:r>
      </w:del>
      <w:del w:id="572" w:author="PR Preview" w:date="2026-01-01T00:00:00Z">
        <w:r>
          <w:rPr>
            <w:rStyle w:val="FunctionTok"/>
          </w:rPr>
          <w:delText xml:space="preserve">which.min</w:delText>
        </w:r>
      </w:del>
      <w:del w:id="573" w:author="PR Preview" w:date="2026-01-01T00:00:00Z">
        <w:r>
          <w:rPr>
            <w:rStyle w:val="NormalTok"/>
          </w:rPr>
          <w:delText xml:space="preserve">(mtcars_loocv</w:delText>
        </w:r>
      </w:del>
      <w:del w:id="574" w:author="PR Preview" w:date="2026-01-01T00:00:00Z">
        <w:r>
          <w:rPr>
            <w:rStyle w:val="SpecialCharTok"/>
          </w:rPr>
          <w:delText xml:space="preserve">$</w:delText>
        </w:r>
      </w:del>
      <w:del w:id="575" w:author="PR Preview" w:date="2026-01-01T00:00:00Z">
        <w:r>
          <w:rPr>
            <w:rStyle w:val="NormalTok"/>
          </w:rPr>
          <w:delText xml:space="preserve">formula)]</w:delText>
        </w:r>
      </w:del>
      <w:del w:id="576" w:author="PR Preview" w:date="2026-01-01T00:00:00Z">
        <w:r>
          <w:br/>
        </w:r>
      </w:del>
      <w:del w:id="577" w:author="PR Preview" w:date="2026-01-01T00:00:00Z">
        <w:r>
          <w:rPr>
            <w:rStyle w:val="FunctionTok"/>
          </w:rPr>
          <w:delText xml:space="preserve">c</w:delText>
        </w:r>
      </w:del>
      <w:del w:id="578" w:author="PR Preview" w:date="2026-01-01T00:00:00Z">
        <w:r>
          <w:rPr>
            <w:rStyle w:val="NormalTok"/>
          </w:rPr>
          <w:delText xml:space="preserve">(</w:delText>
        </w:r>
      </w:del>
      <w:del w:id="579" w:author="PR Preview" w:date="2026-01-01T00:00:00Z">
        <w:r>
          <w:rPr>
            <w:rStyle w:val="AttributeTok"/>
          </w:rPr>
          <w:delText xml:space="preserve">max_difference =</w:delText>
        </w:r>
      </w:del>
      <w:del w:id="580" w:author="PR Preview" w:date="2026-01-01T00:00:00Z">
        <w:r>
          <w:rPr>
            <w:rStyle w:val="NormalTok"/>
          </w:rPr>
          <w:delText xml:space="preserve"> loocv_max_diff, </w:delText>
        </w:r>
      </w:del>
      <w:del w:id="581" w:author="PR Preview" w:date="2026-01-01T00:00:00Z">
        <w:r>
          <w:rPr>
            <w:rStyle w:val="AttributeTok"/>
          </w:rPr>
          <w:delText xml:space="preserve">best_degree =</w:delText>
        </w:r>
      </w:del>
      <w:del w:id="582" w:author="PR Preview" w:date="2026-01-01T00:00:00Z">
        <w:r>
          <w:rPr>
            <w:rStyle w:val="NormalTok"/>
          </w:rPr>
          <w:delText xml:space="preserve"> mtcars_best_loocv)</w:delText>
        </w:r>
      </w:del>
      <w:del w:id="583" w:author="PR Preview" w:date="2026-01-01T00:00:00Z">
        <w:r>
          <w:br/>
        </w:r>
      </w:del>
      <w:del w:id="584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585" w:author="PR Preview" w:date="2026-01-01T00:00:00Z">
        <w:r>
          <w:br/>
        </w:r>
      </w:del>
      <w:del w:id="586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587" w:author="PR Preview" w:date="2026-01-01T00:00:00Z">
        <w:r>
          <w:delText xml:space="preserve">The two columns differ by at most 8.9e-15,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which is rounding error.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The single-fit formula needs one fit per model instead of 32.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LOOCV picks degree 2,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and because LOOCV is not random (</w:delText>
        </w:r>
      </w:del>
      <w:hyperlink w:anchor="lem-loocv-not-random">
        <w:del w:id="59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597" w:author="PR Preview" w:date="2026-01-01T00:00:00Z">
        <w:r>
          <w:delText xml:space="preserve">),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600" w:author="PR Preview" w:date="2026-01-01T00:00:00Z">
        <w:r>
          <w:rPr>
            <w:rStyle w:val="NormalTok"/>
          </w:rPr>
          <w:t xml:space="preserve">loocv_max_diff </w:t>
        </w:r>
      </w:ins>
      <w:ins w:id="601" w:author="PR Preview" w:date="2026-01-01T00:00:00Z">
        <w:r>
          <w:rPr>
            <w:rStyle w:val="OtherTok"/>
          </w:rPr>
          <w:t xml:space="preserve">&lt;-</w:t>
        </w:r>
      </w:ins>
      <w:ins w:id="602" w:author="PR Preview" w:date="2026-01-01T00:00:00Z">
        <w:r>
          <w:rPr>
            <w:rStyle w:val="NormalTok"/>
          </w:rPr>
          <w:t xml:space="preserve"> </w:t>
        </w:r>
      </w:ins>
      <w:ins w:id="603" w:author="PR Preview" w:date="2026-01-01T00:00:00Z">
        <w:r>
          <w:rPr>
            <w:rStyle w:val="FunctionTok"/>
          </w:rPr>
          <w:t xml:space="preserve">max</w:t>
        </w:r>
      </w:ins>
      <w:ins w:id="604" w:author="PR Preview" w:date="2026-01-01T00:00:00Z">
        <w:r>
          <w:rPr>
            <w:rStyle w:val="NormalTok"/>
          </w:rPr>
          <w:t xml:space="preserve">(</w:t>
        </w:r>
      </w:ins>
      <w:ins w:id="605" w:author="PR Preview" w:date="2026-01-01T00:00:00Z">
        <w:r>
          <w:rPr>
            <w:rStyle w:val="FunctionTok"/>
          </w:rPr>
          <w:t xml:space="preserve">abs</w:t>
        </w:r>
      </w:ins>
      <w:ins w:id="606" w:author="PR Preview" w:date="2026-01-01T00:00:00Z">
        <w:r>
          <w:rPr>
            <w:rStyle w:val="NormalTok"/>
          </w:rPr>
          <w:t xml:space="preserve">(mtcars_loocv</w:t>
        </w:r>
      </w:ins>
      <w:ins w:id="607" w:author="PR Preview" w:date="2026-01-01T00:00:00Z">
        <w:r>
          <w:rPr>
            <w:rStyle w:val="SpecialCharTok"/>
          </w:rPr>
          <w:t xml:space="preserve">$</w:t>
        </w:r>
      </w:ins>
      <w:ins w:id="608" w:author="PR Preview" w:date="2026-01-01T00:00:00Z">
        <w:r>
          <w:rPr>
            <w:rStyle w:val="NormalTok"/>
          </w:rPr>
          <w:t xml:space="preserve">refitting </w:t>
        </w:r>
      </w:ins>
      <w:ins w:id="609" w:author="PR Preview" w:date="2026-01-01T00:00:00Z">
        <w:r>
          <w:rPr>
            <w:rStyle w:val="SpecialCharTok"/>
          </w:rPr>
          <w:t xml:space="preserve">-</w:t>
        </w:r>
      </w:ins>
      <w:ins w:id="610" w:author="PR Preview" w:date="2026-01-01T00:00:00Z">
        <w:r>
          <w:rPr>
            <w:rStyle w:val="NormalTok"/>
          </w:rPr>
          <w:t xml:space="preserve"> mtcars_loocv</w:t>
        </w:r>
      </w:ins>
      <w:ins w:id="611" w:author="PR Preview" w:date="2026-01-01T00:00:00Z">
        <w:r>
          <w:rPr>
            <w:rStyle w:val="SpecialCharTok"/>
          </w:rPr>
          <w:t xml:space="preserve">$</w:t>
        </w:r>
      </w:ins>
      <w:ins w:id="612" w:author="PR Preview" w:date="2026-01-01T00:00:00Z">
        <w:r>
          <w:rPr>
            <w:rStyle w:val="NormalTok"/>
          </w:rPr>
          <w:t xml:space="preserve">formula))</w:t>
        </w:r>
      </w:ins>
      <w:ins w:id="613" w:author="PR Preview" w:date="2026-01-01T00:00:00Z">
        <w:r>
          <w:br/>
        </w:r>
      </w:ins>
      <w:ins w:id="614" w:author="PR Preview" w:date="2026-01-01T00:00:00Z">
        <w:r>
          <w:rPr>
            <w:rStyle w:val="NormalTok"/>
          </w:rPr>
          <w:t xml:space="preserve">mtcars_best_loocv </w:t>
        </w:r>
      </w:ins>
      <w:ins w:id="615" w:author="PR Preview" w:date="2026-01-01T00:00:00Z">
        <w:r>
          <w:rPr>
            <w:rStyle w:val="OtherTok"/>
          </w:rPr>
          <w:t xml:space="preserve">&lt;-</w:t>
        </w:r>
      </w:ins>
      <w:ins w:id="616" w:author="PR Preview" w:date="2026-01-01T00:00:00Z">
        <w:r>
          <w:br/>
        </w:r>
      </w:ins>
      <w:ins w:id="617" w:author="PR Preview" w:date="2026-01-01T00:00:00Z">
        <w:r>
          <w:rPr>
            <w:rStyle w:val="NormalTok"/>
          </w:rPr>
          <w:t xml:space="preserve">  mtcars_loocv</w:t>
        </w:r>
      </w:ins>
      <w:ins w:id="618" w:author="PR Preview" w:date="2026-01-01T00:00:00Z">
        <w:r>
          <w:rPr>
            <w:rStyle w:val="SpecialCharTok"/>
          </w:rPr>
          <w:t xml:space="preserve">$</w:t>
        </w:r>
      </w:ins>
      <w:ins w:id="619" w:author="PR Preview" w:date="2026-01-01T00:00:00Z">
        <w:r>
          <w:rPr>
            <w:rStyle w:val="NormalTok"/>
          </w:rPr>
          <w:t xml:space="preserve">degree[</w:t>
        </w:r>
      </w:ins>
      <w:ins w:id="620" w:author="PR Preview" w:date="2026-01-01T00:00:00Z">
        <w:r>
          <w:rPr>
            <w:rStyle w:val="FunctionTok"/>
          </w:rPr>
          <w:t xml:space="preserve">which.min</w:t>
        </w:r>
      </w:ins>
      <w:ins w:id="621" w:author="PR Preview" w:date="2026-01-01T00:00:00Z">
        <w:r>
          <w:rPr>
            <w:rStyle w:val="NormalTok"/>
          </w:rPr>
          <w:t xml:space="preserve">(mtcars_loocv</w:t>
        </w:r>
      </w:ins>
      <w:ins w:id="622" w:author="PR Preview" w:date="2026-01-01T00:00:00Z">
        <w:r>
          <w:rPr>
            <w:rStyle w:val="SpecialCharTok"/>
          </w:rPr>
          <w:t xml:space="preserve">$</w:t>
        </w:r>
      </w:ins>
      <w:ins w:id="623" w:author="PR Preview" w:date="2026-01-01T00:00:00Z">
        <w:r>
          <w:rPr>
            <w:rStyle w:val="NormalTok"/>
          </w:rPr>
          <w:t xml:space="preserve">formula)]</w:t>
        </w:r>
      </w:ins>
      <w:ins w:id="624" w:author="PR Preview" w:date="2026-01-01T00:00:00Z">
        <w:r>
          <w:br/>
        </w:r>
      </w:ins>
      <w:ins w:id="625" w:author="PR Preview" w:date="2026-01-01T00:00:00Z">
        <w:r>
          <w:rPr>
            <w:rStyle w:val="FunctionTok"/>
          </w:rPr>
          <w:t xml:space="preserve">c</w:t>
        </w:r>
      </w:ins>
      <w:ins w:id="626" w:author="PR Preview" w:date="2026-01-01T00:00:00Z">
        <w:r>
          <w:rPr>
            <w:rStyle w:val="NormalTok"/>
          </w:rPr>
          <w:t xml:space="preserve">(</w:t>
        </w:r>
      </w:ins>
      <w:ins w:id="627" w:author="PR Preview" w:date="2026-01-01T00:00:00Z">
        <w:r>
          <w:rPr>
            <w:rStyle w:val="AttributeTok"/>
          </w:rPr>
          <w:t xml:space="preserve">max_difference =</w:t>
        </w:r>
      </w:ins>
      <w:ins w:id="628" w:author="PR Preview" w:date="2026-01-01T00:00:00Z">
        <w:r>
          <w:rPr>
            <w:rStyle w:val="NormalTok"/>
          </w:rPr>
          <w:t xml:space="preserve"> loocv_max_diff, </w:t>
        </w:r>
      </w:ins>
      <w:ins w:id="629" w:author="PR Preview" w:date="2026-01-01T00:00:00Z">
        <w:r>
          <w:rPr>
            <w:rStyle w:val="AttributeTok"/>
          </w:rPr>
          <w:t xml:space="preserve">best_degree =</w:t>
        </w:r>
      </w:ins>
      <w:ins w:id="630" w:author="PR Preview" w:date="2026-01-01T00:00:00Z">
        <w:r>
          <w:rPr>
            <w:rStyle w:val="NormalTok"/>
          </w:rPr>
          <w:t xml:space="preserve"> mtcars_best_loocv)</w:t>
        </w:r>
      </w:ins>
      <w:ins w:id="631" w:author="PR Preview" w:date="2026-01-01T00:00:00Z">
        <w:r>
          <w:br/>
        </w:r>
      </w:ins>
      <w:ins w:id="632" w:author="PR Preview" w:date="2026-01-01T00:00:00Z">
        <w:r>
          <w:rPr>
            <w:rStyle w:val="CommentTok"/>
          </w:rPr>
          <w:t xml:space="preserve">#&gt; max_difference    best_degree </w:t>
        </w:r>
      </w:ins>
      <w:ins w:id="633" w:author="PR Preview" w:date="2026-01-01T00:00:00Z">
        <w:r>
          <w:br/>
        </w:r>
      </w:ins>
      <w:ins w:id="634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635" w:author="PR Preview" w:date="2026-01-01T00:00:00Z">
        <w:r>
          <w:t xml:space="preserve">The two columns differ by at most 7.1e-15,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which is rounding error.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The single-fit formula needs one fit per model instead of 32.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LOOCV picks degree 2,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and because LOOCV is not random (</w:t>
        </w:r>
      </w:ins>
      <w:hyperlink w:anchor="lem-loocv-not-random">
        <w:ins w:id="64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645" w:author="PR Preview" w:date="2026-01-01T00:00:00Z">
        <w:r>
          <w:t xml:space="preserve">),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rerunning it always gives the same choice.</w:t>
        </w:r>
      </w:ins>
    </w:p>
    <w:bookmarkEnd w:id="303"/>
    <w:bookmarkStart w:id="30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04"/>
    <w:bookmarkEnd w:id="305"/>
    <w:bookmarkStart w:id="335" w:name="sec-cv-model-choice"/>
    <w:p>
      <w:pPr>
        <w:pStyle w:val="Heading2"/>
      </w:pPr>
      <w:r>
        <w:t xml:space="preserve">8 Choosing a model by cross-validation</w:t>
      </w:r>
    </w:p>
    <w:bookmarkStart w:id="307" w:name="def-cv-estimate-indexed"/>
    <w:p>
      <w:pPr>
        <w:pStyle w:val="FirstParagraph"/>
      </w:pPr>
      <w:del w:id="648" w:author="PR Preview" w:date="2026-01-01T00:00:00Z">
        <w:r>
          <w:rPr>
            <w:b/>
            <w:bCs/>
          </w:rPr>
          <w:delText xml:space="preserve">Definition 57 (Cross-validation estimate of a named procedure)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Let a</w:delText>
        </w:r>
      </w:del>
      <w:del w:id="651" w:author="PR Preview" w:date="2026-01-01T00:00:00Z">
        <w:r>
          <w:delText xml:space="preserve"> </w:delText>
        </w:r>
      </w:del>
      <w:hyperlink w:anchor="def-training-set">
        <w:del w:id="65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54" w:author="PR Preview" w:date="2026-01-01T00:00:00Z">
        <w:r>
          <w:delText xml:space="preserve">, indexed by</w:delText>
        </w:r>
      </w:del>
      <w:del w:id="655" w:author="PR Preview" w:date="2026-01-01T00:00:00Z">
        <w:r>
          <w:delText xml:space="preserve"> </w:delText>
        </w:r>
      </w:del>
      <m:oMath>
        <m:r>
          <m:t>I</m:t>
        </m:r>
      </m:oMath>
      <w:del w:id="656" w:author="PR Preview" w:date="2026-01-01T00:00:00Z">
        <w:r>
          <w:delText xml:space="preserve">,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be divided into</w:delText>
        </w:r>
      </w:del>
      <w:del w:id="659" w:author="PR Preview" w:date="2026-01-01T00:00:00Z">
        <w:r>
          <w:delText xml:space="preserve"> </w:delText>
        </w:r>
      </w:del>
      <w:hyperlink w:anchor="def-folds">
        <w:del w:id="660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66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662" w:author="PR Preview" w:date="2026-01-01T00:00:00Z">
        <w:r>
          <w:delText xml:space="preserve">.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The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667" w:author="PR Preview" w:date="2026-01-01T00:00:00Z">
        <w:r>
          <w:delText xml:space="preserve"> </w:delText>
        </w:r>
      </w:del>
      <m:oMath>
        <m:r>
          <m:t>g</m:t>
        </m:r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on</w:delText>
        </w:r>
      </w:del>
      <w:del w:id="6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71" w:author="PR Preview" w:date="2026-01-01T00:00:00Z">
        <w:r>
          <w:delText xml:space="preserve">,</w:delText>
        </w:r>
      </w:del>
      <w:del w:id="672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673" w:author="PR Preview" w:date="2026-01-01T00:00:00Z">
        <w:r>
          <w:delText xml:space="preserve">,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is the</w:delText>
        </w:r>
      </w:del>
      <w:del w:id="676" w:author="PR Preview" w:date="2026-01-01T00:00:00Z">
        <w:r>
          <w:delText xml:space="preserve"> </w:delText>
        </w:r>
      </w:del>
      <w:hyperlink w:anchor="def-cv-estimate">
        <w:del w:id="67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computed with</w:delText>
        </w:r>
      </w:del>
      <w:del w:id="680" w:author="PR Preview" w:date="2026-01-01T00:00:00Z">
        <w:r>
          <w:delText xml:space="preserve"> </w:delText>
        </w:r>
      </w:del>
      <w:hyperlink w:anchor="def-fold-out-rule">
        <w:del w:id="681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that</w:delText>
        </w:r>
      </w:del>
      <w:del w:id="684" w:author="PR Preview" w:date="2026-01-01T00:00:00Z">
        <w:r>
          <w:delText xml:space="preserve"> </w:delText>
        </w:r>
      </w:del>
      <m:oMath>
        <m:r>
          <m:t>g</m:t>
        </m:r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produces from</w:delText>
        </w:r>
      </w:del>
      <w:del w:id="6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88" w:author="PR Preview" w:date="2026-01-01T00:00:00Z">
        <w:r>
          <w:delText xml:space="preserve">:</w:delText>
        </w:r>
      </w:del>
    </w:p>
    <w:p>
      <w:pPr>
        <w:pStyle w:val="FirstParagraph"/>
      </w:pPr>
      <w:ins w:id="689" w:author="PR Preview" w:date="2026-01-01T00:00:00Z">
        <w:r>
          <w:rPr>
            <w:b/>
            <w:bCs/>
          </w:rPr>
          <w:t xml:space="preserve">Definition 57 (Cross-validation estimate of a named procedure)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Let a</w:t>
        </w:r>
      </w:ins>
      <w:ins w:id="692" w:author="PR Preview" w:date="2026-01-01T00:00:00Z">
        <w:r>
          <w:t xml:space="preserve"> </w:t>
        </w:r>
      </w:ins>
      <w:hyperlink w:anchor="def-training-set">
        <w:ins w:id="69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95" w:author="PR Preview" w:date="2026-01-01T00:00:00Z">
        <w:r>
          <w:t xml:space="preserve">, indexed by</w:t>
        </w:r>
      </w:ins>
      <w:ins w:id="696" w:author="PR Preview" w:date="2026-01-01T00:00:00Z">
        <w:r>
          <w:t xml:space="preserve"> </w:t>
        </w:r>
      </w:ins>
      <m:oMath>
        <m:r>
          <m:t>I</m:t>
        </m:r>
      </m:oMath>
      <w:ins w:id="697" w:author="PR Preview" w:date="2026-01-01T00:00:00Z">
        <w:r>
          <w:t xml:space="preserve">,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be divided into</w:t>
        </w:r>
      </w:ins>
      <w:ins w:id="700" w:author="PR Preview" w:date="2026-01-01T00:00:00Z">
        <w:r>
          <w:t xml:space="preserve"> </w:t>
        </w:r>
      </w:ins>
      <w:hyperlink w:anchor="def-folds">
        <w:ins w:id="70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7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703" w:author="PR Preview" w:date="2026-01-01T00:00:00Z">
        <w:r>
          <w:t xml:space="preserve">.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The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rPr>
            <w:b/>
            <w:bCs/>
          </w:rPr>
          <w:t xml:space="preserve">cross-validation estimate of procedure</w:t>
        </w:r>
      </w:ins>
      <w:ins w:id="708" w:author="PR Preview" w:date="2026-01-01T00:00:00Z">
        <w:r>
          <w:t xml:space="preserve"> </w:t>
        </w:r>
      </w:ins>
      <m:oMath>
        <m:r>
          <m:t>g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on</w:t>
        </w:r>
      </w:ins>
      <w:ins w:id="7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12" w:author="PR Preview" w:date="2026-01-01T00:00:00Z">
        <w:r>
          <w:t xml:space="preserve">,</w:t>
        </w:r>
      </w:ins>
      <w:ins w:id="713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the</w:t>
        </w:r>
      </w:ins>
      <w:ins w:id="717" w:author="PR Preview" w:date="2026-01-01T00:00:00Z">
        <w:r>
          <w:t xml:space="preserve"> </w:t>
        </w:r>
      </w:ins>
      <w:hyperlink w:anchor="def-cv-estimate">
        <w:ins w:id="71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computed with</w:t>
        </w:r>
      </w:ins>
      <w:ins w:id="721" w:author="PR Preview" w:date="2026-01-01T00:00:00Z">
        <w:r>
          <w:t xml:space="preserve"> </w:t>
        </w:r>
      </w:ins>
      <w:hyperlink w:anchor="def-fold-out-fitted-model">
        <w:ins w:id="722" w:author="PR Preview" w:date="2026-01-01T00:00:00Z">
          <w:r>
            <w:rPr>
              <w:rStyle w:val="Hyperlink"/>
            </w:rPr>
            <w:t xml:space="preserve">fold-out fitted models</w:t>
          </w:r>
        </w:ins>
      </w:hyperlink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that</w:t>
        </w:r>
      </w:ins>
      <w:ins w:id="725" w:author="PR Preview" w:date="2026-01-01T00:00:00Z">
        <w:r>
          <w:t xml:space="preserve"> </w:t>
        </w:r>
      </w:ins>
      <m:oMath>
        <m:r>
          <m:t>g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produces from</w:t>
        </w:r>
      </w:ins>
      <w:ins w:id="7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29" w:author="PR Preview" w:date="2026-01-01T00:00:00Z">
        <w:r>
          <w:t xml:space="preserve">:</w:t>
        </w:r>
      </w:ins>
    </w:p>
    <w:p>
      <w:pPr>
        <w:pStyle w:val="BodyText"/>
      </w:pPr>
      <w:bookmarkStart w:id="3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6"/>
    </w:p>
    <w:bookmarkEnd w:id="307"/>
    <w:bookmarkStart w:id="309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exm-cv-choice-inputs"/>
    <w:p>
      <w:pPr>
        <w:pStyle w:val="FirstParagraph"/>
      </w:pPr>
      <w:r>
        <w:rPr>
          <w:b/>
          <w:bCs/>
        </w:rPr>
        <w:t xml:space="preserve">Example 34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0"/>
    <w:bookmarkStart w:id="312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13"/>
    <w:bookmarkStart w:id="314" w:name="rem-nested-cv"/>
    <w:p>
      <w:pPr>
        <w:pStyle w:val="BodyText"/>
      </w:pPr>
      <w:del w:id="730" w:author="PR Preview" w:date="2026-01-01T00:00:00Z">
        <w:r>
          <w:rPr>
            <w:i/>
            <w:iCs/>
          </w:rPr>
          <w:delText xml:space="preserve">Remark 36</w:delText>
        </w:r>
      </w:del>
      <w:del w:id="731" w:author="PR Preview" w:date="2026-01-01T00:00:00Z">
        <w:r>
          <w:delText xml:space="preserve"> (What is nested). </w:delText>
        </w:r>
      </w:del>
      <w:del w:id="732" w:author="PR Preview" w:date="2026-01-01T00:00:00Z">
        <w:r>
          <w:delText xml:space="preserve">Each fold-out rule of</w:delText>
        </w:r>
      </w:del>
      <w:del w:id="73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is computed from the observations outside one outer</w:delText>
        </w:r>
      </w:del>
      <w:del w:id="736" w:author="PR Preview" w:date="2026-01-01T00:00:00Z">
        <w:r>
          <w:delText xml:space="preserve"> </w:delText>
        </w:r>
      </w:del>
      <w:hyperlink w:anchor="def-folds">
        <w:del w:id="73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7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739" w:author="PR Preview" w:date="2026-01-01T00:00:00Z">
        <w:r>
          <w:delText xml:space="preserve">,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so the whole choice,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including the cross-validation that</w:delText>
        </w:r>
      </w:del>
      <w:del w:id="744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runs inside those observations,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never sees</w:delText>
        </w:r>
      </w:del>
      <w:del w:id="7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750" w:author="PR Preview" w:date="2026-01-01T00:00:00Z">
        <w:r>
          <w:delText xml:space="preserve">.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ins w:id="753" w:author="PR Preview" w:date="2026-01-01T00:00:00Z">
        <w:r>
          <w:rPr>
            <w:i/>
            <w:iCs/>
          </w:rPr>
          <w:t xml:space="preserve">Remark 36</w:t>
        </w:r>
      </w:ins>
      <w:ins w:id="754" w:author="PR Preview" w:date="2026-01-01T00:00:00Z">
        <w:r>
          <w:t xml:space="preserve"> (What is nested). </w:t>
        </w:r>
      </w:ins>
      <w:ins w:id="755" w:author="PR Preview" w:date="2026-01-01T00:00:00Z">
        <w:r>
          <w:t xml:space="preserve">Each</w:t>
        </w:r>
      </w:ins>
      <w:ins w:id="756" w:author="PR Preview" w:date="2026-01-01T00:00:00Z">
        <w:r>
          <w:t xml:space="preserve"> </w:t>
        </w:r>
      </w:ins>
      <w:hyperlink w:anchor="def-fold-out-fitted-model">
        <w:ins w:id="757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of</w:t>
        </w:r>
      </w:ins>
      <w:ins w:id="76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computed from the observations outside one outer</w:t>
        </w:r>
      </w:ins>
      <w:ins w:id="763" w:author="PR Preview" w:date="2026-01-01T00:00:00Z">
        <w:r>
          <w:t xml:space="preserve"> </w:t>
        </w:r>
      </w:ins>
      <w:hyperlink w:anchor="def-folds">
        <w:ins w:id="76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7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766" w:author="PR Preview" w:date="2026-01-01T00:00:00Z">
        <w:r>
          <w:t xml:space="preserve">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so the whole choice,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including the cross-validation that</w:t>
        </w:r>
      </w:ins>
      <w:ins w:id="77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runs inside those observations,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never sees</w:t>
        </w:r>
      </w:ins>
      <w:ins w:id="7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777" w:author="PR Preview" w:date="2026-01-01T00:00:00Z">
        <w:r>
          <w:t xml:space="preserve">.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That inner cross-validation is the nested one.</w:t>
        </w:r>
      </w:ins>
    </w:p>
    <w:bookmarkEnd w:id="314"/>
    <w:bookmarkStart w:id="31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7"/>
    <w:bookmarkStart w:id="320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1"/>
    <w:bookmarkStart w:id="32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61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2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23"/>
    <w:bookmarkStart w:id="325" w:name="def-fold-mse-indexed"/>
    <w:p>
      <w:pPr>
        <w:pStyle w:val="BodyText"/>
      </w:pPr>
      <w:del w:id="780" w:author="PR Preview" w:date="2026-01-01T00:00:00Z">
        <w:r>
          <w:rPr>
            <w:b/>
            <w:bCs/>
          </w:rPr>
          <w:delText xml:space="preserve">Definition 61 (Fold mean squared error of a named procedure)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The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785" w:author="PR Preview" w:date="2026-01-01T00:00:00Z">
        <w:r>
          <w:delText xml:space="preserve"> </w:delText>
        </w:r>
      </w:del>
      <m:oMath>
        <m:r>
          <m:t>g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for</w:delText>
        </w:r>
      </w:del>
      <w:del w:id="788" w:author="PR Preview" w:date="2026-01-01T00:00:00Z">
        <w:r>
          <w:delText xml:space="preserve"> </w:delText>
        </w:r>
      </w:del>
      <w:hyperlink w:anchor="def-folds">
        <w:del w:id="78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7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of a training set</w:delText>
        </w:r>
      </w:del>
      <w:del w:id="7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94" w:author="PR Preview" w:date="2026-01-01T00:00:00Z">
        <w:r>
          <w:delText xml:space="preserve">, indexed by</w:delText>
        </w:r>
      </w:del>
      <w:del w:id="795" w:author="PR Preview" w:date="2026-01-01T00:00:00Z">
        <w:r>
          <w:delText xml:space="preserve"> </w:delText>
        </w:r>
      </w:del>
      <m:oMath>
        <m:r>
          <m:t>I</m:t>
        </m:r>
      </m:oMath>
      <w:del w:id="796" w:author="PR Preview" w:date="2026-01-01T00:00:00Z">
        <w:r>
          <w:delText xml:space="preserve">,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is the</w:delText>
        </w:r>
      </w:del>
      <w:del w:id="799" w:author="PR Preview" w:date="2026-01-01T00:00:00Z">
        <w:r>
          <w:delText xml:space="preserve"> </w:delText>
        </w:r>
      </w:del>
      <w:hyperlink w:anchor="def-fold-mse">
        <w:del w:id="800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computed with the</w:delText>
        </w:r>
      </w:del>
      <w:del w:id="803" w:author="PR Preview" w:date="2026-01-01T00:00:00Z">
        <w:r>
          <w:delText xml:space="preserve"> </w:delText>
        </w:r>
      </w:del>
      <w:hyperlink w:anchor="def-fold-out-rule">
        <w:del w:id="804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that</w:delText>
        </w:r>
      </w:del>
      <w:del w:id="807" w:author="PR Preview" w:date="2026-01-01T00:00:00Z">
        <w:r>
          <w:delText xml:space="preserve"> </w:delText>
        </w:r>
      </w:del>
      <m:oMath>
        <m:r>
          <m:t>g</m:t>
        </m:r>
      </m:oMath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produces:</w:delText>
        </w:r>
      </w:del>
    </w:p>
    <w:p>
      <w:pPr>
        <w:pStyle w:val="BodyText"/>
      </w:pPr>
      <w:ins w:id="810" w:author="PR Preview" w:date="2026-01-01T00:00:00Z">
        <w:r>
          <w:rPr>
            <w:b/>
            <w:bCs/>
          </w:rPr>
          <w:t xml:space="preserve">Definition 61 (Fold mean squared error of a named procedure)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The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rPr>
            <w:b/>
            <w:bCs/>
          </w:rPr>
          <w:t xml:space="preserve">fold mean squared error of procedure</w:t>
        </w:r>
      </w:ins>
      <w:ins w:id="815" w:author="PR Preview" w:date="2026-01-01T00:00:00Z">
        <w:r>
          <w:t xml:space="preserve"> </w:t>
        </w:r>
      </w:ins>
      <m:oMath>
        <m:r>
          <m:t>g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for</w:t>
        </w:r>
      </w:ins>
      <w:ins w:id="818" w:author="PR Preview" w:date="2026-01-01T00:00:00Z">
        <w:r>
          <w:t xml:space="preserve"> </w:t>
        </w:r>
      </w:ins>
      <w:hyperlink w:anchor="def-folds">
        <w:ins w:id="81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8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of a training set</w:t>
        </w:r>
      </w:ins>
      <w:ins w:id="8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24" w:author="PR Preview" w:date="2026-01-01T00:00:00Z">
        <w:r>
          <w:t xml:space="preserve">, indexed by</w:t>
        </w:r>
      </w:ins>
      <w:ins w:id="825" w:author="PR Preview" w:date="2026-01-01T00:00:00Z">
        <w:r>
          <w:t xml:space="preserve"> </w:t>
        </w:r>
      </w:ins>
      <m:oMath>
        <m:r>
          <m:t>I</m:t>
        </m:r>
      </m:oMath>
      <w:ins w:id="826" w:author="PR Preview" w:date="2026-01-01T00:00:00Z">
        <w:r>
          <w:t xml:space="preserve">,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is the</w:t>
        </w:r>
      </w:ins>
      <w:ins w:id="829" w:author="PR Preview" w:date="2026-01-01T00:00:00Z">
        <w:r>
          <w:t xml:space="preserve"> </w:t>
        </w:r>
      </w:ins>
      <w:hyperlink w:anchor="def-fold-mse">
        <w:ins w:id="830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computed with the</w:t>
        </w:r>
      </w:ins>
      <w:ins w:id="833" w:author="PR Preview" w:date="2026-01-01T00:00:00Z">
        <w:r>
          <w:t xml:space="preserve"> </w:t>
        </w:r>
      </w:ins>
      <w:hyperlink w:anchor="def-fold-out-fitted-model">
        <w:ins w:id="834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that</w:t>
        </w:r>
      </w:ins>
      <w:ins w:id="837" w:author="PR Preview" w:date="2026-01-01T00:00:00Z">
        <w:r>
          <w:t xml:space="preserve"> </w:t>
        </w:r>
      </w:ins>
      <m:oMath>
        <m:r>
          <m:t>g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produces:</w:t>
        </w:r>
      </w:ins>
    </w:p>
    <w:p>
      <w:pPr>
        <w:pStyle w:val="BodyText"/>
      </w:pPr>
      <w:bookmarkStart w:id="32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4"/>
    </w:p>
    <w:bookmarkEnd w:id="325"/>
    <w:bookmarkStart w:id="327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9"/>
    <w:bookmarkStart w:id="334" w:name="exm-one-se-rule"/>
    <w:p>
      <w:pPr>
        <w:pStyle w:val="BodyText"/>
      </w:pPr>
      <w:r>
        <w:rPr>
          <w:b/>
          <w:bCs/>
        </w:rPr>
        <w:t xml:space="preserve">Example 35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3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34"/>
    <w:bookmarkEnd w:id="335"/>
    <w:bookmarkStart w:id="341" w:name="sec-cv-whole-procedure"/>
    <w:p>
      <w:pPr>
        <w:pStyle w:val="Heading2"/>
      </w:pPr>
      <w:r>
        <w:t xml:space="preserve">9 Cross-validating the whole procedure</w:t>
      </w:r>
    </w:p>
    <w:bookmarkStart w:id="33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8"/>
    <w:bookmarkStart w:id="33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9"/>
    <w:bookmarkStart w:id="340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0"/>
    <w:bookmarkEnd w:id="341"/>
    <w:bookmarkStart w:id="34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42"/>
    <w:bookmarkStart w:id="371" w:name="references"/>
    <w:p>
      <w:pPr>
        <w:pStyle w:val="Heading2"/>
      </w:pPr>
      <w:r>
        <w:t xml:space="preserve">References</w:t>
      </w:r>
    </w:p>
    <w:bookmarkStart w:id="370" w:name="refs"/>
    <w:bookmarkStart w:id="34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https://en.wikipedia.org/wiki/Random_seed</w:t>
        </w:r>
      </w:hyperlink>
    </w:p>
    <w:bookmarkEnd w:id="344"/>
    <w:bookmarkStart w:id="34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6"/>
    <w:bookmarkStart w:id="34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8"/>
    <w:bookmarkStart w:id="35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https://en.wikipedia.org/wiki/Generalization_error</w:t>
        </w:r>
      </w:hyperlink>
    </w:p>
    <w:bookmarkEnd w:id="350"/>
    <w:bookmarkStart w:id="35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52"/>
    <w:bookmarkStart w:id="353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53"/>
    <w:bookmarkStart w:id="355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5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55"/>
    <w:bookmarkStart w:id="357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https://en.wikipedia.org/wiki/Overfitting</w:t>
        </w:r>
      </w:hyperlink>
    </w:p>
    <w:bookmarkEnd w:id="357"/>
    <w:bookmarkStart w:id="359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https://en.wikipedia.org/wiki/Bias%E2%80%93variance_tradeoff</w:t>
        </w:r>
      </w:hyperlink>
    </w:p>
    <w:bookmarkEnd w:id="359"/>
    <w:bookmarkStart w:id="361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1"/>
    <w:bookmarkStart w:id="363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https://en.wikipedia.org/wiki/Model_selection</w:t>
        </w:r>
      </w:hyperlink>
    </w:p>
    <w:bookmarkEnd w:id="363"/>
    <w:bookmarkStart w:id="365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https://en.wikipedia.org/wiki/Cross-validation_%28statistics%29</w:t>
        </w:r>
      </w:hyperlink>
    </w:p>
    <w:bookmarkEnd w:id="365"/>
    <w:bookmarkStart w:id="367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66">
        <w:r>
          <w:rPr>
            <w:rStyle w:val="Hyperlink"/>
          </w:rPr>
          <w:t xml:space="preserve">https://www.gastonsanchez.com/matrix4sl/</w:t>
        </w:r>
      </w:hyperlink>
    </w:p>
    <w:bookmarkEnd w:id="367"/>
    <w:bookmarkStart w:id="369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https://en.wikipedia.org/wiki/Leverage_%28statistics%29</w:t>
        </w:r>
      </w:hyperlink>
    </w:p>
    <w:bookmarkEnd w:id="369"/>
    <w:bookmarkEnd w:id="370"/>
    <w:bookmarkEnd w:id="3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7" Type="http://schemas.openxmlformats.org/officeDocument/2006/relationships/image" Target="media/rId237.png"/><Relationship Id="rId269" Type="http://schemas.openxmlformats.org/officeDocument/2006/relationships/image" Target="media/rId269.png"/><Relationship Id="rId330" Type="http://schemas.openxmlformats.org/officeDocument/2006/relationships/image" Target="media/rId330.png"/><Relationship Id="rId186" Type="http://schemas.openxmlformats.org/officeDocument/2006/relationships/image" Target="media/rId186.png"/><Relationship Id="rId219" Type="http://schemas.openxmlformats.org/officeDocument/2006/relationships/image" Target="media/rId219.png"/><Relationship Id="rId223" Type="http://schemas.openxmlformats.org/officeDocument/2006/relationships/image" Target="media/rId223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86" Type="http://schemas.openxmlformats.org/officeDocument/2006/relationships/hyperlink" Target="basic-statistical-methods.qmd#def-linear-regression" TargetMode="External"/><Relationship Id="rId31" Type="http://schemas.openxmlformats.org/officeDocument/2006/relationships/hyperlink" Target="correlation-regression.qmd#def-normal-equations" TargetMode="External"/><Relationship Id="rId29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85" Type="http://schemas.openxmlformats.org/officeDocument/2006/relationships/hyperlink" Target="correlation-regression.qmd#def-slr-covariate-vector" TargetMode="External"/><Relationship Id="rId297" Type="http://schemas.openxmlformats.org/officeDocument/2006/relationships/hyperlink" Target="correlation-regression.qmd#thm-ols-slr-vector" TargetMode="External"/><Relationship Id="rId322" Type="http://schemas.openxmlformats.org/officeDocument/2006/relationships/hyperlink" Target="estimation.qmd#def-SE" TargetMode="External"/><Relationship Id="rId163" Type="http://schemas.openxmlformats.org/officeDocument/2006/relationships/hyperlink" Target="estimation.qmd#def-bias" TargetMode="External"/><Relationship Id="rId98" Type="http://schemas.openxmlformats.org/officeDocument/2006/relationships/hyperlink" Target="estimation.qmd#def-estimate" TargetMode="External"/><Relationship Id="rId141" Type="http://schemas.openxmlformats.org/officeDocument/2006/relationships/hyperlink" Target="estimation.qmd#def-estimation-error" TargetMode="External"/><Relationship Id="rId142" Type="http://schemas.openxmlformats.org/officeDocument/2006/relationships/hyperlink" Target="estimation.qmd#def-estimator" TargetMode="External"/><Relationship Id="rId130" Type="http://schemas.openxmlformats.org/officeDocument/2006/relationships/hyperlink" Target="estimation.qmd#def-mse" TargetMode="External"/><Relationship Id="rId190" Type="http://schemas.openxmlformats.org/officeDocument/2006/relationships/hyperlink" Target="estimation.qmd#def-rmse" TargetMode="External"/><Relationship Id="rId57" Type="http://schemas.openxmlformats.org/officeDocument/2006/relationships/hyperlink" Target="exploratory-descriptive.qmd#def-population" TargetMode="External"/><Relationship Id="rId162" Type="http://schemas.openxmlformats.org/officeDocument/2006/relationships/hyperlink" Target="exploratory-descriptive.qmd#def-population-distribution" TargetMode="External"/><Relationship Id="rId82" Type="http://schemas.openxmlformats.org/officeDocument/2006/relationships/hyperlink" Target="exploratory-descriptive.qmd#def-sample-mean" TargetMode="External"/><Relationship Id="rId31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54" Type="http://schemas.openxmlformats.org/officeDocument/2006/relationships/hyperlink" Target="https://doi.org/10.1007/978-0-387-21706-2" TargetMode="External"/><Relationship Id="rId347" Type="http://schemas.openxmlformats.org/officeDocument/2006/relationships/hyperlink" Target="https://doi.org/10.1007/978-0-387-84858-7" TargetMode="External"/><Relationship Id="rId351" Type="http://schemas.openxmlformats.org/officeDocument/2006/relationships/hyperlink" Target="https://doi.org/10.1007/978-1-0716-1418-1" TargetMode="External"/><Relationship Id="rId358" Type="http://schemas.openxmlformats.org/officeDocument/2006/relationships/hyperlink" Target="https://en.wikipedia.org/wiki/Bias%E2%80%93variance_tradeoff" TargetMode="External"/><Relationship Id="rId364" Type="http://schemas.openxmlformats.org/officeDocument/2006/relationships/hyperlink" Target="https://en.wikipedia.org/wiki/Cross-validation_%28statistics%29" TargetMode="External"/><Relationship Id="rId349" Type="http://schemas.openxmlformats.org/officeDocument/2006/relationships/hyperlink" Target="https://en.wikipedia.org/wiki/Generalization_error" TargetMode="External"/><Relationship Id="rId360" Type="http://schemas.openxmlformats.org/officeDocument/2006/relationships/hyperlink" Target="https://en.wikipedia.org/wiki/Hyperparameter_%28machine_learning%29" TargetMode="External"/><Relationship Id="rId368" Type="http://schemas.openxmlformats.org/officeDocument/2006/relationships/hyperlink" Target="https://en.wikipedia.org/wiki/Leverage_%28statistics%29" TargetMode="External"/><Relationship Id="rId362" Type="http://schemas.openxmlformats.org/officeDocument/2006/relationships/hyperlink" Target="https://en.wikipedia.org/wiki/Model_selection" TargetMode="External"/><Relationship Id="rId356" Type="http://schemas.openxmlformats.org/officeDocument/2006/relationships/hyperlink" Target="https://en.wikipedia.org/wiki/Overfitting" TargetMode="External"/><Relationship Id="rId343" Type="http://schemas.openxmlformats.org/officeDocument/2006/relationships/hyperlink" Target="https://en.wikipedia.org/wiki/Random_seed" TargetMode="External"/><Relationship Id="rId345" Type="http://schemas.openxmlformats.org/officeDocument/2006/relationships/hyperlink" Target="https://en.wikipedia.org/wiki/Training,_validation,_and_test_data_sets" TargetMode="External"/><Relationship Id="rId215" Type="http://schemas.openxmlformats.org/officeDocument/2006/relationships/hyperlink" Target="https://morrison-lab.github.io/lds/chapters/big-ideas.html#def-test-set" TargetMode="External"/><Relationship Id="rId213" Type="http://schemas.openxmlformats.org/officeDocument/2006/relationships/hyperlink" Target="https://morrison-lab.github.io/lds/chapters/big-ideas.html#def-training-set" TargetMode="External"/><Relationship Id="rId21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3" Type="http://schemas.openxmlformats.org/officeDocument/2006/relationships/hyperlink" Target="https://morrison-lab.github.io/pds/expectation.html#def-risk" TargetMode="External"/><Relationship Id="rId134" Type="http://schemas.openxmlformats.org/officeDocument/2006/relationships/hyperlink" Target="https://morrison-lab.github.io/pds/expectation.html#thm-lie" TargetMode="External"/><Relationship Id="rId159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103" Type="http://schemas.openxmlformats.org/officeDocument/2006/relationships/hyperlink" Target="https://morrison-lab.github.io/pds/random-variables.html#def-cdf" TargetMode="External"/><Relationship Id="rId106" Type="http://schemas.openxmlformats.org/officeDocument/2006/relationships/hyperlink" Target="https://morrison-lab.github.io/pds/random-variables.html#def-normal" TargetMode="External"/><Relationship Id="rId146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50" Type="http://schemas.openxmlformats.org/officeDocument/2006/relationships/hyperlink" Target="https://morrison-lab.github.io/pds/variance-covariance.html#def-variance" TargetMode="External"/><Relationship Id="rId160" Type="http://schemas.openxmlformats.org/officeDocument/2006/relationships/hyperlink" Target="https://morrison-lab.github.io/pds/variance-covariance.html#thm-variance" TargetMode="External"/><Relationship Id="rId366" Type="http://schemas.openxmlformats.org/officeDocument/2006/relationships/hyperlink" Target="https://www.gastonsanchez.com/matrix4sl/" TargetMode="External"/><Relationship Id="rId289" Type="http://schemas.openxmlformats.org/officeDocument/2006/relationships/hyperlink" Target="https://www.gastonsanchez.com/matrix4sl/cross-products.html#cross-products" TargetMode="External"/><Relationship Id="rId29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basic-statistical-methods.qmd#def-linear-regression" TargetMode="External"/><Relationship Id="rId31" Type="http://schemas.openxmlformats.org/officeDocument/2006/relationships/hyperlink" Target="correlation-regression.qmd#def-normal-equations" TargetMode="External"/><Relationship Id="rId29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85" Type="http://schemas.openxmlformats.org/officeDocument/2006/relationships/hyperlink" Target="correlation-regression.qmd#def-slr-covariate-vector" TargetMode="External"/><Relationship Id="rId297" Type="http://schemas.openxmlformats.org/officeDocument/2006/relationships/hyperlink" Target="correlation-regression.qmd#thm-ols-slr-vector" TargetMode="External"/><Relationship Id="rId322" Type="http://schemas.openxmlformats.org/officeDocument/2006/relationships/hyperlink" Target="estimation.qmd#def-SE" TargetMode="External"/><Relationship Id="rId163" Type="http://schemas.openxmlformats.org/officeDocument/2006/relationships/hyperlink" Target="estimation.qmd#def-bias" TargetMode="External"/><Relationship Id="rId98" Type="http://schemas.openxmlformats.org/officeDocument/2006/relationships/hyperlink" Target="estimation.qmd#def-estimate" TargetMode="External"/><Relationship Id="rId141" Type="http://schemas.openxmlformats.org/officeDocument/2006/relationships/hyperlink" Target="estimation.qmd#def-estimation-error" TargetMode="External"/><Relationship Id="rId142" Type="http://schemas.openxmlformats.org/officeDocument/2006/relationships/hyperlink" Target="estimation.qmd#def-estimator" TargetMode="External"/><Relationship Id="rId130" Type="http://schemas.openxmlformats.org/officeDocument/2006/relationships/hyperlink" Target="estimation.qmd#def-mse" TargetMode="External"/><Relationship Id="rId190" Type="http://schemas.openxmlformats.org/officeDocument/2006/relationships/hyperlink" Target="estimation.qmd#def-rmse" TargetMode="External"/><Relationship Id="rId57" Type="http://schemas.openxmlformats.org/officeDocument/2006/relationships/hyperlink" Target="exploratory-descriptive.qmd#def-population" TargetMode="External"/><Relationship Id="rId162" Type="http://schemas.openxmlformats.org/officeDocument/2006/relationships/hyperlink" Target="exploratory-descriptive.qmd#def-population-distribution" TargetMode="External"/><Relationship Id="rId82" Type="http://schemas.openxmlformats.org/officeDocument/2006/relationships/hyperlink" Target="exploratory-descriptive.qmd#def-sample-mean" TargetMode="External"/><Relationship Id="rId31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54" Type="http://schemas.openxmlformats.org/officeDocument/2006/relationships/hyperlink" Target="https://doi.org/10.1007/978-0-387-21706-2" TargetMode="External"/><Relationship Id="rId347" Type="http://schemas.openxmlformats.org/officeDocument/2006/relationships/hyperlink" Target="https://doi.org/10.1007/978-0-387-84858-7" TargetMode="External"/><Relationship Id="rId351" Type="http://schemas.openxmlformats.org/officeDocument/2006/relationships/hyperlink" Target="https://doi.org/10.1007/978-1-0716-1418-1" TargetMode="External"/><Relationship Id="rId358" Type="http://schemas.openxmlformats.org/officeDocument/2006/relationships/hyperlink" Target="https://en.wikipedia.org/wiki/Bias%E2%80%93variance_tradeoff" TargetMode="External"/><Relationship Id="rId364" Type="http://schemas.openxmlformats.org/officeDocument/2006/relationships/hyperlink" Target="https://en.wikipedia.org/wiki/Cross-validation_%28statistics%29" TargetMode="External"/><Relationship Id="rId349" Type="http://schemas.openxmlformats.org/officeDocument/2006/relationships/hyperlink" Target="https://en.wikipedia.org/wiki/Generalization_error" TargetMode="External"/><Relationship Id="rId360" Type="http://schemas.openxmlformats.org/officeDocument/2006/relationships/hyperlink" Target="https://en.wikipedia.org/wiki/Hyperparameter_%28machine_learning%29" TargetMode="External"/><Relationship Id="rId368" Type="http://schemas.openxmlformats.org/officeDocument/2006/relationships/hyperlink" Target="https://en.wikipedia.org/wiki/Leverage_%28statistics%29" TargetMode="External"/><Relationship Id="rId362" Type="http://schemas.openxmlformats.org/officeDocument/2006/relationships/hyperlink" Target="https://en.wikipedia.org/wiki/Model_selection" TargetMode="External"/><Relationship Id="rId356" Type="http://schemas.openxmlformats.org/officeDocument/2006/relationships/hyperlink" Target="https://en.wikipedia.org/wiki/Overfitting" TargetMode="External"/><Relationship Id="rId343" Type="http://schemas.openxmlformats.org/officeDocument/2006/relationships/hyperlink" Target="https://en.wikipedia.org/wiki/Random_seed" TargetMode="External"/><Relationship Id="rId345" Type="http://schemas.openxmlformats.org/officeDocument/2006/relationships/hyperlink" Target="https://en.wikipedia.org/wiki/Training,_validation,_and_test_data_sets" TargetMode="External"/><Relationship Id="rId215" Type="http://schemas.openxmlformats.org/officeDocument/2006/relationships/hyperlink" Target="https://morrison-lab.github.io/lds/chapters/big-ideas.html#def-test-set" TargetMode="External"/><Relationship Id="rId213" Type="http://schemas.openxmlformats.org/officeDocument/2006/relationships/hyperlink" Target="https://morrison-lab.github.io/lds/chapters/big-ideas.html#def-training-set" TargetMode="External"/><Relationship Id="rId21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3" Type="http://schemas.openxmlformats.org/officeDocument/2006/relationships/hyperlink" Target="https://morrison-lab.github.io/pds/expectation.html#def-risk" TargetMode="External"/><Relationship Id="rId134" Type="http://schemas.openxmlformats.org/officeDocument/2006/relationships/hyperlink" Target="https://morrison-lab.github.io/pds/expectation.html#thm-lie" TargetMode="External"/><Relationship Id="rId159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103" Type="http://schemas.openxmlformats.org/officeDocument/2006/relationships/hyperlink" Target="https://morrison-lab.github.io/pds/random-variables.html#def-cdf" TargetMode="External"/><Relationship Id="rId106" Type="http://schemas.openxmlformats.org/officeDocument/2006/relationships/hyperlink" Target="https://morrison-lab.github.io/pds/random-variables.html#def-normal" TargetMode="External"/><Relationship Id="rId146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50" Type="http://schemas.openxmlformats.org/officeDocument/2006/relationships/hyperlink" Target="https://morrison-lab.github.io/pds/variance-covariance.html#def-variance" TargetMode="External"/><Relationship Id="rId160" Type="http://schemas.openxmlformats.org/officeDocument/2006/relationships/hyperlink" Target="https://morrison-lab.github.io/pds/variance-covariance.html#thm-variance" TargetMode="External"/><Relationship Id="rId366" Type="http://schemas.openxmlformats.org/officeDocument/2006/relationships/hyperlink" Target="https://www.gastonsanchez.com/matrix4sl/" TargetMode="External"/><Relationship Id="rId289" Type="http://schemas.openxmlformats.org/officeDocument/2006/relationships/hyperlink" Target="https://www.gastonsanchez.com/matrix4sl/cross-products.html#cross-products" TargetMode="External"/><Relationship Id="rId29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2026-10-19T12:27:41Z</dcterms:created>
  <dcterms:modified xsi:type="dcterms:W3CDTF">2026-10-19T12:27:41Z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