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 to Maximum Likelihood Inference</w:t>
      </w:r>
    </w:p>
    <w:p>
      <w:pPr>
        <w:pStyle w:val="Date"/>
      </w:pPr>
      <w:del w:id="1" w:author="PR Preview" w:date="2026-01-01T00:00:00Z">
        <w:r>
          <w:delText xml:space="preserve">Last modified: 2026-10-16 00:14:28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00:09:51 (PDT)</w:t>
        </w:r>
      </w:ins>
    </w:p>
    <w:bookmarkStart w:id="149" w:name="sec-intro-MLEs"/>
    <w:p>
      <w:pPr>
        <w:pStyle w:val="Heading2"/>
      </w:pPr>
      <w:r>
        <w:t xml:space="preserve">1 Overview of maximum likelihood estimation</w:t>
      </w:r>
    </w:p>
    <w:p>
      <w:pPr>
        <w:pStyle w:val="FirstParagraph"/>
      </w:pPr>
      <w:r>
        <w:t xml:space="preserve">These notes are derived primarily from</w:t>
      </w:r>
      <w:r>
        <w:t xml:space="preserve"> </w:t>
      </w:r>
      <w:r>
        <w:t xml:space="preserve">(Dobson and Barnett 2018, chaps. 1–5)</w:t>
      </w:r>
      <w:r>
        <w:t xml:space="preserve">,</w:t>
      </w:r>
      <w:r>
        <w:t xml:space="preserve"> </w:t>
      </w:r>
      <w:r>
        <w:t xml:space="preserve">with some material from</w:t>
      </w:r>
      <w:r>
        <w:t xml:space="preserve"> </w:t>
      </w:r>
      <w:r>
        <w:t xml:space="preserve">(McLachlan and Krishnan 2007)</w:t>
      </w:r>
      <w:r>
        <w:t xml:space="preserve"> </w:t>
      </w:r>
      <w:r>
        <w:t xml:space="preserve">and</w:t>
      </w:r>
      <w:r>
        <w:t xml:space="preserve"> </w:t>
      </w:r>
      <w:r>
        <w:t xml:space="preserve">(Casella and Berger 2002)</w:t>
      </w:r>
      <w:r>
        <w:t xml:space="preserve">.</w:t>
      </w:r>
    </w:p>
    <w:bookmarkStart w:id="27" w:name="the-likelihood-function"/>
    <w:p>
      <w:pPr>
        <w:pStyle w:val="Heading3"/>
      </w:pPr>
      <w:r>
        <w:t xml:space="preserve">1.1 The likelihood function</w:t>
      </w:r>
    </w:p>
    <w:bookmarkStart w:id="9" w:name="def-lik-obs"/>
    <w:p>
      <w:pPr>
        <w:pStyle w:val="FirstParagraph"/>
      </w:pPr>
      <w:r>
        <w:rPr>
          <w:b/>
          <w:bCs/>
        </w:rPr>
        <w:t xml:space="preserve">Definition 1 (Likelihood of a single observation)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variable, with observed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is the probability of the event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p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 continuous random variable,</w:t>
      </w:r>
      <w:r>
        <w:t xml:space="preserve"> </w:t>
      </w:r>
      <w:r>
        <w:t xml:space="preserve">the likelihood is the probability density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instead.</w:t>
      </w:r>
    </w:p>
    <w:bookmarkEnd w:id="9"/>
    <w:bookmarkStart w:id="10" w:name="exm-lik-obs"/>
    <w:p>
      <w:pPr>
        <w:pStyle w:val="BodyText"/>
      </w:pPr>
      <w:r>
        <w:rPr>
          <w:b/>
          <w:bCs/>
        </w:rPr>
        <w:t xml:space="preserve">Example 1 (Likelihood of one Bernoulli observation)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so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more likely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0.7</m:t>
        </m:r>
      </m:oMath>
      <w:r>
        <w:t xml:space="preserve"> </w:t>
      </w:r>
      <w:r>
        <w:t xml:space="preserve">than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0.2</m:t>
        </m:r>
      </m:oMath>
      <w:r>
        <w:t xml:space="preserve">.</w:t>
      </w:r>
    </w:p>
    <w:bookmarkEnd w:id="10"/>
    <w:bookmarkStart w:id="11" w:name="def-lik"/>
    <w:p>
      <w:pPr>
        <w:pStyle w:val="BodyText"/>
      </w:pPr>
      <w:r>
        <w:rPr>
          <w:b/>
          <w:bCs/>
        </w:rPr>
        <w:t xml:space="preserve">Definition 2 (Likelihood of a dataset)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a dataset with corresponding 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with unknown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</m:oMath>
      <w:r>
        <w:t xml:space="preserve"> </w:t>
      </w:r>
      <w:r>
        <w:t xml:space="preserve">and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joint probability</w:t>
      </w:r>
      <w:r>
        <w:t xml:space="preserve"> </w:t>
      </w:r>
      <w:r>
        <w:t xml:space="preserve">(or joint density)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Θ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Θ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componentwise)</m:t>
              </m:r>
            </m:e>
          </m:eqArr>
        </m:oMath>
      </m:oMathPara>
    </w:p>
    <w:bookmarkEnd w:id="1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the likelihood function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Sources write the likelihood function in several ways,</w:t>
            </w:r>
            <w:r>
              <w:t xml:space="preserve"> </w:t>
            </w:r>
            <w:r>
              <w:t xml:space="preserve">all meaning the same function: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sub>
              </m:sSub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θ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These notes mostly write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leaving the data implicit,</w:t>
            </w:r>
            <w:r>
              <w:t xml:space="preserve"> </w:t>
            </w:r>
            <w:r>
              <w:t xml:space="preserve">to emphasize that the likelihood is a function of the parameters,</w:t>
            </w:r>
            <w:r>
              <w:t xml:space="preserve"> </w:t>
            </w:r>
            <w:r>
              <w:t xml:space="preserve">with the data held fixed at their observed values.</w:t>
            </w:r>
          </w:p>
          <w:p/>
        </w:tc>
      </w:tr>
    </w:tbl>
    <w:bookmarkStart w:id="16" w:name="exr-lik-iid"/>
    <w:p>
      <w:pPr>
        <w:pStyle w:val="BodyText"/>
      </w:pPr>
      <w:r>
        <w:rPr>
          <w:b/>
          <w:bCs/>
        </w:rPr>
        <w:t xml:space="preserve">Exercise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 the distributions of the individual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6"/>
    <w:bookmarkStart w:id="17" w:name="sol-lik-ii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mutual independence)</m:t>
              </m:r>
            </m:e>
          </m:eqArr>
        </m:oMath>
      </m:oMathPara>
    </w:p>
    <w:bookmarkEnd w:id="17"/>
    <w:bookmarkStart w:id="19" w:name="thm-lik-iid"/>
    <w:p>
      <w:pPr>
        <w:pStyle w:val="FirstParagraph"/>
      </w:pPr>
      <w:r>
        <w:rPr>
          <w:b/>
          <w:bCs/>
        </w:rPr>
        <w:t xml:space="preserve">Theorem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18" w:name="eq-Lik"/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8"/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k-ii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def-lik-factor"/>
    <w:p>
      <w:pPr>
        <w:pStyle w:val="BodyText"/>
      </w:pPr>
      <w:r>
        <w:rPr>
          <w:b/>
          <w:bCs/>
        </w:rPr>
        <w:t xml:space="preserve">Definition 3 (Likelihood component (likelihood factor))</w:t>
      </w:r>
      <w:r>
        <w:t xml:space="preserve"> </w:t>
      </w:r>
      <w:r>
        <w:t xml:space="preserve">For a dataset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component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likelihood factor</w:t>
      </w:r>
      <w:r>
        <w:t xml:space="preserve">)</w:t>
      </w:r>
      <w:r>
        <w:t xml:space="preserve"> </w:t>
      </w:r>
      <w:r>
        <w:t xml:space="preserve">of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likelihood of that observation alone: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0"/>
    <w:bookmarkStart w:id="21" w:name="exr-ds-lik-obs-lik"/>
    <w:p>
      <w:pPr>
        <w:pStyle w:val="FirstParagraph"/>
      </w:pPr>
      <w:r>
        <w:rPr>
          <w:b/>
          <w:bCs/>
        </w:rPr>
        <w:t xml:space="preserve">Exercise 2 (Dataset likelihood from likelihood components)</w:t>
      </w:r>
      <w:r>
        <w:t xml:space="preserve"> </w:t>
      </w:r>
      <w:r>
        <w:t xml:space="preserve">For mutually independent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 likelihood of the dataset</w:t>
      </w:r>
      <w:r>
        <w:t xml:space="preserve"> </w:t>
      </w:r>
      <w:r>
        <w:t xml:space="preserve">in terms 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.</w:t>
      </w:r>
    </w:p>
    <w:bookmarkEnd w:id="21"/>
    <w:bookmarkStart w:id="22" w:name="sol-ds-lik-obs-lik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</m:eqArr>
        </m:oMath>
      </m:oMathPara>
    </w:p>
    <w:bookmarkEnd w:id="22"/>
    <w:bookmarkStart w:id="23" w:name="thm-ds-lik-obs-lik"/>
    <w:p>
      <w:pPr>
        <w:pStyle w:val="FirstParagraph"/>
      </w:pPr>
      <w:r>
        <w:rPr>
          <w:b/>
          <w:bCs/>
        </w:rPr>
        <w:t xml:space="preserve">Theorem 2 (Dataset likelihood as a product of observation likelihoods)</w:t>
      </w:r>
      <w:r>
        <w:t xml:space="preserve"> </w:t>
      </w:r>
      <w:r>
        <w:t xml:space="preserve">For mutually independent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 likelihood of the dataset is the product</w:t>
      </w:r>
      <w:r>
        <w:t xml:space="preserve"> </w:t>
      </w:r>
      <w:r>
        <w:t xml:space="preserve">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s-lik-obs-lik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24" w:name="exr-bernoulli-likelihood-one-group"/>
    <w:p>
      <w:pPr>
        <w:pStyle w:val="BodyText"/>
      </w:pPr>
      <w:r>
        <w:rPr>
          <w:b/>
          <w:bCs/>
        </w:rPr>
        <w:t xml:space="preserve">Exercise 3 (Likelihood of binary outcomes with one event probability)</w:t>
      </w:r>
      <w:r>
        <w:t xml:space="preserve"> </w:t>
      </w:r>
      <w:r>
        <w:t xml:space="preserve">A binary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event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y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 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two cases)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dataset of</w:t>
      </w:r>
      <w:r>
        <w:t xml:space="preserve"> </w:t>
      </w:r>
      <w:r>
        <w:t xml:space="preserve">mutually independent binary outcomes,</w:t>
      </w:r>
      <w:r>
        <w:t xml:space="preserve"> </w:t>
      </w:r>
      <w:r>
        <w:t xml:space="preserve">all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 likelihood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24"/>
    <w:bookmarkStart w:id="25" w:name="sol-bernoulli-likelihood-one-group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likelihood components)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r>
                            <m:t>π</m:t>
                          </m:r>
                        </m:e>
                        <m:sup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nary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factors of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powers of a common base)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1</m:t>
                      </m:r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 in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1</m:t>
                  </m:r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5"/>
    <w:bookmarkStart w:id="26" w:name="thm-bernoulli-likelihood-one-group"/>
    <w:p>
      <w:pPr>
        <w:pStyle w:val="FirstParagraph"/>
      </w:pPr>
      <w:r>
        <w:rPr>
          <w:b/>
          <w:bCs/>
        </w:rPr>
        <w:t xml:space="preserve">Theorem 3 (Likelihood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 binary random variables,</w:t>
      </w:r>
      <w:r>
        <w:t xml:space="preserve"> </w:t>
      </w:r>
      <w:r>
        <w:t xml:space="preserve">each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observed outcomes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 with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likelihood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depends on the data only</w:t>
      </w:r>
      <w:r>
        <w:t xml:space="preserve"> </w:t>
      </w:r>
      <w:r>
        <w:t xml:space="preserve">through the number of events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π</m:t>
              </m:r>
            </m:e>
            <m: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sup>
          </m:sSup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ernoulli-likelihood-one-group">
        <w:r>
          <w:rPr>
            <w:rStyle w:val="Hyperlink"/>
          </w:rPr>
          <w:t xml:space="preserve">Solution 3</w:t>
        </w:r>
      </w:hyperlink>
      <w:r>
        <w:t xml:space="preserve">.</w:t>
      </w:r>
    </w:p>
    <w:bookmarkEnd w:id="27"/>
    <w:bookmarkStart w:id="33" w:name="the-maximum-likelihood-estimate"/>
    <w:p>
      <w:pPr>
        <w:pStyle w:val="Heading3"/>
      </w:pPr>
      <w:r>
        <w:t xml:space="preserve">1.2 The maximum likelihood estimate</w:t>
      </w:r>
    </w:p>
    <w:bookmarkStart w:id="29" w:name="def-mle"/>
    <w:p>
      <w:pPr>
        <w:pStyle w:val="FirstParagraph"/>
      </w:pPr>
      <w:r>
        <w:rPr>
          <w:b/>
          <w:bCs/>
        </w:rPr>
        <w:t xml:space="preserve">Definition 4 (Maximum likelihood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likelihood estimate</w:t>
      </w:r>
      <w:r>
        <w:t xml:space="preserve"> </w:t>
      </w:r>
      <w:r>
        <w:t xml:space="preserve">(MLE) of a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that maximizes the likelihood:</w:t>
      </w:r>
    </w:p>
    <w:p>
      <w:pPr>
        <w:pStyle w:val="BodyText"/>
      </w:pPr>
      <w:bookmarkStart w:id="28" w:name="eq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rPr>
                  <m:sty m:val="p"/>
                </m:rP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rPr>
              <m:sty m:val="p"/>
            </m:rP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8"/>
    </w:p>
    <w:bookmarkEnd w:id="29"/>
    <w:bookmarkStart w:id="30" w:name="exm-mle-bernoulli"/>
    <w:p>
      <w:pPr>
        <w:pStyle w:val="FirstParagraph"/>
      </w:pPr>
      <w:r>
        <w:rPr>
          <w:b/>
          <w:bCs/>
        </w:rPr>
        <w:t xml:space="preserve">Example 2 (MLE for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 the likelihood of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This function is increasing,</w:t>
      </w:r>
      <w:r>
        <w:t xml:space="preserve"> </w:t>
      </w:r>
      <w:r>
        <w:t xml:space="preserve">so it is maximized at the upper edge of the parameter space: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30"/>
    <w:p>
      <w:pPr>
        <w:pStyle w:val="BodyText"/>
      </w:pPr>
      <w:r>
        <w:t xml:space="preserve">5MinuteAI explains</w:t>
      </w:r>
      <w:r>
        <w:t xml:space="preserve"> </w:t>
      </w:r>
      <w:hyperlink r:id="rId31">
        <w:r>
          <w:rPr>
            <w:rStyle w:val="Hyperlink"/>
          </w:rPr>
          <w:t xml:space="preserve">maximum likelihood estimation</w:t>
        </w:r>
      </w:hyperlink>
      <w:r>
        <w:t xml:space="preserve"> </w:t>
      </w:r>
      <w:r>
        <w:t xml:space="preserve">and works</w:t>
      </w:r>
      <w:r>
        <w:t xml:space="preserve"> </w:t>
      </w:r>
      <w:hyperlink r:id="rId32">
        <w:r>
          <w:rPr>
            <w:rStyle w:val="Hyperlink"/>
          </w:rPr>
          <w:t xml:space="preserve">examples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Hogg et al. (2019, sec. 6.4, pp. 264–276)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(2002, sec. 7.2.2, pp. 315–323)</w:t>
      </w:r>
      <w:r>
        <w:t xml:space="preserve"> </w:t>
      </w:r>
      <w:r>
        <w:t xml:space="preserve">covers maximum likelihood estimators.</w:t>
      </w:r>
    </w:p>
    <w:p>
      <w:pPr>
        <w:pStyle w:val="Compact"/>
        <w:numPr>
          <w:ilvl w:val="0"/>
          <w:numId w:val="1002"/>
        </w:numPr>
      </w:pPr>
      <w:r>
        <w:t xml:space="preserve">Rice (2007, sec. 8.5, pp. 267–284)</w:t>
      </w:r>
      <w:r>
        <w:t xml:space="preserve"> </w:t>
      </w:r>
      <w:r>
        <w:t xml:space="preserve">covers the method of maximum likelihood.</w:t>
      </w:r>
    </w:p>
    <w:bookmarkEnd w:id="33"/>
    <w:bookmarkStart w:id="35" w:name="finding-the-maximum-of-a-function"/>
    <w:p>
      <w:pPr>
        <w:pStyle w:val="Heading3"/>
      </w:pPr>
      <w:r>
        <w:t xml:space="preserve">1.3 Finding the maximum of a function</w:t>
      </w:r>
    </w:p>
    <w:bookmarkStart w:id="34" w:name="def-critical-point"/>
    <w:p>
      <w:pPr>
        <w:pStyle w:val="FirstParagraph"/>
      </w:pPr>
      <w:r>
        <w:rPr>
          <w:b/>
          <w:bCs/>
        </w:rPr>
        <w:t xml:space="preserve">Definition 5 (Critical point)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input value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where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zero,</w:t>
      </w:r>
      <w:r>
        <w:t xml:space="preserve"> </w:t>
      </w:r>
      <w:r>
        <w:t xml:space="preserve">or, for a function of a vector,</w:t>
      </w:r>
      <w:r>
        <w:t xml:space="preserve"> </w:t>
      </w:r>
      <w:r>
        <w:t xml:space="preserve">a point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where the gradient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zero vector: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(scalar input)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input)</m:t>
              </m:r>
            </m:e>
          </m:eqArr>
        </m:oMath>
      </m:oMathPara>
    </w:p>
    <w:bookmarkEnd w:id="34"/>
    <w:p>
      <w:pPr>
        <w:pStyle w:val="FirstParagraph"/>
      </w:pPr>
      <w:r>
        <w:t xml:space="preserve">From calculus: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its maximum over an interval of input values</w:t>
      </w:r>
      <w:r>
        <w:t xml:space="preserve"> </w:t>
      </w:r>
      <w:r>
        <w:t xml:space="preserve">can occur only at an endpoint of the interval</w:t>
      </w:r>
      <w:r>
        <w:t xml:space="preserve"> </w:t>
      </w:r>
      <w:r>
        <w:t xml:space="preserve">or at a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.</w:t>
      </w:r>
      <w:r>
        <w:t xml:space="preserve"> </w:t>
      </w:r>
      <w:r>
        <w:t xml:space="preserve">At a critical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sufficient for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be a local maximum,</w:t>
      </w:r>
      <w:r>
        <w:t xml:space="preserve"> </w:t>
      </w:r>
      <w:r>
        <w:t xml:space="preserve">but not necessary: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 a maximum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a function of a vector,</w:t>
      </w:r>
      <w:r>
        <w:t xml:space="preserve"> </w:t>
      </w:r>
      <w:r>
        <w:t xml:space="preserve">a negative definite Hessian matrix at a critical point</w:t>
      </w:r>
      <w:r>
        <w:t xml:space="preserve"> </w:t>
      </w:r>
      <w:r>
        <w:t xml:space="preserve">is sufficient for a local maximum.</w:t>
      </w:r>
    </w:p>
    <w:bookmarkEnd w:id="35"/>
    <w:bookmarkStart w:id="38" w:name="X57520549c5b7da4a67a35517649c9d038306812"/>
    <w:p>
      <w:pPr>
        <w:pStyle w:val="Heading3"/>
      </w:pPr>
      <w:r>
        <w:t xml:space="preserve">1.4 Directly maximizing the likelihood function for independent data</w:t>
      </w:r>
    </w:p>
    <w:p>
      <w:pPr>
        <w:pStyle w:val="FirstParagraph"/>
      </w:pPr>
      <w:r>
        <w:t xml:space="preserve">To find the maximizer of the likelihood function,</w:t>
      </w:r>
      <w:r>
        <w:t xml:space="preserve"> </w:t>
      </w:r>
      <w:r>
        <w:t xml:space="preserve">we solve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mutually independent data,</w:t>
      </w:r>
      <w:r>
        <w:t xml:space="preserve"> </w:t>
      </w:r>
      <w:hyperlink w:anchor="eq-Lik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36" w:name="eq-deriv-Lik"/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mutually independent data)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6"/>
    </w:p>
    <w:p>
      <w:pPr>
        <w:pStyle w:val="FirstParagraph"/>
      </w:pPr>
      <w:hyperlink w:anchor="eq-deriv-Lik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is the derivative of a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factors,</w:t>
      </w:r>
      <w:r>
        <w:t xml:space="preserve"> </w:t>
      </w:r>
      <w:r>
        <w:t xml:space="preserve">which takes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applications of the</w:t>
      </w:r>
      <w:r>
        <w:t xml:space="preserve"> </w:t>
      </w:r>
      <w:hyperlink r:id="rId37">
        <w:r>
          <w:rPr>
            <w:rStyle w:val="Hyperlink"/>
          </w:rPr>
          <w:t xml:space="preserve">product rule</w:t>
        </w:r>
      </w:hyperlink>
      <w:r>
        <w:t xml:space="preserve"> </w:t>
      </w:r>
      <w:r>
        <w:t xml:space="preserve">and produces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terms.</w:t>
      </w:r>
      <w:r>
        <w:t xml:space="preserve"> </w:t>
      </w:r>
      <w:r>
        <w:t xml:space="preserve">The log-likelihood avoids this work.</w:t>
      </w:r>
    </w:p>
    <w:bookmarkEnd w:id="38"/>
    <w:bookmarkStart w:id="56" w:name="the-log-likelihood-function"/>
    <w:p>
      <w:pPr>
        <w:pStyle w:val="Heading3"/>
      </w:pPr>
      <w:r>
        <w:t xml:space="preserve">1.5 The log-likelihood function</w:t>
      </w:r>
    </w:p>
    <w:bookmarkStart w:id="40" w:name="def-loglik"/>
    <w:p>
      <w:pPr>
        <w:pStyle w:val="FirstParagraph"/>
      </w:pPr>
      <w:r>
        <w:rPr>
          <w:b/>
          <w:bCs/>
        </w:rPr>
        <w:t xml:space="preserve">Definition 6 (Log-likelihood)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log-likelihood</w:t>
      </w:r>
      <w:r>
        <w:t xml:space="preserve"> </w:t>
      </w:r>
      <w:r>
        <w:t xml:space="preserve">of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is the natural logarithm of the likelihood:</w:t>
      </w:r>
    </w:p>
    <w:p>
      <w:pPr>
        <w:pStyle w:val="BodyText"/>
      </w:pPr>
      <w:bookmarkStart w:id="39" w:name="eq-def-loglik"/>
      <m:oMathPara>
        <m:oMathParaPr>
          <m:jc m:val="center"/>
        </m:oMathParaPr>
        <m:oMath>
          <m:r>
            <m:t>ℓ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|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9"/>
    </w:p>
    <w:bookmarkEnd w:id="40"/>
    <w:bookmarkStart w:id="41" w:name="exm-loglik-bernoulli"/>
    <w:p>
      <w:pPr>
        <w:pStyle w:val="FirstParagraph"/>
      </w:pPr>
      <w:r>
        <w:rPr>
          <w:b/>
          <w:bCs/>
        </w:rPr>
        <w:t xml:space="preserve">Example 3 (Log-likelihood of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 so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π</m:t>
        </m:r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0.7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0.357</m:t>
        </m:r>
      </m:oMath>
      <w:r>
        <w:t xml:space="preserve">.</w:t>
      </w:r>
    </w:p>
    <w:bookmarkEnd w:id="41"/>
    <w:bookmarkStart w:id="42" w:name="exr-mle-use-log"/>
    <w:p>
      <w:pPr>
        <w:pStyle w:val="BodyText"/>
      </w:pPr>
      <w:r>
        <w:rPr>
          <w:b/>
          <w:bCs/>
        </w:rPr>
        <w:t xml:space="preserve">Exercise 4 (Comparing likelihoods through log-likelihoods)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Determine how the parameter values that maximize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relate to the parameter values that maximize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.</w:t>
      </w:r>
    </w:p>
    <w:bookmarkEnd w:id="42"/>
    <w:bookmarkStart w:id="43" w:name="sol-mle-use-log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parameter value.</w:t>
      </w:r>
      <w:r>
        <w:t xml:space="preserve"> </w:t>
      </w:r>
      <w:r>
        <w:t xml:space="preserve">The natural logarithm is strictly increasing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for any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it satisfies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So a parameter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maximizes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if and only if it maximizes</w:t>
      </w:r>
      <w:r>
        <w:t xml:space="preserve"> </w:t>
      </w:r>
      <m:oMath>
        <m:r>
          <m:t>ℓ</m:t>
        </m:r>
      </m:oMath>
      <w:r>
        <w:t xml:space="preserve">.</w:t>
      </w:r>
    </w:p>
    <w:bookmarkEnd w:id="43"/>
    <w:bookmarkStart w:id="44" w:name="thm-mle-use-log"/>
    <w:p>
      <w:pPr>
        <w:pStyle w:val="BodyText"/>
      </w:pPr>
      <w:r>
        <w:rPr>
          <w:b/>
          <w:bCs/>
        </w:rPr>
        <w:t xml:space="preserve">Theorem 4 (Maximize the log-likelihood instead of the likelihood)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likelihood and log-likelihood have the same maximizers: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le-use-log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45" w:name="exr-loglik-iid"/>
    <w:p>
      <w:pPr>
        <w:pStyle w:val="BodyText"/>
      </w:pPr>
      <w:r>
        <w:rPr>
          <w:b/>
          <w:bCs/>
        </w:rPr>
        <w:t xml:space="preserve">Exercise 5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as a sum over the observations.</w:t>
      </w:r>
      <w:r>
        <w:t xml:space="preserve"> </w:t>
      </w:r>
      <w:r>
        <w:t xml:space="preserve">What does each term become</w:t>
      </w:r>
      <w:r>
        <w:t xml:space="preserve"> </w:t>
      </w: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?</w:t>
      </w:r>
    </w:p>
    <w:bookmarkEnd w:id="45"/>
    <w:bookmarkStart w:id="46" w:name="sol-loglik-ii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is a sum of logs)</m:t>
              </m:r>
            </m:e>
          </m:eqArr>
        </m:oMath>
      </m:oMathPara>
    </w:p>
    <w:p>
      <w:pPr>
        <w:pStyle w:val="FirstParagraph"/>
      </w:pPr>
      <w:r>
        <w:t xml:space="preserve">With a common distribution,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6"/>
    <w:bookmarkStart w:id="48" w:name="thm-loglik-iid"/>
    <w:p>
      <w:pPr>
        <w:pStyle w:val="BodyText"/>
      </w:pPr>
      <w:r>
        <w:rPr>
          <w:b/>
          <w:bCs/>
        </w:rPr>
        <w:t xml:space="preserve">Theorem 5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47" w:name="eq-loglik-ind"/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log</m:t>
              </m:r>
            </m:e>
          </m:nary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47"/>
    </w:p>
    <w:p>
      <w:pPr>
        <w:pStyle w:val="FirstParagraph"/>
      </w:pP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glik-ii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49" w:name="exr-deriv-llik-iid"/>
    <w:p>
      <w:pPr>
        <w:pStyle w:val="BodyText"/>
      </w:pPr>
      <w:r>
        <w:rPr>
          <w:b/>
          <w:bCs/>
        </w:rPr>
        <w:t xml:space="preserve">Exercise 6 (Derivative of the log-likelihood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use</w:t>
      </w:r>
      <w:r>
        <w:t xml:space="preserve"> </w:t>
      </w:r>
      <w:hyperlink w:anchor="thm-loglik-iid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to write the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of the log-likelihood</w:t>
      </w:r>
      <w:r>
        <w:t xml:space="preserve"> </w:t>
      </w:r>
      <w:r>
        <w:t xml:space="preserve">as a sum over the observations.</w:t>
      </w:r>
    </w:p>
    <w:bookmarkEnd w:id="49"/>
    <w:bookmarkStart w:id="50" w:name="sol-deriv-llik-iid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</m:e>
              </m:nary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</m:eqArr>
        </m:oMath>
      </m:oMathPara>
    </w:p>
    <w:p>
      <w:pPr>
        <w:pStyle w:val="FirstParagraph"/>
      </w:pPr>
      <w:r>
        <w:t xml:space="preserve">Unlike</w:t>
      </w:r>
      <w:r>
        <w:t xml:space="preserve"> </w:t>
      </w:r>
      <w:hyperlink w:anchor="eq-deriv-Lik">
        <w:r>
          <w:rPr>
            <w:rStyle w:val="Hyperlink"/>
          </w:rPr>
          <w:t xml:space="preserve">Equation 3</w:t>
        </w:r>
      </w:hyperlink>
      <w:r>
        <w:t xml:space="preserve">, each term involves only one observation,</w:t>
      </w:r>
      <w:r>
        <w:t xml:space="preserve"> </w:t>
      </w:r>
      <w:r>
        <w:t xml:space="preserve">so no product rule is needed.</w:t>
      </w:r>
    </w:p>
    <w:bookmarkEnd w:id="50"/>
    <w:bookmarkStart w:id="52" w:name="thm-deriv-llik-iid"/>
    <w:p>
      <w:pPr>
        <w:pStyle w:val="BodyText"/>
      </w:pPr>
      <w:r>
        <w:rPr>
          <w:b/>
          <w:bCs/>
        </w:rPr>
        <w:t xml:space="preserve">Theorem 6 (Derivative of the log-likelihood function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data:</w:t>
      </w:r>
    </w:p>
    <w:p>
      <w:pPr>
        <w:pStyle w:val="BodyText"/>
      </w:pPr>
      <w:bookmarkStart w:id="51" w:name="eq-deriv-llik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</m:e>
          </m:nary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51"/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lik-iid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53" w:name="exr-bernoulli-loglik-one-group"/>
    <w:p>
      <w:pPr>
        <w:pStyle w:val="BodyText"/>
      </w:pPr>
      <w:r>
        <w:rPr>
          <w:b/>
          <w:bCs/>
        </w:rPr>
        <w:t xml:space="preserve">Exercise 7 (Log-likelihood of binary outcomes with one event probability)</w:t>
      </w:r>
      <w:r>
        <w:t xml:space="preserve"> </w:t>
      </w:r>
      <w:r>
        <w:t xml:space="preserve">Write the log-likelihood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from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</w:t>
        </w:r>
      </w:hyperlink>
      <w:r>
        <w:t xml:space="preserve">.</w:t>
      </w:r>
    </w:p>
    <w:bookmarkEnd w:id="53"/>
    <w:bookmarkStart w:id="54" w:name="sol-bernoulli-loglik-one-group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Starting from the likelihood in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logit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logit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4"/>
    <w:bookmarkStart w:id="55" w:name="thm-bernoulli-loglik-one-group"/>
    <w:p>
      <w:pPr>
        <w:pStyle w:val="FirstParagraph"/>
      </w:pPr>
      <w:r>
        <w:rPr>
          <w:b/>
          <w:bCs/>
        </w:rPr>
        <w:t xml:space="preserve">Theorem 7 (Log-likelihood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with observed outcomes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the event probability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written with the log-odds</w:t>
      </w:r>
      <w:r>
        <w:t xml:space="preserve"> </w:t>
      </w:r>
      <m:oMath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is:</w:t>
      </w:r>
    </w:p>
    <w:p>
      <w:pPr>
        <w:pStyle w:val="Body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</m:d>
          <m:r>
            <m:t>​</m:t>
          </m:r>
          <m:r>
            <m:rPr>
              <m:sty m:val="p"/>
            </m:rPr>
            <m:t>logit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n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</m:oMath>
      </m:oMathPara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oglik-one-group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bernoulli-loglik-one-group">
        <w:r>
          <w:rPr>
            <w:rStyle w:val="Hyperlink"/>
          </w:rPr>
          <w:t xml:space="preserve">Solution 7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3</w:t>
        </w:r>
      </w:hyperlink>
      <w:r>
        <w:t xml:space="preserve">.</w:t>
      </w:r>
    </w:p>
    <w:bookmarkEnd w:id="56"/>
    <w:bookmarkStart w:id="76" w:name="the-score-function"/>
    <w:p>
      <w:pPr>
        <w:pStyle w:val="Heading3"/>
      </w:pPr>
      <w:r>
        <w:t xml:space="preserve">1.6 The score function</w:t>
      </w:r>
    </w:p>
    <w:bookmarkStart w:id="58" w:name="def-score"/>
    <w:p>
      <w:pPr>
        <w:pStyle w:val="FirstParagraph"/>
      </w:pPr>
      <w:r>
        <w:rPr>
          <w:b/>
          <w:bCs/>
        </w:rPr>
        <w:t xml:space="preserve">Definition 7 (Score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function</w:t>
      </w:r>
      <w:r>
        <w:t xml:space="preserve"> </w:t>
      </w:r>
      <w:r>
        <w:t xml:space="preserve">of a statistical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gradient (vector of first derivatives) of the model’s log-likelihood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57" w:name="eq-def-score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57"/>
    </w:p>
    <w:bookmarkEnd w:id="58"/>
    <w:bookmarkStart w:id="59" w:name="rem-score-nota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(Notation for the score function). </w:t>
      </w:r>
      <w:r>
        <w:t xml:space="preserve">We often omit the arguments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the score function instead of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w:r>
        <w:t xml:space="preserve">Dobson and Barnett (2018)</w:t>
      </w:r>
      <w:r>
        <w:t xml:space="preserve"> </w:t>
      </w:r>
      <w:r>
        <w:t xml:space="preserve">write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which keeps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free for other uses</w:t>
      </w:r>
      <w:r>
        <w:t xml:space="preserve"> </w:t>
      </w:r>
      <w:r>
        <w:t xml:space="preserve">and needs no extra symbol to memorize.</w:t>
      </w:r>
    </w:p>
    <w:bookmarkEnd w:id="59"/>
    <w:bookmarkStart w:id="60" w:name="exr-derive-bernoulli-score"/>
    <w:p>
      <w:pPr>
        <w:pStyle w:val="BodyText"/>
      </w:pPr>
      <w:r>
        <w:rPr>
          <w:b/>
          <w:bCs/>
        </w:rPr>
        <w:t xml:space="preserve">Exercise 8 (Score function of a Bernoulli variable)</w:t>
      </w:r>
      <w:r>
        <w:t xml:space="preserve"> </w:t>
      </w:r>
      <w:r>
        <w:t xml:space="preserve">Derive the score function for a single Bernoulli random variable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other words, differentiate the log-likelihood of</w:t>
      </w:r>
      <w:r>
        <w:t xml:space="preserve"> </w:t>
      </w:r>
      <w:r>
        <w:t xml:space="preserve">a single Bernoulli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respect to the event probability parameter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Simplify as much as possible.</w:t>
      </w:r>
    </w:p>
    <w:bookmarkEnd w:id="60"/>
    <w:bookmarkStart w:id="61" w:name="sol-derive-bernoulli-score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thm-bernoulli-loglik-one-group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π</m:t>
            </m:r>
          </m:e>
        </m:d>
        <m:r>
          <m:t>​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x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1"/>
    <w:bookmarkStart w:id="62" w:name="thm-bernoulli-score"/>
    <w:p>
      <w:pPr>
        <w:pStyle w:val="FirstParagraph"/>
      </w:pPr>
      <w:r>
        <w:rPr>
          <w:b/>
          <w:bCs/>
        </w:rPr>
        <w:t xml:space="preserve">Theorem 8 (Score function of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π</m:t>
              </m:r>
            </m:num>
            <m:den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e-bernoulli-score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derive-bernoulli-score">
        <w:r>
          <w:rPr>
            <w:rStyle w:val="Hyperlink"/>
          </w:rPr>
          <w:t xml:space="preserve">Solution 8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loglik-one-group">
        <w:r>
          <w:rPr>
            <w:rStyle w:val="Hyperlink"/>
          </w:rPr>
          <w:t xml:space="preserve">Theorem 7</w:t>
        </w:r>
      </w:hyperlink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63" w:name="exr-pois-score-fn"/>
    <w:p>
      <w:pPr>
        <w:pStyle w:val="BodyText"/>
      </w:pPr>
      <w:r>
        <w:rPr>
          <w:b/>
          <w:bCs/>
        </w:rPr>
        <w:t xml:space="preserve">Exercise 9 (Score function of a Poisson variable)</w:t>
      </w:r>
      <w:r>
        <w:t xml:space="preserve"> </w:t>
      </w:r>
      <w:r>
        <w:t xml:space="preserve">Derive the score function for a single Poisson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its mean parameter</w:t>
      </w:r>
      <w:r>
        <w:t xml:space="preserve"> </w:t>
      </w:r>
      <m:oMath>
        <m:r>
          <m:t>λ</m:t>
        </m:r>
      </m:oMath>
      <w:r>
        <w:t xml:space="preserve">.</w:t>
      </w:r>
    </w:p>
    <w:bookmarkEnd w:id="63"/>
    <w:bookmarkStart w:id="64" w:name="sol-pois-score-f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The log-likelihood of one Poisson observation is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−</m:t>
        </m:r>
        <m:r>
          <m:t>λ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!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4"/>
    <w:bookmarkStart w:id="65" w:name="thm-pois-score"/>
    <w:p>
      <w:pPr>
        <w:pStyle w:val="FirstParagraph"/>
      </w:pPr>
      <w:r>
        <w:rPr>
          <w:b/>
          <w:bCs/>
        </w:rPr>
        <w:t xml:space="preserve">Theorem 9 (Score function of a Poisson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 with mean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observed count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λ</m:t>
              </m:r>
            </m:num>
            <m:den>
              <m:r>
                <m:t>λ</m:t>
              </m:r>
            </m:den>
          </m:f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-score-fn">
        <w:r>
          <w:rPr>
            <w:rStyle w:val="Hyperlink"/>
          </w:rPr>
          <w:t xml:space="preserve">Exercise 9</w:t>
        </w:r>
      </w:hyperlink>
      <w:r>
        <w:t xml:space="preserve">, worked in</w:t>
      </w:r>
      <w:r>
        <w:t xml:space="preserve"> </w:t>
      </w:r>
      <w:hyperlink w:anchor="sol-pois-score-fn">
        <w:r>
          <w:rPr>
            <w:rStyle w:val="Hyperlink"/>
          </w:rPr>
          <w:t xml:space="preserve">Solution 9</w:t>
        </w:r>
      </w:hyperlink>
      <w:r>
        <w:t xml:space="preserve">.</w:t>
      </w:r>
    </w:p>
    <w:bookmarkStart w:id="66" w:name="exr-gauss-score-fn"/>
    <w:p>
      <w:pPr>
        <w:pStyle w:val="BodyText"/>
      </w:pPr>
      <w:r>
        <w:rPr>
          <w:b/>
          <w:bCs/>
        </w:rPr>
        <w:t xml:space="preserve">Exercise 10 (Score function of a Gaussian variable)</w:t>
      </w:r>
      <w:r>
        <w:t xml:space="preserve"> </w:t>
      </w:r>
      <w:r>
        <w:t xml:space="preserve">Derive the score function for a single Gaussian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treating the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known.</w:t>
      </w:r>
    </w:p>
    <w:bookmarkEnd w:id="66"/>
    <w:bookmarkStart w:id="67" w:name="sol-gauss-score-fn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7"/>
    <w:bookmarkStart w:id="68" w:name="thm-gauss-score"/>
    <w:p>
      <w:pPr>
        <w:pStyle w:val="FirstParagraph"/>
      </w:pPr>
      <w:r>
        <w:rPr>
          <w:b/>
          <w:bCs/>
        </w:rPr>
        <w:t xml:space="preserve">Theorem 10 (Score function of a Gaussian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with mean</w:t>
      </w:r>
      <w:r>
        <w:t xml:space="preserve"> </w:t>
      </w:r>
      <m:oMath>
        <m:r>
          <m:t>μ</m:t>
        </m:r>
      </m:oMath>
      <w:r>
        <w:t xml:space="preserve">, known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and observed value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6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gauss-score-fn">
        <w:r>
          <w:rPr>
            <w:rStyle w:val="Hyperlink"/>
          </w:rPr>
          <w:t xml:space="preserve">Exercise 10</w:t>
        </w:r>
      </w:hyperlink>
      <w:r>
        <w:t xml:space="preserve">, worked in</w:t>
      </w:r>
      <w:r>
        <w:t xml:space="preserve"> </w:t>
      </w:r>
      <w:hyperlink w:anchor="sol-gauss-score-fn">
        <w:r>
          <w:rPr>
            <w:rStyle w:val="Hyperlink"/>
          </w:rPr>
          <w:t xml:space="preserve">Solution 10</w:t>
        </w:r>
      </w:hyperlink>
      <w:r>
        <w:t xml:space="preserve">.</w:t>
      </w:r>
    </w:p>
    <w:bookmarkStart w:id="69" w:name="exr-exp-score-fn"/>
    <w:p>
      <w:pPr>
        <w:pStyle w:val="BodyText"/>
      </w:pPr>
      <w:r>
        <w:rPr>
          <w:b/>
          <w:bCs/>
        </w:rPr>
        <w:t xml:space="preserve">Exercise 11 (Score function of an exponential variable)</w:t>
      </w:r>
      <w:r>
        <w:t xml:space="preserve"> </w:t>
      </w:r>
      <w:r>
        <w:t xml:space="preserve">Derive the score function for a single exponential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.</w:t>
      </w:r>
    </w:p>
    <w:bookmarkEnd w:id="69"/>
    <w:bookmarkStart w:id="70" w:name="sol-exp-score-fn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exponential density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μ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x</m:t>
            </m:r>
          </m:num>
          <m:den>
            <m:r>
              <m:t>μ</m:t>
            </m:r>
          </m:den>
        </m:f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70"/>
    <w:bookmarkStart w:id="71" w:name="thm-exp-score"/>
    <w:p>
      <w:pPr>
        <w:pStyle w:val="FirstParagraph"/>
      </w:pPr>
      <w:r>
        <w:rPr>
          <w:b/>
          <w:bCs/>
        </w:rPr>
        <w:t xml:space="preserve">Theorem 11 (Score function of an exponential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 exponential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xp-score-fn">
        <w:r>
          <w:rPr>
            <w:rStyle w:val="Hyperlink"/>
          </w:rPr>
          <w:t xml:space="preserve">Exercise 11</w:t>
        </w:r>
      </w:hyperlink>
      <w:r>
        <w:t xml:space="preserve">, worked in</w:t>
      </w:r>
      <w:r>
        <w:t xml:space="preserve"> </w:t>
      </w:r>
      <w:hyperlink w:anchor="sol-exp-score-fn">
        <w:r>
          <w:rPr>
            <w:rStyle w:val="Hyperlink"/>
          </w:rPr>
          <w:t xml:space="preserve">Solution 11</w:t>
        </w:r>
      </w:hyperlink>
      <w:r>
        <w:t xml:space="preserve">.</w:t>
      </w:r>
    </w:p>
    <w:p>
      <w:pPr>
        <w:pStyle w:val="BodyText"/>
      </w:pPr>
      <w:r>
        <w:t xml:space="preserve">In all four examples</w:t>
      </w:r>
      <w:r>
        <w:t xml:space="preserve"> </w:t>
      </w:r>
      <w:r>
        <w:t xml:space="preserve">(</w:t>
      </w:r>
      <w:hyperlink w:anchor="thm-bernoulli-score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hyperlink w:anchor="thm-pois-scor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hyperlink w:anchor="thm-gauss-score">
        <w:r>
          <w:rPr>
            <w:rStyle w:val="Hyperlink"/>
          </w:rPr>
          <w:t xml:space="preserve">Theorem 10</w:t>
        </w:r>
      </w:hyperlink>
      <w:r>
        <w:t xml:space="preserve">, and</w:t>
      </w:r>
      <w:r>
        <w:t xml:space="preserve"> </w:t>
      </w:r>
      <w:hyperlink w:anchor="thm-exp-score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the score function with respect to the mean turned out to be: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</m:oMath>
      </m:oMathPara>
    </w:p>
    <w:bookmarkStart w:id="73" w:name="rem-score-natural-exponential-family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score function in natural exponential families). </w:t>
      </w:r>
      <w:r>
        <w:t xml:space="preserve">This pattern is no coincidence.</w:t>
      </w:r>
      <w:r>
        <w:t xml:space="preserve"> </w:t>
      </w:r>
      <w:r>
        <w:t xml:space="preserve">With the mean as the parameter,</w:t>
      </w:r>
      <w:r>
        <w:t xml:space="preserve"> </w:t>
      </w:r>
      <w:r>
        <w:t xml:space="preserve">each of these four models is a one-parameter</w:t>
      </w:r>
      <w:r>
        <w:t xml:space="preserve"> </w:t>
      </w:r>
      <w:r>
        <w:rPr>
          <w:i/>
          <w:iCs/>
        </w:rPr>
        <w:t xml:space="preserve">natural</w:t>
      </w:r>
      <w:r>
        <w:t xml:space="preserve"> </w:t>
      </w:r>
      <w:r>
        <w:t xml:space="preserve">(or linear) exponential family,</w:t>
      </w:r>
      <w:r>
        <w:t xml:space="preserve"> </w:t>
      </w:r>
      <w:r>
        <w:t xml:space="preserve">whose log-density is linear in</w:t>
      </w:r>
      <w:r>
        <w:t xml:space="preserve"> </w:t>
      </w:r>
      <m:oMath>
        <m:r>
          <m:t>x</m:t>
        </m:r>
      </m:oMath>
      <w:r>
        <w:t xml:space="preserve">;</w:t>
      </w:r>
      <w:r>
        <w:t xml:space="preserve"> </w:t>
      </w:r>
      <w:r>
        <w:t xml:space="preserve">for every such family, the score with respect to the mean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Other members of the broader</w:t>
      </w:r>
      <w:r>
        <w:t xml:space="preserve"> </w:t>
      </w:r>
      <w:hyperlink r:id="rId72">
        <w:r>
          <w:rPr>
            <w:rStyle w:val="Hyperlink"/>
          </w:rPr>
          <w:t xml:space="preserve">exponential family</w:t>
        </w:r>
      </w:hyperlink>
      <w:r>
        <w:t xml:space="preserve">,</w:t>
      </w:r>
      <w:r>
        <w:t xml:space="preserve"> </w:t>
      </w:r>
      <w:r>
        <w:t xml:space="preserve">such as the Weibull distribution with known shape</w:t>
      </w:r>
      <w:r>
        <w:t xml:space="preserve"> </w:t>
      </w:r>
      <m:oMath>
        <m:r>
          <m:t>k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w:r>
        <w:t xml:space="preserve">do not have this form.</w:t>
      </w:r>
      <w:r>
        <w:t xml:space="preserve"> </w:t>
      </w:r>
      <w:r>
        <w:t xml:space="preserve">Exponential-family distributions share many special properties</w:t>
      </w:r>
      <w:r>
        <w:t xml:space="preserve"> </w:t>
      </w:r>
      <w:r>
        <w:t xml:space="preserve">(Hogg et al. 2019, sec. 6.7; Dobson and Barnett 2018, chap. 3)</w:t>
      </w:r>
      <w:r>
        <w:t xml:space="preserve">.</w:t>
      </w:r>
    </w:p>
    <w:bookmarkEnd w:id="73"/>
    <w:bookmarkStart w:id="74" w:name="def-score-equation"/>
    <w:p>
      <w:pPr>
        <w:pStyle w:val="BodyText"/>
      </w:pPr>
      <w:r>
        <w:rPr>
          <w:b/>
          <w:bCs/>
        </w:rPr>
        <w:t xml:space="preserve">Definition 8 (Score equation)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equation</w:t>
      </w:r>
      <w:r>
        <w:t xml:space="preserve"> </w:t>
      </w:r>
      <w:r>
        <w:t xml:space="preserve">is the equation that sets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to zero: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</m:oMath>
      </m:oMathPara>
    </w:p>
    <w:bookmarkEnd w:id="74"/>
    <w:p>
      <w:pPr>
        <w:pStyle w:val="FirstParagraph"/>
      </w:pPr>
      <w:r>
        <w:t xml:space="preserve">The score equation is one example of an</w:t>
      </w:r>
      <w:r>
        <w:t xml:space="preserve"> </w:t>
      </w:r>
      <w:r>
        <w:rPr>
          <w:b/>
          <w:bCs/>
        </w:rPr>
        <w:t xml:space="preserve">estimating equation</w:t>
      </w:r>
      <w:r>
        <w:t xml:space="preserve">,</w:t>
      </w:r>
      <w:r>
        <w:t xml:space="preserve"> </w:t>
      </w:r>
      <w:r>
        <w:t xml:space="preserve">an equation whose solution defines an estimator.</w:t>
      </w:r>
      <w:r>
        <w:t xml:space="preserve"> </w:t>
      </w:r>
      <w:r>
        <w:t xml:space="preserve">Estimating equations in general need not come from a likelihood.</w:t>
      </w:r>
    </w:p>
    <w:bookmarkStart w:id="75" w:name="exm-score-equation"/>
    <w:p>
      <w:pPr>
        <w:pStyle w:val="BodyText"/>
      </w:pPr>
      <w:r>
        <w:rPr>
          <w:b/>
          <w:bCs/>
        </w:rPr>
        <w:t xml:space="preserve">Example 4 (Score equation of a Bernoulli sample)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Bernoulli observations 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the score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(summing</w:t>
      </w:r>
      <w:r>
        <w:t xml:space="preserve"> </w:t>
      </w:r>
      <w:hyperlink w:anchor="thm-bernoulli-score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over the observations),</w:t>
      </w:r>
      <w:r>
        <w:t xml:space="preserve"> </w:t>
      </w:r>
      <w:r>
        <w:t xml:space="preserve">so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r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the score equation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the single solution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75"/>
    <w:bookmarkEnd w:id="76"/>
    <w:bookmarkStart w:id="109" w:name="information-matrices"/>
    <w:p>
      <w:pPr>
        <w:pStyle w:val="Heading3"/>
      </w:pPr>
      <w:r>
        <w:t xml:space="preserve">1.7 Information matrices</w:t>
      </w:r>
    </w:p>
    <w:bookmarkStart w:id="78" w:name="def-hessian"/>
    <w:p>
      <w:pPr>
        <w:pStyle w:val="FirstParagraph"/>
      </w:pPr>
      <w:r>
        <w:rPr>
          <w:b/>
          <w:bCs/>
        </w:rPr>
        <w:t xml:space="preserve">Definition 9 (Hessian)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 the log-likelihood function</w:t>
      </w:r>
      <w:r>
        <w:t xml:space="preserve"> </w:t>
      </w:r>
      <w:r>
        <w:t xml:space="preserve">is the matrix of its second derivatives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77" w:name="eq-def-hess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77"/>
    </w:p>
    <w:bookmarkEnd w:id="78"/>
    <w:p>
      <w:pPr>
        <w:pStyle w:val="FirstParagraph"/>
      </w:pPr>
      <w:r>
        <w:t xml:space="preserve">The Hessian is named after the mathematician</w:t>
      </w:r>
      <w:r>
        <w:t xml:space="preserve"> </w:t>
      </w:r>
      <w:hyperlink r:id="rId79">
        <w:r>
          <w:rPr>
            <w:rStyle w:val="Hyperlink"/>
          </w:rPr>
          <w:t xml:space="preserve">Otto Hesse</w:t>
        </w:r>
      </w:hyperlink>
      <w:r>
        <w:t xml:space="preserve">.</w:t>
      </w:r>
    </w:p>
    <w:bookmarkStart w:id="80" w:name="exr-hessian-elements"/>
    <w:p>
      <w:pPr>
        <w:pStyle w:val="BodyText"/>
      </w:pPr>
      <w:r>
        <w:rPr>
          <w:b/>
          <w:bCs/>
        </w:rPr>
        <w:t xml:space="preserve">Exercise 12 (Entries of the Hessian)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find the dimensions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and an expression for its</w:t>
      </w:r>
      <w:r>
        <w:t xml:space="preserve"> </w:t>
      </w:r>
      <m:oMath>
        <m:r>
          <m:t>i</m:t>
        </m:r>
        <m:r>
          <m:t>j</m:t>
        </m:r>
      </m:oMath>
      <w:r>
        <w:t xml:space="preserve">th entry.</w:t>
      </w:r>
    </w:p>
    <w:bookmarkEnd w:id="80"/>
    <w:bookmarkStart w:id="81" w:name="sol-hessian-elements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whose</w:t>
      </w:r>
      <w:r>
        <w:t xml:space="preserve"> </w:t>
      </w:r>
      <m:oMath>
        <m:r>
          <m:t>j</m:t>
        </m:r>
      </m:oMath>
      <w:r>
        <w:t xml:space="preserve">th 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Differentiating each entry with respect to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gives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of derivatives per entry,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t>j</m:t>
        </m:r>
      </m:oMath>
      <w:r>
        <w:t xml:space="preserve">th entry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i</m:t>
                </m:r>
              </m:sub>
            </m:sSub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</w:p>
    <w:bookmarkEnd w:id="81"/>
    <w:bookmarkStart w:id="83" w:name="thm-hessian-elements"/>
    <w:p>
      <w:pPr>
        <w:pStyle w:val="BodyText"/>
      </w:pPr>
      <w:r>
        <w:rPr>
          <w:b/>
          <w:bCs/>
        </w:rPr>
        <w:t xml:space="preserve">Theorem 12 (Elements of the Hessian matrix)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then the Hessian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  <m:r>
          <m:t>j</m:t>
        </m:r>
      </m:oMath>
      <w:r>
        <w:t xml:space="preserve">th entry is:</w:t>
      </w:r>
    </w:p>
    <w:p>
      <w:pPr>
        <w:pStyle w:val="BodyText"/>
      </w:pPr>
      <w:bookmarkStart w:id="82" w:name="eq-hess-entries"/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  <m:r>
                <m:t>j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θ</m:t>
                  </m:r>
                </m:e>
                <m:sub>
                  <m:r>
                    <m:t>i</m:t>
                  </m:r>
                </m:sub>
              </m:sSub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82"/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elements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84" w:name="exr-hessian-score"/>
    <w:p>
      <w:pPr>
        <w:pStyle w:val="BodyText"/>
      </w:pPr>
      <w:r>
        <w:rPr>
          <w:b/>
          <w:bCs/>
        </w:rPr>
        <w:t xml:space="preserve">Exercise 13 (Hessian from the score)</w:t>
      </w:r>
      <w:r>
        <w:t xml:space="preserve"> </w:t>
      </w:r>
      <w:r>
        <w:t xml:space="preserve">Write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as a derivative of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84"/>
    <w:bookmarkStart w:id="85" w:name="sol-hessian-score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By</w:t>
      </w:r>
      <w:r>
        <w:t xml:space="preserve"> </w:t>
      </w:r>
      <w:hyperlink w:anchor="def-score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r>
          <m:t>ℓ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ℓ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Hessian)</m:t>
              </m:r>
            </m:e>
          </m:eqArr>
        </m:oMath>
      </m:oMathPara>
    </w:p>
    <w:bookmarkEnd w:id="85"/>
    <w:bookmarkStart w:id="86" w:name="thm-hessian-score"/>
    <w:p>
      <w:pPr>
        <w:pStyle w:val="FirstParagraph"/>
      </w:pPr>
      <w:r>
        <w:rPr>
          <w:b/>
          <w:bCs/>
        </w:rPr>
        <w:t xml:space="preserve">Theorem 13 (Hessian is the derivative of the transposed score)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score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88" w:name="def-einf"/>
    <w:p>
      <w:pPr>
        <w:pStyle w:val="BodyText"/>
      </w:pPr>
      <w:r>
        <w:rPr>
          <w:b/>
          <w:bCs/>
        </w:rPr>
        <w:t xml:space="preserve">Definition 10 (Expected information matrix (Fisher information matrix, information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information matrix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Fisher information matrix</w:t>
      </w:r>
      <w:r>
        <w:t xml:space="preserve"> </w:t>
      </w:r>
      <w:r>
        <w:t xml:space="preserve">or just the</w:t>
      </w:r>
      <w:r>
        <w:t xml:space="preserve"> </w:t>
      </w:r>
      <w:r>
        <w:rPr>
          <w:b/>
          <w:bCs/>
        </w:rPr>
        <w:t xml:space="preserve">information matrix</w:t>
      </w:r>
      <w:r>
        <w:t xml:space="preserve">,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,</w:t>
      </w:r>
      <w:r>
        <w:t xml:space="preserve"> </w:t>
      </w:r>
      <w:r>
        <w:t xml:space="preserve">and is the expected value of the negative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with the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treated as random:</w:t>
      </w:r>
    </w:p>
    <w:p>
      <w:pPr>
        <w:pStyle w:val="BodyText"/>
      </w:pPr>
      <w:bookmarkStart w:id="87" w:name="eq-def-einf"/>
      <m:oMathPara>
        <m:oMathParaPr>
          <m:jc m:val="center"/>
        </m:oMathParaPr>
        <m:oMath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87"/>
    </w:p>
    <w:bookmarkEnd w:id="88"/>
    <w:bookmarkStart w:id="89" w:name="rem-einf-vs-oinf"/>
    <w:p>
      <w:pPr>
        <w:pStyle w:val="FirstParagraph"/>
      </w:pPr>
      <w:r>
        <w:rPr>
          <w:i/>
          <w:iCs/>
        </w:rPr>
        <w:t xml:space="preserve">Remark 3</w:t>
      </w:r>
      <w:r>
        <w:t xml:space="preserve"> (The expected information is a function of the parameter alone). </w:t>
      </w:r>
      <w:r>
        <w:t xml:space="preserve">The expected information is a function of the parameter alone,</w:t>
      </w:r>
      <w:r>
        <w:t xml:space="preserve"> </w:t>
      </w:r>
      <w:r>
        <w:t xml:space="preserve">so it is the quantity that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estimates from one data set.</w:t>
      </w:r>
    </w:p>
    <w:bookmarkEnd w:id="89"/>
    <w:bookmarkStart w:id="91" w:name="def-oinf"/>
    <w:p>
      <w:pPr>
        <w:pStyle w:val="BodyText"/>
      </w:pPr>
      <w:r>
        <w:rPr>
          <w:b/>
          <w:bCs/>
        </w:rPr>
        <w:t xml:space="preserve">Definition 11 (Observed information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observed information matrix</w:t>
      </w:r>
      <w:r>
        <w:t xml:space="preserve">, written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negative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evaluated at the observed data:</w:t>
      </w:r>
    </w:p>
    <w:p>
      <w:pPr>
        <w:pStyle w:val="BodyText"/>
      </w:pPr>
      <w:bookmarkStart w:id="90" w:name="eq-def-oinf"/>
      <m:oMathPara>
        <m:oMathParaPr>
          <m:jc m:val="center"/>
        </m:oMathParaPr>
        <m:oMath>
          <m:r>
            <m:t>I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90"/>
    </w:p>
    <w:bookmarkEnd w:id="91"/>
    <w:bookmarkStart w:id="92" w:name="rem-oinf-vs-einf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observed information is the sample counterpart of the expected information). </w:t>
      </w:r>
      <w:r>
        <w:t xml:space="preserve">The observed information matrix is the sample counterpart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,</w:t>
      </w:r>
      <w:r>
        <w:t xml:space="preserve"> </w:t>
      </w:r>
      <w:r>
        <w:t xml:space="preserve">which averages the same quantity over possible data sets.</w:t>
      </w:r>
    </w:p>
    <w:bookmarkEnd w:id="92"/>
    <w:bookmarkStart w:id="93" w:name="exm-information-poisson"/>
    <w:p>
      <w:pPr>
        <w:pStyle w:val="BodyText"/>
      </w:pPr>
      <w:r>
        <w:rPr>
          <w:b/>
          <w:bCs/>
        </w:rPr>
        <w:t xml:space="preserve">Example 5 (Information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one observation’s score is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thm-pois-score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whose derivative with respect to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x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Summing over the observations (</w:t>
      </w:r>
      <w:hyperlink w:anchor="thm-deriv-llik-iid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the Hessian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information: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3"/>
    <w:bookmarkStart w:id="94" w:name="exr-deriv-log-density"/>
    <w:p>
      <w:pPr>
        <w:pStyle w:val="FirstParagraph"/>
      </w:pPr>
      <w:r>
        <w:rPr>
          <w:b/>
          <w:bCs/>
        </w:rPr>
        <w:t xml:space="preserve">Exercise 14 (Derivative of a density through its logarithm)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94"/>
    <w:bookmarkStart w:id="95" w:name="sol-deriv-log-density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By the chain rule,</w:t>
      </w:r>
      <w:r>
        <w:t xml:space="preserve"> </w:t>
      </w:r>
      <w:r>
        <w:t xml:space="preserve">with outer function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d>
                <m:dPr>
                  <m:begChr m:val="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d</m:t>
                          </m:r>
                        </m:num>
                        <m:den>
                          <m:r>
                            <m:t>d</m:t>
                          </m:r>
                          <m:r>
                            <m:t>u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t>u</m:t>
                      </m:r>
                    </m:e>
                  </m:d>
                  <m:r>
                    <m:t>​</m:t>
                  </m:r>
                </m:e>
              </m:d>
            </m:e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sub>
          </m:sSub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inner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quantity we want,</w:t>
      </w:r>
      <w:r>
        <w:t xml:space="preserve"> </w:t>
      </w:r>
      <w:r>
        <w:t xml:space="preserve">so only the outer derivative needs working out: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log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u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natural logarithm)</m:t>
              </m:r>
            </m:e>
          </m:eqArr>
        </m:oMath>
      </m:oMathPara>
    </w:p>
    <w:p>
      <w:pPr>
        <w:pStyle w:val="FirstParagraph"/>
      </w:pPr>
      <w:r>
        <w:t xml:space="preserve">Plugging the outer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(outer derivative is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u</m:t>
              </m:r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5"/>
    <w:bookmarkStart w:id="96" w:name="lem-deriv-log-density"/>
    <w:p>
      <w:pPr>
        <w:pStyle w:val="FirstParagraph"/>
      </w:pPr>
      <w:r>
        <w:rPr>
          <w:b/>
          <w:bCs/>
        </w:rPr>
        <w:t xml:space="preserve">Lemma 1 (Derivative of a density through its logarithm)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its derivative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derivative of its logarithm times the density: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og-density">
        <w:r>
          <w:rPr>
            <w:rStyle w:val="Hyperlink"/>
          </w:rPr>
          <w:t xml:space="preserve">Exercise 14</w:t>
        </w:r>
      </w:hyperlink>
      <w:r>
        <w:t xml:space="preserve">, worked in</w:t>
      </w:r>
      <w:r>
        <w:t xml:space="preserve"> </w:t>
      </w:r>
      <w:hyperlink w:anchor="sol-deriv-log-density">
        <w:r>
          <w:rPr>
            <w:rStyle w:val="Hyperlink"/>
          </w:rPr>
          <w:t xml:space="preserve">Solution 14</w:t>
        </w:r>
      </w:hyperlink>
      <w:r>
        <w:t xml:space="preserve">.</w:t>
      </w:r>
    </w:p>
    <w:bookmarkStart w:id="97" w:name="exr-score-mean-zero"/>
    <w:p>
      <w:pPr>
        <w:pStyle w:val="BodyText"/>
      </w:pPr>
      <w:r>
        <w:rPr>
          <w:b/>
          <w:bCs/>
        </w:rPr>
        <w:t xml:space="preserve">Exercise 15 (Mean of the score)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continuous 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Find the mean 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.</w:t>
      </w:r>
    </w:p>
    <w:bookmarkEnd w:id="97"/>
    <w:bookmarkStart w:id="98" w:name="sol-score-mean-zero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The step that rewrites the derivative of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for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integrates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</m:eqArr>
        </m:oMath>
      </m:oMathPara>
    </w:p>
    <w:bookmarkEnd w:id="98"/>
    <w:bookmarkStart w:id="99" w:name="thm-score-mean-zero"/>
    <w:p>
      <w:pPr>
        <w:pStyle w:val="FirstParagraph"/>
      </w:pPr>
      <w:r>
        <w:rPr>
          <w:b/>
          <w:bCs/>
        </w:rPr>
        <w:t xml:space="preserve">Theorem 14 (Mean of the score)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a continuous random vector 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the derivative of the log-likelihood with respect to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has expectation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 worked in</w:t>
      </w:r>
      <w:r>
        <w:t xml:space="preserve"> </w:t>
      </w:r>
      <w:hyperlink w:anchor="sol-score-mean-zero">
        <w:r>
          <w:rPr>
            <w:rStyle w:val="Hyperlink"/>
          </w:rPr>
          <w:t xml:space="preserve">Solution 15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100" w:name="exr-score-second-moment"/>
    <w:p>
      <w:pPr>
        <w:pStyle w:val="BodyText"/>
      </w:pPr>
      <w:r>
        <w:rPr>
          <w:b/>
          <w:bCs/>
        </w:rPr>
        <w:t xml:space="preserve">Exercise 16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.</w:t>
      </w:r>
    </w:p>
    <w:bookmarkEnd w:id="100"/>
    <w:bookmarkStart w:id="101" w:name="sol-score-second-momen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By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r>
                  <m:t>θ</m:t>
                </m:r>
              </m:den>
            </m:f>
            <m:r>
              <m:rPr>
                <m:sty m:val="p"/>
              </m:rPr>
              <m:t>log</m:t>
            </m:r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∣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t>d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Differentiate this identity with respect to</w:t>
      </w:r>
      <w:r>
        <w:t xml:space="preserve"> </w:t>
      </w:r>
      <m:oMath>
        <m:r>
          <m:t>θ</m:t>
        </m:r>
      </m:oMath>
      <w:r>
        <w:t xml:space="preserve">;</w:t>
      </w:r>
      <w:r>
        <w:t xml:space="preserve"> </w:t>
      </w:r>
      <w:r>
        <w:t xml:space="preserve">the step that substitutes for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both sides)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θ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θ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two equal factors is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θ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θ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</m:eqArr>
        </m:oMath>
      </m:oMathPara>
    </w:p>
    <w:p>
      <w:pPr>
        <w:pStyle w:val="FirstParagraph"/>
      </w:pPr>
      <w:r>
        <w:t xml:space="preserve">Rearranging: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into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expected information)</m:t>
              </m:r>
            </m:e>
          </m:eqArr>
        </m:oMath>
      </m:oMathPara>
    </w:p>
    <w:bookmarkEnd w:id="101"/>
    <w:bookmarkStart w:id="102" w:name="thm-score-second-moment"/>
    <w:p>
      <w:pPr>
        <w:pStyle w:val="FirstParagraph"/>
      </w:pPr>
      <w:r>
        <w:rPr>
          <w:b/>
          <w:bCs/>
        </w:rPr>
        <w:t xml:space="preserve">Theorem 15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the second moment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expected negative second derivative of the log-likelihood: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10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second-moment">
        <w:r>
          <w:rPr>
            <w:rStyle w:val="Hyperlink"/>
          </w:rPr>
          <w:t xml:space="preserve">Exercise 16</w:t>
        </w:r>
      </w:hyperlink>
      <w:r>
        <w:t xml:space="preserve">, worked in</w:t>
      </w:r>
      <w:r>
        <w:t xml:space="preserve"> </w:t>
      </w:r>
      <w:hyperlink w:anchor="sol-score-second-moment">
        <w:r>
          <w:rPr>
            <w:rStyle w:val="Hyperlink"/>
          </w:rPr>
          <w:t xml:space="preserve">Solution 16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and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105" w:name="thm-information-equality"/>
    <w:p>
      <w:pPr>
        <w:pStyle w:val="BodyText"/>
      </w:pPr>
      <w:r>
        <w:rPr>
          <w:b/>
          <w:bCs/>
        </w:rPr>
        <w:t xml:space="preserve">Theorem 16 (Mean and variance of the score)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 score has mean zero,</w:t>
      </w:r>
      <w:r>
        <w:t xml:space="preserve"> </w:t>
      </w:r>
      <w:r>
        <w:t xml:space="preserve">and its variance is the expected information:</w:t>
      </w:r>
    </w:p>
    <w:p>
      <w:pPr>
        <w:pStyle w:val="BodyText"/>
      </w:pPr>
      <w:bookmarkStart w:id="103" w:name="eq-score-mean-zero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103"/>
    </w:p>
    <w:p>
      <w:pPr>
        <w:pStyle w:val="FirstParagraph"/>
      </w:pPr>
      <w:bookmarkStart w:id="104" w:name="eq-information-equality"/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104"/>
    </w:p>
    <w:bookmarkEnd w:id="10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give the proof for a scalar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a continuous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vector case applies the same steps to each pair of entries,</w:t>
      </w:r>
      <w:r>
        <w:t xml:space="preserve"> </w:t>
      </w:r>
      <w:r>
        <w:t xml:space="preserve">and a discrete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replaces integrals with sums.</w:t>
      </w:r>
    </w:p>
    <w:p>
      <w:pPr>
        <w:pStyle w:val="BodyText"/>
      </w:pP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follows from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hyperlink w:anchor="eq-information-equality">
        <w:r>
          <w:rPr>
            <w:rStyle w:val="Hyperlink"/>
          </w:rPr>
          <w:t xml:space="preserve">Equation 13</w:t>
        </w:r>
      </w:hyperlink>
      <w:r>
        <w:t xml:space="preserve">,</w:t>
      </w:r>
      <w:r>
        <w:t xml:space="preserve"> </w:t>
      </w:r>
      <w:hyperlink w:anchor="thm-score-second-moment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106" w:name="exm-information-equality"/>
    <w:p>
      <w:pPr>
        <w:pStyle w:val="FirstParagraph"/>
      </w:pPr>
      <w:r>
        <w:rPr>
          <w:b/>
          <w:bCs/>
        </w:rPr>
        <w:t xml:space="preserve">Example 6 (Checking the information equality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Var</m:t>
                      </m:r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from</w:t>
      </w:r>
      <w:r>
        <w:t xml:space="preserve"> 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106"/>
    <w:bookmarkStart w:id="107" w:name="exm-information-equality-fails"/>
    <w:p>
      <w:pPr>
        <w:pStyle w:val="BodyText"/>
      </w:pPr>
      <w:r>
        <w:rPr>
          <w:b/>
          <w:bCs/>
        </w:rPr>
        <w:t xml:space="preserve">Example 7 (When the support depends on the parameter)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(and 0 otherwise),</w:t>
      </w:r>
      <w:r>
        <w:t xml:space="preserve"> </w:t>
      </w:r>
      <w:r>
        <w:t xml:space="preserve">so on that range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log</m:t>
        </m:r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</m:oMath>
      <w:r>
        <w:t xml:space="preserve">.</w:t>
      </w:r>
      <w:r>
        <w:t xml:space="preserve"> </w:t>
      </w:r>
      <w:r>
        <w:t xml:space="preserve">The score is a nonzero constant,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because the set of possible data values,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, depends on</w:t>
      </w:r>
      <w:r>
        <w:t xml:space="preserve"> </w:t>
      </w:r>
      <m:oMath>
        <m:r>
          <m:t>θ</m:t>
        </m:r>
      </m:oMath>
      <w:r>
        <w:t xml:space="preserve">.</w:t>
      </w:r>
    </w:p>
    <w:bookmarkEnd w:id="107"/>
    <w:p>
      <w:pPr>
        <w:pStyle w:val="BodyText"/>
      </w:pPr>
      <w:r>
        <w:t xml:space="preserve">Sources disagree on the symbols for the observed and expected information</w:t>
      </w:r>
      <w:r>
        <w:t xml:space="preserve"> </w:t>
      </w:r>
      <w:r>
        <w:t xml:space="preserve">(</w:t>
      </w:r>
      <w:hyperlink w:anchor="tbl-info-mat-symbol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8" w:name="tbl-info-mat-symbol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for information matrices in several sources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Source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Observed information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Expected information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These notes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Dobson and Barnett (2018)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U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Dunn and Smyth (2018)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McLachlan and Krishnan (2007)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Wood (2017)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acc>
                      <m:accPr>
                        <m:chr m:val="̂"/>
                      </m:accPr>
                      <m:e>
                        <m:r>
                          <m:t>I</m:t>
                        </m:r>
                      </m:e>
                    </m:acc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108"/>
          <w:p/>
        </w:tc>
      </w:tr>
    </w:tbl>
    <w:bookmarkEnd w:id="109"/>
    <w:bookmarkStart w:id="115" w:name="Xbab5f646905805e3289149e079e56d4074d4ce2"/>
    <w:p>
      <w:pPr>
        <w:pStyle w:val="Heading3"/>
      </w:pPr>
      <w:r>
        <w:t xml:space="preserve">1.8 Asymptotic distribution of the maximum likelihood estimate</w:t>
      </w:r>
    </w:p>
    <w:bookmarkStart w:id="111" w:name="thm-dist-mle"/>
    <w:p>
      <w:pPr>
        <w:pStyle w:val="FirstParagraph"/>
      </w:pPr>
      <w:r>
        <w:rPr>
          <w:b/>
          <w:bCs/>
        </w:rPr>
        <w:t xml:space="preserve">Theorem 17 (Central limit theorem for MLEs)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 from a correctly specified model</w:t>
      </w:r>
      <w:r>
        <w:t xml:space="preserve"> </w:t>
      </w:r>
      <w:r>
        <w:t xml:space="preserve">satisfying regularity conditions</w:t>
      </w:r>
      <w:r>
        <w:t xml:space="preserve"> </w:t>
      </w:r>
      <w:r>
        <w:t xml:space="preserve">(including those of</w:t>
      </w:r>
      <w:r>
        <w:t xml:space="preserve"> </w:t>
      </w:r>
      <w:hyperlink w:anchor="thm-information-equality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w:r>
        <w:t xml:space="preserve">an identifiable parameter,</w:t>
      </w:r>
      <w:r>
        <w:t xml:space="preserve"> </w:t>
      </w:r>
      <w:r>
        <w:t xml:space="preserve">a true parameter value in the interior of the parameter space,</w:t>
      </w:r>
      <w:r>
        <w:t xml:space="preserve"> </w:t>
      </w:r>
      <w:r>
        <w:t xml:space="preserve">and a positive definite information matrix),</w:t>
      </w:r>
      <w:r>
        <w:t xml:space="preserve"> </w:t>
      </w:r>
      <w:r>
        <w:t xml:space="preserve">a consistent solution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w:r>
        <w:t xml:space="preserve">exists,</w:t>
      </w:r>
      <w:r>
        <w:t xml:space="preserve"> </w:t>
      </w:r>
      <w:r>
        <w:t xml:space="preserve">and 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it has approximately a Gaussian distribution,</w:t>
      </w:r>
      <w:r>
        <w:t xml:space="preserve"> </w:t>
      </w:r>
      <w:r>
        <w:t xml:space="preserve">centered at the true parameter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with covariance matrix equal to the inverse of the expected information:</w:t>
      </w:r>
    </w:p>
    <w:p>
      <w:pPr>
        <w:pStyle w:val="BodyText"/>
      </w:pPr>
      <w:bookmarkStart w:id="110" w:name="eq-adist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110"/>
    </w:p>
    <w:bookmarkEnd w:id="11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beyond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(Lehmann 1999, Theorem 7.5.2, p. 501)</w:t>
      </w:r>
      <w:r>
        <w:t xml:space="preserve"> </w:t>
      </w:r>
      <w:r>
        <w:t xml:space="preserve">and</w:t>
      </w:r>
      <w:r>
        <w:t xml:space="preserve"> </w:t>
      </w:r>
      <w:r>
        <w:t xml:space="preserve">(Newey and McFadden 1994)</w:t>
      </w:r>
      <w:r>
        <w:t xml:space="preserve">.</w:t>
      </w:r>
    </w:p>
    <w:bookmarkStart w:id="112" w:name="rem-mle-clt-conditions"/>
    <w:p>
      <w:pPr>
        <w:pStyle w:val="BodyText"/>
      </w:pPr>
      <w:r>
        <w:rPr>
          <w:i/>
          <w:iCs/>
        </w:rPr>
        <w:t xml:space="preserve">Remark 5</w:t>
      </w:r>
      <w:r>
        <w:t xml:space="preserve"> (Consistent roots and global maximizers). </w:t>
      </w:r>
      <w:r>
        <w:t xml:space="preserve">These conditions guarantee a consistent root of the score equation;</w:t>
      </w:r>
      <w:r>
        <w:t xml:space="preserve"> </w:t>
      </w:r>
      <w:r>
        <w:t xml:space="preserve">that root is the global maximizer of the likelihood</w:t>
      </w:r>
      <w:r>
        <w:t xml:space="preserve"> </w:t>
      </w:r>
      <w:r>
        <w:t xml:space="preserve">under further conditions,</w:t>
      </w:r>
      <w:r>
        <w:t xml:space="preserve"> </w:t>
      </w:r>
      <w:r>
        <w:t xml:space="preserve">for example when the log-likelihood is strictly concave,</w:t>
      </w:r>
      <w:r>
        <w:t xml:space="preserve"> </w:t>
      </w:r>
      <w:r>
        <w:t xml:space="preserve">as for Poisson data, whose Hessian is negative for every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</w:t>
      </w:r>
    </w:p>
    <w:bookmarkEnd w:id="112"/>
    <w:bookmarkStart w:id="113" w:name="exm-dist-mle-poisson"/>
    <w:p>
      <w:pPr>
        <w:pStyle w:val="BodyText"/>
      </w:pPr>
      <w:r>
        <w:rPr>
          <w:b/>
          <w:bCs/>
        </w:rPr>
        <w:t xml:space="preserve">Example 8 (Approximate distribution of the Poisson MLE)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setting the score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equality">
        <w:r>
          <w:rPr>
            <w:rStyle w:val="Hyperlink"/>
          </w:rPr>
          <w:t xml:space="preserve">Example 6</w:t>
        </w:r>
      </w:hyperlink>
      <w:r>
        <w:t xml:space="preserve">)</w:t>
      </w:r>
      <w:r>
        <w:t xml:space="preserve"> </w:t>
      </w:r>
      <w:r>
        <w:t xml:space="preserve">to zero 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says that for large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In this example the mean and variance are exact: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The approximation is in the Gaussian shape.</w:t>
      </w:r>
    </w:p>
    <w:bookmarkEnd w:id="113"/>
    <w:p>
      <w:pPr>
        <w:pStyle w:val="BodyText"/>
      </w:pP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involves the unknown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so to use it we estimate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either the expected information at the MLE,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or the observed information at the MLE,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Either way, the estimated standard error of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I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k</m:t>
                  </m:r>
                </m:sub>
              </m:sSub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̂"/>
          </m:accPr>
          <m:e>
            <m:r>
              <m:rPr>
                <m:scr m:val="script"/>
                <m:sty m:val="p"/>
              </m:rPr>
              <m:t>I</m:t>
            </m:r>
          </m:e>
        </m:acc>
      </m:oMath>
      <w:r>
        <w:t xml:space="preserve"> </w:t>
      </w:r>
      <w:r>
        <w:t xml:space="preserve">is whichever estimate of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we chose.</w:t>
      </w:r>
    </w:p>
    <w:bookmarkStart w:id="114" w:name="rem-observed-information-se"/>
    <w:p>
      <w:pPr>
        <w:pStyle w:val="BodyText"/>
      </w:pPr>
      <w:r>
        <w:rPr>
          <w:i/>
          <w:iCs/>
        </w:rPr>
        <w:t xml:space="preserve">Remark 6</w:t>
      </w:r>
      <w:r>
        <w:t xml:space="preserve"> (Observed versus expected information). </w:t>
      </w:r>
      <w:r>
        <w:t xml:space="preserve">Using the observed information is often more convenient,</w:t>
      </w:r>
      <w:r>
        <w:t xml:space="preserve"> </w:t>
      </w:r>
      <w:r>
        <w:t xml:space="preserve">and there are settings where it is provably better by some criteria</w:t>
      </w:r>
      <w:r>
        <w:t xml:space="preserve"> </w:t>
      </w:r>
      <w:r>
        <w:t xml:space="preserve">(Efron and Hinkley 1978)</w:t>
      </w:r>
      <w:r>
        <w:t xml:space="preserve">.</w:t>
      </w:r>
    </w:p>
    <w:bookmarkEnd w:id="114"/>
    <w:p>
      <w:pPr>
        <w:pStyle w:val="Compact"/>
        <w:numPr>
          <w:ilvl w:val="0"/>
          <w:numId w:val="1003"/>
        </w:numPr>
      </w:pPr>
      <w:r>
        <w:t xml:space="preserve">Hogg et al. (2019, sec. 6.6, pp. 285–289)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3"/>
        </w:numPr>
      </w:pPr>
      <w:r>
        <w:t xml:space="preserve">Rice (2007, sec. 8.5.2, pp. 274–278)</w:t>
      </w:r>
      <w:r>
        <w:t xml:space="preserve"> </w:t>
      </w:r>
      <w:r>
        <w:t xml:space="preserve">covers large-sample theory for maximum likelihood estimators.</w:t>
      </w:r>
    </w:p>
    <w:bookmarkEnd w:id="115"/>
    <w:bookmarkStart w:id="148" w:name="quantifying-uncertainty-about-mles"/>
    <w:p>
      <w:pPr>
        <w:pStyle w:val="Heading3"/>
      </w:pPr>
      <w:r>
        <w:t xml:space="preserve">1.9 Quantifying uncertainty about MLEs</w:t>
      </w:r>
    </w:p>
    <w:bookmarkStart w:id="118" w:name="confidence-intervals-for-mles"/>
    <w:p>
      <w:pPr>
        <w:pStyle w:val="Heading4"/>
      </w:pPr>
      <w:r>
        <w:t xml:space="preserve">1.9.1 Confidence intervals for MLEs</w:t>
      </w:r>
    </w:p>
    <w:bookmarkStart w:id="116" w:name="def-wald-ci"/>
    <w:p>
      <w:pPr>
        <w:pStyle w:val="FirstParagraph"/>
      </w:pPr>
      <w:r>
        <w:rPr>
          <w:b/>
          <w:bCs/>
        </w:rPr>
        <w:t xml:space="preserve">Definition 12 (Wald confidence interval)</w:t>
      </w:r>
      <w:r>
        <w:t xml:space="preserve"> </w:t>
      </w:r>
      <w:r>
        <w:t xml:space="preserve">The 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Wald confidence interval</w:t>
      </w:r>
      <w:r>
        <w:t xml:space="preserve"> </w:t>
      </w:r>
      <w:r>
        <w:t xml:space="preserve">for the</w:t>
      </w:r>
      <w:r>
        <w:t xml:space="preserve"> </w:t>
      </w:r>
      <m:oMath>
        <m:r>
          <m:t>k</m:t>
        </m:r>
      </m:oMath>
      <w:r>
        <w:t xml:space="preserve">th entry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 a parameter vector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rPr>
              <m:sty m:val="p"/>
            </m:rPr>
            <m:t>×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its estimated standard error,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z</m:t>
            </m:r>
          </m:e>
          <m:sub>
            <m:r>
              <m:t>β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quantile of the standard Gaussian distribution.</w:t>
      </w:r>
    </w:p>
    <w:bookmarkEnd w:id="116"/>
    <w:p>
      <w:pPr>
        <w:pStyle w:val="BodyText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approximately a standard Gaussian distribution in large samples,</w:t>
      </w:r>
      <w:r>
        <w:t xml:space="preserve"> </w:t>
      </w:r>
      <w:r>
        <w:t xml:space="preserve">so the Wald interval is an</w:t>
      </w:r>
      <w:r>
        <w:t xml:space="preserve"> </w:t>
      </w:r>
      <w:hyperlink r:id="rId117">
        <w:r>
          <w:rPr>
            <w:rStyle w:val="Hyperlink"/>
          </w:rPr>
          <w:t xml:space="preserve">approximate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For a 95% interval,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Casella and Berger (2002, sec. 10.4.1, pp. 496–498)</w:t>
      </w:r>
      <w:r>
        <w:t xml:space="preserve"> </w:t>
      </w:r>
      <w:r>
        <w:t xml:space="preserve">covers approximate maximum likelihood intervals.</w:t>
      </w:r>
    </w:p>
    <w:p>
      <w:pPr>
        <w:pStyle w:val="Compact"/>
        <w:numPr>
          <w:ilvl w:val="0"/>
          <w:numId w:val="1004"/>
        </w:numPr>
      </w:pPr>
      <w:r>
        <w:t xml:space="preserve">Rice (2007, sec. 8.5.3, pp. 279–284)</w:t>
      </w:r>
      <w:r>
        <w:t xml:space="preserve"> </w:t>
      </w:r>
      <w:r>
        <w:t xml:space="preserve">covers confidence intervals from maximum likelihood estimators.</w:t>
      </w:r>
    </w:p>
    <w:bookmarkEnd w:id="118"/>
    <w:bookmarkStart w:id="123" w:name="wald-tests"/>
    <w:p>
      <w:pPr>
        <w:pStyle w:val="Heading4"/>
      </w:pPr>
      <w:r>
        <w:t xml:space="preserve">1.9.2 Wald tests</w:t>
      </w:r>
    </w:p>
    <w:bookmarkStart w:id="119" w:name="def-wald-test"/>
    <w:p>
      <w:pPr>
        <w:pStyle w:val="FirstParagraph"/>
      </w:pPr>
      <w:r>
        <w:rPr>
          <w:b/>
          <w:bCs/>
        </w:rPr>
        <w:t xml:space="preserve">Definition 13 (Wald test)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uses the test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</m:num>
            <m:den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119"/>
    <w:bookmarkStart w:id="120" w:name="def-wald-statistic-q"/>
    <w:p>
      <w:pPr>
        <w:pStyle w:val="FirstParagraph"/>
      </w:pPr>
      <w:r>
        <w:rPr>
          <w:b/>
          <w:bCs/>
        </w:rPr>
        <w:t xml:space="preserve">Definition 14 (Wald statistic for several constraints)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on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subvector,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statistic</w:t>
      </w:r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θ</m:t>
                            </m:r>
                          </m:e>
                        </m:acc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acc>
                      <m:accPr>
                        <m:chr m:val="̃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t>0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V</m:t>
                        </m:r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θ</m:t>
                        </m:r>
                      </m:e>
                    </m:acc>
                  </m:e>
                </m:acc>
              </m:e>
              <m:sub>
                <m:r>
                  <m:rPr>
                    <m:sty m:val="p"/>
                  </m:rPr>
                  <m:t>(</m:t>
                </m:r>
                <m:r>
                  <m:t>q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sty m:val="p"/>
                  </m:rPr>
                  <m:t>(</m:t>
                </m:r>
                <m:r>
                  <m:t>q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V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corresponding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block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rPr>
                        <m:scr m:val="script"/>
                        <m:sty m:val="p"/>
                      </m:rPr>
                      <m:t>I</m:t>
                    </m:r>
                  </m:e>
                </m:acc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120"/>
    <w:bookmarkStart w:id="121" w:name="exm-wald-poisson"/>
    <w:p>
      <w:pPr>
        <w:pStyle w:val="BodyText"/>
      </w:pPr>
      <w:r>
        <w:rPr>
          <w:b/>
          <w:bCs/>
        </w:rPr>
        <w:t xml:space="preserve">Example 9 (Wald interval and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dist-mle-poisson">
        <w:r>
          <w:rPr>
            <w:rStyle w:val="Hyperlink"/>
          </w:rPr>
          <w:t xml:space="preserve">Example 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</w:t>
      </w:r>
      <w:r>
        <w:t xml:space="preserve"> </w:t>
      </w:r>
      <w:r>
        <w:t xml:space="preserve">the 95% Wald interval 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and the Wald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r>
          <m:t>4</m:t>
        </m:r>
      </m:oMath>
      <w:r>
        <w:t xml:space="preserve">, are: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se_rate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n_obs)</w:t>
      </w:r>
      <w:r>
        <w:br/>
      </w:r>
      <w:r>
        <w:rPr>
          <w:rStyle w:val="NormalTok"/>
        </w:rPr>
        <w:t xml:space="preserve">z_wald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se_rate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z_wald,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(z_wald))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lower     upper         z   p_value </w:t>
      </w:r>
      <w:r>
        <w:br/>
      </w:r>
      <w:r>
        <w:rPr>
          <w:rStyle w:val="CommentTok"/>
        </w:rPr>
        <w:t xml:space="preserve">#&gt; 4.2591657 6.8177574 2.3570226 0.0184221</w:t>
      </w:r>
    </w:p>
    <w:bookmarkEnd w:id="121"/>
    <w:bookmarkStart w:id="122" w:name="rem-wald-test-distribution"/>
    <w:p>
      <w:pPr>
        <w:pStyle w:val="FirstParagraph"/>
      </w:pPr>
      <w:r>
        <w:rPr>
          <w:i/>
          <w:iCs/>
        </w:rPr>
        <w:t xml:space="preserve">Remark 7</w:t>
      </w:r>
      <w:r>
        <w:t xml:space="preserve"> (Null distributions of the Wald statistics). </w:t>
      </w: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 the statistic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of the</w:t>
      </w:r>
      <w:r>
        <w:t xml:space="preserve"> </w:t>
      </w:r>
      <w:hyperlink w:anchor="def-wald-test">
        <w:r>
          <w:rPr>
            <w:rStyle w:val="Hyperlink"/>
          </w:rPr>
          <w:t xml:space="preserve">Wald test</w:t>
        </w:r>
      </w:hyperlink>
      <w:r>
        <w:t xml:space="preserve"> </w:t>
      </w:r>
      <w:r>
        <w:t xml:space="preserve">has approximately a standard Gaussian distribution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large samples.</w:t>
      </w:r>
      <w:r>
        <w:t xml:space="preserve"> </w:t>
      </w:r>
      <w:r>
        <w:t xml:space="preserve">The Wald statistic 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(</w:t>
      </w:r>
      <w:hyperlink w:anchor="def-wald-statistic-q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22"/>
    <w:bookmarkEnd w:id="123"/>
    <w:bookmarkStart w:id="138" w:name="sec-lrt-mles"/>
    <w:p>
      <w:pPr>
        <w:pStyle w:val="Heading4"/>
      </w:pPr>
      <w:r>
        <w:t xml:space="preserve">1.9.3 Likelihood ratio tests for MLEs</w:t>
      </w:r>
    </w:p>
    <w:bookmarkStart w:id="124" w:name="def-lrt-stat"/>
    <w:p>
      <w:pPr>
        <w:pStyle w:val="FirstParagraph"/>
      </w:pPr>
      <w:r>
        <w:rPr>
          <w:b/>
          <w:bCs/>
        </w:rPr>
        <w:t xml:space="preserve">Definition 15 (Likelihood ratio statistic)</w:t>
      </w:r>
      <w:r>
        <w:t xml:space="preserve"> </w:t>
      </w:r>
      <w:r>
        <w:t xml:space="preserve">Suppose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be the unrestricted MLE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the MLE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ratio statistic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124"/>
    <w:bookmarkStart w:id="125" w:name="exr-wilks-taylor"/>
    <w:p>
      <w:pPr>
        <w:pStyle w:val="FirstParagraph"/>
      </w:pPr>
      <w:r>
        <w:rPr>
          <w:b/>
          <w:bCs/>
        </w:rPr>
        <w:t xml:space="preserve">Exercise 17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differentiable.</w:t>
      </w:r>
      <w:r>
        <w:t xml:space="preserve"> </w:t>
      </w:r>
      <w:r>
        <w:t xml:space="preserve">Use a second-order Taylor expansion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to approximate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25"/>
    <w:bookmarkStart w:id="126" w:name="sol-wilks-taylo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 MLE 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second-order Taylor expansion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</m:eqArr>
        </m:oMath>
      </m:oMathPara>
    </w:p>
    <w:bookmarkEnd w:id="126"/>
    <w:bookmarkStart w:id="127" w:name="lem-wilks-taylor"/>
    <w:p>
      <w:pPr>
        <w:pStyle w:val="FirstParagraph"/>
      </w:pPr>
      <w:r>
        <w:rPr>
          <w:b/>
          <w:bCs/>
        </w:rPr>
        <w:t xml:space="preserve">Lemma 2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 with log-likelihood</w:t>
      </w:r>
      <w:r>
        <w:t xml:space="preserve"> </w:t>
      </w:r>
      <m:oMath>
        <m:r>
          <m:t>ℓ</m:t>
        </m:r>
      </m:oMath>
      <w:r>
        <w:t xml:space="preserve">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 with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.</w:t>
      </w:r>
      <w:r>
        <w:t xml:space="preserve"> </w:t>
      </w:r>
      <w:r>
        <w:t xml:space="preserve">Then the log-likelihood at any nearby value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approximately quadratic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ℓ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, worked in</w:t>
      </w:r>
      <w:r>
        <w:t xml:space="preserve"> </w:t>
      </w:r>
      <w:hyperlink w:anchor="sol-wilks-taylor">
        <w:r>
          <w:rPr>
            <w:rStyle w:val="Hyperlink"/>
          </w:rPr>
          <w:t xml:space="preserve">Solution 17</w:t>
        </w:r>
      </w:hyperlink>
      <w:r>
        <w:t xml:space="preserve">.</w:t>
      </w:r>
    </w:p>
    <w:bookmarkStart w:id="128" w:name="exr-wilks-lrt-quadratic"/>
    <w:p>
      <w:pPr>
        <w:pStyle w:val="BodyText"/>
      </w:pPr>
      <w:r>
        <w:rPr>
          <w:b/>
          <w:bCs/>
        </w:rPr>
        <w:t xml:space="preserve">Exercise 18 (Likelihood ratio statistic for a point null hypothesis)</w:t>
      </w:r>
      <w:r>
        <w:t xml:space="preserve"> </w:t>
      </w:r>
      <w:r>
        <w:t xml:space="preserve">With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Use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 </w:t>
      </w:r>
      <w:r>
        <w:t xml:space="preserve">to approximate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28"/>
    <w:bookmarkStart w:id="129" w:name="sol-wilks-lrt-quadratic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only allowed value is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the restricted MLE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Substituting the approximation from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ℓ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</m:eqArr>
        </m:oMath>
      </m:oMathPara>
    </w:p>
    <w:bookmarkEnd w:id="129"/>
    <w:bookmarkStart w:id="130" w:name="lem-wilks-lrt-quadratic"/>
    <w:p>
      <w:pPr>
        <w:pStyle w:val="FirstParagraph"/>
      </w:pPr>
      <w:r>
        <w:rPr>
          <w:b/>
          <w:bCs/>
        </w:rPr>
        <w:t xml:space="preserve">Lemma 3 (Likelihood ratio statistic for a point null hypothesis)</w:t>
      </w:r>
      <w:r>
        <w:t xml:space="preserve"> </w:t>
      </w:r>
      <w:r>
        <w:t xml:space="preserve">Under the conditions of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,</w:t>
      </w:r>
      <w:r>
        <w:t xml:space="preserve"> </w:t>
      </w:r>
      <w:r>
        <w:t xml:space="preserve">consider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Then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is approximately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at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times the squared distance from the MLE to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≈</m:t>
          </m:r>
          <m:r>
            <m:t>I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lrt-quadratic">
        <w:r>
          <w:rPr>
            <w:rStyle w:val="Hyperlink"/>
          </w:rPr>
          <w:t xml:space="preserve">Exercise 18</w:t>
        </w:r>
      </w:hyperlink>
      <w:r>
        <w:t xml:space="preserve">, worked in</w:t>
      </w:r>
      <w:r>
        <w:t xml:space="preserve"> </w:t>
      </w:r>
      <w:hyperlink w:anchor="sol-wilks-lrt-quadratic">
        <w:r>
          <w:rPr>
            <w:rStyle w:val="Hyperlink"/>
          </w:rPr>
          <w:t xml:space="preserve">Solution 18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.</w:t>
      </w:r>
    </w:p>
    <w:bookmarkStart w:id="131" w:name="exr-wilks-std-gaussian"/>
    <w:p>
      <w:pPr>
        <w:pStyle w:val="BodyText"/>
      </w:pPr>
      <w:r>
        <w:rPr>
          <w:b/>
          <w:bCs/>
        </w:rPr>
        <w:t xml:space="preserve">Exercise 19 (Standardizing an approximately Gaussian estimate)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Find the approximate distributions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of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31"/>
    <w:bookmarkStart w:id="132" w:name="sol-wilks-std-gaussian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m:oMath>
        <m:r>
          <m:t>Z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so it is approximately Gaussian,</w:t>
      </w:r>
      <w:r>
        <w:t xml:space="preserve"> </w:t>
      </w:r>
      <w:r>
        <w:t xml:space="preserve">with approximate mean and variance: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mean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variance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inverse is 1)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Z</m:t>
        </m:r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square of a standard Gaussian variable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bookmarkEnd w:id="132"/>
    <w:bookmarkStart w:id="133" w:name="lem-wilks-std-gaussian"/>
    <w:p>
      <w:pPr>
        <w:pStyle w:val="BodyText"/>
      </w:pPr>
      <w:r>
        <w:rPr>
          <w:b/>
          <w:bCs/>
        </w:rPr>
        <w:t xml:space="preserve">Lemma 4 (Standardizing an approximately Gaussian estimate)</w:t>
      </w:r>
      <w:r>
        <w:t xml:space="preserve"> </w:t>
      </w:r>
      <w:r>
        <w:t xml:space="preserve">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approximately Gaussian with mean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the inverse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approximately standard Gaussian,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approximately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Z</m:t>
              </m:r>
            </m:e>
            <m:sup>
              <m:r>
                <m:t>2</m:t>
              </m:r>
            </m:sup>
          </m:sSup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sSubSup>
            <m:e>
              <m:r>
                <m:t>χ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</m:oMath>
      </m:oMathPara>
    </w:p>
    <w:bookmarkEnd w:id="1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std-gaussian">
        <w:r>
          <w:rPr>
            <w:rStyle w:val="Hyperlink"/>
          </w:rPr>
          <w:t xml:space="preserve">Exercise 19</w:t>
        </w:r>
      </w:hyperlink>
      <w:r>
        <w:t xml:space="preserve">, worked in</w:t>
      </w:r>
      <w:r>
        <w:t xml:space="preserve"> </w:t>
      </w:r>
      <w:hyperlink w:anchor="sol-wilks-std-gaussian">
        <w:r>
          <w:rPr>
            <w:rStyle w:val="Hyperlink"/>
          </w:rPr>
          <w:t xml:space="preserve">Solution 19</w:t>
        </w:r>
      </w:hyperlink>
      <w:r>
        <w:t xml:space="preserve">.</w:t>
      </w:r>
    </w:p>
    <w:bookmarkStart w:id="134" w:name="thm-wilks"/>
    <w:p>
      <w:pPr>
        <w:pStyle w:val="BodyText"/>
      </w:pPr>
      <w:r>
        <w:rPr>
          <w:b/>
          <w:bCs/>
        </w:rPr>
        <w:t xml:space="preserve">Theorem 18 (Wilks’ theorem)</w:t>
      </w:r>
      <w:r>
        <w:t xml:space="preserve"> </w:t>
      </w:r>
      <w:r>
        <w:t xml:space="preserve">Suppose the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and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Then, 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t>d</m:t>
              </m:r>
            </m:lim>
          </m:limUpp>
          <m:sSubSup>
            <m:e>
              <m:r>
                <m:t>χ</m:t>
              </m:r>
            </m:e>
            <m:sub>
              <m:r>
                <m:t>q</m:t>
              </m:r>
            </m:sub>
            <m:sup>
              <m:r>
                <m:t>2</m:t>
              </m:r>
            </m:sup>
          </m:sSubSup>
        </m:oMath>
      </m:oMathPara>
    </w:p>
    <w:bookmarkEnd w:id="1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sketch the argument for a scalar parameter</w:t>
      </w:r>
      <w:r>
        <w:t xml:space="preserve"> </w:t>
      </w:r>
      <w:r>
        <w:t xml:space="preserve">and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For the full proof, see</w:t>
      </w:r>
      <w:r>
        <w:t xml:space="preserve"> </w:t>
      </w:r>
      <w:r>
        <w:t xml:space="preserve">(Wilks 1938)</w:t>
      </w:r>
      <w:r>
        <w:t xml:space="preserve"> </w:t>
      </w:r>
      <w:r>
        <w:t xml:space="preserve">or</w:t>
      </w:r>
      <w:r>
        <w:t xml:space="preserve"> </w:t>
      </w:r>
      <w:r>
        <w:t xml:space="preserve">(Dobson and Barnett 2018, sec. 5.7)</w:t>
      </w:r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lem-wilks-lrt-quadratic">
        <w:r>
          <w:rPr>
            <w:rStyle w:val="Hyperlink"/>
          </w:rPr>
          <w:t xml:space="preserve">Lemma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the regularity conditions,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in probability,</w:t>
      </w:r>
      <w:r>
        <w:t xml:space="preserve"> </w:t>
      </w:r>
      <w:r>
        <w:t xml:space="preserve">by the law of large numbers and the consistency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</w:t>
      </w:r>
      <w:r>
        <w:t xml:space="preserve"> </w:t>
      </w:r>
      <w:r>
        <w:t xml:space="preserve">this sketch assumes that step rather than proving it.</w:t>
      </w:r>
      <w:r>
        <w:t xml:space="preserve"> </w:t>
      </w:r>
      <w:r>
        <w:t xml:space="preserve">So, with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as in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(quadratic approximation to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product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the same argument in matrix form</w:t>
      </w:r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approximately a sum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squared,</w:t>
      </w:r>
      <w:r>
        <w:t xml:space="preserve"> </w:t>
      </w:r>
      <w:r>
        <w:t xml:space="preserve">independent standard Gaussian variables,</w:t>
      </w:r>
      <w:r>
        <w:t xml:space="preserve"> </w:t>
      </w:r>
      <w:r>
        <w:t xml:space="preserve">which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distribution;</w:t>
      </w:r>
      <w:r>
        <w:t xml:space="preserve"> </w:t>
      </w:r>
      <w:r>
        <w:t xml:space="preserve">this sketch does not derive the matrix form.</w:t>
      </w:r>
    </w:p>
    <w:bookmarkStart w:id="135" w:name="rem-wilks-nested-models"/>
    <w:p>
      <w:pPr>
        <w:pStyle w:val="BodyText"/>
      </w:pPr>
      <w:r>
        <w:rPr>
          <w:i/>
          <w:iCs/>
        </w:rPr>
        <w:t xml:space="preserve">Remark 8</w:t>
      </w:r>
      <w:r>
        <w:t xml:space="preserve"> (Wilks’ theorem for nested models). </w:t>
      </w:r>
      <w:r>
        <w:t xml:space="preserve">Equivalently, in terms of nested models:</w:t>
      </w:r>
      <w:r>
        <w:t xml:space="preserve"> </w:t>
      </w:r>
      <w:r>
        <w:t xml:space="preserve">if a full model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and a nested model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⊂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obtained by imposing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then when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1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0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converges in distribution to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135"/>
    <w:bookmarkStart w:id="136" w:name="exm-wilks-poisson"/>
    <w:p>
      <w:pPr>
        <w:pStyle w:val="BodyText"/>
      </w:pPr>
      <w:r>
        <w:rPr>
          <w:b/>
          <w:bCs/>
        </w:rPr>
        <w:t xml:space="preserve">Example 10 (Likelihood ratio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 log-likelihood is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log</m:t>
        </m:r>
        <m:r>
          <m:t>λ</m:t>
        </m:r>
        <m:r>
          <m:rPr>
            <m:sty m:val="p"/>
          </m:rPr>
          <m:t>−</m:t>
        </m:r>
        <m:r>
          <m:t>n</m:t>
        </m:r>
        <m:r>
          <m:t>λ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log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!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rPr>
                  <m:sty m:val="p"/>
                </m:rPr>
                <m:t>log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two log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f>
                    <m:fPr>
                      <m:type m:val="bar"/>
                    </m:fPr>
                    <m:num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 and</w:t>
      </w:r>
      <w:r>
        <w:t xml:space="preserve"> </w:t>
      </w:r>
      <m:oMath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lambda0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lr_stat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n_obs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(xbar_obs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lambda0)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lambda0)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lr_stat,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(lr_stat,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statistic    p_value </w:t>
      </w:r>
      <w:r>
        <w:br/>
      </w:r>
      <w:r>
        <w:rPr>
          <w:rStyle w:val="CommentTok"/>
        </w:rPr>
        <w:t xml:space="preserve">#&gt; 6.86082566 0.00881058</w:t>
      </w:r>
    </w:p>
    <w:bookmarkEnd w:id="136"/>
    <w:p>
      <w:pPr>
        <w:pStyle w:val="FirstParagraph"/>
      </w:pPr>
      <w:r>
        <w:t xml:space="preserve">See also</w:t>
      </w:r>
      <w:r>
        <w:t xml:space="preserve"> </w:t>
      </w:r>
      <w:r>
        <w:t xml:space="preserve">(Dobson and Barnett 2018, sec. 5.7)</w:t>
      </w:r>
      <w:r>
        <w:t xml:space="preserve"> </w:t>
      </w:r>
      <w:r>
        <w:t xml:space="preserve">and</w:t>
      </w:r>
      <w:r>
        <w:t xml:space="preserve"> </w:t>
      </w:r>
      <w:hyperlink r:id="rId137">
        <w:r>
          <w:rPr>
            <w:rStyle w:val="Hyperlink"/>
          </w:rPr>
          <w:t xml:space="preserve">https://online.stat.psu.edu/stat504/Lesson02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Casella and Berger (2002, sec. 10.3.1, pp. 488–491)</w:t>
      </w:r>
      <w:r>
        <w:t xml:space="preserve"> </w:t>
      </w:r>
      <w:r>
        <w:t xml:space="preserve">covers asymptotic distribution of likelihood ratio tests.</w:t>
      </w:r>
    </w:p>
    <w:p>
      <w:pPr>
        <w:pStyle w:val="Compact"/>
        <w:numPr>
          <w:ilvl w:val="0"/>
          <w:numId w:val="1005"/>
        </w:numPr>
      </w:pPr>
      <w:r>
        <w:t xml:space="preserve">Rice (2007, sec. 9.4, pp. 339–340)</w:t>
      </w:r>
      <w:r>
        <w:t xml:space="preserve"> </w:t>
      </w:r>
      <w:r>
        <w:t xml:space="preserve">covers generalized likelihood ratio tests.</w:t>
      </w:r>
    </w:p>
    <w:bookmarkEnd w:id="138"/>
    <w:bookmarkStart w:id="142" w:name="exact-and-approximate-tests"/>
    <w:p>
      <w:pPr>
        <w:pStyle w:val="Heading4"/>
      </w:pPr>
      <w:r>
        <w:t xml:space="preserve">1.9.4 Exact and approximate tests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9" w:name="tbl-gaussian-vs-mle-tes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Exact tests that assume Gaussian outcomes,</w:t>
            </w:r>
            <w:r>
              <w:t xml:space="preserve"> </w:t>
            </w:r>
            <w:r>
              <w:t xml:space="preserve">and their approximate, large-sample counterparts based on maximum likelihood.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is the number of regression coefficients.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Inference goal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Exact test (Gaussian outcomes)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Null 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test (MLE)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null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coefficient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Linear combination of coefficients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Nested models (</w:t>
                  </w:r>
                  <m:oMath>
                    <m:r>
                      <m:t>q</m:t>
                    </m:r>
                  </m:oMath>
                  <w:r>
                    <w:t xml:space="preserve"> </w:t>
                  </w:r>
                  <w:r>
                    <w:t xml:space="preserve">constraints)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Partial 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q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q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mean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means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t-test (pooled variance)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K</m:t>
                    </m:r>
                  </m:oMath>
                  <w:r>
                    <w:t xml:space="preserve">-group means (ANOVA)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K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</w:tbl>
          <w:bookmarkEnd w:id="139"/>
          <w:p/>
        </w:tc>
      </w:tr>
    </w:tbl>
    <w:bookmarkStart w:id="141" w:name="rem-exact-vs-approximate-tests"/>
    <w:p>
      <w:pPr>
        <w:pStyle w:val="BodyText"/>
      </w:pPr>
      <w:r>
        <w:rPr>
          <w:i/>
          <w:iCs/>
        </w:rPr>
        <w:t xml:space="preserve">Remark 9</w:t>
      </w:r>
      <w:r>
        <w:t xml:space="preserve"> (Exact and approximate tests). </w:t>
      </w:r>
      <w:r>
        <w:t xml:space="preserve">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 are defined in</w:t>
      </w:r>
      <w:r>
        <w:t xml:space="preserve"> </w:t>
      </w:r>
      <w:hyperlink r:id="rId140">
        <w:r>
          <w:rPr>
            <w:rStyle w:val="Hyperlink"/>
          </w:rPr>
          <w:t xml:space="preserve">Statistical Inference</w:t>
        </w:r>
      </w:hyperlink>
      <w:r>
        <w:t xml:space="preserve">.</w:t>
      </w:r>
      <w:r>
        <w:t xml:space="preserve"> </w:t>
      </w:r>
      <w:r>
        <w:t xml:space="preserve">The exact tests assume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a common variance.</w:t>
      </w:r>
      <w:r>
        <w:t xml:space="preserve"> </w:t>
      </w:r>
      <w:r>
        <w:t xml:space="preserve">The approximate tests hold asymptotically,</w:t>
      </w:r>
      <w:r>
        <w:t xml:space="preserve"> </w:t>
      </w:r>
      <w:r>
        <w:t xml:space="preserve">for any model that is correctly specified</w:t>
      </w:r>
      <w:r>
        <w:t xml:space="preserve"> </w:t>
      </w:r>
      <w:r>
        <w:t xml:space="preserve">and satisfies the regularity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Gaussian or not.</w:t>
      </w:r>
    </w:p>
    <w:bookmarkEnd w:id="141"/>
    <w:bookmarkEnd w:id="142"/>
    <w:bookmarkStart w:id="147" w:name="prediction-intervals"/>
    <w:p>
      <w:pPr>
        <w:pStyle w:val="Heading4"/>
      </w:pPr>
      <w:r>
        <w:t xml:space="preserve">1.9.5 Prediction intervals</w:t>
      </w:r>
    </w:p>
    <w:bookmarkStart w:id="143" w:name="def-prediction-interval"/>
    <w:p>
      <w:pPr>
        <w:pStyle w:val="FirstParagraph"/>
      </w:pPr>
      <w:r>
        <w:rPr>
          <w:b/>
          <w:bCs/>
        </w:rPr>
        <w:t xml:space="preserve">Definition 16 (Prediction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prediction interval</w:t>
      </w:r>
      <w:r>
        <w:t xml:space="preserve"> </w:t>
      </w:r>
      <w:r>
        <w:t xml:space="preserve">for a future random quantity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observed data,</w:t>
      </w:r>
      <w:r>
        <w:t xml:space="preserve"> </w:t>
      </w:r>
      <w:r>
        <w:t xml:space="preserve">such that the interval from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contains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where the probability accounts for the randomness</w:t>
      </w:r>
      <w:r>
        <w:t xml:space="preserve"> </w:t>
      </w:r>
      <w:r>
        <w:t xml:space="preserve">of both the observed data 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bookmarkEnd w:id="143"/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known,</w:t>
      </w:r>
      <w:r>
        <w:t xml:space="preserve"> </w:t>
      </w:r>
      <w:r>
        <w:t xml:space="preserve">and we want to predict the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</w:t>
      </w:r>
      <w:r>
        <w:t xml:space="preserve"> </w:t>
      </w:r>
      <w:r>
        <w:t xml:space="preserve">from the same distribution,</w:t>
      </w:r>
      <w:r>
        <w:t xml:space="preserve"> </w:t>
      </w:r>
      <w:r>
        <w:t xml:space="preserve">independent of the first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MLE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the difference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(the negative of the</w:t>
      </w:r>
      <w:r>
        <w:t xml:space="preserve"> </w:t>
      </w:r>
      <w:hyperlink r:id="rId144">
        <w:r>
          <w:rPr>
            <w:rStyle w:val="Hyperlink"/>
          </w:rPr>
          <w:t xml:space="preserve">prediction error</w:t>
        </w:r>
      </w:hyperlink>
      <w:r>
        <w:t xml:space="preserve">)</w:t>
      </w:r>
      <w:r>
        <w:t xml:space="preserve"> </w:t>
      </w:r>
      <w:r>
        <w:t xml:space="preserve">is a difference of independent Gaussian variables,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difference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sample mean)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m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t>σ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Usually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term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accounts for the uncertainty in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and becomes negligible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m</m:t>
        </m:r>
      </m:oMath>
      <w:r>
        <w:t xml:space="preserve">.</w:t>
      </w:r>
    </w:p>
    <w:bookmarkStart w:id="146" w:name="rem-prediction-vs-confidence-interval"/>
    <w:p>
      <w:pPr>
        <w:pStyle w:val="BodyText"/>
      </w:pPr>
      <w:r>
        <w:rPr>
          <w:i/>
          <w:iCs/>
        </w:rPr>
        <w:t xml:space="preserve">Remark 10</w:t>
      </w:r>
      <w:r>
        <w:t xml:space="preserve"> (Prediction intervals versus confidence intervals). </w:t>
      </w:r>
      <w:r>
        <w:t xml:space="preserve">A</w:t>
      </w:r>
      <w:r>
        <w:t xml:space="preserve"> </w:t>
      </w:r>
      <w:hyperlink r:id="rId145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covers a fixed parameter, such as the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 prediction interval (</w:t>
      </w:r>
      <w:hyperlink w:anchor="def-prediction-interval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covers a random quantity,</w:t>
      </w:r>
      <w:r>
        <w:t xml:space="preserve"> </w:t>
      </w:r>
      <w:r>
        <w:t xml:space="preserve">such as a new outcome,</w:t>
      </w:r>
      <w:r>
        <w:t xml:space="preserve"> </w:t>
      </w:r>
      <w:r>
        <w:t xml:space="preserve">or, in the example above, the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Its probability accounts for the randomness of the new observations,</w:t>
      </w:r>
      <w:r>
        <w:t xml:space="preserve"> </w:t>
      </w:r>
      <w:r>
        <w:t xml:space="preserve">not only of the observed data.</w:t>
      </w:r>
    </w:p>
    <w:p>
      <w:pPr>
        <w:pStyle w:val="BodyText"/>
      </w:pPr>
      <w:r>
        <w:t xml:space="preserve">In the Gaussian example above,</w:t>
      </w:r>
      <w:r>
        <w:t xml:space="preserve"> </w:t>
      </w:r>
      <w:r>
        <w:t xml:space="preserve">the standard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so the two intervals,</w:t>
      </w:r>
      <w:r>
        <w:t xml:space="preserve"> </w:t>
      </w:r>
      <w:r>
        <w:t xml:space="preserve">the</w:t>
      </w:r>
      <w:r>
        <w:t xml:space="preserve"> </w:t>
      </w:r>
      <w:hyperlink w:anchor="def-wald-ci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the 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(confidence interval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interval for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prediction interval is always the wider of the two,</w:t>
      </w:r>
      <w:r>
        <w:t xml:space="preserve"> </w:t>
      </w:r>
      <w:r>
        <w:t xml:space="preserve">because its variance has the extra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the variance of the new observations’ mean.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 width of the confidence interval shrinks to 0,</w:t>
      </w:r>
      <w:r>
        <w:t xml:space="preserve"> </w:t>
      </w:r>
      <w:r>
        <w:t xml:space="preserve">but the width of the prediction interval shrinks only to</w:t>
      </w:r>
      <w:r>
        <w:t xml:space="preserve"> </w:t>
      </w:r>
      <m:oMath>
        <m:r>
          <m:t>2</m:t>
        </m:r>
        <m:sSub>
          <m:e>
            <m:r>
              <m:t>z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t> 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m</m:t>
            </m:r>
          </m:e>
        </m:rad>
      </m:oMath>
      <w:r>
        <w:t xml:space="preserve">:</w:t>
      </w:r>
      <w:r>
        <w:t xml:space="preserve"> </w:t>
      </w:r>
      <w:r>
        <w:t xml:space="preserve">more data pins down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cannot remove the randomness of the new observations.</w:t>
      </w:r>
      <w:r>
        <w:t xml:space="preserve"> </w:t>
      </w:r>
      <w:r>
        <w:t xml:space="preserve">The same contrast holds in regression,</w:t>
      </w:r>
      <w:r>
        <w:t xml:space="preserve"> </w:t>
      </w:r>
      <w:r>
        <w:t xml:space="preserve">between a confidence interval for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a prediction interval for a new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bookmarkEnd w:id="146"/>
    <w:bookmarkEnd w:id="147"/>
    <w:bookmarkEnd w:id="148"/>
    <w:bookmarkEnd w:id="149"/>
    <w:bookmarkStart w:id="263" w:name="Xc740a7edf75838d0f1e62ac6a24257275508614"/>
    <w:p>
      <w:pPr>
        <w:pStyle w:val="Heading2"/>
      </w:pPr>
      <w:r>
        <w:t xml:space="preserve">2 Example: maximum likelihood for tropical cyclones in Australia</w:t>
      </w:r>
    </w:p>
    <w:p>
      <w:pPr>
        <w:pStyle w:val="FirstParagraph"/>
      </w:pPr>
      <w:r>
        <w:t xml:space="preserve">Adapted from</w:t>
      </w:r>
      <w:r>
        <w:t xml:space="preserve"> </w:t>
      </w:r>
      <w:r>
        <w:t xml:space="preserve">(Dobson and Barnett 2018, sec. 1.6.5)</w:t>
      </w:r>
      <w:r>
        <w:t xml:space="preserve">.</w:t>
      </w:r>
    </w:p>
    <w:bookmarkStart w:id="151" w:name="sec-dobson-cyclones-data"/>
    <w:p>
      <w:pPr>
        <w:pStyle w:val="Heading3"/>
      </w:pPr>
      <w:r>
        <w:t xml:space="preserve">2.1 Data</w:t>
      </w:r>
    </w:p>
    <w:p>
      <w:pPr>
        <w:pStyle w:val="FirstParagraph"/>
      </w:pPr>
      <w:hyperlink w:anchor="tbl-cyclones-data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records the number of tropical cyclones</w:t>
      </w:r>
      <w:r>
        <w:t xml:space="preserve"> </w:t>
      </w:r>
      <w:r>
        <w:t xml:space="preserve">in northeastern Australia</w:t>
      </w:r>
      <w:r>
        <w:t xml:space="preserve"> </w:t>
      </w:r>
      <w:r>
        <w:t xml:space="preserve">during 13 November-to-April cyclone seasons,</w:t>
      </w:r>
      <w:r>
        <w:t xml:space="preserve"> </w:t>
      </w:r>
      <w:r>
        <w:t xml:space="preserve">from 1956/57 to 1968/69</w:t>
      </w:r>
      <w:r>
        <w:t xml:space="preserve"> </w:t>
      </w:r>
      <w:r>
        <w:t xml:space="preserve">(Dobson and Barnett 2018, sec. 1.6.5)</w:t>
      </w:r>
      <w:r>
        <w:t xml:space="preserve">.</w:t>
      </w:r>
      <w:r>
        <w:t xml:space="preserve"> </w:t>
      </w: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w:r>
        <w:t xml:space="preserve">the number of cyclones by season.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represent the number of cyclones in season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its observed value.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0" w:name="tbl-cyclones-data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Number of tropical cyclones during each November-to-April season</w:t>
            </w:r>
            <w:r>
              <w:t xml:space="preserve"> </w:t>
            </w:r>
            <w:r>
              <w:t xml:space="preserve">in northeastern Australia</w:t>
            </w:r>
            <w:r>
              <w:t xml:space="preserve"> </w:t>
            </w:r>
            <w:r>
              <w:t xml:space="preserve">(Dobson and Barnett 2018, sec. 1.6.5)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"1956/7"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"1958/9"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"1959/60"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"1960/1"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"1962/3"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"1963/4"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"1964/5"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"1965/6"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"1968/9"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13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number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years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number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1959/60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1960/1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1961/2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1962/3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1963/4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1964/5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1965/6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</w:tbl>
          <w:bookmarkEnd w:id="150"/>
          <w:p/>
        </w:tc>
      </w:tr>
    </w:tbl>
    <w:bookmarkEnd w:id="151"/>
    <w:bookmarkStart w:id="161" w:name="exploratory-analysis"/>
    <w:p>
      <w:pPr>
        <w:pStyle w:val="Heading3"/>
      </w:pPr>
      <w:r>
        <w:t xml:space="preserve">2.2 Exploratory analysis</w:t>
      </w:r>
    </w:p>
    <w:p>
      <w:pPr>
        <w:pStyle w:val="FirstParagraph"/>
      </w:pPr>
      <w:r>
        <w:t xml:space="preserve">Suppose we want to learn how many cyclones to expect per season.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5" w:name="fig-dobson-cyclone-time-serie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(years,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years))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years,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number,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"Season"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element_text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vjust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5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4-1.png" id="1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Number of tropical cyclones per season in northeastern Australia,</w:t>
            </w:r>
            <w:r>
              <w:t xml:space="preserve"> </w:t>
            </w:r>
            <w:r>
              <w:t xml:space="preserve">1956/57 to 1968/69</w:t>
            </w:r>
          </w:p>
          <w:bookmarkEnd w:id="155"/>
        </w:tc>
      </w:tr>
    </w:tbl>
    <w:p>
      <w:pPr>
        <w:pStyle w:val="BodyText"/>
      </w:pP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no obvious trend,</w:t>
      </w:r>
      <w:r>
        <w:t xml:space="preserve"> </w:t>
      </w:r>
      <w:r>
        <w:t xml:space="preserve">and no obvious correlation between adjacent seasons,</w:t>
      </w:r>
      <w:r>
        <w:t xml:space="preserve"> </w:t>
      </w:r>
      <w:r>
        <w:t xml:space="preserve">so we assume that the seasons’ counts are mutually independent.</w:t>
      </w:r>
      <w:r>
        <w:t xml:space="preserve"> </w:t>
      </w:r>
      <w:r>
        <w:t xml:space="preserve">We also assume that they are identically distributed,</w:t>
      </w:r>
      <w:r>
        <w:t xml:space="preserve"> </w:t>
      </w:r>
      <w:r>
        <w:t xml:space="preserve">with a common distribution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expression has no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because the distribution is the same for every season.</w:t>
      </w:r>
    </w:p>
    <w:p>
      <w:pPr>
        <w:pStyle w:val="BodyText"/>
      </w:pPr>
      <w:hyperlink w:anchor="fig-cyclones-bar-plo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the empirical distribution of the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9" w:name="fig-cyclones-bar-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number)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"Count (number of seasons)"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5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5-1.png" id="15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Bar plot of cyclones per season</w:t>
            </w:r>
          </w:p>
          <w:bookmarkEnd w:id="159"/>
        </w:tc>
      </w:tr>
    </w:tbl>
    <w:p>
      <w:pPr>
        <w:pStyle w:val="BodyText"/>
      </w:pP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provides summary statistics.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0" w:name="tbl-dobson-cyclones-sumst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Summary statistics for the</w:t>
            </w:r>
            <w:r>
              <w:t xml:space="preserve"> </w:t>
            </w:r>
            <w:r>
              <w:rPr>
                <w:rStyle w:val="VerbatimChar"/>
              </w:rPr>
              <w:t xml:space="preserve">cyclones</w:t>
            </w:r>
            <w:r>
              <w:t xml:space="preserve"> </w:t>
            </w:r>
            <w:r>
              <w:t xml:space="preserve">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(cyclones)</w:t>
            </w:r>
            <w:r>
              <w:br/>
            </w:r>
            <w:r>
              <w:rPr>
                <w:rStyle w:val="NormalTok"/>
              </w:rPr>
              <w:t xml:space="preserve">sumx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seasons =</w:t>
            </w:r>
            <w:r>
              <w:rPr>
                <w:rStyle w:val="NormalTok"/>
              </w:rPr>
              <w:t xml:space="preserve"> 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total =</w:t>
            </w:r>
            <w:r>
              <w:rPr>
                <w:rStyle w:val="NormalTok"/>
              </w:rPr>
              <w:t xml:space="preserve"> sumx,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variance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var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variance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6.1</w:t>
                  </w:r>
                </w:p>
              </w:tc>
            </w:tr>
          </w:tbl>
          <w:bookmarkEnd w:id="160"/>
          <w:p/>
        </w:tc>
      </w:tr>
    </w:tbl>
    <w:bookmarkEnd w:id="161"/>
    <w:bookmarkStart w:id="168" w:name="model"/>
    <w:p>
      <w:pPr>
        <w:pStyle w:val="Heading3"/>
      </w:pPr>
      <w:r>
        <w:t xml:space="preserve">2.3 Model</w:t>
      </w:r>
    </w:p>
    <w:p>
      <w:pPr>
        <w:pStyle w:val="FirstParagraph"/>
      </w:pPr>
      <w:r>
        <w:t xml:space="preserve">We want to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our</w:t>
      </w:r>
      <w:r>
        <w:t xml:space="preserve"> </w:t>
      </w:r>
      <w:hyperlink r:id="rId162">
        <w:r>
          <w:rPr>
            <w:rStyle w:val="Hyperlink"/>
          </w:rPr>
          <w:t xml:space="preserve">estimand</w:t>
        </w:r>
      </w:hyperlink>
      <w:r>
        <w:t xml:space="preserve">.</w:t>
      </w:r>
    </w:p>
    <w:p>
      <w:pPr>
        <w:pStyle w:val="BodyText"/>
      </w:pPr>
      <w:r>
        <w:t xml:space="preserve">We could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separately</w:t>
      </w:r>
      <w:r>
        <w:t xml:space="preserve"> </w:t>
      </w:r>
      <w:r>
        <w:t xml:space="preserve">(</w:t>
      </w:r>
      <w:r>
        <w:t xml:space="preserve">“nonparametrically”</w:t>
      </w:r>
      <w:r>
        <w:t xml:space="preserve">),</w:t>
      </w:r>
      <w:r>
        <w:t xml:space="preserve"> </w:t>
      </w:r>
      <w:r>
        <w:t xml:space="preserve">using the fraction of our data with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;</w:t>
      </w:r>
      <w:r>
        <w:t xml:space="preserve"> </w:t>
      </w:r>
      <w:r>
        <w:t xml:space="preserve">but then we would be estimating an infinite set of parameters</w:t>
      </w:r>
      <w:r>
        <w:t xml:space="preserve"> </w:t>
      </w:r>
      <w:r>
        <w:t xml:space="preserve">from 13 observations,</w:t>
      </w:r>
      <w:r>
        <w:t xml:space="preserve"> </w:t>
      </w:r>
      <w:r>
        <w:t xml:space="preserve">and each estimate would be imprecise.</w:t>
      </w:r>
      <w:r>
        <w:t xml:space="preserve"> </w:t>
      </w:r>
      <w:r>
        <w:t xml:space="preserve">A parametric model, with a few parameters, will probably do better.</w:t>
      </w:r>
    </w:p>
    <w:bookmarkStart w:id="163" w:name="exr-cyclone-choose-dist"/>
    <w:p>
      <w:pPr>
        <w:pStyle w:val="BodyText"/>
      </w:pPr>
      <w:r>
        <w:rPr>
          <w:b/>
          <w:bCs/>
        </w:rPr>
        <w:t xml:space="preserve">Exercise 20 (Choosing a distribution family)</w:t>
      </w:r>
      <w:r>
        <w:t xml:space="preserve"> </w:t>
      </w:r>
      <w:r>
        <w:t xml:space="preserve">What parametric family of probability distributions might we use</w:t>
      </w:r>
      <w:r>
        <w:t xml:space="preserve"> </w:t>
      </w:r>
      <w:r>
        <w:t xml:space="preserve">to model this empirical distribution?</w:t>
      </w:r>
    </w:p>
    <w:bookmarkEnd w:id="163"/>
    <w:bookmarkStart w:id="164" w:name="sol-cyclone-choose-dist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The Poisson family.</w:t>
      </w:r>
      <w:r>
        <w:t xml:space="preserve"> </w:t>
      </w:r>
      <w:r>
        <w:t xml:space="preserve">The data are counts,</w:t>
      </w:r>
      <w:r>
        <w:t xml:space="preserve"> </w:t>
      </w:r>
      <w:r>
        <w:t xml:space="preserve">which can take any non-negative integer value.</w:t>
      </w:r>
      <w:r>
        <w:t xml:space="preserve"> </w:t>
      </w:r>
      <w:r>
        <w:t xml:space="preserve">The binomial family also models counts,</w:t>
      </w:r>
      <w:r>
        <w:t xml:space="preserve"> </w:t>
      </w:r>
      <w:r>
        <w:t xml:space="preserve">but a binomial count has an upper limit (its number of trials),</w:t>
      </w:r>
      <w:r>
        <w:t xml:space="preserve"> </w:t>
      </w:r>
      <w:r>
        <w:t xml:space="preserve">and there is no natural upper limit</w:t>
      </w:r>
      <w:r>
        <w:t xml:space="preserve"> </w:t>
      </w:r>
      <w:r>
        <w:t xml:space="preserve">on the number of cyclones in a season.</w:t>
      </w:r>
    </w:p>
    <w:bookmarkEnd w:id="164"/>
    <w:bookmarkStart w:id="165" w:name="exr-def-poisson"/>
    <w:p>
      <w:pPr>
        <w:pStyle w:val="BodyText"/>
      </w:pPr>
      <w:r>
        <w:rPr>
          <w:b/>
          <w:bCs/>
        </w:rPr>
        <w:t xml:space="preserve">Exercise 21 (The Poisson probability mass function)</w:t>
      </w:r>
      <w:r>
        <w:t xml:space="preserve"> </w:t>
      </w:r>
      <w:r>
        <w:t xml:space="preserve">Write down the Poisson distribution’s probability mass function.</w:t>
      </w:r>
    </w:p>
    <w:bookmarkEnd w:id="165"/>
    <w:bookmarkStart w:id="167" w:name="sol-def-poisson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</w:p>
    <w:p>
      <w:pPr>
        <w:pStyle w:val="BodyText"/>
      </w:pPr>
      <w:bookmarkStart w:id="166" w:name="eq-iid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λ</m:t>
                  </m:r>
                </m:e>
                <m:sup>
                  <m:r>
                    <m:t>x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</m:num>
            <m:den>
              <m:r>
                <m:t>x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166"/>
    </w:p>
    <w:bookmarkEnd w:id="167"/>
    <w:bookmarkEnd w:id="168"/>
    <w:bookmarkStart w:id="214" w:name="Xcf020b80d5124eea137ab50b3aba8fe04af6eef"/>
    <w:p>
      <w:pPr>
        <w:pStyle w:val="Heading3"/>
      </w:pPr>
      <w:r>
        <w:t xml:space="preserve">2.4 Estimating the model parameters using maximum likelihood</w:t>
      </w:r>
    </w:p>
    <w:p>
      <w:pPr>
        <w:pStyle w:val="FirstParagraph"/>
      </w:pPr>
      <w:r>
        <w:t xml:space="preserve">We can estimate the parameter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maximum likelihood estimation.</w:t>
      </w:r>
    </w:p>
    <w:bookmarkStart w:id="170" w:name="exr-poisson-likelihood"/>
    <w:p>
      <w:pPr>
        <w:pStyle w:val="BodyText"/>
      </w:pPr>
      <w:r>
        <w:rPr>
          <w:b/>
          <w:bCs/>
        </w:rPr>
        <w:t xml:space="preserve">Exercise 22 (Likelihood of one observation)</w:t>
      </w:r>
      <w:r>
        <w:t xml:space="preserve"> </w:t>
      </w:r>
      <w:r>
        <w:t xml:space="preserve">Write down the</w:t>
      </w:r>
      <w:r>
        <w:t xml:space="preserve"> </w:t>
      </w:r>
      <w:hyperlink r:id="rId169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 a single observation</w:t>
      </w:r>
      <w:r>
        <w:t xml:space="preserve"> </w:t>
      </w:r>
      <m:oMath>
        <m:r>
          <m:t>x</m:t>
        </m:r>
      </m:oMath>
      <w:r>
        <w:t xml:space="preserve">, according to the Poisson model.</w:t>
      </w:r>
    </w:p>
    <w:bookmarkEnd w:id="170"/>
    <w:bookmarkStart w:id="171" w:name="sol-poisson-likelihood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λ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71"/>
    <w:bookmarkStart w:id="172" w:name="exr-poisson-parameters"/>
    <w:p>
      <w:pPr>
        <w:pStyle w:val="FirstParagraph"/>
      </w:pPr>
      <w:r>
        <w:rPr>
          <w:b/>
          <w:bCs/>
        </w:rPr>
        <w:t xml:space="preserve">Exercise 23 (Model parameters)</w:t>
      </w:r>
      <w:r>
        <w:t xml:space="preserve"> </w:t>
      </w:r>
      <w:r>
        <w:t xml:space="preserve">Write down the vector of parameters in the model.</w:t>
      </w:r>
    </w:p>
    <w:bookmarkEnd w:id="172"/>
    <w:bookmarkStart w:id="173" w:name="sol-poisson-parameters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There is only one parameter,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</m:oMath>
      </m:oMathPara>
    </w:p>
    <w:bookmarkEnd w:id="173"/>
    <w:bookmarkStart w:id="174" w:name="exr-poisson-mean-and-variance"/>
    <w:p>
      <w:pPr>
        <w:pStyle w:val="FirstParagraph"/>
      </w:pPr>
      <w:r>
        <w:rPr>
          <w:b/>
          <w:bCs/>
        </w:rPr>
        <w:t xml:space="preserve">Exercise 24 (Mean and variance)</w:t>
      </w:r>
      <w:r>
        <w:t xml:space="preserve"> </w:t>
      </w:r>
      <w:r>
        <w:t xml:space="preserve">Write down the population mean and variance of a single observation</w:t>
      </w:r>
      <w:r>
        <w:t xml:space="preserve"> </w:t>
      </w:r>
      <w:r>
        <w:t xml:space="preserve">from the model, as functions of the parameters.</w:t>
      </w:r>
    </w:p>
    <w:bookmarkEnd w:id="174"/>
    <w:bookmarkStart w:id="175" w:name="sol-poisson-mean-and-variance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</w:p>
    <w:p>
      <w:pPr>
        <w:pStyle w:val="Compact"/>
        <w:numPr>
          <w:ilvl w:val="0"/>
          <w:numId w:val="1006"/>
        </w:numPr>
      </w:pPr>
      <w:r>
        <w:t xml:space="preserve">Population mean: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Population variance: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FirstParagraph"/>
      </w:pPr>
      <w:r>
        <w:t xml:space="preserve">The sample mean and variance in</w:t>
      </w:r>
      <w:r>
        <w:t xml:space="preserve"> </w:t>
      </w: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are of similar size, as the model implies.</w:t>
      </w:r>
    </w:p>
    <w:bookmarkEnd w:id="175"/>
    <w:bookmarkStart w:id="176" w:name="exr-sample-likelihood"/>
    <w:p>
      <w:pPr>
        <w:pStyle w:val="BodyText"/>
      </w:pPr>
      <w:r>
        <w:rPr>
          <w:b/>
          <w:bCs/>
        </w:rPr>
        <w:t xml:space="preserve">Exercise 25 (Likelihood of the dataset)</w:t>
      </w:r>
      <w:r>
        <w:t xml:space="preserve"> </w:t>
      </w:r>
      <w:r>
        <w:t xml:space="preserve">Write down the likelihood of the full dataset.</w:t>
      </w:r>
    </w:p>
    <w:bookmarkEnd w:id="176"/>
    <w:bookmarkStart w:id="177" w:name="sol-sample-likelihood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13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13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13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13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77"/>
    <w:bookmarkStart w:id="178" w:name="exr-graph-likelihood"/>
    <w:p>
      <w:pPr>
        <w:pStyle w:val="FirstParagraph"/>
      </w:pPr>
      <w:r>
        <w:rPr>
          <w:b/>
          <w:bCs/>
        </w:rPr>
        <w:t xml:space="preserve">Exercise 26 (Graphing the likelihood)</w:t>
      </w:r>
      <w:r>
        <w:t xml:space="preserve"> </w:t>
      </w:r>
      <w:r>
        <w:t xml:space="preserve">Graph the 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78"/>
    <w:bookmarkStart w:id="183" w:name="sol-graph-likelihood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2" w:name="fig-cyclone-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prod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lik_plot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(lik_plot)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7-1.png" id="1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Likelihood of the cyclone data</w:t>
            </w:r>
          </w:p>
          <w:bookmarkEnd w:id="182"/>
        </w:tc>
      </w:tr>
    </w:tbl>
    <w:bookmarkEnd w:id="183"/>
    <w:bookmarkStart w:id="184" w:name="exr-sample-llik"/>
    <w:p>
      <w:pPr>
        <w:pStyle w:val="BodyText"/>
      </w:pPr>
      <w:r>
        <w:rPr>
          <w:b/>
          <w:bCs/>
        </w:rPr>
        <w:t xml:space="preserve">Exercise 27 (Log-likelihood of the dataset)</w:t>
      </w:r>
      <w:r>
        <w:t xml:space="preserve"> </w:t>
      </w:r>
      <w:r>
        <w:t xml:space="preserve">Write down the log-likelihood of the full dataset.</w:t>
      </w:r>
    </w:p>
    <w:bookmarkEnd w:id="184"/>
    <w:bookmarkStart w:id="185" w:name="sol-sample-llik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cr m:val="script"/>
                      <m:sty m:val="p"/>
                    </m:rP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λ</m:t>
                              </m:r>
                            </m:e>
                            <m:sup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sup>
                          </m:sSup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λ</m:t>
                              </m:r>
                            </m:sup>
                          </m:sSup>
                        </m:num>
                        <m:den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!</m:t>
                          </m:r>
                        </m:den>
                      </m:f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the dataset)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and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power; </m:t>
              </m:r>
              <m:r>
                <m:rPr>
                  <m:sty m:val="p"/>
                </m:rPr>
                <m:t>log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λ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</m:eqArr>
        </m:oMath>
      </m:oMathPara>
    </w:p>
    <w:bookmarkEnd w:id="185"/>
    <w:bookmarkStart w:id="186" w:name="exr-graph-loglikelihood"/>
    <w:p>
      <w:pPr>
        <w:pStyle w:val="FirstParagraph"/>
      </w:pPr>
      <w:r>
        <w:rPr>
          <w:b/>
          <w:bCs/>
        </w:rPr>
        <w:t xml:space="preserve">Exercise 28 (Graphing the log-likelihood)</w:t>
      </w:r>
      <w:r>
        <w:t xml:space="preserve"> </w:t>
      </w:r>
      <w:r>
        <w:t xml:space="preserve">Graph the log-likelihood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86"/>
    <w:bookmarkStart w:id="191" w:name="sol-graph-loglikelihood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0" w:name="fig-cyclone-l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</w:t>
            </w:r>
            <w:r>
              <w:rPr>
                <w:rStyle w:val="NormalTok"/>
              </w:rPr>
              <w:t xml:space="preserve">(lambda)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ll_plot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8-1.png" id="1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Log-likelihood of the cyclone data</w:t>
            </w:r>
          </w:p>
          <w:bookmarkEnd w:id="190"/>
        </w:tc>
      </w:tr>
    </w:tbl>
    <w:bookmarkEnd w:id="191"/>
    <w:bookmarkStart w:id="201" w:name="the-score-function-1"/>
    <w:p>
      <w:pPr>
        <w:pStyle w:val="Heading4"/>
      </w:pPr>
      <w:r>
        <w:t xml:space="preserve">2.4.1 The score function</w:t>
      </w:r>
    </w:p>
    <w:bookmarkStart w:id="193" w:name="exr-cyclone-score-fn"/>
    <w:p>
      <w:pPr>
        <w:pStyle w:val="FirstParagraph"/>
      </w:pPr>
      <w:r>
        <w:rPr>
          <w:b/>
          <w:bCs/>
        </w:rPr>
        <w:t xml:space="preserve">Exercise 29 (Score function of the dataset)</w:t>
      </w:r>
      <w:r>
        <w:t xml:space="preserve"> </w:t>
      </w:r>
      <w:r>
        <w:t xml:space="preserve">Derive the</w:t>
      </w:r>
      <w:r>
        <w:t xml:space="preserve"> </w:t>
      </w:r>
      <w:hyperlink r:id="rId192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for the dataset.</w:t>
      </w:r>
    </w:p>
    <w:bookmarkEnd w:id="193"/>
    <w:bookmarkStart w:id="194" w:name="sol-cyclone-score-fn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The score function is the first derivative of the log-likelihood</w:t>
      </w:r>
      <w:r>
        <w:t xml:space="preserve"> </w:t>
      </w:r>
      <w:r>
        <w:t xml:space="preserve">from</w:t>
      </w:r>
      <w:r>
        <w:t xml:space="preserve"> </w:t>
      </w:r>
      <w:hyperlink w:anchor="exr-sample-llik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(derivatives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, </m:t>
              </m:r>
              <m:r>
                <m:t>λ</m:t>
              </m:r>
              <m:r>
                <m:rPr>
                  <m:nor/>
                  <m:sty m:val="p"/>
                </m:rPr>
                <m:t>, and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cyclone data,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13</m:t>
        </m:r>
      </m:oMath>
      <w:r>
        <w:t xml:space="preserve">.</w:t>
      </w:r>
    </w:p>
    <w:bookmarkEnd w:id="194"/>
    <w:bookmarkStart w:id="195" w:name="exr-graph-score-function"/>
    <w:p>
      <w:pPr>
        <w:pStyle w:val="BodyText"/>
      </w:pPr>
      <w:r>
        <w:rPr>
          <w:b/>
          <w:bCs/>
        </w:rPr>
        <w:t xml:space="preserve">Exercise 30 (Graphing the score function)</w:t>
      </w:r>
      <w:r>
        <w:t xml:space="preserve"> </w:t>
      </w:r>
      <w:r>
        <w:t xml:space="preserve">Graph the score function.</w:t>
      </w:r>
    </w:p>
    <w:bookmarkEnd w:id="195"/>
    <w:bookmarkStart w:id="200" w:name="sol-graph-score-function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9" w:name="fig-cyclone-score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(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9-1.png" id="1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Score function of the cyclone data</w:t>
            </w:r>
          </w:p>
          <w:bookmarkEnd w:id="199"/>
        </w:tc>
      </w:tr>
    </w:tbl>
    <w:bookmarkEnd w:id="200"/>
    <w:bookmarkEnd w:id="201"/>
    <w:bookmarkStart w:id="213" w:name="sec-hessian"/>
    <w:p>
      <w:pPr>
        <w:pStyle w:val="Heading4"/>
      </w:pPr>
      <w:r>
        <w:t xml:space="preserve">2.4.2 The Hessian</w:t>
      </w:r>
    </w:p>
    <w:bookmarkStart w:id="203" w:name="exr-hessian"/>
    <w:p>
      <w:pPr>
        <w:pStyle w:val="FirstParagraph"/>
      </w:pPr>
      <w:r>
        <w:rPr>
          <w:b/>
          <w:bCs/>
        </w:rPr>
        <w:t xml:space="preserve">Exercise 31 (Hessian)</w:t>
      </w:r>
      <w:r>
        <w:t xml:space="preserve"> </w:t>
      </w:r>
      <w:r>
        <w:t xml:space="preserve">Derive the</w:t>
      </w:r>
      <w:r>
        <w:t xml:space="preserve"> </w:t>
      </w:r>
      <w:hyperlink r:id="rId202">
        <w:r>
          <w:rPr>
            <w:rStyle w:val="Hyperlink"/>
          </w:rPr>
          <w:t xml:space="preserve">Hessian</w:t>
        </w:r>
      </w:hyperlink>
      <w:r>
        <w:t xml:space="preserve">.</w:t>
      </w:r>
    </w:p>
    <w:bookmarkEnd w:id="203"/>
    <w:bookmarkStart w:id="204" w:name="sol-hessian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With one parameter,</w:t>
      </w:r>
      <w:r>
        <w:t xml:space="preserve"> </w:t>
      </w:r>
      <w:r>
        <w:t xml:space="preserve">the Hessian is the second derivative of the log-likelihood,</w:t>
      </w:r>
      <w:r>
        <w:t xml:space="preserve"> </w:t>
      </w:r>
      <w:r>
        <w:t xml:space="preserve">which is the derivative of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λ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; </m:t>
              </m:r>
              <m:r>
                <m:t>n</m:t>
              </m:r>
              <m:r>
                <m:rPr>
                  <m:nor/>
                  <m:sty m:val="p"/>
                </m:rPr>
                <m:t> is constant)</m:t>
              </m:r>
            </m:e>
          </m:eqArr>
        </m:oMath>
      </m:oMathPara>
    </w:p>
    <w:p>
      <w:pPr>
        <w:pStyle w:val="FirstParagraph"/>
      </w:pPr>
      <w:r>
        <w:t xml:space="preserve">For the cyclone data,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72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04"/>
    <w:bookmarkStart w:id="205" w:name="exr-graph-hessian"/>
    <w:p>
      <w:pPr>
        <w:pStyle w:val="BodyText"/>
      </w:pPr>
      <w:r>
        <w:rPr>
          <w:b/>
          <w:bCs/>
        </w:rPr>
        <w:t xml:space="preserve">Exercise 32 (Graphing the Hessian)</w:t>
      </w:r>
      <w:r>
        <w:t xml:space="preserve"> </w:t>
      </w:r>
      <w:r>
        <w:t xml:space="preserve">Graph the Hessian.</w:t>
      </w:r>
    </w:p>
    <w:bookmarkEnd w:id="205"/>
    <w:bookmarkStart w:id="210" w:name="sol-graph-hessian"/>
    <w:p>
      <w:pPr>
        <w:pStyle w:val="BodyText"/>
      </w:pPr>
      <w:r>
        <w:rPr>
          <w:i/>
          <w:iCs/>
        </w:rPr>
        <w:t xml:space="preserve">Solution 32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9" w:name="fig-cyclone-hessian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hessian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hessian,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0-1.png" id="20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Hessian of the cyclone data’s log-likelihood</w:t>
            </w:r>
          </w:p>
          <w:bookmarkEnd w:id="209"/>
        </w:tc>
      </w:tr>
    </w:tbl>
    <w:bookmarkEnd w:id="210"/>
    <w:bookmarkStart w:id="211" w:name="exr-score-equation"/>
    <w:p>
      <w:pPr>
        <w:pStyle w:val="BodyText"/>
      </w:pPr>
      <w:r>
        <w:rPr>
          <w:b/>
          <w:bCs/>
        </w:rPr>
        <w:t xml:space="preserve">Exercise 33 (Score equation)</w:t>
      </w:r>
      <w:r>
        <w:t xml:space="preserve"> </w:t>
      </w:r>
      <w:r>
        <w:t xml:space="preserve">Write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.</w:t>
      </w:r>
    </w:p>
    <w:bookmarkEnd w:id="211"/>
    <w:bookmarkStart w:id="212" w:name="sol-score-equation"/>
    <w:p>
      <w:pPr>
        <w:pStyle w:val="BodyText"/>
      </w:pPr>
      <w:r>
        <w:rPr>
          <w:i/>
          <w:iCs/>
        </w:rPr>
        <w:t xml:space="preserve">Solution 33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212"/>
    <w:bookmarkEnd w:id="213"/>
    <w:bookmarkEnd w:id="214"/>
    <w:bookmarkStart w:id="232" w:name="finding-the-mle-analytically"/>
    <w:p>
      <w:pPr>
        <w:pStyle w:val="Heading3"/>
      </w:pPr>
      <w:r>
        <w:t xml:space="preserve">2.5 Finding the MLE analytically</w:t>
      </w:r>
    </w:p>
    <w:p>
      <w:pPr>
        <w:pStyle w:val="FirstParagraph"/>
      </w:pPr>
      <w:r>
        <w:t xml:space="preserve">In this example,</w:t>
      </w:r>
      <w:r>
        <w:t xml:space="preserve"> </w:t>
      </w:r>
      <w:r>
        <w:t xml:space="preserve">we can find the MLE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 solving the score equation</w:t>
      </w:r>
      <w:r>
        <w:t xml:space="preserve"> </w:t>
      </w:r>
      <w:r>
        <w:t xml:space="preserve">algebraically.</w:t>
      </w:r>
    </w:p>
    <w:bookmarkStart w:id="215" w:name="exr-solve-score-equation"/>
    <w:p>
      <w:pPr>
        <w:pStyle w:val="BodyText"/>
      </w:pPr>
      <w:r>
        <w:rPr>
          <w:b/>
          <w:bCs/>
        </w:rPr>
        <w:t xml:space="preserve">Exercise 34 (Solving the score equation)</w:t>
      </w:r>
      <w:r>
        <w:t xml:space="preserve"> </w:t>
      </w:r>
      <w:r>
        <w:t xml:space="preserve">Solve the score equation from</w:t>
      </w:r>
      <w:r>
        <w:t xml:space="preserve"> </w:t>
      </w:r>
      <w:hyperlink w:anchor="exr-score-equation">
        <w:r>
          <w:rPr>
            <w:rStyle w:val="Hyperlink"/>
          </w:rPr>
          <w:t xml:space="preserve">Exercise 33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 using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.</w:t>
      </w:r>
    </w:p>
    <w:bookmarkEnd w:id="215"/>
    <w:bookmarkStart w:id="216" w:name="sol-solve-score-equation"/>
    <w:p>
      <w:pPr>
        <w:pStyle w:val="BodyText"/>
      </w:pPr>
      <w:r>
        <w:rPr>
          <w:i/>
          <w:iCs/>
        </w:rPr>
        <w:t xml:space="preserve">Solution 34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the dataset)</m:t>
              </m:r>
            </m:e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16"/>
    <w:p>
      <w:pPr>
        <w:pStyle w:val="FirstParagraph"/>
      </w:pPr>
      <w:r>
        <w:t xml:space="preserve">Call this solution of the score equation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for now: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λ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bookmarkStart w:id="217" w:name="exr-check-hessian"/>
    <w:p>
      <w:pPr>
        <w:pStyle w:val="FirstParagraph"/>
      </w:pPr>
      <w:r>
        <w:rPr>
          <w:b/>
          <w:bCs/>
        </w:rPr>
        <w:t xml:space="preserve">Exercise 35 (Checking the second derivative)</w:t>
      </w:r>
      <w:r>
        <w:t xml:space="preserve"> </w:t>
      </w:r>
      <w:r>
        <w:t xml:space="preserve">Confirm that the Hessian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negative</w:t>
      </w:r>
      <w:r>
        <w:t xml:space="preserve"> </w:t>
      </w:r>
      <w:r>
        <w:t xml:space="preserve">when evaluated at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 using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.</w:t>
      </w:r>
    </w:p>
    <w:bookmarkEnd w:id="217"/>
    <w:bookmarkStart w:id="218" w:name="sol-check-hessian"/>
    <w:p>
      <w:pPr>
        <w:pStyle w:val="BodyText"/>
      </w:pPr>
      <w:r>
        <w:rPr>
          <w:i/>
          <w:iCs/>
        </w:rPr>
        <w:t xml:space="preserve">Solution 35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(Hessian of the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18"/>
    <w:bookmarkStart w:id="219" w:name="exr-find-mle"/>
    <w:p>
      <w:pPr>
        <w:pStyle w:val="FirstParagraph"/>
      </w:pPr>
      <w:r>
        <w:rPr>
          <w:b/>
          <w:bCs/>
        </w:rPr>
        <w:t xml:space="preserve">Exercise 36 (Identifying the MLE)</w:t>
      </w:r>
      <w:r>
        <w:t xml:space="preserve"> </w:t>
      </w:r>
      <w:r>
        <w:t xml:space="preserve">Draw conclusions about the MLE of</w:t>
      </w:r>
      <w:r>
        <w:t xml:space="preserve"> </w:t>
      </w:r>
      <m:oMath>
        <m:r>
          <m:t>λ</m:t>
        </m:r>
      </m:oMath>
      <w:r>
        <w:t xml:space="preserve">.</w:t>
      </w:r>
    </w:p>
    <w:bookmarkEnd w:id="219"/>
    <w:bookmarkStart w:id="220" w:name="sol-find-mle"/>
    <w:p>
      <w:pPr>
        <w:pStyle w:val="BodyText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Since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λ</m:t>
            </m:r>
          </m:e>
        </m:acc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a local maximizer of the log-likelihood.</w:t>
      </w:r>
      <w:r>
        <w:t xml:space="preserve"> </w:t>
      </w:r>
      <w:r>
        <w:t xml:space="preserve">Moreover,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 log-likelihood is strictly concave,</w:t>
      </w:r>
      <w:r>
        <w:t xml:space="preserve"> </w:t>
      </w:r>
      <w:r>
        <w:t xml:space="preserve">and a local maximizer of a strictly concave function</w:t>
      </w:r>
      <w:r>
        <w:t xml:space="preserve"> </w:t>
      </w:r>
      <w:r>
        <w:t xml:space="preserve">is its unique global maximizer.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, and therefore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(cyclones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number)</w:t>
      </w:r>
      <w:r>
        <w:br/>
      </w:r>
      <w:r>
        <w:rPr>
          <w:rStyle w:val="NormalTok"/>
        </w:rPr>
        <w:t xml:space="preserve">mle</w:t>
      </w:r>
      <w:r>
        <w:br/>
      </w:r>
      <w:r>
        <w:rPr>
          <w:rStyle w:val="CommentTok"/>
        </w:rPr>
        <w:t xml:space="preserve">#&gt; [1] 5.53846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5.538</m:t>
              </m:r>
            </m:e>
          </m:eqArr>
        </m:oMath>
      </m:oMathPara>
    </w:p>
    <w:bookmarkEnd w:id="220"/>
    <w:bookmarkStart w:id="221" w:name="exr-graph-mle"/>
    <w:p>
      <w:pPr>
        <w:pStyle w:val="FirstParagraph"/>
      </w:pPr>
      <w:r>
        <w:rPr>
          <w:b/>
          <w:bCs/>
        </w:rPr>
        <w:t xml:space="preserve">Exercise 37 (Graphing the MLE)</w:t>
      </w:r>
      <w:r>
        <w:t xml:space="preserve"> </w:t>
      </w:r>
      <w:r>
        <w:t xml:space="preserve">Graph the log-likelihood with the MLE superimposed.</w:t>
      </w:r>
    </w:p>
    <w:bookmarkEnd w:id="221"/>
    <w:bookmarkStart w:id="226" w:name="sol-graph-mle"/>
    <w:p>
      <w:pPr>
        <w:pStyle w:val="BodyText"/>
      </w:pPr>
      <w:r>
        <w:rPr>
          <w:i/>
          <w:iCs/>
        </w:rPr>
        <w:t xml:space="preserve">Solution 37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5" w:name="fig-cyclone-llik-m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mle_data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mle,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(mle))</w:t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mle_data,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1-1.png" id="2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Log-likelihood of the cyclone data, with the MLE marked in red</w:t>
            </w:r>
          </w:p>
          <w:bookmarkEnd w:id="225"/>
        </w:tc>
      </w:tr>
    </w:tbl>
    <w:bookmarkEnd w:id="226"/>
    <w:p>
      <w:pPr>
        <w:pStyle w:val="BodyText"/>
      </w:pPr>
      <w:hyperlink w:anchor="fig-obs-inf-matrix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graphs the</w:t>
      </w:r>
      <w:r>
        <w:t xml:space="preserve"> </w:t>
      </w:r>
      <w:hyperlink r:id="rId227">
        <w:r>
          <w:rPr>
            <w:rStyle w:val="Hyperlink"/>
          </w:rPr>
          <w:t xml:space="preserve">observed information</w:t>
        </w:r>
      </w:hyperlink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1" w:name="fig-obs-inf-matrix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obs_inf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CommentTok"/>
              </w:rPr>
              <w:t xml:space="preserve"># nolint: object_usage_linter.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obs_inf,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"I(lambda)"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2-1.png" id="2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Observed information of the cyclone data</w:t>
            </w:r>
          </w:p>
          <w:bookmarkEnd w:id="231"/>
        </w:tc>
      </w:tr>
    </w:tbl>
    <w:bookmarkEnd w:id="232"/>
    <w:bookmarkStart w:id="262" w:name="Xdaade8b7f3de4b60ef2103fbc6bb4d0f40aba5d"/>
    <w:p>
      <w:pPr>
        <w:pStyle w:val="Heading3"/>
      </w:pPr>
      <w:r>
        <w:t xml:space="preserve">2.6 Finding the MLE using the Newton-Raphson algorithm</w:t>
      </w:r>
    </w:p>
    <w:bookmarkStart w:id="238" w:name="sec-newton-raphson"/>
    <w:p>
      <w:pPr>
        <w:pStyle w:val="Heading4"/>
      </w:pPr>
      <w:r>
        <w:t xml:space="preserve">2.6.1 Iterative maximization</w:t>
      </w:r>
    </w:p>
    <w:p>
      <w:pPr>
        <w:pStyle w:val="FirstParagraph"/>
      </w:pPr>
      <w:r>
        <w:t xml:space="preserve">When we cannot solve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algebraically,</w:t>
      </w:r>
      <w:r>
        <w:t xml:space="preserve"> </w:t>
      </w:r>
      <w:r>
        <w:t xml:space="preserve">we can search for its solution numerically</w:t>
      </w:r>
      <w:r>
        <w:t xml:space="preserve"> </w:t>
      </w:r>
      <w:r>
        <w:t xml:space="preserve">(Dobson and Barnett 2018, chap. 4)</w:t>
      </w:r>
      <w:r>
        <w:t xml:space="preserve">.</w:t>
      </w:r>
    </w:p>
    <w:bookmarkStart w:id="233" w:name="def-newton-raphson"/>
    <w:p>
      <w:pPr>
        <w:pStyle w:val="BodyText"/>
      </w:pPr>
      <w:r>
        <w:rPr>
          <w:b/>
          <w:bCs/>
        </w:rPr>
        <w:t xml:space="preserve">Definition 17 (Newton-Raphson algorithm)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Newton-Raphson algorithm</w:t>
      </w:r>
      <w:r>
        <w:t xml:space="preserve"> </w:t>
      </w:r>
      <w:r>
        <w:t xml:space="preserve">for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starts from an initial guess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 repeats the update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←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;</m:t>
                          </m:r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I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;</m:t>
                          </m:r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until the estimate stops changing.</w:t>
      </w:r>
    </w:p>
    <w:bookmarkEnd w:id="233"/>
    <w:p>
      <w:pPr>
        <w:pStyle w:val="BodyText"/>
      </w:pPr>
      <w:r>
        <w:t xml:space="preserve">The second line of the update uses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(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).</w:t>
      </w:r>
    </w:p>
    <w:p>
      <w:pPr>
        <w:pStyle w:val="BodyText"/>
      </w:pPr>
      <w:r>
        <w:t xml:space="preserve">The update comes from approximating the score function near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by its first-order</w:t>
      </w:r>
      <w:r>
        <w:t xml:space="preserve"> </w:t>
      </w:r>
      <w:hyperlink r:id="rId234">
        <w:r>
          <w:rPr>
            <w:rStyle w:val="Hyperlink"/>
          </w:rPr>
          <w:t xml:space="preserve">Taylor polynomial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approximate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easy to solve: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solution becomes the next guess.</w:t>
      </w:r>
    </w:p>
    <w:bookmarkStart w:id="235" w:name="def-fisher-scoring"/>
    <w:p>
      <w:pPr>
        <w:pStyle w:val="BodyText"/>
      </w:pPr>
      <w:r>
        <w:rPr>
          <w:b/>
          <w:bCs/>
        </w:rPr>
        <w:t xml:space="preserve">Definition 18 (Fisher scoring (method of scoring))</w:t>
      </w:r>
      <w:r>
        <w:t xml:space="preserve"> </w:t>
      </w:r>
      <w:r>
        <w:rPr>
          <w:b/>
          <w:bCs/>
        </w:rPr>
        <w:t xml:space="preserve">Fisher scoring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method of scoring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w:anchor="def-newton-raphson">
        <w:r>
          <w:rPr>
            <w:rStyle w:val="Hyperlink"/>
          </w:rPr>
          <w:t xml:space="preserve">Newton-Raphson algorithm</w:t>
        </w:r>
      </w:hyperlink>
      <w:r>
        <w:t xml:space="preserve"> </w:t>
      </w:r>
      <w:r>
        <w:t xml:space="preserve">with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;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in the update</w:t>
      </w:r>
      <w:r>
        <w:t xml:space="preserve"> </w:t>
      </w:r>
      <w:r>
        <w:t xml:space="preserve">replaced by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←</m:t>
          </m:r>
          <m:sSup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​</m:t>
          </m:r>
        </m:oMath>
      </m:oMathPara>
    </w:p>
    <w:bookmarkEnd w:id="235"/>
    <w:p>
      <w:pPr>
        <w:pStyle w:val="FirstParagraph"/>
      </w:pPr>
      <w:r>
        <w:t xml:space="preserve">The expected information is sometimes simpler to compute</w:t>
      </w:r>
      <w:r>
        <w:t xml:space="preserve"> </w:t>
      </w:r>
      <w:r>
        <w:t xml:space="preserve">than the observed information.</w:t>
      </w:r>
    </w:p>
    <w:bookmarkStart w:id="236" w:name="exm-fisher-scoring-poisson"/>
    <w:p>
      <w:pPr>
        <w:pStyle w:val="BodyText"/>
      </w:pPr>
      <w:r>
        <w:rPr>
          <w:b/>
          <w:bCs/>
        </w:rPr>
        <w:t xml:space="preserve">Example 11 (Fisher scoring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and 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 so one Fisher scoring step from any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Fisher scoring reaches the MLE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in one step,</w:t>
      </w:r>
      <w:r>
        <w:t xml:space="preserve"> </w:t>
      </w:r>
      <w:r>
        <w:t xml:space="preserve">while Newton-Raphson needs several 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bookmarkEnd w:id="236"/>
    <w:bookmarkStart w:id="237" w:name="def-empirical-information"/>
    <w:p>
      <w:pPr>
        <w:pStyle w:val="BodyText"/>
      </w:pPr>
      <w:r>
        <w:rPr>
          <w:b/>
          <w:bCs/>
        </w:rPr>
        <w:t xml:space="preserve">Definition 19 (Empirical information matrix)</w:t>
      </w:r>
      <w:r>
        <w:t xml:space="preserve"> </w:t>
      </w:r>
      <w:r>
        <w:t xml:space="preserve">For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information matrix</w:t>
      </w:r>
      <w:r>
        <w:t xml:space="preserve"> </w:t>
      </w:r>
      <w:r>
        <w:t xml:space="preserve">is</w:t>
      </w:r>
      <w:r>
        <w:t xml:space="preserve"> </w:t>
      </w:r>
      <w:r>
        <w:t xml:space="preserve">(McLachlan and Krishnan 2007)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t>e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e>
          </m:nary>
          <m:sSup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sSup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 </w:t>
      </w:r>
      <w:r>
        <w:t xml:space="preserve">is the score of the</w:t>
      </w:r>
      <w:r>
        <w:t xml:space="preserve"> </w:t>
      </w:r>
      <m:oMath>
        <m:r>
          <m:t>i</m:t>
        </m:r>
      </m:oMath>
      <w:r>
        <w:t xml:space="preserve">th observation’s log-likelihood,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ℓ</m:t>
                </m:r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nary>
      </m:oMath>
      <w:r>
        <w:t xml:space="preserve">.</w:t>
      </w:r>
    </w:p>
    <w:bookmarkEnd w:id="237"/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sSub>
          <m:e>
            <m:r>
              <m:t>I</m:t>
            </m:r>
          </m:e>
          <m:sub>
            <m:r>
              <m:t>e</m:t>
            </m:r>
          </m:sub>
        </m:sSub>
        <m:r>
          <m:rPr>
            <m:sty m:val="p"/>
          </m:rPr>
          <m:t>(</m:t>
        </m:r>
        <m:r>
          <m:t>θ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(with divisor</w:t>
      </w:r>
      <w:r>
        <w:t xml:space="preserve"> </w:t>
      </w:r>
      <m:oMath>
        <m:r>
          <m:t>n</m:t>
        </m:r>
      </m:oMath>
      <w:r>
        <w:t xml:space="preserve">)</w:t>
      </w:r>
      <w:r>
        <w:t xml:space="preserve"> </w:t>
      </w:r>
      <w:r>
        <w:t xml:space="preserve">of the observations’ scores,</w:t>
      </w:r>
      <w:r>
        <w:t xml:space="preserve"> </w:t>
      </w:r>
      <w:r>
        <w:t xml:space="preserve">so it estimates the covariance matrix of one observation’s score,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w:anchor="thm-information-equality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The empirical information needs only first derivatives,</w:t>
      </w:r>
      <w:r>
        <w:t xml:space="preserve"> </w:t>
      </w:r>
      <w:r>
        <w:t xml:space="preserve">so it can be easier to compute than the observed information,</w:t>
      </w:r>
      <w:r>
        <w:t xml:space="preserve"> </w:t>
      </w:r>
      <w:r>
        <w:t xml:space="preserve">and it can replace the observed information in the Newton-Raphson update.</w:t>
      </w:r>
    </w:p>
    <w:bookmarkEnd w:id="238"/>
    <w:bookmarkStart w:id="261" w:name="Xc642c28f28acc31b46d669be82f05c014bd4030"/>
    <w:p>
      <w:pPr>
        <w:pStyle w:val="Heading4"/>
      </w:pPr>
      <w:r>
        <w:t xml:space="preserve">2.6.2 Applying Newton-Raphson to the cyclone data</w:t>
      </w:r>
    </w:p>
    <w:bookmarkStart w:id="239" w:name="exm-dobson-cyclones-Newton"/>
    <w:p>
      <w:pPr>
        <w:pStyle w:val="FirstParagraph"/>
      </w:pPr>
      <w:r>
        <w:rPr>
          <w:b/>
          <w:bCs/>
        </w:rPr>
        <w:t xml:space="preserve">Example 12 (Finding the MLE using the Newton-Raphson algorithm)</w:t>
      </w:r>
      <w:r>
        <w:t xml:space="preserve"> </w:t>
      </w:r>
      <w:r>
        <w:t xml:space="preserve">We found the MLE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by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</w:t>
      </w:r>
      <w:r>
        <w:t xml:space="preserve"> </w:t>
      </w:r>
      <w:r>
        <w:t xml:space="preserve">(</w:t>
      </w:r>
      <w:hyperlink w:anchor="exr-solve-score-equation">
        <w:r>
          <w:rPr>
            <w:rStyle w:val="Hyperlink"/>
          </w:rPr>
          <w:t xml:space="preserve">Exercise 34</w:t>
        </w:r>
      </w:hyperlink>
      <w:r>
        <w:t xml:space="preserve">).</w:t>
      </w:r>
      <w:r>
        <w:t xml:space="preserve"> </w:t>
      </w:r>
      <w:r>
        <w:t xml:space="preserve">If we could not have solved it,</w:t>
      </w:r>
      <w:r>
        <w:t xml:space="preserve"> </w:t>
      </w:r>
      <w:r>
        <w:t xml:space="preserve">we could instead start from an initial guess such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apply the</w:t>
      </w:r>
      <w:r>
        <w:t xml:space="preserve"> </w:t>
      </w:r>
      <w:hyperlink w:anchor="sec-newton-raphson">
        <w:r>
          <w:rPr>
            <w:rStyle w:val="Hyperlink"/>
          </w:rPr>
          <w:t xml:space="preserve">Newton-Raphson algorithm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cur_lambda_est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cur_lambda_est</w:t>
      </w:r>
      <w:r>
        <w:br/>
      </w:r>
      <w:r>
        <w:rPr>
          <w:rStyle w:val="CommentTok"/>
        </w:rPr>
        <w:t xml:space="preserve">#&gt; [1] 3</w:t>
      </w:r>
    </w:p>
    <w:bookmarkEnd w:id="239"/>
    <w:p>
      <w:pPr>
        <w:pStyle w:val="FirstParagraph"/>
      </w:pPr>
      <w:r>
        <w:t xml:space="preserve">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 </w:t>
      </w:r>
      <w:r>
        <w:t xml:space="preserve">and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,</w:t>
      </w:r>
      <w:r>
        <w:t xml:space="preserve"> </w:t>
      </w:r>
      <w:r>
        <w:t xml:space="preserve">the score function and Hessian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72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13</m:t>
              </m:r>
            </m:e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72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t xml:space="preserve">So the first-order Taylor approximation of the score function</w:t>
      </w:r>
      <w:r>
        <w:t xml:space="preserve"> </w:t>
      </w:r>
      <w:r>
        <w:t xml:space="preserve">around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13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λ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hyperlink w:anchor="fig-cyclone-newton-step1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compares the score function</w:t>
      </w:r>
      <w:r>
        <w:t xml:space="preserve"> </w:t>
      </w:r>
      <w:r>
        <w:t xml:space="preserve">and the approximate score function at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3" w:name="fig-cyclone-newton-step1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score(), hessian() and loglik() are defined earlier on the page</w:t>
            </w:r>
            <w:r>
              <w:br/>
            </w: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point_size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3-1.png" id="2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Score function of the cyclone data and its first-order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43"/>
        </w:tc>
      </w:tr>
    </w:tbl>
    <w:p>
      <w:pPr>
        <w:pStyle w:val="BodyText"/>
      </w:pPr>
      <w:r>
        <w:t xml:space="preserve">Approximating the score function by a linear function</w:t>
      </w:r>
      <w:r>
        <w:t xml:space="preserve"> </w:t>
      </w:r>
      <w:r>
        <w:t xml:space="preserve">is equivalent to approximating the log-likelihood</w:t>
      </w:r>
      <w:r>
        <w:t xml:space="preserve"> </w:t>
      </w:r>
      <w:r>
        <w:t xml:space="preserve">by a second-order Taylor polynomial</w:t>
      </w:r>
      <w:r>
        <w:t xml:space="preserve"> </w:t>
      </w:r>
      <w:r>
        <w:t xml:space="preserve">(</w:t>
      </w:r>
      <w:hyperlink w:anchor="fig-cyclone-newton-step1-loglik">
        <w:r>
          <w:rPr>
            <w:rStyle w:val="Hyperlink"/>
          </w:rPr>
          <w:t xml:space="preserve">Figure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7" w:name="fig-cyclone-newton-step1-log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(xbar),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(plot_loglik)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4-1.png" id="2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Log-likelihood of the cyclone data and its second-order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47"/>
        </w:tc>
      </w:tr>
    </w:tbl>
    <w:p>
      <w:pPr>
        <w:pStyle w:val="BodyText"/>
      </w:pPr>
      <w:r>
        <w:t xml:space="preserve">Solving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the next estimate: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4.375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new_lambda_est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cur_lambda_est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(cur_lambda_est)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hessian</w:t>
      </w:r>
      <w:r>
        <w:rPr>
          <w:rStyle w:val="NormalTok"/>
        </w:rPr>
        <w:t xml:space="preserve">(cur_lambda_est)</w:t>
      </w:r>
      <w:r>
        <w:br/>
      </w:r>
      <w:r>
        <w:rPr>
          <w:rStyle w:val="NormalTok"/>
        </w:rPr>
        <w:t xml:space="preserve">new_lambda_est</w:t>
      </w:r>
      <w:r>
        <w:br/>
      </w:r>
      <w:r>
        <w:rPr>
          <w:rStyle w:val="CommentTok"/>
        </w:rPr>
        <w:t xml:space="preserve">#&gt; [1] 4.375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1" w:name="fig-cyclone-newton-step1-with-new-e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approx_score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"update"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(plot2)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5-1.png" id="2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The first Newton-Raphson update:</w:t>
            </w:r>
            <w:r>
              <w:t xml:space="preserve"> </w:t>
            </w:r>
            <w:r>
              <w:t xml:space="preserve">the new estimate is where the approximate score function crosses zero</w:t>
            </w:r>
          </w:p>
          <w:bookmarkEnd w:id="251"/>
        </w:tc>
      </w:tr>
    </w:tbl>
    <w:p>
      <w:pPr>
        <w:pStyle w:val="BodyText"/>
      </w:pPr>
      <w:r>
        <w:t xml:space="preserve">We update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←</m:t>
        </m:r>
        <m:r>
          <m:t>4.375</m:t>
        </m:r>
      </m:oMath>
      <w:r>
        <w:t xml:space="preserve"> </w:t>
      </w:r>
      <w:r>
        <w:t xml:space="preserve">and repeat the process</w:t>
      </w:r>
      <w:r>
        <w:t xml:space="preserve"> </w:t>
      </w:r>
      <w:r>
        <w:t xml:space="preserve">(</w:t>
      </w:r>
      <w:hyperlink w:anchor="fig-cyclone-newton-step2">
        <w:r>
          <w:rPr>
            <w:rStyle w:val="Hyperlink"/>
          </w:rPr>
          <w:t xml:space="preserve">Figure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5" w:name="fig-cyclone-newton-step2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new_lambda_est)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6-1.png" id="2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The approximate score function at the updated estimate</w:t>
            </w:r>
          </w:p>
          <w:bookmarkEnd w:id="255"/>
        </w:tc>
      </w:tr>
    </w:tbl>
    <w:p>
      <w:pPr>
        <w:pStyle w:val="BodyText"/>
      </w:pPr>
      <w:r>
        <w:t xml:space="preserve">We repeat this process until the log-likelihood stops changing</w:t>
      </w:r>
      <w:r>
        <w:t xml:space="preserve"> </w:t>
      </w:r>
      <w:r>
        <w:t xml:space="preserve">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6" w:name="tbl-mle-converg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Convergence of the Newton-Raphson algorithm to the MLE for the cyclone 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 </w:t>
            </w:r>
            <w:r>
              <w:rPr>
                <w:rStyle w:val="CommentTok"/>
              </w:rPr>
              <w:t xml:space="preserve"># restart from the initial guess</w:t>
            </w:r>
            <w:r>
              <w:br/>
            </w:r>
            <w:r>
              <w:rPr>
                <w:rStyle w:val="NormalTok"/>
              </w:rPr>
              <w:t xml:space="preserve">tolerance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^-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max_iter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</w:t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(cur_iter </w:t>
            </w:r>
            <w:r>
              <w:rPr>
                <w:rStyle w:val="ControlFlow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NormalTok"/>
              </w:rPr>
              <w:t xml:space="preserve">max_iter) {</w:t>
            </w:r>
            <w:r>
              <w:br/>
            </w:r>
            <w:r>
              <w:rPr>
                <w:rStyle w:val="NormalTok"/>
              </w:rPr>
              <w:t xml:space="preserve">  new_lambda_est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  cur_lambda_est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diff_loglik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nr_info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cur_iter,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diff(loglik)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diff_loglik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new_lambda_est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(diff_loglik) </w:t>
            </w:r>
            <w:r>
              <w:rPr>
                <w:rStyle w:val="SpecialCharTok"/>
              </w:rPr>
              <w:t xml:space="preserve">&lt;</w:t>
            </w:r>
            <w:r>
              <w:rPr>
                <w:rStyle w:val="NormalTok"/>
              </w:rPr>
              <w:t xml:space="preserve"> tolerance) {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break</w:t>
            </w:r>
            <w:r>
              <w:br/>
            </w:r>
            <w:r>
              <w:rPr>
                <w:rStyle w:val="NormalTok"/>
              </w:rPr>
              <w:t xml:space="preserve">  }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320"/>
              <w:gridCol w:w="1320"/>
              <w:gridCol w:w="1320"/>
              <w:gridCol w:w="1320"/>
              <w:gridCol w:w="1320"/>
              <w:gridCol w:w="13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iteration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lambda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log(likelihood)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score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hessian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diff(loglik)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-40.0610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-8.00000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4.37500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-30.7708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3.45714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-3.76163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9.29018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5.29405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-28.9897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0.60016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-2.56895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1.78110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5.52768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0.02537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-2.35639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0.07210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0.00014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</w:tr>
          </w:tbl>
          <w:bookmarkEnd w:id="256"/>
          <w:p/>
        </w:tc>
      </w:tr>
    </w:tbl>
    <w:p>
      <w:pPr>
        <w:pStyle w:val="BodyText"/>
      </w:pPr>
      <w:r>
        <w:t xml:space="preserve">The final estimate matches the closed-form MLE,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5.53846</m:t>
        </m:r>
      </m:oMath>
      <w:r>
        <w:t xml:space="preserve"> </w:t>
      </w:r>
      <w:r>
        <w:t xml:space="preserve">(</w:t>
      </w:r>
      <w:hyperlink w:anchor="exr-find-mle">
        <w:r>
          <w:rPr>
            <w:rStyle w:val="Hyperlink"/>
          </w:rPr>
          <w:t xml:space="preserve">Exercise 36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0" w:name="fig-NR-converg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nr_info,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lambda,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(lambda),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(iteration)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"iteration"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8-1.png" id="2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13: Newton-Raphson steps toward the MLE of the Poisson model (</w:t>
            </w:r>
            <w:hyperlink w:anchor="eq-iid-model">
              <w:r>
                <w:rPr>
                  <w:rStyle w:val="Hyperlink"/>
                </w:rPr>
                <w:t xml:space="preserve">Equation 15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for the cyclone data</w:t>
            </w:r>
          </w:p>
          <w:bookmarkEnd w:id="260"/>
        </w:tc>
      </w:tr>
    </w:tbl>
    <w:bookmarkEnd w:id="261"/>
    <w:bookmarkEnd w:id="262"/>
    <w:bookmarkEnd w:id="263"/>
    <w:bookmarkStart w:id="274" w:name="sec-gaussian-mle"/>
    <w:p>
      <w:pPr>
        <w:pStyle w:val="Heading2"/>
      </w:pPr>
      <w:r>
        <w:t xml:space="preserve">3 Maximum likelihood for univariate Gaussian models</w:t>
      </w:r>
    </w:p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observed values.</w:t>
      </w:r>
      <w:r>
        <w:t xml:space="preserve"> </w:t>
      </w:r>
      <w:r>
        <w:t xml:space="preserve">The parameter vector is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treat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rather than</w:t>
      </w:r>
      <w:r>
        <w:t xml:space="preserve"> </w:t>
      </w:r>
      <m:oMath>
        <m:r>
          <m:t>σ</m:t>
        </m:r>
      </m:oMath>
      <w:r>
        <w:t xml:space="preserve">, as the second parameter,</w:t>
      </w:r>
      <w:r>
        <w:t xml:space="preserve"> </w:t>
      </w:r>
      <w:r>
        <w:t xml:space="preserve">and differentiate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directly.</w:t>
      </w:r>
    </w:p>
    <w:p>
      <w:pPr>
        <w:pStyle w:val="BodyText"/>
      </w:pPr>
      <w:r>
        <w:t xml:space="preserve">By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, the likelihood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2</m:t>
          </m:r>
          <m:r>
            <m:t>π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loglik-iid">
        <w:r>
          <w:rPr>
            <w:rStyle w:val="Hyperlink"/>
          </w:rPr>
          <w:t xml:space="preserve">Theorem 5</w:t>
        </w:r>
      </w:hyperlink>
      <w:r>
        <w:t xml:space="preserve">, the log-likelihood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each Gaussian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64" w:name="the-score-function-2"/>
    <w:p>
      <w:pPr>
        <w:pStyle w:val="Heading3"/>
      </w:pPr>
      <w:r>
        <w:t xml:space="preserve">3.1 The score function</w:t>
      </w:r>
    </w:p>
    <w:p>
      <w:pPr>
        <w:pStyle w:val="FirstParagraph"/>
      </w:pPr>
      <w:r>
        <w:t xml:space="preserve">The score function is the vector of the two partial derivatives: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μ</m:t>
                        </m:r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p>
                          <m:e>
                            <m:r>
                              <m:t>σ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the first entry,</w:t>
      </w:r>
      <w:r>
        <w:t xml:space="preserve"> </w:t>
      </w:r>
      <w:r>
        <w:t xml:space="preserve">only the last term of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depends on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entry,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</w:t>
      </w:r>
      <w:r>
        <w:t xml:space="preserve"> </w:t>
      </w:r>
      <m:oMath>
        <m:r>
          <m:t>v</m:t>
        </m:r>
      </m:oMath>
      <w:r>
        <w:t xml:space="preserve">, so that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v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bookmarkEnd w:id="264"/>
    <w:bookmarkStart w:id="265" w:name="mle-of-mu"/>
    <w:p>
      <w:pPr>
        <w:pStyle w:val="Heading3"/>
      </w:pPr>
      <w:r>
        <w:t xml:space="preserve">3.2 MLE of</w:t>
      </w:r>
      <w:r>
        <w:t xml:space="preserve"> </w:t>
      </w:r>
      <m:oMath>
        <m:r>
          <m:t>μ</m:t>
        </m:r>
      </m:oMath>
    </w:p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solution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 fixed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maximized 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265"/>
    <w:bookmarkStart w:id="271" w:name="sec-gaussian-mle-sigma"/>
    <w:p>
      <w:pPr>
        <w:pStyle w:val="Heading3"/>
      </w:pPr>
      <w:r>
        <w:t xml:space="preserve">3.3 MLE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</w:p>
    <w:bookmarkStart w:id="266" w:name="def-profile-loglik"/>
    <w:p>
      <w:pPr>
        <w:pStyle w:val="FirstParagraph"/>
      </w:pPr>
      <w:r>
        <w:rPr>
          <w:b/>
          <w:bCs/>
        </w:rPr>
        <w:t xml:space="preserve">Definition 20 (Profile log-likelihood)</w:t>
      </w:r>
      <w:r>
        <w:t xml:space="preserve"> </w:t>
      </w:r>
      <w:r>
        <w:t xml:space="preserve">Split a parameter vector into</w:t>
      </w:r>
      <w:r>
        <w:t xml:space="preserve"> </w:t>
      </w:r>
      <m:oMath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each fixed value 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(</m:t>
        </m:r>
        <m:r>
          <m:t>ψ</m:t>
        </m:r>
        <m:r>
          <m:rPr>
            <m:sty m:val="p"/>
          </m:rPr>
          <m:t>)</m:t>
        </m:r>
      </m:oMath>
      <w:r>
        <w:t xml:space="preserve"> </w:t>
      </w:r>
      <w:r>
        <w:t xml:space="preserve">maximize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 log-likelihood</w:t>
      </w:r>
      <w:r>
        <w:t xml:space="preserve"> </w:t>
      </w:r>
      <w:r>
        <w:t xml:space="preserve">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(</m:t>
          </m:r>
          <m:r>
            <m:t>ψ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ψ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66"/>
    <w:bookmarkStart w:id="267" w:name="exm-profile-loglik"/>
    <w:p>
      <w:pPr>
        <w:pStyle w:val="FirstParagraph"/>
      </w:pPr>
      <w:r>
        <w:rPr>
          <w:b/>
          <w:bCs/>
        </w:rPr>
        <w:t xml:space="preserve">Example 13 (Profile log-likelihood of a Gaussian variance)</w:t>
      </w:r>
      <w:r>
        <w:t xml:space="preserve"> </w:t>
      </w:r>
      <w:r>
        <w:t xml:space="preserve">In the Gaussian model,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 every value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sec-gaussian-mle">
        <w:r>
          <w:rPr>
            <w:rStyle w:val="Hyperlink"/>
          </w:rPr>
          <w:t xml:space="preserve">Section 3</w:t>
        </w:r>
      </w:hyperlink>
      <w:r>
        <w:t xml:space="preserve">),</w:t>
      </w:r>
      <w:r>
        <w:t xml:space="preserve"> </w:t>
      </w:r>
      <w:r>
        <w:t xml:space="preserve">so the profile log-likelihood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profile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67"/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maximizer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maximizes the</w:t>
      </w:r>
      <w:r>
        <w:t xml:space="preserve"> </w:t>
      </w:r>
      <w:hyperlink w:anchor="def-profile-loglik">
        <w:r>
          <w:rPr>
            <w:rStyle w:val="Hyperlink"/>
          </w:rPr>
          <w:t xml:space="preserve">profile log-likelihood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ofile-loglik">
        <w:r>
          <w:rPr>
            <w:rStyle w:val="Hyperlink"/>
          </w:rPr>
          <w:t xml:space="preserve">Example 13</w:t>
        </w:r>
      </w:hyperlink>
      <w:r>
        <w:t xml:space="preserve">, and gives: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The profile log-likelihood,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t>π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</m:num>
          <m:den>
            <m:r>
              <m:t>2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increases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decreases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because its derivative,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the sign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is the global maximizer,</w:t>
      </w:r>
      <w:r>
        <w:t xml:space="preserve"> </w:t>
      </w:r>
      <w:r>
        <w:t xml:space="preserve">provided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not all equal.</w:t>
      </w:r>
    </w:p>
    <w:bookmarkStart w:id="268" w:name="rem-gaussian-variance-precision"/>
    <w:p>
      <w:pPr>
        <w:pStyle w:val="BodyText"/>
      </w:pPr>
      <w:r>
        <w:rPr>
          <w:i/>
          <w:iCs/>
        </w:rPr>
        <w:t xml:space="preserve">Remark 11</w:t>
      </w:r>
      <w:r>
        <w:t xml:space="preserve"> (Differentiating with respect to the variance or the precision). </w:t>
      </w:r>
      <w:r>
        <w:t xml:space="preserve">Differentiating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variable,</w:t>
      </w:r>
      <w:r>
        <w:t xml:space="preserve"> </w:t>
      </w:r>
      <w:r>
        <w:t xml:space="preserve">rather than with respect to</w:t>
      </w:r>
      <w:r>
        <w:t xml:space="preserve"> </w:t>
      </w:r>
      <m:oMath>
        <m:r>
          <m:t>σ</m:t>
        </m:r>
      </m:oMath>
      <w:r>
        <w:t xml:space="preserve">, keeps the algebra short.</w:t>
      </w:r>
      <w:r>
        <w:t xml:space="preserve"> </w:t>
      </w:r>
      <w:r>
        <w:t xml:space="preserve">Replacing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the precision</w:t>
      </w:r>
      <w:r>
        <w:t xml:space="preserve"> </w:t>
      </w: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differentiating with respect to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can be shorter still,</w:t>
      </w:r>
      <w:r>
        <w:t xml:space="preserve"> </w:t>
      </w:r>
      <w:r>
        <w:t xml:space="preserve">because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enters the log-likelihood as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τ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τ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 the invariance of maximum likelihood estimates,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τ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268"/>
    <w:bookmarkStart w:id="270" w:name="rem-gaussian-mle-sigma-bias"/>
    <w:p>
      <w:pPr>
        <w:pStyle w:val="BodyText"/>
      </w:pPr>
      <w:r>
        <w:rPr>
          <w:i/>
          <w:iCs/>
        </w:rPr>
        <w:t xml:space="preserve">Remark 12</w:t>
      </w:r>
      <w:r>
        <w:t xml:space="preserve"> (The Gaussian variance MLE is biased). </w:t>
      </w:r>
      <w:r>
        <w:t xml:space="preserve">This MLE divides by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so it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269">
        <w:r>
          <w:rPr>
            <w:rStyle w:val="Hyperlink"/>
          </w:rPr>
          <w:t xml:space="preserve">bias of the divide-by-</w:t>
        </w:r>
        <m:oMath>
          <m:r>
            <m:t>n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estimator</w:t>
        </w:r>
      </w:hyperlink>
      <w:r>
        <w:t xml:space="preserve">).</w:t>
      </w:r>
    </w:p>
    <w:bookmarkEnd w:id="270"/>
    <w:bookmarkEnd w:id="271"/>
    <w:bookmarkStart w:id="272" w:name="second-derivatives"/>
    <w:p>
      <w:pPr>
        <w:pStyle w:val="Heading3"/>
      </w:pPr>
      <w:r>
        <w:t xml:space="preserve">3.4 Second derivatives</w:t>
      </w:r>
    </w:p>
    <w:p>
      <w:pPr>
        <w:pStyle w:val="FirstParagraph"/>
      </w:pPr>
      <w:r>
        <w:t xml:space="preserve">The remaining second derivatives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(chain-rule result from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</m:eqArr>
        </m:oMath>
      </m:oMathPara>
    </w:p>
    <w:p>
      <w:pPr>
        <w:pStyle w:val="FirstParagraph"/>
      </w:pPr>
      <w:r>
        <w:t xml:space="preserve">At the MLE,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n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(writing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μ</m:t>
                          </m:r>
                          <m:r>
                            <m:t> </m:t>
                          </m:r>
                          <m:r>
                            <m:rPr>
                              <m:sty m:val="p"/>
                            </m:rPr>
                            <m:t>∂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bookmarkEnd w:id="272"/>
    <w:bookmarkStart w:id="273" w:name="sec-covariance-matrix"/>
    <w:p>
      <w:pPr>
        <w:pStyle w:val="Heading3"/>
      </w:pPr>
      <w:r>
        <w:t xml:space="preserve">3.5 Information matrix and standard errors</w:t>
      </w:r>
    </w:p>
    <w:p>
      <w:pPr>
        <w:pStyle w:val="FirstParagraph"/>
      </w:pPr>
      <w:r>
        <w:t xml:space="preserve">Collecting the second derivatives at the MLE,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,</m:t>
          </m:r>
          <m:s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Its diagonal entries are positive and its off-diagonal entries are zero,</w:t>
      </w:r>
      <w:r>
        <w:t xml:space="preserve"> </w:t>
      </w:r>
      <w:r>
        <w:t xml:space="preserve">so it is positive definite,</w:t>
      </w:r>
      <w:r>
        <w:t xml:space="preserve"> </w:t>
      </w:r>
      <w:r>
        <w:t xml:space="preserve">consistent with the MLE being a maximum.</w:t>
      </w:r>
      <w:r>
        <w:t xml:space="preserve"> </w:t>
      </w:r>
      <w:r>
        <w:t xml:space="preserve">The inverse of a diagonal matrix inverts each diagonal entry, so: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the estimated standard errors are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ad>
          <m:radPr>
            <m:degHide m:val="on"/>
          </m:radPr>
          <m:deg/>
          <m:e>
            <m:r>
              <m:t>2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and the two estimates are approximately uncorrelated in large samples.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(Casella and Berger 2002, Example 7.2.12)</w:t>
      </w:r>
      <w:r>
        <w:t xml:space="preserve">.</w:t>
      </w:r>
    </w:p>
    <w:bookmarkEnd w:id="273"/>
    <w:bookmarkEnd w:id="274"/>
    <w:bookmarkStart w:id="320" w:name="sec-hers-mle-example"/>
    <w:p>
      <w:pPr>
        <w:pStyle w:val="Heading2"/>
      </w:pPr>
      <w:r>
        <w:t xml:space="preserve">4 Example: hormone therapy study</w:t>
      </w:r>
    </w:p>
    <w:p>
      <w:pPr>
        <w:pStyle w:val="FirstParagraph"/>
      </w:pPr>
      <w:r>
        <w:t xml:space="preserve">This example fits a Gaussian model to real data by maximum likelihood,</w:t>
      </w:r>
      <w:r>
        <w:t xml:space="preserve"> </w:t>
      </w:r>
      <w:r>
        <w:t xml:space="preserve">and then uses simulation to examine</w:t>
      </w:r>
      <w:r>
        <w:t xml:space="preserve"> </w:t>
      </w:r>
      <w:r>
        <w:t xml:space="preserve">the properties of maximum likelihood estimation for that model.</w:t>
      </w:r>
    </w:p>
    <w:bookmarkStart w:id="280" w:name="data"/>
    <w:p>
      <w:pPr>
        <w:pStyle w:val="Heading3"/>
      </w:pPr>
      <w:r>
        <w:t xml:space="preserve">4.1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(Hulley et al. 1998)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We model the distribution of fasting glucose</w:t>
      </w:r>
      <w:r>
        <w:t xml:space="preserve"> </w:t>
      </w:r>
      <w:r>
        <w:t xml:space="preserve">among HERS participants who do not have diabetes and do not exercise.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</w:t>
      </w:r>
      <w:r>
        <w:t xml:space="preserve"> </w:t>
      </w:r>
      <w:r>
        <w:t xml:space="preserve">(</w:t>
      </w:r>
      <w:hyperlink w:anchor="tbl-HERS">
        <w:r>
          <w:rPr>
            <w:rStyle w:val="Hyperlink"/>
          </w:rPr>
          <w:t xml:space="preserve">Table 6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5" w:name="tbl-HE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6: The first rows of the HERS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rmb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haven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zap_labels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head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CommentTok"/>
              </w:rPr>
              <w:t xml:space="preserve">#&gt; # A tibble: 6 × 37</w:t>
            </w:r>
            <w:r>
              <w:br/>
            </w:r>
            <w:r>
              <w:rPr>
                <w:rStyle w:val="CommentTok"/>
              </w:rPr>
              <w:t xml:space="preserve">#&gt;      HT   age raceth nonwhite smoking drinkany exercise physact globrat poorfair</w:t>
            </w:r>
            <w:r>
              <w:br/>
            </w:r>
            <w:r>
              <w:rPr>
                <w:rStyle w:val="CommentTok"/>
              </w:rPr>
              <w:t xml:space="preserve">#&gt;   &lt;dbl&gt; &lt;dbl&gt;  &lt;dbl&gt;    &lt;dbl&gt;   &lt;dbl&gt;    &lt;dbl&gt;    &lt;dbl&gt;   &lt;dbl&gt;   &lt;dbl&gt;    &lt;dbl&gt;</w:t>
            </w:r>
            <w:r>
              <w:br/>
            </w:r>
            <w:r>
              <w:rPr>
                <w:rStyle w:val="CommentTok"/>
              </w:rPr>
              <w:t xml:space="preserve">#&gt; 1     0    70      2        1       0        0        0       5       3        0</w:t>
            </w:r>
            <w:r>
              <w:br/>
            </w:r>
            <w:r>
              <w:rPr>
                <w:rStyle w:val="CommentTok"/>
              </w:rPr>
              <w:t xml:space="preserve">#&gt; 2     0    62      2        1       0        0        0       1       3        0</w:t>
            </w:r>
            <w:r>
              <w:br/>
            </w:r>
            <w:r>
              <w:rPr>
                <w:rStyle w:val="CommentTok"/>
              </w:rPr>
              <w:t xml:space="preserve">#&gt; 3     1    69      1        0       0        0        0       3       3        0</w:t>
            </w:r>
            <w:r>
              <w:br/>
            </w:r>
            <w:r>
              <w:rPr>
                <w:rStyle w:val="CommentTok"/>
              </w:rPr>
              <w:t xml:space="preserve">#&gt; 4     0    64      1        0       1        1        0       1       3        0</w:t>
            </w:r>
            <w:r>
              <w:br/>
            </w:r>
            <w:r>
              <w:rPr>
                <w:rStyle w:val="CommentTok"/>
              </w:rPr>
              <w:t xml:space="preserve">#&gt; 5     0    65      1        0       0        0        0       2       3        0</w:t>
            </w:r>
            <w:r>
              <w:br/>
            </w:r>
            <w:r>
              <w:rPr>
                <w:rStyle w:val="CommentTok"/>
              </w:rPr>
              <w:t xml:space="preserve">#&gt; 6     1    68      2        1       0        1        0       3       3        0</w:t>
            </w:r>
            <w:r>
              <w:br/>
            </w:r>
            <w:r>
              <w:rPr>
                <w:rStyle w:val="CommentTok"/>
              </w:rPr>
              <w:t xml:space="preserve">#&gt; # ℹ 27 more variables: medcond &lt;dbl&gt;, htnmeds &lt;dbl&gt;, statins &lt;dbl&gt;,</w:t>
            </w:r>
            <w:r>
              <w:br/>
            </w:r>
            <w:r>
              <w:rPr>
                <w:rStyle w:val="CommentTok"/>
              </w:rPr>
              <w:t xml:space="preserve">#&gt; #   diabetes &lt;dbl&gt;, dmpills &lt;dbl&gt;, insulin &lt;dbl&gt;, weight &lt;dbl&gt;, BMI &lt;dbl&gt;,</w:t>
            </w:r>
            <w:r>
              <w:br/>
            </w:r>
            <w:r>
              <w:rPr>
                <w:rStyle w:val="CommentTok"/>
              </w:rPr>
              <w:t xml:space="preserve">#&gt; #   waist &lt;dbl&gt;, WHR &lt;dbl&gt;, glucose &lt;dbl&gt;, weight1 &lt;dbl&gt;, BMI1 &lt;dbl&gt;,</w:t>
            </w:r>
            <w:r>
              <w:br/>
            </w:r>
            <w:r>
              <w:rPr>
                <w:rStyle w:val="CommentTok"/>
              </w:rPr>
              <w:t xml:space="preserve">#&gt; #   waist1 &lt;dbl&gt;, WHR1 &lt;dbl&gt;, glucose1 &lt;dbl&gt;, tchol &lt;dbl&gt;, LDL &lt;dbl&gt;,</w:t>
            </w:r>
            <w:r>
              <w:br/>
            </w:r>
            <w:r>
              <w:rPr>
                <w:rStyle w:val="CommentTok"/>
              </w:rPr>
              <w:t xml:space="preserve">#&gt; #   HDL &lt;dbl&gt;, TG &lt;dbl&gt;, tchol1 &lt;dbl&gt;, LDL1 &lt;dbl&gt;, HDL1 &lt;dbl&gt;, TG1 &lt;dbl&gt;,</w:t>
            </w:r>
            <w:r>
              <w:br/>
            </w:r>
            <w:r>
              <w:rPr>
                <w:rStyle w:val="CommentTok"/>
              </w:rPr>
              <w:t xml:space="preserve">#&gt; #   SBP &lt;dbl&gt;, DBP &lt;dbl&gt;, age10 &lt;dbl&gt;</w:t>
            </w:r>
          </w:p>
          <w:bookmarkEnd w:id="275"/>
        </w:tc>
      </w:tr>
    </w:tbl>
    <w:p>
      <w:pPr>
        <w:pStyle w:val="FirstParagraph"/>
      </w:pPr>
      <w:r>
        <w:t xml:space="preserve">To keep the likelihood graphs readable,</w:t>
      </w:r>
      <w:r>
        <w:t xml:space="preserve"> </w:t>
      </w:r>
      <w:r>
        <w:t xml:space="preserve">we use only the first 100 eligible participants</w:t>
      </w:r>
      <w:r>
        <w:t xml:space="preserve"> </w:t>
      </w:r>
      <w:r>
        <w:t xml:space="preserve">(</w:t>
      </w:r>
      <w:hyperlink w:anchor="fig-hers-glucose-hist">
        <w:r>
          <w:rPr>
            <w:rStyle w:val="Hyperlink"/>
          </w:rPr>
          <w:t xml:space="preserve">Figure 14</w:t>
        </w:r>
      </w:hyperlink>
      <w:r>
        <w:t xml:space="preserve">);</w:t>
      </w:r>
      <w:r>
        <w:t xml:space="preserve"> </w:t>
      </w:r>
      <w:r>
        <w:t xml:space="preserve">with the whole subset, the likelihood would be too concentrated</w:t>
      </w:r>
      <w:r>
        <w:t xml:space="preserve"> </w:t>
      </w:r>
      <w:r>
        <w:t xml:space="preserve">to graph clearly.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br/>
      </w:r>
      <w:r>
        <w:rPr>
          <w:rStyle w:val="NormalTok"/>
        </w:rPr>
        <w:t xml:space="preserve">data1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(n_obs)</w:t>
      </w:r>
      <w:r>
        <w:br/>
      </w:r>
      <w:r>
        <w:br/>
      </w:r>
      <w:r>
        <w:rPr>
          <w:rStyle w:val="NormalTok"/>
        </w:rPr>
        <w:t xml:space="preserve">glucose_data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(glucose_data)</w:t>
      </w:r>
      <w:r>
        <w:br/>
      </w:r>
      <w:r>
        <w:rPr>
          <w:rStyle w:val="CommentTok"/>
        </w:rPr>
        <w:t xml:space="preserve">#&gt;    Min. 1st Qu.  Median    Mean 3rd Qu.    Max. </w:t>
      </w:r>
      <w:r>
        <w:br/>
      </w:r>
      <w:r>
        <w:rPr>
          <w:rStyle w:val="CommentTok"/>
        </w:rPr>
        <w:t xml:space="preserve">#&gt;    80.0    91.5    98.0    98.7   105.0   125.0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9" w:name="fig-hers-glucose-hi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data1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(density)),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7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2-1.png" id="2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14: Fasting glucose among 100 HERS participants without diabetes who do not exercise</w:t>
            </w:r>
          </w:p>
          <w:bookmarkEnd w:id="279"/>
        </w:tc>
      </w:tr>
    </w:tbl>
    <w:p>
      <w:pPr>
        <w:pStyle w:val="BodyText"/>
      </w:pPr>
      <w:r>
        <w:t xml:space="preserve">The histogram is irregular, as histograms of 100 observations often are,</w:t>
      </w:r>
      <w:r>
        <w:t xml:space="preserve"> </w:t>
      </w:r>
      <w:r>
        <w:t xml:space="preserve">with a somewhat longer right tail than left tail.</w:t>
      </w:r>
      <w:r>
        <w:t xml:space="preserve"> </w:t>
      </w:r>
      <w:r>
        <w:t xml:space="preserve">A Gaussian model is a rough but usable starting point.</w:t>
      </w:r>
    </w:p>
    <w:bookmarkEnd w:id="280"/>
    <w:bookmarkStart w:id="285" w:name="maximum-likelihood-estimates"/>
    <w:p>
      <w:pPr>
        <w:pStyle w:val="Heading3"/>
      </w:pPr>
      <w:r>
        <w:t xml:space="preserve">4.2 Maximum likelihood estimates</w:t>
      </w:r>
    </w:p>
    <w:p>
      <w:pPr>
        <w:pStyle w:val="FirstParagraph"/>
      </w:pPr>
      <w:r>
        <w:t xml:space="preserve">By the</w:t>
      </w:r>
      <w:r>
        <w:t xml:space="preserve"> </w:t>
      </w:r>
      <w:hyperlink w:anchor="sec-gaussian-mle">
        <w:r>
          <w:rPr>
            <w:rStyle w:val="Hyperlink"/>
          </w:rPr>
          <w:t xml:space="preserve">Gaussian MLEs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mu_hat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(glucose_data)</w:t>
      </w:r>
      <w:r>
        <w:br/>
      </w:r>
      <w:r>
        <w:rPr>
          <w:rStyle w:val="NormalTok"/>
        </w:rPr>
        <w:t xml:space="preserve">sigma_sq_hat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((glucose_data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mu_hat)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sigma_hat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(sigma_sq_hat)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sigma_sq_hat =</w:t>
      </w:r>
      <w:r>
        <w:rPr>
          <w:rStyle w:val="NormalTok"/>
        </w:rPr>
        <w:t xml:space="preserve"> sigma_sq_hat)</w:t>
      </w:r>
      <w:r>
        <w:br/>
      </w:r>
      <w:r>
        <w:rPr>
          <w:rStyle w:val="CommentTok"/>
        </w:rPr>
        <w:t xml:space="preserve">#&gt;       mu_hat sigma_sq_hat </w:t>
      </w:r>
      <w:r>
        <w:br/>
      </w:r>
      <w:r>
        <w:rPr>
          <w:rStyle w:val="CommentTok"/>
        </w:rPr>
        <w:t xml:space="preserve">#&gt;       98.660      104.744</w:t>
      </w:r>
    </w:p>
    <w:p>
      <w:pPr>
        <w:pStyle w:val="FirstParagraph"/>
      </w:pPr>
      <w:hyperlink w:anchor="fig-hers-fitted">
        <w:r>
          <w:rPr>
            <w:rStyle w:val="Hyperlink"/>
          </w:rPr>
          <w:t xml:space="preserve">Figure 15</w:t>
        </w:r>
      </w:hyperlink>
      <w:r>
        <w:t xml:space="preserve"> </w:t>
      </w:r>
      <w:r>
        <w:t xml:space="preserve">superimposes the fitted Gaussian density on the histogram.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4" w:name="fig-hers-fit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(x) 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(x,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mu_hat,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8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4-1.png" id="2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15: Fasting glucose, with the fitted Gaussian density in red</w:t>
            </w:r>
          </w:p>
          <w:bookmarkEnd w:id="284"/>
        </w:tc>
      </w:tr>
    </w:tbl>
    <w:p>
      <w:pPr>
        <w:pStyle w:val="BodyText"/>
      </w:pPr>
      <w:r>
        <w:t xml:space="preserve">The fitted curve follows the overall shape of the histogram,</w:t>
      </w:r>
      <w:r>
        <w:t xml:space="preserve"> </w:t>
      </w:r>
      <w:r>
        <w:t xml:space="preserve">but it underestimates the frequency of values between 110 and 122 mg/dL,</w:t>
      </w:r>
      <w:r>
        <w:t xml:space="preserve"> </w:t>
      </w:r>
      <w:r>
        <w:t xml:space="preserve">consistent with the histogram’s longer right tail.</w:t>
      </w:r>
    </w:p>
    <w:bookmarkEnd w:id="285"/>
    <w:bookmarkStart w:id="304" w:name="likelihood-and-log-likelihood-functions"/>
    <w:p>
      <w:pPr>
        <w:pStyle w:val="Heading3"/>
      </w:pPr>
      <w:r>
        <w:t xml:space="preserve">4.3 Likelihood and log-likelihood functions</w:t>
      </w:r>
    </w:p>
    <w:p>
      <w:pPr>
        <w:pStyle w:val="FirstParagraph"/>
      </w:pPr>
      <w:r>
        <w:t xml:space="preserve">It is numerically better to compute the log-likelihood first</w:t>
      </w:r>
      <w:r>
        <w:t xml:space="preserve"> </w:t>
      </w:r>
      <w:r>
        <w:t xml:space="preserve">and exponentiate it to get the likelihood,</w:t>
      </w:r>
      <w:r>
        <w:t xml:space="preserve"> </w:t>
      </w:r>
      <w:r>
        <w:t xml:space="preserve">because a product of 100 densities can underflow to zero:</w:t>
      </w:r>
    </w:p>
    <w:p>
      <w:pPr>
        <w:pStyle w:val="SourceCode"/>
      </w:pPr>
      <w:r>
        <w:rPr>
          <w:rStyle w:val="NormalTok"/>
        </w:rPr>
        <w:t xml:space="preserve">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(mu, sigma, x)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normalizing_constant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written with sum(x), sum(x^2) so that `mu` can be a vector of values:</w:t>
      </w:r>
      <w:r>
        <w:br/>
      </w:r>
      <w:r>
        <w:rPr>
          <w:rStyle w:val="NormalTok"/>
        </w:rPr>
        <w:t xml:space="preserve">  kernel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normalizing_constant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kernel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(...)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(...))</w:t>
      </w:r>
      <w:r>
        <w:br/>
      </w:r>
      <w:r>
        <w:br/>
      </w:r>
      <w:r>
        <w:rPr>
          <w:rStyle w:val="CommentTok"/>
        </w:rPr>
        <w:t xml:space="preserve"># log-likelihood at the MLEs:</w:t>
      </w:r>
      <w:r>
        <w:br/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glucose_data)</w:t>
      </w:r>
      <w:r>
        <w:br/>
      </w:r>
      <w:r>
        <w:rPr>
          <w:rStyle w:val="CommentTok"/>
        </w:rPr>
        <w:t xml:space="preserve">#&gt; [1] -374.47</w:t>
      </w:r>
    </w:p>
    <w:p>
      <w:pPr>
        <w:pStyle w:val="FirstParagraph"/>
      </w:pPr>
      <w:hyperlink w:anchor="fig-hers-lik-mu">
        <w:r>
          <w:rPr>
            <w:rStyle w:val="Hyperlink"/>
          </w:rPr>
          <w:t xml:space="preserve">Figure 16</w:t>
        </w:r>
      </w:hyperlink>
      <w:r>
        <w:t xml:space="preserve"> </w:t>
      </w:r>
      <w:r>
        <w:t xml:space="preserve">graphs the likelihood and log-likelihood</w:t>
      </w:r>
      <w:r>
        <w:t xml:space="preserve"> </w:t>
      </w:r>
      <w:r>
        <w:t xml:space="preserve">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294" w:name="fig-hers-lik-mu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89" w:name="fig-likelihood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8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6-1.png" id="28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8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89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3" w:name="fig-loglik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7-1.png" id="29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293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16: Likelihood and log-likelihood of the HERS glucose data 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294"/>
    <w:p>
      <w:pPr>
        <w:pStyle w:val="BodyText"/>
      </w:pPr>
      <w:hyperlink w:anchor="fig-hers-lik-sigma">
        <w:r>
          <w:rPr>
            <w:rStyle w:val="Hyperlink"/>
          </w:rPr>
          <w:t xml:space="preserve">Figure 17</w:t>
        </w:r>
      </w:hyperlink>
      <w:r>
        <w:t xml:space="preserve"> </w:t>
      </w:r>
      <w:r>
        <w:t xml:space="preserve">graphs them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303" w:name="fig-hers-lik-sigma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8" w:name="fig-hers-lik-sigma-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8-1.png" id="29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98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02" w:name="fig-hers-lik-sigma-l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0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9-1.png" id="30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302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17: Likelihood and log-likelihood of the HERS glucose data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303"/>
    <w:bookmarkEnd w:id="304"/>
    <w:bookmarkStart w:id="306" w:name="log-likelihood-surface"/>
    <w:p>
      <w:pPr>
        <w:pStyle w:val="Heading3"/>
      </w:pPr>
      <w:r>
        <w:t xml:space="preserve">4.4 Log-likelihood surface</w:t>
      </w:r>
    </w:p>
    <w:p>
      <w:pPr>
        <w:pStyle w:val="FirstParagraph"/>
      </w:pPr>
      <w:hyperlink w:anchor="fig-3d-llik">
        <w:r>
          <w:rPr>
            <w:rStyle w:val="Hyperlink"/>
          </w:rPr>
          <w:t xml:space="preserve">Figure 18</w:t>
        </w:r>
      </w:hyperlink>
      <w:r>
        <w:t xml:space="preserve"> </w:t>
      </w:r>
      <w:r>
        <w:t xml:space="preserve">graphs the log-likelihood over both parameters at once.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5" w:name="fig-3d-llik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25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94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sigma_grid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lliks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outer</w:t>
            </w:r>
            <w:r>
              <w:rPr>
                <w:rStyle w:val="NormalTok"/>
              </w:rPr>
              <w:t xml:space="preserve">(mu_grid, sigma_grid, loglik,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glucose_data)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plot_ly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"surface"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mu_grid,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sigma_grid,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plot_ly() expects rows of z to correspond to y values,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so the matrix is transposed;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see https://stackoverflow.com/questions/69472185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</w:t>
            </w:r>
            <w:r>
              <w:rPr>
                <w:rStyle w:val="NormalTok"/>
              </w:rPr>
              <w:t xml:space="preserve">(lliks)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layout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scene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"mu"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"sigma"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zaxis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rPr>
                <w:i/>
                <w:iCs/>
              </w:rPr>
              <w:t xml:space="preserve">(This graph is interactive; see the HTML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18: Log-likelihood of the HERS glucose data as a function of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 </w:t>
            </w:r>
            <w:r>
              <w:t xml:space="preserve">(interactive: drag to rotate)</w:t>
            </w:r>
          </w:p>
          <w:bookmarkEnd w:id="305"/>
        </w:tc>
      </w:tr>
    </w:tbl>
    <w:bookmarkEnd w:id="306"/>
    <w:bookmarkStart w:id="311" w:name="standard-errors-by-sample-size"/>
    <w:p>
      <w:pPr>
        <w:pStyle w:val="Heading3"/>
      </w:pPr>
      <w:r>
        <w:t xml:space="preserve">4.5 Standard errors by sample size</w:t>
      </w:r>
    </w:p>
    <w:p>
      <w:pPr>
        <w:pStyle w:val="FirstParagraph"/>
      </w:pPr>
      <w:r>
        <w:t xml:space="preserve">By</w:t>
      </w:r>
      <w:r>
        <w:t xml:space="preserve"> </w:t>
      </w:r>
      <w:hyperlink w:anchor="sec-covariance-matrix">
        <w:r>
          <w:rPr>
            <w:rStyle w:val="Hyperlink"/>
          </w:rPr>
          <w:t xml:space="preserve">Section 3.5</w:t>
        </w:r>
      </w:hyperlink>
      <w:r>
        <w:t xml:space="preserve">,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μ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σ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sSub>
                    <m:e>
                      <m:r>
                        <m:t>​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(estimated standard error from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σ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diagonal entry of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</m:eqArr>
        </m:oMath>
      </m:oMathPara>
    </w:p>
    <w:p>
      <w:pPr>
        <w:pStyle w:val="FirstParagraph"/>
      </w:pPr>
      <w:r>
        <w:t xml:space="preserve">which shrinks in proportion to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hyperlink w:anchor="fig-hers-se-by-n">
        <w:r>
          <w:rPr>
            <w:rStyle w:val="Hyperlink"/>
          </w:rPr>
          <w:t xml:space="preserve">Figure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0" w:name="fig-hers-se-by-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se_mu_hat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(n, sigma) sigma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se_mu_hat,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scales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label_comma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"Standard error of mu-hat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0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2-1.png" id="30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19: Standard error of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  <w:r>
              <w:t xml:space="preserve"> </w:t>
            </w:r>
            <w:r>
              <w:t xml:space="preserve">as a function of sample size,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σ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</w:p>
          <w:bookmarkEnd w:id="310"/>
        </w:tc>
      </w:tr>
    </w:tbl>
    <w:bookmarkEnd w:id="311"/>
    <w:bookmarkStart w:id="318" w:name="power"/>
    <w:p>
      <w:pPr>
        <w:pStyle w:val="Heading3"/>
      </w:pPr>
      <w:r>
        <w:t xml:space="preserve">4.6 Power</w:t>
      </w:r>
    </w:p>
    <w:p>
      <w:pPr>
        <w:pStyle w:val="FirstParagraph"/>
      </w:pPr>
      <w:r>
        <w:t xml:space="preserve">Suppose we test the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95</m:t>
        </m:r>
      </m:oMath>
      <w:r>
        <w:t xml:space="preserve"> </w:t>
      </w:r>
      <w:r>
        <w:t xml:space="preserve">mg/dL,</w:t>
      </w:r>
      <w:r>
        <w:t xml:space="preserve"> </w:t>
      </w:r>
      <w:r>
        <w:t xml:space="preserve">at significance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and suppose for simplicity that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is known,</w:t>
      </w:r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  <w:r>
        <w:t xml:space="preserve"> </w:t>
      </w:r>
      <w:r>
        <w:t xml:space="preserve">Then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falls outside the</w:t>
      </w:r>
      <w:r>
        <w:t xml:space="preserve"> </w:t>
      </w:r>
      <w:r>
        <w:t xml:space="preserve">non-rejection interval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f>
            <m:fPr>
              <m:type m:val="bar"/>
            </m:fPr>
            <m:num>
              <m:r>
                <m:t>σ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SourceCode"/>
      </w:pPr>
      <w:r>
        <w:rPr>
          <w:rStyle w:val="NormalTok"/>
        </w:rPr>
        <w:t xml:space="preserve">mu0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br/>
      </w:r>
      <w:r>
        <w:rPr>
          <w:rStyle w:val="NormalTok"/>
        </w:rPr>
        <w:t xml:space="preserve">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se_mu_hat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NormalTok"/>
        </w:rPr>
        <w:t xml:space="preserve">margin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bounds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margin</w:t>
      </w:r>
      <w:r>
        <w:br/>
      </w:r>
      <w:r>
        <w:rPr>
          <w:rStyle w:val="NormalTok"/>
        </w:rPr>
        <w:t xml:space="preserve">bounds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92.9941 97.0059</w:t>
      </w:r>
    </w:p>
    <w:bookmarkStart w:id="312" w:name="def-power"/>
    <w:p>
      <w:pPr>
        <w:pStyle w:val="FirstParagraph"/>
      </w:pPr>
      <w:r>
        <w:rPr>
          <w:b/>
          <w:bCs/>
        </w:rPr>
        <w:t xml:space="preserve">Definition 21 (Power)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 a test of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about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against an alternative value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is the probability that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reject </m:t>
              </m:r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12"/>
    <w:p>
      <w:pPr>
        <w:pStyle w:val="FirstParagraph"/>
      </w:pPr>
      <w:r>
        <w:t xml:space="preserve">For this test, under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  <w:r>
        <w:t xml:space="preserve"> </w:t>
      </w:r>
      <w:r>
        <w:t xml:space="preserve">For example, the power against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mg/dL is:</w:t>
      </w:r>
    </w:p>
    <w:p>
      <w:pPr>
        <w:pStyle w:val="SourceCode"/>
      </w:pPr>
      <w:r>
        <w:rPr>
          <w:rStyle w:val="NormalTok"/>
        </w:rPr>
        <w:t xml:space="preserve">power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null, alt, sigma) {</w:t>
      </w:r>
      <w:r>
        <w:br/>
      </w:r>
      <w:r>
        <w:rPr>
          <w:rStyle w:val="NormalTok"/>
        </w:rPr>
        <w:t xml:space="preserve">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lower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upper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((lower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((upper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mu1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FunctionTok"/>
        </w:rPr>
        <w:t xml:space="preserve">power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null =</w:t>
      </w:r>
      <w:r>
        <w:rPr>
          <w:rStyle w:val="NormalTok"/>
        </w:rPr>
        <w:t xml:space="preserve"> mu0, </w:t>
      </w:r>
      <w:r>
        <w:rPr>
          <w:rStyle w:val="AttributeTok"/>
        </w:rPr>
        <w:t xml:space="preserve">alt =</w:t>
      </w:r>
      <w:r>
        <w:rPr>
          <w:rStyle w:val="NormalTok"/>
        </w:rPr>
        <w:t xml:space="preserve"> mu1,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CommentTok"/>
        </w:rPr>
        <w:t xml:space="preserve">#&gt; [1] 0.99828</w:t>
      </w:r>
    </w:p>
    <w:p>
      <w:pPr>
        <w:pStyle w:val="FirstParagraph"/>
      </w:pPr>
      <w:hyperlink w:anchor="fig-hers-power">
        <w:r>
          <w:rPr>
            <w:rStyle w:val="Hyperlink"/>
          </w:rPr>
          <w:t xml:space="preserve">Figure 20</w:t>
        </w:r>
      </w:hyperlink>
      <w:r>
        <w:t xml:space="preserve"> </w:t>
      </w:r>
      <w:r>
        <w:t xml:space="preserve">graphs the power as a function of the sample size.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6" w:name="fig-hers-pow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power,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null =</w:t>
            </w:r>
            <w:r>
              <w:rPr>
                <w:rStyle w:val="NormalTok"/>
              </w:rPr>
              <w:t xml:space="preserve"> mu0, </w:t>
            </w:r>
            <w:r>
              <w:rPr>
                <w:rStyle w:val="AttributeTok"/>
              </w:rPr>
              <w:t xml:space="preserve">alt =</w:t>
            </w:r>
            <w:r>
              <w:rPr>
                <w:rStyle w:val="NormalTok"/>
              </w:rPr>
              <w:t xml:space="preserve"> mu1, 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199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200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ylim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"Power"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4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5-1.png" id="3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20: Power of the test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95</m:t>
              </m:r>
            </m:oMath>
            <w:r>
              <w:t xml:space="preserve"> </w:t>
            </w:r>
            <w:r>
              <w:t xml:space="preserve">against</w:t>
            </w:r>
            <w:r>
              <w:t xml:space="preserve"> </w:t>
            </w:r>
            <m:oMath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100</m:t>
              </m:r>
            </m:oMath>
            <w:r>
              <w:t xml:space="preserve"> </w:t>
            </w:r>
            <w:r>
              <w:t xml:space="preserve">mg/dL,</w:t>
            </w:r>
            <w:r>
              <w:t xml:space="preserve"> </w:t>
            </w:r>
            <w:r>
              <w:t xml:space="preserve">by sample size</w:t>
            </w:r>
          </w:p>
          <w:bookmarkEnd w:id="316"/>
        </w:tc>
      </w:tr>
    </w:tbl>
    <w:bookmarkStart w:id="317" w:name="rem-observed-power"/>
    <w:p>
      <w:pPr>
        <w:pStyle w:val="BodyText"/>
      </w:pPr>
      <w:r>
        <w:rPr>
          <w:i/>
          <w:iCs/>
        </w:rPr>
        <w:t xml:space="preserve">Remark 13</w:t>
      </w:r>
      <w:r>
        <w:t xml:space="preserve"> (Choosing the alternative, and observed power). </w:t>
      </w:r>
      <w:r>
        <w:t xml:space="preserve">The alternative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should be chosen before seeing the data,</w:t>
      </w:r>
      <w:r>
        <w:t xml:space="preserve"> </w:t>
      </w:r>
      <w:r>
        <w:t xml:space="preserve">as a difference worth detecting.</w:t>
      </w:r>
      <w:r>
        <w:t xml:space="preserve"> </w:t>
      </w:r>
      <w:r>
        <w:t xml:space="preserve">Power computed at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</w:t>
      </w:r>
      <w:r>
        <w:t xml:space="preserve">“observed power”</w:t>
      </w:r>
      <w:r>
        <w:t xml:space="preserve">)</w:t>
      </w:r>
      <w:r>
        <w:t xml:space="preserve"> </w:t>
      </w:r>
      <w:r>
        <w:t xml:space="preserve">is a function of the p-value,</w:t>
      </w:r>
      <w:r>
        <w:t xml:space="preserve"> </w:t>
      </w:r>
      <w:r>
        <w:t xml:space="preserve">so it adds no information about the data already analyzed</w:t>
      </w:r>
      <w:r>
        <w:t xml:space="preserve"> </w:t>
      </w:r>
      <w:r>
        <w:t xml:space="preserve">(Hoenig and Heisey 2001)</w:t>
      </w:r>
      <w:r>
        <w:t xml:space="preserve">.</w:t>
      </w:r>
    </w:p>
    <w:bookmarkEnd w:id="317"/>
    <w:bookmarkEnd w:id="318"/>
    <w:bookmarkStart w:id="319" w:name="simulation"/>
    <w:p>
      <w:pPr>
        <w:pStyle w:val="Heading3"/>
      </w:pPr>
      <w:r>
        <w:t xml:space="preserve">4.7 Simulation</w:t>
      </w:r>
    </w:p>
    <w:p>
      <w:pPr>
        <w:pStyle w:val="FirstParagraph"/>
      </w:pPr>
      <w:r>
        <w:t xml:space="preserve">To check how maximum likelihood estimation behaves for this model,</w:t>
      </w:r>
      <w:r>
        <w:t xml:space="preserve"> </w:t>
      </w:r>
      <w:r>
        <w:t xml:space="preserve">we simulate many datasets from a Gaussian distribution</w:t>
      </w:r>
      <w:r>
        <w:t xml:space="preserve"> </w:t>
      </w:r>
      <w:r>
        <w:t xml:space="preserve">whose parameters equal the HERS estimates,</w:t>
      </w:r>
      <w:r>
        <w:t xml:space="preserve"> </w:t>
      </w:r>
      <w:r>
        <w:t xml:space="preserve">analyze each one,</w:t>
      </w:r>
      <w:r>
        <w:t xml:space="preserve"> </w:t>
      </w:r>
      <w:r>
        <w:t xml:space="preserve">and summarize the results.</w:t>
      </w:r>
    </w:p>
    <w:p>
      <w:pPr>
        <w:pStyle w:val="BodyText"/>
      </w:pPr>
      <w:r>
        <w:rPr>
          <w:rStyle w:val="VerbatimChar"/>
        </w:rPr>
        <w:t xml:space="preserve">do_one_sim()</w:t>
      </w:r>
      <w:r>
        <w:t xml:space="preserve"> </w:t>
      </w:r>
      <w:r>
        <w:t xml:space="preserve">simulates and analyzes one dataset:</w:t>
      </w:r>
      <w:r>
        <w:t xml:space="preserve"> </w:t>
      </w:r>
      <w:r>
        <w:t xml:space="preserve">it computes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 its estimated standard error,</w:t>
      </w:r>
      <w:r>
        <w:t xml:space="preserve"> </w:t>
      </w:r>
      <w:r>
        <w:t xml:space="preserve">a 95%</w:t>
      </w:r>
      <w:r>
        <w:t xml:space="preserve"> </w:t>
      </w:r>
      <m:oMath>
        <m:r>
          <m:t>t</m:t>
        </m:r>
      </m:oMath>
      <w:r>
        <w:t xml:space="preserve">-based confidence interval for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t</m:t>
        </m:r>
      </m:oMath>
      <w:r>
        <w:t xml:space="preserve">-test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do_one_sim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mu, mu0, sigma2,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generate data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(sigma2))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analyze data</w:t>
      </w:r>
      <w:r>
        <w:br/>
      </w:r>
      <w:r>
        <w:rPr>
          <w:rStyle w:val="NormalTok"/>
        </w:rPr>
        <w:t xml:space="preserve">  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se_est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confint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se_est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se_est</w:t>
      </w:r>
      <w:r>
        <w:br/>
      </w:r>
      <w:r>
        <w:rPr>
          <w:rStyle w:val="NormalTok"/>
        </w:rPr>
        <w:t xml:space="preserve">  pval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tstat,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sigma_hat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se_est,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tstat =</w:t>
      </w:r>
      <w:r>
        <w:rPr>
          <w:rStyle w:val="NormalTok"/>
        </w:rPr>
        <w:t xml:space="preserve"> tstat,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pval,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confint_covers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between</w:t>
      </w:r>
      <w:r>
        <w:rPr>
          <w:rStyle w:val="NormalTok"/>
        </w:rPr>
        <w:t xml:space="preserve">(mu,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test_rejects =</w:t>
      </w:r>
      <w:r>
        <w:rPr>
          <w:rStyle w:val="NormalTok"/>
        </w:rPr>
        <w:t xml:space="preserve"> pval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(return_data)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results =</w:t>
      </w:r>
      <w:r>
        <w:rPr>
          <w:rStyle w:val="NormalTok"/>
        </w:rPr>
        <w:t xml:space="preserve"> results)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results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one small example dataset: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1 × 9</w:t>
      </w:r>
      <w:r>
        <w:br/>
      </w:r>
      <w:r>
        <w:rPr>
          <w:rStyle w:val="CommentTok"/>
        </w:rPr>
        <w:t xml:space="preserve">#&gt;   mu_hat sigma_hat se_hat confint_left confint_right tstat  pval confint_covers</w:t>
      </w:r>
      <w:r>
        <w:br/>
      </w:r>
      <w:r>
        <w:rPr>
          <w:rStyle w:val="CommentTok"/>
        </w:rPr>
        <w:t xml:space="preserve">#&gt;    &lt;dbl&gt;     &lt;dbl&gt;  &lt;dbl&gt;        &lt;dbl&gt;         &lt;dbl&gt; &lt;dbl&gt; &lt;dbl&gt; &lt;lgl&gt;         </w:t>
      </w:r>
      <w:r>
        <w:br/>
      </w:r>
      <w:r>
        <w:rPr>
          <w:rStyle w:val="CommentTok"/>
        </w:rPr>
        <w:t xml:space="preserve">#&gt; 1  0.359      1.21  0.381       -0.503          1.22 0.942 0.371 TRUE          </w:t>
      </w:r>
      <w:r>
        <w:br/>
      </w:r>
      <w:r>
        <w:rPr>
          <w:rStyle w:val="CommentTok"/>
        </w:rPr>
        <w:t xml:space="preserve">#&gt; # ℹ 1 more variable: test_rejects &lt;lgl&gt;</w:t>
      </w:r>
    </w:p>
    <w:p>
      <w:pPr>
        <w:pStyle w:val="FirstParagraph"/>
      </w:pPr>
      <w:r>
        <w:t xml:space="preserve">To check</w:t>
      </w:r>
      <w:r>
        <w:t xml:space="preserve"> </w:t>
      </w:r>
      <w:r>
        <w:rPr>
          <w:rStyle w:val="VerbatimChar"/>
        </w:rPr>
        <w:t xml:space="preserve">do_one_sim()</w:t>
      </w:r>
      <w:r>
        <w:t xml:space="preserve">,</w:t>
      </w:r>
      <w:r>
        <w:t xml:space="preserve"> </w:t>
      </w:r>
      <w:r>
        <w:t xml:space="preserve">we compare its output with</w:t>
      </w:r>
      <w:r>
        <w:t xml:space="preserve"> </w:t>
      </w:r>
      <w:r>
        <w:rPr>
          <w:rStyle w:val="VerbatimChar"/>
        </w:rPr>
        <w:t xml:space="preserve">stats::t.test()</w:t>
      </w:r>
      <w:r>
        <w:t xml:space="preserve"> </w:t>
      </w:r>
      <w:r>
        <w:t xml:space="preserve">on the same simulated data: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do_one_sim()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(mu_hat, se_hat, confint_left, confint_right, pval),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t.test()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estimate),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stderr,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"source"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source       mu_hat se_hat confint_left confint_right     pval</w:t>
      </w:r>
      <w:r>
        <w:br/>
      </w:r>
      <w:r>
        <w:rPr>
          <w:rStyle w:val="CommentTok"/>
        </w:rPr>
        <w:t xml:space="preserve">#&gt;   &lt;chr&gt;         &lt;dbl&gt;  &lt;dbl&gt;        &lt;dbl&gt;         &lt;dbl&gt;    &lt;dbl&gt;</w:t>
      </w:r>
      <w:r>
        <w:br/>
      </w:r>
      <w:r>
        <w:rPr>
          <w:rStyle w:val="CommentTok"/>
        </w:rPr>
        <w:t xml:space="preserve">#&gt; 1 do_one_sim()   99.8  0.919         98.0          102. 4.23e-39</w:t>
      </w:r>
      <w:r>
        <w:br/>
      </w:r>
      <w:r>
        <w:rPr>
          <w:rStyle w:val="CommentTok"/>
        </w:rPr>
        <w:t xml:space="preserve">#&gt; 2 t.test()       99.8  0.919         98.0          102. 4.23e-39</w:t>
      </w:r>
    </w:p>
    <w:p>
      <w:pPr>
        <w:pStyle w:val="FirstParagraph"/>
      </w:pPr>
      <w:r>
        <w:t xml:space="preserve">The two rows agree.</w:t>
      </w:r>
    </w:p>
    <w:p>
      <w:pPr>
        <w:pStyle w:val="BodyText"/>
      </w:pPr>
      <w:r>
        <w:rPr>
          <w:rStyle w:val="VerbatimChar"/>
        </w:rPr>
        <w:t xml:space="preserve">do_n_sims()</w:t>
      </w:r>
      <w:r>
        <w:t xml:space="preserve"> </w:t>
      </w:r>
      <w:r>
        <w:t xml:space="preserve">repeats the simulation</w:t>
      </w:r>
      <w:r>
        <w:t xml:space="preserve"> </w:t>
      </w:r>
      <w:r>
        <w:rPr>
          <w:rStyle w:val="VerbatimChar"/>
        </w:rPr>
        <w:t xml:space="preserve">n_sims</w:t>
      </w:r>
      <w:r>
        <w:t xml:space="preserve"> </w:t>
      </w:r>
      <w:r>
        <w:t xml:space="preserve">times,</w:t>
      </w:r>
      <w:r>
        <w:t xml:space="preserve"> </w:t>
      </w:r>
      <w:r>
        <w:t xml:space="preserve">with a different random seed for each dataset:</w:t>
      </w:r>
    </w:p>
    <w:p>
      <w:pPr>
        <w:pStyle w:val="SourceCode"/>
      </w:pPr>
      <w:r>
        <w:rPr>
          <w:rStyle w:val="NormalTok"/>
        </w:rPr>
        <w:t xml:space="preserve">do_n_sims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...)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(i)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(...)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sim_number =</w:t>
      </w:r>
      <w:r>
        <w:rPr>
          <w:rStyle w:val="NormalTok"/>
        </w:rPr>
        <w:t xml:space="preserve"> i, </w:t>
      </w:r>
      <w:r>
        <w:rPr>
          <w:rStyle w:val="AttributeTok"/>
        </w:rPr>
        <w:t xml:space="preserve">.before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everything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do_n_sims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sim_results</w:t>
      </w:r>
      <w:r>
        <w:br/>
      </w:r>
      <w:r>
        <w:rPr>
          <w:rStyle w:val="CommentTok"/>
        </w:rPr>
        <w:t xml:space="preserve">#&gt; # A tibble: 1,000 × 10</w:t>
      </w:r>
      <w:r>
        <w:br/>
      </w:r>
      <w:r>
        <w:rPr>
          <w:rStyle w:val="CommentTok"/>
        </w:rPr>
        <w:t xml:space="preserve">#&gt;    sim_number mu_hat sigma_hat se_hat confint_left confint_right tstat     pval</w:t>
      </w:r>
      <w:r>
        <w:br/>
      </w:r>
      <w:r>
        <w:rPr>
          <w:rStyle w:val="CommentTok"/>
        </w:rPr>
        <w:t xml:space="preserve">#&gt;         &lt;int&gt;  &lt;dbl&gt;     &lt;dbl&gt;  &lt;dbl&gt;        &lt;dbl&gt;         &lt;dbl&gt; &lt;dbl&gt;    &lt;dbl&gt;</w:t>
      </w:r>
      <w:r>
        <w:br/>
      </w:r>
      <w:r>
        <w:rPr>
          <w:rStyle w:val="CommentTok"/>
        </w:rPr>
        <w:t xml:space="preserve">#&gt;  1          1   99.8      9.19  0.919         98.0         102.  11.9  6.73e-21</w:t>
      </w:r>
      <w:r>
        <w:br/>
      </w:r>
      <w:r>
        <w:rPr>
          <w:rStyle w:val="CommentTok"/>
        </w:rPr>
        <w:t xml:space="preserve">#&gt;  2          2   98.3     11.9   1.19          96.0         101.   8.04 1.93e-12</w:t>
      </w:r>
      <w:r>
        <w:br/>
      </w:r>
      <w:r>
        <w:rPr>
          <w:rStyle w:val="CommentTok"/>
        </w:rPr>
        <w:t xml:space="preserve">#&gt;  3          3   98.8      8.76  0.876         97.0         101.  11.4  1.05e-19</w:t>
      </w:r>
      <w:r>
        <w:br/>
      </w:r>
      <w:r>
        <w:rPr>
          <w:rStyle w:val="CommentTok"/>
        </w:rPr>
        <w:t xml:space="preserve">#&gt;  4          4   99.6      9.35  0.935         97.8         102.  11.6  3.61e-20</w:t>
      </w:r>
      <w:r>
        <w:br/>
      </w:r>
      <w:r>
        <w:rPr>
          <w:rStyle w:val="CommentTok"/>
        </w:rPr>
        <w:t xml:space="preserve">#&gt;  5          5   99.0      9.67  0.967         97.1         101.  10.5  7.56e-18</w:t>
      </w:r>
      <w:r>
        <w:br/>
      </w:r>
      <w:r>
        <w:rPr>
          <w:rStyle w:val="CommentTok"/>
        </w:rPr>
        <w:t xml:space="preserve">#&gt;  6          6   98.6     10.6   1.06          96.5         101.   9.23 5.26e-15</w:t>
      </w:r>
      <w:r>
        <w:br/>
      </w:r>
      <w:r>
        <w:rPr>
          <w:rStyle w:val="CommentTok"/>
        </w:rPr>
        <w:t xml:space="preserve">#&gt;  7          7  100.       9.81  0.981         98.1         102.  11.5  6.05e-20</w:t>
      </w:r>
      <w:r>
        <w:br/>
      </w:r>
      <w:r>
        <w:rPr>
          <w:rStyle w:val="CommentTok"/>
        </w:rPr>
        <w:t xml:space="preserve">#&gt;  8          8   97.7     11.0   1.10          95.5          99.9  8.07 1.68e-12</w:t>
      </w:r>
      <w:r>
        <w:br/>
      </w:r>
      <w:r>
        <w:rPr>
          <w:rStyle w:val="CommentTok"/>
        </w:rPr>
        <w:t xml:space="preserve">#&gt;  9          9   98.1      9.81  0.981         96.2         100.   9.50 1.38e-15</w:t>
      </w:r>
      <w:r>
        <w:br/>
      </w:r>
      <w:r>
        <w:rPr>
          <w:rStyle w:val="CommentTok"/>
        </w:rPr>
        <w:t xml:space="preserve">#&gt; 10         10   97.3      9.63  0.963         95.4          99.2  8.79 4.71e-14</w:t>
      </w:r>
      <w:r>
        <w:br/>
      </w:r>
      <w:r>
        <w:rPr>
          <w:rStyle w:val="CommentTok"/>
        </w:rPr>
        <w:t xml:space="preserve">#&gt; # ℹ 990 more rows</w:t>
      </w:r>
      <w:r>
        <w:br/>
      </w:r>
      <w:r>
        <w:rPr>
          <w:rStyle w:val="CommentTok"/>
        </w:rPr>
        <w:t xml:space="preserve">#&gt; # ℹ 2 more variables: confint_covers &lt;lgl&gt;, test_rejects &lt;lgl&gt;</w:t>
      </w:r>
    </w:p>
    <w:p>
      <w:pPr>
        <w:pStyle w:val="FirstParagraph"/>
      </w:pPr>
      <w:r>
        <w:rPr>
          <w:rStyle w:val="VerbatimChar"/>
        </w:rPr>
        <w:t xml:space="preserve">summarize_sim()</w:t>
      </w:r>
      <w:r>
        <w:t xml:space="preserve"> </w:t>
      </w:r>
      <w:r>
        <w:t xml:space="preserve">compares the simulation results</w:t>
      </w:r>
      <w:r>
        <w:t xml:space="preserve"> </w:t>
      </w:r>
      <w:r>
        <w:t xml:space="preserve">with the true data-generating parameters:</w:t>
      </w:r>
    </w:p>
    <w:p>
      <w:pPr>
        <w:pStyle w:val="SourceCode"/>
      </w:pPr>
      <w:r>
        <w:rPr>
          <w:rStyle w:val="NormalTok"/>
        </w:rPr>
        <w:t xml:space="preserve">summarize_sim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(sim_results, mu, sigma2, n) {</w:t>
      </w:r>
      <w:r>
        <w:br/>
      </w:r>
      <w:r>
        <w:rPr>
          <w:rStyle w:val="NormalTok"/>
        </w:rPr>
        <w:t xml:space="preserve">  true_se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true_se =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bias_se_hat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coverage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confint_covers),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test_rejects)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summarize_sim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sim_results,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sim_summary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bias_mu_hat sd_mu_hat true_se bias_se_hat coverage power</w:t>
      </w:r>
      <w:r>
        <w:br/>
      </w:r>
      <w:r>
        <w:rPr>
          <w:rStyle w:val="CommentTok"/>
        </w:rPr>
        <w:t xml:space="preserve">#&gt;         &lt;dbl&gt;     &lt;dbl&gt;   &lt;dbl&gt;       &lt;dbl&gt;    &lt;dbl&gt; &lt;dbl&gt;</w:t>
      </w:r>
      <w:r>
        <w:br/>
      </w:r>
      <w:r>
        <w:rPr>
          <w:rStyle w:val="CommentTok"/>
        </w:rPr>
        <w:t xml:space="preserve">#&gt; 1    -0.00499     0.996    1.02    -0.00113    0.959     1</w:t>
      </w:r>
    </w:p>
    <w:p>
      <w:pPr>
        <w:pStyle w:val="FirstParagraph"/>
      </w:pPr>
      <w:r>
        <w:t xml:space="preserve">Across 1000 simulated datasets:</w:t>
      </w:r>
    </w:p>
    <w:p>
      <w:pPr>
        <w:pStyle w:val="Compact"/>
        <w:numPr>
          <w:ilvl w:val="0"/>
          <w:numId w:val="1007"/>
        </w:numPr>
      </w:pPr>
      <w:r>
        <w:t xml:space="preserve">the average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t xml:space="preserve">-0.005 mg/dL,</w:t>
      </w:r>
      <w:r>
        <w:t xml:space="preserve"> </w:t>
      </w:r>
      <w:r>
        <w:t xml:space="preserve">small relative to its standard error of</w:t>
      </w:r>
      <w:r>
        <w:t xml:space="preserve"> </w:t>
      </w:r>
      <w:r>
        <w:t xml:space="preserve">1.02 mg/dL,</w:t>
      </w:r>
      <w:r>
        <w:t xml:space="preserve"> </w:t>
      </w:r>
      <w:r>
        <w:t xml:space="preserve">consistent with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being unbiased;</w:t>
      </w:r>
    </w:p>
    <w:p>
      <w:pPr>
        <w:pStyle w:val="Compact"/>
        <w:numPr>
          <w:ilvl w:val="0"/>
          <w:numId w:val="1007"/>
        </w:numPr>
      </w:pPr>
      <w:r>
        <w:t xml:space="preserve">the standard deviation of the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values,</w:t>
      </w:r>
      <w:r>
        <w:t xml:space="preserve"> </w:t>
      </w:r>
      <w:r>
        <w:t xml:space="preserve">0.996,</w:t>
      </w:r>
      <w:r>
        <w:t xml:space="preserve"> </w:t>
      </w:r>
      <w:r>
        <w:t xml:space="preserve">is close to the true standard error;</w:t>
      </w:r>
    </w:p>
    <w:p>
      <w:pPr>
        <w:pStyle w:val="Compact"/>
        <w:numPr>
          <w:ilvl w:val="0"/>
          <w:numId w:val="1007"/>
        </w:numPr>
      </w:pPr>
      <w:r>
        <w:t xml:space="preserve">the 95% confidence intervals covered the true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95.9% of datasets,</w:t>
      </w:r>
      <w:r>
        <w:t xml:space="preserve"> </w:t>
      </w:r>
      <w:r>
        <w:t xml:space="preserve">close to their nominal 95%;</w:t>
      </w:r>
    </w:p>
    <w:p>
      <w:pPr>
        <w:pStyle w:val="Compact"/>
        <w:numPr>
          <w:ilvl w:val="0"/>
          <w:numId w:val="1007"/>
        </w:numPr>
      </w:pPr>
      <w:r>
        <w:t xml:space="preserve">the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0.9</m:t>
        </m:r>
        <m:r>
          <m:t> 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rejected in</w:t>
      </w:r>
      <w:r>
        <w:t xml:space="preserve"> </w:t>
      </w:r>
      <w:r>
        <w:t xml:space="preserve">100% of datasets: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a 10% difference in the mean is easy to detect.</w:t>
      </w:r>
    </w:p>
    <w:p>
      <w:pPr>
        <w:pStyle w:val="FirstParagraph"/>
      </w:pPr>
      <w:r>
        <w:t xml:space="preserve">Changing the sample size, the true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do_n_sims()</w:t>
      </w:r>
      <w:r>
        <w:t xml:space="preserve"> </w:t>
      </w:r>
      <w:r>
        <w:t xml:space="preserve">shows how these properties depend on them.</w:t>
      </w:r>
    </w:p>
    <w:bookmarkEnd w:id="319"/>
    <w:bookmarkEnd w:id="320"/>
    <w:bookmarkStart w:id="331" w:name="sec-mle-practice"/>
    <w:p>
      <w:pPr>
        <w:pStyle w:val="Heading2"/>
      </w:pPr>
      <w:r>
        <w:t xml:space="preserve">5 Practice exercises</w:t>
      </w:r>
    </w:p>
    <w:bookmarkStart w:id="321" w:name="exr-prac-binom-lik"/>
    <w:p>
      <w:pPr>
        <w:pStyle w:val="FirstParagraph"/>
      </w:pPr>
      <w:r>
        <w:rPr>
          <w:b/>
          <w:bCs/>
        </w:rPr>
        <w:t xml:space="preserve">Exercise 38 (Binomial 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nor/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y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y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Assume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y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so the MLE lies in the interior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single observation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solve for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Confirm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Compute the second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verify that it is negative,</w:t>
      </w:r>
      <w:r>
        <w:t xml:space="preserve"> </w:t>
      </w:r>
      <w:r>
        <w:t xml:space="preserve">confirming a maximum.</w:t>
      </w:r>
    </w:p>
    <w:bookmarkEnd w:id="321"/>
    <w:bookmarkStart w:id="322" w:name="sol-prac-binom-lik"/>
    <w:p>
      <w:pPr>
        <w:pStyle w:val="BodyText"/>
      </w:pPr>
      <w:r>
        <w:rPr>
          <w:i/>
          <w:iCs/>
        </w:rPr>
        <w:t xml:space="preserve">Solution 38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binomial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</m:eqArr>
        </m:oMath>
      </m:oMathPara>
    </w:p>
    <w:p>
      <w:pPr>
        <w:pStyle w:val="FirstParagraph"/>
      </w:pPr>
      <w:r>
        <w:t xml:space="preserve">The first term does not depend 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so it drops out of every derivative with respect to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noBar"/>
                            </m:fPr>
                            <m:num>
                              <m:r>
                                <m:t>n</m:t>
                              </m:r>
                            </m:num>
                            <m:den>
                              <m:r>
                                <m:t>y</m:t>
                              </m:r>
                            </m:den>
                          </m:f>
                        </m:e>
                      </m:d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from (b)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π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are not both zero,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strictly concave,</w:t>
      </w:r>
      <w:r>
        <w:t xml:space="preserve"> </w:t>
      </w:r>
      <w:r>
        <w:t xml:space="preserve">and its critical point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is its global maximum.</w:t>
      </w:r>
    </w:p>
    <w:bookmarkEnd w:id="322"/>
    <w:bookmarkStart w:id="323" w:name="exr-prac-gauss-iid-lik"/>
    <w:p>
      <w:pPr>
        <w:pStyle w:val="BodyText"/>
      </w:pPr>
      <w:r>
        <w:rPr>
          <w:b/>
          <w:bCs/>
        </w:rPr>
        <w:t xml:space="preserve">Exercise 39 (Gaussian log-likelihood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Kleinbaum et al. (2014)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the observed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 simplified form,</w:t>
      </w:r>
      <w:r>
        <w:t xml:space="preserve"> </w:t>
      </w:r>
      <w:r>
        <w:t xml:space="preserve">as the sum of a term that depends on the data only through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a term that depends on the data only through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Derive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23"/>
    <w:bookmarkStart w:id="324" w:name="sol-prac-gauss-iid-lik"/>
    <w:p>
      <w:pPr>
        <w:pStyle w:val="BodyText"/>
      </w:pPr>
      <w:r>
        <w:rPr>
          <w:i/>
          <w:iCs/>
        </w:rPr>
        <w:t xml:space="preserve">Solution 39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exp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factors of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exp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</m:t>
              </m:r>
              <m:r>
                <m:t>n</m:t>
              </m:r>
              <m:r>
                <m:rPr>
                  <m:nor/>
                  <m:sty m:val="p"/>
                </m:rPr>
                <m:t> copies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−</m:t>
                      </m:r>
                    </m:e>
                  </m:nary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exponentials)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out of the sum)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cr m:val="script"/>
                      <m:sty m:val="p"/>
                    </m:rP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 to zero: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as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p>
      <w:pPr>
        <w:pStyle w:val="FirstParagraph"/>
      </w:pPr>
      <w:r>
        <w:t xml:space="preserve">Setting this to zero and solving: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the derivative to zero)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Note: this maximum likelihood estimator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;</w:t>
      </w:r>
      <w:r>
        <w:t xml:space="preserve"> </w:t>
      </w:r>
      <w:r>
        <w:t xml:space="preserve">the unbiased sample variance divides by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24"/>
    <w:bookmarkStart w:id="325" w:name="exr-prac-score-zero"/>
    <w:p>
      <w:pPr>
        <w:pStyle w:val="BodyText"/>
      </w:pPr>
      <w:r>
        <w:rPr>
          <w:b/>
          <w:bCs/>
        </w:rPr>
        <w:t xml:space="preserve">Exercise 40 (Score at the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Find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evaluate the score at the MLE.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Provide an intuitive interpretation</w:t>
      </w:r>
      <w:r>
        <w:t xml:space="preserve"> </w:t>
      </w:r>
      <w:r>
        <w:t xml:space="preserve">of the value of the score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</w:p>
    <w:bookmarkEnd w:id="325"/>
    <w:bookmarkStart w:id="326" w:name="sol-prac-score-zero"/>
    <w:p>
      <w:pPr>
        <w:pStyle w:val="BodyText"/>
      </w:pPr>
      <w:r>
        <w:rPr>
          <w:i/>
          <w:iCs/>
        </w:rPr>
        <w:t xml:space="preserve">Solution 40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λ</m:t>
                              </m:r>
                            </m:e>
                            <m:sup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sup>
                          </m:sSup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λ</m:t>
                              </m:r>
                            </m:sup>
                          </m:sSup>
                        </m:num>
                        <m:den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!</m:t>
                          </m:r>
                        </m:den>
                      </m:f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out of the first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λ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The MLE solves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evaluating the score there afterwards is a check on the algebra.</w:t>
      </w:r>
      <w:r>
        <w:t xml:space="preserve"> </w:t>
      </w: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(equivalently,</w:t>
      </w:r>
      <w:r>
        <w:t xml:space="preserve"> </w:t>
      </w:r>
      <w:r>
        <w:t xml:space="preserve">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 at </m:t>
              </m:r>
              <m:r>
                <m:t>λ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since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If instead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boundary value.</w:t>
      </w:r>
      <w:r>
        <w:t xml:space="preserve"> </w:t>
      </w:r>
      <w:r>
        <w:t xml:space="preserve">In that case,</w:t>
      </w:r>
      <w:r>
        <w:t xml:space="preserve"> </w:t>
      </w:r>
      <w:r>
        <w:t xml:space="preserve">the score formula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λ</m:t>
            </m:r>
          </m:den>
        </m:f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is not defined at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usual interior verification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does not apply.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score measures the rate of change of the log-likelihood.</w:t>
      </w:r>
      <w:r>
        <w:t xml:space="preserve"> </w:t>
      </w:r>
      <w:r>
        <w:t xml:space="preserve">When it equals zero,</w:t>
      </w:r>
      <w:r>
        <w:t xml:space="preserve"> </w:t>
      </w:r>
      <w:r>
        <w:t xml:space="preserve">increasing or decreasing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slightly would not improve the fit;</w:t>
      </w:r>
      <w:r>
        <w:t xml:space="preserve"> </w:t>
      </w:r>
      <w:r>
        <w:t xml:space="preserve">we are at a</w:t>
      </w:r>
      <w:r>
        <w:t xml:space="preserve"> </w:t>
      </w:r>
      <w:r>
        <w:t xml:space="preserve">“flat”</w:t>
      </w:r>
      <w:r>
        <w:t xml:space="preserve"> </w:t>
      </w:r>
      <w:r>
        <w:t xml:space="preserve">point.</w:t>
      </w:r>
      <w:r>
        <w:t xml:space="preserve"> </w:t>
      </w:r>
      <w:r>
        <w:t xml:space="preserve">Intuitively,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makes</w:t>
      </w:r>
      <w:r>
        <w:t xml:space="preserve"> </w:t>
      </w:r>
      <w:r>
        <w:t xml:space="preserve">the expected count per observation (</w:t>
      </w:r>
      <m:oMath>
        <m:r>
          <m:t>λ</m:t>
        </m:r>
      </m:oMath>
      <w:r>
        <w:t xml:space="preserve">) exactly equal to</w:t>
      </w:r>
      <w:r>
        <w:t xml:space="preserve"> </w:t>
      </w:r>
      <w:r>
        <w:t xml:space="preserve">the observed average count (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).</w:t>
      </w:r>
    </w:p>
    <w:bookmarkEnd w:id="326"/>
    <w:bookmarkStart w:id="327" w:name="exr-prac-mle-se"/>
    <w:p>
      <w:pPr>
        <w:pStyle w:val="BodyText"/>
      </w:pPr>
      <w:r>
        <w:rPr>
          <w:b/>
          <w:bCs/>
        </w:rPr>
        <w:t xml:space="preserve">Exercise 41 (Standard error of an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Derive the Hessian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rPr>
                <m:sty m:val="p"/>
              </m:rPr>
              <m:t>[</m:t>
            </m:r>
          </m:den>
        </m:f>
        <m:r>
          <m:t>2</m:t>
        </m:r>
        <m:r>
          <m:rPr>
            <m:sty m:val="p"/>
          </m:rPr>
          <m:t>]</m:t>
        </m:r>
        <m:r>
          <m:t>λ</m:t>
        </m:r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Evaluate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Give an approximate 95% confidence interval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the asymptotic normal distribution of the MLE.</w:t>
      </w:r>
    </w:p>
    <w:bookmarkEnd w:id="327"/>
    <w:bookmarkStart w:id="328" w:name="sol-prac-mle-se"/>
    <w:p>
      <w:pPr>
        <w:pStyle w:val="BodyText"/>
      </w:pPr>
      <w:r>
        <w:rPr>
          <w:i/>
          <w:iCs/>
        </w:rPr>
        <w:t xml:space="preserve">Solution 41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From</w:t>
      </w:r>
      <w:r>
        <w:t xml:space="preserve"> </w:t>
      </w:r>
      <w:hyperlink w:anchor="exr-prac-score-zero">
        <w:r>
          <w:rPr>
            <w:rStyle w:val="Hyperlink"/>
          </w:rPr>
          <w:t xml:space="preserve">Exercise 40</w:t>
        </w:r>
      </w:hyperlink>
      <w:r>
        <w:t xml:space="preserve">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λ</m:t>
            </m:r>
          </m:den>
        </m:f>
        <m:r>
          <m:rPr>
            <m:sty m:val="p"/>
          </m:rPr>
          <m:t>−</m:t>
        </m:r>
        <m:r>
          <m:t>n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(Hessian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Assuming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(i.e., 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at </m:t>
              </m:r>
              <m:r>
                <m:t>λ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By the asymptotic theory of MLEs: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t> 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 </m:t>
          </m:r>
          <m:r>
            <m:rPr>
              <m:sty m:val="p"/>
            </m:rPr>
            <m:t>N</m:t>
          </m:r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r>
                <m:t> 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λ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We estimate this asymptotic variance</w:t>
      </w:r>
      <w:r>
        <w:t xml:space="preserve"> </w:t>
      </w:r>
      <w:r>
        <w:t xml:space="preserve">using the observed information</w:t>
      </w:r>
      <w:r>
        <w:t xml:space="preserve"> </w:t>
      </w:r>
      <w:r>
        <w:t xml:space="preserve">evaluated at the MLE.</w:t>
      </w:r>
      <w:r>
        <w:t xml:space="preserve"> </w:t>
      </w:r>
      <w:r>
        <w:t xml:space="preserve">Since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≈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An approximate 95% CI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r>
            <m:t>1.96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bookmarkEnd w:id="328"/>
    <w:bookmarkStart w:id="329" w:name="exr-prac-exp-mle"/>
    <w:p>
      <w:pPr>
        <w:pStyle w:val="FirstParagraph"/>
      </w:pPr>
      <w:r>
        <w:rPr>
          <w:b/>
          <w:bCs/>
        </w:rPr>
        <w:t xml:space="preserve">Exercise 42 (Exponential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Exponential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∣</m:t>
          </m:r>
          <m:r>
            <m:t>μ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μ</m:t>
              </m:r>
            </m:den>
          </m:f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r>
            <m:t>μ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the observed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Compute the second derivative and verify this critical point is a maximum.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Derive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evaluate it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give an approximate 95% confidence interval for</w:t>
      </w:r>
      <w:r>
        <w:t xml:space="preserve"> </w:t>
      </w:r>
      <m:oMath>
        <m:r>
          <m:t>μ</m:t>
        </m:r>
      </m:oMath>
      <w:r>
        <w:t xml:space="preserve">.</w:t>
      </w:r>
    </w:p>
    <w:bookmarkEnd w:id="329"/>
    <w:bookmarkStart w:id="330" w:name="sol-prac-exp-mle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μ</m:t>
                          </m:r>
                        </m:den>
                      </m:f>
                    </m:e>
                  </m:nary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t>μ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μ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t>μ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μ</m:t>
                          </m:r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μ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μ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μ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f>
                <m:fPr>
                  <m:type m:val="lin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t xml:space="preserve">The second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derivative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the second derivative is negative,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maximum.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observed information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derivative from (c))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≈</m:t>
        </m:r>
        <m:rad>
          <m:radPr>
            <m:degHide m:val="on"/>
          </m:radPr>
          <m:deg/>
          <m:e>
            <m:r>
              <m:t>I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  <m:r>
              <m:rPr>
                <m:sty m:val="p"/>
              </m:rPr>
              <m:t>;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rad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ad>
              <m:radPr>
                <m:degHide m:val="on"/>
              </m:radPr>
              <m:deg/>
              <m:e>
                <m:r>
                  <m:t>n</m:t>
                </m:r>
              </m:e>
            </m:rad>
          </m:den>
        </m:f>
      </m:oMath>
      <w:r>
        <w:t xml:space="preserve">.</w:t>
      </w:r>
    </w:p>
    <w:p>
      <w:pPr>
        <w:pStyle w:val="BodyText"/>
      </w:pPr>
      <w:r>
        <w:t xml:space="preserve">An approximate 95% CI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f>
            <m:fPr>
              <m:type m:val="bar"/>
            </m:fPr>
            <m:num>
              <m:r>
                <m:t>1.96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Note: the exponential distribution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is estimated by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w:r>
        <w:t xml:space="preserve">the standard error of a sample mean is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;</w:t>
      </w:r>
      <w:r>
        <w:t xml:space="preserve"> </w:t>
      </w:r>
      <w:r>
        <w:t xml:space="preserve">here that reduces to</w:t>
      </w:r>
      <w:r>
        <w:t xml:space="preserve"> </w:t>
      </w:r>
      <m:oMath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for the exponential distribution.</w:t>
      </w:r>
    </w:p>
    <w:bookmarkEnd w:id="330"/>
    <w:bookmarkEnd w:id="331"/>
    <w:bookmarkStart w:id="363" w:name="references"/>
    <w:p>
      <w:pPr>
        <w:pStyle w:val="Heading2"/>
      </w:pPr>
      <w:r>
        <w:t xml:space="preserve">References</w:t>
      </w:r>
    </w:p>
    <w:bookmarkStart w:id="362" w:name="refs"/>
    <w:bookmarkStart w:id="333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332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333"/>
    <w:bookmarkStart w:id="335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334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335"/>
    <w:bookmarkStart w:id="337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336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337"/>
    <w:bookmarkStart w:id="339" w:name="ref-dunn2018generalized"/>
    <w:p>
      <w:pPr>
        <w:pStyle w:val="Bibliography"/>
      </w:pPr>
      <w:r>
        <w:t xml:space="preserve">Dunn, Peter K, and Gordon K Smyth. 2018.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Vol. 53. Springer.</w:t>
      </w:r>
      <w:r>
        <w:t xml:space="preserve"> </w:t>
      </w:r>
      <w:hyperlink r:id="rId338">
        <w:r>
          <w:rPr>
            <w:rStyle w:val="Hyperlink"/>
          </w:rPr>
          <w:t xml:space="preserve">https://doi.org/10.1007/978-1-4419-0118-7</w:t>
        </w:r>
      </w:hyperlink>
      <w:r>
        <w:t xml:space="preserve">.</w:t>
      </w:r>
    </w:p>
    <w:bookmarkEnd w:id="339"/>
    <w:bookmarkStart w:id="341" w:name="ref-efron1978assessing"/>
    <w:p>
      <w:pPr>
        <w:pStyle w:val="Bibliography"/>
      </w:pPr>
      <w:r>
        <w:t xml:space="preserve">Efron, Bradley, and David V Hinkley. 1978.</w:t>
      </w:r>
      <w:r>
        <w:t xml:space="preserve"> </w:t>
      </w:r>
      <w:r>
        <w:t xml:space="preserve">“Assessing the Accuracy of the Maximum Likelihood Estimator: Observed Versus Expected</w:t>
      </w:r>
      <w:r>
        <w:t xml:space="preserve"> </w:t>
      </w:r>
      <w:r>
        <w:t xml:space="preserve">Fisher</w:t>
      </w:r>
      <w:r>
        <w:t xml:space="preserve"> </w:t>
      </w:r>
      <w:r>
        <w:t xml:space="preserve">Information.”</w:t>
      </w:r>
      <w:r>
        <w:t xml:space="preserve"> </w:t>
      </w:r>
      <w:r>
        <w:rPr>
          <w:i/>
          <w:iCs/>
        </w:rPr>
        <w:t xml:space="preserve">Biometrika</w:t>
      </w:r>
      <w:r>
        <w:t xml:space="preserve"> </w:t>
      </w:r>
      <w:r>
        <w:t xml:space="preserve">65 (3): 457–83.</w:t>
      </w:r>
      <w:r>
        <w:t xml:space="preserve"> </w:t>
      </w:r>
      <w:hyperlink r:id="rId340">
        <w:r>
          <w:rPr>
            <w:rStyle w:val="Hyperlink"/>
          </w:rPr>
          <w:t xml:space="preserve">https://doi.org/10.1093/biomet/65.3.457</w:t>
        </w:r>
      </w:hyperlink>
      <w:r>
        <w:t xml:space="preserve">.</w:t>
      </w:r>
    </w:p>
    <w:bookmarkEnd w:id="341"/>
    <w:bookmarkStart w:id="343" w:name="ref-hoenig2001abuse"/>
    <w:p>
      <w:pPr>
        <w:pStyle w:val="Bibliography"/>
      </w:pPr>
      <w:r>
        <w:t xml:space="preserve">Hoenig, John M., and Dennis M. Heisey. 2001.</w:t>
      </w:r>
      <w:r>
        <w:t xml:space="preserve"> </w:t>
      </w:r>
      <w:r>
        <w:t xml:space="preserve">“The Abuse of Power: The Pervasive Fallacy of Power Calculations for Data Analysis.”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 </w:t>
      </w:r>
      <w:r>
        <w:t xml:space="preserve">55 (1): 19–24.</w:t>
      </w:r>
      <w:r>
        <w:t xml:space="preserve"> </w:t>
      </w:r>
      <w:hyperlink r:id="rId342">
        <w:r>
          <w:rPr>
            <w:rStyle w:val="Hyperlink"/>
          </w:rPr>
          <w:t xml:space="preserve">https://doi.org/10.1198/000313001300339897</w:t>
        </w:r>
      </w:hyperlink>
      <w:r>
        <w:t xml:space="preserve">.</w:t>
      </w:r>
    </w:p>
    <w:bookmarkEnd w:id="343"/>
    <w:bookmarkStart w:id="344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344"/>
    <w:bookmarkStart w:id="346" w:name="ref-HulleyStephen1998RToE"/>
    <w:p>
      <w:pPr>
        <w:pStyle w:val="Bibliography"/>
      </w:pPr>
      <w:r>
        <w:t xml:space="preserve">Hulley, Stephen, Deborah Grady, Trudy Bush, et al. 1998.</w:t>
      </w:r>
      <w:r>
        <w:t xml:space="preserve"> </w:t>
      </w:r>
      <w:r>
        <w:t xml:space="preserve">“Randomized Trial of Estrogen Plus Progestin for Secondary Prevention of Coronary Heart Disease in Postmenopausal Women.”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 </w:t>
      </w:r>
      <w:r>
        <w:t xml:space="preserve">(Chicago, IL) 280 (7): 605–13.</w:t>
      </w:r>
      <w:r>
        <w:t xml:space="preserve"> </w:t>
      </w:r>
      <w:hyperlink r:id="rId345">
        <w:r>
          <w:rPr>
            <w:rStyle w:val="Hyperlink"/>
          </w:rPr>
          <w:t xml:space="preserve">https://doi.org/10.1001/jama.280.7.605</w:t>
        </w:r>
      </w:hyperlink>
      <w:r>
        <w:t xml:space="preserve">.</w:t>
      </w:r>
    </w:p>
    <w:bookmarkEnd w:id="346"/>
    <w:bookmarkStart w:id="348" w:name="ref-kleinbaum2014applied"/>
    <w:p>
      <w:pPr>
        <w:pStyle w:val="Bibliography"/>
      </w:pPr>
      <w:r>
        <w:t xml:space="preserve">Kleinbaum, David G, Lawrence L Kupper, Azhar Nizam, K Muller, and ES Rosenberg. 2014.</w:t>
      </w:r>
      <w:r>
        <w:t xml:space="preserve"> </w:t>
      </w:r>
      <w:r>
        <w:rPr>
          <w:i/>
          <w:iCs/>
        </w:rPr>
        <w:t xml:space="preserve">Applied Regression Analysis and Other Multivariable Methods</w:t>
      </w:r>
      <w:r>
        <w:t xml:space="preserve">. 5th ed. Cengage Learning.</w:t>
      </w:r>
      <w:r>
        <w:t xml:space="preserve"> </w:t>
      </w:r>
      <w:hyperlink r:id="rId347">
        <w:r>
          <w:rPr>
            <w:rStyle w:val="Hyperlink"/>
          </w:rPr>
          <w:t xml:space="preserve">https://www.cengage.com/c/applied-regression-analysis-and-other-multivariable-methods-5e-kleinbaum/9781285051086/</w:t>
        </w:r>
      </w:hyperlink>
      <w:r>
        <w:t xml:space="preserve">.</w:t>
      </w:r>
    </w:p>
    <w:bookmarkEnd w:id="348"/>
    <w:bookmarkStart w:id="350" w:name="ref-lehmannELST"/>
    <w:p>
      <w:pPr>
        <w:pStyle w:val="Bibliography"/>
      </w:pPr>
      <w:r>
        <w:t xml:space="preserve">Lehmann, E. L. 1999.</w:t>
      </w:r>
      <w:r>
        <w:t xml:space="preserve"> </w:t>
      </w:r>
      <w:r>
        <w:rPr>
          <w:i/>
          <w:iCs/>
        </w:rPr>
        <w:t xml:space="preserve">Elements of Large-Sample Theory</w:t>
      </w:r>
      <w:r>
        <w:t xml:space="preserve">. Springer Texts in Statistics. Springer.</w:t>
      </w:r>
      <w:r>
        <w:t xml:space="preserve"> </w:t>
      </w:r>
      <w:hyperlink r:id="rId349">
        <w:r>
          <w:rPr>
            <w:rStyle w:val="Hyperlink"/>
          </w:rPr>
          <w:t xml:space="preserve">https://doi.org/10.1007/b98855</w:t>
        </w:r>
      </w:hyperlink>
      <w:r>
        <w:t xml:space="preserve">.</w:t>
      </w:r>
    </w:p>
    <w:bookmarkEnd w:id="350"/>
    <w:bookmarkStart w:id="352" w:name="ref-mclachlan2007em"/>
    <w:p>
      <w:pPr>
        <w:pStyle w:val="Bibliography"/>
      </w:pPr>
      <w:r>
        <w:t xml:space="preserve">McLachlan, Geoffrey J, and Thriyambakam Krishnan. 2007.</w:t>
      </w:r>
      <w:r>
        <w:t xml:space="preserve"> </w:t>
      </w: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w:r>
        <w:rPr>
          <w:i/>
          <w:iCs/>
        </w:rPr>
        <w:t xml:space="preserve">EM</w:t>
      </w:r>
      <w:r>
        <w:rPr>
          <w:i/>
          <w:iCs/>
        </w:rPr>
        <w:t xml:space="preserve"> </w:t>
      </w:r>
      <w:r>
        <w:rPr>
          <w:i/>
          <w:iCs/>
        </w:rPr>
        <w:t xml:space="preserve">Algorithm and Extensions</w:t>
      </w:r>
      <w:r>
        <w:t xml:space="preserve">. 2nd ed. John Wiley &amp; Sons.</w:t>
      </w:r>
      <w:r>
        <w:t xml:space="preserve"> </w:t>
      </w:r>
      <w:hyperlink r:id="rId351">
        <w:r>
          <w:rPr>
            <w:rStyle w:val="Hyperlink"/>
          </w:rPr>
          <w:t xml:space="preserve">https://doi.org/10.1002/9780470191613</w:t>
        </w:r>
      </w:hyperlink>
      <w:r>
        <w:t xml:space="preserve">.</w:t>
      </w:r>
    </w:p>
    <w:bookmarkEnd w:id="352"/>
    <w:bookmarkStart w:id="354" w:name="ref-newey1994large"/>
    <w:p>
      <w:pPr>
        <w:pStyle w:val="Bibliography"/>
      </w:pPr>
      <w:r>
        <w:t xml:space="preserve">Newey, Whitney K, and Daniel McFadden. 1994.</w:t>
      </w:r>
      <w:r>
        <w:t xml:space="preserve"> </w:t>
      </w:r>
      <w:r>
        <w:t xml:space="preserve">“Large Sample Estimation and Hypothesis Testing.”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Handbook of Econometrics</w:t>
      </w:r>
      <w:r>
        <w:t xml:space="preserve">, edited by Robert Engle and Dan McFadden, vol. 4. Elsevier.</w:t>
      </w:r>
      <w:r>
        <w:t xml:space="preserve"> </w:t>
      </w:r>
      <w:hyperlink r:id="rId353">
        <w:r>
          <w:rPr>
            <w:rStyle w:val="Hyperlink"/>
          </w:rPr>
          <w:t xml:space="preserve">https://doi.org/10.1016/S1573-4412(05)80005-4</w:t>
        </w:r>
      </w:hyperlink>
      <w:r>
        <w:t xml:space="preserve">.</w:t>
      </w:r>
    </w:p>
    <w:bookmarkEnd w:id="354"/>
    <w:bookmarkStart w:id="355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355"/>
    <w:bookmarkStart w:id="357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356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357"/>
    <w:bookmarkStart w:id="359" w:name="ref-wilks1938"/>
    <w:p>
      <w:pPr>
        <w:pStyle w:val="Bibliography"/>
      </w:pPr>
      <w:r>
        <w:t xml:space="preserve">Wilks, Samuel S. 1938.</w:t>
      </w:r>
      <w:r>
        <w:t xml:space="preserve"> </w:t>
      </w:r>
      <w:r>
        <w:t xml:space="preserve">“The Large-Sample Distribution of the Likelihood Ratio for Testing Composite Hypotheses.”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 </w:t>
      </w:r>
      <w:r>
        <w:t xml:space="preserve">9 (1): 60–62.</w:t>
      </w:r>
      <w:r>
        <w:t xml:space="preserve"> </w:t>
      </w:r>
      <w:hyperlink r:id="rId358">
        <w:r>
          <w:rPr>
            <w:rStyle w:val="Hyperlink"/>
          </w:rPr>
          <w:t xml:space="preserve">https://doi.org/10.1214/aoms/1177732360</w:t>
        </w:r>
      </w:hyperlink>
      <w:r>
        <w:t xml:space="preserve">.</w:t>
      </w:r>
    </w:p>
    <w:bookmarkEnd w:id="359"/>
    <w:bookmarkStart w:id="361" w:name="ref-wood2017generalized"/>
    <w:p>
      <w:pPr>
        <w:pStyle w:val="Bibliography"/>
      </w:pPr>
      <w:r>
        <w:t xml:space="preserve">Wood, Simon N. 2017.</w:t>
      </w:r>
      <w:r>
        <w:t xml:space="preserve"> </w:t>
      </w:r>
      <w:r>
        <w:rPr>
          <w:i/>
          <w:iCs/>
        </w:rPr>
        <w:t xml:space="preserve">Generalized Additive Models: An Introduction with r</w:t>
      </w:r>
      <w:r>
        <w:t xml:space="preserve">. 2nd ed. Chapman; Hall/CRC.</w:t>
      </w:r>
      <w:r>
        <w:t xml:space="preserve"> </w:t>
      </w:r>
      <w:hyperlink r:id="rId360">
        <w:r>
          <w:rPr>
            <w:rStyle w:val="Hyperlink"/>
          </w:rPr>
          <w:t xml:space="preserve">https://doi.org/10.1201/9781315370279</w:t>
        </w:r>
      </w:hyperlink>
      <w:r>
        <w:t xml:space="preserve">.</w:t>
      </w:r>
    </w:p>
    <w:bookmarkEnd w:id="361"/>
    <w:bookmarkEnd w:id="362"/>
    <w:bookmarkEnd w:id="3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image" Target="media/rId12.png"/><Relationship Id="rId206" Type="http://schemas.openxmlformats.org/officeDocument/2006/relationships/image" Target="media/rId206.png"/><Relationship Id="rId222" Type="http://schemas.openxmlformats.org/officeDocument/2006/relationships/image" Target="media/rId222.png"/><Relationship Id="rId228" Type="http://schemas.openxmlformats.org/officeDocument/2006/relationships/image" Target="media/rId228.png"/><Relationship Id="rId240" Type="http://schemas.openxmlformats.org/officeDocument/2006/relationships/image" Target="media/rId240.png"/><Relationship Id="rId244" Type="http://schemas.openxmlformats.org/officeDocument/2006/relationships/image" Target="media/rId244.png"/><Relationship Id="rId248" Type="http://schemas.openxmlformats.org/officeDocument/2006/relationships/image" Target="media/rId248.png"/><Relationship Id="rId252" Type="http://schemas.openxmlformats.org/officeDocument/2006/relationships/image" Target="media/rId252.png"/><Relationship Id="rId257" Type="http://schemas.openxmlformats.org/officeDocument/2006/relationships/image" Target="media/rId257.png"/><Relationship Id="rId276" Type="http://schemas.openxmlformats.org/officeDocument/2006/relationships/image" Target="media/rId276.png"/><Relationship Id="rId281" Type="http://schemas.openxmlformats.org/officeDocument/2006/relationships/image" Target="media/rId281.png"/><Relationship Id="rId286" Type="http://schemas.openxmlformats.org/officeDocument/2006/relationships/image" Target="media/rId286.png"/><Relationship Id="rId290" Type="http://schemas.openxmlformats.org/officeDocument/2006/relationships/image" Target="media/rId290.png"/><Relationship Id="rId295" Type="http://schemas.openxmlformats.org/officeDocument/2006/relationships/image" Target="media/rId295.png"/><Relationship Id="rId299" Type="http://schemas.openxmlformats.org/officeDocument/2006/relationships/image" Target="media/rId299.png"/><Relationship Id="rId307" Type="http://schemas.openxmlformats.org/officeDocument/2006/relationships/image" Target="media/rId307.png"/><Relationship Id="rId313" Type="http://schemas.openxmlformats.org/officeDocument/2006/relationships/image" Target="media/rId313.png"/><Relationship Id="rId152" Type="http://schemas.openxmlformats.org/officeDocument/2006/relationships/image" Target="media/rId152.png"/><Relationship Id="rId156" Type="http://schemas.openxmlformats.org/officeDocument/2006/relationships/image" Target="media/rId156.png"/><Relationship Id="rId179" Type="http://schemas.openxmlformats.org/officeDocument/2006/relationships/image" Target="media/rId179.png"/><Relationship Id="rId187" Type="http://schemas.openxmlformats.org/officeDocument/2006/relationships/image" Target="media/rId187.png"/><Relationship Id="rId196" Type="http://schemas.openxmlformats.org/officeDocument/2006/relationships/image" Target="media/rId196.png"/><Relationship Id="rId162" Type="http://schemas.openxmlformats.org/officeDocument/2006/relationships/hyperlink" Target="estimation.qmd#def-estimand" TargetMode="External"/><Relationship Id="rId269" Type="http://schemas.openxmlformats.org/officeDocument/2006/relationships/hyperlink" Target="estimation.qmd#exm-biased-variance-mle" TargetMode="External"/><Relationship Id="rId345" Type="http://schemas.openxmlformats.org/officeDocument/2006/relationships/hyperlink" Target="https://doi.org/10.1001/jama.280.7.605" TargetMode="External"/><Relationship Id="rId351" Type="http://schemas.openxmlformats.org/officeDocument/2006/relationships/hyperlink" Target="https://doi.org/10.1002/9780470191613" TargetMode="External"/><Relationship Id="rId338" Type="http://schemas.openxmlformats.org/officeDocument/2006/relationships/hyperlink" Target="https://doi.org/10.1007/978-1-4419-0118-7" TargetMode="External"/><Relationship Id="rId356" Type="http://schemas.openxmlformats.org/officeDocument/2006/relationships/hyperlink" Target="https://doi.org/10.1007/978-1-4614-1353-0" TargetMode="External"/><Relationship Id="rId349" Type="http://schemas.openxmlformats.org/officeDocument/2006/relationships/hyperlink" Target="https://doi.org/10.1007/b98855" TargetMode="External"/><Relationship Id="rId353" Type="http://schemas.openxmlformats.org/officeDocument/2006/relationships/hyperlink" Target="https://doi.org/10.1016/S1573-4412(05)80005-4" TargetMode="External"/><Relationship Id="rId340" Type="http://schemas.openxmlformats.org/officeDocument/2006/relationships/hyperlink" Target="https://doi.org/10.1093/biomet/65.3.457" TargetMode="External"/><Relationship Id="rId342" Type="http://schemas.openxmlformats.org/officeDocument/2006/relationships/hyperlink" Target="https://doi.org/10.1198/000313001300339897" TargetMode="External"/><Relationship Id="rId336" Type="http://schemas.openxmlformats.org/officeDocument/2006/relationships/hyperlink" Target="https://doi.org/10.1201/9781315182780" TargetMode="External"/><Relationship Id="rId360" Type="http://schemas.openxmlformats.org/officeDocument/2006/relationships/hyperlink" Target="https://doi.org/10.1201/9781315370279" TargetMode="External"/><Relationship Id="rId358" Type="http://schemas.openxmlformats.org/officeDocument/2006/relationships/hyperlink" Target="https://doi.org/10.1214/aoms/1177732360" TargetMode="External"/><Relationship Id="rId72" Type="http://schemas.openxmlformats.org/officeDocument/2006/relationships/hyperlink" Target="https://en.wikipedia.org/wiki/Exponential_family" TargetMode="External"/><Relationship Id="rId79" Type="http://schemas.openxmlformats.org/officeDocument/2006/relationships/hyperlink" Target="https://en.wikipedia.org/wiki/Otto_Hesse" TargetMode="External"/><Relationship Id="rId234" Type="http://schemas.openxmlformats.org/officeDocument/2006/relationships/hyperlink" Target="https://en.wikipedia.org/wiki/Taylor%27s_theorem" TargetMode="External"/><Relationship Id="rId37" Type="http://schemas.openxmlformats.org/officeDocument/2006/relationships/hyperlink" Target="https://morrison-lab.github.io/mds/calculus.html#thm-product-rule" TargetMode="External"/><Relationship Id="rId15" Type="http://schemas.openxmlformats.org/officeDocument/2006/relationships/hyperlink" Target="https://morrison-lab.github.io/pds/independence.html#def-indpt" TargetMode="External"/><Relationship Id="rId137" Type="http://schemas.openxmlformats.org/officeDocument/2006/relationships/hyperlink" Target="https://online.stat.psu.edu/stat504/Lesson02" TargetMode="External"/><Relationship Id="rId347" Type="http://schemas.openxmlformats.org/officeDocument/2006/relationships/hyperlink" Target="https://www.cengage.com/c/applied-regression-analysis-and-other-multivariable-methods-5e-kleinbaum/9781285051086/" TargetMode="External"/><Relationship Id="rId334" Type="http://schemas.openxmlformats.org/officeDocument/2006/relationships/hyperlink" Target="https://www.cengage.com/c/statistical-inference-2e-casella-berger/9780534243128/" TargetMode="External"/><Relationship Id="rId332" Type="http://schemas.openxmlformats.org/officeDocument/2006/relationships/hyperlink" Target="https://www.youtube.com/playlist?list=PLeB45KifGiuHesi4PALNZSYZFhViVGQJK" TargetMode="External"/><Relationship Id="rId31" Type="http://schemas.openxmlformats.org/officeDocument/2006/relationships/hyperlink" Target="https://www.youtube.com/watch?v=Pa-GWE5JuH4" TargetMode="External"/><Relationship Id="rId32" Type="http://schemas.openxmlformats.org/officeDocument/2006/relationships/hyperlink" Target="https://www.youtube.com/watch?v=w3a08digzfw" TargetMode="External"/><Relationship Id="rId117" Type="http://schemas.openxmlformats.org/officeDocument/2006/relationships/hyperlink" Target="inference.qmd#def-approximate-ci" TargetMode="External"/><Relationship Id="rId145" Type="http://schemas.openxmlformats.org/officeDocument/2006/relationships/hyperlink" Target="inference.qmd#def-confidence-interval" TargetMode="External"/><Relationship Id="rId140" Type="http://schemas.openxmlformats.org/officeDocument/2006/relationships/hyperlink" Target="inference.qmd#sec-reference-distributions" TargetMode="External"/><Relationship Id="rId202" Type="http://schemas.openxmlformats.org/officeDocument/2006/relationships/hyperlink" Target="intro-MLEs.qmd#def-hessian" TargetMode="External"/><Relationship Id="rId169" Type="http://schemas.openxmlformats.org/officeDocument/2006/relationships/hyperlink" Target="intro-MLEs.qmd#def-lik-obs" TargetMode="External"/><Relationship Id="rId227" Type="http://schemas.openxmlformats.org/officeDocument/2006/relationships/hyperlink" Target="intro-MLEs.qmd#def-oinf" TargetMode="External"/><Relationship Id="rId192" Type="http://schemas.openxmlformats.org/officeDocument/2006/relationships/hyperlink" Target="intro-MLEs.qmd#def-score" TargetMode="External"/><Relationship Id="rId144" Type="http://schemas.openxmlformats.org/officeDocument/2006/relationships/hyperlink" Target="prediction.qmd#def-prediction-error" TargetMode="External"/></Relationships>
</file>

<file path=word/_rels/footnotes.xml.rels><?xml version='1.0' encoding='UTF-8' standalone='yes'?>
<Relationships xmlns="http://schemas.openxmlformats.org/package/2006/relationships"><Relationship Id="rId162" Type="http://schemas.openxmlformats.org/officeDocument/2006/relationships/hyperlink" Target="estimation.qmd#def-estimand" TargetMode="External"/><Relationship Id="rId269" Type="http://schemas.openxmlformats.org/officeDocument/2006/relationships/hyperlink" Target="estimation.qmd#exm-biased-variance-mle" TargetMode="External"/><Relationship Id="rId345" Type="http://schemas.openxmlformats.org/officeDocument/2006/relationships/hyperlink" Target="https://doi.org/10.1001/jama.280.7.605" TargetMode="External"/><Relationship Id="rId351" Type="http://schemas.openxmlformats.org/officeDocument/2006/relationships/hyperlink" Target="https://doi.org/10.1002/9780470191613" TargetMode="External"/><Relationship Id="rId338" Type="http://schemas.openxmlformats.org/officeDocument/2006/relationships/hyperlink" Target="https://doi.org/10.1007/978-1-4419-0118-7" TargetMode="External"/><Relationship Id="rId356" Type="http://schemas.openxmlformats.org/officeDocument/2006/relationships/hyperlink" Target="https://doi.org/10.1007/978-1-4614-1353-0" TargetMode="External"/><Relationship Id="rId349" Type="http://schemas.openxmlformats.org/officeDocument/2006/relationships/hyperlink" Target="https://doi.org/10.1007/b98855" TargetMode="External"/><Relationship Id="rId353" Type="http://schemas.openxmlformats.org/officeDocument/2006/relationships/hyperlink" Target="https://doi.org/10.1016/S1573-4412(05)80005-4" TargetMode="External"/><Relationship Id="rId340" Type="http://schemas.openxmlformats.org/officeDocument/2006/relationships/hyperlink" Target="https://doi.org/10.1093/biomet/65.3.457" TargetMode="External"/><Relationship Id="rId342" Type="http://schemas.openxmlformats.org/officeDocument/2006/relationships/hyperlink" Target="https://doi.org/10.1198/000313001300339897" TargetMode="External"/><Relationship Id="rId336" Type="http://schemas.openxmlformats.org/officeDocument/2006/relationships/hyperlink" Target="https://doi.org/10.1201/9781315182780" TargetMode="External"/><Relationship Id="rId360" Type="http://schemas.openxmlformats.org/officeDocument/2006/relationships/hyperlink" Target="https://doi.org/10.1201/9781315370279" TargetMode="External"/><Relationship Id="rId358" Type="http://schemas.openxmlformats.org/officeDocument/2006/relationships/hyperlink" Target="https://doi.org/10.1214/aoms/1177732360" TargetMode="External"/><Relationship Id="rId72" Type="http://schemas.openxmlformats.org/officeDocument/2006/relationships/hyperlink" Target="https://en.wikipedia.org/wiki/Exponential_family" TargetMode="External"/><Relationship Id="rId79" Type="http://schemas.openxmlformats.org/officeDocument/2006/relationships/hyperlink" Target="https://en.wikipedia.org/wiki/Otto_Hesse" TargetMode="External"/><Relationship Id="rId234" Type="http://schemas.openxmlformats.org/officeDocument/2006/relationships/hyperlink" Target="https://en.wikipedia.org/wiki/Taylor%27s_theorem" TargetMode="External"/><Relationship Id="rId37" Type="http://schemas.openxmlformats.org/officeDocument/2006/relationships/hyperlink" Target="https://morrison-lab.github.io/mds/calculus.html#thm-product-rule" TargetMode="External"/><Relationship Id="rId15" Type="http://schemas.openxmlformats.org/officeDocument/2006/relationships/hyperlink" Target="https://morrison-lab.github.io/pds/independence.html#def-indpt" TargetMode="External"/><Relationship Id="rId137" Type="http://schemas.openxmlformats.org/officeDocument/2006/relationships/hyperlink" Target="https://online.stat.psu.edu/stat504/Lesson02" TargetMode="External"/><Relationship Id="rId347" Type="http://schemas.openxmlformats.org/officeDocument/2006/relationships/hyperlink" Target="https://www.cengage.com/c/applied-regression-analysis-and-other-multivariable-methods-5e-kleinbaum/9781285051086/" TargetMode="External"/><Relationship Id="rId334" Type="http://schemas.openxmlformats.org/officeDocument/2006/relationships/hyperlink" Target="https://www.cengage.com/c/statistical-inference-2e-casella-berger/9780534243128/" TargetMode="External"/><Relationship Id="rId332" Type="http://schemas.openxmlformats.org/officeDocument/2006/relationships/hyperlink" Target="https://www.youtube.com/playlist?list=PLeB45KifGiuHesi4PALNZSYZFhViVGQJK" TargetMode="External"/><Relationship Id="rId31" Type="http://schemas.openxmlformats.org/officeDocument/2006/relationships/hyperlink" Target="https://www.youtube.com/watch?v=Pa-GWE5JuH4" TargetMode="External"/><Relationship Id="rId32" Type="http://schemas.openxmlformats.org/officeDocument/2006/relationships/hyperlink" Target="https://www.youtube.com/watch?v=w3a08digzfw" TargetMode="External"/><Relationship Id="rId117" Type="http://schemas.openxmlformats.org/officeDocument/2006/relationships/hyperlink" Target="inference.qmd#def-approximate-ci" TargetMode="External"/><Relationship Id="rId145" Type="http://schemas.openxmlformats.org/officeDocument/2006/relationships/hyperlink" Target="inference.qmd#def-confidence-interval" TargetMode="External"/><Relationship Id="rId140" Type="http://schemas.openxmlformats.org/officeDocument/2006/relationships/hyperlink" Target="inference.qmd#sec-reference-distributions" TargetMode="External"/><Relationship Id="rId202" Type="http://schemas.openxmlformats.org/officeDocument/2006/relationships/hyperlink" Target="intro-MLEs.qmd#def-hessian" TargetMode="External"/><Relationship Id="rId169" Type="http://schemas.openxmlformats.org/officeDocument/2006/relationships/hyperlink" Target="intro-MLEs.qmd#def-lik-obs" TargetMode="External"/><Relationship Id="rId227" Type="http://schemas.openxmlformats.org/officeDocument/2006/relationships/hyperlink" Target="intro-MLEs.qmd#def-oinf" TargetMode="External"/><Relationship Id="rId192" Type="http://schemas.openxmlformats.org/officeDocument/2006/relationships/hyperlink" Target="intro-MLEs.qmd#def-score" TargetMode="External"/><Relationship Id="rId144" Type="http://schemas.openxmlformats.org/officeDocument/2006/relationships/hyperlink" Target="prediction.qmd#def-prediction-erro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 to Maximum Likelihood Inference</dc:title>
  <dc:creator/>
  <cp:keywords/>
  <dcterms:created xsi:type="dcterms:W3CDTF">2026-10-16T07:28:17Z</dcterms:created>
  <dcterms:modified xsi:type="dcterms:W3CDTF">2026-10-16T07:28:17Z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00:09:51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