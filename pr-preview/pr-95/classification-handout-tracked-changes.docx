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ins w:id="3" w:author="PR Preview" w:date="2026-01-01T00:00:00Z">
        <w:r>
          <w:t xml:space="preserve">5 Agreement between two classifiers</w:t>
        </w:r>
      </w:ins>
    </w:p>
    <w:p>
      <w:pPr>
        <w:pStyle w:val="FirstParagraph"/>
      </w:pPr>
      <w:ins w:id="4" w:author="PR Preview" w:date="2026-01-01T00:00:00Z">
        <w:r>
          <w:t xml:space="preserve">So far, we have compared a test with the true disease status.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The same tools apply whenever we compare two classifiers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that label the same observations: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for example, a new diagnostic test against a reference test,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or an automated grader (an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“agent”</w:t>
        </w:r>
      </w:ins>
      <w:ins w:id="15" w:author="PR Preview" w:date="2026-01-01T00:00:00Z">
        <w:r>
          <w:t xml:space="preserve">) against a human grader.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We call the classifier being evaluated the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b/>
            <w:bCs/>
          </w:rPr>
          <w:t xml:space="preserve">agent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 the one we compare it with the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rPr>
            <w:b/>
            <w:bCs/>
          </w:rPr>
          <w:t xml:space="preserve">reference</w:t>
        </w:r>
      </w:ins>
      <w:ins w:id="24" w:author="PR Preview" w:date="2026-01-01T00:00:00Z">
        <w:r>
          <w:t xml:space="preserve">.</w:t>
        </w:r>
      </w:ins>
    </w:p>
    <w:bookmarkStart w:id="67" w:name="def-agreement-table"/>
    <w:p>
      <w:pPr>
        <w:pStyle w:val="BodyText"/>
      </w:pPr>
      <w:ins w:id="25" w:author="PR Preview" w:date="2026-01-01T00:00:00Z">
        <w:r>
          <w:rPr>
            <w:b/>
            <w:bCs/>
          </w:rPr>
          <w:t xml:space="preserve">Definition 9 (Agreement table)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For</w:t>
        </w:r>
      </w:ins>
      <w:ins w:id="28" w:author="PR Preview" w:date="2026-01-01T00:00:00Z">
        <w:r>
          <w:t xml:space="preserve"> </w:t>
        </w:r>
      </w:ins>
      <m:oMath>
        <m:r>
          <m:t>n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observations that an agent and a reference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each classify as positive or negative,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the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b/>
            <w:bCs/>
          </w:rPr>
          <w:t xml:space="preserve">agreement table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counts the four combinations: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ins w:id="39" w:author="PR Preview" w:date="2026-01-01T00:00:00Z">
        <w:r>
          <w:t xml:space="preserve">The cells</w:t>
        </w:r>
      </w:ins>
      <w:ins w:id="40" w:author="PR Preview" w:date="2026-01-01T00:00:00Z">
        <w:r>
          <w:t xml:space="preserve"> </w:t>
        </w:r>
      </w:ins>
      <m:oMath>
        <m:r>
          <m:t>a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</w:t>
        </w:r>
      </w:ins>
      <w:ins w:id="43" w:author="PR Preview" w:date="2026-01-01T00:00:00Z">
        <w:r>
          <w:t xml:space="preserve"> </w:t>
        </w:r>
      </w:ins>
      <m:oMath>
        <m:r>
          <m:t>d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count agreements,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 cells</w:t>
        </w:r>
      </w:ins>
      <w:ins w:id="48" w:author="PR Preview" w:date="2026-01-01T00:00:00Z">
        <w:r>
          <w:t xml:space="preserve"> </w:t>
        </w:r>
      </w:ins>
      <m:oMath>
        <m:r>
          <m:t>b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and</w:t>
        </w:r>
      </w:ins>
      <w:ins w:id="51" w:author="PR Preview" w:date="2026-01-01T00:00:00Z">
        <w:r>
          <w:t xml:space="preserve"> </w:t>
        </w:r>
      </w:ins>
      <m:oMath>
        <m:r>
          <m:t>c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count disagreements,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and the four cells together count every observation:</w:t>
        </w:r>
      </w:ins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ins w:id="56" w:author="PR Preview" w:date="2026-01-01T00:00:00Z">
        <w:r>
          <w:rPr>
            <w:b/>
            <w:bCs/>
          </w:rPr>
          <w:t xml:space="preserve">Example 8 (Agreement table for a COVID-19 test)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Apply the COVID-19 test of</w:t>
        </w:r>
      </w:ins>
      <w:ins w:id="59" w:author="PR Preview" w:date="2026-01-01T00:00:00Z">
        <w:r>
          <w:t xml:space="preserve"> </w:t>
        </w:r>
      </w:ins>
      <w:hyperlink w:anchor="exm-sensitivity">
        <w:ins w:id="60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and</w:t>
        </w:r>
      </w:ins>
      <w:ins w:id="63" w:author="PR Preview" w:date="2026-01-01T00:00:00Z">
        <w:r>
          <w:t xml:space="preserve"> </w:t>
        </w:r>
      </w:ins>
      <w:hyperlink w:anchor="exm-specificity">
        <w:ins w:id="6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to</w:t>
        </w:r>
      </w:ins>
      <w:ins w:id="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people from the population of</w:t>
        </w:r>
      </w:ins>
      <w:ins w:id="70" w:author="PR Preview" w:date="2026-01-01T00:00:00Z">
        <w:r>
          <w:t xml:space="preserve"> </w:t>
        </w:r>
      </w:ins>
      <w:hyperlink w:anchor="exm-prevalence">
        <w:ins w:id="71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with the true disease status as the reference.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With 7% prevalence,</w:t>
        </w:r>
      </w:ins>
      <w:ins w:id="77" w:author="PR Preview" w:date="2026-01-01T00:00:00Z">
        <w:r>
          <w:t xml:space="preserve"> </w:t>
        </w:r>
      </w:ins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people have COVID-19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and</w:t>
        </w:r>
      </w:ins>
      <w:ins w:id="82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do not.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With 99% sensitivity,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the test is positive for</w:t>
        </w:r>
      </w:ins>
      <w:ins w:id="89" w:author="PR Preview" w:date="2026-01-01T00:00:00Z">
        <w:r>
          <w:t xml:space="preserve"> </w:t>
        </w:r>
      </w:ins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of the 700;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with 99% specificity,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it is negative for</w:t>
        </w:r>
      </w:ins>
      <w:ins w:id="96" w:author="PR Preview" w:date="2026-01-01T00:00:00Z">
        <w:r>
          <w:t xml:space="preserve"> </w:t>
        </w:r>
      </w:ins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of the 9,300.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So the test is positive for</w:t>
        </w:r>
      </w:ins>
      <w:ins w:id="101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people without COVID-19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and negative for</w:t>
        </w:r>
      </w:ins>
      <w:ins w:id="106" w:author="PR Preview" w:date="2026-01-01T00:00:00Z">
        <w:r>
          <w:t xml:space="preserve"> </w:t>
        </w:r>
      </w:ins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people with it.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The agreement table (</w:t>
        </w:r>
      </w:ins>
      <w:hyperlink w:anchor="def-agreement-table">
        <w:ins w:id="11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12" w:author="PR Preview" w:date="2026-01-01T00:00:00Z">
        <w:r>
          <w:t xml:space="preserve">) is: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ins w:id="113" w:author="PR Preview" w:date="2026-01-01T00:00:00Z">
        <w:r>
          <w:rPr>
            <w:rStyle w:val="NormalTok"/>
          </w:rPr>
          <w:t xml:space="preserve">agree_covid </w:t>
        </w:r>
      </w:ins>
      <w:ins w:id="114" w:author="PR Preview" w:date="2026-01-01T00:00:00Z">
        <w:r>
          <w:rPr>
            <w:rStyle w:val="OtherTok"/>
          </w:rPr>
          <w:t xml:space="preserve">&lt;-</w:t>
        </w:r>
      </w:ins>
      <w:ins w:id="115" w:author="PR Preview" w:date="2026-01-01T00:00:00Z">
        <w:r>
          <w:rPr>
            <w:rStyle w:val="NormalTok"/>
          </w:rPr>
          <w:t xml:space="preserve"> </w:t>
        </w:r>
      </w:ins>
      <w:ins w:id="116" w:author="PR Preview" w:date="2026-01-01T00:00:00Z">
        <w:r>
          <w:rPr>
            <w:rStyle w:val="FunctionTok"/>
          </w:rPr>
          <w:t xml:space="preserve">c</w:t>
        </w:r>
      </w:ins>
      <w:ins w:id="117" w:author="PR Preview" w:date="2026-01-01T00:00:00Z">
        <w:r>
          <w:rPr>
            <w:rStyle w:val="NormalTok"/>
          </w:rPr>
          <w:t xml:space="preserve">(</w:t>
        </w:r>
      </w:ins>
      <w:ins w:id="118" w:author="PR Preview" w:date="2026-01-01T00:00:00Z">
        <w:r>
          <w:rPr>
            <w:rStyle w:val="AttributeTok"/>
          </w:rPr>
          <w:t xml:space="preserve">a =</w:t>
        </w:r>
      </w:ins>
      <w:ins w:id="119" w:author="PR Preview" w:date="2026-01-01T00:00:00Z">
        <w:r>
          <w:rPr>
            <w:rStyle w:val="NormalTok"/>
          </w:rPr>
          <w:t xml:space="preserve"> </w:t>
        </w:r>
      </w:ins>
      <w:ins w:id="120" w:author="PR Preview" w:date="2026-01-01T00:00:00Z">
        <w:r>
          <w:rPr>
            <w:rStyle w:val="DecValTok"/>
          </w:rPr>
          <w:t xml:space="preserve">693</w:t>
        </w:r>
      </w:ins>
      <w:ins w:id="121" w:author="PR Preview" w:date="2026-01-01T00:00:00Z">
        <w:r>
          <w:rPr>
            <w:rStyle w:val="NormalTok"/>
          </w:rPr>
          <w:t xml:space="preserve">, </w:t>
        </w:r>
      </w:ins>
      <w:ins w:id="122" w:author="PR Preview" w:date="2026-01-01T00:00:00Z">
        <w:r>
          <w:rPr>
            <w:rStyle w:val="AttributeTok"/>
          </w:rPr>
          <w:t xml:space="preserve">b =</w:t>
        </w:r>
      </w:ins>
      <w:ins w:id="123" w:author="PR Preview" w:date="2026-01-01T00:00:00Z">
        <w:r>
          <w:rPr>
            <w:rStyle w:val="NormalTok"/>
          </w:rPr>
          <w:t xml:space="preserve"> </w:t>
        </w:r>
      </w:ins>
      <w:ins w:id="124" w:author="PR Preview" w:date="2026-01-01T00:00:00Z">
        <w:r>
          <w:rPr>
            <w:rStyle w:val="DecValTok"/>
          </w:rPr>
          <w:t xml:space="preserve">93</w:t>
        </w:r>
      </w:ins>
      <w:ins w:id="125" w:author="PR Preview" w:date="2026-01-01T00:00:00Z">
        <w:r>
          <w:rPr>
            <w:rStyle w:val="NormalTok"/>
          </w:rPr>
          <w:t xml:space="preserve">, </w:t>
        </w:r>
      </w:ins>
      <w:ins w:id="126" w:author="PR Preview" w:date="2026-01-01T00:00:00Z">
        <w:r>
          <w:rPr>
            <w:rStyle w:val="AttributeTok"/>
          </w:rPr>
          <w:t xml:space="preserve">c =</w:t>
        </w:r>
      </w:ins>
      <w:ins w:id="127" w:author="PR Preview" w:date="2026-01-01T00:00:00Z">
        <w:r>
          <w:rPr>
            <w:rStyle w:val="NormalTok"/>
          </w:rPr>
          <w:t xml:space="preserve"> </w:t>
        </w:r>
      </w:ins>
      <w:ins w:id="128" w:author="PR Preview" w:date="2026-01-01T00:00:00Z">
        <w:r>
          <w:rPr>
            <w:rStyle w:val="DecValTok"/>
          </w:rPr>
          <w:t xml:space="preserve">7</w:t>
        </w:r>
      </w:ins>
      <w:ins w:id="129" w:author="PR Preview" w:date="2026-01-01T00:00:00Z">
        <w:r>
          <w:rPr>
            <w:rStyle w:val="NormalTok"/>
          </w:rPr>
          <w:t xml:space="preserve">, </w:t>
        </w:r>
      </w:ins>
      <w:ins w:id="130" w:author="PR Preview" w:date="2026-01-01T00:00:00Z">
        <w:r>
          <w:rPr>
            <w:rStyle w:val="AttributeTok"/>
          </w:rPr>
          <w:t xml:space="preserve">d =</w:t>
        </w:r>
      </w:ins>
      <w:ins w:id="131" w:author="PR Preview" w:date="2026-01-01T00:00:00Z">
        <w:r>
          <w:rPr>
            <w:rStyle w:val="NormalTok"/>
          </w:rPr>
          <w:t xml:space="preserve"> </w:t>
        </w:r>
      </w:ins>
      <w:ins w:id="132" w:author="PR Preview" w:date="2026-01-01T00:00:00Z">
        <w:r>
          <w:rPr>
            <w:rStyle w:val="DecValTok"/>
          </w:rPr>
          <w:t xml:space="preserve">9207</w:t>
        </w:r>
      </w:ins>
      <w:ins w:id="133" w:author="PR Preview" w:date="2026-01-01T00:00:00Z">
        <w:r>
          <w:rPr>
            <w:rStyle w:val="NormalTok"/>
          </w:rPr>
          <w:t xml:space="preserve">)</w:t>
        </w:r>
      </w:ins>
      <w:ins w:id="134" w:author="PR Preview" w:date="2026-01-01T00:00:00Z">
        <w:r>
          <w:br/>
        </w:r>
      </w:ins>
      <w:ins w:id="135" w:author="PR Preview" w:date="2026-01-01T00:00:00Z">
        <w:r>
          <w:rPr>
            <w:rStyle w:val="NormalTok"/>
          </w:rPr>
          <w:t xml:space="preserve">agree_covid</w:t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CommentTok"/>
          </w:rPr>
          <w:t xml:space="preserve">#&gt;    a    b    c    d </w:t>
        </w:r>
      </w:ins>
      <w:ins w:id="138" w:author="PR Preview" w:date="2026-01-01T00:00:00Z">
        <w:r>
          <w:br/>
        </w:r>
      </w:ins>
      <w:ins w:id="139" w:author="PR Preview" w:date="2026-01-01T00:00:00Z">
        <w:r>
          <w:rPr>
            <w:rStyle w:val="CommentTok"/>
          </w:rPr>
          <w:t xml:space="preserve">#&gt;  693   93    7 9207</w:t>
        </w:r>
      </w:ins>
    </w:p>
    <w:bookmarkEnd w:id="68"/>
    <w:bookmarkEnd w:id="69"/>
    <w:bookmarkStart w:id="89" w:name="agreement-proportions"/>
    <w:p>
      <w:pPr>
        <w:pStyle w:val="Heading2"/>
      </w:pPr>
      <w:ins w:id="140" w:author="PR Preview" w:date="2026-01-01T00:00:00Z">
        <w:r>
          <w:t xml:space="preserve">6 Agreement proportions</w:t>
        </w:r>
      </w:ins>
    </w:p>
    <w:bookmarkStart w:id="71" w:name="def-overall-agreement"/>
    <w:p>
      <w:pPr>
        <w:pStyle w:val="FirstParagraph"/>
      </w:pPr>
      <w:ins w:id="141" w:author="PR Preview" w:date="2026-01-01T00:00:00Z">
        <w:r>
          <w:rPr>
            <w:b/>
            <w:bCs/>
          </w:rPr>
          <w:t xml:space="preserve">Definition 10 (Overall agreement)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b/>
            <w:bCs/>
          </w:rPr>
          <w:t xml:space="preserve">overall agreement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of an agreement table (</w:t>
        </w:r>
      </w:ins>
      <w:hyperlink w:anchor="def-agreement-table">
        <w:ins w:id="14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49" w:author="PR Preview" w:date="2026-01-01T00:00:00Z">
        <w:r>
          <w:t xml:space="preserve">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is the proportion of observations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on which the agent and the reference agree:</w:t>
        </w:r>
      </w:ins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ins w:id="154" w:author="PR Preview" w:date="2026-01-01T00:00:00Z">
        <w:r>
          <w:rPr>
            <w:b/>
            <w:bCs/>
          </w:rPr>
          <w:t xml:space="preserve">Example 9 (Overall agreement for the COVID-19 test)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For the agreement table of</w:t>
        </w:r>
      </w:ins>
      <w:ins w:id="157" w:author="PR Preview" w:date="2026-01-01T00:00:00Z">
        <w:r>
          <w:t xml:space="preserve"> </w:t>
        </w:r>
      </w:ins>
      <w:hyperlink w:anchor="exm-agreement-table-covid">
        <w:ins w:id="158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the overall agreement (</w:t>
        </w:r>
      </w:ins>
      <w:hyperlink w:anchor="def-overall-agreement">
        <w:ins w:id="16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63" w:author="PR Preview" w:date="2026-01-01T00:00:00Z">
        <w:r>
          <w:t xml:space="preserve">) is:</w:t>
        </w:r>
      </w:ins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ins w:id="164" w:author="PR Preview" w:date="2026-01-01T00:00:00Z">
        <w:r>
          <w:rPr>
            <w:b/>
            <w:bCs/>
          </w:rPr>
          <w:t xml:space="preserve">Definition 11 (Positive agreement)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The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rPr>
            <w:b/>
            <w:bCs/>
          </w:rPr>
          <w:t xml:space="preserve">positive agreement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(also called the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rPr>
            <w:i/>
            <w:iCs/>
          </w:rPr>
          <w:t xml:space="preserve">average positive agreement</w:t>
        </w:r>
      </w:ins>
      <w:ins w:id="173" w:author="PR Preview" w:date="2026-01-01T00:00:00Z">
        <w:r>
          <w:t xml:space="preserve">)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of an agreement table (</w:t>
        </w:r>
      </w:ins>
      <w:hyperlink w:anchor="def-agreement-table">
        <w:ins w:id="17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77" w:author="PR Preview" w:date="2026-01-01T00:00:00Z">
        <w:r>
          <w:t xml:space="preserve">)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with</w:t>
        </w:r>
      </w:ins>
      <w:ins w:id="180" w:author="PR Preview" w:date="2026-01-01T00:00:00Z">
        <w:r>
          <w:t xml:space="preserve"> </w:t>
        </w:r>
      </w:ins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is the number of positive calls the agent and the reference share,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counted once for each classifier,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as a proportion of all their positive calls:</w:t>
        </w:r>
      </w:ins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ins w:id="187" w:author="PR Preview" w:date="2026-01-01T00:00:00Z">
        <w:r>
          <w:t xml:space="preserve">Source: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Cicchetti and Feinstein (1990)</w:t>
        </w:r>
      </w:ins>
      <w:ins w:id="190" w:author="PR Preview" w:date="2026-01-01T00:00:00Z">
        <w:r>
          <w:t xml:space="preserve">.</w:t>
        </w:r>
      </w:ins>
    </w:p>
    <w:bookmarkEnd w:id="75"/>
    <w:bookmarkStart w:id="77" w:name="exm-positive-agreement"/>
    <w:p>
      <w:pPr>
        <w:pStyle w:val="BodyText"/>
      </w:pPr>
      <w:ins w:id="191" w:author="PR Preview" w:date="2026-01-01T00:00:00Z">
        <w:r>
          <w:rPr>
            <w:b/>
            <w:bCs/>
          </w:rPr>
          <w:t xml:space="preserve">Example 10 (Positive agreement for the COVID-19 test)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For the agreement table of</w:t>
        </w:r>
      </w:ins>
      <w:ins w:id="194" w:author="PR Preview" w:date="2026-01-01T00:00:00Z">
        <w:r>
          <w:t xml:space="preserve"> </w:t>
        </w:r>
      </w:ins>
      <w:hyperlink w:anchor="exm-agreement-table-covid">
        <w:ins w:id="195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96" w:author="PR Preview" w:date="2026-01-01T00:00:00Z">
        <w:r>
          <w:t xml:space="preserve">,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the positive agreement (</w:t>
        </w:r>
      </w:ins>
      <w:hyperlink w:anchor="def-positive-agreement">
        <w:ins w:id="19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00" w:author="PR Preview" w:date="2026-01-01T00:00:00Z">
        <w:r>
          <w:t xml:space="preserve">) is:</w:t>
        </w:r>
      </w:ins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ins w:id="201" w:author="PR Preview" w:date="2026-01-01T00:00:00Z">
        <w:r>
          <w:t xml:space="preserve">The positive agreement is lower than the overall agreement (</w:t>
        </w:r>
      </w:ins>
      <w:hyperlink w:anchor="exm-overall-agreement">
        <w:ins w:id="202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203" w:author="PR Preview" w:date="2026-01-01T00:00:00Z">
        <w:r>
          <w:t xml:space="preserve">),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because the 93 false positives are large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relative to the 693 true positives.</w:t>
        </w:r>
      </w:ins>
    </w:p>
    <w:bookmarkEnd w:id="77"/>
    <w:bookmarkStart w:id="79" w:name="def-negative-agreement"/>
    <w:p>
      <w:pPr>
        <w:pStyle w:val="BodyText"/>
      </w:pPr>
      <w:ins w:id="208" w:author="PR Preview" w:date="2026-01-01T00:00:00Z">
        <w:r>
          <w:rPr>
            <w:b/>
            <w:bCs/>
          </w:rPr>
          <w:t xml:space="preserve">Definition 12 (Negative agreement)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The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rPr>
            <w:b/>
            <w:bCs/>
          </w:rPr>
          <w:t xml:space="preserve">negative agreement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(also called the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i/>
            <w:iCs/>
          </w:rPr>
          <w:t xml:space="preserve">average negative agreement</w:t>
        </w:r>
      </w:ins>
      <w:ins w:id="217" w:author="PR Preview" w:date="2026-01-01T00:00:00Z">
        <w:r>
          <w:t xml:space="preserve">)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of an agreement table (</w:t>
        </w:r>
      </w:ins>
      <w:hyperlink w:anchor="def-agreement-table">
        <w:ins w:id="22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21" w:author="PR Preview" w:date="2026-01-01T00:00:00Z">
        <w:r>
          <w:t xml:space="preserve">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with</w:t>
        </w:r>
      </w:ins>
      <w:ins w:id="224" w:author="PR Preview" w:date="2026-01-01T00:00:00Z">
        <w:r>
          <w:t xml:space="preserve"> </w:t>
        </w:r>
      </w:ins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is the number of negative calls the agent and the reference share,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counted once for each classifier,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as a proportion of all their negative calls:</w:t>
        </w:r>
      </w:ins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ins w:id="231" w:author="PR Preview" w:date="2026-01-01T00:00:00Z">
        <w:r>
          <w:t xml:space="preserve">Source: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Cicchetti and Feinstein (1990)</w:t>
        </w:r>
      </w:ins>
      <w:ins w:id="234" w:author="PR Preview" w:date="2026-01-01T00:00:00Z">
        <w:r>
          <w:t xml:space="preserve">.</w:t>
        </w:r>
      </w:ins>
    </w:p>
    <w:bookmarkEnd w:id="79"/>
    <w:bookmarkStart w:id="81" w:name="exm-negative-agreement"/>
    <w:p>
      <w:pPr>
        <w:pStyle w:val="BodyText"/>
      </w:pPr>
      <w:ins w:id="235" w:author="PR Preview" w:date="2026-01-01T00:00:00Z">
        <w:r>
          <w:rPr>
            <w:b/>
            <w:bCs/>
          </w:rPr>
          <w:t xml:space="preserve">Example 11 (Negative agreement for the COVID-19 test)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For the agreement table of</w:t>
        </w:r>
      </w:ins>
      <w:ins w:id="238" w:author="PR Preview" w:date="2026-01-01T00:00:00Z">
        <w:r>
          <w:t xml:space="preserve"> </w:t>
        </w:r>
      </w:ins>
      <w:hyperlink w:anchor="exm-agreement-table-covid">
        <w:ins w:id="23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the negative agreement (</w:t>
        </w:r>
      </w:ins>
      <w:hyperlink w:anchor="def-negative-agreement">
        <w:ins w:id="243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244" w:author="PR Preview" w:date="2026-01-01T00:00:00Z">
        <w:r>
          <w:t xml:space="preserve">) is:</w:t>
        </w:r>
      </w:ins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ins w:id="245" w:author="PR Preview" w:date="2026-01-01T00:00:00Z">
        <w:r>
          <w:t xml:space="preserve">The negative agreement is even higher than the overall agreement (</w:t>
        </w:r>
      </w:ins>
      <w:hyperlink w:anchor="exm-overall-agreement">
        <w:ins w:id="246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247" w:author="PR Preview" w:date="2026-01-01T00:00:00Z">
        <w:r>
          <w:t xml:space="preserve">),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because the 100 disagreements are small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relative to the 9,207 shared negative calls.</w:t>
        </w:r>
      </w:ins>
    </w:p>
    <w:bookmarkEnd w:id="81"/>
    <w:bookmarkStart w:id="83" w:name="def-agent-only-rate"/>
    <w:p>
      <w:pPr>
        <w:pStyle w:val="BodyText"/>
      </w:pPr>
      <w:ins w:id="252" w:author="PR Preview" w:date="2026-01-01T00:00:00Z">
        <w:r>
          <w:rPr>
            <w:b/>
            <w:bCs/>
          </w:rPr>
          <w:t xml:space="preserve">Definition 13 (Agent-only rate)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The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rPr>
            <w:b/>
            <w:bCs/>
          </w:rPr>
          <w:t xml:space="preserve">agent-only rate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of an agreement table (</w:t>
        </w:r>
      </w:ins>
      <w:hyperlink w:anchor="def-agreement-table">
        <w:ins w:id="25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60" w:author="PR Preview" w:date="2026-01-01T00:00:00Z">
        <w:r>
          <w:t xml:space="preserve">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is the proportion of observations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that the agent calls positive and the reference calls negative:</w:t>
        </w:r>
      </w:ins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ins w:id="265" w:author="PR Preview" w:date="2026-01-01T00:00:00Z">
        <w:r>
          <w:rPr>
            <w:b/>
            <w:bCs/>
          </w:rPr>
          <w:t xml:space="preserve">Example 12 (Agent-only rate for the COVID-19 test)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For the agreement table of</w:t>
        </w:r>
      </w:ins>
      <w:ins w:id="268" w:author="PR Preview" w:date="2026-01-01T00:00:00Z">
        <w:r>
          <w:t xml:space="preserve"> </w:t>
        </w:r>
      </w:ins>
      <w:hyperlink w:anchor="exm-agreement-table-covid">
        <w:ins w:id="26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70" w:author="PR Preview" w:date="2026-01-01T00:00:00Z">
        <w:r>
          <w:t xml:space="preserve">,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agent-only rate (</w:t>
        </w:r>
      </w:ins>
      <w:hyperlink w:anchor="def-agent-only-rate">
        <w:ins w:id="273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274" w:author="PR Preview" w:date="2026-01-01T00:00:00Z">
        <w:r>
          <w:t xml:space="preserve">) is:</w:t>
        </w:r>
      </w:ins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ins w:id="275" w:author="PR Preview" w:date="2026-01-01T00:00:00Z">
        <w:r>
          <w:t xml:space="preserve">so about 9 of every 1,000 people tested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are called positive by the test and negative by the reference.</w:t>
        </w:r>
      </w:ins>
    </w:p>
    <w:bookmarkEnd w:id="85"/>
    <w:bookmarkStart w:id="87" w:name="def-agreement-test-measures"/>
    <w:p>
      <w:pPr>
        <w:pStyle w:val="BodyText"/>
      </w:pPr>
      <w:ins w:id="278" w:author="PR Preview" w:date="2026-01-01T00:00:00Z">
        <w:r>
          <w:rPr>
            <w:b/>
            <w:bCs/>
          </w:rPr>
          <w:t xml:space="preserve">Definition 14 (Test measures estimated from an agreement table)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Treating the reference as the truth,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an agreement table (</w:t>
        </w:r>
      </w:ins>
      <w:hyperlink w:anchor="def-agreement-table">
        <w:ins w:id="283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84" w:author="PR Preview" w:date="2026-01-01T00:00:00Z">
        <w:r>
          <w:t xml:space="preserve">) estimates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four measures of the agent:</w:t>
        </w:r>
      </w:ins>
    </w:p>
    <w:p>
      <w:pPr>
        <w:pStyle w:val="Compact"/>
        <w:numPr>
          <w:ilvl w:val="0"/>
          <w:numId w:val="1005"/>
        </w:numPr>
      </w:pPr>
      <w:ins w:id="287" w:author="PR Preview" w:date="2026-01-01T00:00:00Z">
        <w:r>
          <w:t xml:space="preserve">its</w:t>
        </w:r>
      </w:ins>
      <w:ins w:id="288" w:author="PR Preview" w:date="2026-01-01T00:00:00Z">
        <w:r>
          <w:t xml:space="preserve"> </w:t>
        </w:r>
      </w:ins>
      <w:hyperlink w:anchor="def-sensitivity">
        <w:ins w:id="289" w:author="PR Preview" w:date="2026-01-01T00:00:00Z">
          <w:r>
            <w:rPr>
              <w:rStyle w:val="Hyperlink"/>
            </w:rPr>
            <w:t xml:space="preserve">sensitivity</w:t>
          </w:r>
        </w:ins>
      </w:hyperlink>
      <w:ins w:id="29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291" w:author="PR Preview" w:date="2026-01-01T00:00:00Z">
        <w:r>
          <w:t xml:space="preserve">its</w:t>
        </w:r>
      </w:ins>
      <w:ins w:id="292" w:author="PR Preview" w:date="2026-01-01T00:00:00Z">
        <w:r>
          <w:t xml:space="preserve"> </w:t>
        </w:r>
      </w:ins>
      <w:hyperlink w:anchor="def-specificity">
        <w:ins w:id="293" w:author="PR Preview" w:date="2026-01-01T00:00:00Z">
          <w:r>
            <w:rPr>
              <w:rStyle w:val="Hyperlink"/>
            </w:rPr>
            <w:t xml:space="preserve">specificity</w:t>
          </w:r>
        </w:ins>
      </w:hyperlink>
      <w:ins w:id="29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295" w:author="PR Preview" w:date="2026-01-01T00:00:00Z">
        <w:r>
          <w:t xml:space="preserve">its</w:t>
        </w:r>
      </w:ins>
      <w:ins w:id="296" w:author="PR Preview" w:date="2026-01-01T00:00:00Z">
        <w:r>
          <w:t xml:space="preserve"> </w:t>
        </w:r>
      </w:ins>
      <w:hyperlink w:anchor="def-ppv">
        <w:ins w:id="297" w:author="PR Preview" w:date="2026-01-01T00:00:00Z">
          <w:r>
            <w:rPr>
              <w:rStyle w:val="Hyperlink"/>
            </w:rPr>
            <w:t xml:space="preserve">positive predictive value</w:t>
          </w:r>
        </w:ins>
      </w:hyperlink>
      <w:ins w:id="29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299" w:author="PR Preview" w:date="2026-01-01T00:00:00Z">
        <w:r>
          <w:t xml:space="preserve">its</w:t>
        </w:r>
      </w:ins>
      <w:ins w:id="300" w:author="PR Preview" w:date="2026-01-01T00:00:00Z">
        <w:r>
          <w:t xml:space="preserve"> </w:t>
        </w:r>
      </w:ins>
      <w:hyperlink w:anchor="def-npv">
        <w:ins w:id="301" w:author="PR Preview" w:date="2026-01-01T00:00:00Z">
          <w:r>
            <w:rPr>
              <w:rStyle w:val="Hyperlink"/>
            </w:rPr>
            <w:t xml:space="preserve">negative predictive value</w:t>
          </w:r>
        </w:ins>
      </w:hyperlink>
      <w:ins w:id="302" w:author="PR Preview" w:date="2026-01-01T00:00:00Z">
        <w:r>
          <w:t xml:space="preserve">.</w:t>
        </w:r>
      </w:ins>
    </w:p>
    <w:p>
      <w:pPr>
        <w:pStyle w:val="FirstParagraph"/>
      </w:pPr>
      <w:ins w:id="303" w:author="PR Preview" w:date="2026-01-01T00:00:00Z">
        <w:r>
          <w:t xml:space="preserve">Each estimate is the matching proportion of the table’s cells,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defined when its denominator is positive:</w:t>
        </w:r>
      </w:ins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ins w:id="306" w:author="PR Preview" w:date="2026-01-01T00:00:00Z">
        <w:r>
          <w:rPr>
            <w:b/>
            <w:bCs/>
          </w:rPr>
          <w:t xml:space="preserve">Example 13 (Test measures for the COVID-19 test)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For the agreement table of</w:t>
        </w:r>
      </w:ins>
      <w:ins w:id="309" w:author="PR Preview" w:date="2026-01-01T00:00:00Z">
        <w:r>
          <w:t xml:space="preserve"> </w:t>
        </w:r>
      </w:ins>
      <w:hyperlink w:anchor="exm-agreement-table-covid">
        <w:ins w:id="310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311" w:author="PR Preview" w:date="2026-01-01T00:00:00Z">
        <w:r>
          <w:t xml:space="preserve">,</w:t>
        </w:r>
      </w:ins>
      <w:ins w:id="312" w:author="PR Preview" w:date="2026-01-01T00:00:00Z">
        <w:r>
          <w:t xml:space="preserve"> </w:t>
        </w:r>
      </w:ins>
      <w:hyperlink w:anchor="def-agreement-test-measures">
        <w:ins w:id="31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gives:</w:t>
        </w:r>
      </w:ins>
    </w:p>
    <w:p>
      <w:pPr>
        <w:pStyle w:val="SourceCode"/>
      </w:pPr>
      <w:ins w:id="316" w:author="PR Preview" w:date="2026-01-01T00:00:00Z">
        <w:r>
          <w:rPr>
            <w:rStyle w:val="NormalTok"/>
          </w:rPr>
          <w:t xml:space="preserve">test_measures </w:t>
        </w:r>
      </w:ins>
      <w:ins w:id="317" w:author="PR Preview" w:date="2026-01-01T00:00:00Z">
        <w:r>
          <w:rPr>
            <w:rStyle w:val="OtherTok"/>
          </w:rPr>
          <w:t xml:space="preserve">&lt;-</w:t>
        </w:r>
      </w:ins>
      <w:ins w:id="318" w:author="PR Preview" w:date="2026-01-01T00:00:00Z">
        <w:r>
          <w:rPr>
            <w:rStyle w:val="NormalTok"/>
          </w:rPr>
          <w:t xml:space="preserve"> </w:t>
        </w:r>
      </w:ins>
      <w:ins w:id="319" w:author="PR Preview" w:date="2026-01-01T00:00:00Z">
        <w:r>
          <w:rPr>
            <w:rStyle w:val="FunctionTok"/>
          </w:rPr>
          <w:t xml:space="preserve">with</w:t>
        </w:r>
      </w:ins>
      <w:ins w:id="320" w:author="PR Preview" w:date="2026-01-01T00:00:00Z">
        <w:r>
          <w:rPr>
            <w:rStyle w:val="NormalTok"/>
          </w:rPr>
          <w:t xml:space="preserve">(</w:t>
        </w:r>
      </w:ins>
      <w:ins w:id="321" w:author="PR Preview" w:date="2026-01-01T00:00:00Z">
        <w:r>
          <w:rPr>
            <w:rStyle w:val="FunctionTok"/>
          </w:rPr>
          <w:t xml:space="preserve">as.list</w:t>
        </w:r>
      </w:ins>
      <w:ins w:id="322" w:author="PR Preview" w:date="2026-01-01T00:00:00Z">
        <w:r>
          <w:rPr>
            <w:rStyle w:val="NormalTok"/>
          </w:rPr>
          <w:t xml:space="preserve">(agree_covid), </w:t>
        </w:r>
      </w:ins>
      <w:ins w:id="323" w:author="PR Preview" w:date="2026-01-01T00:00:00Z">
        <w:r>
          <w:rPr>
            <w:rStyle w:val="FunctionTok"/>
          </w:rPr>
          <w:t xml:space="preserve">c</w:t>
        </w:r>
      </w:ins>
      <w:ins w:id="324" w:author="PR Preview" w:date="2026-01-01T00:00:00Z">
        <w:r>
          <w:rPr>
            <w:rStyle w:val="NormalTok"/>
          </w:rPr>
          <w:t xml:space="preserve">(</w:t>
        </w:r>
      </w:ins>
      <w:ins w:id="325" w:author="PR Preview" w:date="2026-01-01T00:00:00Z">
        <w:r>
          <w:br/>
        </w:r>
      </w:ins>
      <w:ins w:id="326" w:author="PR Preview" w:date="2026-01-01T00:00:00Z">
        <w:r>
          <w:rPr>
            <w:rStyle w:val="NormalTok"/>
          </w:rPr>
          <w:t xml:space="preserve">  </w:t>
        </w:r>
      </w:ins>
      <w:ins w:id="327" w:author="PR Preview" w:date="2026-01-01T00:00:00Z">
        <w:r>
          <w:rPr>
            <w:rStyle w:val="AttributeTok"/>
          </w:rPr>
          <w:t xml:space="preserve">sensitivity =</w:t>
        </w:r>
      </w:ins>
      <w:ins w:id="328" w:author="PR Preview" w:date="2026-01-01T00:00:00Z">
        <w:r>
          <w:rPr>
            <w:rStyle w:val="NormalTok"/>
          </w:rPr>
          <w:t xml:space="preserve"> a </w:t>
        </w:r>
      </w:ins>
      <w:ins w:id="329" w:author="PR Preview" w:date="2026-01-01T00:00:00Z">
        <w:r>
          <w:rPr>
            <w:rStyle w:val="SpecialCharTok"/>
          </w:rPr>
          <w:t xml:space="preserve">/</w:t>
        </w:r>
      </w:ins>
      <w:ins w:id="330" w:author="PR Preview" w:date="2026-01-01T00:00:00Z">
        <w:r>
          <w:rPr>
            <w:rStyle w:val="NormalTok"/>
          </w:rPr>
          <w:t xml:space="preserve"> (a </w:t>
        </w:r>
      </w:ins>
      <w:ins w:id="331" w:author="PR Preview" w:date="2026-01-01T00:00:00Z">
        <w:r>
          <w:rPr>
            <w:rStyle w:val="SpecialCharTok"/>
          </w:rPr>
          <w:t xml:space="preserve">+</w:t>
        </w:r>
      </w:ins>
      <w:ins w:id="332" w:author="PR Preview" w:date="2026-01-01T00:00:00Z">
        <w:r>
          <w:rPr>
            <w:rStyle w:val="NormalTok"/>
          </w:rPr>
          <w:t xml:space="preserve"> c),</w:t>
        </w:r>
      </w:ins>
      <w:ins w:id="333" w:author="PR Preview" w:date="2026-01-01T00:00:00Z">
        <w:r>
          <w:br/>
        </w:r>
      </w:ins>
      <w:ins w:id="334" w:author="PR Preview" w:date="2026-01-01T00:00:00Z">
        <w:r>
          <w:rPr>
            <w:rStyle w:val="NormalTok"/>
          </w:rPr>
          <w:t xml:space="preserve">  </w:t>
        </w:r>
      </w:ins>
      <w:ins w:id="335" w:author="PR Preview" w:date="2026-01-01T00:00:00Z">
        <w:r>
          <w:rPr>
            <w:rStyle w:val="AttributeTok"/>
          </w:rPr>
          <w:t xml:space="preserve">specificity =</w:t>
        </w:r>
      </w:ins>
      <w:ins w:id="336" w:author="PR Preview" w:date="2026-01-01T00:00:00Z">
        <w:r>
          <w:rPr>
            <w:rStyle w:val="NormalTok"/>
          </w:rPr>
          <w:t xml:space="preserve"> d </w:t>
        </w:r>
      </w:ins>
      <w:ins w:id="337" w:author="PR Preview" w:date="2026-01-01T00:00:00Z">
        <w:r>
          <w:rPr>
            <w:rStyle w:val="SpecialCharTok"/>
          </w:rPr>
          <w:t xml:space="preserve">/</w:t>
        </w:r>
      </w:ins>
      <w:ins w:id="338" w:author="PR Preview" w:date="2026-01-01T00:00:00Z">
        <w:r>
          <w:rPr>
            <w:rStyle w:val="NormalTok"/>
          </w:rPr>
          <w:t xml:space="preserve"> (b </w:t>
        </w:r>
      </w:ins>
      <w:ins w:id="339" w:author="PR Preview" w:date="2026-01-01T00:00:00Z">
        <w:r>
          <w:rPr>
            <w:rStyle w:val="SpecialCharTok"/>
          </w:rPr>
          <w:t xml:space="preserve">+</w:t>
        </w:r>
      </w:ins>
      <w:ins w:id="340" w:author="PR Preview" w:date="2026-01-01T00:00:00Z">
        <w:r>
          <w:rPr>
            <w:rStyle w:val="NormalTok"/>
          </w:rPr>
          <w:t xml:space="preserve"> d),</w:t>
        </w:r>
      </w:ins>
      <w:ins w:id="341" w:author="PR Preview" w:date="2026-01-01T00:00:00Z">
        <w:r>
          <w:br/>
        </w:r>
      </w:ins>
      <w:ins w:id="342" w:author="PR Preview" w:date="2026-01-01T00:00:00Z">
        <w:r>
          <w:rPr>
            <w:rStyle w:val="NormalTok"/>
          </w:rPr>
          <w:t xml:space="preserve">  </w:t>
        </w:r>
      </w:ins>
      <w:ins w:id="343" w:author="PR Preview" w:date="2026-01-01T00:00:00Z">
        <w:r>
          <w:rPr>
            <w:rStyle w:val="AttributeTok"/>
          </w:rPr>
          <w:t xml:space="preserve">ppv =</w:t>
        </w:r>
      </w:ins>
      <w:ins w:id="344" w:author="PR Preview" w:date="2026-01-01T00:00:00Z">
        <w:r>
          <w:rPr>
            <w:rStyle w:val="NormalTok"/>
          </w:rPr>
          <w:t xml:space="preserve"> a </w:t>
        </w:r>
      </w:ins>
      <w:ins w:id="345" w:author="PR Preview" w:date="2026-01-01T00:00:00Z">
        <w:r>
          <w:rPr>
            <w:rStyle w:val="SpecialCharTok"/>
          </w:rPr>
          <w:t xml:space="preserve">/</w:t>
        </w:r>
      </w:ins>
      <w:ins w:id="346" w:author="PR Preview" w:date="2026-01-01T00:00:00Z">
        <w:r>
          <w:rPr>
            <w:rStyle w:val="NormalTok"/>
          </w:rPr>
          <w:t xml:space="preserve"> (a </w:t>
        </w:r>
      </w:ins>
      <w:ins w:id="347" w:author="PR Preview" w:date="2026-01-01T00:00:00Z">
        <w:r>
          <w:rPr>
            <w:rStyle w:val="SpecialCharTok"/>
          </w:rPr>
          <w:t xml:space="preserve">+</w:t>
        </w:r>
      </w:ins>
      <w:ins w:id="348" w:author="PR Preview" w:date="2026-01-01T00:00:00Z">
        <w:r>
          <w:rPr>
            <w:rStyle w:val="NormalTok"/>
          </w:rPr>
          <w:t xml:space="preserve"> b),</w:t>
        </w:r>
      </w:ins>
      <w:ins w:id="349" w:author="PR Preview" w:date="2026-01-01T00:00:00Z">
        <w:r>
          <w:br/>
        </w:r>
      </w:ins>
      <w:ins w:id="350" w:author="PR Preview" w:date="2026-01-01T00:00:00Z">
        <w:r>
          <w:rPr>
            <w:rStyle w:val="NormalTok"/>
          </w:rPr>
          <w:t xml:space="preserve">  </w:t>
        </w:r>
      </w:ins>
      <w:ins w:id="351" w:author="PR Preview" w:date="2026-01-01T00:00:00Z">
        <w:r>
          <w:rPr>
            <w:rStyle w:val="AttributeTok"/>
          </w:rPr>
          <w:t xml:space="preserve">npv =</w:t>
        </w:r>
      </w:ins>
      <w:ins w:id="352" w:author="PR Preview" w:date="2026-01-01T00:00:00Z">
        <w:r>
          <w:rPr>
            <w:rStyle w:val="NormalTok"/>
          </w:rPr>
          <w:t xml:space="preserve"> d </w:t>
        </w:r>
      </w:ins>
      <w:ins w:id="353" w:author="PR Preview" w:date="2026-01-01T00:00:00Z">
        <w:r>
          <w:rPr>
            <w:rStyle w:val="SpecialCharTok"/>
          </w:rPr>
          <w:t xml:space="preserve">/</w:t>
        </w:r>
      </w:ins>
      <w:ins w:id="354" w:author="PR Preview" w:date="2026-01-01T00:00:00Z">
        <w:r>
          <w:rPr>
            <w:rStyle w:val="NormalTok"/>
          </w:rPr>
          <w:t xml:space="preserve"> (c </w:t>
        </w:r>
      </w:ins>
      <w:ins w:id="355" w:author="PR Preview" w:date="2026-01-01T00:00:00Z">
        <w:r>
          <w:rPr>
            <w:rStyle w:val="SpecialCharTok"/>
          </w:rPr>
          <w:t xml:space="preserve">+</w:t>
        </w:r>
      </w:ins>
      <w:ins w:id="356" w:author="PR Preview" w:date="2026-01-01T00:00:00Z">
        <w:r>
          <w:rPr>
            <w:rStyle w:val="NormalTok"/>
          </w:rPr>
          <w:t xml:space="preserve"> d)</w:t>
        </w:r>
      </w:ins>
      <w:ins w:id="357" w:author="PR Preview" w:date="2026-01-01T00:00:00Z">
        <w:r>
          <w:br/>
        </w:r>
      </w:ins>
      <w:ins w:id="358" w:author="PR Preview" w:date="2026-01-01T00:00:00Z">
        <w:r>
          <w:rPr>
            <w:rStyle w:val="NormalTok"/>
          </w:rPr>
          <w:t xml:space="preserve">))</w:t>
        </w:r>
      </w:ins>
      <w:ins w:id="359" w:author="PR Preview" w:date="2026-01-01T00:00:00Z">
        <w:r>
          <w:br/>
        </w:r>
      </w:ins>
      <w:ins w:id="360" w:author="PR Preview" w:date="2026-01-01T00:00:00Z">
        <w:r>
          <w:rPr>
            <w:rStyle w:val="FunctionTok"/>
          </w:rPr>
          <w:t xml:space="preserve">round</w:t>
        </w:r>
      </w:ins>
      <w:ins w:id="361" w:author="PR Preview" w:date="2026-01-01T00:00:00Z">
        <w:r>
          <w:rPr>
            <w:rStyle w:val="NormalTok"/>
          </w:rPr>
          <w:t xml:space="preserve">(test_measures, </w:t>
        </w:r>
      </w:ins>
      <w:ins w:id="362" w:author="PR Preview" w:date="2026-01-01T00:00:00Z">
        <w:r>
          <w:rPr>
            <w:rStyle w:val="DecValTok"/>
          </w:rPr>
          <w:t xml:space="preserve">4</w:t>
        </w:r>
      </w:ins>
      <w:ins w:id="363" w:author="PR Preview" w:date="2026-01-01T00:00:00Z">
        <w:r>
          <w:rPr>
            <w:rStyle w:val="NormalTok"/>
          </w:rPr>
          <w:t xml:space="preserve">)</w:t>
        </w:r>
      </w:ins>
      <w:ins w:id="364" w:author="PR Preview" w:date="2026-01-01T00:00:00Z">
        <w:r>
          <w:br/>
        </w:r>
      </w:ins>
      <w:ins w:id="365" w:author="PR Preview" w:date="2026-01-01T00:00:00Z">
        <w:r>
          <w:rPr>
            <w:rStyle w:val="CommentTok"/>
          </w:rPr>
          <w:t xml:space="preserve">#&gt; sensitivity specificity         ppv         npv </w:t>
        </w:r>
      </w:ins>
      <w:ins w:id="366" w:author="PR Preview" w:date="2026-01-01T00:00:00Z">
        <w:r>
          <w:br/>
        </w:r>
      </w:ins>
      <w:ins w:id="367" w:author="PR Preview" w:date="2026-01-01T00:00:00Z">
        <w:r>
          <w:rPr>
            <w:rStyle w:val="CommentTok"/>
          </w:rPr>
          <w:t xml:space="preserve">#&gt;      0.9900      0.9900      0.8817      0.9992</w:t>
        </w:r>
      </w:ins>
    </w:p>
    <w:p>
      <w:pPr>
        <w:pStyle w:val="FirstParagraph"/>
      </w:pPr>
      <w:ins w:id="368" w:author="PR Preview" w:date="2026-01-01T00:00:00Z">
        <w:r>
          <w:t xml:space="preserve">These estimates match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the test’s sensitivity (0.99)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and specificity (0.99),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its positive predictive value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(about 0.88,</w:t>
        </w:r>
      </w:ins>
      <w:ins w:id="377" w:author="PR Preview" w:date="2026-01-01T00:00:00Z">
        <w:r>
          <w:t xml:space="preserve"> </w:t>
        </w:r>
      </w:ins>
      <w:hyperlink w:anchor="exm-ppv">
        <w:ins w:id="378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379" w:author="PR Preview" w:date="2026-01-01T00:00:00Z">
        <w:r>
          <w:t xml:space="preserve">),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and its negative predictive value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(about 0.999,</w:t>
        </w:r>
      </w:ins>
      <w:ins w:id="384" w:author="PR Preview" w:date="2026-01-01T00:00:00Z">
        <w:r>
          <w:t xml:space="preserve"> </w:t>
        </w:r>
      </w:ins>
      <w:hyperlink w:anchor="exm-npv">
        <w:ins w:id="385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386" w:author="PR Preview" w:date="2026-01-01T00:00:00Z">
        <w:r>
          <w:t xml:space="preserve">),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because the table’s counts are the expected counts for those values.</w:t>
        </w:r>
      </w:ins>
    </w:p>
    <w:bookmarkEnd w:id="88"/>
    <w:bookmarkEnd w:id="89"/>
    <w:bookmarkStart w:id="108" w:name="Xfdf20c93d4007a65a2a3ab2eb6d3410cd188162"/>
    <w:p>
      <w:pPr>
        <w:pStyle w:val="Heading2"/>
      </w:pPr>
      <w:ins w:id="389" w:author="PR Preview" w:date="2026-01-01T00:00:00Z">
        <w:r>
          <w:t xml:space="preserve">7 Positive and negative agreement as harmonic means</w:t>
        </w:r>
      </w:ins>
    </w:p>
    <w:bookmarkStart w:id="91" w:name="def-harmonic-mean"/>
    <w:p>
      <w:pPr>
        <w:pStyle w:val="FirstParagraph"/>
      </w:pPr>
      <w:ins w:id="390" w:author="PR Preview" w:date="2026-01-01T00:00:00Z">
        <w:r>
          <w:rPr>
            <w:b/>
            <w:bCs/>
          </w:rPr>
          <w:t xml:space="preserve">Definition 15 (Harmonic mean)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The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rPr>
            <w:b/>
            <w:bCs/>
          </w:rPr>
          <w:t xml:space="preserve">harmonic mean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of two positive numbers</w:t>
        </w:r>
      </w:ins>
      <w:ins w:id="397" w:author="PR Preview" w:date="2026-01-01T00:00:00Z">
        <w:r>
          <w:t xml:space="preserve"> </w:t>
        </w:r>
      </w:ins>
      <m:oMath>
        <m:r>
          <m:t>x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and</w:t>
        </w:r>
      </w:ins>
      <w:ins w:id="400" w:author="PR Preview" w:date="2026-01-01T00:00:00Z">
        <w:r>
          <w:t xml:space="preserve"> </w:t>
        </w:r>
      </w:ins>
      <m:oMath>
        <m:r>
          <m:t>y</m:t>
        </m:r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is the reciprocal of the average of their reciprocals:</w:t>
        </w:r>
      </w:ins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ins w:id="403" w:author="PR Preview" w:date="2026-01-01T00:00:00Z">
        <w:r>
          <w:rPr>
            <w:b/>
            <w:bCs/>
          </w:rPr>
          <w:t xml:space="preserve">Example 14 (Harmonic mean of 0.5 and 1)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By</w:t>
        </w:r>
      </w:ins>
      <w:ins w:id="406" w:author="PR Preview" w:date="2026-01-01T00:00:00Z">
        <w:r>
          <w:t xml:space="preserve"> </w:t>
        </w:r>
      </w:ins>
      <w:hyperlink w:anchor="def-harmonic-mean">
        <w:ins w:id="40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08" w:author="PR Preview" w:date="2026-01-01T00:00:00Z">
        <w:r>
          <w:t xml:space="preserve">:</w:t>
        </w:r>
      </w:ins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ins w:id="409" w:author="PR Preview" w:date="2026-01-01T00:00:00Z">
        <w:r>
          <w:t xml:space="preserve">The ordinary average of 0.5 and 1 is 0.75;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the harmonic mean sits closer to the smaller number.</w:t>
        </w:r>
      </w:ins>
    </w:p>
    <w:bookmarkEnd w:id="93"/>
    <w:bookmarkStart w:id="94" w:name="exr-pos-agreement-harmonic"/>
    <w:p>
      <w:pPr>
        <w:pStyle w:val="BodyText"/>
      </w:pPr>
      <w:ins w:id="412" w:author="PR Preview" w:date="2026-01-01T00:00:00Z">
        <w:r>
          <w:rPr>
            <w:b/>
            <w:bCs/>
          </w:rPr>
          <w:t xml:space="preserve">Exercise 4 (Positive agreement from PPV and sensitivity)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For an agreement table (</w:t>
        </w:r>
      </w:ins>
      <w:hyperlink w:anchor="def-agreement-table">
        <w:ins w:id="41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16" w:author="PR Preview" w:date="2026-01-01T00:00:00Z">
        <w:r>
          <w:t xml:space="preserve">) with</w:t>
        </w:r>
      </w:ins>
      <w:ins w:id="4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18" w:author="PR Preview" w:date="2026-01-01T00:00:00Z">
        <w:r>
          <w:t xml:space="preserve">,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write the</w:t>
        </w:r>
      </w:ins>
      <w:ins w:id="421" w:author="PR Preview" w:date="2026-01-01T00:00:00Z">
        <w:r>
          <w:t xml:space="preserve"> </w:t>
        </w:r>
      </w:ins>
      <w:hyperlink w:anchor="def-harmonic-mean">
        <w:ins w:id="422" w:author="PR Preview" w:date="2026-01-01T00:00:00Z">
          <w:r>
            <w:rPr>
              <w:rStyle w:val="Hyperlink"/>
            </w:rPr>
            <w:t xml:space="preserve">harmonic mean</w:t>
          </w:r>
        </w:ins>
      </w:hyperlink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of the estimated positive predictive value and sensitivity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(</w:t>
        </w:r>
      </w:ins>
      <w:hyperlink w:anchor="def-agreement-test-measures">
        <w:ins w:id="42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428" w:author="PR Preview" w:date="2026-01-01T00:00:00Z">
        <w:r>
          <w:t xml:space="preserve">)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in terms of the table’s cells.</w:t>
        </w:r>
      </w:ins>
    </w:p>
    <w:bookmarkEnd w:id="94"/>
    <w:bookmarkStart w:id="96" w:name="sol-pos-agreement-harmonic"/>
    <w:p>
      <w:pPr>
        <w:pStyle w:val="BodyText"/>
      </w:pPr>
      <w:ins w:id="431" w:author="PR Preview" w:date="2026-01-01T00:00:00Z">
        <w:r>
          <w:rPr>
            <w:i/>
            <w:iCs/>
          </w:rPr>
          <w:t xml:space="preserve">Solution 4</w:t>
        </w:r>
      </w:ins>
      <w:ins w:id="432" w:author="PR Preview" w:date="2026-01-01T00:00:00Z">
        <w:r>
          <w:t xml:space="preserve">. </w:t>
        </w:r>
      </w:ins>
      <w:ins w:id="433" w:author="PR Preview" w:date="2026-01-01T00:00:00Z">
        <w:r>
          <w:t xml:space="preserve">Because</w:t>
        </w:r>
      </w:ins>
      <w:ins w:id="43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35" w:author="PR Preview" w:date="2026-01-01T00:00:00Z">
        <w:r>
          <w:t xml:space="preserve">,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both</w:t>
        </w:r>
      </w:ins>
      <w:ins w:id="43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and</w:t>
        </w:r>
      </w:ins>
      <w:ins w:id="4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c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are positive,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so both estimates are defined and positive:</w:t>
        </w:r>
      </w:ins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ins w:id="446" w:author="PR Preview" w:date="2026-01-01T00:00:00Z">
        <w:r>
          <w:rPr>
            <w:b/>
            <w:bCs/>
          </w:rPr>
          <w:t xml:space="preserve">Theorem 4 (Positive agreement is a harmonic mean)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For an agreement table with</w:t>
        </w:r>
      </w:ins>
      <w:ins w:id="4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the positive agreement (</w:t>
        </w:r>
      </w:ins>
      <w:hyperlink w:anchor="def-positive-agreement">
        <w:ins w:id="45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54" w:author="PR Preview" w:date="2026-01-01T00:00:00Z">
        <w:r>
          <w:t xml:space="preserve">)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is the harmonic mean (</w:t>
        </w:r>
      </w:ins>
      <w:hyperlink w:anchor="def-harmonic-mean">
        <w:ins w:id="457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58" w:author="PR Preview" w:date="2026-01-01T00:00:00Z">
        <w:r>
          <w:t xml:space="preserve">)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of the estimated positive predictive value and sensitivity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(</w:t>
        </w:r>
      </w:ins>
      <w:hyperlink w:anchor="def-agreement-test-measures">
        <w:ins w:id="463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464" w:author="PR Preview" w:date="2026-01-01T00:00:00Z">
        <w:r>
          <w:t xml:space="preserve">):</w:t>
        </w:r>
      </w:ins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ins w:id="465" w:author="PR Preview" w:date="2026-01-01T00:00:00Z">
        <w:r>
          <w:rPr>
            <w:i/>
            <w:iCs/>
          </w:rPr>
          <w:t xml:space="preserve">Proof</w:t>
        </w:r>
      </w:ins>
      <w:ins w:id="466" w:author="PR Preview" w:date="2026-01-01T00:00:00Z">
        <w:r>
          <w:t xml:space="preserve">. </w:t>
        </w:r>
      </w:ins>
      <w:ins w:id="467" w:author="PR Preview" w:date="2026-01-01T00:00:00Z">
        <w:r>
          <w:t xml:space="preserve">By</w:t>
        </w:r>
      </w:ins>
      <w:ins w:id="468" w:author="PR Preview" w:date="2026-01-01T00:00:00Z">
        <w:r>
          <w:t xml:space="preserve"> </w:t>
        </w:r>
      </w:ins>
      <w:hyperlink w:anchor="exr-pos-agreement-harmonic">
        <w:ins w:id="469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470" w:author="PR Preview" w:date="2026-01-01T00:00:00Z">
        <w:r>
          <w:t xml:space="preserve">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the harmonic mean equals</w:t>
        </w:r>
      </w:ins>
      <w:ins w:id="473" w:author="PR Preview" w:date="2026-01-01T00:00:00Z">
        <w:r>
          <w:t xml:space="preserve"> </w:t>
        </w:r>
      </w:ins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which is</w:t>
        </w:r>
      </w:ins>
      <w:ins w:id="477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by</w:t>
        </w:r>
      </w:ins>
      <w:ins w:id="480" w:author="PR Preview" w:date="2026-01-01T00:00:00Z">
        <w:r>
          <w:t xml:space="preserve"> </w:t>
        </w:r>
      </w:ins>
      <w:hyperlink w:anchor="def-positive-agreement">
        <w:ins w:id="481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82" w:author="PR Preview" w:date="2026-01-01T00:00:00Z">
        <w:r>
          <w:t xml:space="preserve">.</w:t>
        </w:r>
      </w:ins>
    </w:p>
    <w:bookmarkStart w:id="100" w:name="exm-pos-agreement-harmonic"/>
    <w:p>
      <w:pPr>
        <w:pStyle w:val="BodyText"/>
      </w:pPr>
      <w:ins w:id="483" w:author="PR Preview" w:date="2026-01-01T00:00:00Z">
        <w:r>
          <w:rPr>
            <w:b/>
            <w:bCs/>
          </w:rPr>
          <w:t xml:space="preserve">Example 15 (Positive agreement of the COVID-19 test as a harmonic mean)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For the agreement table of</w:t>
        </w:r>
      </w:ins>
      <w:ins w:id="486" w:author="PR Preview" w:date="2026-01-01T00:00:00Z">
        <w:r>
          <w:t xml:space="preserve"> </w:t>
        </w:r>
      </w:ins>
      <w:hyperlink w:anchor="exm-agreement-table-covid">
        <w:ins w:id="487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488" w:author="PR Preview" w:date="2026-01-01T00:00:00Z">
        <w:r>
          <w:t xml:space="preserve">,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the estimated positive predictive value is</w:t>
        </w:r>
      </w:ins>
      <w:ins w:id="491" w:author="PR Preview" w:date="2026-01-01T00:00:00Z">
        <w:r>
          <w:t xml:space="preserve"> </w:t>
        </w:r>
      </w:ins>
      <m:oMath>
        <m:r>
          <m:t>693</m:t>
        </m:r>
        <m:r>
          <m:rPr>
            <m:sty m:val="p"/>
          </m:rPr>
          <m:t>/</m:t>
        </m:r>
        <m:r>
          <m:t>786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and the estimated sensitivity is</w:t>
        </w:r>
      </w:ins>
      <w:ins w:id="494" w:author="PR Preview" w:date="2026-01-01T00:00:00Z">
        <w:r>
          <w:t xml:space="preserve"> </w:t>
        </w:r>
      </w:ins>
      <m:oMath>
        <m:r>
          <m:t>693</m:t>
        </m:r>
        <m:r>
          <m:rPr>
            <m:sty m:val="p"/>
          </m:rPr>
          <m:t>/</m:t>
        </m:r>
        <m:r>
          <m:t>700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(</w:t>
        </w:r>
      </w:ins>
      <w:hyperlink w:anchor="exm-agreement-test-measures">
        <w:ins w:id="497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498" w:author="PR Preview" w:date="2026-01-01T00:00:00Z">
        <w:r>
          <w:t xml:space="preserve">).</w:t>
        </w:r>
      </w:ins>
      <w:ins w:id="499" w:author="PR Preview" w:date="2026-01-01T00:00:00Z">
        <w:r>
          <w:t xml:space="preserve"> </w:t>
        </w:r>
      </w:ins>
      <w:hyperlink w:anchor="thm-pos-agreement-harmonic">
        <w:ins w:id="50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gives:</w:t>
        </w:r>
      </w:ins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ins w:id="503" w:author="PR Preview" w:date="2026-01-01T00:00:00Z">
        <w:r>
          <w:t xml:space="preserve">which matches</w:t>
        </w:r>
      </w:ins>
      <w:ins w:id="504" w:author="PR Preview" w:date="2026-01-01T00:00:00Z">
        <w:r>
          <w:t xml:space="preserve"> </w:t>
        </w:r>
      </w:ins>
      <w:hyperlink w:anchor="exm-positive-agreement">
        <w:ins w:id="505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506" w:author="PR Preview" w:date="2026-01-01T00:00:00Z">
        <w:r>
          <w:t xml:space="preserve">.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 lower positive predictive value (about 0.88)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pulls the positive agreement down from the sensitivity (0.99),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as in</w:t>
        </w:r>
      </w:ins>
      <w:ins w:id="513" w:author="PR Preview" w:date="2026-01-01T00:00:00Z">
        <w:r>
          <w:t xml:space="preserve"> </w:t>
        </w:r>
      </w:ins>
      <w:hyperlink w:anchor="exm-harmonic-mean">
        <w:ins w:id="514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515" w:author="PR Preview" w:date="2026-01-01T00:00:00Z">
        <w:r>
          <w:t xml:space="preserve">.</w:t>
        </w:r>
      </w:ins>
    </w:p>
    <w:bookmarkEnd w:id="100"/>
    <w:bookmarkStart w:id="101" w:name="exr-neg-agreement-harmonic"/>
    <w:p>
      <w:pPr>
        <w:pStyle w:val="BodyText"/>
      </w:pPr>
      <w:ins w:id="516" w:author="PR Preview" w:date="2026-01-01T00:00:00Z">
        <w:r>
          <w:rPr>
            <w:b/>
            <w:bCs/>
          </w:rPr>
          <w:t xml:space="preserve">Exercise 5 (Negative agreement from NPV and specificity)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For an agreement table (</w:t>
        </w:r>
      </w:ins>
      <w:hyperlink w:anchor="def-agreement-table">
        <w:ins w:id="51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520" w:author="PR Preview" w:date="2026-01-01T00:00:00Z">
        <w:r>
          <w:t xml:space="preserve">) with</w:t>
        </w:r>
      </w:ins>
      <w:ins w:id="52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&gt;</m:t>
        </m:r>
        <m:r>
          <m:t>0</m:t>
        </m:r>
      </m:oMath>
      <w:ins w:id="522" w:author="PR Preview" w:date="2026-01-01T00:00:00Z">
        <w:r>
          <w:t xml:space="preserve">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write the</w:t>
        </w:r>
      </w:ins>
      <w:ins w:id="525" w:author="PR Preview" w:date="2026-01-01T00:00:00Z">
        <w:r>
          <w:t xml:space="preserve"> </w:t>
        </w:r>
      </w:ins>
      <w:hyperlink w:anchor="def-harmonic-mean">
        <w:ins w:id="526" w:author="PR Preview" w:date="2026-01-01T00:00:00Z">
          <w:r>
            <w:rPr>
              <w:rStyle w:val="Hyperlink"/>
            </w:rPr>
            <w:t xml:space="preserve">harmonic mean</w:t>
          </w:r>
        </w:ins>
      </w:hyperlink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of the estimated negative predictive value and specificity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(</w:t>
        </w:r>
      </w:ins>
      <w:hyperlink w:anchor="def-agreement-test-measures">
        <w:ins w:id="53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532" w:author="PR Preview" w:date="2026-01-01T00:00:00Z">
        <w:r>
          <w:t xml:space="preserve">)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in terms of the table’s cells.</w:t>
        </w:r>
      </w:ins>
    </w:p>
    <w:bookmarkEnd w:id="101"/>
    <w:bookmarkStart w:id="103" w:name="sol-neg-agreement-harmonic"/>
    <w:p>
      <w:pPr>
        <w:pStyle w:val="BodyText"/>
      </w:pPr>
      <w:ins w:id="535" w:author="PR Preview" w:date="2026-01-01T00:00:00Z">
        <w:r>
          <w:rPr>
            <w:i/>
            <w:iCs/>
          </w:rPr>
          <w:t xml:space="preserve">Solution 5</w:t>
        </w:r>
      </w:ins>
      <w:ins w:id="536" w:author="PR Preview" w:date="2026-01-01T00:00:00Z">
        <w:r>
          <w:t xml:space="preserve">. </w:t>
        </w:r>
      </w:ins>
      <w:ins w:id="537" w:author="PR Preview" w:date="2026-01-01T00:00:00Z">
        <w:r>
          <w:t xml:space="preserve">Because</w:t>
        </w:r>
      </w:ins>
      <w:ins w:id="53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&gt;</m:t>
        </m:r>
        <m:r>
          <m:t>0</m:t>
        </m:r>
      </m:oMath>
      <w:ins w:id="539" w:author="PR Preview" w:date="2026-01-01T00:00:00Z">
        <w:r>
          <w:t xml:space="preserve">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both</w:t>
        </w:r>
      </w:ins>
      <w:ins w:id="54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+</m:t>
        </m:r>
        <m:r>
          <m:t>d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and</w:t>
        </w:r>
      </w:ins>
      <w:ins w:id="54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+</m:t>
        </m:r>
        <m:r>
          <m:t>d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are positive,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so both estimates are defined and positive:</w:t>
        </w:r>
      </w:ins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ins w:id="550" w:author="PR Preview" w:date="2026-01-01T00:00:00Z">
        <w:r>
          <w:rPr>
            <w:b/>
            <w:bCs/>
          </w:rPr>
          <w:t xml:space="preserve">Theorem 5 (Negative agreement is a harmonic mean)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For an agreement table with</w:t>
        </w:r>
      </w:ins>
      <w:ins w:id="55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&gt;</m:t>
        </m:r>
        <m:r>
          <m:t>0</m:t>
        </m:r>
      </m:oMath>
      <w:ins w:id="554" w:author="PR Preview" w:date="2026-01-01T00:00:00Z">
        <w:r>
          <w:t xml:space="preserve">,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the negative agreement (</w:t>
        </w:r>
      </w:ins>
      <w:hyperlink w:anchor="def-negative-agreement">
        <w:ins w:id="557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558" w:author="PR Preview" w:date="2026-01-01T00:00:00Z">
        <w:r>
          <w:t xml:space="preserve">)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is the harmonic mean (</w:t>
        </w:r>
      </w:ins>
      <w:hyperlink w:anchor="def-harmonic-mean">
        <w:ins w:id="561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562" w:author="PR Preview" w:date="2026-01-01T00:00:00Z">
        <w:r>
          <w:t xml:space="preserve">)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of the estimated negative predictive value and specificity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(</w:t>
        </w:r>
      </w:ins>
      <w:hyperlink w:anchor="def-agreement-test-measures">
        <w:ins w:id="567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568" w:author="PR Preview" w:date="2026-01-01T00:00:00Z">
        <w:r>
          <w:t xml:space="preserve">):</w:t>
        </w:r>
      </w:ins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ins w:id="569" w:author="PR Preview" w:date="2026-01-01T00:00:00Z">
        <w:r>
          <w:rPr>
            <w:i/>
            <w:iCs/>
          </w:rPr>
          <w:t xml:space="preserve">Proof</w:t>
        </w:r>
      </w:ins>
      <w:ins w:id="570" w:author="PR Preview" w:date="2026-01-01T00:00:00Z">
        <w:r>
          <w:t xml:space="preserve">. </w:t>
        </w:r>
      </w:ins>
      <w:ins w:id="571" w:author="PR Preview" w:date="2026-01-01T00:00:00Z">
        <w:r>
          <w:t xml:space="preserve">By</w:t>
        </w:r>
      </w:ins>
      <w:ins w:id="572" w:author="PR Preview" w:date="2026-01-01T00:00:00Z">
        <w:r>
          <w:t xml:space="preserve"> </w:t>
        </w:r>
      </w:ins>
      <w:hyperlink w:anchor="exr-neg-agreement-harmonic">
        <w:ins w:id="573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574" w:author="PR Preview" w:date="2026-01-01T00:00:00Z">
        <w:r>
          <w:t xml:space="preserve">,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the harmonic mean equals</w:t>
        </w:r>
      </w:ins>
      <w:ins w:id="577" w:author="PR Preview" w:date="2026-01-01T00:00:00Z">
        <w:r>
          <w:t xml:space="preserve"> </w:t>
        </w:r>
      </w:ins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ins w:id="578" w:author="PR Preview" w:date="2026-01-01T00:00:00Z">
        <w:r>
          <w:t xml:space="preserve">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which is</w:t>
        </w:r>
      </w:ins>
      <w:ins w:id="58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by</w:t>
        </w:r>
      </w:ins>
      <w:ins w:id="584" w:author="PR Preview" w:date="2026-01-01T00:00:00Z">
        <w:r>
          <w:t xml:space="preserve"> </w:t>
        </w:r>
      </w:ins>
      <w:hyperlink w:anchor="def-negative-agreement">
        <w:ins w:id="585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586" w:author="PR Preview" w:date="2026-01-01T00:00:00Z">
        <w:r>
          <w:t xml:space="preserve">.</w:t>
        </w:r>
      </w:ins>
    </w:p>
    <w:bookmarkStart w:id="107" w:name="exm-neg-agreement-harmonic"/>
    <w:p>
      <w:pPr>
        <w:pStyle w:val="BodyText"/>
      </w:pPr>
      <w:ins w:id="587" w:author="PR Preview" w:date="2026-01-01T00:00:00Z">
        <w:r>
          <w:rPr>
            <w:b/>
            <w:bCs/>
          </w:rPr>
          <w:t xml:space="preserve">Example 16 (Negative agreement of the COVID-19 test as a harmonic mean)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For the agreement table of</w:t>
        </w:r>
      </w:ins>
      <w:ins w:id="590" w:author="PR Preview" w:date="2026-01-01T00:00:00Z">
        <w:r>
          <w:t xml:space="preserve"> </w:t>
        </w:r>
      </w:ins>
      <w:hyperlink w:anchor="exm-agreement-table-covid">
        <w:ins w:id="591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592" w:author="PR Preview" w:date="2026-01-01T00:00:00Z">
        <w:r>
          <w:t xml:space="preserve">,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the estimated negative predictive value is</w:t>
        </w:r>
      </w:ins>
      <w:ins w:id="595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and the estimated specificity is</w:t>
        </w:r>
      </w:ins>
      <w:ins w:id="598" w:author="PR Preview" w:date="2026-01-01T00:00:00Z">
        <w:r>
          <w:t xml:space="preserve"> </w:t>
        </w:r>
      </w:ins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(</w:t>
        </w:r>
      </w:ins>
      <w:hyperlink w:anchor="exm-agreement-test-measures">
        <w:ins w:id="601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602" w:author="PR Preview" w:date="2026-01-01T00:00:00Z">
        <w:r>
          <w:t xml:space="preserve">).</w:t>
        </w:r>
      </w:ins>
      <w:ins w:id="603" w:author="PR Preview" w:date="2026-01-01T00:00:00Z">
        <w:r>
          <w:t xml:space="preserve"> </w:t>
        </w:r>
      </w:ins>
      <w:hyperlink w:anchor="thm-neg-agreement-harmonic">
        <w:ins w:id="60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gives:</w:t>
        </w:r>
      </w:ins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ins w:id="607" w:author="PR Preview" w:date="2026-01-01T00:00:00Z">
        <w:r>
          <w:t xml:space="preserve">which matches</w:t>
        </w:r>
      </w:ins>
      <w:ins w:id="608" w:author="PR Preview" w:date="2026-01-01T00:00:00Z">
        <w:r>
          <w:t xml:space="preserve"> </w:t>
        </w:r>
      </w:ins>
      <w:hyperlink w:anchor="exm-negative-agreement">
        <w:ins w:id="60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610" w:author="PR Preview" w:date="2026-01-01T00:00:00Z">
        <w:r>
          <w:t xml:space="preserve">.</w:t>
        </w:r>
      </w:ins>
    </w:p>
    <w:bookmarkEnd w:id="107"/>
    <w:bookmarkEnd w:id="108"/>
    <w:bookmarkStart w:id="127" w:name="cohens-kappa"/>
    <w:p>
      <w:pPr>
        <w:pStyle w:val="Heading2"/>
      </w:pPr>
      <w:ins w:id="611" w:author="PR Preview" w:date="2026-01-01T00:00:00Z">
        <w:r>
          <w:t xml:space="preserve">8 Cohen’s kappa</w:t>
        </w:r>
      </w:ins>
    </w:p>
    <w:bookmarkStart w:id="110" w:name="def-chance-agreement"/>
    <w:p>
      <w:pPr>
        <w:pStyle w:val="FirstParagraph"/>
      </w:pPr>
      <w:ins w:id="612" w:author="PR Preview" w:date="2026-01-01T00:00:00Z">
        <w:r>
          <w:rPr>
            <w:b/>
            <w:bCs/>
          </w:rPr>
          <w:t xml:space="preserve">Definition 16 (Chance agreement)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The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rPr>
            <w:b/>
            <w:bCs/>
          </w:rPr>
          <w:t xml:space="preserve">chance agreement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of an agreement table (</w:t>
        </w:r>
      </w:ins>
      <w:hyperlink w:anchor="def-agreement-table">
        <w:ins w:id="61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20" w:author="PR Preview" w:date="2026-01-01T00:00:00Z">
        <w:r>
          <w:t xml:space="preserve">)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is the overall agreement we would expect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if the agent and the reference classified independently,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each with its observed proportion of positive calls:</w:t>
        </w:r>
      </w:ins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ins w:id="627" w:author="PR Preview" w:date="2026-01-01T00:00:00Z">
        <w:r>
          <w:t xml:space="preserve">Source: 1.</w:t>
        </w:r>
      </w:ins>
    </w:p>
    <w:bookmarkEnd w:id="110"/>
    <w:bookmarkStart w:id="112" w:name="exm-chance-agreement"/>
    <w:p>
      <w:pPr>
        <w:pStyle w:val="BodyText"/>
      </w:pPr>
      <w:ins w:id="628" w:author="PR Preview" w:date="2026-01-01T00:00:00Z">
        <w:r>
          <w:rPr>
            <w:b/>
            <w:bCs/>
          </w:rPr>
          <w:t xml:space="preserve">Example 17 (Chance agreement for the COVID-19 test)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For the agreement table of</w:t>
        </w:r>
      </w:ins>
      <w:ins w:id="631" w:author="PR Preview" w:date="2026-01-01T00:00:00Z">
        <w:r>
          <w:t xml:space="preserve"> </w:t>
        </w:r>
      </w:ins>
      <w:hyperlink w:anchor="exm-agreement-table-covid">
        <w:ins w:id="632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633" w:author="PR Preview" w:date="2026-01-01T00:00:00Z">
        <w:r>
          <w:t xml:space="preserve">,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the chance agreement (</w:t>
        </w:r>
      </w:ins>
      <w:hyperlink w:anchor="def-chance-agreement">
        <w:ins w:id="636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637" w:author="PR Preview" w:date="2026-01-01T00:00:00Z">
        <w:r>
          <w:t xml:space="preserve">) is:</w:t>
        </w:r>
      </w:ins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ins w:id="638" w:author="PR Preview" w:date="2026-01-01T00:00:00Z">
        <w:r>
          <w:t xml:space="preserve">Because nearly everyone tests negative and is negative,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two independent classifiers with these margins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would agree on about 86% of people by chance alone.</w:t>
        </w:r>
      </w:ins>
    </w:p>
    <w:bookmarkEnd w:id="112"/>
    <w:bookmarkStart w:id="117" w:name="def-cohen-kappa"/>
    <w:p>
      <w:pPr>
        <w:pStyle w:val="BodyText"/>
      </w:pPr>
      <w:ins w:id="643" w:author="PR Preview" w:date="2026-01-01T00:00:00Z">
        <w:r>
          <w:rPr>
            <w:b/>
            <w:bCs/>
          </w:rPr>
          <w:t xml:space="preserve">Definition 17 (Cohen’s kappa)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For an agreement table with</w:t>
        </w:r>
      </w:ins>
      <w:ins w:id="646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ins w:id="647" w:author="PR Preview" w:date="2026-01-01T00:00:00Z">
        <w:r>
          <w:t xml:space="preserve">,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rPr>
            <w:b/>
            <w:bCs/>
          </w:rPr>
          <w:t xml:space="preserve">Cohen’s kappa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is the agreement beyond chance,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as a fraction of the largest possible agreement beyond chance,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built from the overall agreement (</w:t>
        </w:r>
      </w:ins>
      <w:hyperlink w:anchor="def-overall-agreement">
        <w:ins w:id="65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657" w:author="PR Preview" w:date="2026-01-01T00:00:00Z">
        <w:r>
          <w:t xml:space="preserve">)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and the chance agreement (</w:t>
        </w:r>
      </w:ins>
      <w:hyperlink w:anchor="def-chance-agreement">
        <w:ins w:id="660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661" w:author="PR Preview" w:date="2026-01-01T00:00:00Z">
        <w:r>
          <w:t xml:space="preserve">):</w:t>
        </w:r>
      </w:ins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ins w:id="662" w:author="PR Preview" w:date="2026-01-01T00:00:00Z">
        <w:r>
          <w:rPr>
            <w:b/>
            <w:bCs/>
          </w:rPr>
          <w:t xml:space="preserve">Example 18 (Cohen’s kappa for the COVID-19 test)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For the agreement table of</w:t>
        </w:r>
      </w:ins>
      <w:ins w:id="665" w:author="PR Preview" w:date="2026-01-01T00:00:00Z">
        <w:r>
          <w:t xml:space="preserve"> </w:t>
        </w:r>
      </w:ins>
      <w:hyperlink w:anchor="exm-agreement-table-covid">
        <w:ins w:id="666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667" w:author="PR Preview" w:date="2026-01-01T00:00:00Z">
        <w:r>
          <w:t xml:space="preserve">,</w:t>
        </w:r>
      </w:ins>
      <w:ins w:id="668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(</w:t>
        </w:r>
      </w:ins>
      <w:hyperlink w:anchor="exm-overall-agreement">
        <w:ins w:id="671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672" w:author="PR Preview" w:date="2026-01-01T00:00:00Z">
        <w:r>
          <w:t xml:space="preserve">)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and</w:t>
        </w:r>
      </w:ins>
      <w:ins w:id="675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(</w:t>
        </w:r>
      </w:ins>
      <w:hyperlink w:anchor="exm-chance-agreement">
        <w:ins w:id="678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679" w:author="PR Preview" w:date="2026-01-01T00:00:00Z">
        <w:r>
          <w:t xml:space="preserve">),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so Cohen’s kappa (</w:t>
        </w:r>
      </w:ins>
      <w:hyperlink w:anchor="def-cohen-kappa">
        <w:ins w:id="68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683" w:author="PR Preview" w:date="2026-01-01T00:00:00Z">
        <w:r>
          <w:t xml:space="preserve">) is:</w:t>
        </w:r>
      </w:ins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ins w:id="684" w:author="PR Preview" w:date="2026-01-01T00:00:00Z">
        <w:r>
          <w:rPr>
            <w:rStyle w:val="NormalTok"/>
          </w:rPr>
          <w:t xml:space="preserve">kappa_from_table </w:t>
        </w:r>
      </w:ins>
      <w:ins w:id="685" w:author="PR Preview" w:date="2026-01-01T00:00:00Z">
        <w:r>
          <w:rPr>
            <w:rStyle w:val="OtherTok"/>
          </w:rPr>
          <w:t xml:space="preserve">&lt;-</w:t>
        </w:r>
      </w:ins>
      <w:ins w:id="686" w:author="PR Preview" w:date="2026-01-01T00:00:00Z">
        <w:r>
          <w:rPr>
            <w:rStyle w:val="NormalTok"/>
          </w:rPr>
          <w:t xml:space="preserve"> </w:t>
        </w:r>
      </w:ins>
      <w:ins w:id="687" w:author="PR Preview" w:date="2026-01-01T00:00:00Z">
        <w:r>
          <w:rPr>
            <w:rStyle w:val="ControlFlowTok"/>
          </w:rPr>
          <w:t xml:space="preserve">function</w:t>
        </w:r>
      </w:ins>
      <w:ins w:id="688" w:author="PR Preview" w:date="2026-01-01T00:00:00Z">
        <w:r>
          <w:rPr>
            <w:rStyle w:val="NormalTok"/>
          </w:rPr>
          <w:t xml:space="preserve">(a, b, c, d) {</w:t>
        </w:r>
      </w:ins>
      <w:ins w:id="689" w:author="PR Preview" w:date="2026-01-01T00:00:00Z">
        <w:r>
          <w:br/>
        </w:r>
      </w:ins>
      <w:ins w:id="690" w:author="PR Preview" w:date="2026-01-01T00:00:00Z">
        <w:r>
          <w:rPr>
            <w:rStyle w:val="NormalTok"/>
          </w:rPr>
          <w:t xml:space="preserve">  n </w:t>
        </w:r>
      </w:ins>
      <w:ins w:id="691" w:author="PR Preview" w:date="2026-01-01T00:00:00Z">
        <w:r>
          <w:rPr>
            <w:rStyle w:val="OtherTok"/>
          </w:rPr>
          <w:t xml:space="preserve">&lt;-</w:t>
        </w:r>
      </w:ins>
      <w:ins w:id="692" w:author="PR Preview" w:date="2026-01-01T00:00:00Z">
        <w:r>
          <w:rPr>
            <w:rStyle w:val="NormalTok"/>
          </w:rPr>
          <w:t xml:space="preserve"> a </w:t>
        </w:r>
      </w:ins>
      <w:ins w:id="693" w:author="PR Preview" w:date="2026-01-01T00:00:00Z">
        <w:r>
          <w:rPr>
            <w:rStyle w:val="SpecialCharTok"/>
          </w:rPr>
          <w:t xml:space="preserve">+</w:t>
        </w:r>
      </w:ins>
      <w:ins w:id="694" w:author="PR Preview" w:date="2026-01-01T00:00:00Z">
        <w:r>
          <w:rPr>
            <w:rStyle w:val="NormalTok"/>
          </w:rPr>
          <w:t xml:space="preserve"> b </w:t>
        </w:r>
      </w:ins>
      <w:ins w:id="695" w:author="PR Preview" w:date="2026-01-01T00:00:00Z">
        <w:r>
          <w:rPr>
            <w:rStyle w:val="SpecialCharTok"/>
          </w:rPr>
          <w:t xml:space="preserve">+</w:t>
        </w:r>
      </w:ins>
      <w:ins w:id="696" w:author="PR Preview" w:date="2026-01-01T00:00:00Z">
        <w:r>
          <w:rPr>
            <w:rStyle w:val="NormalTok"/>
          </w:rPr>
          <w:t xml:space="preserve"> c </w:t>
        </w:r>
      </w:ins>
      <w:ins w:id="697" w:author="PR Preview" w:date="2026-01-01T00:00:00Z">
        <w:r>
          <w:rPr>
            <w:rStyle w:val="SpecialCharTok"/>
          </w:rPr>
          <w:t xml:space="preserve">+</w:t>
        </w:r>
      </w:ins>
      <w:ins w:id="698" w:author="PR Preview" w:date="2026-01-01T00:00:00Z">
        <w:r>
          <w:rPr>
            <w:rStyle w:val="NormalTok"/>
          </w:rPr>
          <w:t xml:space="preserve"> d</w:t>
        </w:r>
      </w:ins>
      <w:ins w:id="699" w:author="PR Preview" w:date="2026-01-01T00:00:00Z">
        <w:r>
          <w:br/>
        </w:r>
      </w:ins>
      <w:ins w:id="700" w:author="PR Preview" w:date="2026-01-01T00:00:00Z">
        <w:r>
          <w:rPr>
            <w:rStyle w:val="NormalTok"/>
          </w:rPr>
          <w:t xml:space="preserve">  p_o </w:t>
        </w:r>
      </w:ins>
      <w:ins w:id="701" w:author="PR Preview" w:date="2026-01-01T00:00:00Z">
        <w:r>
          <w:rPr>
            <w:rStyle w:val="OtherTok"/>
          </w:rPr>
          <w:t xml:space="preserve">&lt;-</w:t>
        </w:r>
      </w:ins>
      <w:ins w:id="702" w:author="PR Preview" w:date="2026-01-01T00:00:00Z">
        <w:r>
          <w:rPr>
            <w:rStyle w:val="NormalTok"/>
          </w:rPr>
          <w:t xml:space="preserve"> (a </w:t>
        </w:r>
      </w:ins>
      <w:ins w:id="703" w:author="PR Preview" w:date="2026-01-01T00:00:00Z">
        <w:r>
          <w:rPr>
            <w:rStyle w:val="SpecialCharTok"/>
          </w:rPr>
          <w:t xml:space="preserve">+</w:t>
        </w:r>
      </w:ins>
      <w:ins w:id="704" w:author="PR Preview" w:date="2026-01-01T00:00:00Z">
        <w:r>
          <w:rPr>
            <w:rStyle w:val="NormalTok"/>
          </w:rPr>
          <w:t xml:space="preserve"> d) </w:t>
        </w:r>
      </w:ins>
      <w:ins w:id="705" w:author="PR Preview" w:date="2026-01-01T00:00:00Z">
        <w:r>
          <w:rPr>
            <w:rStyle w:val="SpecialCharTok"/>
          </w:rPr>
          <w:t xml:space="preserve">/</w:t>
        </w:r>
      </w:ins>
      <w:ins w:id="706" w:author="PR Preview" w:date="2026-01-01T00:00:00Z">
        <w:r>
          <w:rPr>
            <w:rStyle w:val="NormalTok"/>
          </w:rPr>
          <w:t xml:space="preserve"> n</w:t>
        </w:r>
      </w:ins>
      <w:ins w:id="707" w:author="PR Preview" w:date="2026-01-01T00:00:00Z">
        <w:r>
          <w:br/>
        </w:r>
      </w:ins>
      <w:ins w:id="708" w:author="PR Preview" w:date="2026-01-01T00:00:00Z">
        <w:r>
          <w:rPr>
            <w:rStyle w:val="NormalTok"/>
          </w:rPr>
          <w:t xml:space="preserve">  p_e </w:t>
        </w:r>
      </w:ins>
      <w:ins w:id="709" w:author="PR Preview" w:date="2026-01-01T00:00:00Z">
        <w:r>
          <w:rPr>
            <w:rStyle w:val="OtherTok"/>
          </w:rPr>
          <w:t xml:space="preserve">&lt;-</w:t>
        </w:r>
      </w:ins>
      <w:ins w:id="710" w:author="PR Preview" w:date="2026-01-01T00:00:00Z">
        <w:r>
          <w:rPr>
            <w:rStyle w:val="NormalTok"/>
          </w:rPr>
          <w:t xml:space="preserve"> ((a </w:t>
        </w:r>
      </w:ins>
      <w:ins w:id="711" w:author="PR Preview" w:date="2026-01-01T00:00:00Z">
        <w:r>
          <w:rPr>
            <w:rStyle w:val="SpecialCharTok"/>
          </w:rPr>
          <w:t xml:space="preserve">+</w:t>
        </w:r>
      </w:ins>
      <w:ins w:id="712" w:author="PR Preview" w:date="2026-01-01T00:00:00Z">
        <w:r>
          <w:rPr>
            <w:rStyle w:val="NormalTok"/>
          </w:rPr>
          <w:t xml:space="preserve"> b) </w:t>
        </w:r>
      </w:ins>
      <w:ins w:id="713" w:author="PR Preview" w:date="2026-01-01T00:00:00Z">
        <w:r>
          <w:rPr>
            <w:rStyle w:val="SpecialCharTok"/>
          </w:rPr>
          <w:t xml:space="preserve">*</w:t>
        </w:r>
      </w:ins>
      <w:ins w:id="714" w:author="PR Preview" w:date="2026-01-01T00:00:00Z">
        <w:r>
          <w:rPr>
            <w:rStyle w:val="NormalTok"/>
          </w:rPr>
          <w:t xml:space="preserve"> (a </w:t>
        </w:r>
      </w:ins>
      <w:ins w:id="715" w:author="PR Preview" w:date="2026-01-01T00:00:00Z">
        <w:r>
          <w:rPr>
            <w:rStyle w:val="SpecialCharTok"/>
          </w:rPr>
          <w:t xml:space="preserve">+</w:t>
        </w:r>
      </w:ins>
      <w:ins w:id="716" w:author="PR Preview" w:date="2026-01-01T00:00:00Z">
        <w:r>
          <w:rPr>
            <w:rStyle w:val="NormalTok"/>
          </w:rPr>
          <w:t xml:space="preserve"> c) </w:t>
        </w:r>
      </w:ins>
      <w:ins w:id="717" w:author="PR Preview" w:date="2026-01-01T00:00:00Z">
        <w:r>
          <w:rPr>
            <w:rStyle w:val="SpecialCharTok"/>
          </w:rPr>
          <w:t xml:space="preserve">+</w:t>
        </w:r>
      </w:ins>
      <w:ins w:id="718" w:author="PR Preview" w:date="2026-01-01T00:00:00Z">
        <w:r>
          <w:rPr>
            <w:rStyle w:val="NormalTok"/>
          </w:rPr>
          <w:t xml:space="preserve"> (c </w:t>
        </w:r>
      </w:ins>
      <w:ins w:id="719" w:author="PR Preview" w:date="2026-01-01T00:00:00Z">
        <w:r>
          <w:rPr>
            <w:rStyle w:val="SpecialCharTok"/>
          </w:rPr>
          <w:t xml:space="preserve">+</w:t>
        </w:r>
      </w:ins>
      <w:ins w:id="720" w:author="PR Preview" w:date="2026-01-01T00:00:00Z">
        <w:r>
          <w:rPr>
            <w:rStyle w:val="NormalTok"/>
          </w:rPr>
          <w:t xml:space="preserve"> d) </w:t>
        </w:r>
      </w:ins>
      <w:ins w:id="721" w:author="PR Preview" w:date="2026-01-01T00:00:00Z">
        <w:r>
          <w:rPr>
            <w:rStyle w:val="SpecialCharTok"/>
          </w:rPr>
          <w:t xml:space="preserve">*</w:t>
        </w:r>
      </w:ins>
      <w:ins w:id="722" w:author="PR Preview" w:date="2026-01-01T00:00:00Z">
        <w:r>
          <w:rPr>
            <w:rStyle w:val="NormalTok"/>
          </w:rPr>
          <w:t xml:space="preserve"> (b </w:t>
        </w:r>
      </w:ins>
      <w:ins w:id="723" w:author="PR Preview" w:date="2026-01-01T00:00:00Z">
        <w:r>
          <w:rPr>
            <w:rStyle w:val="SpecialCharTok"/>
          </w:rPr>
          <w:t xml:space="preserve">+</w:t>
        </w:r>
      </w:ins>
      <w:ins w:id="724" w:author="PR Preview" w:date="2026-01-01T00:00:00Z">
        <w:r>
          <w:rPr>
            <w:rStyle w:val="NormalTok"/>
          </w:rPr>
          <w:t xml:space="preserve"> d)) </w:t>
        </w:r>
      </w:ins>
      <w:ins w:id="725" w:author="PR Preview" w:date="2026-01-01T00:00:00Z">
        <w:r>
          <w:rPr>
            <w:rStyle w:val="SpecialCharTok"/>
          </w:rPr>
          <w:t xml:space="preserve">/</w:t>
        </w:r>
      </w:ins>
      <w:ins w:id="726" w:author="PR Preview" w:date="2026-01-01T00:00:00Z">
        <w:r>
          <w:rPr>
            <w:rStyle w:val="NormalTok"/>
          </w:rPr>
          <w:t xml:space="preserve"> n</w:t>
        </w:r>
      </w:ins>
      <w:ins w:id="727" w:author="PR Preview" w:date="2026-01-01T00:00:00Z">
        <w:r>
          <w:rPr>
            <w:rStyle w:val="SpecialCharTok"/>
          </w:rPr>
          <w:t xml:space="preserve">^</w:t>
        </w:r>
      </w:ins>
      <w:ins w:id="728" w:author="PR Preview" w:date="2026-01-01T00:00:00Z">
        <w:r>
          <w:rPr>
            <w:rStyle w:val="DecValTok"/>
          </w:rPr>
          <w:t xml:space="preserve">2</w:t>
        </w:r>
      </w:ins>
      <w:ins w:id="729" w:author="PR Preview" w:date="2026-01-01T00:00:00Z">
        <w:r>
          <w:br/>
        </w:r>
      </w:ins>
      <w:ins w:id="730" w:author="PR Preview" w:date="2026-01-01T00:00:00Z">
        <w:r>
          <w:rPr>
            <w:rStyle w:val="NormalTok"/>
          </w:rPr>
          <w:t xml:space="preserve">  (p_o </w:t>
        </w:r>
      </w:ins>
      <w:ins w:id="731" w:author="PR Preview" w:date="2026-01-01T00:00:00Z">
        <w:r>
          <w:rPr>
            <w:rStyle w:val="SpecialCharTok"/>
          </w:rPr>
          <w:t xml:space="preserve">-</w:t>
        </w:r>
      </w:ins>
      <w:ins w:id="732" w:author="PR Preview" w:date="2026-01-01T00:00:00Z">
        <w:r>
          <w:rPr>
            <w:rStyle w:val="NormalTok"/>
          </w:rPr>
          <w:t xml:space="preserve"> p_e) </w:t>
        </w:r>
      </w:ins>
      <w:ins w:id="733" w:author="PR Preview" w:date="2026-01-01T00:00:00Z">
        <w:r>
          <w:rPr>
            <w:rStyle w:val="SpecialCharTok"/>
          </w:rPr>
          <w:t xml:space="preserve">/</w:t>
        </w:r>
      </w:ins>
      <w:ins w:id="734" w:author="PR Preview" w:date="2026-01-01T00:00:00Z">
        <w:r>
          <w:rPr>
            <w:rStyle w:val="NormalTok"/>
          </w:rPr>
          <w:t xml:space="preserve"> (</w:t>
        </w:r>
      </w:ins>
      <w:ins w:id="735" w:author="PR Preview" w:date="2026-01-01T00:00:00Z">
        <w:r>
          <w:rPr>
            <w:rStyle w:val="DecValTok"/>
          </w:rPr>
          <w:t xml:space="preserve">1</w:t>
        </w:r>
      </w:ins>
      <w:ins w:id="736" w:author="PR Preview" w:date="2026-01-01T00:00:00Z">
        <w:r>
          <w:rPr>
            <w:rStyle w:val="NormalTok"/>
          </w:rPr>
          <w:t xml:space="preserve"> </w:t>
        </w:r>
      </w:ins>
      <w:ins w:id="737" w:author="PR Preview" w:date="2026-01-01T00:00:00Z">
        <w:r>
          <w:rPr>
            <w:rStyle w:val="SpecialCharTok"/>
          </w:rPr>
          <w:t xml:space="preserve">-</w:t>
        </w:r>
      </w:ins>
      <w:ins w:id="738" w:author="PR Preview" w:date="2026-01-01T00:00:00Z">
        <w:r>
          <w:rPr>
            <w:rStyle w:val="NormalTok"/>
          </w:rPr>
          <w:t xml:space="preserve"> p_e)</w:t>
        </w:r>
      </w:ins>
      <w:ins w:id="739" w:author="PR Preview" w:date="2026-01-01T00:00:00Z">
        <w:r>
          <w:br/>
        </w:r>
      </w:ins>
      <w:ins w:id="740" w:author="PR Preview" w:date="2026-01-01T00:00:00Z">
        <w:r>
          <w:rPr>
            <w:rStyle w:val="NormalTok"/>
          </w:rPr>
          <w:t xml:space="preserve">}</w:t>
        </w:r>
      </w:ins>
      <w:ins w:id="741" w:author="PR Preview" w:date="2026-01-01T00:00:00Z">
        <w:r>
          <w:br/>
        </w:r>
      </w:ins>
      <w:ins w:id="742" w:author="PR Preview" w:date="2026-01-01T00:00:00Z">
        <w:r>
          <w:rPr>
            <w:rStyle w:val="FunctionTok"/>
          </w:rPr>
          <w:t xml:space="preserve">do.call</w:t>
        </w:r>
      </w:ins>
      <w:ins w:id="743" w:author="PR Preview" w:date="2026-01-01T00:00:00Z">
        <w:r>
          <w:rPr>
            <w:rStyle w:val="NormalTok"/>
          </w:rPr>
          <w:t xml:space="preserve">(kappa_from_table, </w:t>
        </w:r>
      </w:ins>
      <w:ins w:id="744" w:author="PR Preview" w:date="2026-01-01T00:00:00Z">
        <w:r>
          <w:rPr>
            <w:rStyle w:val="FunctionTok"/>
          </w:rPr>
          <w:t xml:space="preserve">as.list</w:t>
        </w:r>
      </w:ins>
      <w:ins w:id="745" w:author="PR Preview" w:date="2026-01-01T00:00:00Z">
        <w:r>
          <w:rPr>
            <w:rStyle w:val="NormalTok"/>
          </w:rPr>
          <w:t xml:space="preserve">(agree_covid))</w:t>
        </w:r>
      </w:ins>
      <w:ins w:id="746" w:author="PR Preview" w:date="2026-01-01T00:00:00Z">
        <w:r>
          <w:br/>
        </w:r>
      </w:ins>
      <w:ins w:id="747" w:author="PR Preview" w:date="2026-01-01T00:00:00Z">
        <w:r>
          <w:rPr>
            <w:rStyle w:val="CommentTok"/>
          </w:rPr>
          <w:t xml:space="preserve">#&gt; [1] 0.927323</w:t>
        </w:r>
      </w:ins>
    </w:p>
    <w:bookmarkEnd w:id="119"/>
    <w:bookmarkStart w:id="120" w:name="exm-kappa-paradox"/>
    <w:p>
      <w:pPr>
        <w:pStyle w:val="FirstParagraph"/>
      </w:pPr>
      <w:ins w:id="748" w:author="PR Preview" w:date="2026-01-01T00:00:00Z">
        <w:r>
          <w:rPr>
            <w:b/>
            <w:bCs/>
          </w:rPr>
          <w:t xml:space="preserve">Example 19 (High agreement but low kappa)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Now apply the same test to</w:t>
        </w:r>
      </w:ins>
      <w:ins w:id="7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people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in a population where the prevalence is only 0.5%.</w:t>
        </w:r>
      </w:ins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people have COVID-19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and</w:t>
        </w:r>
      </w:ins>
      <w:ins w:id="762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do not;</w:t>
        </w:r>
      </w:ins>
    </w:p>
    <w:p>
      <w:pPr>
        <w:pStyle w:val="Compact"/>
        <w:numPr>
          <w:ilvl w:val="0"/>
          <w:numId w:val="1007"/>
        </w:numPr>
      </w:pPr>
      <w:ins w:id="765" w:author="PR Preview" w:date="2026-01-01T00:00:00Z">
        <w:r>
          <w:t xml:space="preserve">with 99% sensitivity,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the test is positive for</w:t>
        </w:r>
      </w:ins>
      <w:ins w:id="7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people with COVID-19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and negative for</w:t>
        </w:r>
      </w:ins>
      <w:ins w:id="77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ins w:id="77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7"/>
        </w:numPr>
      </w:pPr>
      <w:ins w:id="775" w:author="PR Preview" w:date="2026-01-01T00:00:00Z">
        <w:r>
          <w:t xml:space="preserve">with 99% specificity,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the false positive rate is</w:t>
        </w:r>
      </w:ins>
      <w:ins w:id="77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ins w:id="779" w:author="PR Preview" w:date="2026-01-01T00:00:00Z">
        <w:r>
          <w:t xml:space="preserve">,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so the test is positive for</w:t>
        </w:r>
      </w:ins>
      <w:ins w:id="78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people without COVID-19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and negative for</w:t>
        </w:r>
      </w:ins>
      <w:ins w:id="78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ins w:id="788" w:author="PR Preview" w:date="2026-01-01T00:00:00Z">
        <w:r>
          <w:t xml:space="preserve">.</w:t>
        </w:r>
      </w:ins>
    </w:p>
    <w:p>
      <w:pPr>
        <w:pStyle w:val="SourceCode"/>
      </w:pPr>
      <w:ins w:id="789" w:author="PR Preview" w:date="2026-01-01T00:00:00Z">
        <w:r>
          <w:rPr>
            <w:rStyle w:val="NormalTok"/>
          </w:rPr>
          <w:t xml:space="preserve">agree_rare </w:t>
        </w:r>
      </w:ins>
      <w:ins w:id="790" w:author="PR Preview" w:date="2026-01-01T00:00:00Z">
        <w:r>
          <w:rPr>
            <w:rStyle w:val="OtherTok"/>
          </w:rPr>
          <w:t xml:space="preserve">&lt;-</w:t>
        </w:r>
      </w:ins>
      <w:ins w:id="791" w:author="PR Preview" w:date="2026-01-01T00:00:00Z">
        <w:r>
          <w:rPr>
            <w:rStyle w:val="NormalTok"/>
          </w:rPr>
          <w:t xml:space="preserve"> </w:t>
        </w:r>
      </w:ins>
      <w:ins w:id="792" w:author="PR Preview" w:date="2026-01-01T00:00:00Z">
        <w:r>
          <w:rPr>
            <w:rStyle w:val="FunctionTok"/>
          </w:rPr>
          <w:t xml:space="preserve">c</w:t>
        </w:r>
      </w:ins>
      <w:ins w:id="793" w:author="PR Preview" w:date="2026-01-01T00:00:00Z">
        <w:r>
          <w:rPr>
            <w:rStyle w:val="NormalTok"/>
          </w:rPr>
          <w:t xml:space="preserve">(</w:t>
        </w:r>
      </w:ins>
      <w:ins w:id="794" w:author="PR Preview" w:date="2026-01-01T00:00:00Z">
        <w:r>
          <w:rPr>
            <w:rStyle w:val="AttributeTok"/>
          </w:rPr>
          <w:t xml:space="preserve">a =</w:t>
        </w:r>
      </w:ins>
      <w:ins w:id="795" w:author="PR Preview" w:date="2026-01-01T00:00:00Z">
        <w:r>
          <w:rPr>
            <w:rStyle w:val="NormalTok"/>
          </w:rPr>
          <w:t xml:space="preserve"> </w:t>
        </w:r>
      </w:ins>
      <w:ins w:id="796" w:author="PR Preview" w:date="2026-01-01T00:00:00Z">
        <w:r>
          <w:rPr>
            <w:rStyle w:val="DecValTok"/>
          </w:rPr>
          <w:t xml:space="preserve">495</w:t>
        </w:r>
      </w:ins>
      <w:ins w:id="797" w:author="PR Preview" w:date="2026-01-01T00:00:00Z">
        <w:r>
          <w:rPr>
            <w:rStyle w:val="NormalTok"/>
          </w:rPr>
          <w:t xml:space="preserve">, </w:t>
        </w:r>
      </w:ins>
      <w:ins w:id="798" w:author="PR Preview" w:date="2026-01-01T00:00:00Z">
        <w:r>
          <w:rPr>
            <w:rStyle w:val="AttributeTok"/>
          </w:rPr>
          <w:t xml:space="preserve">b =</w:t>
        </w:r>
      </w:ins>
      <w:ins w:id="799" w:author="PR Preview" w:date="2026-01-01T00:00:00Z">
        <w:r>
          <w:rPr>
            <w:rStyle w:val="NormalTok"/>
          </w:rPr>
          <w:t xml:space="preserve"> </w:t>
        </w:r>
      </w:ins>
      <w:ins w:id="800" w:author="PR Preview" w:date="2026-01-01T00:00:00Z">
        <w:r>
          <w:rPr>
            <w:rStyle w:val="DecValTok"/>
          </w:rPr>
          <w:t xml:space="preserve">995</w:t>
        </w:r>
      </w:ins>
      <w:ins w:id="801" w:author="PR Preview" w:date="2026-01-01T00:00:00Z">
        <w:r>
          <w:rPr>
            <w:rStyle w:val="NormalTok"/>
          </w:rPr>
          <w:t xml:space="preserve">, </w:t>
        </w:r>
      </w:ins>
      <w:ins w:id="802" w:author="PR Preview" w:date="2026-01-01T00:00:00Z">
        <w:r>
          <w:rPr>
            <w:rStyle w:val="AttributeTok"/>
          </w:rPr>
          <w:t xml:space="preserve">c =</w:t>
        </w:r>
      </w:ins>
      <w:ins w:id="803" w:author="PR Preview" w:date="2026-01-01T00:00:00Z">
        <w:r>
          <w:rPr>
            <w:rStyle w:val="NormalTok"/>
          </w:rPr>
          <w:t xml:space="preserve"> </w:t>
        </w:r>
      </w:ins>
      <w:ins w:id="804" w:author="PR Preview" w:date="2026-01-01T00:00:00Z">
        <w:r>
          <w:rPr>
            <w:rStyle w:val="DecValTok"/>
          </w:rPr>
          <w:t xml:space="preserve">5</w:t>
        </w:r>
      </w:ins>
      <w:ins w:id="805" w:author="PR Preview" w:date="2026-01-01T00:00:00Z">
        <w:r>
          <w:rPr>
            <w:rStyle w:val="NormalTok"/>
          </w:rPr>
          <w:t xml:space="preserve">, </w:t>
        </w:r>
      </w:ins>
      <w:ins w:id="806" w:author="PR Preview" w:date="2026-01-01T00:00:00Z">
        <w:r>
          <w:rPr>
            <w:rStyle w:val="AttributeTok"/>
          </w:rPr>
          <w:t xml:space="preserve">d =</w:t>
        </w:r>
      </w:ins>
      <w:ins w:id="807" w:author="PR Preview" w:date="2026-01-01T00:00:00Z">
        <w:r>
          <w:rPr>
            <w:rStyle w:val="NormalTok"/>
          </w:rPr>
          <w:t xml:space="preserve"> </w:t>
        </w:r>
      </w:ins>
      <w:ins w:id="808" w:author="PR Preview" w:date="2026-01-01T00:00:00Z">
        <w:r>
          <w:rPr>
            <w:rStyle w:val="DecValTok"/>
          </w:rPr>
          <w:t xml:space="preserve">98505</w:t>
        </w:r>
      </w:ins>
      <w:ins w:id="809" w:author="PR Preview" w:date="2026-01-01T00:00:00Z">
        <w:r>
          <w:rPr>
            <w:rStyle w:val="NormalTok"/>
          </w:rPr>
          <w:t xml:space="preserve">)</w:t>
        </w:r>
      </w:ins>
      <w:ins w:id="810" w:author="PR Preview" w:date="2026-01-01T00:00:00Z">
        <w:r>
          <w:br/>
        </w:r>
      </w:ins>
      <w:ins w:id="811" w:author="PR Preview" w:date="2026-01-01T00:00:00Z">
        <w:r>
          <w:rPr>
            <w:rStyle w:val="NormalTok"/>
          </w:rPr>
          <w:t xml:space="preserve">rare_metrics </w:t>
        </w:r>
      </w:ins>
      <w:ins w:id="812" w:author="PR Preview" w:date="2026-01-01T00:00:00Z">
        <w:r>
          <w:rPr>
            <w:rStyle w:val="OtherTok"/>
          </w:rPr>
          <w:t xml:space="preserve">&lt;-</w:t>
        </w:r>
      </w:ins>
      <w:ins w:id="813" w:author="PR Preview" w:date="2026-01-01T00:00:00Z">
        <w:r>
          <w:rPr>
            <w:rStyle w:val="NormalTok"/>
          </w:rPr>
          <w:t xml:space="preserve"> </w:t>
        </w:r>
      </w:ins>
      <w:ins w:id="814" w:author="PR Preview" w:date="2026-01-01T00:00:00Z">
        <w:r>
          <w:rPr>
            <w:rStyle w:val="FunctionTok"/>
          </w:rPr>
          <w:t xml:space="preserve">with</w:t>
        </w:r>
      </w:ins>
      <w:ins w:id="815" w:author="PR Preview" w:date="2026-01-01T00:00:00Z">
        <w:r>
          <w:rPr>
            <w:rStyle w:val="NormalTok"/>
          </w:rPr>
          <w:t xml:space="preserve">(</w:t>
        </w:r>
      </w:ins>
      <w:ins w:id="816" w:author="PR Preview" w:date="2026-01-01T00:00:00Z">
        <w:r>
          <w:rPr>
            <w:rStyle w:val="FunctionTok"/>
          </w:rPr>
          <w:t xml:space="preserve">as.list</w:t>
        </w:r>
      </w:ins>
      <w:ins w:id="817" w:author="PR Preview" w:date="2026-01-01T00:00:00Z">
        <w:r>
          <w:rPr>
            <w:rStyle w:val="NormalTok"/>
          </w:rPr>
          <w:t xml:space="preserve">(agree_rare), </w:t>
        </w:r>
      </w:ins>
      <w:ins w:id="818" w:author="PR Preview" w:date="2026-01-01T00:00:00Z">
        <w:r>
          <w:rPr>
            <w:rStyle w:val="FunctionTok"/>
          </w:rPr>
          <w:t xml:space="preserve">c</w:t>
        </w:r>
      </w:ins>
      <w:ins w:id="819" w:author="PR Preview" w:date="2026-01-01T00:00:00Z">
        <w:r>
          <w:rPr>
            <w:rStyle w:val="NormalTok"/>
          </w:rPr>
          <w:t xml:space="preserve">(</w:t>
        </w:r>
      </w:ins>
      <w:ins w:id="820" w:author="PR Preview" w:date="2026-01-01T00:00:00Z">
        <w:r>
          <w:br/>
        </w:r>
      </w:ins>
      <w:ins w:id="821" w:author="PR Preview" w:date="2026-01-01T00:00:00Z">
        <w:r>
          <w:rPr>
            <w:rStyle w:val="NormalTok"/>
          </w:rPr>
          <w:t xml:space="preserve">  </w:t>
        </w:r>
      </w:ins>
      <w:ins w:id="822" w:author="PR Preview" w:date="2026-01-01T00:00:00Z">
        <w:r>
          <w:rPr>
            <w:rStyle w:val="AttributeTok"/>
          </w:rPr>
          <w:t xml:space="preserve">overall =</w:t>
        </w:r>
      </w:ins>
      <w:ins w:id="823" w:author="PR Preview" w:date="2026-01-01T00:00:00Z">
        <w:r>
          <w:rPr>
            <w:rStyle w:val="NormalTok"/>
          </w:rPr>
          <w:t xml:space="preserve"> (a </w:t>
        </w:r>
      </w:ins>
      <w:ins w:id="824" w:author="PR Preview" w:date="2026-01-01T00:00:00Z">
        <w:r>
          <w:rPr>
            <w:rStyle w:val="SpecialCharTok"/>
          </w:rPr>
          <w:t xml:space="preserve">+</w:t>
        </w:r>
      </w:ins>
      <w:ins w:id="825" w:author="PR Preview" w:date="2026-01-01T00:00:00Z">
        <w:r>
          <w:rPr>
            <w:rStyle w:val="NormalTok"/>
          </w:rPr>
          <w:t xml:space="preserve"> d) </w:t>
        </w:r>
      </w:ins>
      <w:ins w:id="826" w:author="PR Preview" w:date="2026-01-01T00:00:00Z">
        <w:r>
          <w:rPr>
            <w:rStyle w:val="SpecialCharTok"/>
          </w:rPr>
          <w:t xml:space="preserve">/</w:t>
        </w:r>
      </w:ins>
      <w:ins w:id="827" w:author="PR Preview" w:date="2026-01-01T00:00:00Z">
        <w:r>
          <w:rPr>
            <w:rStyle w:val="NormalTok"/>
          </w:rPr>
          <w:t xml:space="preserve"> (a </w:t>
        </w:r>
      </w:ins>
      <w:ins w:id="828" w:author="PR Preview" w:date="2026-01-01T00:00:00Z">
        <w:r>
          <w:rPr>
            <w:rStyle w:val="SpecialCharTok"/>
          </w:rPr>
          <w:t xml:space="preserve">+</w:t>
        </w:r>
      </w:ins>
      <w:ins w:id="829" w:author="PR Preview" w:date="2026-01-01T00:00:00Z">
        <w:r>
          <w:rPr>
            <w:rStyle w:val="NormalTok"/>
          </w:rPr>
          <w:t xml:space="preserve"> b </w:t>
        </w:r>
      </w:ins>
      <w:ins w:id="830" w:author="PR Preview" w:date="2026-01-01T00:00:00Z">
        <w:r>
          <w:rPr>
            <w:rStyle w:val="SpecialCharTok"/>
          </w:rPr>
          <w:t xml:space="preserve">+</w:t>
        </w:r>
      </w:ins>
      <w:ins w:id="831" w:author="PR Preview" w:date="2026-01-01T00:00:00Z">
        <w:r>
          <w:rPr>
            <w:rStyle w:val="NormalTok"/>
          </w:rPr>
          <w:t xml:space="preserve"> c </w:t>
        </w:r>
      </w:ins>
      <w:ins w:id="832" w:author="PR Preview" w:date="2026-01-01T00:00:00Z">
        <w:r>
          <w:rPr>
            <w:rStyle w:val="SpecialCharTok"/>
          </w:rPr>
          <w:t xml:space="preserve">+</w:t>
        </w:r>
      </w:ins>
      <w:ins w:id="833" w:author="PR Preview" w:date="2026-01-01T00:00:00Z">
        <w:r>
          <w:rPr>
            <w:rStyle w:val="NormalTok"/>
          </w:rPr>
          <w:t xml:space="preserve"> d),</w:t>
        </w:r>
      </w:ins>
      <w:ins w:id="834" w:author="PR Preview" w:date="2026-01-01T00:00:00Z">
        <w:r>
          <w:br/>
        </w:r>
      </w:ins>
      <w:ins w:id="835" w:author="PR Preview" w:date="2026-01-01T00:00:00Z">
        <w:r>
          <w:rPr>
            <w:rStyle w:val="NormalTok"/>
          </w:rPr>
          <w:t xml:space="preserve">  </w:t>
        </w:r>
      </w:ins>
      <w:ins w:id="836" w:author="PR Preview" w:date="2026-01-01T00:00:00Z">
        <w:r>
          <w:rPr>
            <w:rStyle w:val="AttributeTok"/>
          </w:rPr>
          <w:t xml:space="preserve">positive =</w:t>
        </w:r>
      </w:ins>
      <w:ins w:id="837" w:author="PR Preview" w:date="2026-01-01T00:00:00Z">
        <w:r>
          <w:rPr>
            <w:rStyle w:val="NormalTok"/>
          </w:rPr>
          <w:t xml:space="preserve"> </w:t>
        </w:r>
      </w:ins>
      <w:ins w:id="838" w:author="PR Preview" w:date="2026-01-01T00:00:00Z">
        <w:r>
          <w:rPr>
            <w:rStyle w:val="DecValTok"/>
          </w:rPr>
          <w:t xml:space="preserve">2</w:t>
        </w:r>
      </w:ins>
      <w:ins w:id="839" w:author="PR Preview" w:date="2026-01-01T00:00:00Z">
        <w:r>
          <w:rPr>
            <w:rStyle w:val="NormalTok"/>
          </w:rPr>
          <w:t xml:space="preserve"> </w:t>
        </w:r>
      </w:ins>
      <w:ins w:id="840" w:author="PR Preview" w:date="2026-01-01T00:00:00Z">
        <w:r>
          <w:rPr>
            <w:rStyle w:val="SpecialCharTok"/>
          </w:rPr>
          <w:t xml:space="preserve">*</w:t>
        </w:r>
      </w:ins>
      <w:ins w:id="841" w:author="PR Preview" w:date="2026-01-01T00:00:00Z">
        <w:r>
          <w:rPr>
            <w:rStyle w:val="NormalTok"/>
          </w:rPr>
          <w:t xml:space="preserve"> a </w:t>
        </w:r>
      </w:ins>
      <w:ins w:id="842" w:author="PR Preview" w:date="2026-01-01T00:00:00Z">
        <w:r>
          <w:rPr>
            <w:rStyle w:val="SpecialCharTok"/>
          </w:rPr>
          <w:t xml:space="preserve">/</w:t>
        </w:r>
      </w:ins>
      <w:ins w:id="843" w:author="PR Preview" w:date="2026-01-01T00:00:00Z">
        <w:r>
          <w:rPr>
            <w:rStyle w:val="NormalTok"/>
          </w:rPr>
          <w:t xml:space="preserve"> (</w:t>
        </w:r>
      </w:ins>
      <w:ins w:id="844" w:author="PR Preview" w:date="2026-01-01T00:00:00Z">
        <w:r>
          <w:rPr>
            <w:rStyle w:val="DecValTok"/>
          </w:rPr>
          <w:t xml:space="preserve">2</w:t>
        </w:r>
      </w:ins>
      <w:ins w:id="845" w:author="PR Preview" w:date="2026-01-01T00:00:00Z">
        <w:r>
          <w:rPr>
            <w:rStyle w:val="NormalTok"/>
          </w:rPr>
          <w:t xml:space="preserve"> </w:t>
        </w:r>
      </w:ins>
      <w:ins w:id="846" w:author="PR Preview" w:date="2026-01-01T00:00:00Z">
        <w:r>
          <w:rPr>
            <w:rStyle w:val="SpecialCharTok"/>
          </w:rPr>
          <w:t xml:space="preserve">*</w:t>
        </w:r>
      </w:ins>
      <w:ins w:id="847" w:author="PR Preview" w:date="2026-01-01T00:00:00Z">
        <w:r>
          <w:rPr>
            <w:rStyle w:val="NormalTok"/>
          </w:rPr>
          <w:t xml:space="preserve"> a </w:t>
        </w:r>
      </w:ins>
      <w:ins w:id="848" w:author="PR Preview" w:date="2026-01-01T00:00:00Z">
        <w:r>
          <w:rPr>
            <w:rStyle w:val="SpecialCharTok"/>
          </w:rPr>
          <w:t xml:space="preserve">+</w:t>
        </w:r>
      </w:ins>
      <w:ins w:id="849" w:author="PR Preview" w:date="2026-01-01T00:00:00Z">
        <w:r>
          <w:rPr>
            <w:rStyle w:val="NormalTok"/>
          </w:rPr>
          <w:t xml:space="preserve"> b </w:t>
        </w:r>
      </w:ins>
      <w:ins w:id="850" w:author="PR Preview" w:date="2026-01-01T00:00:00Z">
        <w:r>
          <w:rPr>
            <w:rStyle w:val="SpecialCharTok"/>
          </w:rPr>
          <w:t xml:space="preserve">+</w:t>
        </w:r>
      </w:ins>
      <w:ins w:id="851" w:author="PR Preview" w:date="2026-01-01T00:00:00Z">
        <w:r>
          <w:rPr>
            <w:rStyle w:val="NormalTok"/>
          </w:rPr>
          <w:t xml:space="preserve"> c),</w:t>
        </w:r>
      </w:ins>
      <w:ins w:id="852" w:author="PR Preview" w:date="2026-01-01T00:00:00Z">
        <w:r>
          <w:br/>
        </w:r>
      </w:ins>
      <w:ins w:id="853" w:author="PR Preview" w:date="2026-01-01T00:00:00Z">
        <w:r>
          <w:rPr>
            <w:rStyle w:val="NormalTok"/>
          </w:rPr>
          <w:t xml:space="preserve">  </w:t>
        </w:r>
      </w:ins>
      <w:ins w:id="854" w:author="PR Preview" w:date="2026-01-01T00:00:00Z">
        <w:r>
          <w:rPr>
            <w:rStyle w:val="AttributeTok"/>
          </w:rPr>
          <w:t xml:space="preserve">negative =</w:t>
        </w:r>
      </w:ins>
      <w:ins w:id="855" w:author="PR Preview" w:date="2026-01-01T00:00:00Z">
        <w:r>
          <w:rPr>
            <w:rStyle w:val="NormalTok"/>
          </w:rPr>
          <w:t xml:space="preserve"> </w:t>
        </w:r>
      </w:ins>
      <w:ins w:id="856" w:author="PR Preview" w:date="2026-01-01T00:00:00Z">
        <w:r>
          <w:rPr>
            <w:rStyle w:val="DecValTok"/>
          </w:rPr>
          <w:t xml:space="preserve">2</w:t>
        </w:r>
      </w:ins>
      <w:ins w:id="857" w:author="PR Preview" w:date="2026-01-01T00:00:00Z">
        <w:r>
          <w:rPr>
            <w:rStyle w:val="NormalTok"/>
          </w:rPr>
          <w:t xml:space="preserve"> </w:t>
        </w:r>
      </w:ins>
      <w:ins w:id="858" w:author="PR Preview" w:date="2026-01-01T00:00:00Z">
        <w:r>
          <w:rPr>
            <w:rStyle w:val="SpecialCharTok"/>
          </w:rPr>
          <w:t xml:space="preserve">*</w:t>
        </w:r>
      </w:ins>
      <w:ins w:id="859" w:author="PR Preview" w:date="2026-01-01T00:00:00Z">
        <w:r>
          <w:rPr>
            <w:rStyle w:val="NormalTok"/>
          </w:rPr>
          <w:t xml:space="preserve"> d </w:t>
        </w:r>
      </w:ins>
      <w:ins w:id="860" w:author="PR Preview" w:date="2026-01-01T00:00:00Z">
        <w:r>
          <w:rPr>
            <w:rStyle w:val="SpecialCharTok"/>
          </w:rPr>
          <w:t xml:space="preserve">/</w:t>
        </w:r>
      </w:ins>
      <w:ins w:id="861" w:author="PR Preview" w:date="2026-01-01T00:00:00Z">
        <w:r>
          <w:rPr>
            <w:rStyle w:val="NormalTok"/>
          </w:rPr>
          <w:t xml:space="preserve"> (</w:t>
        </w:r>
      </w:ins>
      <w:ins w:id="862" w:author="PR Preview" w:date="2026-01-01T00:00:00Z">
        <w:r>
          <w:rPr>
            <w:rStyle w:val="DecValTok"/>
          </w:rPr>
          <w:t xml:space="preserve">2</w:t>
        </w:r>
      </w:ins>
      <w:ins w:id="863" w:author="PR Preview" w:date="2026-01-01T00:00:00Z">
        <w:r>
          <w:rPr>
            <w:rStyle w:val="NormalTok"/>
          </w:rPr>
          <w:t xml:space="preserve"> </w:t>
        </w:r>
      </w:ins>
      <w:ins w:id="864" w:author="PR Preview" w:date="2026-01-01T00:00:00Z">
        <w:r>
          <w:rPr>
            <w:rStyle w:val="SpecialCharTok"/>
          </w:rPr>
          <w:t xml:space="preserve">*</w:t>
        </w:r>
      </w:ins>
      <w:ins w:id="865" w:author="PR Preview" w:date="2026-01-01T00:00:00Z">
        <w:r>
          <w:rPr>
            <w:rStyle w:val="NormalTok"/>
          </w:rPr>
          <w:t xml:space="preserve"> d </w:t>
        </w:r>
      </w:ins>
      <w:ins w:id="866" w:author="PR Preview" w:date="2026-01-01T00:00:00Z">
        <w:r>
          <w:rPr>
            <w:rStyle w:val="SpecialCharTok"/>
          </w:rPr>
          <w:t xml:space="preserve">+</w:t>
        </w:r>
      </w:ins>
      <w:ins w:id="867" w:author="PR Preview" w:date="2026-01-01T00:00:00Z">
        <w:r>
          <w:rPr>
            <w:rStyle w:val="NormalTok"/>
          </w:rPr>
          <w:t xml:space="preserve"> b </w:t>
        </w:r>
      </w:ins>
      <w:ins w:id="868" w:author="PR Preview" w:date="2026-01-01T00:00:00Z">
        <w:r>
          <w:rPr>
            <w:rStyle w:val="SpecialCharTok"/>
          </w:rPr>
          <w:t xml:space="preserve">+</w:t>
        </w:r>
      </w:ins>
      <w:ins w:id="869" w:author="PR Preview" w:date="2026-01-01T00:00:00Z">
        <w:r>
          <w:rPr>
            <w:rStyle w:val="NormalTok"/>
          </w:rPr>
          <w:t xml:space="preserve"> c),</w:t>
        </w:r>
      </w:ins>
      <w:ins w:id="870" w:author="PR Preview" w:date="2026-01-01T00:00:00Z">
        <w:r>
          <w:br/>
        </w:r>
      </w:ins>
      <w:ins w:id="871" w:author="PR Preview" w:date="2026-01-01T00:00:00Z">
        <w:r>
          <w:rPr>
            <w:rStyle w:val="NormalTok"/>
          </w:rPr>
          <w:t xml:space="preserve">  </w:t>
        </w:r>
      </w:ins>
      <w:ins w:id="872" w:author="PR Preview" w:date="2026-01-01T00:00:00Z">
        <w:r>
          <w:rPr>
            <w:rStyle w:val="AttributeTok"/>
          </w:rPr>
          <w:t xml:space="preserve">kappa =</w:t>
        </w:r>
      </w:ins>
      <w:ins w:id="873" w:author="PR Preview" w:date="2026-01-01T00:00:00Z">
        <w:r>
          <w:rPr>
            <w:rStyle w:val="NormalTok"/>
          </w:rPr>
          <w:t xml:space="preserve"> </w:t>
        </w:r>
      </w:ins>
      <w:ins w:id="874" w:author="PR Preview" w:date="2026-01-01T00:00:00Z">
        <w:r>
          <w:rPr>
            <w:rStyle w:val="FunctionTok"/>
          </w:rPr>
          <w:t xml:space="preserve">kappa_from_table</w:t>
        </w:r>
      </w:ins>
      <w:ins w:id="875" w:author="PR Preview" w:date="2026-01-01T00:00:00Z">
        <w:r>
          <w:rPr>
            <w:rStyle w:val="NormalTok"/>
          </w:rPr>
          <w:t xml:space="preserve">(a, b, c, d)</w:t>
        </w:r>
      </w:ins>
      <w:ins w:id="876" w:author="PR Preview" w:date="2026-01-01T00:00:00Z">
        <w:r>
          <w:br/>
        </w:r>
      </w:ins>
      <w:ins w:id="877" w:author="PR Preview" w:date="2026-01-01T00:00:00Z">
        <w:r>
          <w:rPr>
            <w:rStyle w:val="NormalTok"/>
          </w:rPr>
          <w:t xml:space="preserve">))</w:t>
        </w:r>
      </w:ins>
      <w:ins w:id="878" w:author="PR Preview" w:date="2026-01-01T00:00:00Z">
        <w:r>
          <w:br/>
        </w:r>
      </w:ins>
      <w:ins w:id="879" w:author="PR Preview" w:date="2026-01-01T00:00:00Z">
        <w:r>
          <w:rPr>
            <w:rStyle w:val="FunctionTok"/>
          </w:rPr>
          <w:t xml:space="preserve">round</w:t>
        </w:r>
      </w:ins>
      <w:ins w:id="880" w:author="PR Preview" w:date="2026-01-01T00:00:00Z">
        <w:r>
          <w:rPr>
            <w:rStyle w:val="NormalTok"/>
          </w:rPr>
          <w:t xml:space="preserve">(rare_metrics, </w:t>
        </w:r>
      </w:ins>
      <w:ins w:id="881" w:author="PR Preview" w:date="2026-01-01T00:00:00Z">
        <w:r>
          <w:rPr>
            <w:rStyle w:val="DecValTok"/>
          </w:rPr>
          <w:t xml:space="preserve">4</w:t>
        </w:r>
      </w:ins>
      <w:ins w:id="882" w:author="PR Preview" w:date="2026-01-01T00:00:00Z">
        <w:r>
          <w:rPr>
            <w:rStyle w:val="NormalTok"/>
          </w:rPr>
          <w:t xml:space="preserve">)</w:t>
        </w:r>
      </w:ins>
      <w:ins w:id="883" w:author="PR Preview" w:date="2026-01-01T00:00:00Z">
        <w:r>
          <w:br/>
        </w:r>
      </w:ins>
      <w:ins w:id="884" w:author="PR Preview" w:date="2026-01-01T00:00:00Z">
        <w:r>
          <w:rPr>
            <w:rStyle w:val="CommentTok"/>
          </w:rPr>
          <w:t xml:space="preserve">#&gt;  overall positive negative    kappa </w:t>
        </w:r>
      </w:ins>
      <w:ins w:id="885" w:author="PR Preview" w:date="2026-01-01T00:00:00Z">
        <w:r>
          <w:br/>
        </w:r>
      </w:ins>
      <w:ins w:id="886" w:author="PR Preview" w:date="2026-01-01T00:00:00Z">
        <w:r>
          <w:rPr>
            <w:rStyle w:val="CommentTok"/>
          </w:rPr>
          <w:t xml:space="preserve">#&gt;   0.9900   0.4975   0.9949   0.4937</w:t>
        </w:r>
      </w:ins>
    </w:p>
    <w:p>
      <w:pPr>
        <w:pStyle w:val="FirstParagraph"/>
      </w:pPr>
      <w:ins w:id="887" w:author="PR Preview" w:date="2026-01-01T00:00:00Z">
        <w:r>
          <w:t xml:space="preserve">The overall agreement is still 0.99,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but kappa drops to about 0.49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and the positive agreement to about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0.50,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while the negative agreement stays at about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0.995.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The two specific agreements show where the disagreement lies: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the test and the reference agree on negatives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 disagree on about half of the positive calls.</w:t>
        </w:r>
      </w:ins>
    </w:p>
    <w:p>
      <w:pPr>
        <w:pStyle w:val="BodyText"/>
      </w:pPr>
      <w:ins w:id="904" w:author="PR Preview" w:date="2026-01-01T00:00:00Z">
        <w:r>
          <w:t xml:space="preserve">Source: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Feinstein and Cicchetti (1990)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(the first paradox).</w:t>
        </w:r>
      </w:ins>
    </w:p>
    <w:bookmarkEnd w:id="120"/>
    <w:bookmarkStart w:id="121" w:name="rem-kappa-prevalence"/>
    <w:p>
      <w:pPr>
        <w:pStyle w:val="BodyText"/>
      </w:pPr>
      <w:ins w:id="909" w:author="PR Preview" w:date="2026-01-01T00:00:00Z">
        <w:r>
          <w:rPr>
            <w:i/>
            <w:iCs/>
          </w:rPr>
          <w:t xml:space="preserve">Remark 3</w:t>
        </w:r>
      </w:ins>
      <w:ins w:id="910" w:author="PR Preview" w:date="2026-01-01T00:00:00Z">
        <w:r>
          <w:t xml:space="preserve"> (Kappa depends on prevalence). </w:t>
        </w:r>
      </w:ins>
      <w:ins w:id="911" w:author="PR Preview" w:date="2026-01-01T00:00:00Z">
        <w:r>
          <w:t xml:space="preserve">When both classifiers call one category rarely,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the chance agreement</w:t>
        </w:r>
      </w:ins>
      <w:ins w:id="914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e</m:t>
            </m:r>
          </m:sub>
        </m:sSub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is close to 1,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so the same overall agreement leaves little room for agreement beyond chance,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and kappa can be low even when the overall agreement is high,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as</w:t>
        </w:r>
      </w:ins>
      <w:ins w:id="923" w:author="PR Preview" w:date="2026-01-01T00:00:00Z">
        <w:r>
          <w:t xml:space="preserve"> </w:t>
        </w:r>
      </w:ins>
      <w:hyperlink w:anchor="exm-kappa-paradox">
        <w:ins w:id="924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shows.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Cicchetti and Feinstein (1990)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recommend reporting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the positive and negative agreements alongside kappa,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so that poor agreement on the rarer category is not hidden.</w:t>
        </w:r>
      </w:ins>
    </w:p>
    <w:p>
      <w:pPr>
        <w:pStyle w:val="BodyText"/>
      </w:pPr>
      <w:ins w:id="935" w:author="PR Preview" w:date="2026-01-01T00:00:00Z">
        <w:r>
          <w:t xml:space="preserve">Source: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Feinstein and Cicchetti (1990)</w:t>
        </w:r>
      </w:ins>
      <w:ins w:id="938" w:author="PR Preview" w:date="2026-01-01T00:00:00Z">
        <w:r>
          <w:t xml:space="preserve">;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Cicchetti and Feinstein (1990)</w:t>
        </w:r>
      </w:ins>
      <w:ins w:id="941" w:author="PR Preview" w:date="2026-01-01T00:00:00Z">
        <w:r>
          <w:t xml:space="preserve">.</w:t>
        </w:r>
      </w:ins>
    </w:p>
    <w:bookmarkEnd w:id="121"/>
    <w:bookmarkStart w:id="126" w:name="refs"/>
    <w:bookmarkStart w:id="123" w:name="ref-cicchetti1990high"/>
    <w:p>
      <w:pPr>
        <w:pStyle w:val="Bibliography"/>
      </w:pPr>
      <w:ins w:id="942" w:author="PR Preview" w:date="2026-01-01T00:00:00Z">
        <w:r>
          <w:t xml:space="preserve">Cicchetti, Domenic V., and Alvan R. Feinstein. 1990.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“High Agreement but Low Kappa: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II</w:t>
        </w:r>
      </w:ins>
      <w:ins w:id="947" w:author="PR Preview" w:date="2026-01-01T00:00:00Z">
        <w:r>
          <w:t xml:space="preserve">.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Resolving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the Paradoxes.”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rPr>
            <w:i/>
            <w:iCs/>
          </w:rPr>
          <w:t xml:space="preserve">Journal of Clinical Epidemiology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43 (6): 551–58.</w:t>
        </w:r>
      </w:ins>
      <w:ins w:id="956" w:author="PR Preview" w:date="2026-01-01T00:00:00Z">
        <w:r>
          <w:t xml:space="preserve"> </w:t>
        </w:r>
      </w:ins>
      <w:hyperlink r:id="rId122">
        <w:ins w:id="957" w:author="PR Preview" w:date="2026-01-01T00:00:00Z">
          <w:r>
            <w:rPr>
              <w:rStyle w:val="Hyperlink"/>
            </w:rPr>
            <w:t xml:space="preserve">https://doi.org/10.1016/0895-4356(90)90159-M</w:t>
          </w:r>
        </w:ins>
      </w:hyperlink>
      <w:ins w:id="958" w:author="PR Preview" w:date="2026-01-01T00:00:00Z">
        <w:r>
          <w:t xml:space="preserve">.</w:t>
        </w:r>
      </w:ins>
    </w:p>
    <w:bookmarkEnd w:id="123"/>
    <w:bookmarkStart w:id="125" w:name="ref-feinstein1990high"/>
    <w:p>
      <w:pPr>
        <w:pStyle w:val="Bibliography"/>
      </w:pPr>
      <w:ins w:id="959" w:author="PR Preview" w:date="2026-01-01T00:00:00Z">
        <w:r>
          <w:t xml:space="preserve">Feinstein, Alvan R., and Domenic V. Cicchetti. 1990.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“High Agreement but Low Kappa: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I</w:t>
        </w:r>
      </w:ins>
      <w:ins w:id="964" w:author="PR Preview" w:date="2026-01-01T00:00:00Z">
        <w:r>
          <w:t xml:space="preserve">.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The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Problems of Two Paradoxes.”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rPr>
            <w:i/>
            <w:iCs/>
          </w:rPr>
          <w:t xml:space="preserve">Journal of Clinical Epidemiology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43 (6): 543–49.</w:t>
        </w:r>
      </w:ins>
      <w:ins w:id="973" w:author="PR Preview" w:date="2026-01-01T00:00:00Z">
        <w:r>
          <w:t xml:space="preserve"> </w:t>
        </w:r>
      </w:ins>
      <w:hyperlink r:id="rId124">
        <w:ins w:id="974" w:author="PR Preview" w:date="2026-01-01T00:00:00Z">
          <w:r>
            <w:rPr>
              <w:rStyle w:val="Hyperlink"/>
            </w:rPr>
            <w:t xml:space="preserve">https://doi.org/10.1016/0895-4356(90)90158-L</w:t>
          </w:r>
        </w:ins>
      </w:hyperlink>
      <w:ins w:id="975" w:author="PR Preview" w:date="2026-01-01T00:00:00Z">
        <w:r>
          <w:t xml:space="preserve">.</w:t>
        </w:r>
      </w:ins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2026-10-16T07:24:59Z</dcterms:created>
  <dcterms:modified xsi:type="dcterms:W3CDTF">2026-10-16T07:24:59Z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