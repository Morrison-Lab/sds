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Markov Chain Monte Carlo</w:t>
      </w:r>
    </w:p>
    <w:p>
      <w:pPr>
        <w:pStyle w:val="Date"/>
      </w:pPr>
      <w:del w:id="1" w:author="PR Preview" w:date="2026-01-01T00:00:00Z">
        <w:r>
          <w:delText xml:space="preserve">Last modified: 2026-10-16 00:14:28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00:09:51 (PDT)</w:t>
        </w:r>
      </w:ins>
    </w:p>
    <w:p>
      <w:pPr>
        <w:pStyle w:val="FirstParagraph"/>
      </w:pPr>
      <w:r>
        <w:t xml:space="preserve">This page explains why most posterior distributions must be simulated,</w:t>
      </w:r>
      <w:r>
        <w:t xml:space="preserve"> </w:t>
      </w:r>
      <w:r>
        <w:t xml:space="preserve">introduces Monte Carlo integration and Markov chains,</w:t>
      </w:r>
      <w:r>
        <w:t xml:space="preserve"> </w:t>
      </w:r>
      <w:r>
        <w:t xml:space="preserve">describes the Metropolis–Hastings and Gibbs samplers,</w:t>
      </w:r>
      <w:r>
        <w:t xml:space="preserve"> </w:t>
      </w:r>
      <w:r>
        <w:t xml:space="preserve">shows how to check a sampler’s output,</w:t>
      </w:r>
      <w:r>
        <w:t xml:space="preserve"> </w:t>
      </w:r>
      <w:r>
        <w:t xml:space="preserve">and presents a criterion for comparing models</w:t>
      </w:r>
      <w:r>
        <w:t xml:space="preserve"> </w:t>
      </w:r>
      <w:r>
        <w:t xml:space="preserve">(Dobson and Barnett 2018, chap. 13)</w:t>
      </w:r>
      <w:r>
        <w:t xml:space="preserve">.</w:t>
      </w:r>
      <w:r>
        <w:t xml:space="preserve"> </w:t>
      </w:r>
      <w:r>
        <w:t xml:space="preserve">It builds on the priors and posteriors defined on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MCMC and Item Response Models</w:t>
        </w:r>
      </w:hyperlink>
      <w:r>
        <w:t xml:space="preserve"> </w:t>
      </w:r>
      <w:r>
        <w:t xml:space="preserve">(Statistical Rethinking 2026, Lecture A08).</w:t>
      </w:r>
    </w:p>
    <w:bookmarkStart w:id="38" w:name="sec-foundations"/>
    <w:p>
      <w:pPr>
        <w:pStyle w:val="Heading2"/>
      </w:pPr>
      <w:r>
        <w:t xml:space="preserve">1 Foundations of MCMC</w:t>
      </w:r>
    </w:p>
    <w:p>
      <w:pPr>
        <w:pStyle w:val="FirstParagraph"/>
      </w:pPr>
      <w:r>
        <w:t xml:space="preserve">When the posterior has a known closed form,</w:t>
      </w:r>
      <w:r>
        <w:t xml:space="preserve"> </w:t>
      </w:r>
      <w:r>
        <w:t xml:space="preserve">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we can compute its summaries exactly or sample from it directly.</w:t>
      </w:r>
      <w:r>
        <w:t xml:space="preserve"> </w:t>
      </w:r>
      <w:r>
        <w:t xml:space="preserve">In most real-world models, however,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marginal likelihood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that normalizes the posterior</w:t>
      </w:r>
      <w:r>
        <w:t xml:space="preserve"> </w:t>
      </w:r>
      <w:r>
        <w:t xml:space="preserve">cannot be computed,</w:t>
      </w:r>
      <w:r>
        <w:t xml:space="preserve"> </w:t>
      </w:r>
      <w:r>
        <w:t xml:space="preserve">so neither can the posterior’s summaries.</w:t>
      </w:r>
      <w:r>
        <w:t xml:space="preserve"> </w:t>
      </w:r>
      <w:r>
        <w:t xml:space="preserve">Markov chain Monte Carlo methods get around this problem:</w:t>
      </w:r>
      <w:r>
        <w:t xml:space="preserve"> </w:t>
      </w:r>
      <w:r>
        <w:t xml:space="preserve">instead of independent draws from the posterior,</w:t>
      </w:r>
      <w:r>
        <w:t xml:space="preserve"> </w:t>
      </w:r>
      <w:r>
        <w:t xml:space="preserve">they generate a correlated sequence of draws</w:t>
      </w:r>
      <w:r>
        <w:t xml:space="preserve"> </w:t>
      </w:r>
      <w:r>
        <w:t xml:space="preserve">whose distribution converges to the posterior</w:t>
      </w:r>
      <w:r>
        <w:t xml:space="preserve"> </w:t>
      </w:r>
      <w:r>
        <w:t xml:space="preserve">(Dobson and Barnett 2018, chap. 13, p. 287)</w:t>
      </w:r>
      <w:r>
        <w:t xml:space="preserve">.</w:t>
      </w:r>
    </w:p>
    <w:bookmarkStart w:id="13" w:name="def-mcmc"/>
    <w:p>
      <w:pPr>
        <w:pStyle w:val="BodyText"/>
      </w:pPr>
      <w:r>
        <w:rPr>
          <w:b/>
          <w:bCs/>
        </w:rPr>
        <w:t xml:space="preserve">Definition 1 (Markov chain Monte Carlo)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Markov chain Monte Carlo (MCMC)</w:t>
      </w:r>
      <w:r>
        <w:t xml:space="preserve"> </w:t>
      </w:r>
      <w:r>
        <w:t xml:space="preserve">method for a target distribution</w:t>
      </w:r>
      <w:r>
        <w:t xml:space="preserve"> </w:t>
      </w:r>
      <w:r>
        <w:t xml:space="preserve">generates a sequence of draws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each drawn from a distribution that depends on the previous draw,</w:t>
      </w:r>
      <w:r>
        <w:t xml:space="preserve"> </w:t>
      </w:r>
      <w:r>
        <w:t xml:space="preserve">such that the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converges to the target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13"/>
    <w:bookmarkStart w:id="14" w:name="exm-mcmc"/>
    <w:p>
      <w:pPr>
        <w:pStyle w:val="BodyText"/>
      </w:pPr>
      <w:r>
        <w:rPr>
          <w:b/>
          <w:bCs/>
        </w:rPr>
        <w:t xml:space="preserve">Example 1 (A sequence that converges to the standard Gaussian)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t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0.75</m:t>
            </m:r>
          </m:e>
        </m:d>
        <m:r>
          <m:t>​</m:t>
        </m:r>
      </m:oMath>
      <w:r>
        <w:t xml:space="preserve"> </w:t>
      </w:r>
      <w:r>
        <w:t xml:space="preserve">independent of the past.</w:t>
      </w:r>
      <w:r>
        <w:t xml:space="preserve"> </w:t>
      </w:r>
      <w:r>
        <w:t xml:space="preserve">Each draw depends on the previous one.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0.75</m:t>
        </m:r>
      </m:oMath>
      <w:r>
        <w:t xml:space="preserve">,</w:t>
      </w:r>
      <w:r>
        <w:t xml:space="preserve"> </w:t>
      </w:r>
      <w:r>
        <w:t xml:space="preserve">so from any starting value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w:r>
        <w:t xml:space="preserve">the draws’ distribution converges to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sequence is an MCMC method for sampling the standard Gaussian distribution;</w:t>
      </w:r>
      <w:r>
        <w:t xml:space="preserve"> </w:t>
      </w:r>
      <w:r>
        <w:t xml:space="preserve">its draws are correlated, unlike independent draws.</w:t>
      </w:r>
    </w:p>
    <w:bookmarkEnd w:id="14"/>
    <w:bookmarkStart w:id="15" w:name="X5c773f3fae4b172848a8a43ad8556ffccaf9882"/>
    <w:p>
      <w:pPr>
        <w:pStyle w:val="Heading3"/>
      </w:pPr>
      <w:r>
        <w:t xml:space="preserve">1.1 Why the normalizing constant is hard to compute</w:t>
      </w:r>
    </w:p>
    <w:p>
      <w:pPr>
        <w:pStyle w:val="FirstParagraph"/>
      </w:pPr>
      <w:r>
        <w:t xml:space="preserve">With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 normalizing constant of the posterior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t>d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 integral over every dimension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that typically has no closed form.</w:t>
      </w:r>
      <w:r>
        <w:t xml:space="preserve"> </w:t>
      </w:r>
      <w:r>
        <w:t xml:space="preserve">Computing it numerically becomes infeasible as the dimension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287)</w:t>
      </w:r>
      <w:r>
        <w:t xml:space="preserve">.</w:t>
      </w:r>
      <w:r>
        <w:t xml:space="preserve"> </w:t>
      </w:r>
      <w:r>
        <w:t xml:space="preserve">MCMC sidesteps the problem:</w:t>
      </w:r>
      <w:r>
        <w:t xml:space="preserve"> </w:t>
      </w:r>
      <w:r>
        <w:t xml:space="preserve">MCMC samplers use the posterior only through ratios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 which the normalizing constant cancels.</w:t>
      </w:r>
    </w:p>
    <w:bookmarkEnd w:id="15"/>
    <w:bookmarkStart w:id="18" w:name="monte-carlo-integration"/>
    <w:p>
      <w:pPr>
        <w:pStyle w:val="Heading3"/>
      </w:pPr>
      <w:r>
        <w:t xml:space="preserve">1.2 Monte Carlo integration</w:t>
      </w:r>
    </w:p>
    <w:bookmarkStart w:id="16" w:name="def-monte-carlo-estimate"/>
    <w:p>
      <w:pPr>
        <w:pStyle w:val="FirstParagraph"/>
      </w:pPr>
      <w:r>
        <w:rPr>
          <w:b/>
          <w:bCs/>
        </w:rPr>
        <w:t xml:space="preserve">Definition 2 (Monte Carlo estimate)</w:t>
      </w:r>
      <w:r>
        <w:t xml:space="preserve"> </w:t>
      </w:r>
      <w:r>
        <w:t xml:space="preserve">Given draws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p>
        </m:sSup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estimate</w:t>
      </w:r>
      <w:r>
        <w:t xml:space="preserve"> </w:t>
      </w:r>
      <w:r>
        <w:t xml:space="preserve">of the posterior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r>
                <m:t>g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6"/>
    <w:p>
      <w:pPr>
        <w:pStyle w:val="FirstParagraph"/>
      </w:pPr>
      <w:r>
        <w:t xml:space="preserve">By the law of large numbers,</w:t>
      </w:r>
      <w:r>
        <w:t xml:space="preserve"> </w:t>
      </w:r>
      <w:r>
        <w:t xml:space="preserve">a Monte Carlo estimate converges to the posterior expectation it estimates</w:t>
      </w:r>
      <w:r>
        <w:t xml:space="preserve"> </w:t>
      </w:r>
      <w:r>
        <w:t xml:space="preserve">as the number of draws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288)</w:t>
      </w:r>
      <w:r>
        <w:t xml:space="preserve">.</w:t>
      </w:r>
      <w:r>
        <w:t xml:space="preserve"> </w:t>
      </w:r>
      <w:r>
        <w:t xml:space="preserve">The posterior mean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)</w:t>
      </w:r>
      <w:r>
        <w:t xml:space="preserve"> </w:t>
      </w:r>
      <w:r>
        <w:t xml:space="preserve">and posterior probabilities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θ</m:t>
            </m:r>
            <m:r>
              <m:rPr>
                <m:sty m:val="p"/>
              </m:rPr>
              <m:t>≤</m:t>
            </m:r>
            <m:r>
              <m:t>c</m:t>
            </m:r>
          </m:sub>
        </m:sSub>
      </m:oMath>
      <w:r>
        <w:t xml:space="preserve">, an indicator)</w:t>
      </w:r>
      <w:r>
        <w:t xml:space="preserve"> </w:t>
      </w:r>
      <w:r>
        <w:t xml:space="preserve">are posterior expectations,</w:t>
      </w:r>
      <w:r>
        <w:t xml:space="preserve"> </w:t>
      </w:r>
      <w:r>
        <w:t xml:space="preserve">so they are estimated by averages of the draws;</w:t>
      </w:r>
      <w:r>
        <w:t xml:space="preserve"> </w:t>
      </w:r>
      <w:r>
        <w:t xml:space="preserve">posterior quantiles, and so credible-interval endpoints,</w:t>
      </w:r>
      <w:r>
        <w:t xml:space="preserve"> </w:t>
      </w:r>
      <w:r>
        <w:t xml:space="preserve">are estimated by the corresponding quantiles of the draws.</w:t>
      </w:r>
    </w:p>
    <w:bookmarkStart w:id="17" w:name="exm-mc-bernoulli"/>
    <w:p>
      <w:pPr>
        <w:pStyle w:val="BodyText"/>
      </w:pPr>
      <w:r>
        <w:rPr>
          <w:b/>
          <w:bCs/>
        </w:rPr>
        <w:t xml:space="preserve">Example 2 (Monte Carlo posterior summaries for a Bernoulli model)</w:t>
      </w:r>
      <w:r>
        <w:t xml:space="preserve"> </w:t>
      </w:r>
      <w:r>
        <w:t xml:space="preserve">The posterior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draw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values from it,</w:t>
      </w:r>
      <w:r>
        <w:t xml:space="preserve"> </w:t>
      </w:r>
      <w:r>
        <w:t xml:space="preserve">and compare Monte Carlo estimates with the exact values: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monte_carlo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(pi_draws),</w:t>
      </w:r>
      <w:r>
        <w:br/>
      </w:r>
      <w:r>
        <w:rPr>
          <w:rStyle w:val="NormalTok"/>
        </w:rPr>
        <w:t xml:space="preserve">  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(pi_draws,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mean  lower  upper</w:t>
      </w:r>
      <w:r>
        <w:br/>
      </w:r>
      <w:r>
        <w:rPr>
          <w:rStyle w:val="CommentTok"/>
        </w:rPr>
        <w:t xml:space="preserve">#&gt; exact       0.6022 0.5014 0.6988</w:t>
      </w:r>
      <w:r>
        <w:br/>
      </w:r>
      <w:r>
        <w:rPr>
          <w:rStyle w:val="CommentTok"/>
        </w:rPr>
        <w:t xml:space="preserve">#&gt; monte_carlo 0.6022 0.5011 0.7013</w:t>
      </w:r>
    </w:p>
    <w:p>
      <w:pPr>
        <w:pStyle w:val="FirstParagraph"/>
      </w:pPr>
      <w:r>
        <w:t xml:space="preserve">The two agree to about two decimal places,</w:t>
      </w:r>
      <w:r>
        <w:t xml:space="preserve"> </w:t>
      </w:r>
      <w:r>
        <w:t xml:space="preserve">and the agreement improves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grows.</w:t>
      </w:r>
    </w:p>
    <w:bookmarkEnd w:id="17"/>
    <w:bookmarkEnd w:id="18"/>
    <w:bookmarkStart w:id="37" w:name="markov-chains"/>
    <w:p>
      <w:pPr>
        <w:pStyle w:val="Heading3"/>
      </w:pPr>
      <w:r>
        <w:t xml:space="preserve">1.3 Markov chains</w:t>
      </w:r>
    </w:p>
    <w:bookmarkStart w:id="19" w:name="def-markov-chain"/>
    <w:p>
      <w:pPr>
        <w:pStyle w:val="FirstParagraph"/>
      </w:pPr>
      <w:r>
        <w:rPr>
          <w:b/>
          <w:bCs/>
        </w:rPr>
        <w:t xml:space="preserve">Definition 3 (Markov chain)</w:t>
      </w:r>
      <w:r>
        <w:t xml:space="preserve"> </w:t>
      </w:r>
      <w:r>
        <w:t xml:space="preserve">A sequence of random variables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Markov chain</w:t>
      </w:r>
      <w:r>
        <w:t xml:space="preserve"> </w:t>
      </w:r>
      <w:r>
        <w:t xml:space="preserve">if, 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given all the earlier values</w:t>
      </w:r>
      <w:r>
        <w:t xml:space="preserve"> </w:t>
      </w:r>
      <w:r>
        <w:t xml:space="preserve">depends only on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9"/>
    <w:bookmarkStart w:id="20" w:name="def-stationary-distribution"/>
    <w:p>
      <w:pPr>
        <w:pStyle w:val="FirstParagraph"/>
      </w:pPr>
      <w:r>
        <w:rPr>
          <w:b/>
          <w:bCs/>
        </w:rPr>
        <w:t xml:space="preserve">Definition 4 (Stationary distribution)</w:t>
      </w:r>
      <w:r>
        <w:t xml:space="preserve"> </w:t>
      </w:r>
      <w:r>
        <w:t xml:space="preserve">A distribution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stationary distribution</w:t>
      </w:r>
      <w:r>
        <w:t xml:space="preserve"> </w:t>
      </w:r>
      <w:r>
        <w:t xml:space="preserve">of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if, whenever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distribution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also has distribution</w:t>
      </w:r>
      <w:r>
        <w:t xml:space="preserve"> </w:t>
      </w:r>
      <m:oMath>
        <m:r>
          <m:t>π</m:t>
        </m:r>
      </m:oMath>
      <w:r>
        <w:t xml:space="preserve">.</w:t>
      </w:r>
    </w:p>
    <w:bookmarkEnd w:id="20"/>
    <w:bookmarkStart w:id="21" w:name="exm-two-state-chain"/>
    <w:p>
      <w:pPr>
        <w:pStyle w:val="BodyText"/>
      </w:pPr>
      <w:r>
        <w:rPr>
          <w:b/>
          <w:bCs/>
        </w:rPr>
        <w:t xml:space="preserve">Example 3 (A two-state weather chain)</w:t>
      </w:r>
      <w:r>
        <w:t xml:space="preserve"> </w:t>
      </w:r>
      <w:r>
        <w:t xml:space="preserve">Each day is dry or wet.</w:t>
      </w:r>
      <w:r>
        <w:t xml:space="preserve"> </w:t>
      </w:r>
      <w:r>
        <w:t xml:space="preserve">A dry day is followed by a dry day with probability 0.9,</w:t>
      </w:r>
      <w:r>
        <w:t xml:space="preserve"> </w:t>
      </w:r>
      <w:r>
        <w:t xml:space="preserve">and a wet day is followed by a dry day with probability 0.5,</w:t>
      </w:r>
      <w:r>
        <w:t xml:space="preserve"> </w:t>
      </w:r>
      <w:r>
        <w:t xml:space="preserve">whatever the weather on earlier days.</w:t>
      </w:r>
      <w:r>
        <w:t xml:space="preserve"> </w:t>
      </w:r>
      <w:r>
        <w:t xml:space="preserve">So the daily weather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</m:oMath>
      <w:r>
        <w:t xml:space="preserve"> </w:t>
      </w:r>
      <w:r>
        <w:t xml:space="preserve">be the probability that a day is dry.</w:t>
      </w:r>
      <w:r>
        <w:t xml:space="preserve"> </w:t>
      </w:r>
      <w:r>
        <w:t xml:space="preserve">For that probability to be the same the next day,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0.9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(tomorrow is dry after a dry or a wet day)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0.6</m:t>
        </m:r>
        <m:r>
          <m:t> 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 </w:t>
      </w:r>
      <w:r>
        <w:t xml:space="preserve">is dry with probability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 wet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A simulated chain, started on a wet day,</w:t>
      </w:r>
      <w:r>
        <w:t xml:space="preserve"> </w:t>
      </w:r>
      <w:r>
        <w:t xml:space="preserve">spends about that fraction of its days dry: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(n_days)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n_days)) {</w:t>
      </w:r>
      <w:r>
        <w:br/>
      </w:r>
      <w:r>
        <w:rPr>
          <w:rStyle w:val="NormalTok"/>
        </w:rPr>
        <w:t xml:space="preserve">  p_dry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(dry[t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dry[t]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p_dry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(dry), </w:t>
      </w:r>
      <w:r>
        <w:rPr>
          <w:rStyle w:val="AttributeTok"/>
        </w:rPr>
        <w:t xml:space="preserve">stationary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simulated stationary </w:t>
      </w:r>
      <w:r>
        <w:br/>
      </w:r>
      <w:r>
        <w:rPr>
          <w:rStyle w:val="CommentTok"/>
        </w:rPr>
        <w:t xml:space="preserve">#&gt;      0.833      0.833</w:t>
      </w:r>
    </w:p>
    <w:bookmarkEnd w:id="21"/>
    <w:bookmarkStart w:id="23" w:name="exm-ar1-chain"/>
    <w:p>
      <w:pPr>
        <w:pStyle w:val="FirstParagraph"/>
      </w:pPr>
      <w:r>
        <w:rPr>
          <w:b/>
          <w:bCs/>
        </w:rPr>
        <w:t xml:space="preserve">Example 4 (A first-order autoregressive chain)</w:t>
      </w:r>
      <w:r>
        <w:t xml:space="preserve"> </w:t>
      </w:r>
      <w:r>
        <w:t xml:space="preserve">Let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constants,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 the starting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independent of them.</w:t>
      </w:r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</w:p>
    <w:p>
      <w:pPr>
        <w:pStyle w:val="BodyText"/>
      </w:pPr>
      <w:bookmarkStart w:id="22" w:name="eq-ar1-chain-exm"/>
      <m:oMathPara>
        <m:oMathParaPr>
          <m:jc m:val="center"/>
        </m:oMathParaPr>
        <m:oMath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ρ</m:t>
          </m:r>
          <m:r>
            <m:t> </m:t>
          </m:r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ε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The sequence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first-order autoregressive</w:t>
      </w:r>
      <w:r>
        <w:t xml:space="preserve"> </w:t>
      </w:r>
      <w:r>
        <w:t xml:space="preserve">process.</w:t>
      </w:r>
      <w:r>
        <w:t xml:space="preserve"> </w:t>
      </w:r>
      <w:r>
        <w:t xml:space="preserve">Each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 function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 all of them.</w:t>
      </w:r>
      <w:r>
        <w:t xml:space="preserve"> </w:t>
      </w:r>
      <w:r>
        <w:t xml:space="preserve">So, given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 any earlier values,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r>
          <m:t>s</m:t>
        </m:r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r>
              <m:t> </m:t>
            </m:r>
            <m:r>
              <m:t>s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which depends only on the current state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sequence is therefore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  <w:r>
        <w:t xml:space="preserve"> </w:t>
      </w:r>
      <w:r>
        <w:t xml:space="preserve">Unlike the chain of</w:t>
      </w:r>
      <w:r>
        <w:t xml:space="preserve"> </w:t>
      </w:r>
      <w:hyperlink w:anchor="exm-two-state-chain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its states can be any real number,</w:t>
      </w:r>
      <w:r>
        <w:t xml:space="preserve"> </w:t>
      </w:r>
      <w:r>
        <w:t xml:space="preserve">so it has a continuous state space,</w:t>
      </w:r>
      <w:r>
        <w:t xml:space="preserve"> </w:t>
      </w:r>
      <w:r>
        <w:t xml:space="preserve">like the chains that MCMC builds for a continuous parameter,</w:t>
      </w:r>
      <w:r>
        <w:t xml:space="preserve"> </w:t>
      </w:r>
      <w:r>
        <w:t xml:space="preserve">whose values lie in the parameter space.</w:t>
      </w:r>
    </w:p>
    <w:bookmarkEnd w:id="23"/>
    <w:bookmarkStart w:id="24" w:name="exr-ar1-stationary"/>
    <w:p>
      <w:pPr>
        <w:pStyle w:val="BodyText"/>
      </w:pPr>
      <w:r>
        <w:rPr>
          <w:b/>
          <w:bCs/>
        </w:rPr>
        <w:t xml:space="preserve">Exercise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find the variance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.</w:t>
      </w:r>
    </w:p>
    <w:bookmarkEnd w:id="24"/>
    <w:bookmarkStart w:id="34" w:name="sol-ar1-stationary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Suppose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a linear combination of independent Gaussian random variables,</w:t>
      </w:r>
      <w:r>
        <w:t xml:space="preserve"> </w:t>
      </w:r>
      <w:r>
        <w:t xml:space="preserve">is Gaussian</w:t>
      </w:r>
      <w:r>
        <w:t xml:space="preserve"> </w:t>
      </w:r>
      <w:r>
        <w:t xml:space="preserve">(Casella and Berger 2002, Corollary 4.6.10)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its mean is</w:t>
      </w:r>
    </w:p>
    <w:p>
      <w:pPr>
        <w:pStyle w:val="BodyText"/>
      </w:pPr>
      <w:bookmarkStart w:id="26" w:name="eq-ar1-stationary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two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Independent random variables are</w:t>
      </w:r>
      <w:r>
        <w:t xml:space="preserve"> </w:t>
      </w:r>
      <w:hyperlink r:id="rId27">
        <w:r>
          <w:rPr>
            <w:rStyle w:val="Hyperlink"/>
          </w:rPr>
          <w:t xml:space="preserve">uncorrelated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ε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28">
        <w:r>
          <w:rPr>
            <w:rStyle w:val="Hyperlink"/>
          </w:rPr>
          <w:t xml:space="preserve">variance of a sum of two random variables</w:t>
        </w:r>
      </w:hyperlink>
      <w:r>
        <w:t xml:space="preserve">,</w:t>
      </w:r>
      <w:r>
        <w:t xml:space="preserve"> </w:t>
      </w:r>
      <w:r>
        <w:t xml:space="preserve">the variance is</w:t>
      </w:r>
    </w:p>
    <w:p>
      <w:pPr>
        <w:pStyle w:val="BodyText"/>
      </w:pPr>
      <w:bookmarkStart w:id="29" w:name="eq-ar1-stationary-exr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covariance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t>v</m:t>
            </m:r>
            <m:r>
              <m:rPr>
                <m:sty m:val="p"/>
              </m:rPr>
              <m:t>+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stationary exactly when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t>v</m:t>
        </m:r>
        <m:r>
          <m:rPr>
            <m:sty m:val="p"/>
          </m:rPr>
          <m:t>+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w:bookmarkStart w:id="30" w:name="eq-ar1-stationary-exr-3"/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(stationarity condition)</m:t>
              </m:r>
            </m:e>
            <m:e>
              <m:r>
                <m:t>v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both sides by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, which is positive because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ρ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0"/>
    </w:p>
    <w:p>
      <w:pPr>
        <w:pStyle w:val="FirstParagraph"/>
      </w:pPr>
      <w:r>
        <w:t xml:space="preserve">The stationary distribution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t>v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distribution is stationary.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stationary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0.9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0.81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0.19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5.26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 simulated chain started far from</w:t>
      </w:r>
      <w:r>
        <w:t xml:space="preserve"> </w:t>
      </w:r>
      <m:oMath>
        <m:r>
          <m:t>0</m:t>
        </m:r>
      </m:oMath>
      <w:r>
        <w:t xml:space="preserve">, at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has mean near 0 and variance near that value once its first 1,000 values are discarded: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n_iter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theta[t]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kept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stationary_variance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mean            variance stationary_variance </w:t>
      </w:r>
      <w:r>
        <w:br/>
      </w:r>
      <w:r>
        <w:rPr>
          <w:rStyle w:val="CommentTok"/>
        </w:rPr>
        <w:t xml:space="preserve">#&gt;                0.05                5.07                5.26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That a linear combination of independent normal random variables is normal is</w:t>
            </w:r>
            <w:r>
              <w:t xml:space="preserve"> </w:t>
            </w:r>
            <w:r>
              <w:t xml:space="preserve">Casella and Berger (2002, Corollary 4.6.10)</w:t>
            </w:r>
            <w:r>
              <w:t xml:space="preserve">.</w:t>
            </w:r>
          </w:p>
          <w:p/>
        </w:tc>
      </w:tr>
    </w:tbl>
    <w:bookmarkEnd w:id="34"/>
    <w:bookmarkStart w:id="36" w:name="thm-ar1-stationary"/>
    <w:p>
      <w:pPr>
        <w:pStyle w:val="BodyText"/>
      </w:pPr>
      <w:r>
        <w:rPr>
          <w:b/>
          <w:bCs/>
        </w:rPr>
        <w:t xml:space="preserve">Theorem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 normal distribution with mean 0 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:</w:t>
      </w:r>
    </w:p>
    <w:p>
      <w:pPr>
        <w:pStyle w:val="BodyText"/>
      </w:pPr>
      <w:bookmarkStart w:id="35" w:name="eq-ar1-stationary"/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5"/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ar1-stationary">
        <w:r>
          <w:rPr>
            <w:rStyle w:val="Hyperlink"/>
          </w:rPr>
          <w:t xml:space="preserve">Exercise 1</w:t>
        </w:r>
      </w:hyperlink>
      <w:r>
        <w:t xml:space="preserve">.</w:t>
      </w:r>
    </w:p>
    <w:p>
      <w:pPr>
        <w:pStyle w:val="BodyText"/>
      </w:pPr>
      <w:r>
        <w:t xml:space="preserve">Under conditions on its transition probabilities</w:t>
      </w:r>
      <w:r>
        <w:t xml:space="preserve"> </w:t>
      </w:r>
      <w:r>
        <w:t xml:space="preserve">(irreducibility, aperiodicity and positive recurrence;</w:t>
      </w:r>
      <w:r>
        <w:t xml:space="preserve"> </w:t>
      </w:r>
      <w:r>
        <w:t xml:space="preserve">for a continuous parameter, Harris positive recurrence),</w:t>
      </w:r>
      <w:r>
        <w:t xml:space="preserve"> </w:t>
      </w:r>
      <w:r>
        <w:t xml:space="preserve">a Markov chain has a unique stationary distribution</w:t>
      </w:r>
      <w:r>
        <w:t xml:space="preserve"> </w:t>
      </w:r>
      <w:r>
        <w:t xml:space="preserve">and the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converges to it</w:t>
      </w:r>
      <w:r>
        <w:t xml:space="preserve"> </w:t>
      </w:r>
      <w:r>
        <w:t xml:space="preserve">(Gelman et al. 2013, sec. 11.2, p. 279; Robert and Casella 2004, sec. 6.6.1, Theorem 6.51, p. 234)</w:t>
      </w:r>
      <w:r>
        <w:t xml:space="preserve">.</w:t>
      </w:r>
      <w:r>
        <w:t xml:space="preserve"> </w:t>
      </w:r>
      <w:r>
        <w:t xml:space="preserve">Averages along the chain also converge to expectations under that distribution,</w:t>
      </w:r>
      <w:r>
        <w:t xml:space="preserve"> </w:t>
      </w:r>
      <w:r>
        <w:t xml:space="preserve">even though successive values are correlated</w:t>
      </w:r>
      <w:r>
        <w:t xml:space="preserve"> </w:t>
      </w:r>
      <w:r>
        <w:t xml:space="preserve">(Robert and Casella 2004, sec. 6.7.1, Theorem 6.63, p. 241; Robert and Casella 2004, sec. 7.2, p. 269)</w:t>
      </w:r>
      <w:r>
        <w:t xml:space="preserve">.</w:t>
      </w:r>
      <w:r>
        <w:t xml:space="preserve"> </w:t>
      </w:r>
      <w:r>
        <w:t xml:space="preserve">MCMC algorithms construct a Markov chain</w:t>
      </w:r>
      <w:r>
        <w:t xml:space="preserve"> </w:t>
      </w:r>
      <w:r>
        <w:t xml:space="preserve">whose stationary distribution is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(Gelman et al. 2013, chap. 11, p. 275)</w:t>
      </w:r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can be computed from the chain’s values</w:t>
      </w:r>
      <w:r>
        <w:t xml:space="preserve"> </w:t>
      </w:r>
      <w:r>
        <w:t xml:space="preserve">in place of independent draws.</w:t>
      </w:r>
    </w:p>
    <w:bookmarkEnd w:id="37"/>
    <w:bookmarkEnd w:id="38"/>
    <w:bookmarkStart w:id="60" w:name="sec-samplers"/>
    <w:p>
      <w:pPr>
        <w:pStyle w:val="Heading2"/>
      </w:pPr>
      <w:r>
        <w:t xml:space="preserve">2 MCMC samplers</w:t>
      </w:r>
    </w:p>
    <w:bookmarkStart w:id="47" w:name="the-metropolishastings-algorithm"/>
    <w:p>
      <w:pPr>
        <w:pStyle w:val="Heading3"/>
      </w:pPr>
      <w:r>
        <w:t xml:space="preserve">2.1 The Metropolis–Hastings algorithm</w:t>
      </w:r>
    </w:p>
    <w:bookmarkStart w:id="39" w:name="def-proposal-distribution"/>
    <w:p>
      <w:pPr>
        <w:pStyle w:val="FirstParagraph"/>
      </w:pPr>
      <w:r>
        <w:rPr>
          <w:b/>
          <w:bCs/>
        </w:rPr>
        <w:t xml:space="preserve">Definition 5 (Proposal distribution)</w:t>
      </w:r>
      <w:r>
        <w:t xml:space="preserve"> </w:t>
      </w:r>
      <w:r>
        <w:t xml:space="preserve">In a Metropolis–Hastings sampler,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proposal distribution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conditional distribution</w:t>
      </w:r>
      <w:r>
        <w:t xml:space="preserve"> </w:t>
      </w:r>
      <w:r>
        <w:t xml:space="preserve">from which a candidate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drawn, given the current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</w:p>
    <w:bookmarkEnd w:id="39"/>
    <w:bookmarkStart w:id="40" w:name="def-symmetric-proposal"/>
    <w:p>
      <w:pPr>
        <w:pStyle w:val="BodyText"/>
      </w:pPr>
      <w:r>
        <w:rPr>
          <w:b/>
          <w:bCs/>
        </w:rPr>
        <w:t xml:space="preserve">Definition 6 (Symmetric proposal)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bookmarkEnd w:id="40"/>
    <w:bookmarkStart w:id="41" w:name="exm-proposal-distribution"/>
    <w:p>
      <w:pPr>
        <w:pStyle w:val="BodyText"/>
      </w:pPr>
      <w:r>
        <w:rPr>
          <w:b/>
          <w:bCs/>
        </w:rPr>
        <w:t xml:space="preserve">Example 5 (A Gaussian random-walk proposal)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the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draws a candidate within about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of the current value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Gaussian density depends on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only through its square.</w:t>
      </w:r>
    </w:p>
    <w:bookmarkEnd w:id="41"/>
    <w:bookmarkStart w:id="42" w:name="def-acceptance-ratio"/>
    <w:p>
      <w:pPr>
        <w:pStyle w:val="BodyText"/>
      </w:pPr>
      <w:r>
        <w:rPr>
          <w:b/>
          <w:bCs/>
        </w:rPr>
        <w:t xml:space="preserve">Definition 7 (Acceptance ratio)</w:t>
      </w:r>
      <w:r>
        <w:t xml:space="preserve"> </w:t>
      </w:r>
      <w:r>
        <w:t xml:space="preserve">For a target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 current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 and a candidate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acceptance ratio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α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42"/>
    <w:bookmarkStart w:id="43" w:name="exm-acceptance-ratio"/>
    <w:p>
      <w:pPr>
        <w:pStyle w:val="FirstParagraph"/>
      </w:pPr>
      <w:r>
        <w:rPr>
          <w:b/>
          <w:bCs/>
        </w:rPr>
        <w:t xml:space="preserve">Example 6 (Acceptance ratio for a Bernoulli posterior)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a uniform prior,</w:t>
      </w:r>
      <w:r>
        <w:t xml:space="preserve"> </w:t>
      </w:r>
      <w:r>
        <w:t xml:space="preserve">and the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proposal of</w:t>
      </w:r>
      <w:r>
        <w:t xml:space="preserve"> </w:t>
      </w:r>
      <w:hyperlink w:anchor="exm-proposal-distributio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terms cancel and the prior is constant,</w:t>
      </w:r>
      <w:r>
        <w:t xml:space="preserve"> </w:t>
      </w:r>
      <w:r>
        <w:t xml:space="preserve">so moving from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0.6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0.4</m:t>
                      </m:r>
                    </m:e>
                    <m:sup>
                      <m:r>
                        <m:t>36</m:t>
                      </m:r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0.5</m:t>
                      </m:r>
                    </m:e>
                    <m:sup>
                      <m:r>
                        <m:t>36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likelihood ratio)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1.2</m:t>
                  </m:r>
                </m:e>
                <m:sup>
                  <m:r>
                    <m:t>55</m:t>
                  </m:r>
                </m:sup>
              </m:sSup>
              <m:r>
                <m:t> </m:t>
              </m:r>
              <m:sSup>
                <m:e>
                  <m:r>
                    <m:t>0.8</m:t>
                  </m:r>
                </m:e>
                <m:sup>
                  <m:r>
                    <m:t>36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powers)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reverse move, from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</m:t>
        </m:r>
      </m:oMath>
      <w:r>
        <w:t xml:space="preserve">, has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7.35</m:t>
        </m:r>
        <m:r>
          <m:rPr>
            <m:sty m:val="p"/>
          </m:rPr>
          <m:t>≈</m:t>
        </m:r>
        <m:r>
          <m:t>0.136</m:t>
        </m:r>
      </m:oMath>
      <w:r>
        <w:t xml:space="preserve">.</w:t>
      </w:r>
    </w:p>
    <w:bookmarkEnd w:id="43"/>
    <w:bookmarkStart w:id="44" w:name="def-mh"/>
    <w:p>
      <w:pPr>
        <w:pStyle w:val="BodyText"/>
      </w:pPr>
      <w:r>
        <w:rPr>
          <w:b/>
          <w:bCs/>
        </w:rPr>
        <w:t xml:space="preserve">Definition 8 (Metropolis–Hastings algorithm)</w:t>
      </w:r>
      <w:r>
        <w:t xml:space="preserve"> </w:t>
      </w:r>
      <w:r>
        <w:t xml:space="preserve">Given a target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starting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Metropolis–Hastings algorithm</w:t>
      </w:r>
      <w:r>
        <w:t xml:space="preserve"> </w:t>
      </w:r>
      <w:r>
        <w:t xml:space="preserve">produces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as follows</w:t>
      </w:r>
      <w:r>
        <w:t xml:space="preserve"> </w:t>
      </w:r>
      <w:r>
        <w:t xml:space="preserve">(Dobson and Barnett 2018, chap. 13, p. 291)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Draw a candidate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∼</m:t>
        </m:r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hyperlink w:anchor="def-acceptance-ratio">
        <w:r>
          <w:rPr>
            <w:rStyle w:val="Hyperlink"/>
          </w:rPr>
          <w:t xml:space="preserve">acceptance ratio</w:t>
        </w:r>
      </w:hyperlink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(accept the candidate);</w:t>
      </w:r>
      <w:r>
        <w:t xml:space="preserve"> </w:t>
      </w:r>
      <w:r>
        <w:t xml:space="preserve">otherwise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(reject it).</w:t>
      </w:r>
    </w:p>
    <w:bookmarkEnd w:id="44"/>
    <w:p>
      <w:pPr>
        <w:pStyle w:val="FirstParagraph"/>
      </w:pPr>
      <w:r>
        <w:t xml:space="preserve">The first factor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ratio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with the normalizing constant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canceled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the posterior equation</w:t>
        </w:r>
      </w:hyperlink>
      <w:r>
        <w:t xml:space="preserve">),</w:t>
      </w:r>
      <w:r>
        <w:t xml:space="preserve"> </w:t>
      </w:r>
      <w:r>
        <w:t xml:space="preserve">so the algorithm needs only the unnormalized posterior.</w:t>
      </w:r>
      <w:r>
        <w:t xml:space="preserve"> </w:t>
      </w:r>
      <w:r>
        <w:t xml:space="preserve">When the proposal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as for a random walk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drawn from a distribution symmetric about 0,</w:t>
      </w:r>
      <w:r>
        <w:t xml:space="preserve"> </w:t>
      </w:r>
      <w:r>
        <w:t xml:space="preserve">the second factor equals 1.</w:t>
      </w:r>
      <w:r>
        <w:t xml:space="preserve"> </w:t>
      </w:r>
      <w:r>
        <w:t xml:space="preserve">Provided the proposal can reach every region where the posterior is positive,</w:t>
      </w:r>
      <w:r>
        <w:t xml:space="preserve"> </w:t>
      </w:r>
      <w:r>
        <w:t xml:space="preserve">the resulting chain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(Gelman et al. 2013, sec. 11.2, pp. 279-280; Robert and Casella 2004, sec. 7.3.1, Theorem 7.2, p. 272)</w:t>
      </w:r>
      <w:r>
        <w:t xml:space="preserve">.</w:t>
      </w:r>
    </w:p>
    <w:bookmarkStart w:id="46" w:name="exm-mh-bernoulli"/>
    <w:p>
      <w:pPr>
        <w:pStyle w:val="BodyText"/>
      </w:pPr>
      <w:r>
        <w:rPr>
          <w:b/>
          <w:bCs/>
        </w:rPr>
        <w:t xml:space="preserve">Example 7 (Metropolis–Hastings for a Bernoulli model)</w:t>
      </w:r>
      <w:r>
        <w:t xml:space="preserve"> </w:t>
      </w:r>
      <w:r>
        <w:t xml:space="preserve">We sample the 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uniform prior)</w:t>
      </w:r>
      <w:r>
        <w:t xml:space="preserve"> </w:t>
      </w:r>
      <w:r>
        <w:t xml:space="preserve">with a Gaussian random-walk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proposal is symmetric,</w:t>
      </w:r>
      <w:r>
        <w:t xml:space="preserve"> </w:t>
      </w:r>
      <w:r>
        <w:t xml:space="preserve">and the uniform prior density is 1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log of the acceptance ratio is the difference of log-likelihoods,</w:t>
      </w:r>
      <w:r>
        <w:t xml:space="preserve"> </w:t>
      </w:r>
      <w:r>
        <w:t xml:space="preserve">and a proposal outside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always rejected.</w:t>
      </w:r>
    </w:p>
    <w:p>
      <w:pPr>
        <w:pStyle w:val="SourceCode"/>
      </w:pPr>
      <w:r>
        <w:rPr>
          <w:rStyle w:val="NormalTok"/>
        </w:rPr>
        <w:t xml:space="preserve">log_post_unnorm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r, 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mh_bernoulli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r, n, pi_init, </w:t>
      </w:r>
      <w:r>
        <w:rPr>
          <w:rStyle w:val="AttributeTok"/>
        </w:rPr>
        <w:t xml:space="preserve">step_sd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  chain[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pi_init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  pi_curr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chain[t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pi_curr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step_sd)</w:t>
      </w:r>
      <w:r>
        <w:br/>
      </w:r>
      <w:r>
        <w:rPr>
          <w:rStyle w:val="NormalTok"/>
        </w:rPr>
        <w:t xml:space="preserve">    log_alpha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(pi_prop, r, n)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(pi_curr, r, n)</w:t>
      </w:r>
      <w:r>
        <w:br/>
      </w:r>
      <w:r>
        <w:rPr>
          <w:rStyle w:val="NormalTok"/>
        </w:rPr>
        <w:t xml:space="preserve">    accept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log_alpha</w:t>
      </w:r>
      <w:r>
        <w:br/>
      </w:r>
      <w:r>
        <w:rPr>
          <w:rStyle w:val="NormalTok"/>
        </w:rPr>
        <w:t xml:space="preserve">    chain[t]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(accept) pi_prop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pi_curr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chain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mh_chain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mh_bernoulli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pi_init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acceptance_rate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(mh_chain)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mh_mean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(mh_chain),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acceptance_rate         mh_mean      exact_mean </w:t>
      </w:r>
      <w:r>
        <w:br/>
      </w:r>
      <w:r>
        <w:rPr>
          <w:rStyle w:val="CommentTok"/>
        </w:rPr>
        <w:t xml:space="preserve">#&gt;           0.710           0.601           0.602</w:t>
      </w:r>
    </w:p>
    <w:p>
      <w:pPr>
        <w:pStyle w:val="FirstParagraph"/>
      </w:pPr>
      <w:r>
        <w:t xml:space="preserve">Comparing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, 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log</m:t>
        </m:r>
        <m:r>
          <m:t>α</m:t>
        </m:r>
      </m:oMath>
      <w:r>
        <w:t xml:space="preserve"> </w:t>
      </w:r>
      <w:r>
        <w:t xml:space="preserve">accepts 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avoids computing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which can overflow or underflow.</w:t>
      </w:r>
      <w:r>
        <w:t xml:space="preserve"> </w:t>
      </w:r>
      <w:r>
        <w:t xml:space="preserve">Every accepted proposal changes the chain’s value,</w:t>
      </w:r>
      <w:r>
        <w:t xml:space="preserve"> </w:t>
      </w:r>
      <w:r>
        <w:t xml:space="preserve">so the fraction of iterations that change estimates the acceptance rate.</w:t>
      </w:r>
      <w:r>
        <w:t xml:space="preserve"> </w:t>
      </w:r>
      <w:r>
        <w:t xml:space="preserve">The chain’s mean is close to the exact posterior mean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</m:oMath>
      <w:r>
        <w:t xml:space="preserve">.</w:t>
      </w:r>
    </w:p>
    <w:bookmarkEnd w:id="46"/>
    <w:bookmarkEnd w:id="47"/>
    <w:bookmarkStart w:id="55" w:name="sec-burnin"/>
    <w:p>
      <w:pPr>
        <w:pStyle w:val="Heading3"/>
      </w:pPr>
      <w:r>
        <w:t xml:space="preserve">2.2 Trace plots and burn-in</w:t>
      </w:r>
    </w:p>
    <w:bookmarkStart w:id="48" w:name="def-trace-plot"/>
    <w:p>
      <w:pPr>
        <w:pStyle w:val="FirstParagraph"/>
      </w:pPr>
      <w:r>
        <w:rPr>
          <w:b/>
          <w:bCs/>
        </w:rPr>
        <w:t xml:space="preserve">Definition 9 (Trace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trace plot</w:t>
      </w:r>
      <w:r>
        <w:t xml:space="preserve"> </w:t>
      </w:r>
      <w:r>
        <w:t xml:space="preserve">of an MCMC chain</w:t>
      </w:r>
      <w:r>
        <w:t xml:space="preserve"> </w:t>
      </w:r>
      <w:r>
        <w:t xml:space="preserve">plots each sampled value of a parameter against its iteration number.</w:t>
      </w:r>
    </w:p>
    <w:bookmarkEnd w:id="48"/>
    <w:bookmarkStart w:id="49" w:name="def-burnin"/>
    <w:p>
      <w:pPr>
        <w:pStyle w:val="BodyText"/>
      </w:pPr>
      <w:r>
        <w:rPr>
          <w:b/>
          <w:bCs/>
        </w:rPr>
        <w:t xml:space="preserve">Definition 10 (Burn-in)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burn-in</w:t>
      </w:r>
      <w:r>
        <w:t xml:space="preserve"> </w:t>
      </w:r>
      <w:r>
        <w:t xml:space="preserve">period is the initial segment of an MCMC chain</w:t>
      </w:r>
      <w:r>
        <w:t xml:space="preserve"> </w:t>
      </w:r>
      <w:r>
        <w:t xml:space="preserve">that is discarded before posterior summaries are computed</w:t>
      </w:r>
      <w:r>
        <w:t xml:space="preserve"> </w:t>
      </w:r>
      <w:r>
        <w:t xml:space="preserve">(Dobson and Barnett 2018, chap. 13, p. 301)</w:t>
      </w:r>
      <w:r>
        <w:t xml:space="preserve">.</w:t>
      </w:r>
    </w:p>
    <w:bookmarkEnd w:id="49"/>
    <w:p>
      <w:pPr>
        <w:pStyle w:val="BodyText"/>
      </w:pPr>
      <w:r>
        <w:t xml:space="preserve">A chain started far from where the posterior puts its probability</w:t>
      </w:r>
      <w:r>
        <w:t xml:space="preserve"> </w:t>
      </w:r>
      <w:r>
        <w:t xml:space="preserve">takes some iterations to get there,</w:t>
      </w:r>
      <w:r>
        <w:t xml:space="preserve"> </w:t>
      </w:r>
      <w:r>
        <w:t xml:space="preserve">and until it does, its values are not draws from the posterior.</w:t>
      </w:r>
      <w:r>
        <w:t xml:space="preserve"> </w:t>
      </w:r>
      <w:r>
        <w:t xml:space="preserve">Burn-in removes those iterations.</w:t>
      </w:r>
      <w:r>
        <w:t xml:space="preserve"> </w:t>
      </w:r>
      <w:r>
        <w:t xml:space="preserve">Its length is chosen by inspecting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of chains started from different values:</w:t>
      </w:r>
      <w:r>
        <w:t xml:space="preserve"> </w:t>
      </w:r>
      <w:r>
        <w:t xml:space="preserve">the burn-in should end after the chains have stopped drifting</w:t>
      </w:r>
      <w:r>
        <w:t xml:space="preserve"> </w:t>
      </w:r>
      <w:r>
        <w:t xml:space="preserve">and are moving around the same region.</w:t>
      </w:r>
    </w:p>
    <w:bookmarkStart w:id="54" w:name="exm-burnin"/>
    <w:p>
      <w:pPr>
        <w:pStyle w:val="BodyText"/>
      </w:pPr>
      <w:r>
        <w:rPr>
          <w:b/>
          <w:bCs/>
        </w:rPr>
        <w:t xml:space="preserve">Example 8 (Burn-in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we start two more chains at the extreme values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hyperlink w:anchor="fig-mh-burni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their first 200 iterations.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mh-burni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chain_low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chain_high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shown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200</w:t>
            </w:r>
            <w:r>
              <w:br/>
            </w:r>
            <w:r>
              <w:rPr>
                <w:rStyle w:val="NormalTok"/>
              </w:rPr>
              <w:t xml:space="preserve">traces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(shown,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(chain_low[shown], chain_high[shown]),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"0.05"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"0.95"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(shown))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(traces)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iteration,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pi,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start)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(pi),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"starting value"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mcmc_files/figure-docx/unnamed-chunk-1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hyperlink w:anchor="def-trace-plot">
              <w:r>
                <w:rPr>
                  <w:rStyle w:val="Hyperlink"/>
                </w:rPr>
                <w:t xml:space="preserve">Trace plots</w:t>
              </w:r>
            </w:hyperlink>
            <w:r>
              <w:t xml:space="preserve"> </w:t>
            </w:r>
            <w:r>
              <w:t xml:space="preserve">of the first 200 iterations</w:t>
            </w:r>
            <w:r>
              <w:t xml:space="preserve"> </w:t>
            </w:r>
            <w:r>
              <w:t xml:space="preserve">of two Metropolis–Hastings chains for the Bernoulli model,</w:t>
            </w:r>
            <w:r>
              <w:t xml:space="preserve"> </w:t>
            </w:r>
            <w:r>
              <w:t xml:space="preserve">started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Both chains reach the region around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within a few dozen iterations,</w:t>
      </w:r>
      <w:r>
        <w:t xml:space="preserve"> </w:t>
      </w:r>
      <w:r>
        <w:t xml:space="preserve">and after that the two are indistinguishable,</w:t>
      </w:r>
      <w:r>
        <w:t xml:space="preserve"> </w:t>
      </w:r>
      <w:r>
        <w:t xml:space="preserve">so discarding the first 500 iterations of each</w:t>
      </w:r>
      <w:r>
        <w:t xml:space="preserve"> </w:t>
      </w:r>
      <w:r>
        <w:t xml:space="preserve">leaves a generous margin.</w:t>
      </w:r>
    </w:p>
    <w:bookmarkEnd w:id="54"/>
    <w:bookmarkEnd w:id="55"/>
    <w:bookmarkStart w:id="59" w:name="the-gibbs-sampler"/>
    <w:p>
      <w:pPr>
        <w:pStyle w:val="Heading3"/>
      </w:pPr>
      <w:r>
        <w:t xml:space="preserve">2.3 The Gibbs sampler</w:t>
      </w:r>
    </w:p>
    <w:bookmarkStart w:id="56" w:name="def-full-conditional"/>
    <w:p>
      <w:pPr>
        <w:pStyle w:val="FirstParagraph"/>
      </w:pPr>
      <w:r>
        <w:rPr>
          <w:b/>
          <w:bCs/>
        </w:rPr>
        <w:t xml:space="preserve">Definition 11 (Full conditional distribution)</w:t>
      </w:r>
      <w:r>
        <w:t xml:space="preserve"> </w:t>
      </w:r>
      <w:r>
        <w:t xml:space="preserve">For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conditional distribution</w:t>
      </w:r>
      <w:r>
        <w:t xml:space="preserve"> </w:t>
      </w:r>
      <w:r>
        <w:t xml:space="preserve">of the component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its conditional distribution given the data and all the other components,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−</m:t>
            </m:r>
            <m:r>
              <m:t>k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denotes every component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except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56"/>
    <w:bookmarkStart w:id="57" w:name="def-gibbs-sampler"/>
    <w:p>
      <w:pPr>
        <w:pStyle w:val="BodyText"/>
      </w:pPr>
      <w:r>
        <w:rPr>
          <w:b/>
          <w:bCs/>
        </w:rPr>
        <w:t xml:space="preserve">Definition 12 (Gibbs sampler)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Gibbs sampler</w:t>
      </w:r>
      <w:r>
        <w:t xml:space="preserve"> </w:t>
      </w:r>
      <w:r>
        <w:t xml:space="preserve">produces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updating one component at a time: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it draws</w:t>
      </w:r>
      <w:r>
        <w:t xml:space="preserve"> </w:t>
      </w:r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from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with each other component set to its most recent value</w:t>
      </w:r>
      <w:r>
        <w:t xml:space="preserve"> </w:t>
      </w:r>
      <w:r>
        <w:t xml:space="preserve">(Dobson and Barnett 2018, chap. 13, p. 293)</w:t>
      </w:r>
      <w:r>
        <w:t xml:space="preserve">.</w:t>
      </w:r>
    </w:p>
    <w:bookmarkEnd w:id="57"/>
    <w:p>
      <w:pPr>
        <w:pStyle w:val="BodyText"/>
      </w:pPr>
      <w:r>
        <w:t xml:space="preserve">The Gibbs sampler is a special case of the</w:t>
      </w:r>
      <w:r>
        <w:t xml:space="preserve"> </w:t>
      </w:r>
      <w:hyperlink w:anchor="def-mh">
        <w:r>
          <w:rPr>
            <w:rStyle w:val="Hyperlink"/>
          </w:rPr>
          <w:t xml:space="preserve">Metropolis–Hastings algorithm</w:t>
        </w:r>
      </w:hyperlink>
      <w:r>
        <w:t xml:space="preserve">,</w:t>
      </w:r>
      <w:r>
        <w:t xml:space="preserve"> </w:t>
      </w:r>
      <w:r>
        <w:t xml:space="preserve">one component at a time,</w:t>
      </w:r>
      <w:r>
        <w:t xml:space="preserve"> </w:t>
      </w:r>
      <w:r>
        <w:t xml:space="preserve">whose proposal is the full conditional itself;</w:t>
      </w:r>
      <w:r>
        <w:t xml:space="preserve"> </w:t>
      </w:r>
      <w:r>
        <w:t xml:space="preserve">with that proposal the acceptance ratio is always 1,</w:t>
      </w:r>
      <w:r>
        <w:t xml:space="preserve"> </w:t>
      </w:r>
      <w:r>
        <w:t xml:space="preserve">so every draw is accepted</w:t>
      </w:r>
      <w:r>
        <w:t xml:space="preserve"> </w:t>
      </w:r>
      <w:r>
        <w:t xml:space="preserve">(Dobson and Barnett 2018, chap. 13, p. 293)</w:t>
      </w:r>
      <w:r>
        <w:t xml:space="preserve">.</w:t>
      </w:r>
      <w:r>
        <w:t xml:space="preserve"> </w:t>
      </w:r>
      <w:r>
        <w:t xml:space="preserve">It needs a way to draw from each full conditional.</w:t>
      </w:r>
      <w:r>
        <w:t xml:space="preserve"> </w:t>
      </w:r>
      <w:r>
        <w:t xml:space="preserve">JAGS (</w:t>
      </w:r>
      <w:r>
        <w:t xml:space="preserve">“Just Another Gibbs Sampler”</w:t>
      </w:r>
      <w:r>
        <w:t xml:space="preserve">)</w:t>
      </w:r>
      <w:r>
        <w:t xml:space="preserve"> </w:t>
      </w:r>
      <w:r>
        <w:t xml:space="preserve">builds a Gibbs sampler from a model’s description,</w:t>
      </w:r>
      <w:r>
        <w:t xml:space="preserve"> </w:t>
      </w:r>
      <w:r>
        <w:t xml:space="preserve">choosing a sampling method for each full conditional</w:t>
      </w:r>
      <w:r>
        <w:t xml:space="preserve"> </w:t>
      </w:r>
      <w:r>
        <w:t xml:space="preserve">(Dobson and Barnett 2018, chap. 13)</w:t>
      </w:r>
      <w:r>
        <w:t xml:space="preserve">.</w:t>
      </w:r>
    </w:p>
    <w:bookmarkStart w:id="58" w:name="exm-gibbs-bivariate-normal"/>
    <w:p>
      <w:pPr>
        <w:pStyle w:val="BodyText"/>
      </w:pPr>
      <w:r>
        <w:rPr>
          <w:b/>
          <w:bCs/>
        </w:rPr>
        <w:t xml:space="preserve">Example 9 (Gibbs sampling from a correlated Gaussian target)</w:t>
      </w:r>
      <w:r>
        <w:t xml:space="preserve"> </w:t>
      </w:r>
      <w:r>
        <w:t xml:space="preserve">Let the target be the bivariate Gaussian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means 0, variances 1 and correlation</w:t>
      </w:r>
      <w:r>
        <w:t xml:space="preserve"> </w:t>
      </w:r>
      <m:oMath>
        <m:r>
          <m:t>ρ</m:t>
        </m:r>
      </m:oMath>
      <w:r>
        <w:t xml:space="preserve">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(Casella and Berger 2002, Definition 4.5.10)</w:t>
      </w:r>
      <w:r>
        <w:t xml:space="preserve">.</w:t>
      </w:r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 symmetry that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run the Gibbs sampler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gibbs_bvn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rho)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n_iter,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(n_iter)) {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draws[t,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draws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draws_indep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lag1_autocorrelation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(draws_indep[,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rho_0.99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(draws_corr[,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rho_0 rho_0.99 </w:t>
      </w:r>
      <w:r>
        <w:br/>
      </w:r>
      <w:r>
        <w:rPr>
          <w:rStyle w:val="CommentTok"/>
        </w:rPr>
        <w:t xml:space="preserve">#&gt;    0.020    0.971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successive draws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nearly uncorrelated.</w:t>
      </w:r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each full conditional has standard deviation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0.99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0.14</m:t>
        </m:r>
      </m:oMath>
      <w:r>
        <w:t xml:space="preserve">,</w:t>
      </w:r>
      <w:r>
        <w:t xml:space="preserve"> </w:t>
      </w:r>
      <w:r>
        <w:t xml:space="preserve">so each update moves only a short way along the narrow ridge</w:t>
      </w:r>
      <w:r>
        <w:t xml:space="preserve"> </w:t>
      </w:r>
      <w:r>
        <w:t xml:space="preserve">where the target puts its probability,</w:t>
      </w:r>
      <w:r>
        <w:t xml:space="preserve"> </w:t>
      </w:r>
      <w:r>
        <w:t xml:space="preserve">and successive draws are almost perfectly correlated:</w:t>
      </w:r>
      <w:r>
        <w:t xml:space="preserve"> </w:t>
      </w:r>
      <w:r>
        <w:t xml:space="preserve">2,000 such draws carry far less information about the target</w:t>
      </w:r>
      <w:r>
        <w:t xml:space="preserve"> </w:t>
      </w:r>
      <w:r>
        <w:t xml:space="preserve">than 2,000 independent ones.</w:t>
      </w:r>
    </w:p>
    <w:bookmarkEnd w:id="58"/>
    <w:bookmarkEnd w:id="59"/>
    <w:bookmarkEnd w:id="60"/>
    <w:bookmarkStart w:id="68" w:name="sec-diagnostics"/>
    <w:p>
      <w:pPr>
        <w:pStyle w:val="Heading2"/>
      </w:pPr>
      <w:r>
        <w:t xml:space="preserve">3 Checking and improving MCMC</w:t>
      </w:r>
    </w:p>
    <w:p>
      <w:pPr>
        <w:pStyle w:val="FirstParagraph"/>
      </w:pPr>
      <w:r>
        <w:t xml:space="preserve">Because MCMC draws are correlated,</w:t>
      </w:r>
      <w:r>
        <w:t xml:space="preserve"> </w:t>
      </w:r>
      <w:r>
        <w:t xml:space="preserve">and a chain may take many iterations to reach its stationary distribution,</w:t>
      </w:r>
      <w:r>
        <w:t xml:space="preserve"> </w:t>
      </w:r>
      <w:r>
        <w:t xml:space="preserve">we must check whether the chains have converged</w:t>
      </w:r>
      <w:r>
        <w:t xml:space="preserve"> </w:t>
      </w:r>
      <w:r>
        <w:t xml:space="preserve">before using them for inference</w:t>
      </w:r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give a visual check;</w:t>
      </w:r>
      <w:r>
        <w:t xml:space="preserve"> </w:t>
      </w:r>
      <w:r>
        <w:t xml:space="preserve">the potential scale reduction factor gives a numerical one,</w:t>
      </w:r>
      <w:r>
        <w:t xml:space="preserve"> </w:t>
      </w:r>
      <w:r>
        <w:t xml:space="preserve">by comparing several chains started from different values.</w:t>
      </w:r>
    </w:p>
    <w:bookmarkStart w:id="61" w:name="def-psrf"/>
    <w:p>
      <w:pPr>
        <w:pStyle w:val="BodyText"/>
      </w:pPr>
      <w:r>
        <w:rPr>
          <w:b/>
          <w:bCs/>
        </w:rPr>
        <w:t xml:space="preserve">Definition 13 (Potential scale reduction factor)</w:t>
      </w:r>
      <w:r>
        <w:t xml:space="preserve"> </w:t>
      </w:r>
      <w:r>
        <w:t xml:space="preserve">Suppose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chains each contribute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of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after burn-in,</w:t>
      </w:r>
      <w:r>
        <w:t xml:space="preserve"> </w:t>
      </w:r>
      <w:r>
        <w:t xml:space="preserve">with chain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overall mean</w:t>
      </w:r>
      <w:r>
        <w:t xml:space="preserve"> </w:t>
      </w:r>
      <m:oMath>
        <m:acc>
          <m:accPr>
            <m:chr m:val="‾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within-chain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(within-chain variance)</m:t>
              </m:r>
            </m:e>
            <m:e>
              <m:r>
                <m:t>B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(between-chain variance)</m:t>
              </m:r>
            </m:e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W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(pooled variance estimate)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/</m:t>
              </m:r>
              <m:r>
                <m:t>W</m:t>
              </m:r>
            </m:e>
          </m:rad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t xml:space="preserve">If the chains have all converged to the posterior,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estimates the posterior variance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approaches it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close to 1.</w:t>
      </w:r>
      <w:r>
        <w:t xml:space="preserve"> </w:t>
      </w:r>
      <w:r>
        <w:t xml:space="preserve">If the chains are still exploring different regions,</w:t>
      </w:r>
      <w:r>
        <w:t xml:space="preserve"> </w:t>
      </w:r>
      <w:r>
        <w:t xml:space="preserve">the chain means differ,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exceeds 1</w:t>
      </w:r>
      <w:r>
        <w:t xml:space="preserve"> </w:t>
      </w:r>
      <w:r>
        <w:t xml:space="preserve">(Gelman et al. 2013, sec. 11.4, pp. 283-285)</w:t>
      </w:r>
      <w:r>
        <w:t xml:space="preserve">.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follows</w:t>
      </w:r>
      <w:r>
        <w:t xml:space="preserve"> </w:t>
      </w:r>
      <w:r>
        <w:t xml:space="preserve">Gelman et al. (2013, sec. 11.4, pp. 284-285)</w:t>
      </w:r>
      <w:r>
        <w:t xml:space="preserve">,</w:t>
      </w:r>
      <w:r>
        <w:t xml:space="preserve"> </w:t>
      </w:r>
      <w:r>
        <w:t xml:space="preserve">except that they first split each chain in half</w:t>
      </w:r>
      <w:r>
        <w:t xml:space="preserve"> </w:t>
      </w:r>
      <w:r>
        <w:t xml:space="preserve">and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over the half-chains,</w:t>
      </w:r>
      <w:r>
        <w:t xml:space="preserve"> </w:t>
      </w:r>
      <w:r>
        <w:t xml:space="preserve">so that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also checks each chain for stationarity</w:t>
      </w:r>
      <w:r>
        <w:t xml:space="preserve"> </w:t>
      </w:r>
      <w:r>
        <w:t xml:space="preserve">(Gelman et al. 2013, sec. 11.4, p. 285, footnote 2)</w:t>
      </w:r>
      <w:r>
        <w:t xml:space="preserve">.</w:t>
      </w:r>
      <w:r>
        <w:t xml:space="preserve"> </w:t>
      </w:r>
      <w:r>
        <w:t xml:space="preserve">The statistic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Gelman–Rubin statistic</w:t>
      </w:r>
      <w:r>
        <w:t xml:space="preserve">;</w:t>
      </w:r>
      <w:r>
        <w:t xml:space="preserve"> </w:t>
      </w:r>
      <w:r>
        <w:t xml:space="preserve">it formally assesses whether several chains have converged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Software reports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psrf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Rhat</w:t>
      </w:r>
      <w:r>
        <w:t xml:space="preserve">;</w:t>
      </w:r>
      <w:r>
        <w:t xml:space="preserve"> </w:t>
      </w:r>
      <w:r>
        <w:rPr>
          <w:rStyle w:val="VerbatimChar"/>
        </w:rPr>
        <w:t xml:space="preserve">coda::gelman.diag()</w:t>
      </w:r>
      <w:r>
        <w:t xml:space="preserve"> </w:t>
      </w:r>
      <w:r>
        <w:t xml:space="preserve">also applies a small-sample correction,</w:t>
      </w:r>
      <w:r>
        <w:t xml:space="preserve"> </w:t>
      </w:r>
      <w:r>
        <w:t xml:space="preserve">so its value differs slightly from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’s.</w:t>
      </w:r>
      <w:r>
        <w:t xml:space="preserve"> </w:t>
      </w:r>
      <w:r>
        <w:t xml:space="preserve">A value of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near 1 does not prove convergence:</w:t>
      </w:r>
      <w:r>
        <w:t xml:space="preserve"> </w:t>
      </w:r>
      <w:r>
        <w:t xml:space="preserve">chains that are all stuck in the same wrong region also agree.</w:t>
      </w:r>
    </w:p>
    <w:bookmarkStart w:id="62" w:name="exm-psrf"/>
    <w:p>
      <w:pPr>
        <w:pStyle w:val="BodyText"/>
      </w:pPr>
      <w:r>
        <w:rPr>
          <w:b/>
          <w:bCs/>
        </w:rPr>
        <w:t xml:space="preserve">Example 10 (Potential scale reduction factor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burni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we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for the two chains,</w:t>
      </w:r>
      <w:r>
        <w:t xml:space="preserve"> </w:t>
      </w:r>
      <w:r>
        <w:t xml:space="preserve">first over their first 50 iterations, which include the burn-in,</w:t>
      </w:r>
      <w:r>
        <w:t xml:space="preserve"> </w:t>
      </w:r>
      <w:r>
        <w:t xml:space="preserve">and then over iterations 501 to 5,000:</w:t>
      </w:r>
    </w:p>
    <w:p>
      <w:pPr>
        <w:pStyle w:val="SourceCode"/>
      </w:pPr>
      <w:r>
        <w:rPr>
          <w:rStyle w:val="NormalTok"/>
        </w:rPr>
        <w:t xml:space="preserve">psrf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(chains)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(chains)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(chains,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var))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(chains))</w:t>
      </w:r>
      <w:r>
        <w:br/>
      </w:r>
      <w:r>
        <w:rPr>
          <w:rStyle w:val="NormalTok"/>
        </w:rPr>
        <w:t xml:space="preserve">  v_hat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chains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(chain_low, chain_high)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first_50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after_burnin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501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first_50 after_burnin </w:t>
      </w:r>
      <w:r>
        <w:br/>
      </w:r>
      <w:r>
        <w:rPr>
          <w:rStyle w:val="CommentTok"/>
        </w:rPr>
        <w:t xml:space="preserve">#&gt;        1.648        1.001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stats::var(colMeans(chains))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θ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While the chains are still approaching the posterior from opposite ends,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well above 1;</w:t>
      </w:r>
      <w:r>
        <w:t xml:space="preserve"> </w:t>
      </w:r>
      <w:r>
        <w:t xml:space="preserve">after burn-in it is essentially 1.</w:t>
      </w:r>
    </w:p>
    <w:bookmarkEnd w:id="62"/>
    <w:bookmarkStart w:id="66" w:name="sec-mcmc-vs-mle"/>
    <w:p>
      <w:pPr>
        <w:pStyle w:val="Heading3"/>
      </w:pPr>
      <w:r>
        <w:t xml:space="preserve">3.1 Comparing MCMC estimates to maximum likelihood</w:t>
      </w:r>
    </w:p>
    <w:p>
      <w:pPr>
        <w:pStyle w:val="FirstParagraph"/>
      </w:pPr>
      <w:r>
        <w:t xml:space="preserve">When the prior is weak and the sample is moderate or large,</w:t>
      </w:r>
      <w:r>
        <w:t xml:space="preserve"> </w:t>
      </w:r>
      <w:r>
        <w:t xml:space="preserve">the posterior mean from a well-mixed chain</w:t>
      </w:r>
      <w:r>
        <w:t xml:space="preserve"> </w:t>
      </w:r>
      <w:r>
        <w:t xml:space="preserve">and the</w:t>
      </w:r>
      <w:r>
        <w:t xml:space="preserve"> </w:t>
      </w:r>
      <w:hyperlink r:id="rId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typically agree closely,</w:t>
      </w:r>
      <w:r>
        <w:t xml:space="preserve"> </w:t>
      </w:r>
      <w:r>
        <w:t xml:space="preserve">and the posterior standard deviation is close to the frequentist</w:t>
      </w:r>
      <w:r>
        <w:t xml:space="preserve"> </w:t>
      </w:r>
      <w:hyperlink r:id="rId6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the likelihood dominates the prior,</w:t>
      </w:r>
      <w:r>
        <w:t xml:space="preserve"> </w:t>
      </w:r>
      <w:r>
        <w:t xml:space="preserve">so the posterior concentrates near the maximum likelihood estimate.</w:t>
      </w:r>
      <w:r>
        <w:t xml:space="preserve"> </w:t>
      </w:r>
      <w:r>
        <w:t xml:space="preserve">Comparing the two is therefore a useful check on an MCMC analysis.</w:t>
      </w:r>
    </w:p>
    <w:bookmarkStart w:id="65" w:name="exm-mcmc-vs-mle"/>
    <w:p>
      <w:pPr>
        <w:pStyle w:val="BodyText"/>
      </w:pPr>
      <w:r>
        <w:rPr>
          <w:b/>
          <w:bCs/>
        </w:rPr>
        <w:t xml:space="preserve">Example 11 (Posterior mean and maximum likelihood estimate for a Bernoulli model)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maximum likelihood estimate is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with estimated standard error</w:t>
      </w:r>
      <w:r>
        <w:t xml:space="preserve"> </w:t>
      </w:r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Under the uniform prior, 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),</w:t>
      </w:r>
      <w:r>
        <w:t xml:space="preserve"> </w:t>
      </w:r>
      <w:r>
        <w:t xml:space="preserve">whose mean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whose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(Casella and Berger 2002, sec. 3.3, p. 107)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pi_hat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maximum_likelihood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pi_hat,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estimate spread</w:t>
      </w:r>
      <w:r>
        <w:br/>
      </w:r>
      <w:r>
        <w:rPr>
          <w:rStyle w:val="CommentTok"/>
        </w:rPr>
        <w:t xml:space="preserve">#&gt; maximum_likelihood   0.6044 0.0513</w:t>
      </w:r>
      <w:r>
        <w:br/>
      </w:r>
      <w:r>
        <w:rPr>
          <w:rStyle w:val="CommentTok"/>
        </w:rPr>
        <w:t xml:space="preserve">#&gt; posterior            0.6022 0.0505</w:t>
      </w:r>
    </w:p>
    <w:p>
      <w:pPr>
        <w:pStyle w:val="FirstParagraph"/>
      </w:pPr>
      <w:r>
        <w:t xml:space="preserve">The two estimates differ only through the prior’s pseudo-counts,</w:t>
      </w:r>
      <w:r>
        <w:t xml:space="preserve"> </w:t>
      </w:r>
      <w:r>
        <w:t xml:space="preserve">and so do the two measures of spread;</w:t>
      </w:r>
      <w:r>
        <w:t xml:space="preserve"> </w:t>
      </w:r>
      <w:r>
        <w:t xml:space="preserve">both differences vanish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The MCMC mean in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agrees with the exact posterior mean,</w:t>
      </w:r>
      <w:r>
        <w:t xml:space="preserve"> </w:t>
      </w:r>
      <w:r>
        <w:t xml:space="preserve">and so with the maximum likelihood estimate to about two decimal places.</w:t>
      </w:r>
    </w:p>
    <w:bookmarkEnd w:id="65"/>
    <w:p>
      <w:pPr>
        <w:pStyle w:val="BodyText"/>
      </w:pPr>
      <w:r>
        <w:t xml:space="preserve">A persistent discrepancy between the two</w:t>
      </w:r>
      <w:r>
        <w:t xml:space="preserve"> </w:t>
      </w:r>
      <w:r>
        <w:t xml:space="preserve">is a signal worth investigating:</w:t>
      </w:r>
      <w:r>
        <w:t xml:space="preserve"> </w:t>
      </w:r>
      <w:r>
        <w:t xml:space="preserve">it may reflect a genuinely informative prior,</w:t>
      </w:r>
      <w:r>
        <w:t xml:space="preserve"> </w:t>
      </w:r>
      <w:r>
        <w:t xml:space="preserve">an unconverged chain,</w:t>
      </w:r>
      <w:r>
        <w:t xml:space="preserve"> </w:t>
      </w:r>
      <w:r>
        <w:t xml:space="preserve">or a coding error in the model.</w:t>
      </w:r>
    </w:p>
    <w:bookmarkEnd w:id="66"/>
    <w:bookmarkStart w:id="67" w:name="sec-mcmc-parameterization"/>
    <w:p>
      <w:pPr>
        <w:pStyle w:val="Heading3"/>
      </w:pPr>
      <w:r>
        <w:t xml:space="preserve">3.2 The importance of parameterization</w:t>
      </w:r>
    </w:p>
    <w:p>
      <w:pPr>
        <w:pStyle w:val="FirstParagraph"/>
      </w:pPr>
      <w:r>
        <w:t xml:space="preserve">How a model is written affects how well its sampler mixes</w:t>
      </w:r>
      <w:r>
        <w:t xml:space="preserve"> </w:t>
      </w:r>
      <w:r>
        <w:t xml:space="preserve">(Dobson and Barnett 2018, chap. 13, p. 299)</w:t>
      </w:r>
      <w:r>
        <w:t xml:space="preserve">.</w:t>
      </w:r>
      <w:r>
        <w:t xml:space="preserve"> </w:t>
      </w:r>
      <w:r>
        <w:t xml:space="preserve">Two algebraically equivalent parameterizations of the same model</w:t>
      </w:r>
      <w:r>
        <w:t xml:space="preserve"> </w:t>
      </w:r>
      <w:r>
        <w:t xml:space="preserve">can produce chains with very different autocorrelation.</w:t>
      </w:r>
      <w:r>
        <w:t xml:space="preserve"> </w:t>
      </w:r>
      <w:r>
        <w:t xml:space="preserve">Strong posterior correlation between parameters slows a sampler</w:t>
      </w:r>
      <w:r>
        <w:t xml:space="preserve"> </w:t>
      </w:r>
      <w:r>
        <w:t xml:space="preserve">that updates one component at a time,</w:t>
      </w:r>
      <w:r>
        <w:t xml:space="preserve"> </w:t>
      </w:r>
      <w:r>
        <w:t xml:space="preserve">because each update can move only a short way along a narrow, tilted ridge,</w:t>
      </w:r>
      <w:r>
        <w:t xml:space="preserve"> </w:t>
      </w:r>
      <w:r>
        <w:t xml:space="preserve">as</w:t>
      </w:r>
      <w:r>
        <w:t xml:space="preserve"> </w:t>
      </w:r>
      <w:hyperlink w:anchor="exm-gibbs-bivariate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shows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.</w:t>
      </w:r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i/>
          <w:iCs/>
        </w:rPr>
        <w:t xml:space="preserve">centering</w:t>
      </w:r>
      <w:r>
        <w:t xml:space="preserve"> </w:t>
      </w:r>
      <w:r>
        <w:t xml:space="preserve">predictors</w:t>
      </w:r>
      <w:r>
        <w:t xml:space="preserve"> </w:t>
      </w:r>
      <w:r>
        <w:t xml:space="preserve">(subtracting their means),</w:t>
      </w:r>
      <w:r>
        <w:t xml:space="preserve"> </w:t>
      </w:r>
      <w:r>
        <w:t xml:space="preserve">so that the intercept and slopes are less correlated,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reparameterizing</w:t>
      </w:r>
      <w:r>
        <w:t xml:space="preserve"> </w:t>
      </w:r>
      <w:r>
        <w:t xml:space="preserve">variance components</w:t>
      </w:r>
      <w:r>
        <w:t xml:space="preserve"> </w:t>
      </w:r>
      <w:r>
        <w:t xml:space="preserve">on a scale on which the posterior is more nearly symmetric.</w:t>
      </w:r>
      <w:r>
        <w:t xml:space="preserve"> </w:t>
      </w:r>
      <w:r>
        <w:t xml:space="preserve">These changes leave the model,</w:t>
      </w:r>
      <w:r>
        <w:t xml:space="preserve"> </w:t>
      </w:r>
      <w:r>
        <w:t xml:space="preserve">and so the scientific conclusions, unchanged;</w:t>
      </w:r>
      <w:r>
        <w:t xml:space="preserve"> </w:t>
      </w:r>
      <w:r>
        <w:t xml:space="preserve">they alter only the geometry the sampler must explore.</w:t>
      </w:r>
    </w:p>
    <w:bookmarkEnd w:id="67"/>
    <w:bookmarkEnd w:id="68"/>
    <w:bookmarkStart w:id="76" w:name="sec-dic"/>
    <w:p>
      <w:pPr>
        <w:pStyle w:val="Heading2"/>
      </w:pPr>
      <w:r>
        <w:t xml:space="preserve">4 Deviance information criterion</w:t>
      </w:r>
    </w:p>
    <w:p>
      <w:pPr>
        <w:pStyle w:val="FirstParagraph"/>
      </w:pPr>
      <w:r>
        <w:t xml:space="preserve">To compare models fit to the same data by Bayesian inference,</w:t>
      </w:r>
      <w:r>
        <w:t xml:space="preserve"> </w:t>
      </w:r>
      <w:r>
        <w:t xml:space="preserve">we need a measure that balances goodness of fit against complexity,</w:t>
      </w:r>
      <w:r>
        <w:t xml:space="preserve"> </w:t>
      </w:r>
      <w:r>
        <w:t xml:space="preserve">as</w:t>
      </w:r>
      <w:r>
        <w:t xml:space="preserve"> </w:t>
      </w:r>
      <w:hyperlink r:id="rId69">
        <w:r>
          <w:rPr>
            <w:rStyle w:val="Hyperlink"/>
          </w:rPr>
          <w:t xml:space="preserve">Akaike’s information criterion</w:t>
        </w:r>
      </w:hyperlink>
      <w:r>
        <w:t xml:space="preserve"> </w:t>
      </w:r>
      <w:r>
        <w:t xml:space="preserve">does for models fit by maximum likelihood.</w:t>
      </w:r>
      <w:r>
        <w:t xml:space="preserve"> </w:t>
      </w:r>
      <w:r>
        <w:t xml:space="preserve">The standard criterion computed from MCMC output</w:t>
      </w:r>
      <w:r>
        <w:t xml:space="preserve"> </w:t>
      </w:r>
      <w:r>
        <w:t xml:space="preserve">is the deviance information criterion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Start w:id="70" w:name="def-bayes-deviance"/>
    <w:p>
      <w:pPr>
        <w:pStyle w:val="BodyText"/>
      </w:pPr>
      <w:r>
        <w:rPr>
          <w:b/>
          <w:bCs/>
        </w:rPr>
        <w:t xml:space="preserve">Definition 14 (Deviance of a parameter value)</w:t>
      </w:r>
      <w:r>
        <w:t xml:space="preserve"> </w:t>
      </w:r>
      <w:r>
        <w:t xml:space="preserve">In the deviance information criterion,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parameter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0"/>
    <w:bookmarkStart w:id="71" w:name="rem-bayes-deviance-constant"/>
    <w:p>
      <w:pPr>
        <w:pStyle w:val="FirstParagraph"/>
      </w:pPr>
      <w:r>
        <w:rPr>
          <w:i/>
          <w:iCs/>
        </w:rPr>
        <w:t xml:space="preserve">Remark 1</w:t>
      </w:r>
      <w:r>
        <w:t xml:space="preserve"> (Bayesian deviance and the generalized linear model deviance). </w:t>
      </w:r>
      <w:r>
        <w:t xml:space="preserve">This deviance is minus twice the log-likelihood.</w:t>
      </w:r>
      <w:r>
        <w:t xml:space="preserve"> </w:t>
      </w:r>
      <w:r>
        <w:t xml:space="preserve">A generalized linear model’s deviance subtracts the same quantity for the saturated model,</w:t>
      </w:r>
      <w:r>
        <w:t xml:space="preserve"> </w:t>
      </w:r>
      <w:r>
        <w:t xml:space="preserve">which does not depend on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so the two differ by a constant that cancels in comparisons between models of the same data.</w:t>
      </w:r>
    </w:p>
    <w:bookmarkEnd w:id="71"/>
    <w:bookmarkStart w:id="72" w:name="def-effective-parameters"/>
    <w:p>
      <w:pPr>
        <w:pStyle w:val="BodyText"/>
      </w:pPr>
      <w:r>
        <w:rPr>
          <w:b/>
          <w:bCs/>
        </w:rPr>
        <w:t xml:space="preserve">Definition 15 (Effective number of parameters)</w:t>
      </w:r>
      <w:r>
        <w:t xml:space="preserve"> </w:t>
      </w:r>
      <w:r>
        <w:t xml:space="preserve">Let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D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the posterior mean of the</w:t>
      </w:r>
      <w:r>
        <w:t xml:space="preserve"> </w:t>
      </w:r>
      <w:hyperlink w:anchor="def-bayes-deviance">
        <w:r>
          <w:rPr>
            <w:rStyle w:val="Hyperlink"/>
          </w:rPr>
          <w:t xml:space="preserve">deviance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the posterior mean of the parameters.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effective number of parameters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D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bar>
            <m:barPr>
              <m:pos m:val="top"/>
            </m:barPr>
            <m:e>
              <m:r>
                <m:t>D</m:t>
              </m:r>
            </m:e>
          </m:bar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2"/>
    <w:bookmarkStart w:id="73" w:name="def-dic"/>
    <w:p>
      <w:pPr>
        <w:pStyle w:val="FirstParagraph"/>
      </w:pPr>
      <w:r>
        <w:rPr>
          <w:b/>
          <w:bCs/>
        </w:rPr>
        <w:t xml:space="preserve">Definition 16 (Deviance information criterion)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information criterion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DIC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D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2</m:t>
          </m:r>
          <m:r>
            <m:t> </m:t>
          </m:r>
          <m:sSub>
            <m:e>
              <m:r>
                <m:t>p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from</w:t>
      </w:r>
      <w:r>
        <w:t xml:space="preserve"> </w:t>
      </w:r>
      <w:hyperlink w:anchor="def-bayes-devianc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.</w:t>
      </w:r>
    </w:p>
    <w:bookmarkEnd w:id="73"/>
    <w:p>
      <w:pPr>
        <w:pStyle w:val="BodyText"/>
      </w:pPr>
      <w:r>
        <w:t xml:space="preserve">Substituting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gives an equivalent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D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D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</m:t>
              </m:r>
              <m:r>
                <m:t>2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+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rewards fit,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penalizes complexity:</w:t>
      </w:r>
      <w:r>
        <w:t xml:space="preserve"> </w:t>
      </w:r>
      <w:r>
        <w:t xml:space="preserve">it measures how much the deviance is reduced, on average,</w:t>
      </w:r>
      <w:r>
        <w:t xml:space="preserve"> </w:t>
      </w:r>
      <w:r>
        <w:t xml:space="preserve">by letting the parameters adapt to the data.</w:t>
      </w:r>
      <w:r>
        <w:t xml:space="preserve"> </w:t>
      </w:r>
      <w:r>
        <w:t xml:space="preserve">As with Akaike’s criterion, lower DIC is better,</w:t>
      </w:r>
      <w:r>
        <w:t xml:space="preserve"> </w:t>
      </w:r>
      <w:r>
        <w:t xml:space="preserve">and only differences in DIC between models fit to the same data are meaningful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are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from the posterior draws,</w:t>
      </w:r>
      <w:r>
        <w:t xml:space="preserve"> </w:t>
      </w:r>
      <w:r>
        <w:t xml:space="preserve">so DIC is a by-product of an MCMC run.</w:t>
      </w:r>
    </w:p>
    <w:bookmarkStart w:id="74" w:name="exm-dic-bernoulli"/>
    <w:p>
      <w:pPr>
        <w:pStyle w:val="BodyText"/>
      </w:pPr>
      <w:r>
        <w:rPr>
          <w:b/>
          <w:bCs/>
        </w:rPr>
        <w:t xml:space="preserve">Example 12 (DIC for the Bernoulli model)</w:t>
      </w:r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log</m:t>
            </m:r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estimate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π</m:t>
            </m:r>
          </m:e>
        </m:acc>
      </m:oMath>
      <w:r>
        <w:t xml:space="preserve"> </w:t>
      </w:r>
      <w:r>
        <w:t xml:space="preserve">from 5,000 draws from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deviance_bernoulli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(pi_draws))</w:t>
      </w:r>
      <w:r>
        <w:br/>
      </w:r>
      <w:r>
        <w:rPr>
          <w:rStyle w:val="NormalTok"/>
        </w:rPr>
        <w:t xml:space="preserve">d_at_mean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d_bar =</w:t>
      </w:r>
      <w:r>
        <w:rPr>
          <w:rStyle w:val="NormalTok"/>
        </w:rPr>
        <w:t xml:space="preserve"> d_bar,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d_at_mean =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p_d =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d_bar d_at_mean       p_d       dic </w:t>
      </w:r>
      <w:r>
        <w:br/>
      </w:r>
      <w:r>
        <w:rPr>
          <w:rStyle w:val="CommentTok"/>
        </w:rPr>
        <w:t xml:space="preserve">#&gt;    123.13    122.16      0.97    124.10</w:t>
      </w:r>
    </w:p>
    <w:p>
      <w:pPr>
        <w:pStyle w:val="FirstParagraph"/>
      </w:pPr>
      <w:r>
        <w:t xml:space="preserve">The model has one parameter,</w:t>
      </w:r>
      <w:r>
        <w:t xml:space="preserve"> </w:t>
      </w:r>
      <w:r>
        <w:t xml:space="preserve">and its effective number of parameters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close to 1.</w:t>
      </w:r>
    </w:p>
    <w:bookmarkEnd w:id="74"/>
    <w:bookmarkStart w:id="75" w:name="rem-dic-caveats"/>
    <w:p>
      <w:pPr>
        <w:pStyle w:val="BodyText"/>
      </w:pPr>
      <w:r>
        <w:rPr>
          <w:i/>
          <w:iCs/>
        </w:rPr>
        <w:t xml:space="preserve">Remark 2</w:t>
      </w:r>
      <w:r>
        <w:t xml:space="preserve"> (Cautions about DIC). </w:t>
      </w:r>
      <w:r>
        <w:t xml:space="preserve">DIC should be used with care:</w:t>
      </w:r>
      <w:r>
        <w:t xml:space="preserve"> </w:t>
      </w:r>
      <w:r>
        <w:t xml:space="preserve">it can behave poorly for models with weakly identified parameters</w:t>
      </w:r>
      <w:r>
        <w:t xml:space="preserve"> </w:t>
      </w:r>
      <w:r>
        <w:t xml:space="preserve">or markedly non-Gaussian posteriors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End w:id="75"/>
    <w:bookmarkEnd w:id="76"/>
    <w:bookmarkStart w:id="86" w:name="references"/>
    <w:p>
      <w:pPr>
        <w:pStyle w:val="Heading2"/>
      </w:pPr>
      <w:r>
        <w:t xml:space="preserve">References</w:t>
      </w:r>
    </w:p>
    <w:bookmarkStart w:id="85" w:name="refs"/>
    <w:bookmarkStart w:id="7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7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78"/>
    <w:bookmarkStart w:id="8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7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80"/>
    <w:bookmarkStart w:id="82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81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82"/>
    <w:bookmarkStart w:id="84" w:name="ref-robert2004mcsm"/>
    <w:p>
      <w:pPr>
        <w:pStyle w:val="Bibliography"/>
      </w:pPr>
      <w:r>
        <w:t xml:space="preserve">Robert, Christian P., and George Casella. 2004.</w:t>
      </w:r>
      <w:r>
        <w:t xml:space="preserve"> </w:t>
      </w:r>
      <w:r>
        <w:rPr>
          <w:i/>
          <w:iCs/>
        </w:rPr>
        <w:t xml:space="preserve">Monte Carlo Statistical Methods</w:t>
      </w:r>
      <w:r>
        <w:t xml:space="preserve">. 2nd ed. Springer Texts in Statistics. Springer.</w:t>
      </w:r>
      <w:r>
        <w:t xml:space="preserve"> </w:t>
      </w:r>
      <w:hyperlink r:id="rId83">
        <w:r>
          <w:rPr>
            <w:rStyle w:val="Hyperlink"/>
          </w:rPr>
          <w:t xml:space="preserve">https://doi.org/10.1007/978-1-4757-4145-2</w:t>
        </w:r>
      </w:hyperlink>
      <w:r>
        <w:t xml:space="preserve">.</w:t>
      </w:r>
    </w:p>
    <w:bookmarkEnd w:id="84"/>
    <w:bookmarkEnd w:id="85"/>
    <w:bookmarkEnd w:id="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1" Type="http://schemas.openxmlformats.org/officeDocument/2006/relationships/image" Target="media/rId31.png"/><Relationship Id="rId50" Type="http://schemas.openxmlformats.org/officeDocument/2006/relationships/image" Target="media/rId50.png"/><Relationship Id="rId9" Type="http://schemas.openxmlformats.org/officeDocument/2006/relationships/hyperlink" Target="bayesian-inference.qmd" TargetMode="External"/><Relationship Id="rId12" Type="http://schemas.openxmlformats.org/officeDocument/2006/relationships/hyperlink" Target="bayesian-inference.qmd#def-marginal-likelihood" TargetMode="External"/><Relationship Id="rId45" Type="http://schemas.openxmlformats.org/officeDocument/2006/relationships/hyperlink" Target="bayesian-inference.qmd#eq-bayes-posterior" TargetMode="External"/><Relationship Id="rId11" Type="http://schemas.openxmlformats.org/officeDocument/2006/relationships/hyperlink" Target="bayesian-inference.qmd#exm-beta-bernoulli" TargetMode="External"/><Relationship Id="rId64" Type="http://schemas.openxmlformats.org/officeDocument/2006/relationships/hyperlink" Target="estimation.qmd#def-SE" TargetMode="External"/><Relationship Id="rId83" Type="http://schemas.openxmlformats.org/officeDocument/2006/relationships/hyperlink" Target="https://doi.org/10.1007/978-1-4757-4145-2" TargetMode="External"/><Relationship Id="rId79" Type="http://schemas.openxmlformats.org/officeDocument/2006/relationships/hyperlink" Target="https://doi.org/10.1201/9781315182780" TargetMode="External"/><Relationship Id="rId81" Type="http://schemas.openxmlformats.org/officeDocument/2006/relationships/hyperlink" Target="https://doi.org/10.1201/b16018" TargetMode="External"/><Relationship Id="rId25" Type="http://schemas.openxmlformats.org/officeDocument/2006/relationships/hyperlink" Target="https://morrison-lab.github.io/pds/expectation.html#thm-linearity-expectation" TargetMode="External"/><Relationship Id="rId28" Type="http://schemas.openxmlformats.org/officeDocument/2006/relationships/hyperlink" Target="https://morrison-lab.github.io/pds/variance-covariance.html#cor-var-lincom2" TargetMode="External"/><Relationship Id="rId27" Type="http://schemas.openxmlformats.org/officeDocument/2006/relationships/hyperlink" Target="https://morrison-lab.github.io/pds/variance-covariance.html#thm-indpt-uncorrelated" TargetMode="External"/><Relationship Id="rId69" Type="http://schemas.openxmlformats.org/officeDocument/2006/relationships/hyperlink" Target="https://morrison-lab.github.io/rme/chapters/Linear-models-overview.html#def-aic" TargetMode="External"/><Relationship Id="rId77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https://www.youtube.com/watch?v=N_LRQUrdHag" TargetMode="External"/><Relationship Id="rId63" Type="http://schemas.openxmlformats.org/officeDocument/2006/relationships/hyperlink" Target="intro-MLEs.qmd#def-ml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yesian-inference.qmd" TargetMode="External"/><Relationship Id="rId12" Type="http://schemas.openxmlformats.org/officeDocument/2006/relationships/hyperlink" Target="bayesian-inference.qmd#def-marginal-likelihood" TargetMode="External"/><Relationship Id="rId45" Type="http://schemas.openxmlformats.org/officeDocument/2006/relationships/hyperlink" Target="bayesian-inference.qmd#eq-bayes-posterior" TargetMode="External"/><Relationship Id="rId11" Type="http://schemas.openxmlformats.org/officeDocument/2006/relationships/hyperlink" Target="bayesian-inference.qmd#exm-beta-bernoulli" TargetMode="External"/><Relationship Id="rId64" Type="http://schemas.openxmlformats.org/officeDocument/2006/relationships/hyperlink" Target="estimation.qmd#def-SE" TargetMode="External"/><Relationship Id="rId83" Type="http://schemas.openxmlformats.org/officeDocument/2006/relationships/hyperlink" Target="https://doi.org/10.1007/978-1-4757-4145-2" TargetMode="External"/><Relationship Id="rId79" Type="http://schemas.openxmlformats.org/officeDocument/2006/relationships/hyperlink" Target="https://doi.org/10.1201/9781315182780" TargetMode="External"/><Relationship Id="rId81" Type="http://schemas.openxmlformats.org/officeDocument/2006/relationships/hyperlink" Target="https://doi.org/10.1201/b16018" TargetMode="External"/><Relationship Id="rId25" Type="http://schemas.openxmlformats.org/officeDocument/2006/relationships/hyperlink" Target="https://morrison-lab.github.io/pds/expectation.html#thm-linearity-expectation" TargetMode="External"/><Relationship Id="rId28" Type="http://schemas.openxmlformats.org/officeDocument/2006/relationships/hyperlink" Target="https://morrison-lab.github.io/pds/variance-covariance.html#cor-var-lincom2" TargetMode="External"/><Relationship Id="rId27" Type="http://schemas.openxmlformats.org/officeDocument/2006/relationships/hyperlink" Target="https://morrison-lab.github.io/pds/variance-covariance.html#thm-indpt-uncorrelated" TargetMode="External"/><Relationship Id="rId69" Type="http://schemas.openxmlformats.org/officeDocument/2006/relationships/hyperlink" Target="https://morrison-lab.github.io/rme/chapters/Linear-models-overview.html#def-aic" TargetMode="External"/><Relationship Id="rId77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https://www.youtube.com/watch?v=N_LRQUrdHag" TargetMode="External"/><Relationship Id="rId63" Type="http://schemas.openxmlformats.org/officeDocument/2006/relationships/hyperlink" Target="intro-MLEs.qmd#def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Markov Chain Monte Carlo</dc:title>
  <dc:creator/>
  <cp:keywords/>
  <dcterms:created xsi:type="dcterms:W3CDTF">2026-10-16T07:29:18Z</dcterms:created>
  <dcterms:modified xsi:type="dcterms:W3CDTF">2026-10-16T07:29:18Z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00:09:51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