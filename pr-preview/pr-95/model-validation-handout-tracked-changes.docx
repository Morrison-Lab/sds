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Validating Predictions</w:t>
      </w:r>
    </w:p>
    <w:p>
      <w:pPr>
        <w:pStyle w:val="Date"/>
      </w:pPr>
      <w:del w:id="1" w:author="PR Preview" w:date="2026-01-01T00:00:00Z">
        <w:r>
          <w:delText xml:space="preserve">Last modified: 2026-10-16 00:14:28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00:09:51 (PDT)</w:t>
        </w:r>
      </w:ins>
    </w:p>
    <w:bookmarkStart w:id="17" w:name="sec-data-sets"/>
    <w:p>
      <w:pPr>
        <w:pStyle w:val="Heading2"/>
      </w:pPr>
      <w:r>
        <w:t xml:space="preserve">1 Data sets, input matrices and outcome vectors</w:t>
      </w:r>
    </w:p>
    <w:bookmarkStart w:id="10" w:name="def-data-set"/>
    <w:p>
      <w:pPr>
        <w:pStyle w:val="FirstParagraph"/>
      </w:pPr>
      <w:r>
        <w:rPr>
          <w:b/>
          <w:bCs/>
        </w:rPr>
        <w:t xml:space="preserve">Definition 1 (Data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data set</w:t>
      </w:r>
      <w:r>
        <w:t xml:space="preserve"> </w:t>
      </w:r>
      <w:r>
        <w:t xml:space="preserve">is a finite collection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labelled observations,</w:t>
      </w:r>
      <w:r>
        <w:t xml:space="preserve"> </w:t>
      </w:r>
      <w:r>
        <w:t xml:space="preserve">that is,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an input vector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corresponding outcome:</w:t>
      </w:r>
    </w:p>
    <w:p>
      <w:pPr>
        <w:pStyle w:val="BodyText"/>
      </w:pPr>
      <w:bookmarkStart w:id="9" w:name="eq-data-set"/>
      <m:oMathPara>
        <m:oMathParaPr>
          <m:jc m:val="center"/>
        </m:oMathParaPr>
        <m:oMath>
          <m:r>
            <m:rPr>
              <m:scr m:val="script"/>
              <m:sty m:val="p"/>
            </m:rPr>
            <m:t>D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"/>
    </w:p>
    <w:bookmarkEnd w:id="10"/>
    <w:bookmarkStart w:id="11" w:name="rem-data-set-subset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sets we split a data set into). </w:t>
      </w:r>
      <w:r>
        <w:t xml:space="preserve">We divide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into subsets, each with its own job.</w:t>
      </w:r>
      <w:r>
        <w:t xml:space="preserve"> </w:t>
      </w:r>
      <w:r>
        <w:t xml:space="preserve">“Set”</w:t>
      </w:r>
      <w:r>
        <w:t xml:space="preserve"> </w:t>
      </w:r>
      <w:r>
        <w:t xml:space="preserve">in the names training set, validation set and test set is short for</w:t>
      </w:r>
      <w:r>
        <w:t xml:space="preserve"> </w:t>
      </w:r>
      <w:r>
        <w:t xml:space="preserve">“subset of the data set”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assigns each observation to one of them,</w:t>
      </w:r>
      <w:r>
        <w:t xml:space="preserve"> </w:t>
      </w:r>
      <w:r>
        <w:t xml:space="preserve">and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the subset a fitting procedure is applied to.</w:t>
      </w:r>
    </w:p>
    <w:bookmarkEnd w:id="11"/>
    <w:bookmarkStart w:id="13" w:name="def-input-matrix"/>
    <w:p>
      <w:pPr>
        <w:pStyle w:val="BodyText"/>
      </w:pPr>
      <w:r>
        <w:rPr>
          <w:b/>
          <w:bCs/>
        </w:rPr>
        <w:t xml:space="preserve">Definition 2 (Input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inputs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as rows,</w:t>
      </w:r>
      <w:r>
        <w:t xml:space="preserve"> </w:t>
      </w:r>
      <w:r>
        <w:t xml:space="preserve">with one column for each 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input variables:</w:t>
      </w:r>
    </w:p>
    <w:p>
      <w:pPr>
        <w:pStyle w:val="BodyText"/>
      </w:pPr>
      <w:bookmarkStart w:id="12" w:name="eq-input-matrix"/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n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2"/>
    </w:p>
    <w:bookmarkEnd w:id="13"/>
    <w:bookmarkStart w:id="15" w:name="def-outcome-vector"/>
    <w:p>
      <w:pPr>
        <w:pStyle w:val="FirstParagraph"/>
      </w:pPr>
      <w:r>
        <w:rPr>
          <w:b/>
          <w:bCs/>
        </w:rPr>
        <w:t xml:space="preserve">Definition 3 (Outcome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 vector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its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14" w:name="eq-outcome-vector"/>
      <m:oMathPara>
        <m:oMathParaPr>
          <m:jc m:val="center"/>
        </m:oMathParaPr>
        <m:oMath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y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y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4"/>
    </w:p>
    <w:bookmarkEnd w:id="15"/>
    <w:bookmarkStart w:id="16" w:name="exm-input-matrix"/>
    <w:p>
      <w:pPr>
        <w:pStyle w:val="FirstParagraph"/>
      </w:pPr>
      <w:r>
        <w:rPr>
          <w:b/>
          <w:bCs/>
        </w:rPr>
        <w:t xml:space="preserve">Example 1 (The input matrix and outcome vector of the first five cars)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frame,</w:t>
      </w:r>
      <w:r>
        <w:t xml:space="preserve"> </w:t>
      </w:r>
      <w:r>
        <w:t xml:space="preserve">take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inputs.</w:t>
      </w:r>
      <w:r>
        <w:t xml:space="preserve"> </w:t>
      </w:r>
      <w:r>
        <w:t xml:space="preserve">The first five cars give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CommentTok"/>
        </w:rPr>
        <w:t xml:space="preserve"># take the first five cars from the mtcars data frame</w:t>
      </w:r>
      <w:r>
        <w:br/>
      </w:r>
      <w:r>
        <w:rPr>
          <w:rStyle w:val="NormalTok"/>
        </w:rPr>
        <w:t xml:space="preserve">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(mtcars,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stack the two inputs as columns, one row per car</w:t>
      </w:r>
      <w:r>
        <w:br/>
      </w:r>
      <w:r>
        <w:rPr>
          <w:rStyle w:val="NormalTok"/>
        </w:rPr>
        <w:t xml:space="preserve">X_cars5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(cars5[,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"wt"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stack the outcomes into one vector</w:t>
      </w:r>
      <w:r>
        <w:br/>
      </w:r>
      <w:r>
        <w:rPr>
          <w:rStyle w:val="NormalTok"/>
        </w:rPr>
        <w:t xml:space="preserve">y_cars5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cars5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CommentTok"/>
        </w:rPr>
        <w:t xml:space="preserve"># show the input matrix and the outcome vector side by side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(X_cars5,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y_cars5)</w:t>
      </w:r>
      <w:r>
        <w:br/>
      </w:r>
      <w:r>
        <w:rPr>
          <w:rStyle w:val="CommentTok"/>
        </w:rPr>
        <w:t xml:space="preserve">#&gt;                    hp    wt  mpg</w:t>
      </w:r>
      <w:r>
        <w:br/>
      </w:r>
      <w:r>
        <w:rPr>
          <w:rStyle w:val="CommentTok"/>
        </w:rPr>
        <w:t xml:space="preserve">#&gt; Mazda RX4         110 2.620 21.0</w:t>
      </w:r>
      <w:r>
        <w:br/>
      </w:r>
      <w:r>
        <w:rPr>
          <w:rStyle w:val="CommentTok"/>
        </w:rPr>
        <w:t xml:space="preserve">#&gt; Mazda RX4 Wag     110 2.875 21.0</w:t>
      </w:r>
      <w:r>
        <w:br/>
      </w:r>
      <w:r>
        <w:rPr>
          <w:rStyle w:val="CommentTok"/>
        </w:rPr>
        <w:t xml:space="preserve">#&gt; Datsun 710         93 2.320 22.8</w:t>
      </w:r>
      <w:r>
        <w:br/>
      </w:r>
      <w:r>
        <w:rPr>
          <w:rStyle w:val="CommentTok"/>
        </w:rPr>
        <w:t xml:space="preserve">#&gt; Hornet 4 Drive    110 3.215 21.4</w:t>
      </w:r>
      <w:r>
        <w:br/>
      </w:r>
      <w:r>
        <w:rPr>
          <w:rStyle w:val="CommentTok"/>
        </w:rPr>
        <w:t xml:space="preserve">#&gt; Hornet Sportabout 175 3.440 18.7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input-matrix">
        <w:r>
          <w:rPr>
            <w:rStyle w:val="Hyperlink"/>
          </w:rPr>
          <w:t xml:space="preserve">input matrix</w:t>
        </w:r>
      </w:hyperlink>
      <w:r>
        <w:t xml:space="preserve"> </w:t>
      </w:r>
      <w:r>
        <w:rPr>
          <w:rStyle w:val="VerbatimChar"/>
        </w:rPr>
        <w:t xml:space="preserve">X_cars5</w:t>
      </w:r>
      <w:r>
        <w:t xml:space="preserve"> </w:t>
      </w:r>
      <w:r>
        <w:t xml:space="preserve">has 5 rows, one per car,</w:t>
      </w:r>
      <w:r>
        <w:t xml:space="preserve"> </w:t>
      </w:r>
      <w:r>
        <w:t xml:space="preserve">and 2 columns, one per input variable.</w:t>
      </w:r>
      <w:r>
        <w:t xml:space="preserve"> </w:t>
      </w:r>
      <w:r>
        <w:t xml:space="preserve">The</w:t>
      </w:r>
      <w:r>
        <w:t xml:space="preserve"> </w:t>
      </w:r>
      <w:hyperlink w:anchor="def-outcome-vector">
        <w:r>
          <w:rPr>
            <w:rStyle w:val="Hyperlink"/>
          </w:rPr>
          <w:t xml:space="preserve">outcome vector</w:t>
        </w:r>
      </w:hyperlink>
      <w:r>
        <w:t xml:space="preserve"> </w:t>
      </w:r>
      <w:r>
        <w:rPr>
          <w:rStyle w:val="VerbatimChar"/>
        </w:rPr>
        <w:t xml:space="preserve">y_cars5</w:t>
      </w:r>
      <w:r>
        <w:t xml:space="preserve"> </w:t>
      </w:r>
      <w:r>
        <w:t xml:space="preserve">has 5 entries, one per car.</w:t>
      </w:r>
    </w:p>
    <w:bookmarkEnd w:id="16"/>
    <w:bookmarkEnd w:id="17"/>
    <w:bookmarkStart w:id="41" w:name="sec-prediction-rules"/>
    <w:p>
      <w:pPr>
        <w:pStyle w:val="Heading2"/>
      </w:pPr>
      <w:r>
        <w:t xml:space="preserve">2 Fitting and scoring prediction rules</w:t>
      </w:r>
    </w:p>
    <w:bookmarkStart w:id="20" w:name="def-fitting-procedure"/>
    <w:p>
      <w:pPr>
        <w:pStyle w:val="FirstParagraph"/>
      </w:pPr>
      <w:r>
        <w:rPr>
          <w:b/>
          <w:bCs/>
        </w:rPr>
        <w:t xml:space="preserve">Definition 4 (Fitting 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fitting procedure</w:t>
      </w:r>
      <w:r>
        <w:t xml:space="preserve"> </w:t>
      </w:r>
      <w:r>
        <w:t xml:space="preserve">is a rule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that,</w:t>
      </w:r>
      <w:r>
        <w:t xml:space="preserve"> </w:t>
      </w:r>
      <w:r>
        <w:t xml:space="preserve">given any data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and any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computes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outcome at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w:bookmarkStart w:id="19" w:name="eq-fitting-procedure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↦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19"/>
    </w:p>
    <w:bookmarkEnd w:id="20"/>
    <w:bookmarkStart w:id="21" w:name="rem-source-fitting-procedure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Fitting procedure). </w:t>
      </w:r>
      <w:r>
        <w:t xml:space="preserve">The rule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definition of a prediction</w:t>
        </w:r>
      </w:hyperlink>
      <w:r>
        <w:t xml:space="preserve">.</w:t>
      </w:r>
      <w:r>
        <w:t xml:space="preserve"> </w:t>
      </w:r>
      <w:r>
        <w:t xml:space="preserve">Hastie et al. (2009, sec. 7.2)</w:t>
      </w:r>
      <w:r>
        <w:t xml:space="preserve"> </w:t>
      </w:r>
      <w:r>
        <w:t xml:space="preserve">write the model estimated from a training set as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.</w:t>
      </w:r>
    </w:p>
    <w:bookmarkEnd w:id="21"/>
    <w:bookmarkStart w:id="23" w:name="def-training-set"/>
    <w:p>
      <w:pPr>
        <w:pStyle w:val="BodyText"/>
      </w:pPr>
      <w:r>
        <w:rPr>
          <w:b/>
          <w:bCs/>
        </w:rPr>
        <w:t xml:space="preserve">Definition 5 (Training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 set</w:t>
      </w:r>
      <w:r>
        <w:t xml:space="preserve"> </w:t>
      </w:r>
      <w:r>
        <w:t xml:space="preserve">is the data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written as an ordered list indexed by a set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 numbers:</w:t>
      </w:r>
    </w:p>
    <w:p>
      <w:pPr>
        <w:pStyle w:val="BodyText"/>
      </w:pPr>
      <w:bookmarkStart w:id="22" w:name="eq-training-set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2"/>
    </w:p>
    <w:bookmarkEnd w:id="23"/>
    <w:bookmarkStart w:id="24" w:name="rem-source-training-set"/>
    <w:p>
      <w:pPr>
        <w:pStyle w:val="FirstParagraph"/>
      </w:pPr>
      <w:r>
        <w:rPr>
          <w:i/>
          <w:iCs/>
        </w:rPr>
        <w:t xml:space="preserve">Remark 3</w:t>
      </w:r>
      <w:r>
        <w:t xml:space="preserve"> (Source: Training set). </w:t>
      </w:r>
      <w:r>
        <w:t xml:space="preserve">Hastie et al. (2009, sec. 7.2)</w:t>
      </w:r>
      <w:r>
        <w:t xml:space="preserve">, who also write the training set as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bookmarkEnd w:id="24"/>
    <w:bookmarkStart w:id="26" w:name="def-prediction-rule"/>
    <w:p>
      <w:pPr>
        <w:pStyle w:val="BodyText"/>
      </w:pPr>
      <w:r>
        <w:rPr>
          <w:b/>
          <w:bCs/>
        </w:rPr>
        <w:t xml:space="preserve">Definition 6 (Prediction rule)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the function that 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computes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25" w:name="eq-prediction-rul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9" w:name="def-generalization-error"/>
    <w:p>
      <w:pPr>
        <w:pStyle w:val="FirstParagraph"/>
      </w:pPr>
      <w:r>
        <w:rPr>
          <w:b/>
          <w:bCs/>
        </w:rPr>
        <w:t xml:space="preserve">Definition 7 (Generalization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generalization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expected squared</w:t>
      </w:r>
      <w:r>
        <w:t xml:space="preserve"> </w:t>
      </w:r>
      <w:hyperlink r:id="rId27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a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drawn from the same population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held fixed:</w:t>
      </w:r>
    </w:p>
    <w:p>
      <w:pPr>
        <w:pStyle w:val="BodyText"/>
      </w:pPr>
      <w:bookmarkStart w:id="28" w:name="eq-generalization-error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28"/>
    </w:p>
    <w:bookmarkEnd w:id="29"/>
    <w:bookmarkStart w:id="30" w:name="rem-source-generalization-error"/>
    <w:p>
      <w:pPr>
        <w:pStyle w:val="FirstParagraph"/>
      </w:pPr>
      <w:r>
        <w:rPr>
          <w:i/>
          <w:iCs/>
        </w:rPr>
        <w:t xml:space="preserve">Remark 4</w:t>
      </w:r>
      <w:r>
        <w:t xml:space="preserve"> (Source: Generalization error). </w:t>
      </w:r>
      <w:r>
        <w:t xml:space="preserve">The risk form follows Brian Hutchinson’s Fall 2025 lecture notes;</w:t>
      </w:r>
      <w:r>
        <w:t xml:space="preserve"> </w:t>
      </w:r>
      <w:r>
        <w:t xml:space="preserve">the conditional form, with the training set held fixed,</w:t>
      </w:r>
      <w:r>
        <w:t xml:space="preserve"> </w:t>
      </w:r>
      <w:r>
        <w:t xml:space="preserve">follows</w:t>
      </w:r>
      <w:r>
        <w:t xml:space="preserve"> </w:t>
      </w:r>
      <w:r>
        <w:t xml:space="preserve">Hastie et al. (2009, sec. 7.2)</w:t>
      </w:r>
      <w:r>
        <w:t xml:space="preserve">.</w:t>
      </w:r>
    </w:p>
    <w:bookmarkEnd w:id="30"/>
    <w:bookmarkStart w:id="32" w:name="def-held-out-set"/>
    <w:p>
      <w:pPr>
        <w:pStyle w:val="BodyText"/>
      </w:pPr>
      <w:r>
        <w:rPr>
          <w:b/>
          <w:bCs/>
        </w:rPr>
        <w:t xml:space="preserve">Definition 8 (Held-out set (hold-out set))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held-out set</w:t>
      </w:r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list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further observations,</w:t>
      </w:r>
      <w:r>
        <w:t xml:space="preserve"> </w:t>
      </w:r>
      <w:r>
        <w:t xml:space="preserve">none of them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that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does not use</w:t>
      </w:r>
      <w:r>
        <w:t xml:space="preserve"> </w:t>
      </w:r>
      <w:r>
        <w:t xml:space="preserve">and on which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scored:</w:t>
      </w:r>
    </w:p>
    <w:p>
      <w:pPr>
        <w:pStyle w:val="BodyText"/>
      </w:pPr>
      <w:bookmarkStart w:id="31" w:name="eq-held-ou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31"/>
    </w:p>
    <w:bookmarkEnd w:id="32"/>
    <w:bookmarkStart w:id="33" w:name="rem-source-held-out-set"/>
    <w:p>
      <w:pPr>
        <w:pStyle w:val="FirstParagraph"/>
      </w:pPr>
      <w:r>
        <w:rPr>
          <w:i/>
          <w:iCs/>
        </w:rPr>
        <w:t xml:space="preserve">Remark 5</w:t>
      </w:r>
      <w:r>
        <w:t xml:space="preserve"> (Source: Held-out set (hold-out set)).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hold-out set</w:t>
      </w:r>
      <w:r>
        <w:t xml:space="preserve"> </w:t>
      </w:r>
      <w:r>
        <w:t xml:space="preserve">(James et al. 2021, sec. 5.1.1)</w:t>
      </w:r>
      <w:r>
        <w:t xml:space="preserve">.</w:t>
      </w:r>
    </w:p>
    <w:bookmarkEnd w:id="33"/>
    <w:bookmarkStart w:id="36" w:name="def-prediction-rmse"/>
    <w:p>
      <w:pPr>
        <w:pStyle w:val="BodyText"/>
      </w:pPr>
      <w:r>
        <w:rPr>
          <w:b/>
          <w:bCs/>
        </w:rPr>
        <w:t xml:space="preserve">Definition 9 (Root 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 </w:t>
      </w:r>
      <w:r>
        <w:t xml:space="preserve">(RMSE) of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square root of their</w:t>
      </w:r>
      <w:r>
        <w:t xml:space="preserve"> </w:t>
      </w:r>
      <w:hyperlink r:id="rId34">
        <w:r>
          <w:rPr>
            <w:rStyle w:val="Hyperlink"/>
          </w:rPr>
          <w:t xml:space="preserve">mean squared error</w:t>
        </w:r>
      </w:hyperlink>
      <w:r>
        <w:t xml:space="preserve">:</w:t>
      </w:r>
    </w:p>
    <w:p>
      <w:pPr>
        <w:pStyle w:val="BodyText"/>
      </w:pPr>
      <w:bookmarkStart w:id="35" w:name="eq-prediction-rmse"/>
      <m:oMathPara>
        <m:oMathParaPr>
          <m:jc m:val="center"/>
        </m:oMathParaPr>
        <m:oMath>
          <m:r>
            <m:rPr>
              <m:sty m:val="p"/>
            </m:rPr>
            <m:t>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ra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35"/>
    </w:p>
    <w:bookmarkEnd w:id="36"/>
    <w:bookmarkStart w:id="39" w:name="def-training-mse"/>
    <w:p>
      <w:pPr>
        <w:pStyle w:val="FirstParagraph"/>
      </w:pPr>
      <w:r>
        <w:rPr>
          <w:b/>
          <w:bCs/>
        </w:rPr>
        <w:t xml:space="preserve">Definition 10 (Training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its</w:t>
      </w:r>
      <w:r>
        <w:t xml:space="preserve"> </w:t>
      </w:r>
      <w:hyperlink r:id="rId37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as predictions of the training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38" w:name="eq-training-mse"/>
      <m:oMathPara>
        <m:oMathParaPr>
          <m:jc m:val="center"/>
        </m:oMathParaPr>
        <m:oMath>
          <m:bar>
            <m:barPr>
              <m:pos m:val="top"/>
            </m:barPr>
            <m:e>
              <m:r>
                <m:rPr>
                  <m:sty m:val="p"/>
                </m:rPr>
                <m:t>err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38"/>
    </w:p>
    <w:bookmarkEnd w:id="39"/>
    <w:bookmarkStart w:id="40" w:name="rem-source-training-mse"/>
    <w:p>
      <w:pPr>
        <w:pStyle w:val="FirstParagraph"/>
      </w:pPr>
      <w:r>
        <w:rPr>
          <w:i/>
          <w:iCs/>
        </w:rPr>
        <w:t xml:space="preserve">Remark 6</w:t>
      </w:r>
      <w:r>
        <w:t xml:space="preserve"> (Source: Training error). </w:t>
      </w:r>
      <w:r>
        <w:t xml:space="preserve">Hastie et al. (2009, sec. 7.2)</w:t>
      </w:r>
      <w:r>
        <w:t xml:space="preserve">, who write the training error as</w:t>
      </w:r>
      <w:r>
        <w:t xml:space="preserve"> </w:t>
      </w:r>
      <m:oMath>
        <m:bar>
          <m:barPr>
            <m:pos m:val="top"/>
          </m:barPr>
          <m:e>
            <m:r>
              <m:rPr>
                <m:nor/>
                <m:sty m:val="p"/>
              </m:rPr>
              <m:t>err</m:t>
            </m:r>
          </m:e>
        </m:bar>
      </m:oMath>
      <w:r>
        <w:t xml:space="preserve"> </w:t>
      </w:r>
      <w:r>
        <w:t xml:space="preserve">and define it for any loss.</w:t>
      </w:r>
    </w:p>
    <w:bookmarkEnd w:id="40"/>
    <w:bookmarkEnd w:id="41"/>
    <w:bookmarkStart w:id="46" w:name="overfitting"/>
    <w:p>
      <w:pPr>
        <w:pStyle w:val="Heading2"/>
      </w:pPr>
      <w:r>
        <w:t xml:space="preserve">3 Overfitting</w:t>
      </w:r>
    </w:p>
    <w:bookmarkStart w:id="42" w:name="exr-overfitting"/>
    <w:p>
      <w:pPr>
        <w:pStyle w:val="FirstParagraph"/>
      </w:pPr>
      <w:r>
        <w:rPr>
          <w:b/>
          <w:bCs/>
        </w:rPr>
        <w:t xml:space="preserve">Exercise 1 (Training error versus error on new cars)</w:t>
      </w:r>
      <w:r>
        <w:t xml:space="preserve"> </w:t>
      </w:r>
      <w:r>
        <w:t xml:space="preserve">The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Fit four models for fuel efficiency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a polynomial in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,</w:t>
      </w:r>
      <w:r>
        <w:t xml:space="preserve"> </w:t>
      </w:r>
      <w:r>
        <w:t xml:space="preserve">of degree 1, 2, 3, and 4,</w:t>
      </w:r>
      <w:r>
        <w:t xml:space="preserve"> </w:t>
      </w:r>
      <w:r>
        <w:t xml:space="preserve">using only the first 20 rows 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For each model, compute the</w:t>
      </w:r>
      <w:r>
        <w:t xml:space="preserve"> </w:t>
      </w:r>
      <w:hyperlink w:anchor="def-prediction-rmse">
        <w:r>
          <w:rPr>
            <w:rStyle w:val="Hyperlink"/>
          </w:rPr>
          <w:t xml:space="preserve">RMSE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on the 20 training rows</w:t>
      </w:r>
      <w:r>
        <w:t xml:space="preserve"> </w:t>
      </w:r>
      <w:r>
        <w:t xml:space="preserve">and on the remaining 12 rows,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Which degree has the smallest training RMSE?</w:t>
      </w:r>
    </w:p>
    <w:p>
      <w:pPr>
        <w:pStyle w:val="Compact"/>
        <w:numPr>
          <w:ilvl w:val="0"/>
          <w:numId w:val="1001"/>
        </w:numPr>
      </w:pPr>
      <w:r>
        <w:t xml:space="preserve">Which degree has the smallest RMSE on the 12 held-out rows?</w:t>
      </w:r>
    </w:p>
    <w:p>
      <w:pPr>
        <w:pStyle w:val="Compact"/>
        <w:numPr>
          <w:ilvl w:val="0"/>
          <w:numId w:val="1001"/>
        </w:numPr>
      </w:pPr>
      <w:r>
        <w:t xml:space="preserve">Do the terms added beyond degree 2</w:t>
      </w:r>
      <w:r>
        <w:t xml:space="preserve"> </w:t>
      </w:r>
      <w:r>
        <w:t xml:space="preserve">improve predictions for the held-out cars?</w:t>
      </w:r>
    </w:p>
    <w:bookmarkEnd w:id="42"/>
    <w:bookmarkStart w:id="43" w:name="sol-overfitt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train_cars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held_out_cars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21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NormalTok"/>
        </w:rPr>
        <w:t xml:space="preserve">prediction_mse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response_only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formula</w:t>
      </w:r>
      <w:r>
        <w:rPr>
          <w:rStyle w:val="NormalTok"/>
        </w:rPr>
        <w:t xml:space="preserve">(model), 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(response_only, data))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prediction_mse</w:t>
      </w:r>
      <w:r>
        <w:rPr>
          <w:rStyle w:val="NormalTok"/>
        </w:rPr>
        <w:t xml:space="preserve">(model, data))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overfitting_results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d,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held_out_RMSE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held_out_cars)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overfitting_results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degree training_RMSE held_out_RMSE</w:t>
      </w:r>
      <w:r>
        <w:br/>
      </w:r>
      <w:r>
        <w:rPr>
          <w:rStyle w:val="CommentTok"/>
        </w:rPr>
        <w:t xml:space="preserve">#&gt;    &lt;int&gt;         &lt;dbl&gt;         &lt;dbl&gt;</w:t>
      </w:r>
      <w:r>
        <w:br/>
      </w:r>
      <w:r>
        <w:rPr>
          <w:rStyle w:val="CommentTok"/>
        </w:rPr>
        <w:t xml:space="preserve">#&gt; 1      1          2.91          3.45</w:t>
      </w:r>
      <w:r>
        <w:br/>
      </w:r>
      <w:r>
        <w:rPr>
          <w:rStyle w:val="CommentTok"/>
        </w:rPr>
        <w:t xml:space="preserve">#&gt; 2      2          2.46          3.18</w:t>
      </w:r>
      <w:r>
        <w:br/>
      </w:r>
      <w:r>
        <w:rPr>
          <w:rStyle w:val="CommentTok"/>
        </w:rPr>
        <w:t xml:space="preserve">#&gt; 3      3          2.45          3.21</w:t>
      </w:r>
      <w:r>
        <w:br/>
      </w:r>
      <w:r>
        <w:rPr>
          <w:rStyle w:val="CommentTok"/>
        </w:rPr>
        <w:t xml:space="preserve">#&gt; 4      4          2.44          3.19</w:t>
      </w:r>
    </w:p>
    <w:p>
      <w:pPr>
        <w:pStyle w:val="SourceCode"/>
      </w:pPr>
      <w:r>
        <w:rPr>
          <w:rStyle w:val="NormalTok"/>
        </w:rPr>
        <w:t xml:space="preserve">best_train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training_RMSE)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best_held_out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held_out_RMSE)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best_train =</w:t>
      </w:r>
      <w:r>
        <w:rPr>
          <w:rStyle w:val="NormalTok"/>
        </w:rPr>
        <w:t xml:space="preserve"> best_train, </w:t>
      </w:r>
      <w:r>
        <w:rPr>
          <w:rStyle w:val="AttributeTok"/>
        </w:rPr>
        <w:t xml:space="preserve">best_held_out =</w:t>
      </w:r>
      <w:r>
        <w:rPr>
          <w:rStyle w:val="NormalTok"/>
        </w:rPr>
        <w:t xml:space="preserve"> best_held_out)</w:t>
      </w:r>
      <w:r>
        <w:br/>
      </w:r>
      <w:r>
        <w:rPr>
          <w:rStyle w:val="CommentTok"/>
        </w:rPr>
        <w:t xml:space="preserve">#&gt;    best_train best_held_out </w:t>
      </w:r>
      <w:r>
        <w:br/>
      </w:r>
      <w:r>
        <w:rPr>
          <w:rStyle w:val="CommentTok"/>
        </w:rPr>
        <w:t xml:space="preserve">#&gt;             4             2</w:t>
      </w:r>
    </w:p>
    <w:p>
      <w:pPr>
        <w:numPr>
          <w:ilvl w:val="0"/>
          <w:numId w:val="1002"/>
        </w:numPr>
      </w:pPr>
      <w:r>
        <w:t xml:space="preserve">The smallest training RMSE is at degree 4.</w:t>
      </w:r>
      <w:r>
        <w:t xml:space="preserve"> </w:t>
      </w:r>
      <w:r>
        <w:t xml:space="preserve">Each model contains the previous one as a special case,</w:t>
      </w:r>
      <w:r>
        <w:t xml:space="preserve"> </w:t>
      </w:r>
      <w:r>
        <w:t xml:space="preserve">so its training RMSE cannot increase as the degree grows.</w:t>
      </w:r>
    </w:p>
    <w:p>
      <w:pPr>
        <w:numPr>
          <w:ilvl w:val="0"/>
          <w:numId w:val="1002"/>
        </w:numPr>
      </w:pPr>
      <w:r>
        <w:t xml:space="preserve">The smallest held-out RMSE is at degree 2.</w:t>
      </w:r>
    </w:p>
    <w:p>
      <w:pPr>
        <w:numPr>
          <w:ilvl w:val="0"/>
          <w:numId w:val="1002"/>
        </w:numPr>
      </w:pPr>
      <w:r>
        <w:t xml:space="preserve">No.</w:t>
      </w:r>
      <w:r>
        <w:t xml:space="preserve"> </w:t>
      </w:r>
      <w:r>
        <w:t xml:space="preserve">Going from degree 2 to degree 3 or 4 lowers the training RMSE a little</w:t>
      </w:r>
      <w:r>
        <w:t xml:space="preserve"> </w:t>
      </w:r>
      <w:r>
        <w:t xml:space="preserve">but leaves the held-out RMSE essentially unchanged</w:t>
      </w:r>
      <w:r>
        <w:t xml:space="preserve"> </w:t>
      </w:r>
      <w:r>
        <w:t xml:space="preserve">(it does not fall below its degree-2 value).</w:t>
      </w:r>
      <w:r>
        <w:t xml:space="preserve"> </w:t>
      </w:r>
      <w:r>
        <w:t xml:space="preserve">The terms beyond degree 2 improve the fit to the 20 training cars</w:t>
      </w:r>
      <w:r>
        <w:t xml:space="preserve"> </w:t>
      </w:r>
      <w:r>
        <w:t xml:space="preserve">without improving predictions for the 12 held-out cars.</w:t>
      </w:r>
      <w:r>
        <w:t xml:space="preserve"> </w:t>
      </w:r>
      <w:r>
        <w:t xml:space="preserve">Degree 1 to degree 2 is different:</w:t>
      </w:r>
      <w:r>
        <w:t xml:space="preserve"> </w:t>
      </w:r>
      <w:r>
        <w:t xml:space="preserve">there the held-out RMSE also falls.</w:t>
      </w:r>
    </w:p>
    <w:bookmarkEnd w:id="43"/>
    <w:bookmarkStart w:id="44" w:name="def-overfitting"/>
    <w:p>
      <w:pPr>
        <w:pStyle w:val="FirstParagraph"/>
      </w:pPr>
      <w:r>
        <w:rPr>
          <w:b/>
          <w:bCs/>
        </w:rPr>
        <w:t xml:space="preserve">Definition 11 (Overfitting)</w:t>
      </w:r>
      <w:r>
        <w:t xml:space="preserve"> </w:t>
      </w:r>
      <w:r>
        <w:rPr>
          <w:b/>
          <w:bCs/>
        </w:rPr>
        <w:t xml:space="preserve">Overfitting</w:t>
      </w:r>
      <w:r>
        <w:t xml:space="preserve"> </w:t>
      </w:r>
      <w:r>
        <w:t xml:space="preserve">occurs when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fits its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well</w:t>
      </w:r>
      <w:r>
        <w:t xml:space="preserve"> </w:t>
      </w:r>
      <w:r>
        <w:t xml:space="preserve">but predicts poorly for new observations.</w:t>
      </w:r>
    </w:p>
    <w:bookmarkEnd w:id="44"/>
    <w:bookmarkStart w:id="45" w:name="exm-overfitting-polynomial-cars"/>
    <w:p>
      <w:pPr>
        <w:pStyle w:val="BodyText"/>
      </w:pPr>
      <w:r>
        <w:rPr>
          <w:b/>
          <w:bCs/>
        </w:rPr>
        <w:t xml:space="preserve">Example 2 (Overfitting in polynomial fits to cars)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terms beyond degree 2 fit the 20 training cars more closely</w:t>
      </w:r>
      <w:r>
        <w:t xml:space="preserve"> </w:t>
      </w:r>
      <w:r>
        <w:t xml:space="preserve">but do not predict the 12 held-out cars better.</w:t>
      </w:r>
      <w:r>
        <w:t xml:space="preserve"> </w:t>
      </w:r>
      <w:r>
        <w:t xml:space="preserve">The effect is small here:</w:t>
      </w:r>
      <w:r>
        <w:t xml:space="preserve"> </w:t>
      </w:r>
      <w:r>
        <w:t xml:space="preserve">it is the beginning of overfitting, not a dramatic case.</w:t>
      </w:r>
    </w:p>
    <w:bookmarkEnd w:id="45"/>
    <w:bookmarkEnd w:id="46"/>
    <w:bookmarkStart w:id="103" w:name="sec-generalization-error"/>
    <w:p>
      <w:pPr>
        <w:pStyle w:val="Heading2"/>
      </w:pPr>
      <w:r>
        <w:t xml:space="preserve">4 Generalization error</w:t>
      </w:r>
    </w:p>
    <w:bookmarkStart w:id="47" w:name="exr-generalization-error"/>
    <w:p>
      <w:pPr>
        <w:pStyle w:val="FirstParagraph"/>
      </w:pPr>
      <w:r>
        <w:rPr>
          <w:b/>
          <w:bCs/>
        </w:rPr>
        <w:t xml:space="preserve">Exercise 2 (Score a fitted model on a car it has not seen)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has been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such as the 20 training cars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.</w:t>
      </w:r>
      <w:r>
        <w:t xml:space="preserve"> </w:t>
      </w:r>
      <w:r>
        <w:t xml:space="preserve">A new car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then drawn from the same population,</w:t>
      </w:r>
      <w:r>
        <w:t xml:space="preserve"> </w:t>
      </w:r>
      <w:r>
        <w:t xml:space="preserve">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Holding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fixed,</w:t>
      </w:r>
      <w:r>
        <w:t xml:space="preserve"> </w:t>
      </w:r>
      <w:r>
        <w:t xml:space="preserve">write the average squared</w:t>
      </w:r>
      <w:r>
        <w:t xml:space="preserve"> </w:t>
      </w:r>
      <w:hyperlink r:id="rId27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would make over all such new cars,</w:t>
      </w:r>
      <w:r>
        <w:t xml:space="preserve"> </w:t>
      </w:r>
      <w:r>
        <w:t xml:space="preserve">as an expectation.</w:t>
      </w:r>
    </w:p>
    <w:p>
      <w:pPr>
        <w:pStyle w:val="Compact"/>
        <w:numPr>
          <w:ilvl w:val="0"/>
          <w:numId w:val="1003"/>
        </w:numPr>
      </w:pPr>
      <w:r>
        <w:t xml:space="preserve">Which parts of your expression do you know,</w:t>
      </w:r>
      <w:r>
        <w:t xml:space="preserve"> </w:t>
      </w:r>
      <w:r>
        <w:t xml:space="preserve">and which do you not know?</w:t>
      </w:r>
    </w:p>
    <w:p>
      <w:pPr>
        <w:pStyle w:val="Compact"/>
        <w:numPr>
          <w:ilvl w:val="0"/>
          <w:numId w:val="1003"/>
        </w:numPr>
      </w:pPr>
      <w:r>
        <w:t xml:space="preserve">The training RMSE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the square root of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.</w:t>
      </w:r>
      <w:r>
        <w:t xml:space="preserve"> </w:t>
      </w:r>
      <w:r>
        <w:t xml:space="preserve">What does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use in place of your expectation?</w:t>
      </w:r>
    </w:p>
    <w:bookmarkEnd w:id="47"/>
    <w:bookmarkStart w:id="48" w:name="sol-generaliza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4"/>
        </w:numPr>
      </w:pPr>
      <w:r>
        <w:t xml:space="preserve">Average the squared prediction error over the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 so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held fixed: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4"/>
        </w:numPr>
      </w:pPr>
      <w:r>
        <w:t xml:space="preserve">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known, because we fitted it.</w:t>
      </w:r>
      <w:r>
        <w:t xml:space="preserve"> </w:t>
      </w:r>
      <w:r>
        <w:t xml:space="preserve">The joint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unknown,</w:t>
      </w:r>
      <w:r>
        <w:t xml:space="preserve"> </w:t>
      </w:r>
      <w:r>
        <w:t xml:space="preserve">so the expectation cannot be computed.</w:t>
      </w:r>
      <w:r>
        <w:t xml:space="preserve"> </w:t>
      </w:r>
      <w:r>
        <w:t xml:space="preserve">If we knew that distribution,</w:t>
      </w:r>
      <w:r>
        <w:t xml:space="preserve"> </w:t>
      </w:r>
      <w:r>
        <w:t xml:space="preserve">we would not need data to build a prediction rule.</w:t>
      </w:r>
    </w:p>
    <w:p>
      <w:pPr>
        <w:numPr>
          <w:ilvl w:val="0"/>
          <w:numId w:val="1004"/>
        </w:numPr>
      </w:pPr>
      <w:r>
        <w:t xml:space="preserve">The training error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replaces the expectation</w:t>
      </w:r>
      <w:r>
        <w:t xml:space="preserve"> </w:t>
      </w:r>
      <w:r>
        <w:t xml:space="preserve">over new cars</w:t>
      </w:r>
      <w:r>
        <w:t xml:space="preserve"> </w:t>
      </w:r>
      <w:r>
        <w:t xml:space="preserve">with an average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cars.</w:t>
      </w:r>
      <w:r>
        <w:t xml:space="preserve"> </w:t>
      </w:r>
      <w:r>
        <w:t xml:space="preserve">Those cars are draws from the same population,</w:t>
      </w:r>
      <w:r>
        <w:t xml:space="preserve"> </w:t>
      </w:r>
      <w:r>
        <w:t xml:space="preserve">but they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chosen to fit them.</w:t>
      </w:r>
    </w:p>
    <w:bookmarkEnd w:id="48"/>
    <w:bookmarkStart w:id="50" w:name="def-expected-generalization-error"/>
    <w:p>
      <w:pPr>
        <w:pStyle w:val="FirstParagraph"/>
      </w:pPr>
      <w:r>
        <w:rPr>
          <w:b/>
          <w:bCs/>
        </w:rPr>
        <w:t xml:space="preserve">Definition 12 (Expected generalization error (expected prediction error, expected test error))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mean,</w:t>
      </w:r>
      <w:r>
        <w:t xml:space="preserve"> </w:t>
      </w:r>
      <w:r>
        <w:t xml:space="preserve">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from the population,</w:t>
      </w:r>
      <w:r>
        <w:t xml:space="preserve"> </w:t>
      </w:r>
      <w:r>
        <w:t xml:space="preserve">of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49" w:name="eq-expected-generalization-error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49"/>
    </w:p>
    <w:bookmarkEnd w:id="50"/>
    <w:bookmarkStart w:id="51" w:name="rem-source-expected-generalization-error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Expected generalization error (expected prediction error, expected test error)).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expected prediction 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expected test error</w:t>
      </w:r>
      <w:r>
        <w:t xml:space="preserve"> </w:t>
      </w:r>
      <w:r>
        <w:t xml:space="preserve">(Hastie et al. 2009, sec. 7.2)</w:t>
      </w:r>
      <w:r>
        <w:t xml:space="preserve">.</w:t>
      </w:r>
      <w:r>
        <w:t xml:space="preserve"> </w:t>
      </w:r>
      <w:r>
        <w:t xml:space="preserve">Hastie et al. write the quantity as</w:t>
      </w:r>
      <w:r>
        <w:t xml:space="preserve"> </w:t>
      </w:r>
      <m:oMath>
        <m:r>
          <m:rPr>
            <m:sty m:val="p"/>
          </m:rPr>
          <m:t>Err</m:t>
        </m:r>
      </m:oMath>
      <w:r>
        <w:t xml:space="preserve">, without the argument</w:t>
      </w:r>
      <w:r>
        <w:t xml:space="preserve"> </w:t>
      </w:r>
      <m:oMath>
        <m:r>
          <m:t>n</m:t>
        </m:r>
      </m:oMath>
      <w:r>
        <w:t xml:space="preserve">.</w:t>
      </w:r>
    </w:p>
    <w:bookmarkEnd w:id="51"/>
    <w:bookmarkStart w:id="53" w:name="def-mean-function"/>
    <w:p>
      <w:pPr>
        <w:pStyle w:val="BodyText"/>
      </w:pPr>
      <w:r>
        <w:rPr>
          <w:b/>
          <w:bCs/>
        </w:rPr>
        <w:t xml:space="preserve">Definition 13 (Mean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 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52" w:name="eq-mean-function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52"/>
    </w:p>
    <w:bookmarkEnd w:id="53"/>
    <w:bookmarkStart w:id="55" w:name="def-epe"/>
    <w:p>
      <w:pPr>
        <w:pStyle w:val="FirstParagraph"/>
      </w:pPr>
      <w:r>
        <w:rPr>
          <w:b/>
          <w:bCs/>
        </w:rPr>
        <w:t xml:space="preserve">Definition 14 (Expected squared prediction error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squared prediction error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 squared</w:t>
      </w:r>
      <w:r>
        <w:t xml:space="preserve"> </w:t>
      </w:r>
      <w:hyperlink r:id="rId27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 prediction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averaged over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over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54" w:name="eq-epe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54"/>
    </w:p>
    <w:bookmarkEnd w:id="55"/>
    <w:bookmarkStart w:id="56" w:name="rem-source-epe"/>
    <w:p>
      <w:pPr>
        <w:pStyle w:val="FirstParagraph"/>
      </w:pPr>
      <w:r>
        <w:rPr>
          <w:i/>
          <w:iCs/>
        </w:rPr>
        <w:t xml:space="preserve">Remark 8</w:t>
      </w:r>
      <w:r>
        <w:t xml:space="preserve"> (Source: Expected squared prediction error at a covariate value). </w:t>
      </w:r>
      <w:r>
        <w:t xml:space="preserve">Hastie et al. (2009, sec. 7.3)</w:t>
      </w:r>
      <w:r>
        <w:t xml:space="preserve">, who write this quantity as</w:t>
      </w:r>
      <w:r>
        <w:t xml:space="preserve"> </w:t>
      </w:r>
      <m:oMath>
        <m:r>
          <m:rPr>
            <m:sty m:val="p"/>
          </m:rPr>
          <m:t>Err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56"/>
    <w:bookmarkStart w:id="57" w:name="exr-expected-error-epe"/>
    <w:p>
      <w:pPr>
        <w:pStyle w:val="BodyText"/>
      </w:pPr>
      <w:r>
        <w:rPr>
          <w:b/>
          <w:bCs/>
        </w:rPr>
        <w:t xml:space="preserve">Exercise 3 (The expected generalization error, covariate value by covariate value)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be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</w:p>
    <w:bookmarkEnd w:id="57"/>
    <w:bookmarkStart w:id="59" w:name="sol-expected-error-epe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p>
                <m:e>
                  <m:r>
                    <m:rPr>
                      <m:sty m:val="p"/>
                    </m:rPr>
                    <m:t>Err</m:t>
                  </m:r>
                </m:e>
                <m:sup>
                  <m:r>
                    <m:t>g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p"/>
                                        </m:rPr>
                                        <m:t>*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sSub>
                                    <m:e>
                                      <m:r>
                                        <m:rPr>
                                          <m:scr m:val="script"/>
                                          <m:sty m:val="p"/>
                                        </m:rPr>
                                        <m:t>D</m:t>
                                      </m:r>
                                    </m:e>
                                    <m:sub>
                                      <m:r>
                                        <m:rPr>
                                          <m:nor/>
                                          <m:sty m:val="p"/>
                                        </m:rPr>
                                        <m:t>train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rule)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p"/>
                                        </m:rPr>
                                        <m:t>*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sSub>
                                    <m:e>
                                      <m:r>
                                        <m:rPr>
                                          <m:scr m:val="script"/>
                                          <m:sty m:val="p"/>
                                        </m:rPr>
                                        <m:t>D</m:t>
                                      </m:r>
                                    </m:e>
                                    <m:sub>
                                      <m:r>
                                        <m:rPr>
                                          <m:nor/>
                                          <m:sty m:val="p"/>
                                        </m:rPr>
                                        <m:t>train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EPE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The steps labeled</w:t>
      </w:r>
      <w:r>
        <w:t xml:space="preserve"> </w:t>
      </w:r>
      <w:r>
        <w:t xml:space="preserve">“definition”</w:t>
      </w:r>
      <w:r>
        <w:t xml:space="preserve"> </w:t>
      </w:r>
      <w:r>
        <w:t xml:space="preserve">apply</w:t>
      </w:r>
      <w:r>
        <w:t xml:space="preserve"> </w:t>
      </w:r>
      <w:hyperlink w:anchor="eq-expected-generalization-error">
        <w:r>
          <w:rPr>
            <w:rStyle w:val="Hyperlink"/>
          </w:rPr>
          <w:t xml:space="preserve">Equation 11</w:t>
        </w:r>
      </w:hyperlink>
      <w:r>
        <w:t xml:space="preserve">,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7</w:t>
        </w:r>
      </w:hyperlink>
      <w:r>
        <w:t xml:space="preserve"> </w:t>
      </w:r>
      <w:r>
        <w:t xml:space="preserve">and</w:t>
      </w:r>
      <w:r>
        <w:t xml:space="preserve"> </w:t>
      </w:r>
      <w:hyperlink w:anchor="eq-epe">
        <w:r>
          <w:rPr>
            <w:rStyle w:val="Hyperlink"/>
          </w:rPr>
          <w:t xml:space="preserve">Equation 13</w:t>
        </w:r>
      </w:hyperlink>
      <w:r>
        <w:t xml:space="preserve">, in that order,</w:t>
      </w:r>
      <w:r>
        <w:t xml:space="preserve"> </w:t>
      </w:r>
      <w:r>
        <w:t xml:space="preserve">and the step labeled</w:t>
      </w:r>
      <w:r>
        <w:t xml:space="preserve"> </w:t>
      </w:r>
      <w:r>
        <w:t xml:space="preserve">“prediction rule”</w:t>
      </w:r>
      <w:r>
        <w:t xml:space="preserve"> </w:t>
      </w:r>
      <w:r>
        <w:t xml:space="preserve">applies</w:t>
      </w:r>
      <w:r>
        <w:t xml:space="preserve"> </w:t>
      </w:r>
      <w:hyperlink w:anchor="eq-prediction-rul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two steps labeled</w:t>
      </w:r>
      <w:r>
        <w:t xml:space="preserve"> </w:t>
      </w:r>
      <w:r>
        <w:t xml:space="preserve">“iterated expectations”</w:t>
      </w:r>
      <w:r>
        <w:t xml:space="preserve"> </w:t>
      </w:r>
      <w:r>
        <w:t xml:space="preserve">use the</w:t>
      </w:r>
      <w:r>
        <w:t xml:space="preserve"> </w:t>
      </w:r>
      <w:hyperlink r:id="rId58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first conditioning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and the second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 last line needs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still has its unconditional distribution,</w:t>
      </w:r>
      <w:r>
        <w:t xml:space="preserve"> </w:t>
      </w:r>
      <w:r>
        <w:t xml:space="preserve">as</w:t>
      </w:r>
      <w:r>
        <w:t xml:space="preserve"> </w:t>
      </w:r>
      <w:hyperlink w:anchor="def-ep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requires.</w:t>
      </w:r>
    </w:p>
    <w:bookmarkEnd w:id="59"/>
    <w:bookmarkStart w:id="61" w:name="thm-expected-error-epe"/>
    <w:p>
      <w:pPr>
        <w:pStyle w:val="BodyText"/>
      </w:pPr>
      <w:r>
        <w:rPr>
          <w:b/>
          <w:bCs/>
        </w:rPr>
        <w:t xml:space="preserve">Theorem 1 (The expected generalization error averages the error at each covariate value)</w:t>
      </w:r>
      <w:r>
        <w:t xml:space="preserve"> </w:t>
      </w:r>
      <w:r>
        <w:t xml:space="preserve">If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is the mean of its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60" w:name="eq-expected-error-epe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60"/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xpected-error-epe">
        <w:r>
          <w:rPr>
            <w:rStyle w:val="Hyperlink"/>
          </w:rPr>
          <w:t xml:space="preserve">Solution 3</w:t>
        </w:r>
      </w:hyperlink>
      <w:r>
        <w:t xml:space="preserve">.</w:t>
      </w:r>
    </w:p>
    <w:bookmarkStart w:id="63" w:name="def-average-fit"/>
    <w:p>
      <w:pPr>
        <w:pStyle w:val="BodyText"/>
      </w:pPr>
      <w:r>
        <w:rPr>
          <w:b/>
          <w:bCs/>
        </w:rPr>
        <w:t xml:space="preserve">Definition 15 (Average fit)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average fit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averaged over every training set it might have been fitted to:</w:t>
      </w:r>
    </w:p>
    <w:p>
      <w:pPr>
        <w:pStyle w:val="BodyText"/>
      </w:pPr>
      <w:bookmarkStart w:id="62" w:name="eq-average-fit"/>
      <m:oMathPara>
        <m:oMathParaPr>
          <m:jc m:val="center"/>
        </m:oMathParaPr>
        <m:oMath>
          <m:acc>
            <m:accPr>
              <m:chr m:val="‾"/>
            </m:accPr>
            <m:e>
              <m:r>
                <m:t>h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62"/>
    </w:p>
    <w:bookmarkEnd w:id="6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average fit is not a prediction anyone ever holds,</w:t>
      </w:r>
      <w:r>
        <w:t xml:space="preserve"> </w:t>
      </w:r>
      <w:r>
        <w:t xml:space="preserve">because an analysis has one training set, not the whole distribution of them.</w:t>
      </w:r>
      <w:r>
        <w:t xml:space="preserve"> </w:t>
      </w:r>
      <w:r>
        <w:t xml:space="preserve">It is a reference point for measuring how far the predictions are</w:t>
      </w:r>
      <w:r>
        <w:t xml:space="preserve"> </w:t>
      </w:r>
      <w:r>
        <w:t xml:space="preserve">from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and from each other.</w:t>
      </w:r>
    </w:p>
    <w:bookmarkStart w:id="64" w:name="exm-average-fit"/>
    <w:p>
      <w:pPr>
        <w:pStyle w:val="BodyText"/>
      </w:pPr>
      <w:r>
        <w:rPr>
          <w:b/>
          <w:bCs/>
        </w:rPr>
        <w:t xml:space="preserve">Example 3 (Computing the average fit)</w:t>
      </w:r>
      <w:r>
        <w:t xml:space="preserve"> </w:t>
      </w:r>
      <w:r>
        <w:t xml:space="preserve">Suppose the predictions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t>9</m:t>
        </m:r>
      </m:oMath>
      <w:r>
        <w:t xml:space="preserve">,</w:t>
      </w:r>
      <w:r>
        <w:t xml:space="preserve"> </w:t>
      </w:r>
      <m:oMath>
        <m:r>
          <m:t>11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13</m:t>
        </m:r>
      </m:oMath>
      <w:r>
        <w:t xml:space="preserve"> </w:t>
      </w:r>
      <w:r>
        <w:t xml:space="preserve">with equal probability.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‾"/>
                </m:accPr>
                <m:e>
                  <m:r>
                    <m:t>h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11</m:t>
                  </m:r>
                  <m:r>
                    <m:rPr>
                      <m:sty m:val="p"/>
                    </m:rPr>
                    <m:t>+</m:t>
                  </m:r>
                  <m:r>
                    <m:t>13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4"/>
    <w:bookmarkStart w:id="67" w:name="def-prediction-bias"/>
    <w:p>
      <w:pPr>
        <w:pStyle w:val="FirstParagraph"/>
      </w:pPr>
      <w:r>
        <w:rPr>
          <w:b/>
          <w:bCs/>
        </w:rPr>
        <w:t xml:space="preserve">Definition 16 (Bias of a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a random variable,</w:t>
      </w:r>
      <w:r>
        <w:t xml:space="preserve"> </w:t>
      </w:r>
      <w:r>
        <w:t xml:space="preserve">because it depends on the random training data.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the prediction, 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65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as an estimator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66" w:name="eq-prediction-bias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66"/>
    </w:p>
    <w:p>
      <w:pPr>
        <w:pStyle w:val="FirstParagraph"/>
      </w:pPr>
      <w:r>
        <w:t xml:space="preserve">which is the</w:t>
      </w:r>
      <w:r>
        <w:t xml:space="preserve"> </w:t>
      </w:r>
      <w:hyperlink w:anchor="def-average-fit">
        <w:r>
          <w:rPr>
            <w:rStyle w:val="Hyperlink"/>
          </w:rPr>
          <w:t xml:space="preserve">average fit</w:t>
        </w:r>
      </w:hyperlink>
      <w:r>
        <w:t xml:space="preserve"> </w:t>
      </w:r>
      <m:oMath>
        <m:acc>
          <m:accPr>
            <m:chr m:val="‾"/>
          </m:accPr>
          <m:e>
            <m:r>
              <m:t>h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minus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6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In expected prediction error decompositions</w:t>
      </w:r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the bias reflects the error introduced by approximating a real-world relationship by a model.</w:t>
      </w:r>
    </w:p>
    <w:bookmarkStart w:id="68" w:name="exm-prediction-bias"/>
    <w:p>
      <w:pPr>
        <w:pStyle w:val="BodyText"/>
      </w:pPr>
      <w:r>
        <w:rPr>
          <w:b/>
          <w:bCs/>
        </w:rPr>
        <w:t xml:space="preserve">Example 4 (Computing the bias of a prediction)</w:t>
      </w:r>
      <w:r>
        <w:t xml:space="preserve"> </w:t>
      </w:r>
      <w:r>
        <w:t xml:space="preserve">Suppose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and the predictions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over repeated training sets,</w:t>
      </w:r>
      <w:r>
        <w:t xml:space="preserve"> </w:t>
      </w:r>
      <w:r>
        <w:t xml:space="preserve">average</w:t>
      </w:r>
      <w:r>
        <w:t xml:space="preserve"> </w:t>
      </w:r>
      <m:oMath>
        <m:r>
          <m:t>11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−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squared bias is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value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</w:p>
    <w:bookmarkEnd w:id="68"/>
    <w:bookmarkStart w:id="69" w:name="exr-epe-three-sources"/>
    <w:p>
      <w:pPr>
        <w:pStyle w:val="BodyText"/>
      </w:pPr>
      <w:r>
        <w:rPr>
          <w:b/>
          <w:bCs/>
        </w:rPr>
        <w:t xml:space="preserve">Exercise 4 (Expected squared error from three sources)</w:t>
      </w:r>
      <w:r>
        <w:t xml:space="preserve"> </w:t>
      </w:r>
      <w:r>
        <w:t xml:space="preserve">A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r>
        <w:t xml:space="preserve">squared bias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What is the expected squared prediction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−</m:t>
            </m:r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?</w:t>
      </w:r>
    </w:p>
    <w:p>
      <w:pPr>
        <w:pStyle w:val="Compact"/>
        <w:numPr>
          <w:ilvl w:val="0"/>
          <w:numId w:val="1005"/>
        </w:numPr>
      </w:pPr>
      <w:r>
        <w:t xml:space="preserve">If we could remove all bias and all variance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what would the expected squared prediction error be?</w:t>
      </w:r>
    </w:p>
    <w:p>
      <w:pPr>
        <w:pStyle w:val="Compact"/>
        <w:numPr>
          <w:ilvl w:val="0"/>
          <w:numId w:val="1005"/>
        </w:numPr>
      </w:pPr>
      <w:r>
        <w:t xml:space="preserve">Which of the three quantities</w:t>
      </w:r>
      <w:r>
        <w:t xml:space="preserve"> </w:t>
      </w:r>
      <w:r>
        <w:t xml:space="preserve">(squared bias, variance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reduce,</w:t>
      </w:r>
      <w:r>
        <w:t xml:space="preserve"> </w:t>
      </w:r>
      <w:r>
        <w:t xml:space="preserve">and which cannot?</w:t>
      </w:r>
    </w:p>
    <w:bookmarkEnd w:id="69"/>
    <w:bookmarkStart w:id="70" w:name="sol-epe-three-source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</w:p>
    <w:p>
      <w:pPr>
        <w:numPr>
          <w:ilvl w:val="0"/>
          <w:numId w:val="1006"/>
        </w:numPr>
      </w:pPr>
      <w:r>
        <w:t xml:space="preserve">The expected squared error is the sum of the three sources: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noise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remains,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smallest expected squared error any prediction can have here.</w:t>
      </w:r>
    </w:p>
    <w:p>
      <w:pPr>
        <w:numPr>
          <w:ilvl w:val="0"/>
          <w:numId w:val="1006"/>
        </w:numPr>
      </w:pPr>
      <w:r>
        <w:t xml:space="preserve">A better method can reduce the squared bias and the variance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both depend on how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built.</w:t>
      </w:r>
      <w:r>
        <w:t xml:space="preserve"> </w:t>
      </w:r>
      <w:r>
        <w:t xml:space="preserve">It cannot reduce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 variance of the noise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 the new outcome.</w:t>
      </w:r>
    </w:p>
    <w:bookmarkEnd w:id="70"/>
    <w:bookmarkStart w:id="71" w:name="exr-epe-split-noise"/>
    <w:p>
      <w:pPr>
        <w:pStyle w:val="FirstParagraph"/>
      </w:pPr>
      <w:r>
        <w:rPr>
          <w:b/>
          <w:bCs/>
        </w:rPr>
        <w:t xml:space="preserve">Exercise 5 (Separate the noise)</w:t>
      </w:r>
      <w:r>
        <w:t xml:space="preserve"> </w:t>
      </w:r>
      <w:r>
        <w:t xml:space="preserve">Suppose that,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 the noise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Take every expectation below to be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Add and subtract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square of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expand it, and take the expectation term by term.</w:t>
      </w:r>
    </w:p>
    <w:p>
      <w:pPr>
        <w:pStyle w:val="BodyText"/>
      </w:pPr>
      <w:r>
        <w:t xml:space="preserve">Two of the three terms simplify.</w:t>
      </w:r>
      <w:r>
        <w:t xml:space="preserve"> </w:t>
      </w:r>
      <w:r>
        <w:t xml:space="preserve">Say what each becomes,</w:t>
      </w:r>
      <w:r>
        <w:t xml:space="preserve"> </w:t>
      </w:r>
      <w:r>
        <w:t xml:space="preserve">and name the assumptions that make the cross term zero.</w:t>
      </w:r>
    </w:p>
    <w:bookmarkEnd w:id="71"/>
    <w:bookmarkStart w:id="75" w:name="sol-epe-split-nois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Write the prediction error as noise plus the error of the prediction as an estimate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turn, using</w:t>
      </w:r>
      <w:r>
        <w:t xml:space="preserve"> </w:t>
      </w:r>
      <w:hyperlink r:id="rId72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to split the sum.</w:t>
      </w:r>
    </w:p>
    <w:p>
      <w:pPr>
        <w:pStyle w:val="BodyText"/>
      </w:pPr>
      <w:r>
        <w:t xml:space="preserve">For the noise term,</w:t>
      </w:r>
      <w:r>
        <w:t xml:space="preserve"> </w:t>
      </w:r>
      <w:r>
        <w:t xml:space="preserve">the</w:t>
      </w:r>
      <w:r>
        <w:t xml:space="preserve"> </w:t>
      </w:r>
      <w:hyperlink r:id="rId73">
        <w:r>
          <w:rPr>
            <w:rStyle w:val="Hyperlink"/>
          </w:rPr>
          <w:t xml:space="preserve">variance identity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ε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ε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cross term,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shifts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by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hence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expectation of a product of independent random variables is the product of their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74" w:name="eq-epe-after-noise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74"/>
    </w:p>
    <w:p>
      <w:pPr>
        <w:pStyle w:val="FirstParagraph"/>
      </w:pPr>
      <w:r>
        <w:t xml:space="preserve">The cross term vanished because the noise 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for a new outcome, is independent of the training set.</w:t>
      </w:r>
      <w:r>
        <w:t xml:space="preserve"> </w:t>
      </w:r>
      <w:r>
        <w:t xml:space="preserve">Without the zero mean, independence alone would leave</w:t>
      </w:r>
      <w:r>
        <w:t xml:space="preserve"> </w:t>
      </w:r>
      <m:oMath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times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μ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, which need not be zero.</w:t>
      </w:r>
      <w:r>
        <w:t xml:space="preserve"> </w:t>
      </w:r>
      <w:r>
        <w:t xml:space="preserve">That holds for a fresh observation,</w:t>
      </w:r>
      <w:r>
        <w:t xml:space="preserve"> </w:t>
      </w:r>
      <w:r>
        <w:t xml:space="preserve">and it fails for an observation the procedure was trained on,</w:t>
      </w:r>
      <w:r>
        <w:t xml:space="preserve"> </w:t>
      </w:r>
      <w:r>
        <w:t xml:space="preserve">whose noise helped determine the prediction.</w:t>
      </w:r>
    </w:p>
    <w:bookmarkEnd w:id="75"/>
    <w:bookmarkStart w:id="76" w:name="exr-epe-split-bias"/>
    <w:p>
      <w:pPr>
        <w:pStyle w:val="BodyText"/>
      </w:pPr>
      <w:r>
        <w:rPr>
          <w:b/>
          <w:bCs/>
        </w:rPr>
        <w:t xml:space="preserve">Exercise 6 (Separate the bias)</w:t>
      </w:r>
      <w:r>
        <w:t xml:space="preserve"> </w:t>
      </w:r>
      <w:hyperlink w:anchor="eq-epe-after-noise">
        <w:r>
          <w:rPr>
            <w:rStyle w:val="Hyperlink"/>
          </w:rPr>
          <w:t xml:space="preserve">Equation 17</w:t>
        </w:r>
      </w:hyperlink>
      <w:r>
        <w:t xml:space="preserve"> </w:t>
      </w:r>
      <w:r>
        <w:t xml:space="preserve">leaves one term that still mixes two ideas: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prediction can miss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because its</w:t>
      </w:r>
      <w:r>
        <w:t xml:space="preserve"> </w:t>
      </w:r>
      <w:hyperlink w:anchor="def-average-fit">
        <w:r>
          <w:rPr>
            <w:rStyle w:val="Hyperlink"/>
          </w:rPr>
          <w:t xml:space="preserve">average fit</w:t>
        </w:r>
      </w:hyperlink>
      <w:r>
        <w:t xml:space="preserve"> </w:t>
      </w:r>
      <w:r>
        <w:t xml:space="preserve">is off,</w:t>
      </w:r>
      <w:r>
        <w:t xml:space="preserve"> </w:t>
      </w:r>
      <w:r>
        <w:t xml:space="preserve">or because it gives a different result for every training set.</w:t>
      </w:r>
      <w:r>
        <w:t xml:space="preserve"> </w:t>
      </w:r>
      <w:r>
        <w:t xml:space="preserve">These are different failures with different fixes,</w:t>
      </w:r>
      <w:r>
        <w:t xml:space="preserve"> </w:t>
      </w:r>
      <w:r>
        <w:t xml:space="preserve">so the term should split into one piece for each.</w:t>
      </w:r>
    </w:p>
    <w:p>
      <w:pPr>
        <w:pStyle w:val="BodyText"/>
      </w:pPr>
      <w:r>
        <w:t xml:space="preserve">Split it with the same technique as before:</w:t>
      </w:r>
      <w:r>
        <w:t xml:space="preserve"> </w:t>
      </w:r>
      <w:r>
        <w:t xml:space="preserve">add and subtract the average fit</w:t>
      </w:r>
      <w:r>
        <w:t xml:space="preserve"> </w:t>
      </w:r>
      <m:oMath>
        <m:acc>
          <m:accPr>
            <m:chr m:val="‾"/>
          </m:accPr>
          <m:e>
            <m:r>
              <m:t>h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q-average-fit">
        <w:r>
          <w:rPr>
            <w:rStyle w:val="Hyperlink"/>
          </w:rPr>
          <w:t xml:space="preserve">Equation 15</w:t>
        </w:r>
      </w:hyperlink>
      <w:r>
        <w:t xml:space="preserve">),</w:t>
      </w:r>
      <w:r>
        <w:t xml:space="preserve"> </w:t>
      </w:r>
      <w:r>
        <w:t xml:space="preserve">expand, and take the expectation term by term.</w:t>
      </w:r>
    </w:p>
    <w:p>
      <w:pPr>
        <w:pStyle w:val="BodyText"/>
      </w:pPr>
      <w:r>
        <w:t xml:space="preserve">Which of the three terms is not random at all,</w:t>
      </w:r>
      <w:r>
        <w:t xml:space="preserve"> </w:t>
      </w:r>
      <w:r>
        <w:t xml:space="preserve">and what makes the cross term zero this time?</w:t>
      </w:r>
    </w:p>
    <w:bookmarkEnd w:id="76"/>
    <w:bookmarkStart w:id="79" w:name="sol-epe-split-bia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Insert the average fit: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acc>
                <m:accPr>
                  <m:chr m:val="‾"/>
                </m:accPr>
                <m:e>
                  <m:r>
                    <m:t>h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turn.</w:t>
      </w:r>
    </w:p>
    <w:p>
      <w:pPr>
        <w:pStyle w:val="BodyText"/>
      </w:pPr>
      <w:r>
        <w:t xml:space="preserve">The first term does not depend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constant,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h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already been averaged over training sets.</w:t>
      </w:r>
      <w:r>
        <w:t xml:space="preserve"> </w:t>
      </w:r>
      <w:r>
        <w:t xml:space="preserve">The expectation of a constant is that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h</m:t>
                              </m:r>
                            </m:e>
                          </m:acc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the average fit and of bias)</m:t>
              </m:r>
            </m:e>
          </m:eqArr>
        </m:oMath>
      </m:oMathPara>
    </w:p>
    <w:p>
      <w:pPr>
        <w:pStyle w:val="FirstParagraph"/>
      </w:pPr>
      <w:r>
        <w:t xml:space="preserve">The cross term vanishes, and this time not by independence</w:t>
      </w:r>
      <w:r>
        <w:t xml:space="preserve"> </w:t>
      </w:r>
      <w:r>
        <w:t xml:space="preserve">but by the definition of the average fit.</w:t>
      </w:r>
      <w:r>
        <w:t xml:space="preserve"> </w:t>
      </w:r>
      <w:r>
        <w:t xml:space="preserve">The first factor is a constant, so it comes out of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difference of a constant and a variable)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average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zero)</m:t>
              </m:r>
            </m:e>
          </m:eqArr>
        </m:oMath>
      </m:oMathPara>
    </w:p>
    <w:p>
      <w:pPr>
        <w:pStyle w:val="FirstParagraph"/>
      </w:pPr>
      <w:r>
        <w:t xml:space="preserve">The third term is the expectation of the squared deviation of the prediction from its mean,</w:t>
      </w:r>
      <w:r>
        <w:t xml:space="preserve"> </w:t>
      </w:r>
      <w:r>
        <w:t xml:space="preserve">which is the</w:t>
      </w:r>
      <w:r>
        <w:t xml:space="preserve"> </w:t>
      </w:r>
      <w:hyperlink r:id="rId7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h</m:t>
                              </m:r>
                            </m:e>
                          </m:acc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h</m:t>
                              </m:r>
                            </m:e>
                          </m:acc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sSub>
                                    <m:e>
                                      <m:r>
                                        <m:rPr>
                                          <m:scr m:val="script"/>
                                          <m:sty m:val="p"/>
                                        </m:rPr>
                                        <m:t>D</m:t>
                                      </m:r>
                                    </m:e>
                                    <m:sub>
                                      <m:r>
                                        <m:rPr>
                                          <m:nor/>
                                          <m:sty m:val="p"/>
                                        </m:rPr>
                                        <m:t>train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average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78" w:name="eq-epe-after-bias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78"/>
    </w:p>
    <w:p>
      <w:pPr>
        <w:pStyle w:val="FirstParagraph"/>
      </w:pPr>
      <w:r>
        <w:t xml:space="preserve">Neither cross term needed the noise to be normal,</w:t>
      </w:r>
      <w:r>
        <w:t xml:space="preserve"> </w:t>
      </w:r>
      <w:r>
        <w:t xml:space="preserve">and neither assumed anything about the fitting procedure: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be a line, a tree or a neural network.</w:t>
      </w:r>
      <w:r>
        <w:t xml:space="preserve"> </w:t>
      </w:r>
      <w:r>
        <w:t xml:space="preserve">This split is specific to squared-error loss, the loss these notes use.</w:t>
      </w:r>
    </w:p>
    <w:bookmarkEnd w:id="79"/>
    <w:bookmarkStart w:id="81" w:name="thm-epe-decomposition"/>
    <w:p>
      <w:pPr>
        <w:pStyle w:val="BodyText"/>
      </w:pPr>
      <w:r>
        <w:rPr>
          <w:b/>
          <w:bCs/>
        </w:rPr>
        <w:t xml:space="preserve">Theorem 2 (Bias, variance and noise)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of the outcome given the covariate.</w:t>
      </w:r>
      <w:r>
        <w:t xml:space="preserve"> </w:t>
      </w:r>
      <w:r>
        <w:t xml:space="preserve">Suppose that,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ε</m:t>
        </m:r>
      </m:oMath>
      <w:r>
        <w:t xml:space="preserve">, the noise in the outcome at</w:t>
      </w:r>
      <w:r>
        <w:t xml:space="preserve"> </w:t>
      </w:r>
      <m:oMath>
        <m:r>
          <m:t>x</m:t>
        </m:r>
      </m:oMath>
      <w:r>
        <w:t xml:space="preserve">, 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 the random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is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plus its</w:t>
      </w:r>
      <w:r>
        <w:t xml:space="preserve"> </w:t>
      </w:r>
      <w:hyperlink r:id="rId77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80" w:name="eq-epe-decomposition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80"/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expectation below is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as in the exercises.</w:t>
      </w:r>
      <w:r>
        <w:t xml:space="preserve"> </w:t>
      </w:r>
      <w:r>
        <w:t xml:space="preserve">By</w:t>
      </w:r>
      <w:r>
        <w:t xml:space="preserve"> </w:t>
      </w:r>
      <w:hyperlink w:anchor="sol-epe-split-noise">
        <w:r>
          <w:rPr>
            <w:rStyle w:val="Hyperlink"/>
          </w:rPr>
          <w:t xml:space="preserve">Solution 5</w:t>
        </w:r>
      </w:hyperlink>
      <w:r>
        <w:t xml:space="preserve">, the expected squared prediction error is the noise variance plus the mean squared error of the prediction as an estimate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sol-epe-split-bias">
        <w:r>
          <w:rPr>
            <w:rStyle w:val="Hyperlink"/>
          </w:rPr>
          <w:t xml:space="preserve">Solution 6</w:t>
        </w:r>
      </w:hyperlink>
      <w:r>
        <w:t xml:space="preserve">, that mean squared error is the squared bias plus the variance.</w:t>
      </w:r>
      <w:r>
        <w:t xml:space="preserve"> </w:t>
      </w:r>
      <w:r>
        <w:t xml:space="preserve">Substituting</w:t>
      </w:r>
      <w:r>
        <w:t xml:space="preserve"> </w:t>
      </w:r>
      <w:hyperlink w:anchor="eq-epe-after-bias">
        <w:r>
          <w:rPr>
            <w:rStyle w:val="Hyperlink"/>
          </w:rPr>
          <w:t xml:space="preserve">Equation 18</w:t>
        </w:r>
      </w:hyperlink>
      <w:r>
        <w:t xml:space="preserve"> </w:t>
      </w:r>
      <w:r>
        <w:t xml:space="preserve">into</w:t>
      </w:r>
      <w:r>
        <w:t xml:space="preserve"> </w:t>
      </w:r>
      <w:hyperlink w:anchor="eq-epe-after-noise">
        <w:r>
          <w:rPr>
            <w:rStyle w:val="Hyperlink"/>
          </w:rPr>
          <w:t xml:space="preserve">Equation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bookmarkStart w:id="82" w:name="def-irreducible-error"/>
    <w:p>
      <w:pPr>
        <w:pStyle w:val="FirstParagraph"/>
      </w:pPr>
      <w:r>
        <w:rPr>
          <w:b/>
          <w:bCs/>
        </w:rPr>
        <w:t xml:space="preserve">Definition 17 (Irreducible error)</w:t>
      </w:r>
      <w:r>
        <w:t xml:space="preserve"> </w:t>
      </w:r>
      <w:r>
        <w:t xml:space="preserve">In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the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irreducible error</w:t>
      </w:r>
      <w:r>
        <w:t xml:space="preserve">.</w:t>
      </w:r>
      <w:r>
        <w:t xml:space="preserve"> </w:t>
      </w:r>
      <w:r>
        <w:t xml:space="preserve">It does not depend on the fitting procedure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 prediction can remove it.</w:t>
      </w:r>
      <w:r>
        <w:t xml:space="preserve"> </w:t>
      </w:r>
      <w:r>
        <w:t xml:space="preserve">The theorem concerns the single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may differ from one covariate value to another:</w:t>
      </w:r>
      <w:r>
        <w:t xml:space="preserve"> </w:t>
      </w:r>
      <w:r>
        <w:t xml:space="preserve">it does not assume constant noise variance across covariate values.</w:t>
      </w:r>
      <w:r>
        <w:t xml:space="preserve"> </w:t>
      </w:r>
      <w:r>
        <w:t xml:space="preserve">For example,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every prediction there has expected squared error at least</w:t>
      </w:r>
      <w:r>
        <w:t xml:space="preserve"> </w:t>
      </w:r>
      <m:oMath>
        <m:r>
          <m:t>3</m:t>
        </m:r>
      </m:oMath>
      <w:r>
        <w:t xml:space="preserve">.</w:t>
      </w:r>
    </w:p>
    <w:bookmarkEnd w:id="8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expected prediction error decomposition into squared bias, variance, and irreducible error follows</w:t>
      </w:r>
      <w:r>
        <w:t xml:space="preserve"> </w:t>
      </w:r>
      <w:r>
        <w:t xml:space="preserve">James et al. (2021, sec. 2.2.2)</w:t>
      </w:r>
      <w:r>
        <w:t xml:space="preserve">.</w:t>
      </w:r>
    </w:p>
    <w:bookmarkStart w:id="85" w:name="rem-generalization-error"/>
    <w:p>
      <w:pPr>
        <w:pStyle w:val="BodyText"/>
      </w:pPr>
      <w:r>
        <w:rPr>
          <w:i/>
          <w:iCs/>
        </w:rPr>
        <w:t xml:space="preserve">Remark 9</w:t>
      </w:r>
      <w:r>
        <w:t xml:space="preserve"> (Other names, and how the expected error splits). </w:t>
      </w:r>
      <w:r>
        <w:t xml:space="preserve">Hastie et al. (2009, sec. 7.2)</w:t>
      </w:r>
      <w:r>
        <w:t xml:space="preserve"> </w:t>
      </w:r>
      <w:r>
        <w:t xml:space="preserve">also call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test error</w:t>
      </w:r>
      <w:r>
        <w:t xml:space="preserve">,</w:t>
      </w:r>
      <w:r>
        <w:t xml:space="preserve"> </w:t>
      </w:r>
      <w:r>
        <w:t xml:space="preserve">and in sec. 7.12 the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test error.</w:t>
      </w:r>
      <w:r>
        <w:t xml:space="preserve"> </w:t>
      </w:r>
      <w:r>
        <w:t xml:space="preserve">It is the</w:t>
      </w:r>
      <w:r>
        <w:t xml:space="preserve"> </w:t>
      </w:r>
      <w:hyperlink r:id="rId83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under squared error</w:t>
      </w:r>
      <w:r>
        <w:t xml:space="preserve"> </w:t>
      </w:r>
      <w:hyperlink r:id="rId84">
        <w:r>
          <w:rPr>
            <w:rStyle w:val="Hyperlink"/>
          </w:rPr>
          <w:t xml:space="preserve">loss</w:t>
        </w:r>
      </w:hyperlink>
      <w:r>
        <w:t xml:space="preserve">,</w:t>
      </w:r>
      <w:r>
        <w:t xml:space="preserve"> </w:t>
      </w:r>
      <w:r>
        <w:t xml:space="preserve">computed with the training set held fixed.</w:t>
      </w:r>
    </w:p>
    <w:p>
      <w:pPr>
        <w:pStyle w:val="BodyText"/>
      </w:pPr>
      <w:r>
        <w:t xml:space="preserve">The argument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of a 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records that it depends on how many observations each training set has.</w:t>
      </w:r>
      <w:r>
        <w:t xml:space="preserve"> </w:t>
      </w:r>
      <w:r>
        <w:t xml:space="preserve">By</w:t>
      </w:r>
      <w:r>
        <w:t xml:space="preserve"> </w:t>
      </w:r>
      <w:hyperlink w:anchor="thm-expected-error-ep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averages</w:t>
      </w:r>
      <w:r>
        <w:t xml:space="preserve"> </w:t>
      </w:r>
      <w:r>
        <w:t xml:space="preserve">the expected squared prediction error at each covariate value,</w:t>
      </w:r>
      <w:r>
        <w:t xml:space="preserve"> </w:t>
      </w:r>
      <w:r>
        <w:t xml:space="preserve">and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splits that error</w:t>
      </w:r>
      <w:r>
        <w:t xml:space="preserve"> </w:t>
      </w:r>
      <w:r>
        <w:t xml:space="preserve">into a squared bias, a variance and a noise variance.</w:t>
      </w:r>
    </w:p>
    <w:bookmarkEnd w:id="85"/>
    <w:bookmarkStart w:id="87" w:name="def-flexibility"/>
    <w:p>
      <w:pPr>
        <w:pStyle w:val="BodyText"/>
      </w:pPr>
      <w:r>
        <w:rPr>
          <w:b/>
          <w:bCs/>
        </w:rPr>
        <w:t xml:space="preserve">Definition 18 (Flexibility)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that each choose, by least squares,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from a set of candidate functions,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respectively.</w:t>
      </w:r>
      <w:r>
        <w:t xml:space="preserve"> </w:t>
      </w:r>
      <w:r>
        <w:t xml:space="preserve">The procedure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at least as flexible</w:t>
      </w:r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if every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also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bookmarkStart w:id="86" w:name="eq-flexibility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⊆</m:t>
          </m:r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86"/>
    </w:p>
    <w:bookmarkEnd w:id="87"/>
    <w:bookmarkStart w:id="88" w:name="rem-source-flexibility"/>
    <w:p>
      <w:pPr>
        <w:pStyle w:val="FirstParagraph"/>
      </w:pPr>
      <w:r>
        <w:rPr>
          <w:i/>
          <w:iCs/>
        </w:rPr>
        <w:t xml:space="preserve">Remark 10</w:t>
      </w:r>
      <w:r>
        <w:t xml:space="preserve"> (Source: Flexibility). </w:t>
      </w:r>
      <w:r>
        <w:t xml:space="preserve">James et al. (2021, sec. 2.1.3)</w:t>
      </w:r>
      <w:r>
        <w:t xml:space="preserve"> </w:t>
      </w:r>
      <w:r>
        <w:t xml:space="preserve">use flexibility without a formal definition.</w:t>
      </w:r>
    </w:p>
    <w:bookmarkEnd w:id="88"/>
    <w:bookmarkStart w:id="89" w:name="rem-flexibility"/>
    <w:p>
      <w:pPr>
        <w:pStyle w:val="BodyText"/>
      </w:pPr>
      <w:r>
        <w:rPr>
          <w:i/>
          <w:iCs/>
        </w:rPr>
        <w:t xml:space="preserve">Remark 11</w:t>
      </w:r>
      <w:r>
        <w:t xml:space="preserve"> (Polynomial degree orders flexibility). </w:t>
      </w:r>
      <w:r>
        <w:t xml:space="preserve">Least-squares polynomial fits are ordered by degree: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also a polynomial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whose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zero,</w:t>
      </w:r>
      <w:r>
        <w:t xml:space="preserve"> </w:t>
      </w:r>
      <w:r>
        <w:t xml:space="preserve">so the fit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fit of degree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 four fits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are ordered this way.</w:t>
      </w:r>
      <w:r>
        <w:t xml:space="preserve"> </w:t>
      </w:r>
      <w:hyperlink w:anchor="def-flexibility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is narrower than the informal use of the word</w:t>
      </w:r>
      <w:r>
        <w:t xml:space="preserve"> </w:t>
      </w:r>
      <w:r>
        <w:t xml:space="preserve">in</w:t>
      </w:r>
      <w:r>
        <w:t xml:space="preserve"> </w:t>
      </w:r>
      <w:r>
        <w:t xml:space="preserve">James et al. (2021, sec. 2.1.3)</w:t>
      </w:r>
      <w:r>
        <w:t xml:space="preserve">:</w:t>
      </w:r>
      <w:r>
        <w:t xml:space="preserve"> </w:t>
      </w:r>
      <w:r>
        <w:t xml:space="preserve">it orders only procedures whose candidate sets are nested.</w:t>
      </w:r>
      <w:r>
        <w:t xml:space="preserve"> </w:t>
      </w:r>
      <w:r>
        <w:t xml:space="preserve">Other procedures can be compared by other measures,</w:t>
      </w:r>
      <w:r>
        <w:t xml:space="preserve"> </w:t>
      </w:r>
      <w:r>
        <w:t xml:space="preserve">such as the effective number of parameters</w:t>
      </w:r>
      <w:r>
        <w:t xml:space="preserve"> </w:t>
      </w:r>
      <w:r>
        <w:t xml:space="preserve">(Hastie et al. 2009, sec. 7.6)</w:t>
      </w:r>
      <w:r>
        <w:t xml:space="preserve">.</w:t>
      </w:r>
    </w:p>
    <w:bookmarkEnd w:id="89"/>
    <w:bookmarkStart w:id="91" w:name="def-bias-variance-tradeoff"/>
    <w:p>
      <w:pPr>
        <w:pStyle w:val="BodyText"/>
      </w:pPr>
      <w:r>
        <w:rPr>
          <w:b/>
          <w:bCs/>
        </w:rPr>
        <w:t xml:space="preserve">Definition 19 (Bias–variance trade-off)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w:r>
        <w:rPr>
          <w:b/>
          <w:bCs/>
        </w:rPr>
        <w:t xml:space="preserve">bias–variance trade-off</w:t>
      </w:r>
      <w:r>
        <w:t xml:space="preserve"> </w:t>
      </w:r>
      <w:r>
        <w:t xml:space="preserve">among them</w:t>
      </w:r>
      <w:r>
        <w:t xml:space="preserve"> </w:t>
      </w:r>
      <w:r>
        <w:t xml:space="preserve">when, from each procedure to the next,</w:t>
      </w:r>
      <w:r>
        <w:t xml:space="preserve"> </w:t>
      </w: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prediction, 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does not rise</w:t>
      </w:r>
      <w:r>
        <w:t xml:space="preserve"> </w:t>
      </w:r>
      <w:r>
        <w:t xml:space="preserve">and its</w:t>
      </w:r>
      <w:r>
        <w:t xml:space="preserve"> </w:t>
      </w:r>
      <w:hyperlink r:id="rId7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does not fall:</w:t>
      </w:r>
    </w:p>
    <w:p>
      <w:pPr>
        <w:pStyle w:val="BodyText"/>
      </w:pPr>
      <w:bookmarkStart w:id="90" w:name="eq-bias-variance-tradeoff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l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l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  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9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(2021, sec. 2.2.2)</w:t>
      </w:r>
      <w:r>
        <w:t xml:space="preserve">.</w:t>
      </w:r>
    </w:p>
    <w:bookmarkEnd w:id="91"/>
    <w:bookmarkStart w:id="92" w:name="rem-overfitting-tradeoff"/>
    <w:p>
      <w:pPr>
        <w:pStyle w:val="BodyText"/>
      </w:pPr>
      <w:r>
        <w:rPr>
          <w:i/>
          <w:iCs/>
        </w:rPr>
        <w:t xml:space="preserve">Remark 12</w:t>
      </w:r>
      <w:r>
        <w:t xml:space="preserve"> (Overfitting and the trade-off). </w:t>
      </w:r>
      <w:r>
        <w:t xml:space="preserve">By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squared bias plus the variance 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a</w:t>
      </w:r>
      <w:r>
        <w:t xml:space="preserve"> </w:t>
      </w:r>
      <w:hyperlink w:anchor="def-bias-variance-tradeoff">
        <w:r>
          <w:rPr>
            <w:rStyle w:val="Hyperlink"/>
          </w:rPr>
          <w:t xml:space="preserve">bias–variance trade-off</w:t>
        </w:r>
      </w:hyperlink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moving from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lowers the expected squared prediction error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 the squared bias falls by more than the variance rises,</w:t>
      </w:r>
      <w:r>
        <w:t xml:space="preserve"> </w:t>
      </w:r>
      <w:r>
        <w:t xml:space="preserve">and raises it otherwise.</w:t>
      </w:r>
      <w:r>
        <w:t xml:space="preserve"> </w:t>
      </w:r>
      <w:r>
        <w:t xml:space="preserve">The smallest of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often at some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l</m:t>
        </m:r>
        <m:r>
          <m:rPr>
            <m:sty m:val="p"/>
          </m:rPr>
          <m:t>&lt;</m:t>
        </m:r>
        <m:r>
          <m:t>L</m:t>
        </m:r>
      </m:oMath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but not always:</w:t>
      </w:r>
      <w:r>
        <w:t xml:space="preserve"> </w:t>
      </w:r>
      <w:r>
        <w:t xml:space="preserve">if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squared bias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can be zero,</w:t>
      </w:r>
      <w:r>
        <w:t xml:space="preserve"> </w:t>
      </w:r>
      <w:r>
        <w:t xml:space="preserve">and then no later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has a smaller squared bias</w:t>
      </w:r>
      <w:r>
        <w:t xml:space="preserve"> </w:t>
      </w:r>
      <w:r>
        <w:t xml:space="preserve">and, under the trade-off, none has a smaller variance,</w:t>
      </w:r>
      <w:r>
        <w:t xml:space="preserve"> </w:t>
      </w:r>
      <w:r>
        <w:t xml:space="preserve">so none has a smaller expected squared prediction error.</w:t>
      </w:r>
      <w:r>
        <w:t xml:space="preserve"> </w:t>
      </w:r>
      <w:r>
        <w:t xml:space="preserve">The procedures past the smallest error</w:t>
      </w:r>
      <w:r>
        <w:t xml:space="preserve"> </w:t>
      </w:r>
      <w:r>
        <w:t xml:space="preserve">have lowered their squared bias by less than they have raised their variance,</w:t>
      </w:r>
      <w:r>
        <w:t xml:space="preserve"> </w:t>
      </w:r>
      <w:r>
        <w:t xml:space="preserve">and the rules they produce tend to</w:t>
      </w:r>
      <w:r>
        <w:t xml:space="preserve"> </w:t>
      </w:r>
      <w:hyperlink w:anchor="def-overfitting">
        <w:r>
          <w:rPr>
            <w:rStyle w:val="Hyperlink"/>
          </w:rPr>
          <w:t xml:space="preserve">overfit</w:t>
        </w:r>
      </w:hyperlink>
      <w:r>
        <w:t xml:space="preserve">:</w:t>
      </w:r>
      <w:r>
        <w:t xml:space="preserve"> </w:t>
      </w:r>
      <w:r>
        <w:t xml:space="preserve">they fit their training sets more closely than the procedure with the smallest error</w:t>
      </w:r>
      <w:r>
        <w:t xml:space="preserve"> </w:t>
      </w:r>
      <w:r>
        <w:t xml:space="preserve">but predict new observations worse.</w:t>
      </w:r>
    </w:p>
    <w:bookmarkEnd w:id="92"/>
    <w:bookmarkStart w:id="93" w:name="rem-overfitting-causes"/>
    <w:p>
      <w:pPr>
        <w:pStyle w:val="BodyText"/>
      </w:pPr>
      <w:r>
        <w:rPr>
          <w:i/>
          <w:iCs/>
        </w:rPr>
        <w:t xml:space="preserve">Remark 13</w:t>
      </w:r>
      <w:r>
        <w:t xml:space="preserve"> (Coefficients per observation). </w:t>
      </w:r>
      <w:r>
        <w:t xml:space="preserve">Adding coefficients to a least-squares fit makes it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before.</w:t>
      </w:r>
      <w:r>
        <w:t xml:space="preserve"> </w:t>
      </w:r>
      <w:r>
        <w:t xml:space="preserve">With few observations per coefficient,</w:t>
      </w:r>
      <w:r>
        <w:t xml:space="preserve"> </w:t>
      </w:r>
      <w:r>
        <w:t xml:space="preserve">the variance this adds can outweigh the squared bias it removes,</w:t>
      </w:r>
      <w:r>
        <w:t xml:space="preserve"> </w:t>
      </w:r>
      <w:r>
        <w:t xml:space="preserve">which is the overfitting side of</w:t>
      </w:r>
      <w:r>
        <w:t xml:space="preserve"> </w:t>
      </w:r>
      <w:hyperlink w:anchor="rem-overfitting-tradeoff">
        <w:r>
          <w:rPr>
            <w:rStyle w:val="Hyperlink"/>
          </w:rPr>
          <w:t xml:space="preserve">Remark 12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each added power of</w:t>
      </w:r>
      <w:r>
        <w:t xml:space="preserve"> </w:t>
      </w:r>
      <w:r>
        <w:rPr>
          <w:rStyle w:val="VerbatimChar"/>
        </w:rPr>
        <w:t xml:space="preserve">wt</w:t>
      </w:r>
      <w:r>
        <w:t xml:space="preserve">, like an added predictor,</w:t>
      </w:r>
      <w:r>
        <w:t xml:space="preserve"> </w:t>
      </w:r>
      <w:r>
        <w:t xml:space="preserve">is one more coefficient fitted to the same 20 cars:</w:t>
      </w:r>
      <w:r>
        <w:t xml:space="preserve"> </w:t>
      </w:r>
      <w:r>
        <w:t xml:space="preserve">the degree-4 fit has five coefficients for those 20 cars.</w:t>
      </w:r>
    </w:p>
    <w:bookmarkEnd w:id="93"/>
    <w:bookmarkStart w:id="94" w:name="exr-held-out-unbiased"/>
    <w:p>
      <w:pPr>
        <w:pStyle w:val="BodyText"/>
      </w:pPr>
      <w:r>
        <w:rPr>
          <w:b/>
          <w:bCs/>
        </w:rPr>
        <w:t xml:space="preserve">Exercise 7 (Held-out predictions and the generalization error)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drawn from the same population as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generalization-error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Find,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</w:t>
      </w:r>
      <w:r>
        <w:t xml:space="preserve"> </w:t>
      </w:r>
      <w:hyperlink r:id="rId34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held-out predictions,</w:t>
      </w:r>
      <w:r>
        <w:t xml:space="preserve"> </w:t>
      </w:r>
      <w:r>
        <w:t xml:space="preserve">in terms of the generalization error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94"/>
    <w:bookmarkStart w:id="95" w:name="sol-held-out-unbiased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fixed.</w:t>
      </w:r>
      <w:r>
        <w:t xml:space="preserve"> </w:t>
      </w:r>
      <w:r>
        <w:t xml:space="preserve">Each held-out pair has the same distribution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 each squared prediction error has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m:t>*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rPr>
                            <m:sty m:val="p"/>
                          </m:rPr>
                          <m:t>*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</m:sSub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∣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7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  <m:r>
                                    <m:rPr>
                                      <m:sty m:val="p"/>
                                    </m:rPr>
                                    <m:t>,</m:t>
                                  </m:r>
                                  <m:r>
                                    <m:t>j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  <m:r>
                                    <m:rPr>
                                      <m:sty m:val="p"/>
                                    </m:rPr>
                                    <m:t>,</m:t>
                                  </m:r>
                                  <m:r>
                                    <m:t>j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  <m:r>
                                    <m:rPr>
                                      <m:sty m:val="p"/>
                                    </m:rPr>
                                    <m:t>,</m:t>
                                  </m:r>
                                  <m:r>
                                    <m:t>j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  <m:r>
                                    <m:rPr>
                                      <m:sty m:val="p"/>
                                    </m:rPr>
                                    <m:t>,</m:t>
                                  </m:r>
                                  <m:r>
                                    <m:t>j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 out)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r>
                <m:rPr>
                  <m:sty m:val="p"/>
                </m:rP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term, as above)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m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m</m:t>
                  </m:r>
                </m:e>
              </m:d>
              <m:r>
                <m:t>​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⋅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1 changes nothing)</m:t>
              </m:r>
            </m:e>
          </m:eqArr>
        </m:oMath>
      </m:oMathPara>
    </w:p>
    <w:p>
      <w:pPr>
        <w:pStyle w:val="FirstParagraph"/>
      </w:pPr>
      <w:r>
        <w:t xml:space="preserve">The step 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is the one that needs the held-out set</w:t>
      </w:r>
      <w:r>
        <w:t xml:space="preserve"> </w:t>
      </w:r>
      <w:r>
        <w:t xml:space="preserve">to be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95"/>
    <w:bookmarkStart w:id="96" w:name="thm-held-out-unbiased"/>
    <w:p>
      <w:pPr>
        <w:pStyle w:val="BodyText"/>
      </w:pPr>
      <w:r>
        <w:rPr>
          <w:b/>
          <w:bCs/>
        </w:rPr>
        <w:t xml:space="preserve">Theorem 3 (Held-out mean squared error estimates the generalization error)</w:t>
      </w:r>
      <w:r>
        <w:t xml:space="preserve"> </w:t>
      </w:r>
      <w:r>
        <w:t xml:space="preserve">Let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be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let 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drawn from the same population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</w:t>
      </w:r>
      <w:r>
        <w:t xml:space="preserve"> </w:t>
      </w:r>
      <w:hyperlink r:id="rId34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held-out predictions</w:t>
      </w:r>
      <w:r>
        <w:t xml:space="preserve"> </w:t>
      </w:r>
      <w:r>
        <w:t xml:space="preserve">is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held-out-unbiased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97" w:name="rem-training-mse-optimistic"/>
    <w:p>
      <w:pPr>
        <w:pStyle w:val="BodyText"/>
      </w:pPr>
      <w:r>
        <w:rPr>
          <w:i/>
          <w:iCs/>
        </w:rPr>
        <w:t xml:space="preserve">Remark 14</w:t>
      </w:r>
      <w:r>
        <w:t xml:space="preserve"> (Training error is optimistic). </w:t>
      </w:r>
      <w:r>
        <w:t xml:space="preserve">The same argument fails for the training set.</w:t>
      </w:r>
      <w:r>
        <w:t xml:space="preserve"> </w:t>
      </w:r>
      <w:r>
        <w:t xml:space="preserve">The training pairs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 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fitted to make their prediction errors small.</w:t>
      </w:r>
      <w:r>
        <w:t xml:space="preserve"> </w:t>
      </w:r>
      <w:r>
        <w:t xml:space="preserve">So the argument of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that each squared prediction error has conditional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does not hold for them,</w:t>
      </w:r>
      <w:r>
        <w:t xml:space="preserve"> </w:t>
      </w:r>
      <w:r>
        <w:t xml:space="preserve">and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is typically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(Hastie et al. 2009, sec. 7.4)</w:t>
      </w:r>
      <w:r>
        <w:t xml:space="preserve">.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shows the pattern:</w:t>
      </w:r>
      <w:r>
        <w:t xml:space="preserve"> </w:t>
      </w:r>
      <w:r>
        <w:t xml:space="preserve">training RMSE keeps falling as the degree grows,</w:t>
      </w:r>
      <w:r>
        <w:t xml:space="preserve"> </w:t>
      </w:r>
      <w:r>
        <w:t xml:space="preserve">while held-out RMSE does not.</w:t>
      </w:r>
    </w:p>
    <w:bookmarkEnd w:id="97"/>
    <w:bookmarkStart w:id="102" w:name="exm-train-test-error-simulated"/>
    <w:p>
      <w:pPr>
        <w:pStyle w:val="BodyText"/>
      </w:pPr>
      <w:r>
        <w:rPr>
          <w:b/>
          <w:bCs/>
        </w:rPr>
        <w:t xml:space="preserve">Example 5 (Training error and generalization error by degree)</w:t>
      </w:r>
      <w:r>
        <w:t xml:space="preserve"> </w:t>
      </w:r>
      <w:r>
        <w:t xml:space="preserve">Real data never reveal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but a simulation can,</w:t>
      </w:r>
      <w:r>
        <w:t xml:space="preserve"> </w:t>
      </w:r>
      <w:r>
        <w:t xml:space="preserve">because it can draw as many new observations as we like.</w:t>
      </w:r>
      <w:r>
        <w:t xml:space="preserve"> </w:t>
      </w:r>
      <w:r>
        <w:t xml:space="preserve">Here the population is known: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We draw one training set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fit a polynomial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each degree from 1 to 10 by least squares,</w:t>
      </w:r>
      <w:r>
        <w:t xml:space="preserve"> </w:t>
      </w:r>
      <w:r>
        <w:t xml:space="preserve">and score each fit on the training set</w:t>
      </w:r>
      <w:r>
        <w:t xml:space="preserve"> </w:t>
      </w:r>
      <w:r>
        <w:t xml:space="preserve">and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By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the second score has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given the training set,</w:t>
      </w:r>
      <w:r>
        <w:t xml:space="preserve"> </w:t>
      </w:r>
      <w:r>
        <w:t xml:space="preserve">and with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observations it is a precise estimate of it.</w:t>
      </w:r>
    </w:p>
    <w:p>
      <w:pPr>
        <w:pStyle w:val="SourceCode"/>
      </w:pPr>
      <w:r>
        <w:rPr>
          <w:rStyle w:val="NormalTok"/>
        </w:rPr>
        <w:t xml:space="preserve">sim_sigma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sim_draw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sim_sigma))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sim_degrees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NormalTok"/>
        </w:rPr>
        <w:t xml:space="preserve">sim_errors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(degree,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sim_new)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sim_errors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training generalization</w:t>
      </w:r>
      <w:r>
        <w:br/>
      </w:r>
      <w:r>
        <w:rPr>
          <w:rStyle w:val="CommentTok"/>
        </w:rPr>
        <w:t xml:space="preserve">#&gt;     &lt;int&gt;    &lt;dbl&gt;          &lt;dbl&gt;</w:t>
      </w:r>
      <w:r>
        <w:br/>
      </w:r>
      <w:r>
        <w:rPr>
          <w:rStyle w:val="CommentTok"/>
        </w:rPr>
        <w:t xml:space="preserve">#&gt;  1      1    0.567          0.547</w:t>
      </w:r>
      <w:r>
        <w:br/>
      </w:r>
      <w:r>
        <w:rPr>
          <w:rStyle w:val="CommentTok"/>
        </w:rPr>
        <w:t xml:space="preserve">#&gt;  2      2    0.560          0.557</w:t>
      </w:r>
      <w:r>
        <w:br/>
      </w:r>
      <w:r>
        <w:rPr>
          <w:rStyle w:val="CommentTok"/>
        </w:rPr>
        <w:t xml:space="preserve">#&gt;  3      3    0.231          0.315</w:t>
      </w:r>
      <w:r>
        <w:br/>
      </w:r>
      <w:r>
        <w:rPr>
          <w:rStyle w:val="CommentTok"/>
        </w:rPr>
        <w:t xml:space="preserve">#&gt;  4      4    0.231          0.315</w:t>
      </w:r>
      <w:r>
        <w:br/>
      </w:r>
      <w:r>
        <w:rPr>
          <w:rStyle w:val="CommentTok"/>
        </w:rPr>
        <w:t xml:space="preserve">#&gt;  5      5    0.216          0.306</w:t>
      </w:r>
      <w:r>
        <w:br/>
      </w:r>
      <w:r>
        <w:rPr>
          <w:rStyle w:val="CommentTok"/>
        </w:rPr>
        <w:t xml:space="preserve">#&gt;  6      6    0.195          0.324</w:t>
      </w:r>
      <w:r>
        <w:br/>
      </w:r>
      <w:r>
        <w:rPr>
          <w:rStyle w:val="CommentTok"/>
        </w:rPr>
        <w:t xml:space="preserve">#&gt;  7      7    0.194          0.326</w:t>
      </w:r>
      <w:r>
        <w:br/>
      </w:r>
      <w:r>
        <w:rPr>
          <w:rStyle w:val="CommentTok"/>
        </w:rPr>
        <w:t xml:space="preserve">#&gt;  8      8    0.184          0.335</w:t>
      </w:r>
      <w:r>
        <w:br/>
      </w:r>
      <w:r>
        <w:rPr>
          <w:rStyle w:val="CommentTok"/>
        </w:rPr>
        <w:t xml:space="preserve">#&gt;  9      9    0.183          0.335</w:t>
      </w:r>
      <w:r>
        <w:br/>
      </w:r>
      <w:r>
        <w:rPr>
          <w:rStyle w:val="CommentTok"/>
        </w:rPr>
        <w:t xml:space="preserve">#&gt; 10     10    0.180          0.341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1" w:name="fig-train-test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9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train-test-error-plot-1.png" id="1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Training RMSE and estimated generalization error</w:t>
            </w:r>
            <w:r>
              <w:t xml:space="preserve"> </w:t>
            </w:r>
            <w:r>
              <w:t xml:space="preserve">(RMSE on</w:t>
            </w:r>
            <w:r>
              <w:t xml:space="preserve"> </w:t>
            </w: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new observations)</w:t>
            </w:r>
            <w:r>
              <w:t xml:space="preserve"> </w:t>
            </w:r>
            <w:r>
              <w:t xml:space="preserve">of polynomial fits to one simulated training set of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dashed line is the noise standard deviation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square root of the</w:t>
            </w:r>
            <w:r>
              <w:t xml:space="preserve"> </w:t>
            </w:r>
            <w:hyperlink w:anchor="def-irreducible-error">
              <w:r>
                <w:rPr>
                  <w:rStyle w:val="Hyperlink"/>
                </w:rPr>
                <w:t xml:space="preserve">irreducible error</w:t>
              </w:r>
            </w:hyperlink>
            <w:r>
              <w:t xml:space="preserve">.</w:t>
            </w:r>
          </w:p>
          <w:bookmarkEnd w:id="101"/>
        </w:tc>
      </w:tr>
    </w:tbl>
    <w:p>
      <w:pPr>
        <w:pStyle w:val="SourceCode"/>
      </w:pPr>
      <w:r>
        <w:rPr>
          <w:rStyle w:val="NormalTok"/>
        </w:rPr>
        <w:t xml:space="preserve">sim_best_generalization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generalization)]</w:t>
      </w:r>
      <w:r>
        <w:br/>
      </w:r>
      <w:r>
        <w:rPr>
          <w:rStyle w:val="NormalTok"/>
        </w:rPr>
        <w:t xml:space="preserve">sim_best_training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training)]</w:t>
      </w:r>
      <w:r>
        <w:br/>
      </w:r>
      <w:r>
        <w:rPr>
          <w:rStyle w:val="NormalTok"/>
        </w:rPr>
        <w:t xml:space="preserve">sim_n_below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best_by_training =</w:t>
      </w:r>
      <w:r>
        <w:rPr>
          <w:rStyle w:val="NormalTok"/>
        </w:rPr>
        <w:t xml:space="preserve"> sim_best_training,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n_below_sigma2 =</w:t>
      </w:r>
      <w:r>
        <w:rPr>
          <w:rStyle w:val="NormalTok"/>
        </w:rPr>
        <w:t xml:space="preserve"> sim_n_below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best_by_training        best_by_generalization </w:t>
      </w:r>
      <w:r>
        <w:br/>
      </w:r>
      <w:r>
        <w:rPr>
          <w:rStyle w:val="CommentTok"/>
        </w:rPr>
        <w:t xml:space="preserve">#&gt;                            10                             5 </w:t>
      </w:r>
      <w:r>
        <w:br/>
      </w:r>
      <w:r>
        <w:rPr>
          <w:rStyle w:val="CommentTok"/>
        </w:rPr>
        <w:t xml:space="preserve">#&gt;       n_below_sigma2.training n_below_sigma2.generalization </w:t>
      </w:r>
      <w:r>
        <w:br/>
      </w:r>
      <w:r>
        <w:rPr>
          <w:rStyle w:val="CommentTok"/>
        </w:rPr>
        <w:t xml:space="preserve">#&gt;                             8                             0</w:t>
      </w:r>
    </w:p>
    <w:p>
      <w:pPr>
        <w:pStyle w:val="FirstParagraph"/>
      </w:pPr>
      <w:r>
        <w:t xml:space="preserve">The training error is smallest at degree 10</w:t>
      </w:r>
      <w:r>
        <w:t xml:space="preserve"> </w:t>
      </w:r>
      <w:r>
        <w:t xml:space="preserve">and never rises as the degree grows,</w:t>
      </w:r>
      <w:r>
        <w:t xml:space="preserve"> </w:t>
      </w:r>
      <w:r>
        <w:t xml:space="preserve">because each polynomial family contains the one before it.</w:t>
      </w:r>
      <w:r>
        <w:t xml:space="preserve"> </w:t>
      </w:r>
      <w:r>
        <w:t xml:space="preserve">The estimated generalization error is smallest at degree 5.</w:t>
      </w:r>
      <w:r>
        <w:t xml:space="preserve"> </w:t>
      </w:r>
      <w:r>
        <w:t xml:space="preserve">No prediction rule can have generalization RMSE below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Yet the training RMSE falls below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at 8 of the ten degrees,</w:t>
      </w:r>
      <w:r>
        <w:t xml:space="preserve"> </w:t>
      </w:r>
      <w:r>
        <w:t xml:space="preserve">while the estimated generalization error falls below it</w:t>
      </w:r>
      <w:r>
        <w:t xml:space="preserve"> </w:t>
      </w:r>
      <w:r>
        <w:t xml:space="preserve">at 0 of them:</w:t>
      </w:r>
      <w:r>
        <w:t xml:space="preserve"> </w:t>
      </w:r>
      <w:r>
        <w:t xml:space="preserve">the training error is</w:t>
      </w:r>
      <w:r>
        <w:t xml:space="preserve"> </w:t>
      </w:r>
      <w:hyperlink w:anchor="rem-training-mse-optimistic">
        <w:r>
          <w:rPr>
            <w:rStyle w:val="Hyperlink"/>
          </w:rPr>
          <w:t xml:space="preserve">optimistic</w:t>
        </w:r>
      </w:hyperlink>
      <w:r>
        <w:t xml:space="preserve">.</w:t>
      </w:r>
    </w:p>
    <w:bookmarkEnd w:id="102"/>
    <w:bookmarkEnd w:id="103"/>
    <w:bookmarkStart w:id="145" w:name="sec-data-splits"/>
    <w:p>
      <w:pPr>
        <w:pStyle w:val="Heading2"/>
      </w:pPr>
      <w:r>
        <w:t xml:space="preserve">5 Training, validation, and test sets</w:t>
      </w:r>
    </w:p>
    <w:bookmarkStart w:id="104" w:name="exr-data-splits"/>
    <w:p>
      <w:pPr>
        <w:pStyle w:val="FirstParagraph"/>
      </w:pPr>
      <w:r>
        <w:rPr>
          <w:b/>
          <w:bCs/>
        </w:rPr>
        <w:t xml:space="preserve">Exercise 8 (Sizes of a three-way split)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Suppose we assign</w:t>
      </w:r>
      <w:r>
        <w:t xml:space="preserve"> </w:t>
      </w:r>
      <m:oMath>
        <m:r>
          <m:rPr>
            <m:sty m:val="p"/>
          </m:rPr>
          <m:t>⌊</m:t>
        </m:r>
        <m:r>
          <m:t>0.6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training set,</w:t>
      </w:r>
      <w:r>
        <w:t xml:space="preserve"> </w:t>
      </w:r>
      <m:oMath>
        <m:r>
          <m:rPr>
            <m:sty m:val="p"/>
          </m:rPr>
          <m:t>⌊</m:t>
        </m:r>
        <m:r>
          <m:t>0.2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validation set,</w:t>
      </w:r>
      <w:r>
        <w:t xml:space="preserve"> </w:t>
      </w:r>
      <w:r>
        <w:t xml:space="preserve">and all remaining cars to a test set.</w:t>
      </w:r>
      <w:r>
        <w:t xml:space="preserve"> </w:t>
      </w:r>
      <w:r>
        <w:t xml:space="preserve">How many cars are in each set?</w:t>
      </w:r>
    </w:p>
    <w:bookmarkEnd w:id="104"/>
    <w:bookmarkStart w:id="105" w:name="sol-data-split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0.6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19.2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19</m:t>
              </m:r>
            </m:e>
          </m:eqArr>
        </m:oMath>
      </m:oMathPara>
    </w:p>
    <w:p>
      <w:pPr>
        <w:pStyle w:val="FirstParagraph"/>
      </w:pPr>
      <w:r>
        <w:t xml:space="preserve">training cars,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6.4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validation cars,</w:t>
      </w:r>
      <w:r>
        <w:t xml:space="preserve"> </w:t>
      </w:r>
      <w:r>
        <w:t xml:space="preserve">and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19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test cars.</w:t>
      </w:r>
    </w:p>
    <w:bookmarkEnd w:id="105"/>
    <w:bookmarkStart w:id="107" w:name="def-data-splits"/>
    <w:p>
      <w:pPr>
        <w:pStyle w:val="BodyText"/>
      </w:pPr>
      <w:r>
        <w:rPr>
          <w:b/>
          <w:bCs/>
        </w:rPr>
        <w:t xml:space="preserve">Definition 20 (Training/validation/test split)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training/validation/test split</w:t>
      </w:r>
      <w:r>
        <w:t xml:space="preserve"> </w:t>
      </w:r>
      <w:r>
        <w:t xml:space="preserve">divides the observations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of a data set</w:t>
      </w:r>
      <w:r>
        <w:t xml:space="preserve"> </w:t>
      </w:r>
      <w:r>
        <w:t xml:space="preserve">into three disjoint sets of indices,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and takes the observations in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106" w:name="eq-data-splits"/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106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(2021, 198–201)</w:t>
      </w:r>
      <w:r>
        <w:t xml:space="preserve">.</w:t>
      </w:r>
    </w:p>
    <w:bookmarkEnd w:id="107"/>
    <w:bookmarkStart w:id="108" w:name="exm-data-splits-sizes"/>
    <w:p>
      <w:pPr>
        <w:pStyle w:val="BodyText"/>
      </w:pPr>
      <w:r>
        <w:rPr>
          <w:b/>
          <w:bCs/>
        </w:rPr>
        <w:t xml:space="preserve">Example 6 (Split sizes for 32 cars)</w:t>
      </w:r>
      <w:r>
        <w:t xml:space="preserve"> </w:t>
      </w:r>
      <w:r>
        <w:t xml:space="preserve">In</w:t>
      </w:r>
      <w:r>
        <w:t xml:space="preserve"> </w:t>
      </w:r>
      <w:hyperlink w:anchor="exr-data-splits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w:r>
        <w:t xml:space="preserve">a rule of 60% / 20% / 20% 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gives sets of 19, 6, and 7 cars,</w:t>
      </w:r>
      <w:r>
        <w:t xml:space="preserve"> </w:t>
      </w:r>
      <w:r>
        <w:t xml:space="preserve">and the 7 test cars are used only once, after the model is chosen.</w:t>
      </w:r>
    </w:p>
    <w:bookmarkEnd w:id="108"/>
    <w:bookmarkStart w:id="110" w:name="def-tuning-parameter"/>
    <w:p>
      <w:pPr>
        <w:pStyle w:val="BodyText"/>
      </w:pPr>
      <w:r>
        <w:rPr>
          <w:b/>
          <w:bCs/>
        </w:rPr>
        <w:t xml:space="preserve">Definition 21 (Tuning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tuning parameter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 setting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the procedure needs</w:t>
      </w:r>
      <w:r>
        <w:t xml:space="preserve"> </w:t>
      </w:r>
      <w:r>
        <w:t xml:space="preserve">but does not compute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109" w:name="eq-tuning-parameter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g</m:t>
              </m:r>
            </m:e>
            <m:sub>
              <m:r>
                <m:t>λ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109"/>
    </w:p>
    <w:bookmarkEnd w:id="110"/>
    <w:bookmarkStart w:id="111" w:name="exm-tuning-parameter"/>
    <w:p>
      <w:pPr>
        <w:pStyle w:val="FirstParagraph"/>
      </w:pPr>
      <w:r>
        <w:rPr>
          <w:b/>
          <w:bCs/>
        </w:rPr>
        <w:t xml:space="preserve">Example 7 (Polynomial degree)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least squares computes the coefficients of each polynomial from the 20 training cars,</w:t>
      </w:r>
      <w:r>
        <w:t xml:space="preserve"> </w:t>
      </w:r>
      <w:r>
        <w:t xml:space="preserve">but the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fixed before the fit.</w:t>
      </w:r>
      <w:r>
        <w:t xml:space="preserve"> </w:t>
      </w:r>
      <w:r>
        <w:t xml:space="preserve">So the degree is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w:r>
        <w:t xml:space="preserve">of least-squares polynomial fitting,</w:t>
      </w:r>
      <w:r>
        <w:t xml:space="preserve"> </w:t>
      </w:r>
      <w:r>
        <w:t xml:space="preserve">and the four fits are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11"/>
    <w:bookmarkStart w:id="113" w:name="def-validation-set"/>
    <w:p>
      <w:pPr>
        <w:pStyle w:val="BodyText"/>
      </w:pPr>
      <w:r>
        <w:rPr>
          <w:b/>
          <w:bCs/>
        </w:rPr>
        <w:t xml:space="preserve">Definition 22 (Validation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,</w:t>
      </w:r>
      <w:r>
        <w:t xml:space="preserve"> </w:t>
      </w:r>
      <w:r>
        <w:t xml:space="preserve">used to choose among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fitted to the training set:</w:t>
      </w:r>
    </w:p>
    <w:p>
      <w:pPr>
        <w:pStyle w:val="BodyText"/>
      </w:pPr>
      <w:bookmarkStart w:id="112" w:name="eq-validation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112"/>
    </w:p>
    <w:bookmarkEnd w:id="113"/>
    <w:bookmarkStart w:id="115" w:name="def-validation-choice"/>
    <w:p>
      <w:pPr>
        <w:pStyle w:val="FirstParagraph"/>
      </w:pPr>
      <w:r>
        <w:rPr>
          <w:b/>
          <w:bCs/>
        </w:rPr>
        <w:t xml:space="preserve">Definition 23 (Validation choice)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choice</w:t>
      </w:r>
      <w:r>
        <w:t xml:space="preserve"> </w:t>
      </w:r>
      <m:oMath>
        <m:acc>
          <m:accPr>
            <m:chr m:val="̂"/>
          </m:accPr>
          <m:e>
            <m:r>
              <m:t>l</m:t>
            </m:r>
          </m:e>
        </m:acc>
      </m:oMath>
      <w:r>
        <w:t xml:space="preserve"> </w:t>
      </w:r>
      <w:r>
        <w:t xml:space="preserve">is the index of the candidate whose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,</w:t>
      </w:r>
      <w:r>
        <w:t xml:space="preserve"> </w:t>
      </w:r>
      <w:r>
        <w:t xml:space="preserve">fitted to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has the smallest</w:t>
      </w:r>
      <w:r>
        <w:t xml:space="preserve"> </w:t>
      </w:r>
      <w:hyperlink r:id="rId34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validation-set">
        <w:r>
          <w:rPr>
            <w:rStyle w:val="Hyperlink"/>
          </w:rPr>
          <w:t xml:space="preserve">validation set</w:t>
        </w:r>
      </w:hyperlink>
      <w:r>
        <w:t xml:space="preserve">:</w:t>
      </w:r>
    </w:p>
    <w:p>
      <w:pPr>
        <w:pStyle w:val="BodyText"/>
      </w:pPr>
      <w:bookmarkStart w:id="114" w:name="eq-validation-choic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l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l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l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114"/>
    </w:p>
    <w:bookmarkEnd w:id="115"/>
    <w:bookmarkStart w:id="117" w:name="def-test-set"/>
    <w:p>
      <w:pPr>
        <w:pStyle w:val="FirstParagraph"/>
      </w:pPr>
      <w:r>
        <w:rPr>
          <w:b/>
          <w:bCs/>
        </w:rPr>
        <w:t xml:space="preserve">Definition 24 (Test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on which the rule of 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m:oMath>
        <m:sSub>
          <m:e>
            <m:r>
              <m:t>g</m:t>
            </m:r>
          </m:e>
          <m:sub>
            <m:acc>
              <m:accPr>
                <m:chr m:val="̂"/>
              </m:accPr>
              <m:e>
                <m:r>
                  <m:t>l</m:t>
                </m:r>
              </m:e>
            </m:acc>
          </m:sub>
        </m:sSub>
      </m:oMath>
      <w:r>
        <w:t xml:space="preserve"> </w:t>
      </w:r>
      <w:r>
        <w:t xml:space="preserve">is scored:</w:t>
      </w:r>
    </w:p>
    <w:p>
      <w:pPr>
        <w:pStyle w:val="BodyText"/>
      </w:pPr>
      <w:bookmarkStart w:id="116" w:name="eq-tes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116"/>
    </w:p>
    <w:bookmarkEnd w:id="117"/>
    <w:bookmarkStart w:id="121" w:name="rem-data-splits"/>
    <w:p>
      <w:pPr>
        <w:pStyle w:val="FirstParagraph"/>
      </w:pPr>
      <w:r>
        <w:rPr>
          <w:i/>
          <w:iCs/>
        </w:rPr>
        <w:t xml:space="preserve">Remark 15</w:t>
      </w:r>
      <w:r>
        <w:t xml:space="preserve"> (What each set is for). </w:t>
      </w:r>
      <w:r>
        <w:t xml:space="preserve">Each set 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has one job:</w:t>
      </w:r>
    </w:p>
    <w:p>
      <w:pPr>
        <w:pStyle w:val="Compact"/>
        <w:numPr>
          <w:ilvl w:val="0"/>
          <w:numId w:val="1007"/>
        </w:numPr>
      </w:pPr>
      <w:r>
        <w:t xml:space="preserve">the training set is used to fit each candidate procedure,</w:t>
      </w:r>
      <w:r>
        <w:t xml:space="preserve"> </w:t>
      </w:r>
      <w:r>
        <w:t xml:space="preserve">which estimates its parameters;</w:t>
      </w:r>
    </w:p>
    <w:p>
      <w:pPr>
        <w:pStyle w:val="Compact"/>
        <w:numPr>
          <w:ilvl w:val="0"/>
          <w:numId w:val="1007"/>
        </w:numPr>
      </w:pPr>
      <w:r>
        <w:t xml:space="preserve">the validation set is used to compare the candidates,</w:t>
      </w:r>
      <w:r>
        <w:t xml:space="preserve"> </w:t>
      </w:r>
      <w:r>
        <w:t xml:space="preserve">choose transformations,</w:t>
      </w:r>
      <w:r>
        <w:t xml:space="preserve"> </w:t>
      </w:r>
      <w:r>
        <w:t xml:space="preserve">or choose values of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the test set is used once, after the validation choice is made,</w:t>
      </w:r>
      <w:r>
        <w:t xml:space="preserve"> </w:t>
      </w:r>
      <w:r>
        <w:t xml:space="preserve">to estimate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chosen rule.</w:t>
      </w:r>
    </w:p>
    <w:p>
      <w:pPr>
        <w:pStyle w:val="FirstParagraph"/>
      </w:pPr>
      <w:r>
        <w:t xml:space="preserve">The chosen procedure won on the validation set</w:t>
      </w:r>
      <w:r>
        <w:t xml:space="preserve"> </w:t>
      </w:r>
      <w:r>
        <w:t xml:space="preserve">partly because of that particular validation sample,</w:t>
      </w:r>
      <w:r>
        <w:t xml:space="preserve"> </w:t>
      </w:r>
      <w:r>
        <w:t xml:space="preserve">so its validation error is optimistic.</w:t>
      </w:r>
      <w:r>
        <w:t xml:space="preserve"> </w:t>
      </w:r>
      <w:r>
        <w:t xml:space="preserve">Keeping the test set out of every choice</w:t>
      </w:r>
      <w:r>
        <w:t xml:space="preserve"> </w:t>
      </w:r>
      <w:r>
        <w:t xml:space="preserve">is what makes its score free of that optimism.</w:t>
      </w:r>
    </w:p>
    <w:p>
      <w:pPr>
        <w:pStyle w:val="BodyText"/>
      </w:pPr>
      <w:r>
        <w:t xml:space="preserve">For further reading, the machine learning notes define the same three sets in their own notation:</w:t>
      </w:r>
      <w:r>
        <w:t xml:space="preserve"> </w:t>
      </w:r>
      <w:r>
        <w:t xml:space="preserve">the</w:t>
      </w:r>
      <w:r>
        <w:t xml:space="preserve"> </w:t>
      </w:r>
      <w:hyperlink r:id="rId118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19">
        <w:r>
          <w:rPr>
            <w:rStyle w:val="Hyperlink"/>
          </w:rPr>
          <w:t xml:space="preserve">validation set</w:t>
        </w:r>
      </w:hyperlink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120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They use a different symbol for the training set and a parenthesized observation index, but the same three-way split.</w:t>
      </w:r>
    </w:p>
    <w:bookmarkEnd w:id="121"/>
    <w:bookmarkStart w:id="144" w:name="exm-train-validation-test-split"/>
    <w:p>
      <w:pPr>
        <w:pStyle w:val="BodyText"/>
      </w:pPr>
      <w:r>
        <w:rPr>
          <w:b/>
          <w:bCs/>
        </w:rPr>
        <w:t xml:space="preserve">Example 8 (Numerical example)</w:t>
      </w:r>
      <w:r>
        <w:t xml:space="preserve"> </w:t>
      </w:r>
      <w:r>
        <w:t xml:space="preserve">This example (</w:t>
      </w:r>
      <w:hyperlink w:anchor="exm-train-validation-test-split">
        <w:r>
          <w:rPr>
            <w:rStyle w:val="Hyperlink"/>
          </w:rPr>
          <w:t xml:space="preserve">Example 8</w:t>
        </w:r>
      </w:hyperlink>
      <w:r>
        <w:t xml:space="preserve">)</w:t>
      </w:r>
      <w:r>
        <w:t xml:space="preserve"> </w:t>
      </w:r>
      <w:r>
        <w:t xml:space="preserve">uses R’s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dataset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cars)</w:t>
      </w:r>
      <w:r>
        <w:t xml:space="preserve"> </w:t>
      </w:r>
      <w:r>
        <w:t xml:space="preserve">to predict fuel efficiency (</w:t>
      </w:r>
      <w:r>
        <w:rPr>
          <w:rStyle w:val="VerbatimChar"/>
        </w:rPr>
        <w:t xml:space="preserve">mpg</w:t>
      </w:r>
      <w:r>
        <w:t xml:space="preserve">)</w:t>
      </w:r>
      <w:r>
        <w:t xml:space="preserve"> </w:t>
      </w:r>
      <w:r>
        <w:t xml:space="preserve">from vehicle weight (</w:t>
      </w:r>
      <w:r>
        <w:rPr>
          <w:rStyle w:val="VerbatimChar"/>
        </w:rPr>
        <w:t xml:space="preserve">wt</w:t>
      </w:r>
      <w:r>
        <w:t xml:space="preserve">).</w:t>
      </w:r>
      <w:r>
        <w:t xml:space="preserve"> </w:t>
      </w:r>
      <w:r>
        <w:t xml:space="preserve">It uses one random split</w:t>
      </w:r>
      <w:r>
        <w:t xml:space="preserve"> </w:t>
      </w:r>
      <w:r>
        <w:t xml:space="preserve">to compare linear,</w:t>
      </w:r>
      <w:r>
        <w:t xml:space="preserve"> </w:t>
      </w:r>
      <w:r>
        <w:t xml:space="preserve">quadratic,</w:t>
      </w:r>
      <w:r>
        <w:t xml:space="preserve"> </w:t>
      </w:r>
      <w:r>
        <w:t xml:space="preserve">cubic,</w:t>
      </w:r>
      <w:r>
        <w:t xml:space="preserve"> </w:t>
      </w:r>
      <w:r>
        <w:t xml:space="preserve">and quartic models</w:t>
      </w:r>
      <w:r>
        <w:t xml:space="preserve"> </w:t>
      </w:r>
      <w:r>
        <w:t xml:space="preserve">(</w:t>
      </w:r>
      <w:r>
        <w:rPr>
          <w:rStyle w:val="VerbatimChar"/>
        </w:rPr>
        <w:t xml:space="preserve">mpg ~ wt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 + I(wt^3)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mpg ~ wt + I(wt^2) + I(wt^3) + I(wt^4)</w:t>
      </w:r>
      <w:r>
        <w:t xml:space="preserve">)</w:t>
      </w:r>
      <w:r>
        <w:t xml:space="preserve"> </w:t>
      </w:r>
      <w:r>
        <w:t xml:space="preserve">on a validation set,</w:t>
      </w:r>
      <w:r>
        <w:t xml:space="preserve"> </w:t>
      </w:r>
      <w:r>
        <w:t xml:space="preserve">then reports the chosen model’s test RMSE</w:t>
      </w:r>
      <w:r>
        <w:t xml:space="preserve"> </w:t>
      </w:r>
      <w:r>
        <w:t xml:space="preserve">on untouched test data</w:t>
      </w:r>
      <w:r>
        <w:t xml:space="preserve"> </w:t>
      </w:r>
      <w:r>
        <w:t xml:space="preserve">(James et al. 2021, 213)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2" w:name="tbl-train-validation-test-split-siz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Sizes of the training,</w:t>
            </w:r>
            <w:r>
              <w:t xml:space="preserve"> </w:t>
            </w:r>
            <w:r>
              <w:t xml:space="preserve">validation,</w:t>
            </w:r>
            <w:r>
              <w:t xml:space="preserve"> </w:t>
            </w:r>
            <w:r>
              <w:t xml:space="preserve">and test splits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rPr>
                <w:rStyle w:val="NormalTok"/>
              </w:rPr>
              <w:t xml:space="preserve">n_valid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idx_train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sample.int</w:t>
            </w:r>
            <w:r>
              <w:rPr>
                <w:rStyle w:val="NormalTok"/>
              </w:rPr>
              <w:t xml:space="preserve">(n,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n_train)</w:t>
            </w:r>
            <w:r>
              <w:br/>
            </w:r>
            <w:r>
              <w:rPr>
                <w:rStyle w:val="NormalTok"/>
              </w:rPr>
              <w:t xml:space="preserve">idx_remaining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(n), idx_train)</w:t>
            </w:r>
            <w:r>
              <w:br/>
            </w:r>
            <w:r>
              <w:rPr>
                <w:rStyle w:val="NormalTok"/>
              </w:rPr>
              <w:t xml:space="preserve">idx_valid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</w:t>
            </w:r>
            <w:r>
              <w:rPr>
                <w:rStyle w:val="NormalTok"/>
              </w:rPr>
              <w:t xml:space="preserve">(idx_remaining,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n_valid)</w:t>
            </w:r>
            <w:r>
              <w:br/>
            </w:r>
            <w:r>
              <w:rPr>
                <w:rStyle w:val="NormalTok"/>
              </w:rPr>
              <w:t xml:space="preserve">idx_test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(idx_remaining, idx_valid)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split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(idx_train),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(idx_valid),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(idx_test))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</w:t>
            </w:r>
            <w:r>
              <w:br/>
            </w:r>
            <w:r>
              <w:rPr>
                <w:rStyle w:val="CommentTok"/>
              </w:rPr>
              <w:t xml:space="preserve">#&gt; # A tibble: 3 × 2</w:t>
            </w:r>
            <w:r>
              <w:br/>
            </w:r>
            <w:r>
              <w:rPr>
                <w:rStyle w:val="CommentTok"/>
              </w:rPr>
              <w:t xml:space="preserve">#&gt;   split          n</w:t>
            </w:r>
            <w:r>
              <w:br/>
            </w:r>
            <w:r>
              <w:rPr>
                <w:rStyle w:val="CommentTok"/>
              </w:rPr>
              <w:t xml:space="preserve">#&gt;   &lt;chr&gt;      &lt;int&gt;</w:t>
            </w:r>
            <w:r>
              <w:br/>
            </w:r>
            <w:r>
              <w:rPr>
                <w:rStyle w:val="CommentTok"/>
              </w:rPr>
              <w:t xml:space="preserve">#&gt; 1 training      19</w:t>
            </w:r>
            <w:r>
              <w:br/>
            </w:r>
            <w:r>
              <w:rPr>
                <w:rStyle w:val="CommentTok"/>
              </w:rPr>
              <w:t xml:space="preserve">#&gt; 2 validation     6</w:t>
            </w:r>
            <w:r>
              <w:br/>
            </w:r>
            <w:r>
              <w:rPr>
                <w:rStyle w:val="CommentTok"/>
              </w:rPr>
              <w:t xml:space="preserve">#&gt; 3 test           7</w:t>
            </w:r>
          </w:p>
          <w:bookmarkEnd w:id="122"/>
        </w:tc>
      </w:tr>
    </w:tbl>
    <w:p>
      <w:pPr>
        <w:pStyle w:val="SourceCode"/>
      </w:pPr>
      <w:r>
        <w:rPr>
          <w:rStyle w:val="NormalTok"/>
        </w:rPr>
        <w:t xml:space="preserve">train_dat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mtcars[idx_train, ]</w:t>
      </w:r>
      <w:r>
        <w:br/>
      </w:r>
      <w:r>
        <w:rPr>
          <w:rStyle w:val="NormalTok"/>
        </w:rPr>
        <w:t xml:space="preserve">valid_dat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mtcars[idx_valid, ]</w:t>
      </w:r>
      <w:r>
        <w:br/>
      </w:r>
      <w:r>
        <w:rPr>
          <w:rStyle w:val="NormalTok"/>
        </w:rPr>
        <w:t xml:space="preserve">test_dat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mtcars[idx_test, ]</w:t>
      </w:r>
      <w:r>
        <w:br/>
      </w:r>
      <w:r>
        <w:br/>
      </w:r>
      <w:r>
        <w:rPr>
          <w:rStyle w:val="NormalTok"/>
        </w:rPr>
        <w:t xml:space="preserve">model_linear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model_quadratic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model_cubic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model_quartic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candidate_models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model_linear,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model_quadratic,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model_cubic,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model_quartic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validation_results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(candidate_models)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train_dat)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validation_RMSE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valid_dat)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model_labels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"quadratic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"cubic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"quartic model"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validation_results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(validation_RMSE)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NormalTok"/>
        </w:rPr>
        <w:t xml:space="preserve">chosen_model_label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model_labels[[chosen_model_name]]</w:t>
      </w:r>
      <w:r>
        <w:br/>
      </w:r>
      <w:r>
        <w:br/>
      </w:r>
      <w:r>
        <w:rPr>
          <w:rStyle w:val="NormalTok"/>
        </w:rPr>
        <w:t xml:space="preserve">chosen_model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candidate_models[[chosen_model_name]]</w:t>
      </w:r>
      <w:r>
        <w:br/>
      </w:r>
      <w:r>
        <w:rPr>
          <w:rStyle w:val="NormalTok"/>
        </w:rPr>
        <w:t xml:space="preserve">chosen_model_validation_rmse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valid_dat)</w:t>
      </w:r>
      <w:r>
        <w:br/>
      </w:r>
      <w:r>
        <w:br/>
      </w:r>
      <w:r>
        <w:rPr>
          <w:rStyle w:val="NormalTok"/>
        </w:rPr>
        <w:t xml:space="preserve">performance_comparison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split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chosen_model_name,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chosen_model_validation_rmse,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test_dat)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</w:t>
      </w:r>
      <w:r>
        <w:br/>
      </w:r>
      <w:r>
        <w:rPr>
          <w:rStyle w:val="CommentTok"/>
        </w:rPr>
        <w:t xml:space="preserve">#&gt; [1] "linear"</w:t>
      </w:r>
    </w:p>
    <w:p>
      <w:pPr>
        <w:pStyle w:val="SourceCode"/>
      </w:pPr>
      <w:r>
        <w:rPr>
          <w:rStyle w:val="NormalTok"/>
        </w:rPr>
        <w:t xml:space="preserve">partition_colors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"#1b9e77"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"#d95f02"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"#7570b3"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partition_shapes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wt))</w:t>
      </w:r>
      <w:r>
        <w:br/>
      </w:r>
      <w:r>
        <w:rPr>
          <w:rStyle w:val="NormalTok"/>
        </w:rPr>
        <w:t xml:space="preserve">mpg_range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br/>
      </w:r>
      <w:r>
        <w:rPr>
          <w:rStyle w:val="NormalTok"/>
        </w:rPr>
        <w:t xml:space="preserve">wt_grid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(wt_range[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wt_range[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train_dat,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valid_dat,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test_dat,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"series"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plot_partitions_with_fit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fit_label) {</w:t>
      </w:r>
      <w:r>
        <w:br/>
      </w:r>
      <w:r>
        <w:rPr>
          <w:rStyle w:val="NormalTok"/>
        </w:rPr>
        <w:t xml:space="preserve">  series_levels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(partition_colors), fit_label)</w:t>
      </w:r>
      <w:r>
        <w:br/>
      </w:r>
      <w:r>
        <w:rPr>
          <w:rStyle w:val="NormalTok"/>
        </w:rPr>
        <w:t xml:space="preserve">  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partition_data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(partition_data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series,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grid_data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wt_grid)</w:t>
      </w:r>
      <w:r>
        <w:br/>
      </w:r>
      <w:r>
        <w:rPr>
          <w:rStyle w:val="NormalTok"/>
        </w:rPr>
        <w:t xml:space="preserve">  fitted_curve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grid_data),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(fit_label,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start: object_usage_linter.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partition_data,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series,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series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series),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fitted_curve,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(partition_colors,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scale_shape_manual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(partition_shapes,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scale_linetype_manual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series_levels)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mpg_range)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legend.position.inside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end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mpg_range)</w:t>
      </w:r>
      <w:r>
        <w:br/>
      </w:r>
      <w:r>
        <w:rPr>
          <w:rStyle w:val="CommentTok"/>
        </w:rPr>
        <w:t xml:space="preserve">#&gt;       [,1]   [,2]</w:t>
      </w:r>
      <w:r>
        <w:br/>
      </w:r>
      <w:r>
        <w:rPr>
          <w:rStyle w:val="CommentTok"/>
        </w:rPr>
        <w:t xml:space="preserve">#&gt; wt   1.513  5.424</w:t>
      </w:r>
      <w:r>
        <w:br/>
      </w:r>
      <w:r>
        <w:rPr>
          <w:rStyle w:val="CommentTok"/>
        </w:rPr>
        <w:t xml:space="preserve">#&gt; mpg 10.400 33.900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6" w:name="fig-linear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(model_linear, </w:t>
            </w:r>
            <w:r>
              <w:rPr>
                <w:rStyle w:val="StringTok"/>
              </w:rPr>
              <w:t xml:space="preserve">"linear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4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3-1.png" id="1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Linear model fit superimposed on data partitions</w:t>
            </w:r>
          </w:p>
          <w:bookmarkEnd w:id="12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0" w:name="fig-quadra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(model_quadratic, </w:t>
            </w:r>
            <w:r>
              <w:rPr>
                <w:rStyle w:val="StringTok"/>
              </w:rPr>
              <w:t xml:space="preserve">"quadratic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8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4-1.png" id="1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Quadratic model fit superimposed on data partitions</w:t>
            </w:r>
          </w:p>
          <w:bookmarkEnd w:id="13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4" w:name="fig-cub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(model_cubic, </w:t>
            </w:r>
            <w:r>
              <w:rPr>
                <w:rStyle w:val="StringTok"/>
              </w:rPr>
              <w:t xml:space="preserve">"cubic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32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5-1.png" id="1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Cubic model fit superimposed on data partitions</w:t>
            </w:r>
          </w:p>
          <w:bookmarkEnd w:id="13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8" w:name="fig-quar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(model_quartic, </w:t>
            </w:r>
            <w:r>
              <w:rPr>
                <w:rStyle w:val="StringTok"/>
              </w:rPr>
              <w:t xml:space="preserve">"quartic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36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6-1.png" id="1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Quartic model fit superimposed on data partitions</w:t>
            </w:r>
          </w:p>
          <w:bookmarkEnd w:id="13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9" w:name="tbl-train-validation-resul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Training and validation RMSE for candidate models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validation_results</w:t>
            </w:r>
            <w:r>
              <w:br/>
            </w:r>
            <w:r>
              <w:rPr>
                <w:rStyle w:val="CommentTok"/>
              </w:rPr>
              <w:t xml:space="preserve">#&gt; # A tibble: 4 × 3</w:t>
            </w:r>
            <w:r>
              <w:br/>
            </w:r>
            <w:r>
              <w:rPr>
                <w:rStyle w:val="CommentTok"/>
              </w:rPr>
              <w:t xml:space="preserve">#&gt;   model     training_RMSE validation_RMSE</w:t>
            </w:r>
            <w:r>
              <w:br/>
            </w:r>
            <w:r>
              <w:rPr>
                <w:rStyle w:val="CommentTok"/>
              </w:rPr>
              <w:t xml:space="preserve">#&gt;   &lt;chr&gt;             &lt;dbl&gt;           &lt;dbl&gt;</w:t>
            </w:r>
            <w:r>
              <w:br/>
            </w:r>
            <w:r>
              <w:rPr>
                <w:rStyle w:val="CommentTok"/>
              </w:rPr>
              <w:t xml:space="preserve">#&gt; 1 linear             2.80            3.84</w:t>
            </w:r>
            <w:r>
              <w:br/>
            </w:r>
            <w:r>
              <w:rPr>
                <w:rStyle w:val="CommentTok"/>
              </w:rPr>
              <w:t xml:space="preserve">#&gt; 2 quadratic          1.96            4.16</w:t>
            </w:r>
            <w:r>
              <w:br/>
            </w:r>
            <w:r>
              <w:rPr>
                <w:rStyle w:val="CommentTok"/>
              </w:rPr>
              <w:t xml:space="preserve">#&gt; 3 cubic              1.91            3.98</w:t>
            </w:r>
            <w:r>
              <w:br/>
            </w:r>
            <w:r>
              <w:rPr>
                <w:rStyle w:val="CommentTok"/>
              </w:rPr>
              <w:t xml:space="preserve">#&gt; 4 quartic            1.90            3.97</w:t>
            </w:r>
          </w:p>
          <w:bookmarkEnd w:id="139"/>
        </w:tc>
      </w:tr>
    </w:tbl>
    <w:p>
      <w:pPr>
        <w:pStyle w:val="FirstParagraph"/>
      </w:pPr>
      <w:r>
        <w:t xml:space="preserve">The chosen model is</w:t>
      </w:r>
      <w:r>
        <w:t xml:space="preserve"> </w:t>
      </w:r>
      <w:r>
        <w:t xml:space="preserve">the linear model,</w:t>
      </w:r>
      <w:r>
        <w:t xml:space="preserve"> </w:t>
      </w:r>
      <w:r>
        <w:t xml:space="preserve">because it has the lowest validation RMSE of the four.</w:t>
      </w:r>
      <w:r>
        <w:t xml:space="preserve"> </w:t>
      </w:r>
      <w:r>
        <w:t xml:space="preserve">This split uses different cars from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and its validation set has only 6 cars,</w:t>
      </w:r>
      <w:r>
        <w:t xml:space="preserve"> </w:t>
      </w:r>
      <w:r>
        <w:t xml:space="preserve">so the model it picks can differ from the one chosen there.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0" w:name="tbl-train-validation-test-rm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Validation and test RMSE</w:t>
            </w:r>
            <w:r>
              <w:t xml:space="preserve"> </w:t>
            </w:r>
            <w:r>
              <w:t xml:space="preserve">for the chosen model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performance_comparison</w:t>
            </w:r>
            <w:r>
              <w:br/>
            </w:r>
            <w:r>
              <w:rPr>
                <w:rStyle w:val="CommentTok"/>
              </w:rPr>
              <w:t xml:space="preserve">#&gt; # A tibble: 2 × 3</w:t>
            </w:r>
            <w:r>
              <w:br/>
            </w:r>
            <w:r>
              <w:rPr>
                <w:rStyle w:val="CommentTok"/>
              </w:rPr>
              <w:t xml:space="preserve">#&gt;   split      model   RMSE</w:t>
            </w:r>
            <w:r>
              <w:br/>
            </w:r>
            <w:r>
              <w:rPr>
                <w:rStyle w:val="CommentTok"/>
              </w:rPr>
              <w:t xml:space="preserve">#&gt;   &lt;chr&gt;      &lt;chr&gt;  &lt;dbl&gt;</w:t>
            </w:r>
            <w:r>
              <w:br/>
            </w:r>
            <w:r>
              <w:rPr>
                <w:rStyle w:val="CommentTok"/>
              </w:rPr>
              <w:t xml:space="preserve">#&gt; 1 validation linear  3.84</w:t>
            </w:r>
            <w:r>
              <w:br/>
            </w:r>
            <w:r>
              <w:rPr>
                <w:rStyle w:val="CommentTok"/>
              </w:rPr>
              <w:t xml:space="preserve">#&gt; 2 test       linear  2.44</w:t>
            </w:r>
          </w:p>
          <w:bookmarkEnd w:id="140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validation-set lab of</w:t>
            </w:r>
            <w:r>
              <w:t xml:space="preserve"> </w:t>
            </w:r>
            <w:r>
              <w:t xml:space="preserve">James et al. (2021, 213)</w:t>
            </w:r>
            <w:r>
              <w:t xml:space="preserve">.</w:t>
            </w:r>
          </w:p>
          <w:p/>
        </w:tc>
      </w:tr>
    </w:tbl>
    <w:bookmarkEnd w:id="144"/>
    <w:bookmarkEnd w:id="145"/>
    <w:bookmarkStart w:id="181" w:name="sec-kfold"/>
    <w:p>
      <w:pPr>
        <w:pStyle w:val="Heading2"/>
      </w:pPr>
      <w:r>
        <w:t xml:space="preserve">6</w:t>
      </w:r>
      <w:r>
        <w:t xml:space="preserve"> </w:t>
      </w:r>
      <m:oMath>
        <m:r>
          <m:t>k</m:t>
        </m:r>
      </m:oMath>
      <w:r>
        <w:t xml:space="preserve">-fold cross-validation</w:t>
      </w:r>
    </w:p>
    <w:bookmarkStart w:id="146" w:name="exr-kfold"/>
    <w:p>
      <w:pPr>
        <w:pStyle w:val="FirstParagraph"/>
      </w:pPr>
      <w:r>
        <w:rPr>
          <w:b/>
          <w:bCs/>
        </w:rPr>
        <w:t xml:space="preserve">Exercise 9 (Folds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Suppose we use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-fold cross-validation 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08"/>
        </w:numPr>
      </w:pPr>
      <w:r>
        <w:t xml:space="preserve">Each time a model is fit, how many cars are used to fit it?</w:t>
      </w:r>
    </w:p>
    <w:p>
      <w:pPr>
        <w:pStyle w:val="Compact"/>
        <w:numPr>
          <w:ilvl w:val="0"/>
          <w:numId w:val="1008"/>
        </w:numPr>
      </w:pPr>
      <w:r>
        <w:t xml:space="preserve">How many models are fit in total?</w:t>
      </w:r>
    </w:p>
    <w:p>
      <w:pPr>
        <w:pStyle w:val="Compact"/>
        <w:numPr>
          <w:ilvl w:val="0"/>
          <w:numId w:val="1008"/>
        </w:numPr>
      </w:pPr>
      <w:r>
        <w:t xml:space="preserve">How many times is a given car used for fitting, and how many times for prediction?</w:t>
      </w:r>
    </w:p>
    <w:bookmarkEnd w:id="146"/>
    <w:bookmarkStart w:id="147" w:name="sol-kfold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</w:p>
    <w:p>
      <w:pPr>
        <w:pStyle w:val="Compact"/>
        <w:numPr>
          <w:ilvl w:val="0"/>
          <w:numId w:val="1009"/>
        </w:numPr>
      </w:pPr>
      <m:oMath>
        <m:r>
          <m:t>32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cars per fold.</w:t>
      </w:r>
    </w:p>
    <w:p>
      <w:pPr>
        <w:pStyle w:val="Compact"/>
        <w:numPr>
          <w:ilvl w:val="0"/>
          <w:numId w:val="1009"/>
        </w:numPr>
      </w:pPr>
      <w:r>
        <w:t xml:space="preserve">Each fit leaves out one fold,</w:t>
      </w:r>
      <w:r>
        <w:t xml:space="preserve"> </w:t>
      </w:r>
      <w:r>
        <w:t xml:space="preserve">so it uses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cars.</w:t>
      </w:r>
    </w:p>
    <w:p>
      <w:pPr>
        <w:pStyle w:val="Compact"/>
        <w:numPr>
          <w:ilvl w:val="0"/>
          <w:numId w:val="1009"/>
        </w:numPr>
      </w:pPr>
      <w:r>
        <w:t xml:space="preserve">One model per fold, so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models.</w:t>
      </w:r>
    </w:p>
    <w:p>
      <w:pPr>
        <w:pStyle w:val="Compact"/>
        <w:numPr>
          <w:ilvl w:val="0"/>
          <w:numId w:val="1009"/>
        </w:numPr>
      </w:pPr>
      <w:r>
        <w:t xml:space="preserve">A given car is in exactly one fold.</w:t>
      </w:r>
      <w:r>
        <w:t xml:space="preserve"> </w:t>
      </w:r>
      <w:r>
        <w:t xml:space="preserve">It is used for prediction once,</w:t>
      </w:r>
      <w:r>
        <w:t xml:space="preserve"> </w:t>
      </w:r>
      <w:r>
        <w:t xml:space="preserve">when its fold is left out,</w:t>
      </w:r>
      <w:r>
        <w:t xml:space="preserve"> </w:t>
      </w:r>
      <w:r>
        <w:t xml:space="preserve">and for fitting in the other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fits.</w:t>
      </w:r>
    </w:p>
    <w:bookmarkEnd w:id="147"/>
    <w:bookmarkStart w:id="149" w:name="def-folds"/>
    <w:p>
      <w:pPr>
        <w:pStyle w:val="FirstParagraph"/>
      </w:pPr>
      <w:r>
        <w:rPr>
          <w:b/>
          <w:bCs/>
        </w:rPr>
        <w:t xml:space="preserve">Definition 25 (Folds)</w:t>
      </w:r>
      <w:r>
        <w:t xml:space="preserve"> </w:t>
      </w:r>
      <w:r>
        <w:t xml:space="preserve">A division of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indexed by</w:t>
      </w:r>
      <w:r>
        <w:t xml:space="preserve"> </w:t>
      </w:r>
      <m:oMath>
        <m:r>
          <m:t>I</m:t>
        </m:r>
      </m:oMath>
      <w:r>
        <w:t xml:space="preserve">, into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b/>
          <w:bCs/>
        </w:rPr>
        <w:t xml:space="preserve">folds</w:t>
      </w:r>
      <w:r>
        <w:t xml:space="preserve"> </w:t>
      </w:r>
      <w:r>
        <w:t xml:space="preserve">is a partition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nonempty, disjoint subsets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BodyText"/>
      </w:pPr>
      <w:bookmarkStart w:id="148" w:name="eq-folds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148"/>
    </w:p>
    <w:bookmarkEnd w:id="149"/>
    <w:bookmarkStart w:id="150" w:name="rem-source-folds"/>
    <w:p>
      <w:pPr>
        <w:pStyle w:val="FirstParagraph"/>
      </w:pPr>
      <w:r>
        <w:rPr>
          <w:i/>
          <w:iCs/>
        </w:rPr>
        <w:t xml:space="preserve">Remark 16</w:t>
      </w:r>
      <w:r>
        <w:t xml:space="preserve"> (Source: Folds). </w:t>
      </w:r>
      <w:r>
        <w:t xml:space="preserve">James et al. (2021, sec. 5.1.3)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(2009, sec. 7.10.1)</w:t>
      </w:r>
      <w:r>
        <w:t xml:space="preserve">,</w:t>
      </w:r>
      <w:r>
        <w:t xml:space="preserve"> </w:t>
      </w:r>
      <w:r>
        <w:t xml:space="preserve">who split the data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roughly equal-sized parts.</w:t>
      </w:r>
    </w:p>
    <w:bookmarkEnd w:id="150"/>
    <w:bookmarkStart w:id="152" w:name="def-fold-size"/>
    <w:p>
      <w:pPr>
        <w:pStyle w:val="BodyText"/>
      </w:pPr>
      <w:r>
        <w:rPr>
          <w:b/>
          <w:bCs/>
        </w:rPr>
        <w:t xml:space="preserve">Definition 26 (Fold size)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size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number of observations it contains:</w:t>
      </w:r>
    </w:p>
    <w:p>
      <w:pPr>
        <w:pStyle w:val="BodyText"/>
      </w:pPr>
      <w:bookmarkStart w:id="151" w:name="eq-fold-size"/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151"/>
    </w:p>
    <w:bookmarkEnd w:id="152"/>
    <w:bookmarkStart w:id="154" w:name="def-fold-assignment"/>
    <w:p>
      <w:pPr>
        <w:pStyle w:val="FirstParagraph"/>
      </w:pPr>
      <w:r>
        <w:rPr>
          <w:b/>
          <w:bCs/>
        </w:rPr>
        <w:t xml:space="preserve">Definition 27 (Fold assignment)</w:t>
      </w:r>
      <w:r>
        <w:t xml:space="preserve"> </w:t>
      </w:r>
      <w:r>
        <w:t xml:space="preserve">Given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index of the fold that contains it:</w:t>
      </w:r>
    </w:p>
    <w:p>
      <w:pPr>
        <w:pStyle w:val="BodyText"/>
      </w:pPr>
      <w:bookmarkStart w:id="153" w:name="eq-fold-assignment"/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153"/>
    </w:p>
    <w:bookmarkEnd w:id="154"/>
    <w:bookmarkStart w:id="155" w:name="rem-source-fold-assignment"/>
    <w:p>
      <w:pPr>
        <w:pStyle w:val="FirstParagraph"/>
      </w:pPr>
      <w:r>
        <w:rPr>
          <w:i/>
          <w:iCs/>
        </w:rPr>
        <w:t xml:space="preserve">Remark 17</w:t>
      </w:r>
      <w:r>
        <w:t xml:space="preserve"> (Source: Fold assignment). </w:t>
      </w:r>
      <w:r>
        <w:t xml:space="preserve">The fold-assignment function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Hastie et al. (2009, sec. 7.10.1)</w:t>
      </w:r>
      <w:r>
        <w:t xml:space="preserve">.</w:t>
      </w:r>
    </w:p>
    <w:bookmarkEnd w:id="155"/>
    <w:bookmarkStart w:id="157" w:name="def-fold-out-rule"/>
    <w:p>
      <w:pPr>
        <w:pStyle w:val="BodyText"/>
      </w:pPr>
      <w:r>
        <w:rPr>
          <w:b/>
          <w:bCs/>
        </w:rPr>
        <w:t xml:space="preserve">Definition 28 (Fold-out rule)</w:t>
      </w:r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fold-out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</w:t>
      </w:r>
      <w:r>
        <w:t xml:space="preserve"> </w:t>
      </w:r>
      <w:r>
        <w:t xml:space="preserve">from the observations outside that fold:</w:t>
      </w:r>
    </w:p>
    <w:p>
      <w:pPr>
        <w:pStyle w:val="BodyText"/>
      </w:pPr>
      <w:bookmarkStart w:id="156" w:name="eq-fold-out-rule"/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j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156"/>
    </w:p>
    <w:bookmarkEnd w:id="157"/>
    <w:bookmarkStart w:id="158" w:name="rem-source-fold-out-rule"/>
    <w:p>
      <w:pPr>
        <w:pStyle w:val="FirstParagraph"/>
      </w:pPr>
      <w:r>
        <w:rPr>
          <w:i/>
          <w:iCs/>
        </w:rPr>
        <w:t xml:space="preserve">Remark 18</w:t>
      </w:r>
      <w:r>
        <w:t xml:space="preserve"> (Source: Fold-out rule). </w:t>
      </w:r>
      <w:r>
        <w:t xml:space="preserve">Hastie et al. (2009, sec. 7.10.1)</w:t>
      </w:r>
      <w:r>
        <w:t xml:space="preserve">,</w:t>
      </w:r>
      <w:r>
        <w:t xml:space="preserve"> </w:t>
      </w:r>
      <w:r>
        <w:t xml:space="preserve">who write the fitted function with the</w:t>
      </w:r>
      <w:r>
        <w:t xml:space="preserve"> </w:t>
      </w:r>
      <m:oMath>
        <m:r>
          <m:t>k</m:t>
        </m:r>
      </m:oMath>
      <w:r>
        <w:t xml:space="preserve">th part of the data removed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p>
            <m:r>
              <m:rPr>
                <m:sty m:val="p"/>
              </m:rPr>
              <m:t>−</m:t>
            </m:r>
            <m:r>
              <m:t>k</m:t>
            </m:r>
          </m:sup>
        </m:sSup>
      </m:oMath>
      <w:r>
        <w:t xml:space="preserve">.</w:t>
      </w:r>
    </w:p>
    <w:bookmarkEnd w:id="158"/>
    <w:bookmarkStart w:id="159" w:name="def-kfold"/>
    <w:p>
      <w:pPr>
        <w:pStyle w:val="BodyText"/>
      </w:pPr>
      <w:r>
        <w:rPr>
          <w:b/>
          <w:bCs/>
        </w:rPr>
        <w:t xml:space="preserve">Definition 29 (</w:t>
      </w:r>
      <m:oMath>
        <m:r>
          <m:t>k</m:t>
        </m:r>
      </m:oMath>
      <w:r>
        <w:rPr>
          <w:b/>
          <w:bCs/>
        </w:rPr>
        <w:t xml:space="preserve">-fold cross-validation)</w:t>
      </w:r>
      <w:r>
        <w:t xml:space="preserve"> </w:t>
      </w:r>
      <w:r>
        <w:t xml:space="preserve">In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t xml:space="preserve">The data are randomly divided 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 equal, or nearly equal, size.</w:t>
      </w:r>
    </w:p>
    <w:p>
      <w:pPr>
        <w:pStyle w:val="Compact"/>
        <w:numPr>
          <w:ilvl w:val="0"/>
          <w:numId w:val="1010"/>
        </w:numPr>
      </w:pPr>
      <w:r>
        <w:t xml:space="preserve">For each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Fit the model to all data</w:t>
      </w:r>
      <w:r>
        <w:t xml:space="preserve"> </w:t>
      </w:r>
      <w:r>
        <w:rPr>
          <w:i/>
          <w:iCs/>
        </w:rPr>
        <w:t xml:space="preserve">except</w:t>
      </w:r>
      <w:r>
        <w:t xml:space="preserve"> </w:t>
      </w:r>
      <w:r>
        <w:t xml:space="preserve">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giving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1"/>
          <w:numId w:val="1011"/>
        </w:numPr>
      </w:pPr>
      <w:r>
        <w:t xml:space="preserve">Compute predicted values for the observations in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Compute a summary prediction-error measure across all folds.</w:t>
      </w:r>
    </w:p>
    <w:bookmarkEnd w:id="159"/>
    <w:bookmarkStart w:id="160" w:name="rem-kfold-vs-validation-set"/>
    <w:p>
      <w:pPr>
        <w:pStyle w:val="FirstParagraph"/>
      </w:pPr>
      <w:r>
        <w:rPr>
          <w:i/>
          <w:iCs/>
        </w:rPr>
        <w:t xml:space="preserve">Remark 19</w:t>
      </w:r>
      <w:r>
        <w:t xml:space="preserve"> (Cross-validation instead of a single validation set). </w:t>
      </w:r>
      <w:r>
        <w:t xml:space="preserve">If data are limited,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can replace the single validation set of</w:t>
      </w:r>
      <w:r>
        <w:t xml:space="preserve"> </w:t>
      </w:r>
      <w:hyperlink w:anchor="def-data-splits">
        <w:r>
          <w:rPr>
            <w:rStyle w:val="Hyperlink"/>
          </w:rPr>
          <w:t xml:space="preserve">Definition 20</w:t>
        </w:r>
      </w:hyperlink>
      <w:r>
        <w:t xml:space="preserve"> </w:t>
      </w:r>
      <w:r>
        <w:t xml:space="preserve">for more stable tuning.</w:t>
      </w:r>
      <w:r>
        <w:t xml:space="preserve"> </w:t>
      </w:r>
      <w:r>
        <w:t xml:space="preserve">In</w:t>
      </w:r>
      <w:r>
        <w:t xml:space="preserve"> </w:t>
      </w:r>
      <w:hyperlink w:anchor="exr-kfold">
        <w:r>
          <w:rPr>
            <w:rStyle w:val="Hyperlink"/>
          </w:rPr>
          <w:t xml:space="preserve">Exercise 9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 8 cars each</w:t>
      </w:r>
      <w:r>
        <w:t xml:space="preserve"> </w:t>
      </w:r>
      <w:r>
        <w:t xml:space="preserve">give 4 fits on 24 cars each.</w:t>
      </w:r>
    </w:p>
    <w:bookmarkEnd w:id="160"/>
    <w:bookmarkStart w:id="162" w:name="def-cv-estimate"/>
    <w:p>
      <w:pPr>
        <w:pStyle w:val="BodyText"/>
      </w:pPr>
      <w:r>
        <w:rPr>
          <w:b/>
          <w:bCs/>
        </w:rPr>
        <w:t xml:space="preserve">Definition 30 (Cross-validation estimate)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 estimate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predictions that each observation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of the training set receives</w:t>
      </w:r>
      <w:r>
        <w:t xml:space="preserve"> </w:t>
      </w:r>
      <w:r>
        <w:t xml:space="preserve">from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:</w:t>
      </w:r>
    </w:p>
    <w:p>
      <w:pPr>
        <w:pStyle w:val="BodyText"/>
      </w:pPr>
      <w:bookmarkStart w:id="161" w:name="eq-cv-estimat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161"/>
    </w:p>
    <w:bookmarkEnd w:id="162"/>
    <w:bookmarkStart w:id="163" w:name="rem-source-cv-estimate"/>
    <w:p>
      <w:pPr>
        <w:pStyle w:val="FirstParagraph"/>
      </w:pPr>
      <w:r>
        <w:rPr>
          <w:i/>
          <w:iCs/>
        </w:rPr>
        <w:t xml:space="preserve">Remark 20</w:t>
      </w:r>
      <w:r>
        <w:t xml:space="preserve"> (Source: Cross-validation estimate). </w:t>
      </w:r>
      <w:r>
        <w:t xml:space="preserve">Hastie et al. (2009, sec. 7.10.1)</w:t>
      </w:r>
      <w:r>
        <w:t xml:space="preserve">, for the per-observation form with the fold index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163"/>
    <w:bookmarkStart w:id="164" w:name="exr-cv-estimate-by-fold"/>
    <w:p>
      <w:pPr>
        <w:pStyle w:val="BodyText"/>
      </w:pPr>
      <w:r>
        <w:rPr>
          <w:b/>
          <w:bCs/>
        </w:rPr>
        <w:t xml:space="preserve">Exercise 10 (The cross-validation estimate, fold by fold)</w:t>
      </w:r>
      <w:r>
        <w:t xml:space="preserve"> </w:t>
      </w:r>
      <w:r>
        <w:t xml:space="preserve">Rewrite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times a double sum:</w:t>
      </w:r>
      <w:r>
        <w:t xml:space="preserve"> </w:t>
      </w:r>
      <w:r>
        <w:t xml:space="preserve">an outer sum over the fold numbers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and an inner sum over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Then simplify the summand, so that it no longer uses the 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164"/>
    <w:bookmarkStart w:id="165" w:name="sol-cv-estimate-by-fold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The folds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partition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def-folds">
        <w:r>
          <w:rPr>
            <w:rStyle w:val="Hyperlink"/>
          </w:rPr>
          <w:t xml:space="preserve">Definition 25</w:t>
        </w:r>
      </w:hyperlink>
      <w:r>
        <w:t xml:space="preserve">),</w:t>
      </w:r>
      <w:r>
        <w:t xml:space="preserve"> </w:t>
      </w:r>
      <w:r>
        <w:t xml:space="preserve">so summing over the observations of each fold and then over the folds</w:t>
      </w:r>
      <w:r>
        <w:t xml:space="preserve"> </w:t>
      </w:r>
      <w:r>
        <w:t xml:space="preserve">adds each term of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exactly once.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29</w:t>
        </w:r>
      </w:hyperlink>
      <w:r>
        <w:t xml:space="preserve"> </w:t>
      </w:r>
      <w:r>
        <w:t xml:space="preserve">also puts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and the folds are disjoint,</w:t>
      </w:r>
      <w:r>
        <w:t xml:space="preserve"> </w:t>
      </w:r>
      <w:r>
        <w:t xml:space="preserve">so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κ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i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κ</m:t>
                                  </m:r>
                                  <m:r>
                                    <m:t>​</m:t>
                                  </m:r>
                                  <m:d>
                                    <m:dPr>
                                      <m:begChr m:val="("/>
                                      <m:sepChr m:val=""/>
                                      <m:endChr m:val=")"/>
                                      <m:grow/>
                                    </m:dPr>
                                    <m:e>
                                      <m:r>
                                        <m:t>i</m:t>
                                      </m:r>
                                    </m:e>
                                  </m:d>
                                  <m:r>
                                    <m:t>​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by fold)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j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 the last line, the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depends only on the outer index,</w:t>
      </w:r>
      <w:r>
        <w:t xml:space="preserve"> </w:t>
      </w:r>
      <w:r>
        <w:t xml:space="preserve">so each inner sum uses a single fitted rule.</w:t>
      </w:r>
    </w:p>
    <w:bookmarkEnd w:id="165"/>
    <w:bookmarkStart w:id="167" w:name="thm-cv-estimate-by-fold"/>
    <w:p>
      <w:pPr>
        <w:pStyle w:val="BodyText"/>
      </w:pPr>
      <w:r>
        <w:rPr>
          <w:b/>
          <w:bCs/>
        </w:rPr>
        <w:t xml:space="preserve">Theorem 4 (The cross-validation estimate, fold by fold)</w:t>
      </w:r>
      <w:r>
        <w:t xml:space="preserve"> </w:t>
      </w:r>
      <w:r>
        <w:t xml:space="preserve">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sums,</w:t>
      </w:r>
      <w:r>
        <w:t xml:space="preserve"> </w:t>
      </w:r>
      <w:r>
        <w:t xml:space="preserve">fold by fold,</w:t>
      </w:r>
      <w:r>
        <w:t xml:space="preserve"> </w:t>
      </w:r>
      <w:r>
        <w:t xml:space="preserve">the squared errors of each fold’s observations</w:t>
      </w:r>
      <w:r>
        <w:t xml:space="preserve"> </w:t>
      </w:r>
      <w:r>
        <w:t xml:space="preserve">under the rule fitted without that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,</w:t>
      </w:r>
      <w:r>
        <w:t xml:space="preserve"> </w:t>
      </w:r>
      <w:r>
        <w:t xml:space="preserve">and divides the total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bookmarkStart w:id="166" w:name="eq-cv-estimate-by-fol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j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166"/>
    </w:p>
    <w:bookmarkEnd w:id="1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cv-estimate-by-fold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Start w:id="169" w:name="def-fold-mse"/>
    <w:p>
      <w:pPr>
        <w:pStyle w:val="BodyText"/>
      </w:pPr>
      <w:r>
        <w:rPr>
          <w:b/>
          <w:bCs/>
        </w:rPr>
        <w:t xml:space="preserve">Definition 31 (Fold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</w:t>
      </w:r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’s predictions</w:t>
      </w:r>
      <w:r>
        <w:t xml:space="preserve"> </w:t>
      </w:r>
      <w:r>
        <w:t xml:space="preserve">for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fold-size">
        <w:r>
          <w:rPr>
            <w:rStyle w:val="Hyperlink"/>
          </w:rPr>
          <w:t xml:space="preserve">fold size</w:t>
        </w:r>
      </w:hyperlink>
      <w:r>
        <w:t xml:space="preserve">) observations in that fold:</w:t>
      </w:r>
    </w:p>
    <w:p>
      <w:pPr>
        <w:pStyle w:val="BodyText"/>
      </w:pPr>
      <w:bookmarkStart w:id="168" w:name="eq-fold-m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168"/>
    </w:p>
    <w:bookmarkEnd w:id="169"/>
    <w:bookmarkStart w:id="170" w:name="rem-source-fold-mse"/>
    <w:p>
      <w:pPr>
        <w:pStyle w:val="FirstParagraph"/>
      </w:pPr>
      <w:r>
        <w:rPr>
          <w:i/>
          <w:iCs/>
        </w:rPr>
        <w:t xml:space="preserve">Remark 21</w:t>
      </w:r>
      <w:r>
        <w:t xml:space="preserve"> (Source: Fold mean squared error). </w:t>
      </w:r>
      <w:r>
        <w:t xml:space="preserve">James et al. (2021, sec. 5.1.3)</w:t>
      </w:r>
      <w:r>
        <w:t xml:space="preserve">, who write the fold mean squared errors as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nor/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170"/>
    <w:bookmarkStart w:id="171" w:name="rem-cv-estimate"/>
    <w:p>
      <w:pPr>
        <w:pStyle w:val="BodyText"/>
      </w:pPr>
      <w:r>
        <w:rPr>
          <w:i/>
          <w:iCs/>
        </w:rPr>
        <w:t xml:space="preserve">Remark 22</w:t>
      </w:r>
      <w:r>
        <w:t xml:space="preserve"> (What the cross-validation estimate estimates). </w:t>
      </w:r>
      <w:r>
        <w:t xml:space="preserve">Each prediction in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comes from a rule</w:t>
      </w:r>
      <w:r>
        <w:t xml:space="preserve"> </w:t>
      </w:r>
      <w:r>
        <w:t xml:space="preserve">that did not see the observation it predicts,</w:t>
      </w:r>
      <w:r>
        <w:t xml:space="preserve"> </w:t>
      </w:r>
      <w:r>
        <w:t xml:space="preserve">so each squared error is scored as in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.</w:t>
      </w:r>
      <w:r>
        <w:t xml:space="preserve"> </w:t>
      </w:r>
      <w:r>
        <w:t xml:space="preserve">But the rule for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was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observations,</w:t>
      </w:r>
      <w:r>
        <w:t xml:space="preserve"> </w:t>
      </w:r>
      <w:r>
        <w:t xml:space="preserve">not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rules differ from one another and from the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the fitting</w:t>
      </w:r>
      <w:r>
        <w:t xml:space="preserve"> </w:t>
      </w:r>
      <w:r>
        <w:rPr>
          <w:i/>
          <w:iCs/>
        </w:rPr>
        <w:t xml:space="preserve">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the smaller training-set sizes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when every fold has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rather 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one rule fitted to all the data</w:t>
      </w:r>
      <w:r>
        <w:t xml:space="preserve"> </w:t>
      </w:r>
      <w:r>
        <w:t xml:space="preserve">(Hastie et al. 2009, sec. 7.12)</w:t>
      </w:r>
      <w:r>
        <w:t xml:space="preserve">.</w:t>
      </w:r>
    </w:p>
    <w:p>
      <w:pPr>
        <w:pStyle w:val="BodyText"/>
      </w:pPr>
      <w:r>
        <w:t xml:space="preserve">When every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also the average 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mean squared errors</w:t>
        </w:r>
      </w:hyperlink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 form</w:t>
      </w:r>
      <w:r>
        <w:t xml:space="preserve"> </w:t>
      </w:r>
      <w:r>
        <w:t xml:space="preserve">James et al. (2021, sec. 5.1.3)</w:t>
      </w:r>
      <w:r>
        <w:t xml:space="preserve"> </w:t>
      </w:r>
      <w:r>
        <w:t xml:space="preserve">use.</w:t>
      </w:r>
    </w:p>
    <w:bookmarkEnd w:id="171"/>
    <w:bookmarkStart w:id="172" w:name="rem-choosing-k"/>
    <w:p>
      <w:pPr>
        <w:pStyle w:val="BodyText"/>
      </w:pPr>
      <w:r>
        <w:rPr>
          <w:i/>
          <w:iCs/>
        </w:rPr>
        <w:t xml:space="preserve">Remark 23</w:t>
      </w:r>
      <w:r>
        <w:t xml:space="preserve"> (Choosing the number of folds). </w:t>
      </w:r>
      <w:r>
        <w:t xml:space="preserve">The number of folds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trades bias against variance</w:t>
      </w:r>
      <w:r>
        <w:t xml:space="preserve"> </w:t>
      </w:r>
      <w:r>
        <w:t xml:space="preserve">in the cross-validation estimate itself</w:t>
      </w:r>
      <w:r>
        <w:t xml:space="preserve"> </w:t>
      </w:r>
      <w:r>
        <w:t xml:space="preserve">(James et al. 2021, sec. 5.1.4)</w:t>
      </w:r>
      <w:r>
        <w:t xml:space="preserve">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Bias.</w:t>
      </w:r>
      <w:r>
        <w:t xml:space="preserve"> </w:t>
      </w:r>
      <w:r>
        <w:t xml:space="preserve">Each rule in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is fitted to about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A rule fitted to fewer observations usually predicts worse,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tends to overstate the error of a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overstatement shrinks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Variance.</w:t>
      </w:r>
      <w:r>
        <w:t xml:space="preserve"> </w:t>
      </w:r>
      <w:r>
        <w:t xml:space="preserve">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training sets overlap more,</w:t>
      </w:r>
      <w:r>
        <w:t xml:space="preserve"> </w:t>
      </w:r>
      <w:r>
        <w:t xml:space="preserve">so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fitted rules are more alike</w:t>
      </w:r>
      <w:r>
        <w:t xml:space="preserve"> </w:t>
      </w:r>
      <w:r>
        <w:t xml:space="preserve">and their errors are more strongly correlated.</w:t>
      </w:r>
      <w:r>
        <w:t xml:space="preserve"> </w:t>
      </w:r>
      <w:r>
        <w:t xml:space="preserve">An average of strongly correlated errors varies more</w:t>
      </w:r>
      <w:r>
        <w:t xml:space="preserve"> </w:t>
      </w:r>
      <w:r>
        <w:t xml:space="preserve">from one data set to another than an average of weakly correlated ones.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Computation.</w:t>
      </w:r>
      <w:r>
        <w:t xml:space="preserve"> </w:t>
      </w:r>
      <w:r>
        <w:t xml:space="preserve">The model is fitted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</w:p>
    <w:p>
      <w:pPr>
        <w:pStyle w:val="FirstParagraph"/>
      </w:pP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the usual compromise.</w:t>
      </w:r>
    </w:p>
    <w:bookmarkEnd w:id="172"/>
    <w:bookmarkStart w:id="177" w:name="exm-kfold-simulated"/>
    <w:p>
      <w:pPr>
        <w:pStyle w:val="BodyText"/>
      </w:pPr>
      <w:r>
        <w:rPr>
          <w:b/>
          <w:bCs/>
        </w:rPr>
        <w:t xml:space="preserve">Example 9 (Cross-validation versus the generalization error)</w:t>
      </w:r>
      <w:r>
        <w:t xml:space="preserve"> </w:t>
      </w:r>
      <w:r>
        <w:t xml:space="preserve">This example applies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using only those 30 observations.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assign_folds()</w:t>
      </w:r>
      <w:r>
        <w:t xml:space="preserve"> </w:t>
      </w:r>
      <w:r>
        <w:t xml:space="preserve">assigns each observation to a fold at random,</w:t>
      </w:r>
      <w:r>
        <w:t xml:space="preserve"> </w:t>
      </w:r>
      <w:r>
        <w:rPr>
          <w:rStyle w:val="VerbatimChar"/>
        </w:rPr>
        <w:t xml:space="preserve">cv_squared_errors()</w:t>
      </w:r>
      <w:r>
        <w:t xml:space="preserve"> </w:t>
      </w:r>
      <w:r>
        <w:t xml:space="preserve">fits the model once per fold without that fold</w:t>
      </w:r>
      <w:r>
        <w:t xml:space="preserve"> </w:t>
      </w:r>
      <w:r>
        <w:t xml:space="preserve">and returns each observation’s squared prediction error,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averages them, which is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assign_folds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k)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(k), n))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cv_squared_errors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(formula, data))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])</w:t>
      </w:r>
      <w:r>
        <w:br/>
      </w:r>
      <w:r>
        <w:rPr>
          <w:rStyle w:val="NormalTok"/>
        </w:rPr>
        <w:t xml:space="preserve">    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data[in_fold, 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(pred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(formula, data, folds))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fold =</w:t>
      </w:r>
      <w:r>
        <w:rPr>
          <w:rStyle w:val="NormalTok"/>
        </w:rPr>
        <w:t xml:space="preserve"> sim_folds)</w:t>
      </w:r>
      <w:r>
        <w:br/>
      </w:r>
      <w:r>
        <w:rPr>
          <w:rStyle w:val="CommentTok"/>
        </w:rPr>
        <w:t xml:space="preserve">#&gt; fold</w:t>
      </w:r>
      <w:r>
        <w:br/>
      </w:r>
      <w:r>
        <w:rPr>
          <w:rStyle w:val="CommentTok"/>
        </w:rPr>
        <w:t xml:space="preserve">#&gt; 1 2 3 4 5 </w:t>
      </w:r>
      <w:r>
        <w:br/>
      </w:r>
      <w:r>
        <w:rPr>
          <w:rStyle w:val="CommentTok"/>
        </w:rPr>
        <w:t xml:space="preserve">#&gt; 6 6 6 6 6</w:t>
      </w:r>
    </w:p>
    <w:p>
      <w:pPr>
        <w:pStyle w:val="FirstParagraph"/>
      </w:pPr>
      <w:r>
        <w:t xml:space="preserve">The same fold assignment is used for every degree,</w:t>
      </w:r>
      <w:r>
        <w:t xml:space="preserve"> </w:t>
      </w:r>
      <w:r>
        <w:t xml:space="preserve">so the degrees are compared on the same splits.</w:t>
      </w:r>
      <w:r>
        <w:t xml:space="preserve"> </w:t>
      </w:r>
      <w:r>
        <w:t xml:space="preserve">The table and figure report the square root of each cross-validation estimate,</w:t>
      </w:r>
      <w:r>
        <w:t xml:space="preserve"> </w:t>
      </w:r>
      <w:r>
        <w:t xml:space="preserve">so that it is in the same unit as the training and generalization 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sim_errors_cv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cv_5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sim_errors_cv</w:t>
      </w:r>
      <w:r>
        <w:br/>
      </w:r>
      <w:r>
        <w:rPr>
          <w:rStyle w:val="CommentTok"/>
        </w:rPr>
        <w:t xml:space="preserve">#&gt; # A tibble: 10 × 4</w:t>
      </w:r>
      <w:r>
        <w:br/>
      </w:r>
      <w:r>
        <w:rPr>
          <w:rStyle w:val="CommentTok"/>
        </w:rPr>
        <w:t xml:space="preserve">#&gt;    degree training generalization  cv_5</w:t>
      </w:r>
      <w:r>
        <w:br/>
      </w:r>
      <w:r>
        <w:rPr>
          <w:rStyle w:val="CommentTok"/>
        </w:rPr>
        <w:t xml:space="preserve">#&gt;     &lt;int&gt;    &lt;dbl&gt;          &lt;dbl&gt; &lt;dbl&gt;</w:t>
      </w:r>
      <w:r>
        <w:br/>
      </w:r>
      <w:r>
        <w:rPr>
          <w:rStyle w:val="CommentTok"/>
        </w:rPr>
        <w:t xml:space="preserve">#&gt;  1      1    0.567          0.547 0.597</w:t>
      </w:r>
      <w:r>
        <w:br/>
      </w:r>
      <w:r>
        <w:rPr>
          <w:rStyle w:val="CommentTok"/>
        </w:rPr>
        <w:t xml:space="preserve">#&gt;  2      2    0.560          0.557 0.610</w:t>
      </w:r>
      <w:r>
        <w:br/>
      </w:r>
      <w:r>
        <w:rPr>
          <w:rStyle w:val="CommentTok"/>
        </w:rPr>
        <w:t xml:space="preserve">#&gt;  3      3    0.231          0.315 0.287</w:t>
      </w:r>
      <w:r>
        <w:br/>
      </w:r>
      <w:r>
        <w:rPr>
          <w:rStyle w:val="CommentTok"/>
        </w:rPr>
        <w:t xml:space="preserve">#&gt;  4      4    0.231          0.315 0.313</w:t>
      </w:r>
      <w:r>
        <w:br/>
      </w:r>
      <w:r>
        <w:rPr>
          <w:rStyle w:val="CommentTok"/>
        </w:rPr>
        <w:t xml:space="preserve">#&gt;  5      5    0.216          0.306 0.323</w:t>
      </w:r>
      <w:r>
        <w:br/>
      </w:r>
      <w:r>
        <w:rPr>
          <w:rStyle w:val="CommentTok"/>
        </w:rPr>
        <w:t xml:space="preserve">#&gt;  6      6    0.195          0.324 0.307</w:t>
      </w:r>
      <w:r>
        <w:br/>
      </w:r>
      <w:r>
        <w:rPr>
          <w:rStyle w:val="CommentTok"/>
        </w:rPr>
        <w:t xml:space="preserve">#&gt;  7      7    0.194          0.326 0.395</w:t>
      </w:r>
      <w:r>
        <w:br/>
      </w:r>
      <w:r>
        <w:rPr>
          <w:rStyle w:val="CommentTok"/>
        </w:rPr>
        <w:t xml:space="preserve">#&gt;  8      8    0.184          0.335 0.316</w:t>
      </w:r>
      <w:r>
        <w:br/>
      </w:r>
      <w:r>
        <w:rPr>
          <w:rStyle w:val="CommentTok"/>
        </w:rPr>
        <w:t xml:space="preserve">#&gt;  9      9    0.183          0.335 0.536</w:t>
      </w:r>
      <w:r>
        <w:br/>
      </w:r>
      <w:r>
        <w:rPr>
          <w:rStyle w:val="CommentTok"/>
        </w:rPr>
        <w:t xml:space="preserve">#&gt; 10     10    0.180          0.341 1.39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6" w:name="fig-cv-simula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generalization, cv_5),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error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error,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"cv_5"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"5-fold CV"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74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cv-simulated-plot-1.png" id="1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</w:t>
            </w:r>
            <w:r>
              <w:t xml:space="preserve"> </w:t>
            </w:r>
            <w:hyperlink w:anchor="fig-train-test-error">
              <w:r>
                <w:rPr>
                  <w:rStyle w:val="Hyperlink"/>
                </w:rPr>
                <w:t xml:space="preserve">Figure 1</w:t>
              </w:r>
            </w:hyperlink>
            <w:r>
              <w:t xml:space="preserve"> </w:t>
            </w:r>
            <w:r>
              <w:t xml:space="preserve">with the 5-fold cross-validation estimate added.</w:t>
            </w:r>
            <w:r>
              <w:t xml:space="preserve"> </w:t>
            </w:r>
            <w:r>
              <w:t xml:space="preserve">Only the training and cross-validation curves</w:t>
            </w:r>
            <w:r>
              <w:t xml:space="preserve"> </w:t>
            </w:r>
            <w:r>
              <w:t xml:space="preserve">could be computed from real data.</w:t>
            </w:r>
          </w:p>
          <w:bookmarkEnd w:id="176"/>
        </w:tc>
      </w:tr>
    </w:tbl>
    <w:p>
      <w:pPr>
        <w:pStyle w:val="SourceCode"/>
      </w:pPr>
      <w:r>
        <w:rPr>
          <w:rStyle w:val="NormalTok"/>
        </w:rPr>
        <w:t xml:space="preserve">sim_best_cv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cv_5)]</w:t>
      </w:r>
      <w:r>
        <w:br/>
      </w:r>
      <w:r>
        <w:rPr>
          <w:rStyle w:val="NormalTok"/>
        </w:rPr>
        <w:t xml:space="preserve">sim_n_fit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(sim_folds))</w:t>
      </w:r>
      <w:r>
        <w:br/>
      </w:r>
      <w:r>
        <w:rPr>
          <w:rStyle w:val="NormalTok"/>
        </w:rPr>
        <w:t xml:space="preserve">sim_top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(sim_errors_cv, degree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(sim_degrees))</w:t>
      </w:r>
      <w:r>
        <w:br/>
      </w:r>
      <w:r>
        <w:rPr>
          <w:rStyle w:val="NormalTok"/>
        </w:rPr>
        <w:t xml:space="preserve">sim_cv_ratio_top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best_by_cv =</w:t>
      </w:r>
      <w:r>
        <w:rPr>
          <w:rStyle w:val="NormalTok"/>
        </w:rPr>
        <w:t xml:space="preserve"> sim_best_cv,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n_per_fit =</w:t>
      </w:r>
      <w:r>
        <w:rPr>
          <w:rStyle w:val="NormalTok"/>
        </w:rPr>
        <w:t xml:space="preserve"> sim_n_fit,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cv_over_generalization_at_top_degree =</w:t>
      </w:r>
      <w:r>
        <w:rPr>
          <w:rStyle w:val="NormalTok"/>
        </w:rPr>
        <w:t xml:space="preserve"> sim_cv_ratio_top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best_by_cv               best_by_generalization </w:t>
      </w:r>
      <w:r>
        <w:br/>
      </w:r>
      <w:r>
        <w:rPr>
          <w:rStyle w:val="CommentTok"/>
        </w:rPr>
        <w:t xml:space="preserve">#&gt;                              3.00000                              5.00000 </w:t>
      </w:r>
      <w:r>
        <w:br/>
      </w:r>
      <w:r>
        <w:rPr>
          <w:rStyle w:val="CommentTok"/>
        </w:rPr>
        <w:t xml:space="preserve">#&gt;                            n_per_fit cv_over_generalization_at_top_degree </w:t>
      </w:r>
      <w:r>
        <w:br/>
      </w:r>
      <w:r>
        <w:rPr>
          <w:rStyle w:val="CommentTok"/>
        </w:rPr>
        <w:t xml:space="preserve">#&gt;                             24.00000                              4.07316</w:t>
      </w:r>
    </w:p>
    <w:p>
      <w:pPr>
        <w:pStyle w:val="FirstParagraph"/>
      </w:pPr>
      <w:r>
        <w:t xml:space="preserve">The cross-validation estimate is smallest at degree 3,</w:t>
      </w:r>
      <w:r>
        <w:t xml:space="preserve"> </w:t>
      </w:r>
      <w:r>
        <w:t xml:space="preserve">and the estimated generalization error at degree 5.</w:t>
      </w:r>
      <w:r>
        <w:t xml:space="preserve"> </w:t>
      </w:r>
      <w:r>
        <w:t xml:space="preserve">Unlike the training error,</w:t>
      </w:r>
      <w:r>
        <w:t xml:space="preserve"> </w:t>
      </w:r>
      <w:r>
        <w:t xml:space="preserve">the cross-validation estimate does not keep falling as the degree grows,</w:t>
      </w:r>
      <w:r>
        <w:t xml:space="preserve"> </w:t>
      </w:r>
      <w:r>
        <w:t xml:space="preserve">so it does not simply reward higher degrees.</w:t>
      </w:r>
      <w:r>
        <w:t xml:space="preserve"> </w:t>
      </w:r>
      <w:r>
        <w:t xml:space="preserve">It is not an estimate of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 to all 30 observations, though</w:t>
      </w:r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22</w:t>
        </w:r>
      </w:hyperlink>
      <w:r>
        <w:t xml:space="preserve">).</w:t>
      </w:r>
      <w:r>
        <w:t xml:space="preserve"> </w:t>
      </w:r>
      <w:r>
        <w:t xml:space="preserve">Each of its fits uses only 24 observations.</w:t>
      </w:r>
      <w:r>
        <w:t xml:space="preserve"> </w:t>
      </w:r>
      <w:r>
        <w:t xml:space="preserve">At degree 10,</w:t>
      </w:r>
      <w:r>
        <w:t xml:space="preserve"> </w:t>
      </w:r>
      <w:r>
        <w:t xml:space="preserve">polynomials fitted to 24 points predict their held-out points</w:t>
      </w:r>
      <w:r>
        <w:t xml:space="preserve"> </w:t>
      </w:r>
      <w:r>
        <w:t xml:space="preserve">much worse than the fit to all 30 predicts new data:</w:t>
      </w:r>
      <w:r>
        <w:t xml:space="preserve"> </w:t>
      </w:r>
      <w:r>
        <w:t xml:space="preserve">the cross-validation estimate is</w:t>
      </w:r>
      <w:r>
        <w:t xml:space="preserve"> </w:t>
      </w:r>
      <w:r>
        <w:t xml:space="preserve">4.1 times the estimated generalization RMSE.</w:t>
      </w:r>
    </w:p>
    <w:p>
      <w:pPr>
        <w:pStyle w:val="BodyText"/>
      </w:pPr>
      <w:r>
        <w:t xml:space="preserve">Part of that gap is expected: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22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the least-squares fit of a degree-10 polynomial,</w:t>
      </w:r>
      <w:r>
        <w:t xml:space="preserve"> </w:t>
      </w:r>
      <w:r>
        <w:t xml:space="preserve">the cross-validation estimate targets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the error of a fit to 30 points.</w:t>
      </w:r>
      <w:r>
        <w:t xml:space="preserve"> </w:t>
      </w:r>
      <w:r>
        <w:t xml:space="preserve">A simulation of many training sets of each size</w:t>
      </w:r>
      <w:r>
        <w:t xml:space="preserve"> </w:t>
      </w:r>
      <w:r>
        <w:t xml:space="preserve">shows how much the size alone matters at this degree.</w:t>
      </w:r>
    </w:p>
    <w:p>
      <w:pPr>
        <w:pStyle w:val="SourceCode"/>
      </w:pPr>
      <w:r>
        <w:rPr>
          <w:rStyle w:val="NormalTok"/>
        </w:rPr>
        <w:t xml:space="preserve">sim_generalization_draws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n_train, degree, n_reps, draw, new_data, score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(n_reps), \(r) {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degree),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</w:t>
      </w:r>
      <w:r>
        <w:rPr>
          <w:rStyle w:val="NormalTok"/>
        </w:rPr>
        <w:t xml:space="preserve">(n_train))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(fit, new_data)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sim_size_effect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n_train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(sim_n_fit,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draws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n_train,</w:t>
      </w:r>
      <w:r>
        <w:br/>
      </w:r>
      <w:r>
        <w:rPr>
          <w:rStyle w:val="NormalTok"/>
        </w:rPr>
        <w:t xml:space="preserve">      \(n)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sim_generalization_draws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n,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(sim_degrees), sim_n_reps,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draw =</w:t>
      </w:r>
      <w:r>
        <w:rPr>
          <w:rStyle w:val="NormalTok"/>
        </w:rPr>
        <w:t xml:space="preserve"> sim_draw, </w:t>
      </w:r>
      <w:r>
        <w:rPr>
          <w:rStyle w:val="AttributeTok"/>
        </w:rPr>
        <w:t xml:space="preserve">new_data =</w:t>
      </w:r>
      <w:r>
        <w:rPr>
          <w:rStyle w:val="NormalTok"/>
        </w:rPr>
        <w:t xml:space="preserve"> sim_new, </w:t>
      </w:r>
      <w:r>
        <w:rPr>
          <w:rStyle w:val="AttributeTok"/>
        </w:rPr>
        <w:t xml:space="preserve">score =</w:t>
      </w:r>
      <w:r>
        <w:rPr>
          <w:rStyle w:val="NormalTok"/>
        </w:rPr>
        <w:t xml:space="preserve"> prediction_mse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median),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quantile_90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\(v)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(v,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max),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top_two_share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draws,</w:t>
      </w:r>
      <w:r>
        <w:br/>
      </w:r>
      <w:r>
        <w:rPr>
          <w:rStyle w:val="NormalTok"/>
        </w:rPr>
        <w:t xml:space="preserve">      \(v)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(v,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draws)</w:t>
      </w:r>
      <w:r>
        <w:br/>
      </w:r>
      <w:r>
        <w:br/>
      </w:r>
      <w:r>
        <w:rPr>
          <w:rStyle w:val="NormalTok"/>
        </w:rPr>
        <w:t xml:space="preserve">sim_size_effect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n_train median quantile_90   mean   largest top_two_share</w:t>
      </w:r>
      <w:r>
        <w:br/>
      </w:r>
      <w:r>
        <w:rPr>
          <w:rStyle w:val="CommentTok"/>
        </w:rPr>
        <w:t xml:space="preserve">#&gt;     &lt;int&gt;  &lt;dbl&gt;       &lt;dbl&gt;  &lt;dbl&gt;     &lt;dbl&gt;         &lt;dbl&gt;</w:t>
      </w:r>
      <w:r>
        <w:br/>
      </w:r>
      <w:r>
        <w:rPr>
          <w:rStyle w:val="CommentTok"/>
        </w:rPr>
        <w:t xml:space="preserve">#&gt; 1      24  1.14        207.  39068. 18318345.         0.965</w:t>
      </w:r>
      <w:r>
        <w:br/>
      </w:r>
      <w:r>
        <w:rPr>
          <w:rStyle w:val="CommentTok"/>
        </w:rPr>
        <w:t xml:space="preserve">#&gt; 2      30  0.274        40.6   116.    24568.         0.508</w:t>
      </w:r>
    </w:p>
    <w:p>
      <w:pPr>
        <w:pStyle w:val="FirstParagraph"/>
      </w:pPr>
      <w:r>
        <w:t xml:space="preserve">Over 500 simulated training sets of each size,</w:t>
      </w:r>
      <w:r>
        <w:t xml:space="preserve"> </w:t>
      </w:r>
      <w:r>
        <w:t xml:space="preserve">degree-10 fits to 24 points</w:t>
      </w:r>
      <w:r>
        <w:t xml:space="preserve"> </w:t>
      </w:r>
      <w:r>
        <w:t xml:space="preserve">have median generalization MSE</w:t>
      </w:r>
      <w:r>
        <w:t xml:space="preserve"> </w:t>
      </w:r>
      <w:r>
        <w:t xml:space="preserve">1.14,</w:t>
      </w:r>
      <w:r>
        <w:t xml:space="preserve"> </w:t>
      </w:r>
      <w:r>
        <w:t xml:space="preserve">against 0.27</w:t>
      </w:r>
      <w:r>
        <w:t xml:space="preserve"> </w:t>
      </w:r>
      <w:r>
        <w:t xml:space="preserve">for fits to 30 points,</w:t>
      </w:r>
      <w:r>
        <w:t xml:space="preserve"> </w:t>
      </w:r>
      <w:r>
        <w:t xml:space="preserve">and 90th percentiles of</w:t>
      </w:r>
      <w:r>
        <w:t xml:space="preserve"> </w:t>
      </w:r>
      <w:r>
        <w:t xml:space="preserve">207.31</w:t>
      </w:r>
      <w:r>
        <w:t xml:space="preserve"> </w:t>
      </w:r>
      <w:r>
        <w:t xml:space="preserve">and 40.65.</w:t>
      </w:r>
      <w:r>
        <w:t xml:space="preserve"> </w:t>
      </w:r>
      <w:r>
        <w:t xml:space="preserve">The sample means are no guide to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 </w:t>
      </w:r>
      <w:r>
        <w:t xml:space="preserve">here:</w:t>
      </w:r>
      <w:r>
        <w:t xml:space="preserve"> </w:t>
      </w:r>
      <w:r>
        <w:t xml:space="preserve">the largest single value among the fits to 24 points is</w:t>
      </w:r>
      <w:r>
        <w:t xml:space="preserve"> </w:t>
      </w:r>
      <w:r>
        <w:t xml:space="preserve">18,000,000,</w:t>
      </w:r>
      <w:r>
        <w:t xml:space="preserve"> </w:t>
      </w:r>
      <w:r>
        <w:t xml:space="preserve">from one fit that is wildly wrong away from the data,</w:t>
      </w:r>
      <w:r>
        <w:t xml:space="preserve"> </w:t>
      </w:r>
      <w:r>
        <w:t xml:space="preserve">and the two largest values supply</w:t>
      </w:r>
      <w:r>
        <w:t xml:space="preserve"> </w:t>
      </w:r>
      <w:r>
        <w:t xml:space="preserve">97% and</w:t>
      </w:r>
      <w:r>
        <w:t xml:space="preserve"> </w:t>
      </w:r>
      <w:r>
        <w:t xml:space="preserve">51% of the two means.</w:t>
      </w:r>
      <w:r>
        <w:t xml:space="preserve"> </w:t>
      </w:r>
      <w:r>
        <w:t xml:space="preserve">So fits of this degree to 24 points</w:t>
      </w:r>
      <w:r>
        <w:t xml:space="preserve"> </w:t>
      </w:r>
      <w:r>
        <w:t xml:space="preserve">are much worse than fits to 30 points,</w:t>
      </w:r>
      <w:r>
        <w:t xml:space="preserve"> </w:t>
      </w:r>
      <w:r>
        <w:t xml:space="preserve">and a large cross-validation estimate here is no surprise.</w:t>
      </w:r>
      <w:r>
        <w:t xml:space="preserve"> </w:t>
      </w:r>
      <w:r>
        <w:t xml:space="preserve">How much of this particular gap comes from the training-set size,</w:t>
      </w:r>
      <w:r>
        <w:t xml:space="preserve"> </w:t>
      </w:r>
      <w:r>
        <w:t xml:space="preserve">and how much from the chance of this one data set,</w:t>
      </w:r>
      <w:r>
        <w:t xml:space="preserve"> </w:t>
      </w:r>
      <w:r>
        <w:t xml:space="preserve">a single run cannot say.</w:t>
      </w:r>
      <w:r>
        <w:t xml:space="preserve"> </w:t>
      </w:r>
      <w:r>
        <w:t xml:space="preserve">The estimate also jumps around from one degree to the next,</w:t>
      </w:r>
      <w:r>
        <w:t xml:space="preserve"> </w:t>
      </w:r>
      <w:r>
        <w:t xml:space="preserve">because it rests on only 30 observations</w:t>
      </w:r>
      <w:r>
        <w:t xml:space="preserve"> </w:t>
      </w:r>
      <w:r>
        <w:t xml:space="preserve">rather than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ones.</w:t>
      </w:r>
    </w:p>
    <w:bookmarkEnd w:id="177"/>
    <w:bookmarkStart w:id="180" w:name="exm-kfold-mtcars"/>
    <w:p>
      <w:pPr>
        <w:pStyle w:val="BodyText"/>
      </w:pPr>
      <w:r>
        <w:rPr>
          <w:b/>
          <w:bCs/>
        </w:rPr>
        <w:t xml:space="preserve">Example 10 (Four-fold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applies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</w:t>
      </w:r>
      <w:r>
        <w:t xml:space="preserve"> </w:t>
      </w:r>
      <w:hyperlink w:anchor="exr-kfold">
        <w:r>
          <w:rPr>
            <w:rStyle w:val="Hyperlink"/>
          </w:rPr>
          <w:t xml:space="preserve">Exercise 9</w:t>
        </w:r>
      </w:hyperlink>
      <w:r>
        <w:t xml:space="preserve"> </w:t>
      </w:r>
      <w:r>
        <w:t xml:space="preserve">to the four polynomial models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now using all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function of</w:t>
      </w:r>
      <w:r>
        <w:t xml:space="preserve"> </w:t>
      </w:r>
      <w:hyperlink w:anchor="exm-kfold-simulated">
        <w:r>
          <w:rPr>
            <w:rStyle w:val="Hyperlink"/>
          </w:rPr>
          <w:t xml:space="preserve">Example 9</w:t>
        </w:r>
      </w:hyperlink>
      <w:r>
        <w:t xml:space="preserve">.</w:t>
      </w:r>
      <w:r>
        <w:t xml:space="preserve"> </w:t>
      </w:r>
      <w:r>
        <w:t xml:space="preserve">The fold assignment is random,</w:t>
      </w:r>
      <w:r>
        <w:t xml:space="preserve"> </w:t>
      </w:r>
      <w:r>
        <w:t xml:space="preserve">so the estimate is too;</w:t>
      </w:r>
      <w:r>
        <w:t xml:space="preserve"> </w:t>
      </w:r>
      <w:r>
        <w:t xml:space="preserve">to show how much,</w:t>
      </w:r>
      <w:r>
        <w:t xml:space="preserve"> </w:t>
      </w:r>
      <w:r>
        <w:t xml:space="preserve">we repeat the whole procedure with 5 different random fold assignments.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8" w:name="tbl-cv-mtcars-repea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Square root of the 4-fold cross-validation estimate, by degree,</w:t>
            </w:r>
            <w:r>
              <w:t xml:space="preserve"> </w:t>
            </w:r>
            <w:r>
              <w:t xml:space="preserve">for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mtcars_degrees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n_repeats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32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mtcars_cv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expand_grid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repeat_id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(n_repeats), </w:t>
            </w:r>
            <w:r>
              <w:rPr>
                <w:rStyle w:val="AttributeTok"/>
              </w:rPr>
              <w:t xml:space="preserve">degree =</w:t>
            </w:r>
            <w:r>
              <w:rPr>
                <w:rStyle w:val="NormalTok"/>
              </w:rPr>
              <w:t xml:space="preserve"> mtcars_degrees)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rmse =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  folds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assign_folds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(mtcars), </w:t>
            </w:r>
            <w:r>
              <w:rPr>
                <w:rStyle w:val="AttributeTok"/>
              </w:rPr>
              <w:t xml:space="preserve">k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  purrr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map_dbl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degree,</w:t>
            </w:r>
            <w:r>
              <w:br/>
            </w:r>
            <w:r>
              <w:rPr>
                <w:rStyle w:val="NormalTok"/>
              </w:rPr>
              <w:t xml:space="preserve">        \(d)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cv_mse</w:t>
            </w:r>
            <w:r>
              <w:rPr>
                <w:rStyle w:val="NormalTok"/>
              </w:rPr>
              <w:t xml:space="preserve">(mpg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poly</w:t>
            </w:r>
            <w:r>
              <w:rPr>
                <w:rStyle w:val="NormalTok"/>
              </w:rPr>
              <w:t xml:space="preserve">(wt, d), mtcars, folds))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},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.by =</w:t>
            </w:r>
            <w:r>
              <w:rPr>
                <w:rStyle w:val="NormalTok"/>
              </w:rPr>
              <w:t xml:space="preserve"> repeat_id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pivot_wider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names_from =</w:t>
            </w:r>
            <w:r>
              <w:rPr>
                <w:rStyle w:val="NormalTok"/>
              </w:rPr>
              <w:t xml:space="preserve"> degree,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values_from =</w:t>
            </w:r>
            <w:r>
              <w:rPr>
                <w:rStyle w:val="NormalTok"/>
              </w:rPr>
              <w:t xml:space="preserve"> rmse,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</w:t>
            </w:r>
            <w:r>
              <w:br/>
            </w:r>
            <w:r>
              <w:rPr>
                <w:rStyle w:val="CommentTok"/>
              </w:rPr>
              <w:t xml:space="preserve">#&gt; # A tibble: 5 × 5</w:t>
            </w:r>
            <w:r>
              <w:br/>
            </w:r>
            <w:r>
              <w:rPr>
                <w:rStyle w:val="CommentTok"/>
              </w:rPr>
              <w:t xml:space="preserve">#&gt;   repeat_id degree_1 degree_2 degree_3 degree_4</w:t>
            </w:r>
            <w:r>
              <w:br/>
            </w:r>
            <w:r>
              <w:rPr>
                <w:rStyle w:val="CommentTok"/>
              </w:rPr>
              <w:t xml:space="preserve">#&gt;       &lt;int&gt;    &lt;dbl&gt;    &lt;dbl&gt;    &lt;dbl&gt;    &lt;dbl&gt;</w:t>
            </w:r>
            <w:r>
              <w:br/>
            </w:r>
            <w:r>
              <w:rPr>
                <w:rStyle w:val="CommentTok"/>
              </w:rPr>
              <w:t xml:space="preserve">#&gt; 1         1     3.42     2.67     2.69     2.92</w:t>
            </w:r>
            <w:r>
              <w:br/>
            </w:r>
            <w:r>
              <w:rPr>
                <w:rStyle w:val="CommentTok"/>
              </w:rPr>
              <w:t xml:space="preserve">#&gt; 2         2     3.10     2.73     2.74     2.82</w:t>
            </w:r>
            <w:r>
              <w:br/>
            </w:r>
            <w:r>
              <w:rPr>
                <w:rStyle w:val="CommentTok"/>
              </w:rPr>
              <w:t xml:space="preserve">#&gt; 3         3     3.14     2.82     2.86     3.00</w:t>
            </w:r>
            <w:r>
              <w:br/>
            </w:r>
            <w:r>
              <w:rPr>
                <w:rStyle w:val="CommentTok"/>
              </w:rPr>
              <w:t xml:space="preserve">#&gt; 4         4     3.18     2.65     2.76     3.00</w:t>
            </w:r>
            <w:r>
              <w:br/>
            </w:r>
            <w:r>
              <w:rPr>
                <w:rStyle w:val="CommentTok"/>
              </w:rPr>
              <w:t xml:space="preserve">#&gt; 5         5     3.38     2.74     2.78     2.81</w:t>
            </w:r>
          </w:p>
          <w:bookmarkEnd w:id="178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9" w:name="tbl-cv-mtca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Degree with the smallest 4-fold cross-validated RMSE</w:t>
            </w:r>
            <w:r>
              <w:t xml:space="preserve"> </w:t>
            </w:r>
            <w:r>
              <w:t xml:space="preserve">in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mtcars_cv_best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mtcars_cv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repeat_id,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slice_min</w:t>
            </w:r>
            <w:r>
              <w:rPr>
                <w:rStyle w:val="NormalTok"/>
              </w:rPr>
              <w:t xml:space="preserve">(rmse,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repeat_id)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mtcars_cv_best</w:t>
            </w:r>
            <w:r>
              <w:br/>
            </w:r>
            <w:r>
              <w:rPr>
                <w:rStyle w:val="CommentTok"/>
              </w:rPr>
              <w:t xml:space="preserve">#&gt; # A tibble: 5 × 3</w:t>
            </w:r>
            <w:r>
              <w:br/>
            </w:r>
            <w:r>
              <w:rPr>
                <w:rStyle w:val="CommentTok"/>
              </w:rPr>
              <w:t xml:space="preserve">#&gt;   repeat_id degree  rmse</w:t>
            </w:r>
            <w:r>
              <w:br/>
            </w:r>
            <w:r>
              <w:rPr>
                <w:rStyle w:val="CommentTok"/>
              </w:rPr>
              <w:t xml:space="preserve">#&gt;       &lt;int&gt; &lt;chr&gt;  &lt;dbl&gt;</w:t>
            </w:r>
            <w:r>
              <w:br/>
            </w:r>
            <w:r>
              <w:rPr>
                <w:rStyle w:val="CommentTok"/>
              </w:rPr>
              <w:t xml:space="preserve">#&gt; 1         1 2       2.67</w:t>
            </w:r>
            <w:r>
              <w:br/>
            </w:r>
            <w:r>
              <w:rPr>
                <w:rStyle w:val="CommentTok"/>
              </w:rPr>
              <w:t xml:space="preserve">#&gt; 2         2 2       2.73</w:t>
            </w:r>
            <w:r>
              <w:br/>
            </w:r>
            <w:r>
              <w:rPr>
                <w:rStyle w:val="CommentTok"/>
              </w:rPr>
              <w:t xml:space="preserve">#&gt; 3         3 2       2.82</w:t>
            </w:r>
            <w:r>
              <w:br/>
            </w:r>
            <w:r>
              <w:rPr>
                <w:rStyle w:val="CommentTok"/>
              </w:rPr>
              <w:t xml:space="preserve">#&gt; 4         4 2       2.65</w:t>
            </w:r>
            <w:r>
              <w:br/>
            </w:r>
            <w:r>
              <w:rPr>
                <w:rStyle w:val="CommentTok"/>
              </w:rPr>
              <w:t xml:space="preserve">#&gt; 5         5 2       2.74</w:t>
            </w:r>
          </w:p>
          <w:bookmarkEnd w:id="179"/>
        </w:tc>
      </w:tr>
    </w:tbl>
    <w:p>
      <w:pPr>
        <w:pStyle w:val="SourceCode"/>
      </w:pPr>
      <w:r>
        <w:rPr>
          <w:rStyle w:val="NormalTok"/>
        </w:rPr>
        <w:t xml:space="preserve">mtcars_cv_range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mtcars_cv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"degree_"</w:t>
      </w:r>
      <w:r>
        <w:rPr>
          <w:rStyle w:val="NormalTok"/>
        </w:rPr>
        <w:t xml:space="preserve">), \(v)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mtcars_chosen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(mtcars_cv_best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degree))</w:t>
      </w:r>
      <w:r>
        <w:br/>
      </w:r>
      <w:r>
        <w:rPr>
          <w:rStyle w:val="NormalTok"/>
        </w:rPr>
        <w:t xml:space="preserve">mtcars_choice_text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(mtcars_chosen)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"but every assignment chose degree "</w:t>
      </w:r>
      <w:r>
        <w:rPr>
          <w:rStyle w:val="NormalTok"/>
        </w:rPr>
        <w:t xml:space="preserve">, mtcars_chosen,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": the estimates moved, and the winner did not"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"and the chosen degree was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combine_words</w:t>
      </w:r>
      <w:r>
        <w:rPr>
          <w:rStyle w:val="NormalTok"/>
        </w:rPr>
        <w:t xml:space="preserve">(mtcars_chosen, </w:t>
      </w:r>
      <w:r>
        <w:rPr>
          <w:rStyle w:val="AttributeTok"/>
        </w:rPr>
        <w:t xml:space="preserve">and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or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depending on how the cars happened to be split"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mtcars_cv_range</w:t>
      </w:r>
      <w:r>
        <w:br/>
      </w:r>
      <w:r>
        <w:rPr>
          <w:rStyle w:val="CommentTok"/>
        </w:rPr>
        <w:t xml:space="preserve">#&gt; # A tibble: 1 × 4</w:t>
      </w:r>
      <w:r>
        <w:br/>
      </w:r>
      <w:r>
        <w:rPr>
          <w:rStyle w:val="CommentTok"/>
        </w:rPr>
        <w:t xml:space="preserve">#&gt;   degree_1 degree_2 degree_3 degree_4</w:t>
      </w:r>
      <w:r>
        <w:br/>
      </w:r>
      <w:r>
        <w:rPr>
          <w:rStyle w:val="CommentTok"/>
        </w:rPr>
        <w:t xml:space="preserve">#&gt;      &lt;dbl&gt;    &lt;dbl&gt;    &lt;dbl&gt;    &lt;dbl&gt;</w:t>
      </w:r>
      <w:r>
        <w:br/>
      </w:r>
      <w:r>
        <w:rPr>
          <w:rStyle w:val="CommentTok"/>
        </w:rPr>
        <w:t xml:space="preserve">#&gt; 1    0.320    0.168    0.164    0.195</w:t>
      </w:r>
    </w:p>
    <w:p>
      <w:pPr>
        <w:pStyle w:val="FirstParagraph"/>
      </w:pPr>
      <w:r>
        <w:t xml:space="preserve">Each row of</w:t>
      </w:r>
      <w:r>
        <w:t xml:space="preserve"> </w:t>
      </w:r>
      <w:hyperlink w:anchor="tbl-cv-mtcars-repeats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holds, for each degree,</w:t>
      </w:r>
      <w:r>
        <w:t xml:space="preserve"> </w:t>
      </w:r>
      <w:r>
        <w:t xml:space="preserve">the square root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) for one fold assignment.</w:t>
      </w:r>
      <w:r>
        <w:t xml:space="preserve"> </w:t>
      </w:r>
      <w:r>
        <w:t xml:space="preserve">Across fold assignments,</w:t>
      </w:r>
      <w:r>
        <w:t xml:space="preserve"> </w:t>
      </w:r>
      <w:r>
        <w:t xml:space="preserve">the estimate for one degree varied by as much as</w:t>
      </w:r>
      <w:r>
        <w:t xml:space="preserve"> </w:t>
      </w:r>
      <w:r>
        <w:t xml:space="preserve">0.32 mpg,</w:t>
      </w:r>
      <w:r>
        <w:t xml:space="preserve"> </w:t>
      </w:r>
      <w:r>
        <w:t xml:space="preserve">but every assignment chose degree 2: the estimates moved, and the winner did not.</w:t>
      </w:r>
      <w:r>
        <w:t xml:space="preserve"> </w:t>
      </w:r>
      <w:r>
        <w:t xml:space="preserve">A single run of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reports one of these rows,</w:t>
      </w:r>
      <w:r>
        <w:t xml:space="preserve"> </w:t>
      </w:r>
      <w:r>
        <w:t xml:space="preserve">so a small difference between two models’ estimates</w:t>
      </w:r>
      <w:r>
        <w:t xml:space="preserve"> </w:t>
      </w:r>
      <w:r>
        <w:t xml:space="preserve">may not survive a different split.</w:t>
      </w:r>
    </w:p>
    <w:bookmarkEnd w:id="180"/>
    <w:bookmarkEnd w:id="181"/>
    <w:bookmarkStart w:id="208" w:name="sec-loocv"/>
    <w:p>
      <w:pPr>
        <w:pStyle w:val="Heading2"/>
      </w:pPr>
      <w:r>
        <w:t xml:space="preserve">7 Leave-one-out cross-validation</w:t>
      </w:r>
    </w:p>
    <w:bookmarkStart w:id="182" w:name="exr-loocv"/>
    <w:p>
      <w:pPr>
        <w:pStyle w:val="FirstParagraph"/>
      </w:pPr>
      <w:r>
        <w:rPr>
          <w:b/>
          <w:bCs/>
        </w:rPr>
        <w:t xml:space="preserve">Exercise 11 (The largest number of folds)</w:t>
      </w:r>
      <w:r>
        <w:t xml:space="preserve"> </w:t>
      </w:r>
      <w:r>
        <w:t xml:space="preserve">Suppose we 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3"/>
        </w:numPr>
      </w:pPr>
      <w:r>
        <w:t xml:space="preserve">How many models are fit, and how many cars is each fitted to?</w:t>
      </w:r>
    </w:p>
    <w:p>
      <w:pPr>
        <w:pStyle w:val="Compact"/>
        <w:numPr>
          <w:ilvl w:val="0"/>
          <w:numId w:val="1013"/>
        </w:numPr>
      </w:pPr>
      <w:r>
        <w:t xml:space="preserve">If we run the procedure twice,</w:t>
      </w:r>
      <w:r>
        <w:t xml:space="preserve"> </w:t>
      </w:r>
      <w:r>
        <w:t xml:space="preserve">with two different random fold assignments,</w:t>
      </w:r>
      <w:r>
        <w:t xml:space="preserve"> </w:t>
      </w:r>
      <w:r>
        <w:t xml:space="preserve">can the two values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) differ?</w:t>
      </w:r>
    </w:p>
    <w:bookmarkEnd w:id="182"/>
    <w:bookmarkStart w:id="183" w:name="sol-loocv"/>
    <w:p>
      <w:pPr>
        <w:pStyle w:val="FirstParagraph"/>
      </w:pPr>
      <w:r>
        <w:rPr>
          <w:i/>
          <w:iCs/>
        </w:rPr>
        <w:t xml:space="preserve">Solution 11</w:t>
      </w:r>
      <w:r>
        <w:t xml:space="preserve">. </w:t>
      </w:r>
    </w:p>
    <w:p>
      <w:pPr>
        <w:pStyle w:val="Compact"/>
        <w:numPr>
          <w:ilvl w:val="0"/>
          <w:numId w:val="1014"/>
        </w:numPr>
      </w:pPr>
      <m:oMath>
        <m:r>
          <m:t>32</m:t>
        </m:r>
        <m:r>
          <m:rPr>
            <m:sty m:val="p"/>
          </m:rPr>
          <m:t>/</m:t>
        </m:r>
        <m:r>
          <m:t>32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car per fold.</w:t>
      </w:r>
    </w:p>
    <w:p>
      <w:pPr>
        <w:pStyle w:val="Compact"/>
        <w:numPr>
          <w:ilvl w:val="0"/>
          <w:numId w:val="1014"/>
        </w:numPr>
      </w:pPr>
      <w:r>
        <w:t xml:space="preserve">One model per fold, so</w:t>
      </w:r>
      <w:r>
        <w:t xml:space="preserve"> </w:t>
      </w:r>
      <m:oMath>
        <m:r>
          <m:t>32</m:t>
        </m:r>
      </m:oMath>
      <w:r>
        <w:t xml:space="preserve"> </w:t>
      </w:r>
      <w:r>
        <w:t xml:space="preserve">models,</w:t>
      </w:r>
      <w:r>
        <w:t xml:space="preserve"> </w:t>
      </w:r>
      <w:r>
        <w:t xml:space="preserve">each fitted to the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 </w:t>
      </w:r>
      <w:r>
        <w:t xml:space="preserve">other cars.</w:t>
      </w:r>
    </w:p>
    <w:p>
      <w:pPr>
        <w:pStyle w:val="Compact"/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With one car per fold,</w:t>
      </w:r>
      <w:r>
        <w:t xml:space="preserve"> </w:t>
      </w:r>
      <w:r>
        <w:t xml:space="preserve">every assignment of cars to folds produces the same 32 fits,</w:t>
      </w:r>
      <w:r>
        <w:t xml:space="preserve"> </w:t>
      </w:r>
      <w:r>
        <w:t xml:space="preserve">only numbered differently,</w:t>
      </w:r>
      <w:r>
        <w:t xml:space="preserve"> </w:t>
      </w:r>
      <w:r>
        <w:t xml:space="preserve">and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does not depend on the numbering.</w:t>
      </w:r>
      <w:r>
        <w:t xml:space="preserve"> </w:t>
      </w:r>
      <w:r>
        <w:t xml:space="preserve">Unlike</w:t>
      </w:r>
      <w:r>
        <w:t xml:space="preserve"> </w:t>
      </w:r>
      <w:hyperlink w:anchor="exm-kfold-mtcars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the estimate is not random.</w:t>
      </w:r>
    </w:p>
    <w:bookmarkEnd w:id="183"/>
    <w:bookmarkStart w:id="185" w:name="def-loocv"/>
    <w:p>
      <w:pPr>
        <w:pStyle w:val="FirstParagraph"/>
      </w:pPr>
      <w:r>
        <w:rPr>
          <w:b/>
          <w:bCs/>
        </w:rPr>
        <w:t xml:space="preserve">Definition 32 (Leave-one-out cross-validation)</w:t>
      </w:r>
      <w:r>
        <w:t xml:space="preserve"> </w:t>
      </w:r>
      <w:r>
        <w:rPr>
          <w:b/>
          <w:bCs/>
        </w:rPr>
        <w:t xml:space="preserve">Leave-one-out cross-validation (LOOCV)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so that each of the</w:t>
      </w:r>
      <w:r>
        <w:t xml:space="preserve"> </w:t>
      </w:r>
      <m:oMath>
        <m:r>
          <m:t>n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holds one observation,</w:t>
      </w:r>
      <w:r>
        <w:t xml:space="preserve"> </w:t>
      </w:r>
      <w:r>
        <w:t xml:space="preserve">and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’s</w:t>
      </w:r>
      <w:r>
        <w:t xml:space="preserve"> </w:t>
      </w:r>
      <w:hyperlink w:anchor="def-fold-assignment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is fitted to all observations except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 is</w:t>
      </w:r>
    </w:p>
    <w:p>
      <w:pPr>
        <w:pStyle w:val="BodyText"/>
      </w:pPr>
      <w:bookmarkStart w:id="184" w:name="eq-loocv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18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(2021, sec. 5.1.2)</w:t>
      </w:r>
      <w:r>
        <w:t xml:space="preserve">.</w:t>
      </w:r>
    </w:p>
    <w:bookmarkEnd w:id="185"/>
    <w:bookmarkStart w:id="186" w:name="lem-loocv-not-random"/>
    <w:p>
      <w:pPr>
        <w:pStyle w:val="BodyText"/>
      </w:pPr>
      <w:r>
        <w:rPr>
          <w:b/>
          <w:bCs/>
        </w:rPr>
        <w:t xml:space="preserve">Lemma 1 (Leave-one-out cross-validation does not depend on the fold assignment)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observations, indexed by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loocv">
        <w:r>
          <w:rPr>
            <w:rStyle w:val="Hyperlink"/>
          </w:rPr>
          <w:t xml:space="preserve">leave-one-out cross-validation</w:t>
        </w:r>
      </w:hyperlink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</w:t>
      </w:r>
      <w:r>
        <w:t xml:space="preserve"> </w:t>
      </w:r>
      <w:r>
        <w:t xml:space="preserve">is the same for every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18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ocv">
        <w:r>
          <w:rPr>
            <w:rStyle w:val="Hyperlink"/>
          </w:rPr>
          <w:t xml:space="preserve">Exercise 11</w:t>
        </w:r>
      </w:hyperlink>
      <w:r>
        <w:t xml:space="preserve">, part 3, worked in</w:t>
      </w:r>
      <w:r>
        <w:t xml:space="preserve"> </w:t>
      </w:r>
      <w:hyperlink w:anchor="sol-loocv">
        <w:r>
          <w:rPr>
            <w:rStyle w:val="Hyperlink"/>
          </w:rPr>
          <w:t xml:space="preserve">Solution 11</w:t>
        </w:r>
      </w:hyperlink>
      <w:r>
        <w:t xml:space="preserve">.</w:t>
      </w:r>
      <w:r>
        <w:t xml:space="preserve"> </w:t>
      </w:r>
      <w:r>
        <w:t xml:space="preserve">It uses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and</w:t>
      </w:r>
      <w:r>
        <w:t xml:space="preserve"> </w:t>
      </w:r>
      <w:hyperlink w:anchor="eq-fold-out-rule">
        <w:r>
          <w:rPr>
            <w:rStyle w:val="Hyperlink"/>
          </w:rPr>
          <w:t xml:space="preserve">Equation 30</w:t>
        </w:r>
      </w:hyperlink>
      <w:r>
        <w:t xml:space="preserve">.</w:t>
      </w:r>
    </w:p>
    <w:p>
      <w:pPr>
        <w:pStyle w:val="BodyText"/>
      </w:pPr>
      <w:r>
        <w:t xml:space="preserve">Each step below changes one thing.</w:t>
      </w:r>
    </w:p>
    <w:p>
      <w:pPr>
        <w:numPr>
          <w:ilvl w:val="0"/>
          <w:numId w:val="1015"/>
        </w:numPr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</w:t>
      </w:r>
      <w:r>
        <w:t xml:space="preserve"> </w:t>
      </w:r>
      <w:hyperlink w:anchor="eq-folds">
        <w:r>
          <w:rPr>
            <w:rStyle w:val="Hyperlink"/>
          </w:rPr>
          <w:t xml:space="preserve">Equation 27</w:t>
        </w:r>
      </w:hyperlink>
      <w:r>
        <w:t xml:space="preserve"> </w:t>
      </w:r>
      <w:r>
        <w:t xml:space="preserve">partition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of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 each fold holds exactly one index.</w:t>
      </w:r>
      <w:r>
        <w:t xml:space="preserve"> </w:t>
      </w:r>
      <w:r>
        <w:t xml:space="preserve">(A partition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 subsets has one index per subset.)</w:t>
      </w:r>
    </w:p>
    <w:p>
      <w:pPr>
        <w:numPr>
          <w:ilvl w:val="0"/>
          <w:numId w:val="1015"/>
        </w:numPr>
      </w:pP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29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(Fold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holds one index, and that index is</w:t>
      </w:r>
      <w:r>
        <w:t xml:space="preserve"> </w:t>
      </w:r>
      <m:oMath>
        <m:r>
          <m:t>i</m:t>
        </m:r>
      </m:oMath>
      <w:r>
        <w:t xml:space="preserve">.)</w:t>
      </w:r>
    </w:p>
    <w:p>
      <w:pPr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the rule that maps a training set to a fitted prediction rule.</w:t>
      </w:r>
      <w:r>
        <w:t xml:space="preserve"> </w:t>
      </w:r>
      <w:r>
        <w:t xml:space="preserve">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then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y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sSup>
                  <m:e>
                    <m:r>
                      <m:t>i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∈</m:t>
                </m:r>
                <m:r>
                  <m:t>I</m:t>
                </m:r>
                <m:r>
                  <m:rPr>
                    <m:sty m:val="p"/>
                  </m:rPr>
                  <m:t>\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i</m:t>
                    </m:r>
                  </m:e>
                </m:d>
                <m:r>
                  <m:t>​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</w:t>
      </w:r>
      <w:hyperlink w:anchor="eq-fold-out-rule">
        <w:r>
          <w:rPr>
            <w:rStyle w:val="Hyperlink"/>
          </w:rPr>
          <w:t xml:space="preserve">Equation 30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.)</w:t>
      </w:r>
    </w:p>
    <w:p>
      <w:pPr>
        <w:numPr>
          <w:ilvl w:val="0"/>
          <w:numId w:val="1015"/>
        </w:numPr>
      </w:pPr>
      <w:r>
        <w:t xml:space="preserve">This rule is fitted to every observation except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it does not involve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(Step 3 depends 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only.)</w:t>
      </w:r>
    </w:p>
    <w:p>
      <w:pPr>
        <w:numPr>
          <w:ilvl w:val="0"/>
          <w:numId w:val="1015"/>
        </w:numPr>
      </w:pPr>
      <w:r>
        <w:t xml:space="preserve">Hence each term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κ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i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is the same</w:t>
      </w:r>
      <w:r>
        <w:t xml:space="preserve"> </w:t>
      </w:r>
      <w:r>
        <w:t xml:space="preserve">for every fold assignment.</w:t>
      </w:r>
      <w:r>
        <w:t xml:space="preserve"> </w:t>
      </w:r>
      <w:r>
        <w:t xml:space="preserve">(Each term is a function of the rule in step 4,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.)</w:t>
      </w:r>
    </w:p>
    <w:p>
      <w:pPr>
        <w:numPr>
          <w:ilvl w:val="0"/>
          <w:numId w:val="1015"/>
        </w:numPr>
      </w:pPr>
      <w:r>
        <w:t xml:space="preserve">Therefore the sum over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,</w:t>
      </w:r>
      <w:r>
        <w:t xml:space="preserve"> </w:t>
      </w:r>
      <w:r>
        <w:t xml:space="preserve">and its factor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are the same for every fold assignment: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Different assignments give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fits, with the folds numbered differently.</w:t>
      </w:r>
    </w:p>
    <w:bookmarkStart w:id="188" w:name="def-term-vector"/>
    <w:p>
      <w:pPr>
        <w:pStyle w:val="FirstParagraph"/>
      </w:pPr>
      <w:r>
        <w:rPr>
          <w:b/>
          <w:bCs/>
        </w:rPr>
        <w:t xml:space="preserve">Definition 33 (Term vector)</w:t>
      </w:r>
      <w:r>
        <w:t xml:space="preserve"> </w:t>
      </w:r>
      <w:r>
        <w:t xml:space="preserve">Consider a model whose mean is a linear combination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terms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sSup>
              <m:e>
                <m:r>
                  <m:t>p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covariate value,</w:t>
      </w:r>
      <w:r>
        <w:t xml:space="preserve"> </w:t>
      </w:r>
      <w:r>
        <w:t xml:space="preserve">such as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term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column of its terms:</w:t>
      </w:r>
    </w:p>
    <w:p>
      <w:pPr>
        <w:pStyle w:val="BodyText"/>
      </w:pPr>
      <w:bookmarkStart w:id="187" w:name="eq-term-vector"/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t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t</m:t>
                      </m:r>
                    </m:e>
                    <m:sub>
                      <m:sSup>
                        <m:e>
                          <m:r>
                            <m:t>p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187"/>
    </w:p>
    <w:bookmarkEnd w:id="188"/>
    <w:bookmarkStart w:id="190" w:name="rem-term-vector"/>
    <w:p>
      <w:pPr>
        <w:pStyle w:val="FirstParagraph"/>
      </w:pPr>
      <w:r>
        <w:rPr>
          <w:i/>
          <w:iCs/>
        </w:rPr>
        <w:t xml:space="preserve">Remark 24</w:t>
      </w:r>
      <w:r>
        <w:t xml:space="preserve"> (The term vector of simple linear regression). </w:t>
      </w:r>
      <w:r>
        <w:t xml:space="preserve">In simple linear regression the terms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term-vector">
        <w:r>
          <w:rPr>
            <w:rStyle w:val="Hyperlink"/>
          </w:rPr>
          <w:t xml:space="preserve">term vector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89">
        <w:r>
          <w:rPr>
            <w:rStyle w:val="Hyperlink"/>
          </w:rPr>
          <w:t xml:space="preserve">covariate vector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bookmarkEnd w:id="190"/>
    <w:bookmarkStart w:id="192" w:name="def-cross-product-matrix"/>
    <w:p>
      <w:pPr>
        <w:pStyle w:val="BodyText"/>
      </w:pPr>
      <w:r>
        <w:rPr>
          <w:b/>
          <w:bCs/>
        </w:rPr>
        <w:t xml:space="preserve">Definition 34 (Cross-product matrix (sum-of-squares and cross-products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 of a training set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sum of their outer products:</w:t>
      </w:r>
    </w:p>
    <w:p>
      <w:pPr>
        <w:pStyle w:val="BodyText"/>
      </w:pPr>
      <w:bookmarkStart w:id="191" w:name="eq-cross-product-matrix"/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191"/>
    </w:p>
    <w:bookmarkEnd w:id="192"/>
    <w:bookmarkStart w:id="194" w:name="rem-source-cross-product-matrix"/>
    <w:p>
      <w:pPr>
        <w:pStyle w:val="FirstParagraph"/>
      </w:pPr>
      <w:r>
        <w:rPr>
          <w:i/>
          <w:iCs/>
        </w:rPr>
        <w:t xml:space="preserve">Remark 25</w:t>
      </w:r>
      <w:r>
        <w:t xml:space="preserve"> (Source: Cross-product matrix (sum-of-squares and cross-products matrix)).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sum-of-squares and cross-products matrix</w:t>
      </w:r>
      <w:r>
        <w:t xml:space="preserve"> </w:t>
      </w:r>
      <w:r>
        <w:t xml:space="preserve">(Sanchez 2020, chap. </w:t>
      </w:r>
      <w:r>
        <w:t xml:space="preserve">“Matrix Cross-Products”</w:t>
      </w:r>
      <w:r>
        <w:t xml:space="preserve">)</w:t>
      </w:r>
      <w:r>
        <w:t xml:space="preserve"> </w:t>
      </w:r>
      <w:r>
        <w:t xml:space="preserve">(see</w:t>
      </w:r>
      <w:r>
        <w:t xml:space="preserve"> </w:t>
      </w:r>
      <w:hyperlink r:id="rId193">
        <w:r>
          <w:rPr>
            <w:rStyle w:val="Hyperlink"/>
          </w:rPr>
          <w:t xml:space="preserve">the chapter online</w:t>
        </w:r>
      </w:hyperlink>
      <w:r>
        <w:t xml:space="preserve">).</w:t>
      </w:r>
    </w:p>
    <w:bookmarkEnd w:id="194"/>
    <w:bookmarkStart w:id="197" w:name="rem-cross-product-matrix"/>
    <w:p>
      <w:pPr>
        <w:pStyle w:val="BodyText"/>
      </w:pPr>
      <w:r>
        <w:rPr>
          <w:i/>
          <w:iCs/>
        </w:rPr>
        <w:t xml:space="preserve">Remark 26</w:t>
      </w:r>
      <w:r>
        <w:t xml:space="preserve"> (Cross-product matrix as a matrix product).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matrix whose rows are the transposed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cross-product matrix then equals the matrix product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sSup>
            <m:e>
              <m:r>
                <m:t>D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diagonal entries are sums of squares of one term over the training set.</w:t>
      </w:r>
      <w:r>
        <w:t xml:space="preserve"> </w:t>
      </w:r>
      <w:r>
        <w:t xml:space="preserve">Its off-diagonal entries are sums of cross-products of two different terms.</w:t>
      </w:r>
      <w:r>
        <w:t xml:space="preserve"> </w:t>
      </w:r>
      <w:r>
        <w:t xml:space="preserve">Statisticians therefore call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 sum-of-squares and cross-products (SSCP) matrix of the terms.</w:t>
      </w:r>
      <w:r>
        <w:t xml:space="preserve"> </w:t>
      </w:r>
      <w:r>
        <w:t xml:space="preserve">When every column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mean zero,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of the terms.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 restated the SSCP reading and the covariance special case from Sanchez</w:t>
            </w:r>
            <w:r>
              <w:t xml:space="preserve"> </w:t>
            </w:r>
            <w:r>
              <w:t xml:space="preserve">(2020, chap. </w:t>
            </w:r>
            <w:r>
              <w:t xml:space="preserve">“Matrix Cross-Products”</w:t>
            </w:r>
            <w:r>
              <w:t xml:space="preserve">)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193">
              <w:r>
                <w:rPr>
                  <w:rStyle w:val="Hyperlink"/>
                </w:rPr>
                <w:t xml:space="preserve">the chapter online</w:t>
              </w:r>
            </w:hyperlink>
            <w:r>
              <w:t xml:space="preserve">) in this page’s notation.</w:t>
            </w:r>
            <w:r>
              <w:t xml:space="preserve"> </w:t>
            </w:r>
            <w:r>
              <w:t xml:space="preserve">The book carries a non-commercial, share-alike license,</w:t>
            </w:r>
            <w:r>
              <w:t xml:space="preserve"> </w:t>
            </w:r>
            <w:r>
              <w:t xml:space="preserve">so I paraphrased it and copied none of its text.</w:t>
            </w:r>
          </w:p>
          <w:p/>
        </w:tc>
      </w:tr>
    </w:tbl>
    <w:bookmarkEnd w:id="197"/>
    <w:bookmarkStart w:id="200" w:name="def-leverage"/>
    <w:p>
      <w:pPr>
        <w:pStyle w:val="BodyText"/>
      </w:pPr>
      <w:r>
        <w:rPr>
          <w:b/>
          <w:bCs/>
        </w:rPr>
        <w:t xml:space="preserve">Definition 35 (Leverage)</w:t>
      </w:r>
      <w:r>
        <w:t xml:space="preserve"> </w:t>
      </w:r>
      <w:r>
        <w:t xml:space="preserve">Consider a linear model fitted by</w:t>
      </w:r>
      <w:r>
        <w:t xml:space="preserve"> </w:t>
      </w:r>
      <w:hyperlink r:id="rId198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and an invertible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leverage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199" w:name="eq-leverage"/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b>
            <m:e>
              <m:acc>
                <m:accPr>
                  <m:chr m:val="̃"/>
                </m:accPr>
                <m:e>
                  <m:r>
                    <m:t>t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199"/>
    </w:p>
    <w:bookmarkEnd w:id="200"/>
    <w:bookmarkStart w:id="202" w:name="rem-source-leverage"/>
    <w:p>
      <w:pPr>
        <w:pStyle w:val="FirstParagraph"/>
      </w:pPr>
      <w:r>
        <w:rPr>
          <w:i/>
          <w:iCs/>
        </w:rPr>
        <w:t xml:space="preserve">Remark 27</w:t>
      </w:r>
      <w:r>
        <w:t xml:space="preserve"> (Source: Leverage). </w:t>
      </w:r>
      <w:r>
        <w:t xml:space="preserve">James et al. (2021, sec. 3.3.3)</w:t>
      </w:r>
      <w:r>
        <w:t xml:space="preserve">,</w:t>
      </w:r>
      <w:r>
        <w:t xml:space="preserve"> </w:t>
      </w:r>
      <w:r>
        <w:t xml:space="preserve">written here with term vectors and the matrix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201">
        <w:r>
          <w:rPr>
            <w:rStyle w:val="Hyperlink"/>
          </w:rPr>
          <w:t xml:space="preserve">the vector form of the OLS estimates</w:t>
        </w:r>
      </w:hyperlink>
      <w:r>
        <w:t xml:space="preserve">.</w:t>
      </w:r>
    </w:p>
    <w:bookmarkEnd w:id="202"/>
    <w:bookmarkStart w:id="204" w:name="thm-loocv-shortcut"/>
    <w:p>
      <w:pPr>
        <w:pStyle w:val="BodyText"/>
      </w:pPr>
      <w:r>
        <w:rPr>
          <w:b/>
          <w:bCs/>
        </w:rPr>
        <w:t xml:space="preserve">Theorem 5 (Leave-one-out cross-validation for least squares)</w:t>
      </w:r>
      <w:r>
        <w:t xml:space="preserve"> </w:t>
      </w:r>
      <w:r>
        <w:t xml:space="preserve">For a linear model fitted by</w:t>
      </w:r>
      <w:r>
        <w:t xml:space="preserve"> </w:t>
      </w:r>
      <w:hyperlink r:id="rId198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with every</w:t>
      </w:r>
      <w:r>
        <w:t xml:space="preserve"> </w:t>
      </w:r>
      <w:hyperlink w:anchor="def-leverage">
        <w:r>
          <w:rPr>
            <w:rStyle w:val="Hyperlink"/>
          </w:rPr>
          <w:t xml:space="preserve">leverage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ocv">
        <w:r>
          <w:rPr>
            <w:rStyle w:val="Hyperlink"/>
          </w:rPr>
          <w:t xml:space="preserve">leave-one-out estimate</w:t>
        </w:r>
      </w:hyperlink>
      <w:r>
        <w:t xml:space="preserve"> </w:t>
      </w:r>
      <w:r>
        <w:t xml:space="preserve">can be computed from the single fit to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from its</w:t>
      </w:r>
      <w:r>
        <w:t xml:space="preserve"> </w:t>
      </w:r>
      <w:hyperlink r:id="rId37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hyperlink r:id="rId27">
        <w:r>
          <w:rPr>
            <w:rStyle w:val="Hyperlink"/>
          </w:rPr>
          <w:t xml:space="preserve">prediction errors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leverages:</w:t>
      </w:r>
    </w:p>
    <w:p>
      <w:pPr>
        <w:pStyle w:val="BodyText"/>
      </w:pPr>
      <w:bookmarkStart w:id="203" w:name="eq-loocv-shortcu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num>
                        <m:den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203"/>
    </w:p>
    <w:bookmarkEnd w:id="2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Not derived here;</w:t>
      </w:r>
      <w:r>
        <w:t xml:space="preserve"> </w:t>
      </w:r>
      <w:r>
        <w:t xml:space="preserve">see the sources named under the theorem.</w:t>
      </w:r>
      <w:r>
        <w:t xml:space="preserve"> </w:t>
      </w:r>
      <w:r>
        <w:t xml:space="preserve">The derivation needs a formula for how the inverse of 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changes when one observation’s outer product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  <m:sSup>
          <m:e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removed from it</w:t>
      </w:r>
      <w:r>
        <w:t xml:space="preserve"> </w:t>
      </w:r>
      <w:r>
        <w:t xml:space="preserve">(the Sherman–Morrison formula),</w:t>
      </w:r>
      <w:r>
        <w:t xml:space="preserve"> </w:t>
      </w:r>
      <w:r>
        <w:t xml:space="preserve">which this page does not develop.</w:t>
      </w:r>
    </w:p>
    <w:bookmarkStart w:id="205" w:name="rem-source-loocv-shortcut"/>
    <w:p>
      <w:pPr>
        <w:pStyle w:val="BodyText"/>
      </w:pPr>
      <w:r>
        <w:rPr>
          <w:i/>
          <w:iCs/>
        </w:rPr>
        <w:t xml:space="preserve">Remark 28</w:t>
      </w:r>
      <w:r>
        <w:t xml:space="preserve"> (Source: Leave-one-out cross-validation for least squares). </w:t>
      </w:r>
      <w:r>
        <w:t xml:space="preserve">James et al. (2021, sec. 5.1.2)</w:t>
      </w:r>
      <w:r>
        <w:t xml:space="preserve"> </w:t>
      </w:r>
      <w:r>
        <w:t xml:space="preserve">states this formula for least squares linear or polynomial regression,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(2009, sec. 7.10.1)</w:t>
      </w:r>
      <w:r>
        <w:t xml:space="preserve"> </w:t>
      </w:r>
      <w:r>
        <w:t xml:space="preserve">for many linear fitting methods.</w:t>
      </w:r>
    </w:p>
    <w:bookmarkEnd w:id="205"/>
    <w:bookmarkStart w:id="206" w:name="exm-loocv-shortcut"/>
    <w:p>
      <w:pPr>
        <w:pStyle w:val="BodyText"/>
      </w:pPr>
      <w:r>
        <w:rPr>
          <w:b/>
          <w:bCs/>
        </w:rPr>
        <w:t xml:space="preserve">Example 11 (Leave-one-out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computes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the four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polynomials</w:t>
      </w:r>
      <w:r>
        <w:t xml:space="preserve"> </w:t>
      </w:r>
      <w:r>
        <w:t xml:space="preserve">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in two ways:</w:t>
      </w:r>
      <w:r>
        <w:t xml:space="preserve"> </w:t>
      </w:r>
      <w:r>
        <w:t xml:space="preserve">by fitting each model 32 times, as in</w:t>
      </w:r>
      <w:r>
        <w:t xml:space="preserve"> </w:t>
      </w:r>
      <w:hyperlink w:anchor="eq-loocv">
        <w:r>
          <w:rPr>
            <w:rStyle w:val="Hyperlink"/>
          </w:rPr>
          <w:t xml:space="preserve">Equation 34</w:t>
        </w:r>
      </w:hyperlink>
      <w:r>
        <w:t xml:space="preserve">,</w:t>
      </w:r>
      <w:r>
        <w:t xml:space="preserve"> </w:t>
      </w:r>
      <w:r>
        <w:t xml:space="preserve">and by the single-fit formula of</w:t>
      </w:r>
      <w:r>
        <w:t xml:space="preserve"> </w:t>
      </w:r>
      <w:hyperlink w:anchor="thm-loocv-shortcut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with the leverages from</w:t>
      </w:r>
      <w:r>
        <w:t xml:space="preserve"> </w:t>
      </w:r>
      <w:r>
        <w:rPr>
          <w:rStyle w:val="VerbatimChar"/>
        </w:rPr>
        <w:t xml:space="preserve">hatvalues()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loocv_by_formula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  <w:r>
        <w:br/>
      </w:r>
      <w:r>
        <w:rPr>
          <w:rStyle w:val="NormalTok"/>
        </w:rPr>
        <w:t xml:space="preserve">  pred_error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(fit))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((pred_error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hatvalues</w:t>
      </w:r>
      <w:r>
        <w:rPr>
          <w:rStyle w:val="NormalTok"/>
        </w:rPr>
        <w:t xml:space="preserve">(fit)))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mtcars_loocv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mtcars_degrees)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refitting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mtcars, </w:t>
      </w:r>
      <w:r>
        <w:rPr>
          <w:rStyle w:val="AttributeTok"/>
        </w:rPr>
        <w:t xml:space="preserve">folds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loocv_by_formula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loocv_rmse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(formula)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mtcars_loocv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degree refitting formula loocv_rmse</w:t>
      </w:r>
      <w:r>
        <w:br/>
      </w:r>
      <w:r>
        <w:rPr>
          <w:rStyle w:val="CommentTok"/>
        </w:rPr>
        <w:t xml:space="preserve">#&gt;    &lt;int&gt;     &lt;dbl&gt;   &lt;dbl&gt;      &lt;dbl&gt;</w:t>
      </w:r>
      <w:r>
        <w:br/>
      </w:r>
      <w:r>
        <w:rPr>
          <w:rStyle w:val="CommentTok"/>
        </w:rPr>
        <w:t xml:space="preserve">#&gt; 1      1     10.3    10.3        3.20</w:t>
      </w:r>
      <w:r>
        <w:br/>
      </w:r>
      <w:r>
        <w:rPr>
          <w:rStyle w:val="CommentTok"/>
        </w:rPr>
        <w:t xml:space="preserve">#&gt; 2      2      7.79    7.79       2.79</w:t>
      </w:r>
      <w:r>
        <w:br/>
      </w:r>
      <w:r>
        <w:rPr>
          <w:rStyle w:val="CommentTok"/>
        </w:rPr>
        <w:t xml:space="preserve">#&gt; 3      3      8.34    8.34       2.89</w:t>
      </w:r>
      <w:r>
        <w:br/>
      </w:r>
      <w:r>
        <w:rPr>
          <w:rStyle w:val="CommentTok"/>
        </w:rPr>
        <w:t xml:space="preserve">#&gt; 4      4      8.71    8.71       2.95</w:t>
      </w:r>
    </w:p>
    <w:p>
      <w:pPr>
        <w:pStyle w:val="SourceCode"/>
      </w:pPr>
      <w:r>
        <w:rPr>
          <w:rStyle w:val="NormalTok"/>
        </w:rPr>
        <w:t xml:space="preserve">loocv_max_diff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refitting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formula))</w:t>
      </w:r>
      <w:r>
        <w:br/>
      </w:r>
      <w:r>
        <w:rPr>
          <w:rStyle w:val="NormalTok"/>
        </w:rPr>
        <w:t xml:space="preserve">mtcars_best_loocv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max_difference =</w:t>
      </w:r>
      <w:r>
        <w:rPr>
          <w:rStyle w:val="NormalTok"/>
        </w:rPr>
        <w:t xml:space="preserve"> loocv_max_diff, </w:t>
      </w:r>
      <w:r>
        <w:rPr>
          <w:rStyle w:val="AttributeTok"/>
        </w:rPr>
        <w:t xml:space="preserve">best_degree =</w:t>
      </w:r>
      <w:r>
        <w:rPr>
          <w:rStyle w:val="NormalTok"/>
        </w:rPr>
        <w:t xml:space="preserve"> mtcars_best_loocv)</w:t>
      </w:r>
      <w:r>
        <w:br/>
      </w:r>
      <w:r>
        <w:rPr>
          <w:rStyle w:val="CommentTok"/>
        </w:rPr>
        <w:t xml:space="preserve">#&gt; max_difference    best_degree </w:t>
      </w:r>
      <w:r>
        <w:br/>
      </w:r>
      <w:r>
        <w:rPr>
          <w:rStyle w:val="CommentTok"/>
        </w:rPr>
        <w:t xml:space="preserve">#&gt;    7.10543e-15    2.00000e+00</w:t>
      </w:r>
    </w:p>
    <w:p>
      <w:pPr>
        <w:pStyle w:val="FirstParagraph"/>
      </w:pPr>
      <w:r>
        <w:t xml:space="preserve">The two columns differ by at most 7.1e-15,</w:t>
      </w:r>
      <w:r>
        <w:t xml:space="preserve"> </w:t>
      </w:r>
      <w:r>
        <w:t xml:space="preserve">which is rounding error.</w:t>
      </w:r>
      <w:r>
        <w:t xml:space="preserve"> </w:t>
      </w:r>
      <w:r>
        <w:t xml:space="preserve">The single-fit formula needs one fit per model instead of 32.</w:t>
      </w:r>
      <w:r>
        <w:t xml:space="preserve"> </w:t>
      </w:r>
      <w:r>
        <w:t xml:space="preserve">LOOCV picks degree 2,</w:t>
      </w:r>
      <w:r>
        <w:t xml:space="preserve"> </w:t>
      </w:r>
      <w:r>
        <w:t xml:space="preserve">and because LOOCV is not random (</w:t>
      </w:r>
      <w:hyperlink w:anchor="lem-loocv-not-random">
        <w:r>
          <w:rPr>
            <w:rStyle w:val="Hyperlink"/>
          </w:rPr>
          <w:t xml:space="preserve">Lemma 1</w:t>
        </w:r>
      </w:hyperlink>
      <w:r>
        <w:t xml:space="preserve">),</w:t>
      </w:r>
      <w:r>
        <w:t xml:space="preserve"> </w:t>
      </w:r>
      <w:r>
        <w:t xml:space="preserve">rerunning it always gives the same choice.</w:t>
      </w:r>
    </w:p>
    <w:bookmarkEnd w:id="206"/>
    <w:bookmarkStart w:id="207" w:name="rem-loocv"/>
    <w:p>
      <w:pPr>
        <w:pStyle w:val="BodyText"/>
      </w:pPr>
      <w:r>
        <w:rPr>
          <w:i/>
          <w:iCs/>
        </w:rPr>
        <w:t xml:space="preserve">Remark 29</w:t>
      </w:r>
      <w:r>
        <w:t xml:space="preserve"> (When to use leave-one-out cross-validation). </w:t>
      </w:r>
      <w:r>
        <w:t xml:space="preserve">LOOCV is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end of</w:t>
      </w:r>
      <w:r>
        <w:t xml:space="preserve"> </w:t>
      </w:r>
      <w:hyperlink w:anchor="rem-choosing-k">
        <w:r>
          <w:rPr>
            <w:rStyle w:val="Hyperlink"/>
          </w:rPr>
          <w:t xml:space="preserve">Remark 23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22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for the fitting procedure</w:t>
      </w:r>
      <w:r>
        <w:t xml:space="preserve"> </w:t>
      </w:r>
      <m:oMath>
        <m:r>
          <m:t>g</m:t>
        </m:r>
      </m:oMath>
      <w:r>
        <w:t xml:space="preserve">:</w:t>
      </w:r>
      <w:r>
        <w:t xml:space="preserve"> </w:t>
      </w:r>
      <w:r>
        <w:t xml:space="preserve">each rule is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so the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as an estimate of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is the smallest of any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But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sets are nearly identical,</w:t>
      </w:r>
      <w:r>
        <w:t xml:space="preserve"> </w:t>
      </w:r>
      <w:r>
        <w:t xml:space="preserve">so the variance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can be larger than that of 5- or 10-fold cross-validation</w:t>
      </w:r>
      <w:r>
        <w:t xml:space="preserve"> </w:t>
      </w:r>
      <w:r>
        <w:t xml:space="preserve">(James et al. 2021, sec. 5.1.4)</w:t>
      </w:r>
      <w:r>
        <w:t xml:space="preserve">.</w:t>
      </w:r>
      <w:r>
        <w:t xml:space="preserve"> </w:t>
      </w:r>
      <w:r>
        <w:t xml:space="preserve">For least squares fits,</w:t>
      </w:r>
      <w:r>
        <w:t xml:space="preserve"> </w:t>
      </w:r>
      <w:hyperlink w:anchor="thm-loocv-shortcut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computes LOOCV from a single fit;</w:t>
      </w:r>
      <w:r>
        <w:t xml:space="preserve"> </w:t>
      </w:r>
      <w:r>
        <w:t xml:space="preserve">for most other fitting methods,</w:t>
      </w:r>
      <w:r>
        <w:t xml:space="preserve"> </w:t>
      </w:r>
      <w:r>
        <w:t xml:space="preserve">LOOCV requires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fits.</w:t>
      </w:r>
    </w:p>
    <w:bookmarkEnd w:id="207"/>
    <w:bookmarkEnd w:id="208"/>
    <w:bookmarkStart w:id="237" w:name="sec-cv-model-choice"/>
    <w:p>
      <w:pPr>
        <w:pStyle w:val="Heading2"/>
      </w:pPr>
      <w:r>
        <w:t xml:space="preserve">8 Choosing a model by cross-validation</w:t>
      </w:r>
    </w:p>
    <w:bookmarkStart w:id="210" w:name="def-cv-estimate-indexed"/>
    <w:p>
      <w:pPr>
        <w:pStyle w:val="FirstParagraph"/>
      </w:pPr>
      <w:r>
        <w:rPr>
          <w:b/>
          <w:bCs/>
        </w:rPr>
        <w:t xml:space="preserve">Definition 36 (Cross-validation estimate of a named procedure)</w:t>
      </w:r>
      <w:r>
        <w:t xml:space="preserve"> </w:t>
      </w:r>
      <w:r>
        <w:t xml:space="preserve">Let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 divided into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estimate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computed with</w:t>
      </w:r>
      <w:r>
        <w:t xml:space="preserve"> </w:t>
      </w:r>
      <w:hyperlink w:anchor="def-fold-out-rule">
        <w:r>
          <w:rPr>
            <w:rStyle w:val="Hyperlink"/>
          </w:rPr>
          <w:t xml:space="preserve">fold-out rules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209" w:name="eq-cv-estimate-indexed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;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sSub>
                            <m:e>
                              <m:r>
                                <m:t>​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∈</m:t>
                              </m:r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\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F</m:t>
                                  </m:r>
                                </m:e>
                                <m:sub>
                                  <m:r>
                                    <m:t>κ</m:t>
                                  </m:r>
                                  <m:r>
                                    <m:t>​</m:t>
                                  </m:r>
                                  <m:d>
                                    <m:dPr>
                                      <m:begChr m:val="("/>
                                      <m:sepChr m:val=""/>
                                      <m:endChr m:val=")"/>
                                      <m:grow/>
                                    </m:dPr>
                                    <m:e>
                                      <m:r>
                                        <m:t>i</m:t>
                                      </m:r>
                                    </m:e>
                                  </m:d>
                                  <m:r>
                                    <m:t>​</m:t>
                                  </m:r>
                                </m:sub>
                              </m:sSub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209"/>
    </w:p>
    <w:bookmarkEnd w:id="210"/>
    <w:bookmarkStart w:id="212" w:name="def-cv-choice"/>
    <w:p>
      <w:pPr>
        <w:pStyle w:val="FirstParagraph"/>
      </w:pPr>
      <w:r>
        <w:rPr>
          <w:b/>
          <w:bCs/>
        </w:rPr>
        <w:t xml:space="preserve">Definition 37 (Cross-validation choice procedure)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choice procedure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the fitting procedure that,</w:t>
      </w:r>
      <w:r>
        <w:t xml:space="preserve"> </w:t>
      </w:r>
      <w:r>
        <w:t xml:space="preserve">applied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,</w:t>
      </w:r>
      <w:r>
        <w:t xml:space="preserve"> </w:t>
      </w:r>
      <w:r>
        <w:t xml:space="preserve">computes each candidate’s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those folds,</w:t>
      </w:r>
      <w:r>
        <w:t xml:space="preserve"> </w:t>
      </w:r>
      <w:r>
        <w:t xml:space="preserve">and applies to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the candidate with the smallest estimate,</w:t>
      </w:r>
      <w:r>
        <w:t xml:space="preserve"> </w:t>
      </w:r>
      <w:r>
        <w:t xml:space="preserve">taking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 several tie:</w:t>
      </w:r>
    </w:p>
    <w:p>
      <w:pPr>
        <w:pStyle w:val="BodyText"/>
      </w:pPr>
      <w:bookmarkStart w:id="211" w:name="eq-cv-choice"/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rPr>
                  <m:nor/>
                  <m:sty m:val="p"/>
                </m:rPr>
                <m:t>CV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g</m:t>
              </m:r>
            </m:e>
            <m:sub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l</m:t>
                  </m:r>
                </m:lim>
              </m:limLow>
              <m:sSub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211"/>
    </w:p>
    <w:bookmarkEnd w:id="212"/>
    <w:bookmarkStart w:id="214" w:name="def-nested-cv"/>
    <w:p>
      <w:pPr>
        <w:pStyle w:val="FirstParagraph"/>
      </w:pPr>
      <w:r>
        <w:rPr>
          <w:b/>
          <w:bCs/>
        </w:rPr>
        <w:t xml:space="preserve">Definition 38 (Nested cross-validation)</w:t>
      </w:r>
      <w:r>
        <w:t xml:space="preserve"> </w:t>
      </w:r>
      <w:r>
        <w:rPr>
          <w:b/>
          <w:bCs/>
        </w:rPr>
        <w:t xml:space="preserve">Nested cross-validation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:</w:t>
      </w:r>
      <w:r>
        <w:t xml:space="preserve"> </w:t>
      </w:r>
      <w:r>
        <w:t xml:space="preserve">its estimate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bookmarkStart w:id="213" w:name="eq-nested-cv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p>
                <m:e>
                  <m:r>
                    <m:t>g</m:t>
                  </m:r>
                </m:e>
                <m:sup>
                  <m:r>
                    <m:rPr>
                      <m:nor/>
                      <m:sty m:val="p"/>
                    </m:rPr>
                    <m:t>CV</m:t>
                  </m:r>
                </m:sup>
              </m:sSup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213"/>
    </w:p>
    <w:bookmarkEnd w:id="214"/>
    <w:bookmarkStart w:id="215" w:name="rem-source-nested-cv"/>
    <w:p>
      <w:pPr>
        <w:pStyle w:val="FirstParagraph"/>
      </w:pPr>
      <w:r>
        <w:rPr>
          <w:i/>
          <w:iCs/>
        </w:rPr>
        <w:t xml:space="preserve">Remark 30</w:t>
      </w:r>
      <w:r>
        <w:t xml:space="preserve"> (Source: Nested cross-validation). </w:t>
      </w:r>
      <w:r>
        <w:t xml:space="preserve">Hastie et al. (2009, sec. 7.10.2)</w:t>
      </w:r>
      <w:r>
        <w:t xml:space="preserve"> </w:t>
      </w:r>
      <w:r>
        <w:t xml:space="preserve">for cross-validating every step of a procedure,</w:t>
      </w:r>
      <w:r>
        <w:t xml:space="preserve"> </w:t>
      </w:r>
      <w:r>
        <w:t xml:space="preserve">choices included.</w:t>
      </w:r>
    </w:p>
    <w:bookmarkEnd w:id="215"/>
    <w:bookmarkStart w:id="216" w:name="rem-nested-cv"/>
    <w:p>
      <w:pPr>
        <w:pStyle w:val="BodyText"/>
      </w:pPr>
      <w:r>
        <w:rPr>
          <w:i/>
          <w:iCs/>
        </w:rPr>
        <w:t xml:space="preserve">Remark 31</w:t>
      </w:r>
      <w:r>
        <w:t xml:space="preserve"> (What is nested). </w:t>
      </w:r>
      <w:r>
        <w:t xml:space="preserve">Each fold-out rule 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computed from the observations outside one outer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 whole choice,</w:t>
      </w:r>
      <w:r>
        <w:t xml:space="preserve"> </w:t>
      </w:r>
      <w:r>
        <w:t xml:space="preserve">including the cross-validation that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runs inside those observations,</w:t>
      </w:r>
      <w:r>
        <w:t xml:space="preserve"> </w:t>
      </w:r>
      <w:r>
        <w:t xml:space="preserve">never sees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That inner cross-validation is the nested one.</w:t>
      </w:r>
    </w:p>
    <w:bookmarkEnd w:id="216"/>
    <w:bookmarkStart w:id="219" w:name="rem-cv-winner-optimistic"/>
    <w:p>
      <w:pPr>
        <w:pStyle w:val="BodyText"/>
      </w:pPr>
      <w:r>
        <w:rPr>
          <w:i/>
          <w:iCs/>
        </w:rPr>
        <w:t xml:space="preserve">Remark 32</w:t>
      </w:r>
      <w:r>
        <w:t xml:space="preserve"> (Cross-validation replaces the validation set, not the test set). </w:t>
      </w:r>
      <w:r>
        <w:t xml:space="preserve">Used to choose between models,</w:t>
      </w:r>
      <w:r>
        <w:t xml:space="preserve"> </w:t>
      </w:r>
      <w:r>
        <w:t xml:space="preserve">cross-validation takes the place of the</w:t>
      </w:r>
      <w:r>
        <w:t xml:space="preserve"> </w:t>
      </w:r>
      <w:r>
        <w:rPr>
          <w:i/>
          <w:iCs/>
        </w:rPr>
        <w:t xml:space="preserve">validation</w:t>
      </w:r>
      <w:r>
        <w:t xml:space="preserve"> </w:t>
      </w:r>
      <w:r>
        <w:t xml:space="preserve">set</w:t>
      </w:r>
      <w:r>
        <w:t xml:space="preserve"> </w:t>
      </w:r>
      <w:r>
        <w:t xml:space="preserve">of</w:t>
      </w:r>
      <w:r>
        <w:t xml:space="preserve"> </w:t>
      </w:r>
      <w:hyperlink w:anchor="def-data-splits">
        <w:r>
          <w:rPr>
            <w:rStyle w:val="Hyperlink"/>
          </w:rPr>
          <w:t xml:space="preserve">Definition 20</w:t>
        </w:r>
      </w:hyperlink>
      <w:r>
        <w:t xml:space="preserve">,</w:t>
      </w:r>
      <w:r>
        <w:t xml:space="preserve"> </w:t>
      </w:r>
      <w:r>
        <w:t xml:space="preserve">the one consulted again and again,</w:t>
      </w:r>
      <w:r>
        <w:t xml:space="preserve"> </w:t>
      </w:r>
      <w:r>
        <w:t xml:space="preserve">and not of the test set, which stays unused until the end.</w:t>
      </w:r>
      <w:r>
        <w:t xml:space="preserve"> </w:t>
      </w:r>
      <w:r>
        <w:t xml:space="preserve">The cross-validation estimate of the winning model is optimistic:</w:t>
      </w:r>
      <w:r>
        <w:t xml:space="preserve"> </w:t>
      </w:r>
      <w:r>
        <w:t xml:space="preserve">that model won partly because the particular sample and split happened to favor it,</w:t>
      </w:r>
      <w:r>
        <w:t xml:space="preserve"> </w:t>
      </w:r>
      <w:r>
        <w:t xml:space="preserve">so its estimate is the smallest of several noisy estimates.</w:t>
      </w:r>
      <w:r>
        <w:t xml:space="preserve"> </w:t>
      </w:r>
      <w:r>
        <w:t xml:space="preserve">An honest estimate of the chosen model’s error needs data</w:t>
      </w:r>
      <w:r>
        <w:t xml:space="preserve"> </w:t>
      </w:r>
      <w:r>
        <w:t xml:space="preserve">that took no part in the choice</w:t>
      </w:r>
      <w:r>
        <w:t xml:space="preserve"> </w:t>
      </w:r>
      <w:r>
        <w:t xml:space="preserve">(Hastie et al. 2009, sec. 7.2)</w:t>
      </w:r>
      <w:r>
        <w:t xml:space="preserve">,</w:t>
      </w:r>
      <w:r>
        <w:t xml:space="preserve"> </w:t>
      </w:r>
      <w:r>
        <w:t xml:space="preserve">such as a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or the outer folds of</w:t>
      </w:r>
      <w:r>
        <w:t xml:space="preserve"> </w:t>
      </w:r>
      <w:hyperlink w:anchor="def-nested-cv">
        <w:r>
          <w:rPr>
            <w:rStyle w:val="Hyperlink"/>
          </w:rPr>
          <w:t xml:space="preserve">nested cross-validation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Based on a Spring 2025 lecture on generalization by Logan Sizemore.</w:t>
            </w:r>
          </w:p>
          <w:p/>
        </w:tc>
      </w:tr>
    </w:tbl>
    <w:bookmarkEnd w:id="219"/>
    <w:bookmarkStart w:id="222" w:name="def-cv-se"/>
    <w:p>
      <w:pPr>
        <w:pStyle w:val="BodyText"/>
      </w:pPr>
      <w:r>
        <w:rPr>
          <w:b/>
          <w:bCs/>
        </w:rPr>
        <w:t xml:space="preserve">Definition 39 (Fold-based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 a</w:t>
      </w:r>
      <w:r>
        <w:t xml:space="preserve"> </w:t>
      </w:r>
      <m:oMath>
        <m:r>
          <m:t>k</m:t>
        </m:r>
      </m:oMath>
      <w:r>
        <w:t xml:space="preserve">-fold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is the</w:t>
      </w:r>
      <w:r>
        <w:t xml:space="preserve"> </w:t>
      </w:r>
      <w:hyperlink r:id="rId220">
        <w:r>
          <w:rPr>
            <w:rStyle w:val="Hyperlink"/>
          </w:rPr>
          <w:t xml:space="preserve">sample standard deviation</w:t>
        </w:r>
      </w:hyperlink>
      <w:r>
        <w:t xml:space="preserve"> </w:t>
      </w:r>
      <w:r>
        <w:t xml:space="preserve">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mean squared errors</w:t>
        </w:r>
      </w:hyperlink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ad>
          <m:radPr>
            <m:degHide m:val="on"/>
          </m:radPr>
          <m:deg/>
          <m:e>
            <m:r>
              <m:t>k</m:t>
            </m:r>
          </m:e>
        </m:rad>
      </m:oMath>
      <w:r>
        <w:t xml:space="preserve">:</w:t>
      </w:r>
    </w:p>
    <w:p>
      <w:pPr>
        <w:pStyle w:val="BodyText"/>
      </w:pPr>
      <w:bookmarkStart w:id="221" w:name="eq-cv-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221"/>
    </w:p>
    <w:bookmarkEnd w:id="222"/>
    <w:bookmarkStart w:id="223" w:name="rem-source-cv-se"/>
    <w:p>
      <w:pPr>
        <w:pStyle w:val="FirstParagraph"/>
      </w:pPr>
      <w:r>
        <w:rPr>
          <w:i/>
          <w:iCs/>
        </w:rPr>
        <w:t xml:space="preserve">Remark 33</w:t>
      </w:r>
      <w:r>
        <w:t xml:space="preserve"> (Source: Fold-based standard error). </w:t>
      </w:r>
      <w:r>
        <w:t xml:space="preserve">Hastie et al. (2009, sec. 7.10.1)</w:t>
      </w:r>
      <w:r>
        <w:t xml:space="preserve">, who call the result a standard error.</w:t>
      </w:r>
    </w:p>
    <w:bookmarkEnd w:id="223"/>
    <w:bookmarkStart w:id="225" w:name="rem-cv-se"/>
    <w:p>
      <w:pPr>
        <w:pStyle w:val="BodyText"/>
      </w:pPr>
      <w:r>
        <w:rPr>
          <w:i/>
          <w:iCs/>
        </w:rPr>
        <w:t xml:space="preserve">Remark 34</w:t>
      </w:r>
      <w:r>
        <w:t xml:space="preserve"> (The fold-based standard error is only a rough guide). </w:t>
      </w:r>
      <w:r>
        <w:t xml:space="preserve">Hastie et al. (2009, sec. 7.10.1)</w:t>
      </w:r>
      <w:r>
        <w:t xml:space="preserve"> </w:t>
      </w:r>
      <w:r>
        <w:t xml:space="preserve">draw standard-error bars</w:t>
      </w:r>
      <w:r>
        <w:t xml:space="preserve"> </w:t>
      </w:r>
      <w:r>
        <w:t xml:space="preserve">computed from the per-fold errors as in</w:t>
      </w:r>
      <w:r>
        <w:t xml:space="preserve"> </w:t>
      </w:r>
      <w:hyperlink w:anchor="eq-cv-se">
        <w:r>
          <w:rPr>
            <w:rStyle w:val="Hyperlink"/>
          </w:rPr>
          <w:t xml:space="preserve">Equation 42</w:t>
        </w:r>
      </w:hyperlink>
      <w:r>
        <w:t xml:space="preserve">.</w:t>
      </w:r>
      <w:r>
        <w:t xml:space="preserve"> </w:t>
      </w:r>
      <w:r>
        <w:t xml:space="preserve">That formula treats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 errors</w:t>
      </w:r>
      <w:r>
        <w:t xml:space="preserve"> </w:t>
      </w:r>
      <w:r>
        <w:t xml:space="preserve">as if they were independent,</w:t>
      </w:r>
      <w:r>
        <w:t xml:space="preserve"> </w:t>
      </w:r>
      <w:r>
        <w:t xml:space="preserve">which they are not:</w:t>
      </w:r>
      <w:r>
        <w:t xml:space="preserve"> </w:t>
      </w:r>
      <w:r>
        <w:t xml:space="preserve">every pair of folds shares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folds of training data.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 rough indication</w:t>
      </w:r>
      <w:r>
        <w:t xml:space="preserve"> </w:t>
      </w:r>
      <w:r>
        <w:t xml:space="preserve">of how much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might change with a different sample,</w:t>
      </w:r>
      <w:r>
        <w:t xml:space="preserve"> </w:t>
      </w:r>
      <w:r>
        <w:t xml:space="preserve">not a</w:t>
      </w:r>
      <w:r>
        <w:t xml:space="preserve"> </w:t>
      </w:r>
      <w:hyperlink r:id="rId22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25"/>
    <w:bookmarkStart w:id="227" w:name="def-fold-mse-indexed"/>
    <w:p>
      <w:pPr>
        <w:pStyle w:val="BodyText"/>
      </w:pPr>
      <w:r>
        <w:rPr>
          <w:b/>
          <w:bCs/>
        </w:rPr>
        <w:t xml:space="preserve">Definition 40 (Fold mean squared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fold-mse">
        <w:r>
          <w:rPr>
            <w:rStyle w:val="Hyperlink"/>
          </w:rPr>
          <w:t xml:space="preserve">fold mean squared error</w:t>
        </w:r>
      </w:hyperlink>
      <w:r>
        <w:t xml:space="preserve"> </w:t>
      </w:r>
      <w:r>
        <w:t xml:space="preserve">computed with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produces:</w:t>
      </w:r>
    </w:p>
    <w:p>
      <w:pPr>
        <w:pStyle w:val="BodyText"/>
      </w:pPr>
      <w:bookmarkStart w:id="226" w:name="eq-fold-m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;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sSub>
                            <m:e>
                              <m:r>
                                <m:t>​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∈</m:t>
                              </m:r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\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F</m:t>
                                  </m:r>
                                </m:e>
                                <m:sub>
                                  <m:r>
                                    <m:t>j</m:t>
                                  </m:r>
                                </m:sub>
                              </m:sSub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226"/>
    </w:p>
    <w:bookmarkEnd w:id="227"/>
    <w:bookmarkStart w:id="229" w:name="def-cv-se-indexed"/>
    <w:p>
      <w:pPr>
        <w:pStyle w:val="FirstParagraph"/>
      </w:pPr>
      <w:r>
        <w:rPr>
          <w:b/>
          <w:bCs/>
        </w:rPr>
        <w:t xml:space="preserve">Definition 41 (Fold-based standard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se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computed from the</w:t>
      </w:r>
      <w:r>
        <w:t xml:space="preserve"> </w:t>
      </w:r>
      <w:hyperlink w:anchor="def-fold-mse-indexed">
        <w:r>
          <w:rPr>
            <w:rStyle w:val="Hyperlink"/>
          </w:rPr>
          <w:t xml:space="preserve">fold mean squared errors of</w:t>
        </w:r>
        <w:r>
          <w:rPr>
            <w:rStyle w:val="Hyperlink"/>
          </w:rPr>
          <w:t xml:space="preserve"> </w:t>
        </w:r>
        <m:oMath>
          <m:r>
            <m:t>g</m:t>
          </m:r>
        </m:oMath>
      </w:hyperlink>
      <w:r>
        <w:t xml:space="preserve">:</w:t>
      </w:r>
    </w:p>
    <w:p>
      <w:pPr>
        <w:pStyle w:val="BodyText"/>
      </w:pPr>
      <w:bookmarkStart w:id="228" w:name="eq-cv-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228"/>
    </w:p>
    <w:bookmarkEnd w:id="229"/>
    <w:bookmarkStart w:id="231" w:name="def-one-se-rule"/>
    <w:p>
      <w:pPr>
        <w:pStyle w:val="FirstParagraph"/>
      </w:pPr>
      <w:r>
        <w:rPr>
          <w:b/>
          <w:bCs/>
        </w:rPr>
        <w:t xml:space="preserve">Definition 42 (One-standard-error rule)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cross-validated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the same folds,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</m:oMath>
      <w:r>
        <w:t xml:space="preserve"> </w:t>
      </w:r>
      <w:r>
        <w:t xml:space="preserve">be the one with the smallest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one-standard-error rule</w:t>
      </w:r>
      <w:r>
        <w:t xml:space="preserve"> </w:t>
      </w:r>
      <w:r>
        <w:t xml:space="preserve">chooses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whose estimate is within one</w:t>
      </w:r>
      <w:r>
        <w:t xml:space="preserve"> </w:t>
      </w:r>
      <w:hyperlink w:anchor="def-cv-se-indexed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of the smallest:</w:t>
      </w:r>
    </w:p>
    <w:p>
      <w:pPr>
        <w:pStyle w:val="BodyText"/>
      </w:pPr>
      <w:bookmarkStart w:id="230" w:name="eq-one-se-rule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23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(Hastie et al. 2009, sec. 7.10.1; James et al. 2021, sec. 6.1.3)</w:t>
      </w:r>
      <w:r>
        <w:t xml:space="preserve">.</w:t>
      </w:r>
    </w:p>
    <w:bookmarkEnd w:id="231"/>
    <w:bookmarkStart w:id="236" w:name="exm-one-se-rule"/>
    <w:p>
      <w:pPr>
        <w:pStyle w:val="BodyText"/>
      </w:pPr>
      <w:r>
        <w:rPr>
          <w:b/>
          <w:bCs/>
        </w:rPr>
        <w:t xml:space="preserve">Example 12 (The one-standard-error rule for the simulated polynomials)</w:t>
      </w:r>
      <w:r>
        <w:t xml:space="preserve"> </w:t>
      </w:r>
      <w:r>
        <w:t xml:space="preserve">This example applies 10-fold cross-validation</w:t>
      </w:r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records the mean squared error in each fold,</w:t>
      </w:r>
      <w:r>
        <w:t xml:space="preserve"> </w:t>
      </w:r>
      <w:r>
        <w:t xml:space="preserve">and applies</w:t>
      </w:r>
      <w:r>
        <w:t xml:space="preserve"> </w:t>
      </w:r>
      <w:hyperlink w:anchor="def-one-se-rule">
        <w:r>
          <w:rPr>
            <w:rStyle w:val="Hyperlink"/>
          </w:rPr>
          <w:t xml:space="preserve">Definition 42</w:t>
        </w:r>
      </w:hyperlink>
      <w:r>
        <w:t xml:space="preserve"> </w:t>
      </w:r>
      <w:r>
        <w:t xml:space="preserve">to the ten degrees.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fold_mse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{</w:t>
      </w:r>
      <w:r>
        <w:br/>
      </w:r>
      <w:r>
        <w:rPr>
          <w:rStyle w:val="NormalTok"/>
        </w:rPr>
        <w:t xml:space="preserve">      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sim_folds_ten)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(sq_errors, sim_folds_ten, mean))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\(v)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(v)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fold_mse)</w:t>
      </w:r>
      <w:r>
        <w:br/>
      </w:r>
      <w:r>
        <w:br/>
      </w:r>
      <w:r>
        <w:rPr>
          <w:rStyle w:val="NormalTok"/>
        </w:rPr>
        <w:t xml:space="preserve">sim_min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(sim_cv_ten, cv,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sim_one_se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sim_cv_ten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(cv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(degree,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    cv     se</w:t>
      </w:r>
      <w:r>
        <w:br/>
      </w:r>
      <w:r>
        <w:rPr>
          <w:rStyle w:val="CommentTok"/>
        </w:rPr>
        <w:t xml:space="preserve">#&gt;     &lt;int&gt;  &lt;dbl&gt;  &lt;dbl&gt;</w:t>
      </w:r>
      <w:r>
        <w:br/>
      </w:r>
      <w:r>
        <w:rPr>
          <w:rStyle w:val="CommentTok"/>
        </w:rPr>
        <w:t xml:space="preserve">#&gt;  1      1 0.366  0.0962</w:t>
      </w:r>
      <w:r>
        <w:br/>
      </w:r>
      <w:r>
        <w:rPr>
          <w:rStyle w:val="CommentTok"/>
        </w:rPr>
        <w:t xml:space="preserve">#&gt;  2      2 0.447  0.127 </w:t>
      </w:r>
      <w:r>
        <w:br/>
      </w:r>
      <w:r>
        <w:rPr>
          <w:rStyle w:val="CommentTok"/>
        </w:rPr>
        <w:t xml:space="preserve">#&gt;  3      3 0.0714 0.0219</w:t>
      </w:r>
      <w:r>
        <w:br/>
      </w:r>
      <w:r>
        <w:rPr>
          <w:rStyle w:val="CommentTok"/>
        </w:rPr>
        <w:t xml:space="preserve">#&gt;  4      4 0.0846 0.0235</w:t>
      </w:r>
      <w:r>
        <w:br/>
      </w:r>
      <w:r>
        <w:rPr>
          <w:rStyle w:val="CommentTok"/>
        </w:rPr>
        <w:t xml:space="preserve">#&gt;  5      5 0.0919 0.0244</w:t>
      </w:r>
      <w:r>
        <w:br/>
      </w:r>
      <w:r>
        <w:rPr>
          <w:rStyle w:val="CommentTok"/>
        </w:rPr>
        <w:t xml:space="preserve">#&gt;  6      6 0.0792 0.0214</w:t>
      </w:r>
      <w:r>
        <w:br/>
      </w:r>
      <w:r>
        <w:rPr>
          <w:rStyle w:val="CommentTok"/>
        </w:rPr>
        <w:t xml:space="preserve">#&gt;  7      7 0.202  0.104 </w:t>
      </w:r>
      <w:r>
        <w:br/>
      </w:r>
      <w:r>
        <w:rPr>
          <w:rStyle w:val="CommentTok"/>
        </w:rPr>
        <w:t xml:space="preserve">#&gt;  8      8 0.0619 0.0161</w:t>
      </w:r>
      <w:r>
        <w:br/>
      </w:r>
      <w:r>
        <w:rPr>
          <w:rStyle w:val="CommentTok"/>
        </w:rPr>
        <w:t xml:space="preserve">#&gt;  9      9 0.247  0.134 </w:t>
      </w:r>
      <w:r>
        <w:br/>
      </w:r>
      <w:r>
        <w:rPr>
          <w:rStyle w:val="CommentTok"/>
        </w:rPr>
        <w:t xml:space="preserve">#&gt; 10     10 0.150  0.0611</w:t>
      </w:r>
    </w:p>
    <w:p>
      <w:pPr>
        <w:pStyle w:val="FirstParagraph"/>
      </w:pPr>
      <w:r>
        <w:t xml:space="preserve">With 30 observations and 10 folds,</w:t>
      </w:r>
      <w:r>
        <w:t xml:space="preserve"> </w:t>
      </w:r>
      <w:r>
        <w:t xml:space="preserve">each fold holds 3 observations,</w:t>
      </w:r>
      <w:r>
        <w:t xml:space="preserve"> </w:t>
      </w:r>
      <w:r>
        <w:t xml:space="preserve">so all ten folds have equal size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10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5" w:name="fig-one-se-ru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sim_cv_ten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cv))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se,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se),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"10-fold CV estimate (log scale)"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3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one-se-rule-plot-1.png" id="2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10-fold cross-validation estimates,</w:t>
            </w:r>
            <w:r>
              <w:t xml:space="preserve"> </w:t>
            </w:r>
            <w:r>
              <w:t xml:space="preserve">with bars of one</w:t>
            </w:r>
            <w:r>
              <w:t xml:space="preserve"> </w:t>
            </w:r>
            <w:hyperlink w:anchor="def-cv-se">
              <w:r>
                <w:rPr>
                  <w:rStyle w:val="Hyperlink"/>
                </w:rPr>
                <w:t xml:space="preserve">fold-based standard error</w:t>
              </w:r>
            </w:hyperlink>
            <w:r>
              <w:t xml:space="preserve"> </w:t>
            </w:r>
            <w:r>
              <w:t xml:space="preserve">(</w:t>
            </w:r>
            <w:hyperlink w:anchor="eq-cv-se">
              <w:r>
                <w:rPr>
                  <w:rStyle w:val="Hyperlink"/>
                </w:rPr>
                <w:t xml:space="preserve">Equation 42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dashed line is one fold-based standard error above the smallest estimate.</w:t>
            </w:r>
          </w:p>
          <w:bookmarkEnd w:id="235"/>
        </w:tc>
      </w:tr>
    </w:tbl>
    <w:p>
      <w:pPr>
        <w:pStyle w:val="BodyText"/>
      </w:pPr>
      <w:r>
        <w:t xml:space="preserve">The smallest estimate is at degree 8.</w:t>
      </w:r>
      <w:r>
        <w:t xml:space="preserve"> </w:t>
      </w:r>
      <w:r>
        <w:t xml:space="preserve">The lowest degree within one fold-based standard error of it</w:t>
      </w:r>
      <w:r>
        <w:t xml:space="preserve"> </w:t>
      </w:r>
      <w:r>
        <w:t xml:space="preserve">is degree 3,</w:t>
      </w:r>
      <w:r>
        <w:t xml:space="preserve"> </w:t>
      </w:r>
      <w:r>
        <w:t xml:space="preserve">which is the one-standard-error rule’s choice.</w:t>
      </w:r>
      <w:r>
        <w:t xml:space="preserve"> </w:t>
      </w:r>
      <w:r>
        <w:t xml:space="preserve">The rule prefers the simpler model</w:t>
      </w:r>
      <w:r>
        <w:t xml:space="preserve"> </w:t>
      </w:r>
      <w:r>
        <w:t xml:space="preserve">when the data cannot clearly tell it apart from the degree with the smallest estimate.</w:t>
      </w:r>
      <w:r>
        <w:t xml:space="preserve"> </w:t>
      </w:r>
      <w:r>
        <w:t xml:space="preserve">Because the data are simulated,</w:t>
      </w:r>
      <w:r>
        <w:t xml:space="preserve"> </w:t>
      </w:r>
      <w:r>
        <w:t xml:space="preserve">we can check both choices against</w:t>
      </w:r>
      <w:r>
        <w:t xml:space="preserve"> </w:t>
      </w:r>
      <w:r>
        <w:t xml:space="preserve">the estimated generalization 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for each:</w:t>
      </w:r>
      <w:r>
        <w:t xml:space="preserve"> </w:t>
      </w:r>
      <w:r>
        <w:t xml:space="preserve">0.335 for degree 8</w:t>
      </w:r>
      <w:r>
        <w:t xml:space="preserve"> </w:t>
      </w:r>
      <w:r>
        <w:t xml:space="preserve">and 0.315 for degree 3.</w:t>
      </w:r>
    </w:p>
    <w:bookmarkEnd w:id="236"/>
    <w:bookmarkEnd w:id="237"/>
    <w:bookmarkStart w:id="244" w:name="sec-cv-whole-procedure"/>
    <w:p>
      <w:pPr>
        <w:pStyle w:val="Heading2"/>
      </w:pPr>
      <w:r>
        <w:t xml:space="preserve">9 Cross-validating the whole procedure</w:t>
      </w:r>
    </w:p>
    <w:bookmarkStart w:id="240" w:name="exr-cv-screening"/>
    <w:p>
      <w:pPr>
        <w:pStyle w:val="FirstParagraph"/>
      </w:pPr>
      <w:r>
        <w:rPr>
          <w:b/>
          <w:bCs/>
        </w:rPr>
        <w:t xml:space="preserve">Exercise 12 (Screening predictors before cross-validating)</w:t>
      </w:r>
      <w:r>
        <w:t xml:space="preserve"> </w:t>
      </w:r>
      <w:r>
        <w:t xml:space="preserve">A data set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observations 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candidate predictors.</w:t>
      </w:r>
      <w:r>
        <w:t xml:space="preserve"> </w:t>
      </w:r>
      <w:r>
        <w:t xml:space="preserve">In fact every variable is independent standard normal noise,</w:t>
      </w:r>
      <w:r>
        <w:t xml:space="preserve"> </w:t>
      </w:r>
      <w:r>
        <w:t xml:space="preserve">so no predictor carries any information about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An analyst</w:t>
      </w:r>
    </w:p>
    <w:p>
      <w:pPr>
        <w:pStyle w:val="Compact"/>
        <w:numPr>
          <w:ilvl w:val="0"/>
          <w:numId w:val="1016"/>
        </w:numPr>
      </w:pPr>
      <w:r>
        <w:t xml:space="preserve">picks the 10 predictors most correlated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all 50 observations,</w:t>
      </w:r>
      <w:r>
        <w:t xml:space="preserve"> </w:t>
      </w:r>
      <w:r>
        <w:t xml:space="preserve">then</w:t>
      </w:r>
    </w:p>
    <w:p>
      <w:pPr>
        <w:pStyle w:val="Compact"/>
        <w:numPr>
          <w:ilvl w:val="0"/>
          <w:numId w:val="1016"/>
        </w:numPr>
      </w:pPr>
      <w:r>
        <w:t xml:space="preserve">estimates the prediction error of a linear model in those 10 predictors</w:t>
      </w:r>
      <w:r>
        <w:t xml:space="preserve"> </w:t>
      </w:r>
      <w:r>
        <w:t xml:space="preserve">by 5-fold cross-validation.</w:t>
      </w:r>
    </w:p>
    <w:p>
      <w:pPr>
        <w:pStyle w:val="FirstParagraph"/>
      </w:pPr>
      <w:r>
        <w:t xml:space="preserve">Answer the following:</w:t>
      </w:r>
    </w:p>
    <w:p>
      <w:pPr>
        <w:pStyle w:val="Compact"/>
        <w:numPr>
          <w:ilvl w:val="0"/>
          <w:numId w:val="1017"/>
        </w:numPr>
      </w:pPr>
      <w:r>
        <w:t xml:space="preserve">What is the smallest possible generalization error (</w:t>
      </w:r>
      <w:hyperlink w:anchor="eq-generalization-error">
        <w:r>
          <w:rPr>
            <w:rStyle w:val="Hyperlink"/>
          </w:rPr>
          <w:t xml:space="preserve">Equation 7</w:t>
        </w:r>
      </w:hyperlink>
      <w:r>
        <w:t xml:space="preserve">)</w:t>
      </w:r>
      <w:r>
        <w:t xml:space="preserve"> </w:t>
      </w:r>
      <w:r>
        <w:t xml:space="preserve">of any prediction rule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here?</w:t>
      </w:r>
    </w:p>
    <w:p>
      <w:pPr>
        <w:pStyle w:val="Compact"/>
        <w:numPr>
          <w:ilvl w:val="0"/>
          <w:numId w:val="1017"/>
        </w:numPr>
      </w:pPr>
      <w:r>
        <w:t xml:space="preserve">Simulate the analyst’s procedure.</w:t>
      </w:r>
      <w:r>
        <w:t xml:space="preserve"> </w:t>
      </w:r>
      <w:r>
        <w:t xml:space="preserve">What cross-validation estimate does it report?</w:t>
      </w:r>
    </w:p>
    <w:p>
      <w:pPr>
        <w:pStyle w:val="Compact"/>
        <w:numPr>
          <w:ilvl w:val="0"/>
          <w:numId w:val="1017"/>
        </w:numPr>
      </w:pPr>
      <w:r>
        <w:t xml:space="preserve">Repeat the simulation,</w:t>
      </w:r>
      <w:r>
        <w:t xml:space="preserve"> </w:t>
      </w:r>
      <w:r>
        <w:t xml:space="preserve">but carry out step 1 inside each fold,</w:t>
      </w:r>
      <w:r>
        <w:t xml:space="preserve"> </w:t>
      </w:r>
      <w:r>
        <w:t xml:space="preserve">using only that fold’s training observations.</w:t>
      </w:r>
      <w:r>
        <w:t xml:space="preserve"> </w:t>
      </w:r>
      <w:r>
        <w:t xml:space="preserve">What estimate does this give?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regression version of the classification example in</w:t>
            </w:r>
            <w:r>
              <w:t xml:space="preserve"> </w:t>
            </w:r>
            <w:r>
              <w:t xml:space="preserve">Hastie et al. (2009, sec. 7.10.2)</w:t>
            </w:r>
            <w:r>
              <w:t xml:space="preserve">,</w:t>
            </w:r>
            <w:r>
              <w:t xml:space="preserve"> </w:t>
            </w:r>
            <w:r>
              <w:t xml:space="preserve">“The Wrong and Right Way to Do Cross-validation”</w:t>
            </w:r>
            <w:r>
              <w:t xml:space="preserve">.</w:t>
            </w:r>
          </w:p>
          <w:p/>
        </w:tc>
      </w:tr>
    </w:tbl>
    <w:bookmarkEnd w:id="240"/>
    <w:bookmarkStart w:id="241" w:name="sol-cv-screening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</w:p>
    <w:p>
      <w:pPr>
        <w:numPr>
          <w:ilvl w:val="0"/>
          <w:numId w:val="1018"/>
        </w:numPr>
      </w:pPr>
      <m:oMath>
        <m:r>
          <m:t>Y</m:t>
        </m:r>
      </m:oMath>
      <w:r>
        <w:t xml:space="preserve"> </w:t>
      </w:r>
      <w:r>
        <w:t xml:space="preserve">is independent of every predictor,</w:t>
      </w:r>
      <w:r>
        <w:t xml:space="preserve"> </w:t>
      </w:r>
      <w:r>
        <w:t xml:space="preserve">with mean 0 and variance 1.</w:t>
      </w:r>
      <w:r>
        <w:t xml:space="preserve"> </w:t>
      </w:r>
      <w:r>
        <w:t xml:space="preserve">The best prediction is the constant 0,</w:t>
      </w:r>
      <w:r>
        <w:t xml:space="preserve"> </w:t>
      </w:r>
      <w:r>
        <w:t xml:space="preserve">and its generalization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Every other rule does worse,</w:t>
      </w:r>
      <w:r>
        <w:t xml:space="preserve"> </w:t>
      </w:r>
      <w:r>
        <w:t xml:space="preserve">so any honest estimate should be near or above 1.</w:t>
      </w:r>
    </w:p>
    <w:p>
      <w:pPr>
        <w:numPr>
          <w:ilvl w:val="0"/>
          <w:numId w:val="1018"/>
        </w:numPr>
      </w:pPr>
      <w:r>
        <w:t xml:space="preserve">and 3.</w:t>
      </w:r>
      <w:r>
        <w:t xml:space="preserve"> </w:t>
      </w:r>
      <w:r>
        <w:t xml:space="preserve">The function below runs one data set through both procedures.</w:t>
      </w:r>
      <w:r>
        <w:t xml:space="preserve"> </w:t>
      </w:r>
      <w:r>
        <w:t xml:space="preserve">The only difference is whether the screening step</w:t>
      </w:r>
      <w:r>
        <w:t xml:space="preserve"> </w:t>
      </w:r>
      <w:r>
        <w:t xml:space="preserve">sees the whole data set (</w:t>
      </w:r>
      <w:r>
        <w:rPr>
          <w:rStyle w:val="VerbatimChar"/>
        </w:rPr>
        <w:t xml:space="preserve">"outside"</w:t>
      </w:r>
      <w:r>
        <w:t xml:space="preserve">)</w:t>
      </w:r>
      <w:r>
        <w:t xml:space="preserve"> </w:t>
      </w:r>
      <w:r>
        <w:t xml:space="preserve">or only the training folds (</w:t>
      </w:r>
      <w:r>
        <w:rPr>
          <w:rStyle w:val="VerbatimChar"/>
        </w:rPr>
        <w:t xml:space="preserve">"inside"</w:t>
      </w:r>
      <w:r>
        <w:t xml:space="preserve">).</w:t>
      </w:r>
    </w:p>
    <w:p>
      <w:pPr>
        <w:pStyle w:val="SourceCode"/>
      </w:pPr>
      <w:r>
        <w:rPr>
          <w:rStyle w:val="NormalTok"/>
        </w:rPr>
        <w:t xml:space="preserve">top_predictors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n_keep)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y)),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(n_keep)]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screened_cv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folds, n_keep, screen)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(x, y, n_keep)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],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 n_keep)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</w:t>
      </w:r>
      <w:r>
        <w:br/>
      </w:r>
      <w:r>
        <w:rPr>
          <w:rStyle w:val="NormalTok"/>
        </w:rPr>
        <w:t xml:space="preserve">  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keep])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</w:t>
      </w:r>
      <w:r>
        <w:br/>
      </w:r>
      <w:r>
        <w:rPr>
          <w:rStyle w:val="NormalTok"/>
        </w:rPr>
        <w:t xml:space="preserve">    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(x[in_fold, keep])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held_out)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(sq_errors)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7102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n_predictors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br/>
      </w:r>
      <w:r>
        <w:rPr>
          <w:rStyle w:val="NormalTok"/>
        </w:rPr>
        <w:t xml:space="preserve">screening_results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\(s)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n_predictors), n_obs, n_predictors)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(x)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(n_predictors))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  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sim =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outside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list_rbind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screening_summary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screening_results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(outside, inside), mean)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screening_summary</w:t>
      </w:r>
      <w:r>
        <w:br/>
      </w:r>
      <w:r>
        <w:rPr>
          <w:rStyle w:val="CommentTok"/>
        </w:rPr>
        <w:t xml:space="preserve">#&gt; # A tibble: 1 × 2</w:t>
      </w:r>
      <w:r>
        <w:br/>
      </w:r>
      <w:r>
        <w:rPr>
          <w:rStyle w:val="CommentTok"/>
        </w:rPr>
        <w:t xml:space="preserve">#&gt;   outside inside</w:t>
      </w:r>
      <w:r>
        <w:br/>
      </w:r>
      <w:r>
        <w:rPr>
          <w:rStyle w:val="CommentTok"/>
        </w:rPr>
        <w:t xml:space="preserve">#&gt;     &lt;dbl&gt;  &lt;dbl&gt;</w:t>
      </w:r>
      <w:r>
        <w:br/>
      </w:r>
      <w:r>
        <w:rPr>
          <w:rStyle w:val="CommentTok"/>
        </w:rPr>
        <w:t xml:space="preserve">#&gt; 1   0.537   1.52</w:t>
      </w:r>
    </w:p>
    <w:p>
      <w:pPr>
        <w:pStyle w:val="FirstParagraph"/>
      </w:pPr>
      <w:r>
        <w:t xml:space="preserve">Averaged over 50 simulated data sets:</w:t>
      </w:r>
    </w:p>
    <w:p>
      <w:pPr>
        <w:pStyle w:val="Compact"/>
        <w:numPr>
          <w:ilvl w:val="0"/>
          <w:numId w:val="1019"/>
        </w:numPr>
      </w:pPr>
      <w:r>
        <w:t xml:space="preserve">Screening outside the folds gives a mean CV estimate of</w:t>
      </w:r>
      <w:r>
        <w:t xml:space="preserve"> </w:t>
      </w:r>
      <w:r>
        <w:t xml:space="preserve">0.54,</w:t>
      </w:r>
      <w:r>
        <w:t xml:space="preserve"> </w:t>
      </w:r>
      <w:r>
        <w:t xml:space="preserve">well below the smallest possible generalization error of 1.</w:t>
      </w:r>
      <w:r>
        <w:t xml:space="preserve"> </w:t>
      </w:r>
      <w:r>
        <w:t xml:space="preserve">The procedure reports that pure noise predicts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Screening inside the folds gives</w:t>
      </w:r>
      <w:r>
        <w:t xml:space="preserve"> </w:t>
      </w:r>
      <w:r>
        <w:t xml:space="preserve">1.52,</w:t>
      </w:r>
      <w:r>
        <w:t xml:space="preserve"> </w:t>
      </w:r>
      <w:r>
        <w:t xml:space="preserve">above 1, as an honest estimate for a rule built from noise should be.</w:t>
      </w:r>
    </w:p>
    <w:p>
      <w:pPr>
        <w:pStyle w:val="FirstParagraph"/>
      </w:pPr>
      <w:r>
        <w:t xml:space="preserve">The 10 predictors chosen from all 50 observations</w:t>
      </w:r>
      <w:r>
        <w:t xml:space="preserve"> </w:t>
      </w:r>
      <w:r>
        <w:t xml:space="preserve">were chosen</w:t>
      </w:r>
      <w:r>
        <w:t xml:space="preserve"> </w:t>
      </w:r>
      <w:r>
        <w:rPr>
          <w:i/>
          <w:iCs/>
        </w:rPr>
        <w:t xml:space="preserve">because</w:t>
      </w:r>
      <w:r>
        <w:t xml:space="preserve"> </w:t>
      </w:r>
      <w:r>
        <w:t xml:space="preserve">they happen to correlate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very observations that later serve as held-out folds.</w:t>
      </w:r>
      <w:r>
        <w:t xml:space="preserve"> </w:t>
      </w:r>
      <w:r>
        <w:t xml:space="preserve">Those observations were not held out from the whole fitting procedure,</w:t>
      </w:r>
      <w:r>
        <w:t xml:space="preserve"> </w:t>
      </w:r>
      <w:r>
        <w:t xml:space="preserve">so the independence that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needs fails.</w:t>
      </w:r>
    </w:p>
    <w:bookmarkEnd w:id="241"/>
    <w:bookmarkStart w:id="243" w:name="rem-cv-every-step"/>
    <w:p>
      <w:pPr>
        <w:pStyle w:val="BodyText"/>
      </w:pPr>
      <w:r>
        <w:rPr>
          <w:i/>
          <w:iCs/>
        </w:rPr>
        <w:t xml:space="preserve">Remark 35</w:t>
      </w:r>
      <w:r>
        <w:t xml:space="preserve"> (Cross-validate the whole procedure). </w:t>
      </w:r>
      <w:r>
        <w:t xml:space="preserve">Every step that uses the outcome is part of fitting,</w:t>
      </w:r>
      <w:r>
        <w:t xml:space="preserve"> </w:t>
      </w:r>
      <w:r>
        <w:t xml:space="preserve">and must be repeated inside each fold</w:t>
      </w:r>
      <w:r>
        <w:t xml:space="preserve"> </w:t>
      </w:r>
      <w:r>
        <w:t xml:space="preserve">using only that fold’s training observations</w:t>
      </w:r>
      <w:r>
        <w:t xml:space="preserve"> </w:t>
      </w:r>
      <w:r>
        <w:t xml:space="preserve">(Hastie et al. 2009, sec. 7.10.2)</w:t>
      </w:r>
      <w:r>
        <w:t xml:space="preserve">.</w:t>
      </w:r>
      <w:r>
        <w:t xml:space="preserve"> </w:t>
      </w:r>
      <w:r>
        <w:t xml:space="preserve">Such steps include:</w:t>
      </w:r>
    </w:p>
    <w:p>
      <w:pPr>
        <w:pStyle w:val="Compact"/>
        <w:numPr>
          <w:ilvl w:val="0"/>
          <w:numId w:val="1020"/>
        </w:numPr>
      </w:pPr>
      <w:r>
        <w:t xml:space="preserve">screening or selecting predictors, as in</w:t>
      </w:r>
      <w:r>
        <w:t xml:space="preserve"> </w:t>
      </w:r>
      <w:hyperlink w:anchor="exr-cv-screening">
        <w:r>
          <w:rPr>
            <w:rStyle w:val="Hyperlink"/>
          </w:rPr>
          <w:t xml:space="preserve">Exercise 12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choosing transformations or a polynomial degree;</w:t>
      </w:r>
    </w:p>
    <w:p>
      <w:pPr>
        <w:pStyle w:val="Compact"/>
        <w:numPr>
          <w:ilvl w:val="0"/>
          <w:numId w:val="1020"/>
        </w:numPr>
      </w:pPr>
      <w:r>
        <w:t xml:space="preserve">choosing a penalty or another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.</w:t>
      </w:r>
    </w:p>
    <w:p>
      <w:pPr>
        <w:pStyle w:val="FirstParagraph"/>
      </w:pPr>
      <w:r>
        <w:t xml:space="preserve">Hastie et al. (2009, sec. 7.10.2)</w:t>
      </w:r>
      <w:r>
        <w:t xml:space="preserve"> </w:t>
      </w:r>
      <w:r>
        <w:t xml:space="preserve">note that steps using only the predictors,</w:t>
      </w:r>
      <w:r>
        <w:t xml:space="preserve"> </w:t>
      </w:r>
      <w:r>
        <w:t xml:space="preserve">such as dropping predictors with almost no variation,</w:t>
      </w:r>
      <w:r>
        <w:t xml:space="preserve"> </w:t>
      </w:r>
      <w:r>
        <w:t xml:space="preserve">can be done once on all the data before the folds are formed.</w:t>
      </w:r>
      <w:r>
        <w:t xml:space="preserve"> </w:t>
      </w:r>
      <w:r>
        <w:t xml:space="preserve">Repeating such a step inside each fold is never wrong, though,</w:t>
      </w:r>
      <w:r>
        <w:t xml:space="preserve"> </w:t>
      </w:r>
      <w:r>
        <w:t xml:space="preserve">and it scores each held-out fold the way new data would be scored.</w:t>
      </w:r>
      <w:r>
        <w:t xml:space="preserve"> </w:t>
      </w:r>
      <w:r>
        <w:t xml:space="preserve">Examples are estimating the mean and standard deviation used for</w:t>
      </w:r>
      <w:r>
        <w:t xml:space="preserve"> </w:t>
      </w:r>
      <w:hyperlink r:id="rId242">
        <w:r>
          <w:rPr>
            <w:rStyle w:val="Hyperlink"/>
          </w:rPr>
          <w:t xml:space="preserve">standardization</w:t>
        </w:r>
      </w:hyperlink>
      <w:r>
        <w:t xml:space="preserve">,</w:t>
      </w:r>
      <w:r>
        <w:t xml:space="preserve"> </w:t>
      </w:r>
      <w:r>
        <w:t xml:space="preserve">and the values used to fill in missing predictor values,</w:t>
      </w:r>
      <w:r>
        <w:t xml:space="preserve"> </w:t>
      </w:r>
      <w:r>
        <w:t xml:space="preserve">when they are computed without the outcome.</w:t>
      </w:r>
    </w:p>
    <w:bookmarkEnd w:id="243"/>
    <w:bookmarkEnd w:id="244"/>
    <w:bookmarkStart w:id="245" w:name="further-reading"/>
    <w:p>
      <w:pPr>
        <w:pStyle w:val="Heading2"/>
      </w:pPr>
      <w:r>
        <w:t xml:space="preserve">10 Further reading</w:t>
      </w:r>
    </w:p>
    <w:p>
      <w:pPr>
        <w:pStyle w:val="FirstParagraph"/>
      </w:pPr>
      <w:r>
        <w:t xml:space="preserve">Sanchez (2020)</w:t>
      </w:r>
      <w:r>
        <w:t xml:space="preserve"> </w:t>
      </w:r>
      <w:r>
        <w:t xml:space="preserve">reviews the matrix algebra behind statistical learning,</w:t>
      </w:r>
      <w:r>
        <w:t xml:space="preserve"> </w:t>
      </w:r>
      <w:r>
        <w:t xml:space="preserve">including the covariance and correlation matrices that cross-products produce.</w:t>
      </w:r>
    </w:p>
    <w:bookmarkEnd w:id="245"/>
    <w:bookmarkStart w:id="253" w:name="references"/>
    <w:p>
      <w:pPr>
        <w:pStyle w:val="Heading2"/>
      </w:pPr>
      <w:r>
        <w:t xml:space="preserve">References</w:t>
      </w:r>
    </w:p>
    <w:bookmarkStart w:id="252" w:name="refs"/>
    <w:bookmarkStart w:id="247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246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247"/>
    <w:bookmarkStart w:id="249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248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249"/>
    <w:bookmarkStart w:id="251" w:name="ref-sanchez2020matrix4sl"/>
    <w:p>
      <w:pPr>
        <w:pStyle w:val="Bibliography"/>
      </w:pPr>
      <w:r>
        <w:t xml:space="preserve">Sanchez, Gaston. 2020.</w:t>
      </w:r>
      <w:r>
        <w:t xml:space="preserve"> </w:t>
      </w:r>
      <w:r>
        <w:rPr>
          <w:i/>
          <w:iCs/>
        </w:rPr>
        <w:t xml:space="preserve">A Matrix Algebra Companion for Statistical Learning (</w:t>
      </w:r>
      <w:r>
        <w:rPr>
          <w:i/>
          <w:iCs/>
        </w:rPr>
        <w:t xml:space="preserve">matrix4sl</w:t>
      </w:r>
      <w:r>
        <w:rPr>
          <w:i/>
          <w:iCs/>
        </w:rPr>
        <w:t xml:space="preserve">)</w:t>
      </w:r>
      <w:r>
        <w:t xml:space="preserve">. Online book, work in progress. Licensed CC BY-NC-SA 4.0.</w:t>
      </w:r>
      <w:r>
        <w:t xml:space="preserve"> </w:t>
      </w:r>
      <w:hyperlink r:id="rId250">
        <w:r>
          <w:rPr>
            <w:rStyle w:val="Hyperlink"/>
          </w:rPr>
          <w:t xml:space="preserve">https://www.gastonsanchez.com/matrix4sl/</w:t>
        </w:r>
      </w:hyperlink>
      <w:r>
        <w:t xml:space="preserve">.</w:t>
      </w:r>
    </w:p>
    <w:bookmarkEnd w:id="251"/>
    <w:bookmarkEnd w:id="252"/>
    <w:bookmarkEnd w:id="25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41" Type="http://schemas.openxmlformats.org/officeDocument/2006/relationships/image" Target="media/rId141.png"/><Relationship Id="rId173" Type="http://schemas.openxmlformats.org/officeDocument/2006/relationships/image" Target="media/rId173.png"/><Relationship Id="rId232" Type="http://schemas.openxmlformats.org/officeDocument/2006/relationships/image" Target="media/rId232.png"/><Relationship Id="rId98" Type="http://schemas.openxmlformats.org/officeDocument/2006/relationships/image" Target="media/rId98.png"/><Relationship Id="rId123" Type="http://schemas.openxmlformats.org/officeDocument/2006/relationships/image" Target="media/rId123.png"/><Relationship Id="rId127" Type="http://schemas.openxmlformats.org/officeDocument/2006/relationships/image" Target="media/rId127.png"/><Relationship Id="rId131" Type="http://schemas.openxmlformats.org/officeDocument/2006/relationships/image" Target="media/rId131.png"/><Relationship Id="rId135" Type="http://schemas.openxmlformats.org/officeDocument/2006/relationships/image" Target="media/rId135.png"/><Relationship Id="rId198" Type="http://schemas.openxmlformats.org/officeDocument/2006/relationships/hyperlink" Target="correlation-regression.qmd#def-ols" TargetMode="External"/><Relationship Id="rId189" Type="http://schemas.openxmlformats.org/officeDocument/2006/relationships/hyperlink" Target="correlation-regression.qmd#def-slr-covariate-vector" TargetMode="External"/><Relationship Id="rId201" Type="http://schemas.openxmlformats.org/officeDocument/2006/relationships/hyperlink" Target="correlation-regression.qmd#thm-ols-slr-vector" TargetMode="External"/><Relationship Id="rId224" Type="http://schemas.openxmlformats.org/officeDocument/2006/relationships/hyperlink" Target="estimation.qmd#def-SE" TargetMode="External"/><Relationship Id="rId65" Type="http://schemas.openxmlformats.org/officeDocument/2006/relationships/hyperlink" Target="estimation.qmd#def-bias" TargetMode="External"/><Relationship Id="rId220" Type="http://schemas.openxmlformats.org/officeDocument/2006/relationships/hyperlink" Target="exploratory-descriptive.qmd#def-sample-sd" TargetMode="External"/><Relationship Id="rId242" Type="http://schemas.openxmlformats.org/officeDocument/2006/relationships/hyperlink" Target="exploratory-descriptive.qmd#def-standardization" TargetMode="External"/><Relationship Id="rId246" Type="http://schemas.openxmlformats.org/officeDocument/2006/relationships/hyperlink" Target="https://doi.org/10.1007/978-0-387-84858-7" TargetMode="External"/><Relationship Id="rId248" Type="http://schemas.openxmlformats.org/officeDocument/2006/relationships/hyperlink" Target="https://doi.org/10.1007/978-1-0716-1418-1" TargetMode="External"/><Relationship Id="rId120" Type="http://schemas.openxmlformats.org/officeDocument/2006/relationships/hyperlink" Target="https://morrison-lab.github.io/lds/chapters/big-ideas.html#def-test-set" TargetMode="External"/><Relationship Id="rId118" Type="http://schemas.openxmlformats.org/officeDocument/2006/relationships/hyperlink" Target="https://morrison-lab.github.io/lds/chapters/big-ideas.html#def-training-set" TargetMode="External"/><Relationship Id="rId119" Type="http://schemas.openxmlformats.org/officeDocument/2006/relationships/hyperlink" Target="https://morrison-lab.github.io/lds/chapters/big-ideas.html#def-validation-set" TargetMode="External"/><Relationship Id="rId84" Type="http://schemas.openxmlformats.org/officeDocument/2006/relationships/hyperlink" Target="https://morrison-lab.github.io/pds/expectation.html#def-loss-function" TargetMode="External"/><Relationship Id="rId83" Type="http://schemas.openxmlformats.org/officeDocument/2006/relationships/hyperlink" Target="https://morrison-lab.github.io/pds/expectation.html#def-risk" TargetMode="External"/><Relationship Id="rId58" Type="http://schemas.openxmlformats.org/officeDocument/2006/relationships/hyperlink" Target="https://morrison-lab.github.io/pds/expectation.html#thm-lie" TargetMode="External"/><Relationship Id="rId72" Type="http://schemas.openxmlformats.org/officeDocument/2006/relationships/hyperlink" Target="https://morrison-lab.github.io/pds/expectation.html#thm-linearity-expectation" TargetMode="External"/><Relationship Id="rId77" Type="http://schemas.openxmlformats.org/officeDocument/2006/relationships/hyperlink" Target="https://morrison-lab.github.io/pds/variance-covariance.html#def-variance" TargetMode="External"/><Relationship Id="rId73" Type="http://schemas.openxmlformats.org/officeDocument/2006/relationships/hyperlink" Target="https://morrison-lab.github.io/pds/variance-covariance.html#thm-variance" TargetMode="External"/><Relationship Id="rId250" Type="http://schemas.openxmlformats.org/officeDocument/2006/relationships/hyperlink" Target="https://www.gastonsanchez.com/matrix4sl/" TargetMode="External"/><Relationship Id="rId193" Type="http://schemas.openxmlformats.org/officeDocument/2006/relationships/hyperlink" Target="https://www.gastonsanchez.com/matrix4sl/cross-products.html#cross-products" TargetMode="External"/><Relationship Id="rId37" Type="http://schemas.openxmlformats.org/officeDocument/2006/relationships/hyperlink" Target="prediction.qmd#def-fitted-value" TargetMode="External"/><Relationship Id="rId18" Type="http://schemas.openxmlformats.org/officeDocument/2006/relationships/hyperlink" Target="prediction.qmd#def-prediction" TargetMode="External"/><Relationship Id="rId27" Type="http://schemas.openxmlformats.org/officeDocument/2006/relationships/hyperlink" Target="prediction.qmd#def-prediction-error" TargetMode="External"/><Relationship Id="rId34" Type="http://schemas.openxmlformats.org/officeDocument/2006/relationships/hyperlink" Target="prediction.qmd#def-prediction-mse" TargetMode="External"/></Relationships>
</file>

<file path=word/_rels/footnotes.xml.rels><?xml version='1.0' encoding='UTF-8' standalone='yes'?>
<Relationships xmlns="http://schemas.openxmlformats.org/package/2006/relationships"><Relationship Id="rId198" Type="http://schemas.openxmlformats.org/officeDocument/2006/relationships/hyperlink" Target="correlation-regression.qmd#def-ols" TargetMode="External"/><Relationship Id="rId189" Type="http://schemas.openxmlformats.org/officeDocument/2006/relationships/hyperlink" Target="correlation-regression.qmd#def-slr-covariate-vector" TargetMode="External"/><Relationship Id="rId201" Type="http://schemas.openxmlformats.org/officeDocument/2006/relationships/hyperlink" Target="correlation-regression.qmd#thm-ols-slr-vector" TargetMode="External"/><Relationship Id="rId224" Type="http://schemas.openxmlformats.org/officeDocument/2006/relationships/hyperlink" Target="estimation.qmd#def-SE" TargetMode="External"/><Relationship Id="rId65" Type="http://schemas.openxmlformats.org/officeDocument/2006/relationships/hyperlink" Target="estimation.qmd#def-bias" TargetMode="External"/><Relationship Id="rId220" Type="http://schemas.openxmlformats.org/officeDocument/2006/relationships/hyperlink" Target="exploratory-descriptive.qmd#def-sample-sd" TargetMode="External"/><Relationship Id="rId242" Type="http://schemas.openxmlformats.org/officeDocument/2006/relationships/hyperlink" Target="exploratory-descriptive.qmd#def-standardization" TargetMode="External"/><Relationship Id="rId246" Type="http://schemas.openxmlformats.org/officeDocument/2006/relationships/hyperlink" Target="https://doi.org/10.1007/978-0-387-84858-7" TargetMode="External"/><Relationship Id="rId248" Type="http://schemas.openxmlformats.org/officeDocument/2006/relationships/hyperlink" Target="https://doi.org/10.1007/978-1-0716-1418-1" TargetMode="External"/><Relationship Id="rId120" Type="http://schemas.openxmlformats.org/officeDocument/2006/relationships/hyperlink" Target="https://morrison-lab.github.io/lds/chapters/big-ideas.html#def-test-set" TargetMode="External"/><Relationship Id="rId118" Type="http://schemas.openxmlformats.org/officeDocument/2006/relationships/hyperlink" Target="https://morrison-lab.github.io/lds/chapters/big-ideas.html#def-training-set" TargetMode="External"/><Relationship Id="rId119" Type="http://schemas.openxmlformats.org/officeDocument/2006/relationships/hyperlink" Target="https://morrison-lab.github.io/lds/chapters/big-ideas.html#def-validation-set" TargetMode="External"/><Relationship Id="rId84" Type="http://schemas.openxmlformats.org/officeDocument/2006/relationships/hyperlink" Target="https://morrison-lab.github.io/pds/expectation.html#def-loss-function" TargetMode="External"/><Relationship Id="rId83" Type="http://schemas.openxmlformats.org/officeDocument/2006/relationships/hyperlink" Target="https://morrison-lab.github.io/pds/expectation.html#def-risk" TargetMode="External"/><Relationship Id="rId58" Type="http://schemas.openxmlformats.org/officeDocument/2006/relationships/hyperlink" Target="https://morrison-lab.github.io/pds/expectation.html#thm-lie" TargetMode="External"/><Relationship Id="rId72" Type="http://schemas.openxmlformats.org/officeDocument/2006/relationships/hyperlink" Target="https://morrison-lab.github.io/pds/expectation.html#thm-linearity-expectation" TargetMode="External"/><Relationship Id="rId77" Type="http://schemas.openxmlformats.org/officeDocument/2006/relationships/hyperlink" Target="https://morrison-lab.github.io/pds/variance-covariance.html#def-variance" TargetMode="External"/><Relationship Id="rId73" Type="http://schemas.openxmlformats.org/officeDocument/2006/relationships/hyperlink" Target="https://morrison-lab.github.io/pds/variance-covariance.html#thm-variance" TargetMode="External"/><Relationship Id="rId250" Type="http://schemas.openxmlformats.org/officeDocument/2006/relationships/hyperlink" Target="https://www.gastonsanchez.com/matrix4sl/" TargetMode="External"/><Relationship Id="rId193" Type="http://schemas.openxmlformats.org/officeDocument/2006/relationships/hyperlink" Target="https://www.gastonsanchez.com/matrix4sl/cross-products.html#cross-products" TargetMode="External"/><Relationship Id="rId37" Type="http://schemas.openxmlformats.org/officeDocument/2006/relationships/hyperlink" Target="prediction.qmd#def-fitted-value" TargetMode="External"/><Relationship Id="rId18" Type="http://schemas.openxmlformats.org/officeDocument/2006/relationships/hyperlink" Target="prediction.qmd#def-prediction" TargetMode="External"/><Relationship Id="rId27" Type="http://schemas.openxmlformats.org/officeDocument/2006/relationships/hyperlink" Target="prediction.qmd#def-prediction-error" TargetMode="External"/><Relationship Id="rId34" Type="http://schemas.openxmlformats.org/officeDocument/2006/relationships/hyperlink" Target="prediction.qmd#def-prediction-ms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Validating Predictions</dc:title>
  <dc:creator/>
  <cp:keywords/>
  <dcterms:created xsi:type="dcterms:W3CDTF">2026-10-16T07:29:59Z</dcterms:created>
  <dcterms:modified xsi:type="dcterms:W3CDTF">2026-10-16T07:29:59Z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00:09:51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