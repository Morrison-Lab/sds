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14:36:39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2 (Examples of binary variables)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What are some examples of binary variables in health sciences and data science?</w:delText>
        </w:r>
      </w:del>
    </w:p>
    <w:p>
      <w:pPr>
        <w:pStyle w:val="BodyText"/>
      </w:pPr>
      <w:ins w:id="6" w:author="PR Preview" w:date="2026-01-01T00:00:00Z">
        <w:r>
          <w:rPr>
            <w:b/>
            <w:bCs/>
          </w:rPr>
          <w:t xml:space="preserve">Exercise 2 (Examples of binary variables)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What are some examples of</w:t>
        </w:r>
      </w:ins>
      <w:ins w:id="9" w:author="PR Preview" w:date="2026-01-01T00:00:00Z">
        <w:r>
          <w:t xml:space="preserve"> </w:t>
        </w:r>
      </w:ins>
      <w:hyperlink w:anchor="def-binary-var">
        <w:ins w:id="10" w:author="PR Preview" w:date="2026-01-01T00:00:00Z">
          <w:r>
            <w:rPr>
              <w:rStyle w:val="Hyperlink"/>
            </w:rPr>
            <w:t xml:space="preserve">binary variables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in the health sciences?</w:t>
        </w:r>
      </w:ins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2026-10-19T21:43:03Z</dcterms:created>
  <dcterms:modified xsi:type="dcterms:W3CDTF">2026-10-19T21:43:03Z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14:36:39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