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11:47:34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21 (Standardization)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</w:delText>
        </w:r>
      </w:del>
      <w:del w:id="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observations of a variable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with</w:delText>
        </w:r>
      </w:del>
      <w:del w:id="14" w:author="PR Preview" w:date="2026-01-01T00:00:00Z">
        <w:r>
          <w:delText xml:space="preserve"> </w:delText>
        </w:r>
      </w:del>
      <w:hyperlink w:anchor="def-sample-mean">
        <w:del w:id="15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1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</w:delText>
        </w:r>
      </w:del>
      <w:del w:id="19" w:author="PR Preview" w:date="2026-01-01T00:00:00Z">
        <w:r>
          <w:delText xml:space="preserve"> </w:delText>
        </w:r>
      </w:del>
      <w:hyperlink w:anchor="def-sample-sd">
        <w:del w:id="20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2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22" w:author="PR Preview" w:date="2026-01-01T00:00:00Z">
        <w:r>
          <w:delText xml:space="preserve">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The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rPr>
            <w:b/>
            <w:bCs/>
          </w:rPr>
          <w:delText xml:space="preserve">standardized value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of</w:delText>
        </w:r>
      </w:del>
      <w:del w:id="2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ins w:id="32" w:author="PR Preview" w:date="2026-01-01T00:00:00Z">
        <w:r>
          <w:rPr>
            <w:b/>
            <w:bCs/>
          </w:rPr>
          <w:t xml:space="preserve">Definition 21 (Standardization (z-scoring, standard scaling))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Let</w:t>
        </w:r>
      </w:ins>
      <w:ins w:id="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be</w:t>
        </w:r>
      </w:ins>
      <w:ins w:id="3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observations of a variable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with</w:t>
        </w:r>
      </w:ins>
      <w:ins w:id="43" w:author="PR Preview" w:date="2026-01-01T00:00:00Z">
        <w:r>
          <w:t xml:space="preserve"> </w:t>
        </w:r>
      </w:ins>
      <w:hyperlink w:anchor="def-sample-mean">
        <w:ins w:id="44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4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</w:t>
        </w:r>
      </w:ins>
      <w:ins w:id="48" w:author="PR Preview" w:date="2026-01-01T00:00:00Z">
        <w:r>
          <w:t xml:space="preserve"> </w:t>
        </w:r>
      </w:ins>
      <w:hyperlink w:anchor="def-sample-sd">
        <w:ins w:id="49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5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51" w:author="PR Preview" w:date="2026-01-01T00:00:00Z">
        <w:r>
          <w:t xml:space="preserve">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The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rPr>
            <w:b/>
            <w:bCs/>
          </w:rPr>
          <w:t xml:space="preserve">standardized value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of</w:t>
        </w:r>
      </w:ins>
      <w:ins w:id="5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ins w:id="61" w:author="PR Preview" w:date="2026-01-01T00:00:00Z">
        <w:r>
          <w:t xml:space="preserve">Standardization is also called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b/>
            <w:bCs/>
          </w:rPr>
          <w:t xml:space="preserve">z-scoring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or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b/>
            <w:bCs/>
          </w:rPr>
          <w:t xml:space="preserve">standard scaling</w:t>
        </w:r>
      </w:ins>
      <w:ins w:id="68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2026-10-19T19:05:56Z</dcterms:created>
  <dcterms:modified xsi:type="dcterms:W3CDTF">2026-10-19T19:05:56Z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