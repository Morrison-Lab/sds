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Statistics for Data Science</w:t>
      </w:r>
    </w:p>
    <w:p>
      <w:pPr>
        <w:pStyle w:val="Date"/>
      </w:pPr>
      <w:del w:id="1" w:author="PR Preview" w:date="2026-01-01T00:00:00Z">
        <w:r>
          <w:delText xml:space="preserve">Last modified: 2026-10-19 14:20:11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14:17:09 (PDT)</w:t>
        </w:r>
      </w:ins>
    </w:p>
    <w:p>
      <w:pPr>
        <w:pStyle w:val="FirstParagraph"/>
      </w:pPr>
      <w:r>
        <w:t xml:space="preserve">These notes collect the statistics that data science courses assume.</w:t>
      </w:r>
    </w:p>
    <w:bookmarkStart w:id="28" w:name="topics"/>
    <w:p>
      <w:pPr>
        <w:pStyle w:val="Heading2"/>
      </w:pPr>
      <w:r>
        <w:t xml:space="preserve">1 Topics</w:t>
      </w:r>
    </w:p>
    <w:p>
      <w:pPr>
        <w:pStyle w:val="FirstParagraph"/>
      </w:pPr>
      <w:r>
        <w:t xml:space="preserve">The notes are organized in four groups of pages.</w:t>
      </w:r>
    </w:p>
    <w:p>
      <w:pPr>
        <w:pStyle w:val="BodyText"/>
      </w:pPr>
      <w:r>
        <w:t xml:space="preserve">Describing data: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Types of variables</w:t>
        </w:r>
      </w:hyperlink>
      <w:r>
        <w:t xml:space="preserve">:</w:t>
      </w:r>
      <w:r>
        <w:t xml:space="preserve"> </w:t>
      </w:r>
      <w:r>
        <w:t xml:space="preserve">numerical and categorical variables, scales of measurement,</w:t>
      </w:r>
      <w:r>
        <w:t xml:space="preserve"> </w:t>
      </w:r>
      <w:r>
        <w:t xml:space="preserve">the taxonomy of data types, and binary and count random variables;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Nonparametric models</w:t>
        </w:r>
      </w:hyperlink>
      <w:r>
        <w:t xml:space="preserve">:</w:t>
      </w:r>
      <w:r>
        <w:t xml:space="preserve"> </w:t>
      </w:r>
      <w:r>
        <w:t xml:space="preserve">the empirical CDF, order statistics, and sample quantiles;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Exploratory data analysis</w:t>
        </w:r>
      </w:hyperlink>
      <w:r>
        <w:t xml:space="preserve">:</w:t>
      </w:r>
      <w:r>
        <w:t xml:space="preserve"> </w:t>
      </w:r>
      <w:r>
        <w:t xml:space="preserve">sample statistics, graphs, correlation, and contingency tables,</w:t>
      </w:r>
      <w:r>
        <w:t xml:space="preserve"> </w:t>
      </w:r>
      <w:r>
        <w:t xml:space="preserve">illustrated with the WCGS data.</w:t>
      </w:r>
    </w:p>
    <w:p>
      <w:pPr>
        <w:pStyle w:val="FirstParagraph"/>
      </w:pPr>
      <w:r>
        <w:t xml:space="preserve">Inference: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Estimation</w:t>
        </w:r>
      </w:hyperlink>
      <w:r>
        <w:t xml:space="preserve">:</w:t>
      </w:r>
      <w:r>
        <w:t xml:space="preserve"> </w:t>
      </w:r>
      <w:r>
        <w:t xml:space="preserve">estimands, estimators, bias, mean squared error, and standard error;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Statistical inference</w:t>
        </w:r>
      </w:hyperlink>
      <w:r>
        <w:t xml:space="preserve">:</w:t>
      </w:r>
      <w:r>
        <w:t xml:space="preserve"> </w:t>
      </w:r>
      <w:r>
        <w:t xml:space="preserve">hypothesis tests, p-values, the</w:t>
      </w:r>
      <w:r>
        <w:t xml:space="preserve"> </w:t>
      </w:r>
      <m:oMath>
        <m:r>
          <m:t>t</m:t>
        </m:r>
      </m:oMath>
      <w:r>
        <w:t xml:space="preserve">, chi-square,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distributions,</w:t>
      </w:r>
      <w:r>
        <w:t xml:space="preserve"> </w:t>
      </w:r>
      <w:r>
        <w:t xml:space="preserve">confidence intervals, and how to interpret negative findings;</w:t>
      </w:r>
    </w:p>
    <w:p>
      <w:pPr>
        <w:pStyle w:val="Compact"/>
        <w:numPr>
          <w:ilvl w:val="0"/>
          <w:numId w:val="1002"/>
        </w:numPr>
      </w:pPr>
      <w:hyperlink r:id="rId14">
        <w:r>
          <w:rPr>
            <w:rStyle w:val="Hyperlink"/>
          </w:rPr>
          <w:t xml:space="preserve">Maximum likelihood inference</w:t>
        </w:r>
      </w:hyperlink>
      <w:r>
        <w:t xml:space="preserve">:</w:t>
      </w:r>
      <w:r>
        <w:t xml:space="preserve"> </w:t>
      </w:r>
      <w:r>
        <w:t xml:space="preserve">likelihood, score, information, the asymptotic distribution of MLEs,</w:t>
      </w:r>
      <w:r>
        <w:t xml:space="preserve"> </w:t>
      </w:r>
      <w:r>
        <w:t xml:space="preserve">Wald and likelihood ratio tests, and Newton-Raphson,</w:t>
      </w:r>
      <w:r>
        <w:t xml:space="preserve"> </w:t>
      </w:r>
      <w:r>
        <w:t xml:space="preserve">with worked examples;</w:t>
      </w:r>
    </w:p>
    <w:p>
      <w:pPr>
        <w:pStyle w:val="Compact"/>
        <w:numPr>
          <w:ilvl w:val="0"/>
          <w:numId w:val="1002"/>
        </w:numPr>
      </w:pPr>
      <w:hyperlink r:id="rId15">
        <w:r>
          <w:rPr>
            <w:rStyle w:val="Hyperlink"/>
          </w:rPr>
          <w:t xml:space="preserve">Properties of estimators</w:t>
        </w:r>
      </w:hyperlink>
      <w:r>
        <w:t xml:space="preserve">:</w:t>
      </w:r>
      <w:r>
        <w:t xml:space="preserve"> </w:t>
      </w:r>
      <w:r>
        <w:t xml:space="preserve">consistency, relative efficiency, and the Cramér–Rao lower bound.</w:t>
      </w:r>
    </w:p>
    <w:p>
      <w:pPr>
        <w:pStyle w:val="Compact"/>
        <w:numPr>
          <w:ilvl w:val="0"/>
          <w:numId w:val="1002"/>
        </w:numPr>
      </w:pPr>
      <w:hyperlink r:id="rId16">
        <w:r>
          <w:rPr>
            <w:rStyle w:val="Hyperlink"/>
          </w:rPr>
          <w:t xml:space="preserve">Sufficiency and the Rao–Blackwell theorem</w:t>
        </w:r>
      </w:hyperlink>
      <w:r>
        <w:t xml:space="preserve">:</w:t>
      </w:r>
      <w:r>
        <w:t xml:space="preserve"> </w:t>
      </w:r>
      <w:r>
        <w:t xml:space="preserve">sufficient statistics, the factorization theorem, and improving an unbiased estimator.</w:t>
      </w:r>
    </w:p>
    <w:p>
      <w:pPr>
        <w:pStyle w:val="FirstParagraph"/>
      </w:pPr>
      <w:r>
        <w:t xml:space="preserve">Methods:</w:t>
      </w:r>
    </w:p>
    <w:p>
      <w:pPr>
        <w:pStyle w:val="Compact"/>
        <w:numPr>
          <w:ilvl w:val="0"/>
          <w:numId w:val="1003"/>
        </w:numPr>
      </w:pPr>
      <w:hyperlink r:id="rId17">
        <w:r>
          <w:rPr>
            <w:rStyle w:val="Hyperlink"/>
          </w:rPr>
          <w:t xml:space="preserve">Comparing means</w:t>
        </w:r>
      </w:hyperlink>
      <w:r>
        <w:t xml:space="preserve">:</w:t>
      </w:r>
      <w:r>
        <w:t xml:space="preserve"> </w:t>
      </w:r>
      <w:r>
        <w:t xml:space="preserve">t-tests and one-way ANOVA;</w:t>
      </w:r>
    </w:p>
    <w:p>
      <w:pPr>
        <w:pStyle w:val="Compact"/>
        <w:numPr>
          <w:ilvl w:val="0"/>
          <w:numId w:val="1003"/>
        </w:numPr>
      </w:pPr>
      <w:hyperlink r:id="rId18">
        <w:r>
          <w:rPr>
            <w:rStyle w:val="Hyperlink"/>
          </w:rPr>
          <w:t xml:space="preserve">Comparing proportions</w:t>
        </w:r>
      </w:hyperlink>
      <w:r>
        <w:t xml:space="preserve">:</w:t>
      </w:r>
      <w:r>
        <w:t xml:space="preserve"> </w:t>
      </w:r>
      <w:r>
        <w:t xml:space="preserve">the chi-square test and Fisher’s exact test;</w:t>
      </w:r>
    </w:p>
    <w:p>
      <w:pPr>
        <w:pStyle w:val="Compact"/>
        <w:numPr>
          <w:ilvl w:val="0"/>
          <w:numId w:val="1003"/>
        </w:numPr>
      </w:pPr>
      <w:hyperlink r:id="rId19">
        <w:r>
          <w:rPr>
            <w:rStyle w:val="Hyperlink"/>
          </w:rPr>
          <w:t xml:space="preserve">Correlation and simple linear regression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0">
        <w:r>
          <w:rPr>
            <w:rStyle w:val="Hyperlink"/>
          </w:rPr>
          <w:t xml:space="preserve">The bootstrap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1">
        <w:r>
          <w:rPr>
            <w:rStyle w:val="Hyperlink"/>
          </w:rPr>
          <w:t xml:space="preserve">Permutation tests</w:t>
        </w:r>
      </w:hyperlink>
      <w:r>
        <w:t xml:space="preserve">:</w:t>
      </w:r>
      <w:r>
        <w:t xml:space="preserve"> </w:t>
      </w:r>
      <w:r>
        <w:t xml:space="preserve">exchangeability, the permutation distribution,</w:t>
      </w:r>
      <w:r>
        <w:t xml:space="preserve"> </w:t>
      </w:r>
      <w:r>
        <w:t xml:space="preserve">and exact and Monte Carlo permutation p-values;</w:t>
      </w:r>
    </w:p>
    <w:p>
      <w:pPr>
        <w:pStyle w:val="Compact"/>
        <w:numPr>
          <w:ilvl w:val="0"/>
          <w:numId w:val="1003"/>
        </w:numPr>
      </w:pPr>
      <w:hyperlink r:id="rId22">
        <w:r>
          <w:rPr>
            <w:rStyle w:val="Hyperlink"/>
          </w:rPr>
          <w:t xml:space="preserve">Multiple testing</w:t>
        </w:r>
      </w:hyperlink>
      <w:r>
        <w:t xml:space="preserve">:</w:t>
      </w:r>
      <w:r>
        <w:t xml:space="preserve"> </w:t>
      </w:r>
      <w:r>
        <w:t xml:space="preserve">the family-wise error rate, the false discovery rate,</w:t>
      </w:r>
      <w:r>
        <w:t xml:space="preserve"> </w:t>
      </w:r>
      <w:r>
        <w:t xml:space="preserve">the Bonferroni, Holm, and Benjamini–Hochberg procedures,</w:t>
      </w:r>
      <w:r>
        <w:t xml:space="preserve"> </w:t>
      </w:r>
      <w:r>
        <w:t xml:space="preserve">and adjusted p-values;</w:t>
      </w:r>
    </w:p>
    <w:p>
      <w:pPr>
        <w:pStyle w:val="Compact"/>
        <w:numPr>
          <w:ilvl w:val="0"/>
          <w:numId w:val="1003"/>
        </w:numPr>
      </w:pPr>
      <w:hyperlink r:id="rId23">
        <w:r>
          <w:rPr>
            <w:rStyle w:val="Hyperlink"/>
          </w:rPr>
          <w:t xml:space="preserve">Validating predictions</w:t>
        </w:r>
      </w:hyperlink>
      <w:r>
        <w:t xml:space="preserve">:</w:t>
      </w:r>
      <w:r>
        <w:t xml:space="preserve"> </w:t>
      </w:r>
      <w:r>
        <w:t xml:space="preserve">overfitting, generalization error, training/validation/test splits,</w:t>
      </w:r>
      <w:r>
        <w:t xml:space="preserve"> </w:t>
      </w:r>
      <m:oMath>
        <m:r>
          <m:t>k</m:t>
        </m:r>
      </m:oMath>
      <w:r>
        <w:t xml:space="preserve">-fold and leave-one-out cross-validation,</w:t>
      </w:r>
      <w:r>
        <w:t xml:space="preserve"> </w:t>
      </w:r>
      <w:r>
        <w:t xml:space="preserve">and choosing a model by cross-validation;</w:t>
      </w:r>
    </w:p>
    <w:p>
      <w:pPr>
        <w:pStyle w:val="Compact"/>
        <w:numPr>
          <w:ilvl w:val="0"/>
          <w:numId w:val="1003"/>
        </w:numPr>
      </w:pPr>
      <w:hyperlink r:id="rId24">
        <w:r>
          <w:rPr>
            <w:rStyle w:val="Hyperlink"/>
          </w:rPr>
          <w:t xml:space="preserve">Classification and diagnostic tests</w:t>
        </w:r>
      </w:hyperlink>
      <w:r>
        <w:t xml:space="preserve">:</w:t>
      </w:r>
      <w:r>
        <w:t xml:space="preserve"> </w:t>
      </w:r>
      <w:r>
        <w:t xml:space="preserve">sensitivity, specificity, prevalence,</w:t>
      </w:r>
      <w:r>
        <w:t xml:space="preserve"> </w:t>
      </w:r>
      <w:r>
        <w:t xml:space="preserve">and positive and negative predictive values.</w:t>
      </w:r>
    </w:p>
    <w:p>
      <w:pPr>
        <w:pStyle w:val="FirstParagraph"/>
      </w:pPr>
      <w:r>
        <w:t xml:space="preserve">Bayesian:</w:t>
      </w:r>
    </w:p>
    <w:p>
      <w:pPr>
        <w:pStyle w:val="Compact"/>
        <w:numPr>
          <w:ilvl w:val="0"/>
          <w:numId w:val="1004"/>
        </w:numPr>
      </w:pPr>
      <w:hyperlink r:id="rId25">
        <w:r>
          <w:rPr>
            <w:rStyle w:val="Hyperlink"/>
          </w:rPr>
          <w:t xml:space="preserve">Bayesian inference</w:t>
        </w:r>
      </w:hyperlink>
      <w:r>
        <w:t xml:space="preserve">:</w:t>
      </w:r>
      <w:r>
        <w:t xml:space="preserve"> </w:t>
      </w:r>
      <w:r>
        <w:t xml:space="preserve">the Bayesian paradigm, priors, posteriors, and hierarchical models;</w:t>
      </w:r>
    </w:p>
    <w:p>
      <w:pPr>
        <w:pStyle w:val="Compact"/>
        <w:numPr>
          <w:ilvl w:val="0"/>
          <w:numId w:val="1004"/>
        </w:numPr>
      </w:pPr>
      <w:hyperlink r:id="rId26">
        <w:r>
          <w:rPr>
            <w:rStyle w:val="Hyperlink"/>
          </w:rPr>
          <w:t xml:space="preserve">Markov chain Monte Carlo</w:t>
        </w:r>
      </w:hyperlink>
      <w:r>
        <w:t xml:space="preserve">:</w:t>
      </w:r>
      <w:r>
        <w:t xml:space="preserve"> </w:t>
      </w:r>
      <w:r>
        <w:t xml:space="preserve">Monte Carlo integration, the Metropolis–Hastings and Gibbs samplers,</w:t>
      </w:r>
      <w:r>
        <w:t xml:space="preserve"> </w:t>
      </w:r>
      <w:r>
        <w:t xml:space="preserve">convergence diagnostics, and the deviance information criterion;</w:t>
      </w:r>
    </w:p>
    <w:p>
      <w:pPr>
        <w:pStyle w:val="Compact"/>
        <w:numPr>
          <w:ilvl w:val="0"/>
          <w:numId w:val="1004"/>
        </w:numPr>
      </w:pPr>
      <w:hyperlink r:id="rId27">
        <w:r>
          <w:rPr>
            <w:rStyle w:val="Hyperlink"/>
          </w:rPr>
          <w:t xml:space="preserve">Fitting models by Bayesian inference with JAGS</w:t>
        </w:r>
      </w:hyperlink>
      <w:r>
        <w:t xml:space="preserve">:</w:t>
      </w:r>
      <w:r>
        <w:t xml:space="preserve"> </w:t>
      </w:r>
      <w:r>
        <w:t xml:space="preserve">a proportion, logistic regression, survival, random effects,</w:t>
      </w:r>
      <w:r>
        <w:t xml:space="preserve"> </w:t>
      </w:r>
      <w:r>
        <w:t xml:space="preserve">and Bayesian model averaging.</w:t>
      </w:r>
    </w:p>
    <w:bookmarkEnd w:id="28"/>
    <w:bookmarkStart w:id="34" w:name="comparable-courses"/>
    <w:p>
      <w:pPr>
        <w:pStyle w:val="Heading2"/>
      </w:pPr>
      <w:r>
        <w:t xml:space="preserve">Comparable courses</w:t>
      </w:r>
    </w:p>
    <w:p>
      <w:pPr>
        <w:pStyle w:val="FirstParagraph"/>
      </w:pPr>
      <w:r>
        <w:t xml:space="preserve">Stanford’s statistics department posts the materials of several courses</w:t>
      </w:r>
      <w:r>
        <w:t xml:space="preserve"> </w:t>
      </w:r>
      <w:r>
        <w:t xml:space="preserve">that cover the same inference topics at a more mathematical level: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200</w:t>
      </w:r>
      <w:r>
        <w:t xml:space="preserve">,</w:t>
      </w:r>
      <w:r>
        <w:t xml:space="preserve"> </w:t>
      </w:r>
      <w:hyperlink r:id="rId29">
        <w:r>
          <w:rPr>
            <w:rStyle w:val="Hyperlink"/>
            <w:i/>
            <w:iCs/>
          </w:rPr>
          <w:t xml:space="preserve">Introduction to Statistical Inference</w:t>
        </w:r>
      </w:hyperlink>
      <w:r>
        <w:t xml:space="preserve"> </w:t>
      </w:r>
      <w:r>
        <w:t xml:space="preserve">(Zhou Fan, Autumn 2016): 29 lecture PDFs on testing, maximum likelihood, the bootstrap,</w:t>
      </w:r>
      <w:r>
        <w:t xml:space="preserve"> </w:t>
      </w:r>
      <w:r>
        <w:t xml:space="preserve">Bayesian analysis and regression, following Rice’s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300A</w:t>
      </w:r>
      <w:r>
        <w:t xml:space="preserve">,</w:t>
      </w:r>
      <w:r>
        <w:t xml:space="preserve"> </w:t>
      </w:r>
      <w:hyperlink r:id="rId30">
        <w:r>
          <w:rPr>
            <w:rStyle w:val="Hyperlink"/>
            <w:i/>
            <w:iCs/>
          </w:rPr>
          <w:t xml:space="preserve">Theory of Statistics</w:t>
        </w:r>
      </w:hyperlink>
      <w:r>
        <w:t xml:space="preserve"> </w:t>
      </w:r>
      <w:r>
        <w:t xml:space="preserve">(Andrea Montanari, Autumn 2018; see also</w:t>
      </w:r>
      <w:r>
        <w:t xml:space="preserve"> </w:t>
      </w:r>
      <w:hyperlink r:id="rId31">
        <w:r>
          <w:rPr>
            <w:rStyle w:val="Hyperlink"/>
          </w:rPr>
          <w:t xml:space="preserve">Lester Mackey’s 2015 scribed notes</w:t>
        </w:r>
      </w:hyperlink>
      <w:r>
        <w:t xml:space="preserve">):</w:t>
      </w:r>
      <w:r>
        <w:t xml:space="preserve"> </w:t>
      </w:r>
      <w:r>
        <w:t xml:space="preserve">finite-sample optimality, exponential families, and testing theory.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300B</w:t>
      </w:r>
      <w:r>
        <w:t xml:space="preserve">,</w:t>
      </w:r>
      <w:r>
        <w:t xml:space="preserve"> </w:t>
      </w:r>
      <w:hyperlink r:id="rId32">
        <w:r>
          <w:rPr>
            <w:rStyle w:val="Hyperlink"/>
            <w:i/>
            <w:iCs/>
          </w:rPr>
          <w:t xml:space="preserve">Theory of Statistics II</w:t>
        </w:r>
      </w:hyperlink>
      <w:r>
        <w:t xml:space="preserve"> </w:t>
      </w:r>
      <w:r>
        <w:t xml:space="preserve">(John Duchi, Winter 2021): slides on asymptotic statistics and concentration.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305B</w:t>
      </w:r>
      <w:r>
        <w:t xml:space="preserve">,</w:t>
      </w:r>
      <w:r>
        <w:t xml:space="preserve"> </w:t>
      </w:r>
      <w:hyperlink r:id="rId33">
        <w:r>
          <w:rPr>
            <w:rStyle w:val="Hyperlink"/>
            <w:i/>
            <w:iCs/>
          </w:rPr>
          <w:t xml:space="preserve">Methods for Applied Statistics</w:t>
        </w:r>
      </w:hyperlink>
      <w:r>
        <w:t xml:space="preserve"> </w:t>
      </w:r>
      <w:r>
        <w:t xml:space="preserve">(Jonathan Taylor): contingency tables, logistic regression and generalized linear models.</w:t>
      </w:r>
    </w:p>
    <w:bookmarkEnd w:id="34"/>
    <w:bookmarkStart w:id="38" w:name="origin"/>
    <w:p>
      <w:pPr>
        <w:pStyle w:val="Heading2"/>
      </w:pPr>
      <w:r>
        <w:t xml:space="preserve">2 Origin</w:t>
      </w:r>
    </w:p>
    <w:p>
      <w:pPr>
        <w:pStyle w:val="FirstParagraph"/>
      </w:pPr>
      <w:r>
        <w:t xml:space="preserve">These notes began as the statistics appendices of</w:t>
      </w:r>
      <w:r>
        <w:t xml:space="preserve"> </w:t>
      </w:r>
      <w:hyperlink r:id="rId35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and keep those chapters’ file names,</w:t>
      </w:r>
      <w:r>
        <w:t xml:space="preserve"> </w:t>
      </w:r>
      <w:r>
        <w:t xml:space="preserve">except that two long chapters are now split into several pages.</w:t>
      </w:r>
      <w:r>
        <w:t xml:space="preserve"> </w:t>
      </w:r>
      <w:r>
        <w:t xml:space="preserve">Most results keep their rme</w:t>
      </w:r>
      <w:r>
        <w:t xml:space="preserve"> </w:t>
      </w:r>
      <w:r>
        <w:rPr>
          <w:rStyle w:val="VerbatimChar"/>
        </w:rPr>
        <w:t xml:space="preserve">#id</w:t>
      </w:r>
      <w:r>
        <w:t xml:space="preserve"> </w:t>
      </w:r>
      <w:r>
        <w:t xml:space="preserve">anchors on the same page;</w:t>
      </w:r>
      <w:r>
        <w:t xml:space="preserve"> </w:t>
      </w:r>
      <w:r>
        <w:t xml:space="preserve">the exceptions are:</w:t>
      </w:r>
    </w:p>
    <w:p>
      <w:pPr>
        <w:pStyle w:val="Compact"/>
        <w:numPr>
          <w:ilvl w:val="0"/>
          <w:numId w:val="1006"/>
        </w:numPr>
      </w:pPr>
      <w:r>
        <w:t xml:space="preserve">the maximum likelihood practice exercises (</w:t>
      </w:r>
      <w:r>
        <w:rPr>
          <w:rStyle w:val="VerbatimChar"/>
        </w:rPr>
        <w:t xml:space="preserve">exr-prac-*</w:t>
      </w:r>
      <w:r>
        <w:t xml:space="preserve">),</w:t>
      </w:r>
      <w:r>
        <w:t xml:space="preserve"> </w:t>
      </w:r>
      <w:r>
        <w:t xml:space="preserve">which moved from the estimation page to the maximum likelihood page;</w:t>
      </w:r>
    </w:p>
    <w:p>
      <w:pPr>
        <w:pStyle w:val="Compact"/>
        <w:numPr>
          <w:ilvl w:val="0"/>
          <w:numId w:val="1006"/>
        </w:numPr>
      </w:pPr>
      <w:r>
        <w:t xml:space="preserve">the null and alternative hypothesis definitions,</w:t>
      </w:r>
      <w:r>
        <w:t xml:space="preserve"> </w:t>
      </w:r>
      <w:r>
        <w:t xml:space="preserve">which moved from basic statistical methods to statistical inference;</w:t>
      </w:r>
    </w:p>
    <w:p>
      <w:pPr>
        <w:pStyle w:val="Compact"/>
        <w:numPr>
          <w:ilvl w:val="0"/>
          <w:numId w:val="1006"/>
        </w:numPr>
      </w:pPr>
      <w:r>
        <w:t xml:space="preserve">the sample statistics (mean, median, variance, standard deviation,</w:t>
      </w:r>
      <w:r>
        <w:t xml:space="preserve"> </w:t>
      </w:r>
      <w:r>
        <w:t xml:space="preserve">interquartile range, proportion, correlation) and the contingency table,</w:t>
      </w:r>
      <w:r>
        <w:t xml:space="preserve"> </w:t>
      </w:r>
      <w:r>
        <w:t xml:space="preserve">which rme defined on two pages;</w:t>
      </w:r>
      <w:r>
        <w:t xml:space="preserve"> </w:t>
      </w:r>
      <w:r>
        <w:t xml:space="preserve">they are now defined once, on the exploratory data analysis page,</w:t>
      </w:r>
      <w:r>
        <w:t xml:space="preserve"> </w:t>
      </w:r>
      <w:r>
        <w:t xml:space="preserve">under the ids rme used on its basic statistical methods page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def-sample-mean</w:t>
      </w:r>
      <w:r>
        <w:t xml:space="preserve">),</w:t>
      </w:r>
      <w:r>
        <w:t xml:space="preserve"> </w:t>
      </w:r>
      <w:r>
        <w:t xml:space="preserve">so the exploratory-descriptive ids from rme</w:t>
      </w:r>
      <w:r>
        <w:t xml:space="preserve"> </w:t>
      </w:r>
      <w:r>
        <w:rPr>
          <w:rStyle w:val="VerbatimChar"/>
        </w:rPr>
        <w:t xml:space="preserve">def-mean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def-median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def-eda-variance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def-eda-sd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def-quantile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def-iqr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def-correlation</w:t>
      </w:r>
      <w:r>
        <w:t xml:space="preserve"> </w:t>
      </w:r>
      <w:r>
        <w:t xml:space="preserve">are retired;</w:t>
      </w:r>
    </w:p>
    <w:p>
      <w:pPr>
        <w:pStyle w:val="Compact"/>
        <w:numPr>
          <w:ilvl w:val="0"/>
          <w:numId w:val="1006"/>
        </w:numPr>
      </w:pPr>
      <w:r>
        <w:t xml:space="preserve">the basic statistical methods sections on categorical outcomes,</w:t>
      </w:r>
      <w:r>
        <w:t xml:space="preserve"> </w:t>
      </w:r>
      <w:r>
        <w:t xml:space="preserve">correlation and simple linear regression, and the bootstrap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sec-two-group-categorical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sec-correlation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sec-simple-linear-regression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sec-bootstrap-ci</w:t>
      </w:r>
      <w:r>
        <w:t xml:space="preserve">),</w:t>
      </w:r>
      <w:r>
        <w:t xml:space="preserve"> </w:t>
      </w:r>
      <w:r>
        <w:t xml:space="preserve">which moved to their own pages, with their ids;</w:t>
      </w:r>
    </w:p>
    <w:p>
      <w:pPr>
        <w:pStyle w:val="Compact"/>
        <w:numPr>
          <w:ilvl w:val="0"/>
          <w:numId w:val="1006"/>
        </w:numPr>
      </w:pPr>
      <w:r>
        <w:t xml:space="preserve">the Bayesian inference sections on computation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sec-foundations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sec-dic</w:t>
      </w:r>
      <w:r>
        <w:t xml:space="preserve">)</w:t>
      </w:r>
      <w:r>
        <w:t xml:space="preserve"> </w:t>
      </w:r>
      <w:r>
        <w:t xml:space="preserve">and the worked examples (</w:t>
      </w:r>
      <w:r>
        <w:rPr>
          <w:rStyle w:val="VerbatimChar"/>
        </w:rPr>
        <w:t xml:space="preserve">sec-bayes-examples</w:t>
      </w:r>
      <w:r>
        <w:t xml:space="preserve"> </w:t>
      </w:r>
      <w:r>
        <w:t xml:space="preserve">and the sections after it),</w:t>
      </w:r>
      <w:r>
        <w:t xml:space="preserve"> </w:t>
      </w:r>
      <w:r>
        <w:t xml:space="preserve">which moved to the MCMC and JAGS pages, with their ids.</w:t>
      </w:r>
    </w:p>
    <w:p>
      <w:pPr>
        <w:pStyle w:val="FirstParagraph"/>
      </w:pPr>
      <w:r>
        <w:t xml:space="preserve">Where these notes rely on probability or calculus,</w:t>
      </w:r>
      <w:r>
        <w:t xml:space="preserve"> </w:t>
      </w:r>
      <w:r>
        <w:t xml:space="preserve">they link to the lab’s notes on</w:t>
      </w:r>
      <w:r>
        <w:t xml:space="preserve"> </w:t>
      </w:r>
      <w:hyperlink r:id="rId36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37">
        <w:r>
          <w:rPr>
            <w:rStyle w:val="Hyperlink"/>
          </w:rPr>
          <w:t xml:space="preserve">mathematics</w:t>
        </w:r>
      </w:hyperlink>
      <w:r>
        <w:t xml:space="preserve"> </w:t>
      </w:r>
      <w:r>
        <w:t xml:space="preserve">for data science,</w:t>
      </w:r>
      <w:r>
        <w:t xml:space="preserve"> </w:t>
      </w:r>
      <w:r>
        <w:t xml:space="preserve">which are the canonical home for the probability and mathematics appendices of rme.</w:t>
      </w:r>
    </w:p>
    <w:bookmarkEnd w:id="38"/>
    <w:bookmarkStart w:id="39" w:name="using-these-notes-in-another-site"/>
    <w:p>
      <w:pPr>
        <w:pStyle w:val="Heading2"/>
      </w:pPr>
      <w:r>
        <w:t xml:space="preserve">3 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sds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sds/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sds/_subfiles/intro-MLEs/_def_mle.qmd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an</w:t>
      </w:r>
      <w:r>
        <w:t xml:space="preserve"> </w:t>
      </w:r>
      <w:r>
        <w:rPr>
          <w:rStyle w:val="VerbatimChar"/>
        </w:rPr>
        <w:t xml:space="preserve">sds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 such as</w:t>
      </w:r>
      <w:r>
        <w:t xml:space="preserve"> </w:t>
      </w:r>
      <w:r>
        <w:rPr>
          <w:rStyle w:val="VerbatimChar"/>
        </w:rPr>
        <w:t xml:space="preserve">[text](estimation.qmd#def-bias)</w:t>
      </w:r>
      <w:r>
        <w:t xml:space="preserve">.</w:t>
      </w:r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7" Type="http://schemas.openxmlformats.org/officeDocument/2006/relationships/hyperlink" Target="basic-statistical-methods.qmd" TargetMode="External"/><Relationship Id="rId27" Type="http://schemas.openxmlformats.org/officeDocument/2006/relationships/hyperlink" Target="bayesian-examples.qmd" TargetMode="External"/><Relationship Id="rId25" Type="http://schemas.openxmlformats.org/officeDocument/2006/relationships/hyperlink" Target="bayesian-inference.qmd" TargetMode="External"/><Relationship Id="rId20" Type="http://schemas.openxmlformats.org/officeDocument/2006/relationships/hyperlink" Target="bootstrap.qmd" TargetMode="External"/><Relationship Id="rId18" Type="http://schemas.openxmlformats.org/officeDocument/2006/relationships/hyperlink" Target="categorical-tests.qmd" TargetMode="External"/><Relationship Id="rId24" Type="http://schemas.openxmlformats.org/officeDocument/2006/relationships/hyperlink" Target="classification.qmd" TargetMode="External"/><Relationship Id="rId19" Type="http://schemas.openxmlformats.org/officeDocument/2006/relationships/hyperlink" Target="correlation-regression.qmd" TargetMode="External"/><Relationship Id="rId9" Type="http://schemas.openxmlformats.org/officeDocument/2006/relationships/hyperlink" Target="data.qmd" TargetMode="External"/><Relationship Id="rId12" Type="http://schemas.openxmlformats.org/officeDocument/2006/relationships/hyperlink" Target="estimation.qmd" TargetMode="External"/><Relationship Id="rId15" Type="http://schemas.openxmlformats.org/officeDocument/2006/relationships/hyperlink" Target="estimator-properties.qmd" TargetMode="External"/><Relationship Id="rId11" Type="http://schemas.openxmlformats.org/officeDocument/2006/relationships/hyperlink" Target="exploratory-descriptive.qmd" TargetMode="External"/><Relationship Id="rId37" Type="http://schemas.openxmlformats.org/officeDocument/2006/relationships/hyperlink" Target="https://morrison-lab.github.io/mds/" TargetMode="External"/><Relationship Id="rId36" Type="http://schemas.openxmlformats.org/officeDocument/2006/relationships/hyperlink" Target="https://morrison-lab.github.io/pds/" TargetMode="External"/><Relationship Id="rId35" Type="http://schemas.openxmlformats.org/officeDocument/2006/relationships/hyperlink" Target="https://morrison-lab.github.io/rme/" TargetMode="External"/><Relationship Id="rId29" Type="http://schemas.openxmlformats.org/officeDocument/2006/relationships/hyperlink" Target="https://web.stanford.edu/class/archive/stats/stats200/stats200.1172/lectures.html" TargetMode="External"/><Relationship Id="rId30" Type="http://schemas.openxmlformats.org/officeDocument/2006/relationships/hyperlink" Target="https://web.stanford.edu/class/stats300a/" TargetMode="External"/><Relationship Id="rId32" Type="http://schemas.openxmlformats.org/officeDocument/2006/relationships/hyperlink" Target="https://web.stanford.edu/class/stats300b/lectures.html" TargetMode="External"/><Relationship Id="rId33" Type="http://schemas.openxmlformats.org/officeDocument/2006/relationships/hyperlink" Target="https://web.stanford.edu/class/stats305b/" TargetMode="External"/><Relationship Id="rId31" Type="http://schemas.openxmlformats.org/officeDocument/2006/relationships/hyperlink" Target="https://web.stanford.edu/~lmackey/stats300a/" TargetMode="External"/><Relationship Id="rId13" Type="http://schemas.openxmlformats.org/officeDocument/2006/relationships/hyperlink" Target="inference.qmd" TargetMode="External"/><Relationship Id="rId14" Type="http://schemas.openxmlformats.org/officeDocument/2006/relationships/hyperlink" Target="intro-MLEs.qmd" TargetMode="External"/><Relationship Id="rId26" Type="http://schemas.openxmlformats.org/officeDocument/2006/relationships/hyperlink" Target="mcmc.qmd" TargetMode="External"/><Relationship Id="rId23" Type="http://schemas.openxmlformats.org/officeDocument/2006/relationships/hyperlink" Target="model-validation.qmd" TargetMode="External"/><Relationship Id="rId22" Type="http://schemas.openxmlformats.org/officeDocument/2006/relationships/hyperlink" Target="multiple-testing.qmd" TargetMode="External"/><Relationship Id="rId10" Type="http://schemas.openxmlformats.org/officeDocument/2006/relationships/hyperlink" Target="nonparametric-models.qmd" TargetMode="External"/><Relationship Id="rId21" Type="http://schemas.openxmlformats.org/officeDocument/2006/relationships/hyperlink" Target="permutation-tests.qmd" TargetMode="External"/><Relationship Id="rId16" Type="http://schemas.openxmlformats.org/officeDocument/2006/relationships/hyperlink" Target="sufficiency.qmd" TargetMode="External"/></Relationships>
</file>

<file path=word/_rels/footnotes.xml.rels><?xml version='1.0' encoding='UTF-8' standalone='yes'?>
<Relationships xmlns="http://schemas.openxmlformats.org/package/2006/relationships"><Relationship Id="rId17" Type="http://schemas.openxmlformats.org/officeDocument/2006/relationships/hyperlink" Target="basic-statistical-methods.qmd" TargetMode="External"/><Relationship Id="rId27" Type="http://schemas.openxmlformats.org/officeDocument/2006/relationships/hyperlink" Target="bayesian-examples.qmd" TargetMode="External"/><Relationship Id="rId25" Type="http://schemas.openxmlformats.org/officeDocument/2006/relationships/hyperlink" Target="bayesian-inference.qmd" TargetMode="External"/><Relationship Id="rId20" Type="http://schemas.openxmlformats.org/officeDocument/2006/relationships/hyperlink" Target="bootstrap.qmd" TargetMode="External"/><Relationship Id="rId18" Type="http://schemas.openxmlformats.org/officeDocument/2006/relationships/hyperlink" Target="categorical-tests.qmd" TargetMode="External"/><Relationship Id="rId24" Type="http://schemas.openxmlformats.org/officeDocument/2006/relationships/hyperlink" Target="classification.qmd" TargetMode="External"/><Relationship Id="rId19" Type="http://schemas.openxmlformats.org/officeDocument/2006/relationships/hyperlink" Target="correlation-regression.qmd" TargetMode="External"/><Relationship Id="rId9" Type="http://schemas.openxmlformats.org/officeDocument/2006/relationships/hyperlink" Target="data.qmd" TargetMode="External"/><Relationship Id="rId12" Type="http://schemas.openxmlformats.org/officeDocument/2006/relationships/hyperlink" Target="estimation.qmd" TargetMode="External"/><Relationship Id="rId15" Type="http://schemas.openxmlformats.org/officeDocument/2006/relationships/hyperlink" Target="estimator-properties.qmd" TargetMode="External"/><Relationship Id="rId11" Type="http://schemas.openxmlformats.org/officeDocument/2006/relationships/hyperlink" Target="exploratory-descriptive.qmd" TargetMode="External"/><Relationship Id="rId37" Type="http://schemas.openxmlformats.org/officeDocument/2006/relationships/hyperlink" Target="https://morrison-lab.github.io/mds/" TargetMode="External"/><Relationship Id="rId36" Type="http://schemas.openxmlformats.org/officeDocument/2006/relationships/hyperlink" Target="https://morrison-lab.github.io/pds/" TargetMode="External"/><Relationship Id="rId35" Type="http://schemas.openxmlformats.org/officeDocument/2006/relationships/hyperlink" Target="https://morrison-lab.github.io/rme/" TargetMode="External"/><Relationship Id="rId29" Type="http://schemas.openxmlformats.org/officeDocument/2006/relationships/hyperlink" Target="https://web.stanford.edu/class/archive/stats/stats200/stats200.1172/lectures.html" TargetMode="External"/><Relationship Id="rId30" Type="http://schemas.openxmlformats.org/officeDocument/2006/relationships/hyperlink" Target="https://web.stanford.edu/class/stats300a/" TargetMode="External"/><Relationship Id="rId32" Type="http://schemas.openxmlformats.org/officeDocument/2006/relationships/hyperlink" Target="https://web.stanford.edu/class/stats300b/lectures.html" TargetMode="External"/><Relationship Id="rId33" Type="http://schemas.openxmlformats.org/officeDocument/2006/relationships/hyperlink" Target="https://web.stanford.edu/class/stats305b/" TargetMode="External"/><Relationship Id="rId31" Type="http://schemas.openxmlformats.org/officeDocument/2006/relationships/hyperlink" Target="https://web.stanford.edu/~lmackey/stats300a/" TargetMode="External"/><Relationship Id="rId13" Type="http://schemas.openxmlformats.org/officeDocument/2006/relationships/hyperlink" Target="inference.qmd" TargetMode="External"/><Relationship Id="rId14" Type="http://schemas.openxmlformats.org/officeDocument/2006/relationships/hyperlink" Target="intro-MLEs.qmd" TargetMode="External"/><Relationship Id="rId26" Type="http://schemas.openxmlformats.org/officeDocument/2006/relationships/hyperlink" Target="mcmc.qmd" TargetMode="External"/><Relationship Id="rId23" Type="http://schemas.openxmlformats.org/officeDocument/2006/relationships/hyperlink" Target="model-validation.qmd" TargetMode="External"/><Relationship Id="rId22" Type="http://schemas.openxmlformats.org/officeDocument/2006/relationships/hyperlink" Target="multiple-testing.qmd" TargetMode="External"/><Relationship Id="rId10" Type="http://schemas.openxmlformats.org/officeDocument/2006/relationships/hyperlink" Target="nonparametric-models.qmd" TargetMode="External"/><Relationship Id="rId21" Type="http://schemas.openxmlformats.org/officeDocument/2006/relationships/hyperlink" Target="permutation-tests.qmd" TargetMode="External"/><Relationship Id="rId16" Type="http://schemas.openxmlformats.org/officeDocument/2006/relationships/hyperlink" Target="sufficiency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Statistics for Data Science</dc:title>
  <dc:creator/>
  <cp:keywords/>
  <dcterms:created xsi:type="dcterms:W3CDTF">2026-10-19T21:26:43Z</dcterms:created>
  <dcterms:modified xsi:type="dcterms:W3CDTF">2026-10-19T21:26:43Z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14:17:09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