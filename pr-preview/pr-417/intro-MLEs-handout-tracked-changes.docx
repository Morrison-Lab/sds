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14:06:33 (PDT)</w:t>
        </w:r>
      </w:ins>
    </w:p>
    <w:bookmarkStart w:id="14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Exercise 3 (Likelihood of binary outcomes with one event probability)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 binary outcome</w:delText>
        </w:r>
      </w:del>
      <w:del w:id="6" w:author="PR Preview" w:date="2026-01-01T00:00:00Z">
        <w:r>
          <w:delText xml:space="preserve"> </w:delText>
        </w:r>
      </w:del>
      <m:oMath>
        <m:r>
          <m:t>Y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with event probability</w:delText>
        </w:r>
      </w:del>
      <w:del w:id="9" w:author="PR Preview" w:date="2026-01-01T00:00:00Z">
        <w:r>
          <w:delText xml:space="preserve"> </w:delText>
        </w:r>
      </w:del>
      <m:oMath>
        <m:r>
          <m:t>π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has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del w:id="12" w:author="PR Preview" w:date="2026-01-01T00:00:00Z">
        <w:r>
          <w:delText xml:space="preserve">Let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$\mathord{\smash[b]{\underset{\raise.3ex\hbox{$\scriptstyle\sim$}}{y}}\vphantom{y}}\stackrel{\text{def}}{=}(y_1, \ldots, y_n)$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be a dataset of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mutually independent binary outcomes,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all with the same event probability</w:delText>
        </w:r>
      </w:del>
      <w:del w:id="21" w:author="PR Preview" w:date="2026-01-01T00:00:00Z">
        <w:r>
          <w:delText xml:space="preserve"> </w:delText>
        </w:r>
      </w:del>
      <m:oMath>
        <m:r>
          <m:t>π</m:t>
        </m:r>
      </m:oMath>
      <w:del w:id="22" w:author="PR Preview" w:date="2026-01-01T00:00:00Z">
        <w:r>
          <w:delText xml:space="preserve">:</w:delText>
        </w:r>
      </w:del>
      <w:del w:id="2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24" w:author="PR Preview" w:date="2026-01-01T00:00:00Z">
        <w:r>
          <w:delText xml:space="preserve">.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Derive the</w:delText>
        </w:r>
      </w:del>
      <w:del w:id="27" w:author="PR Preview" w:date="2026-01-01T00:00:00Z">
        <w:r>
          <w:delText xml:space="preserve"> </w:delText>
        </w:r>
      </w:del>
      <w:hyperlink w:anchor="def-lik">
        <w:del w:id="28" w:author="PR Preview" w:date="2026-01-01T00:00:00Z">
          <w:r>
            <w:rPr>
              <w:rStyle w:val="Hyperlink"/>
            </w:rPr>
            <w:delText xml:space="preserve">likelihood</w:delText>
          </w:r>
        </w:del>
      </w:hyperlink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of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$\mathord{\smash[b]{\underset{\raise.3ex\hbox{$\scriptstyle\sim$}}{y}}\vphantom{y}}$</w:delText>
        </w:r>
      </w:del>
      <w:del w:id="33" w:author="PR Preview" w:date="2026-01-01T00:00:00Z">
        <w:r>
          <w:delText xml:space="preserve">.</w:delText>
        </w:r>
      </w:del>
    </w:p>
    <w:p>
      <w:pPr>
        <w:pStyle w:val="BodyText"/>
      </w:pPr>
      <w:del w:id="34" w:author="PR Preview" w:date="2026-01-01T00:00:00Z">
        <w:r>
          <w:rPr>
            <w:i/>
            <w:iCs/>
          </w:rPr>
          <w:delText xml:space="preserve">Solution 3</w:delText>
        </w:r>
      </w:del>
      <w:del w:id="35" w:author="PR Preview" w:date="2026-01-01T00:00:00Z">
        <w:r>
          <w:delText xml:space="preserve">. </w:delText>
        </w:r>
      </w:del>
    </w:p>
    <w:p>
      <w:pPr>
        <w:pStyle w:val="BodyText"/>
      </w:pPr>
      <w:del w:id="36" w:author="PR Preview" w:date="2026-01-01T00:00:00Z">
        <w:r>
          <w:delTex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delText>
        </w:r>
      </w:del>
    </w:p>
    <w:p>
      <w:pPr>
        <w:pStyle w:val="FirstParagraph"/>
      </w:pPr>
      <w:del w:id="37" w:author="PR Preview" w:date="2026-01-01T00:00:00Z">
        <w:r>
          <w:rPr>
            <w:b/>
            <w:bCs/>
          </w:rPr>
          <w:delText xml:space="preserve">Theorem 3 (Likelihood of binary outcomes with one event probability)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Let</w:delText>
        </w:r>
      </w:del>
      <w:del w:id="4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be mutually independent binary random variables,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each with the same event probability</w:delText>
        </w:r>
      </w:del>
      <w:del w:id="45" w:author="PR Preview" w:date="2026-01-01T00:00:00Z">
        <w:r>
          <w:delText xml:space="preserve"> </w:delText>
        </w:r>
      </w:del>
      <m:oMath>
        <m:r>
          <m:t>π</m:t>
        </m:r>
      </m:oMath>
      <w:del w:id="46" w:author="PR Preview" w:date="2026-01-01T00:00:00Z">
        <w:r>
          <w:delText xml:space="preserve">:</w:delText>
        </w:r>
      </w:del>
      <w:del w:id="4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48" w:author="PR Preview" w:date="2026-01-01T00:00:00Z">
        <w:r>
          <w:delText xml:space="preserve">.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For observed outcomes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$\mathord{\smash[b]{\underset{\raise.3ex\hbox{$\scriptstyle\sim$}}{y}}\vphantom{y}}\stackrel{\text{def}}{=}(y_1, \ldots, y_n)$</w:delText>
        </w:r>
      </w:del>
      <w:del w:id="53" w:author="PR Preview" w:date="2026-01-01T00:00:00Z">
        <w:r>
          <w:delText xml:space="preserve">, with each</w:delText>
        </w:r>
      </w:del>
      <w:del w:id="5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55" w:author="PR Preview" w:date="2026-01-01T00:00:00Z">
        <w:r>
          <w:delText xml:space="preserve">,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the likelihood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$\mathcal{L}(\pi; \mathord{\smash[b]{\underset{\raise.3ex\hbox{$\scriptstyle\sim$}}{y}}\vphantom{y}})$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of</w:delText>
        </w:r>
      </w:del>
      <w:del w:id="62" w:author="PR Preview" w:date="2026-01-01T00:00:00Z">
        <w:r>
          <w:delText xml:space="preserve"> </w:delText>
        </w:r>
      </w:del>
      <m:oMath>
        <m:r>
          <m:t>π</m:t>
        </m:r>
      </m:oMath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depends on the data only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through the number of events</w:delText>
        </w:r>
      </w:del>
      <w:del w:id="67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68" w:author="PR Preview" w:date="2026-01-01T00:00:00Z">
        <w:r>
          <w:delText xml:space="preserve">:</w:delText>
        </w:r>
      </w:del>
    </w:p>
    <w:p>
      <w:pPr>
        <w:pStyle w:val="BodyText"/>
      </w:pPr>
      <w:del w:id="69" w:author="PR Preview" w:date="2026-01-01T00:00:00Z">
        <w:r>
          <w:delText xml:space="preserve">$$\mathcal{L}(\pi; \mathord{\smash[b]{\underset{\raise.3ex\hbox{$\scriptstyle\sim$}}{y}}\vphantom{y}}) = \pi^{\sum_{i=1}^ny_i} (1 - \pi)^{n - \sum_{i=1}^ny_i}$$</w:delText>
        </w:r>
      </w:del>
    </w:p>
    <w:p>
      <w:pPr>
        <w:pStyle w:val="FirstParagraph"/>
      </w:pPr>
      <w:del w:id="70" w:author="PR Preview" w:date="2026-01-01T00:00:00Z">
        <w:r>
          <w:rPr>
            <w:i/>
            <w:iCs/>
          </w:rPr>
          <w:delText xml:space="preserve">Proof</w:delText>
        </w:r>
      </w:del>
      <w:del w:id="71" w:author="PR Preview" w:date="2026-01-01T00:00:00Z">
        <w:r>
          <w:delText xml:space="preserve">. </w:delText>
        </w:r>
      </w:del>
      <w:del w:id="72" w:author="PR Preview" w:date="2026-01-01T00:00:00Z">
        <w:r>
          <w:delText xml:space="preserve">This is the solution to</w:delText>
        </w:r>
      </w:del>
      <w:del w:id="73" w:author="PR Preview" w:date="2026-01-01T00:00:00Z">
        <w:r>
          <w:delText xml:space="preserve"> </w:delText>
        </w:r>
      </w:del>
      <w:hyperlink w:anchor="exr-bernoulli-likelihood-one-group">
        <w:del w:id="74" w:author="PR Preview" w:date="2026-01-01T00:00:00Z">
          <w:r>
            <w:rPr>
              <w:rStyle w:val="Hyperlink"/>
            </w:rPr>
            <w:delText xml:space="preserve">Exercise 3</w:delText>
          </w:r>
        </w:del>
      </w:hyperlink>
      <w:del w:id="75" w:author="PR Preview" w:date="2026-01-01T00:00:00Z">
        <w:r>
          <w:delText xml:space="preserve">, worked in</w:delText>
        </w:r>
      </w:del>
      <w:del w:id="76" w:author="PR Preview" w:date="2026-01-01T00:00:00Z">
        <w:r>
          <w:delText xml:space="preserve"> </w:delText>
        </w:r>
      </w:del>
      <w:hyperlink w:anchor="sol-bernoulli-likelihood-one-group">
        <w:del w:id="77" w:author="PR Preview" w:date="2026-01-01T00:00:00Z">
          <w:r>
            <w:rPr>
              <w:rStyle w:val="Hyperlink"/>
            </w:rPr>
            <w:delText xml:space="preserve">Solution 3</w:delText>
          </w:r>
        </w:del>
      </w:hyperlink>
      <w:del w:id="78" w:author="PR Preview" w:date="2026-01-01T00:00:00Z">
        <w:r>
          <w:delText xml:space="preserve">.</w:delText>
        </w:r>
      </w:del>
    </w:p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del w:id="79" w:author="PR Preview" w:date="2026-01-01T00:00:00Z">
        <w:r>
          <w:rPr>
            <w:b/>
            <w:bCs/>
          </w:rPr>
          <w:delText xml:space="preserve">Exercise 4 (Comparing likelihoods through log-likelihoods)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Suppose</w:delText>
        </w:r>
      </w:del>
      <w:del w:id="8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for every</w:delText>
        </w:r>
      </w:del>
      <w:del w:id="85" w:author="PR Preview" w:date="2026-01-01T00:00:00Z">
        <w:r>
          <w:delText xml:space="preserve"> </w:delText>
        </w:r>
      </w:del>
      <m:oMath>
        <m:r>
          <m:t>θ</m:t>
        </m:r>
      </m:oMath>
      <w:del w:id="86" w:author="PR Preview" w:date="2026-01-01T00:00:00Z">
        <w:r>
          <w:delText xml:space="preserve">.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Determine how the parameter values that maximize the likelihood</w:delText>
        </w:r>
      </w:del>
      <w:del w:id="8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relate to the parameter values that maximize the</w:delText>
        </w:r>
      </w:del>
      <w:del w:id="92" w:author="PR Preview" w:date="2026-01-01T00:00:00Z">
        <w:r>
          <w:delText xml:space="preserve"> </w:delText>
        </w:r>
      </w:del>
      <w:hyperlink w:anchor="def-loglik">
        <w:del w:id="93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94" w:author="PR Preview" w:date="2026-01-01T00:00:00Z">
        <w:r>
          <w:delText xml:space="preserve"> </w:delText>
        </w:r>
      </w:del>
      <m:oMath>
        <m:r>
          <m:t>ℓ</m:t>
        </m:r>
      </m:oMath>
      <w:del w:id="95" w:author="PR Preview" w:date="2026-01-01T00:00:00Z">
        <w:r>
          <w:delText xml:space="preserve">.</w:delText>
        </w:r>
      </w:del>
    </w:p>
    <w:p>
      <w:pPr>
        <w:pStyle w:val="BodyText"/>
      </w:pPr>
      <w:del w:id="96" w:author="PR Preview" w:date="2026-01-01T00:00:00Z">
        <w:r>
          <w:rPr>
            <w:i/>
            <w:iCs/>
          </w:rPr>
          <w:delText xml:space="preserve">Solution 4</w:delText>
        </w:r>
      </w:del>
      <w:del w:id="97" w:author="PR Preview" w:date="2026-01-01T00:00:00Z">
        <w:r>
          <w:delText xml:space="preserve">. </w:delText>
        </w:r>
      </w:del>
      <w:del w:id="98" w:author="PR Preview" w:date="2026-01-01T00:00:00Z">
        <w:r>
          <w:delText xml:space="preserve">Let</w:delText>
        </w:r>
      </w:del>
      <w:del w:id="99" w:author="PR Preview" w:date="2026-01-01T00:00:00Z">
        <w:r>
          <w:delText xml:space="preserve"> </w:delText>
        </w:r>
      </w:del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be a parameter value.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The natural logarithm is strictly increasing on</w:delText>
        </w:r>
      </w:del>
      <w:del w:id="10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105" w:author="PR Preview" w:date="2026-01-01T00:00:00Z">
        <w:r>
          <w:delText xml:space="preserve">,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so for any</w:delText>
        </w:r>
      </w:del>
      <w:del w:id="108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1</m:t>
            </m:r>
          </m:sub>
        </m:sSub>
      </m:oMath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and</w:delText>
        </w:r>
      </w:del>
      <w:del w:id="111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2</m:t>
            </m:r>
          </m:sub>
        </m:sSub>
      </m:oMath>
      <w:del w:id="112" w:author="PR Preview" w:date="2026-01-01T00:00:00Z">
        <w:r>
          <w:delText xml:space="preserve">,</w:delText>
        </w:r>
      </w:del>
      <w:del w:id="11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if and only if</w:delText>
        </w:r>
      </w:del>
      <w:del w:id="116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17" w:author="PR Preview" w:date="2026-01-01T00:00:00Z">
        <w:r>
          <w:delText xml:space="preserve">,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that is,</w:delText>
        </w:r>
      </w:del>
      <w:del w:id="120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21" w:author="PR Preview" w:date="2026-01-01T00:00:00Z">
        <w:r>
          <w:delText xml:space="preserve">.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So</w:delText>
        </w:r>
      </w:del>
      <w:del w:id="124" w:author="PR Preview" w:date="2026-01-01T00:00:00Z">
        <w:r>
          <w:delText xml:space="preserve"> </w:delText>
        </w:r>
      </w:del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satisfies</w:delText>
        </w:r>
      </w:del>
      <w:del w:id="12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for every</w:delText>
        </w:r>
      </w:del>
      <w:del w:id="130" w:author="PR Preview" w:date="2026-01-01T00:00:00Z">
        <w:r>
          <w:delText xml:space="preserve"> </w:delText>
        </w:r>
      </w:del>
      <m:oMath>
        <m:r>
          <m:t>θ</m:t>
        </m:r>
      </m:oMath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if and only if it satisfies</w:delText>
        </w:r>
      </w:del>
      <w:del w:id="133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for every</w:delText>
        </w:r>
      </w:del>
      <w:del w:id="136" w:author="PR Preview" w:date="2026-01-01T00:00:00Z">
        <w:r>
          <w:delText xml:space="preserve"> </w:delText>
        </w:r>
      </w:del>
      <m:oMath>
        <m:r>
          <m:t>θ</m:t>
        </m:r>
      </m:oMath>
      <w:del w:id="137" w:author="PR Preview" w:date="2026-01-01T00:00:00Z">
        <w:r>
          <w:delText xml:space="preserve">.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So a parameter value</w:delText>
        </w:r>
      </w:del>
      <w:del w:id="140" w:author="PR Preview" w:date="2026-01-01T00:00:00Z">
        <w:r>
          <w:delText xml:space="preserve"> </w:delText>
        </w:r>
      </w:del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maximizes</w:delText>
        </w:r>
      </w:del>
      <w:del w:id="14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if and only if it maximizes</w:delText>
        </w:r>
      </w:del>
      <w:del w:id="146" w:author="PR Preview" w:date="2026-01-01T00:00:00Z">
        <w:r>
          <w:delText xml:space="preserve"> </w:delText>
        </w:r>
      </w:del>
      <m:oMath>
        <m:r>
          <m:t>ℓ</m:t>
        </m:r>
      </m:oMath>
      <w:del w:id="147" w:author="PR Preview" w:date="2026-01-01T00:00:00Z">
        <w:r>
          <w:delText xml:space="preserve">.</w:delText>
        </w:r>
      </w:del>
    </w:p>
    <w:p>
      <w:pPr>
        <w:pStyle w:val="BodyText"/>
      </w:pPr>
      <w:del w:id="148" w:author="PR Preview" w:date="2026-01-01T00:00:00Z">
        <w:r>
          <w:rPr>
            <w:b/>
            <w:bCs/>
          </w:rPr>
          <w:delText xml:space="preserve">Theorem 4 (Maximize the log-likelihood instead of the likelihood)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If</w:delText>
        </w:r>
      </w:del>
      <w:del w:id="15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for every</w:delText>
        </w:r>
      </w:del>
      <w:del w:id="154" w:author="PR Preview" w:date="2026-01-01T00:00:00Z">
        <w:r>
          <w:delText xml:space="preserve"> </w:delText>
        </w:r>
      </w:del>
      <m:oMath>
        <m:r>
          <m:t>θ</m:t>
        </m:r>
      </m:oMath>
      <w:del w:id="155" w:author="PR Preview" w:date="2026-01-01T00:00:00Z">
        <w:r>
          <w:delText xml:space="preserve">,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the likelihood and log-likelihood have the same maximizers: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p>
      <w:pPr>
        <w:pStyle w:val="BodyText"/>
      </w:pPr>
      <w:ins w:id="158" w:author="PR Preview" w:date="2026-01-01T00:00:00Z">
        <w:r>
          <w:rPr>
            <w:b/>
            <w:bCs/>
          </w:rPr>
          <w:t xml:space="preserve">Exercise 3 (Comparing likelihoods through log-likelihoods)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Suppose</w:t>
        </w:r>
      </w:ins>
      <w:ins w:id="16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for every</w:t>
        </w:r>
      </w:ins>
      <w:ins w:id="164" w:author="PR Preview" w:date="2026-01-01T00:00:00Z">
        <w:r>
          <w:t xml:space="preserve"> </w:t>
        </w:r>
      </w:ins>
      <m:oMath>
        <m:r>
          <m:t>θ</m:t>
        </m:r>
      </m:oMath>
      <w:ins w:id="165" w:author="PR Preview" w:date="2026-01-01T00:00:00Z">
        <w:r>
          <w:t xml:space="preserve">.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Determine how the parameter values that maximize the likelihood</w:t>
        </w:r>
      </w:ins>
      <w:ins w:id="16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</m:oMath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relate to the parameter values that maximize the</w:t>
        </w:r>
      </w:ins>
      <w:ins w:id="171" w:author="PR Preview" w:date="2026-01-01T00:00:00Z">
        <w:r>
          <w:t xml:space="preserve"> </w:t>
        </w:r>
      </w:ins>
      <w:hyperlink w:anchor="def-loglik">
        <w:ins w:id="172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173" w:author="PR Preview" w:date="2026-01-01T00:00:00Z">
        <w:r>
          <w:t xml:space="preserve"> </w:t>
        </w:r>
      </w:ins>
      <m:oMath>
        <m:r>
          <m:t>ℓ</m:t>
        </m:r>
      </m:oMath>
      <w:ins w:id="174" w:author="PR Preview" w:date="2026-01-01T00:00:00Z">
        <w:r>
          <w:t xml:space="preserve">.</w:t>
        </w:r>
      </w:ins>
    </w:p>
    <w:bookmarkEnd w:id="40"/>
    <w:bookmarkStart w:id="41" w:name="sol-mle-use-log"/>
    <w:p>
      <w:pPr>
        <w:pStyle w:val="BodyText"/>
      </w:pPr>
      <w:ins w:id="175" w:author="PR Preview" w:date="2026-01-01T00:00:00Z">
        <w:r>
          <w:rPr>
            <w:i/>
            <w:iCs/>
          </w:rPr>
          <w:t xml:space="preserve">Solution 3</w:t>
        </w:r>
      </w:ins>
      <w:ins w:id="176" w:author="PR Preview" w:date="2026-01-01T00:00:00Z">
        <w:r>
          <w:t xml:space="preserve">. </w:t>
        </w:r>
      </w:ins>
      <w:ins w:id="177" w:author="PR Preview" w:date="2026-01-01T00:00:00Z">
        <w:r>
          <w:t xml:space="preserve">Let</w:t>
        </w:r>
      </w:ins>
      <w:ins w:id="178" w:author="PR Preview" w:date="2026-01-01T00:00:00Z">
        <w:r>
          <w:t xml:space="preserve"> </w:t>
        </w:r>
      </w:ins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be a parameter value.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The natural logarithm is strictly increasing on</w:t>
        </w:r>
      </w:ins>
      <w:ins w:id="18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184" w:author="PR Preview" w:date="2026-01-01T00:00:00Z">
        <w:r>
          <w:t xml:space="preserve">,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so for any</w:t>
        </w:r>
      </w:ins>
      <w:ins w:id="187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1</m:t>
            </m:r>
          </m:sub>
        </m:sSub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and</w:t>
        </w:r>
      </w:ins>
      <w:ins w:id="190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2</m:t>
            </m:r>
          </m:sub>
        </m:sSub>
      </m:oMath>
      <w:ins w:id="191" w:author="PR Preview" w:date="2026-01-01T00:00:00Z">
        <w:r>
          <w:t xml:space="preserve">,</w:t>
        </w:r>
      </w:ins>
      <w:ins w:id="19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if and only if</w:t>
        </w:r>
      </w:ins>
      <w:ins w:id="195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96" w:author="PR Preview" w:date="2026-01-01T00:00:00Z">
        <w:r>
          <w:t xml:space="preserve">,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that is,</w:t>
        </w:r>
      </w:ins>
      <w:ins w:id="199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200" w:author="PR Preview" w:date="2026-01-01T00:00:00Z">
        <w:r>
          <w:t xml:space="preserve">.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So</w:t>
        </w:r>
      </w:ins>
      <w:ins w:id="203" w:author="PR Preview" w:date="2026-01-01T00:00:00Z">
        <w:r>
          <w:t xml:space="preserve"> </w:t>
        </w:r>
      </w:ins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satisfies</w:t>
        </w:r>
      </w:ins>
      <w:ins w:id="20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for every</w:t>
        </w:r>
      </w:ins>
      <w:ins w:id="209" w:author="PR Preview" w:date="2026-01-01T00:00:00Z">
        <w:r>
          <w:t xml:space="preserve"> </w:t>
        </w:r>
      </w:ins>
      <m:oMath>
        <m:r>
          <m:t>θ</m:t>
        </m:r>
      </m:oMath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if and only if it satisfies</w:t>
        </w:r>
      </w:ins>
      <w:ins w:id="212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for every</w:t>
        </w:r>
      </w:ins>
      <w:ins w:id="215" w:author="PR Preview" w:date="2026-01-01T00:00:00Z">
        <w:r>
          <w:t xml:space="preserve"> </w:t>
        </w:r>
      </w:ins>
      <m:oMath>
        <m:r>
          <m:t>θ</m:t>
        </m:r>
      </m:oMath>
      <w:ins w:id="216" w:author="PR Preview" w:date="2026-01-01T00:00:00Z">
        <w:r>
          <w:t xml:space="preserve">.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So a parameter value</w:t>
        </w:r>
      </w:ins>
      <w:ins w:id="219" w:author="PR Preview" w:date="2026-01-01T00:00:00Z">
        <w:r>
          <w:t xml:space="preserve"> </w:t>
        </w:r>
      </w:ins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maximizes</w:t>
        </w:r>
      </w:ins>
      <w:ins w:id="22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</m:oMath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if and only if it maximizes</w:t>
        </w:r>
      </w:ins>
      <w:ins w:id="225" w:author="PR Preview" w:date="2026-01-01T00:00:00Z">
        <w:r>
          <w:t xml:space="preserve"> </w:t>
        </w:r>
      </w:ins>
      <m:oMath>
        <m:r>
          <m:t>ℓ</m:t>
        </m:r>
      </m:oMath>
      <w:ins w:id="226" w:author="PR Preview" w:date="2026-01-01T00:00:00Z">
        <w:r>
          <w:t xml:space="preserve">.</w:t>
        </w:r>
      </w:ins>
    </w:p>
    <w:bookmarkEnd w:id="41"/>
    <w:bookmarkStart w:id="42" w:name="thm-mle-use-log"/>
    <w:p>
      <w:pPr>
        <w:pStyle w:val="BodyText"/>
      </w:pPr>
      <w:ins w:id="227" w:author="PR Preview" w:date="2026-01-01T00:00:00Z">
        <w:r>
          <w:rPr>
            <w:b/>
            <w:bCs/>
          </w:rPr>
          <w:t xml:space="preserve">Theorem 3 (Maximize the log-likelihood instead of the likelihood)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If</w:t>
        </w:r>
      </w:ins>
      <w:ins w:id="23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for every</w:t>
        </w:r>
      </w:ins>
      <w:ins w:id="233" w:author="PR Preview" w:date="2026-01-01T00:00:00Z">
        <w:r>
          <w:t xml:space="preserve"> </w:t>
        </w:r>
      </w:ins>
      <m:oMath>
        <m:r>
          <m:t>θ</m:t>
        </m:r>
      </m:oMath>
      <w:ins w:id="234" w:author="PR Preview" w:date="2026-01-01T00:00:00Z">
        <w:r>
          <w:t xml:space="preserve">,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the likelihood and log-likelihood have the same maximizers: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ins w:id="237" w:author="PR Preview" w:date="2026-01-01T00:00:00Z">
        <w:r>
          <w:rPr>
            <w:i/>
            <w:iCs/>
          </w:rPr>
          <w:t xml:space="preserve">Proof</w:t>
        </w:r>
      </w:ins>
      <w:ins w:id="238" w:author="PR Preview" w:date="2026-01-01T00:00:00Z">
        <w:r>
          <w:t xml:space="preserve">. </w:t>
        </w:r>
      </w:ins>
      <w:ins w:id="239" w:author="PR Preview" w:date="2026-01-01T00:00:00Z">
        <w:r>
          <w:t xml:space="preserve">This is the solution to</w:t>
        </w:r>
      </w:ins>
      <w:ins w:id="240" w:author="PR Preview" w:date="2026-01-01T00:00:00Z">
        <w:r>
          <w:t xml:space="preserve"> </w:t>
        </w:r>
      </w:ins>
      <w:hyperlink w:anchor="exr-mle-use-log">
        <w:ins w:id="241" w:author="PR Preview" w:date="2026-01-01T00:00:00Z">
          <w:r>
            <w:rPr>
              <w:rStyle w:val="Hyperlink"/>
            </w:rPr>
            <w:t xml:space="preserve">Exercise 3</w:t>
          </w:r>
        </w:ins>
      </w:hyperlink>
      <w:ins w:id="242" w:author="PR Preview" w:date="2026-01-01T00:00:00Z">
        <w:r>
          <w:t xml:space="preserve">.</w:t>
        </w:r>
      </w:ins>
    </w:p>
    <w:bookmarkStart w:id="43" w:name="exr-loglik-iid"/>
    <w:p>
      <w:pPr>
        <w:pStyle w:val="BodyText"/>
      </w:pPr>
      <w:ins w:id="243" w:author="PR Preview" w:date="2026-01-01T00:00:00Z">
        <w:r>
          <w:rPr>
            <w:b/>
            <w:bCs/>
          </w:rPr>
          <w:t xml:space="preserve">Exercise 4 (Log-likelihood of an independent sample)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For mutually independent data</w:t>
        </w:r>
      </w:ins>
      <w:ins w:id="24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247" w:author="PR Preview" w:date="2026-01-01T00:00:00Z">
        <w:r>
          <w:t xml:space="preserve">,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use</w:t>
        </w:r>
      </w:ins>
      <w:ins w:id="250" w:author="PR Preview" w:date="2026-01-01T00:00:00Z">
        <w:r>
          <w:t xml:space="preserve"> </w:t>
        </w:r>
      </w:ins>
      <w:hyperlink w:anchor="thm-lik-iid">
        <w:ins w:id="251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to write the</w:t>
        </w:r>
      </w:ins>
      <w:ins w:id="254" w:author="PR Preview" w:date="2026-01-01T00:00:00Z">
        <w:r>
          <w:t xml:space="preserve"> </w:t>
        </w:r>
      </w:ins>
      <w:hyperlink w:anchor="def-loglik">
        <w:ins w:id="255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256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as a sum over the observations.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What does each term become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if the</w:t>
        </w:r>
      </w:ins>
      <w:ins w:id="26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also share a common distribution</w:t>
        </w:r>
      </w:ins>
      <w:ins w:id="266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267" w:author="PR Preview" w:date="2026-01-01T00:00:00Z">
        <w:r>
          <w:t xml:space="preserve">?</w:t>
        </w:r>
      </w:ins>
    </w:p>
    <w:bookmarkEnd w:id="43"/>
    <w:bookmarkStart w:id="44" w:name="sol-loglik-iid"/>
    <w:p>
      <w:pPr>
        <w:pStyle w:val="BodyText"/>
      </w:pPr>
      <w:ins w:id="268" w:author="PR Preview" w:date="2026-01-01T00:00:00Z">
        <w:r>
          <w:rPr>
            <w:i/>
            <w:iCs/>
          </w:rPr>
          <w:t xml:space="preserve">Solution 4</w:t>
        </w:r>
      </w:ins>
      <w:ins w:id="269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ins w:id="270" w:author="PR Preview" w:date="2026-01-01T00:00:00Z">
        <w:r>
          <w:t xml:space="preserve">With a common distribution,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271" w:author="PR Preview" w:date="2026-01-01T00:00:00Z">
        <w:r>
          <w:t xml:space="preserve">so each term is</w:t>
        </w:r>
      </w:ins>
      <w:ins w:id="272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273" w:author="PR Preview" w:date="2026-01-01T00:00:00Z">
        <w:r>
          <w:t xml:space="preserve">.</w:t>
        </w:r>
      </w:ins>
    </w:p>
    <w:bookmarkEnd w:id="44"/>
    <w:bookmarkStart w:id="46" w:name="thm-loglik-iid"/>
    <w:p>
      <w:pPr>
        <w:pStyle w:val="BodyText"/>
      </w:pPr>
      <w:ins w:id="274" w:author="PR Preview" w:date="2026-01-01T00:00:00Z">
        <w:r>
          <w:rPr>
            <w:b/>
            <w:bCs/>
          </w:rPr>
          <w:t xml:space="preserve">Theorem 4 (Log-likelihood of an independent sample)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For mutually independent data</w:t>
        </w:r>
      </w:ins>
      <w:ins w:id="27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278" w:author="PR Preview" w:date="2026-01-01T00:00:00Z">
        <w:r>
          <w:t xml:space="preserve">:</w:t>
        </w:r>
      </w:ins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ins w:id="279" w:author="PR Preview" w:date="2026-01-01T00:00:00Z">
        <w:r>
          <w:t xml:space="preserve">If the</w:t>
        </w:r>
      </w:ins>
      <w:ins w:id="28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also share a common distribution</w:t>
        </w:r>
      </w:ins>
      <w:ins w:id="283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284" w:author="PR Preview" w:date="2026-01-01T00:00:00Z">
        <w:r>
          <w:t xml:space="preserve">,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each term is</w:t>
        </w:r>
      </w:ins>
      <w:ins w:id="287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288" w:author="PR Preview" w:date="2026-01-01T00:00:00Z">
        <w:r>
          <w:t xml:space="preserve">.</w:t>
        </w:r>
      </w:ins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del w:id="289" w:author="PR Preview" w:date="2026-01-01T00:00:00Z">
        <w:r>
          <w:rPr>
            <w:b/>
            <w:bCs/>
          </w:rPr>
          <w:delText xml:space="preserve">Exercise 5 (Log-likelihood of an independent sample)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For mutually independent data</w:delText>
        </w:r>
      </w:del>
      <w:del w:id="29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293" w:author="PR Preview" w:date="2026-01-01T00:00:00Z">
        <w:r>
          <w:delText xml:space="preserve">,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use</w:delText>
        </w:r>
      </w:del>
      <w:del w:id="296" w:author="PR Preview" w:date="2026-01-01T00:00:00Z">
        <w:r>
          <w:delText xml:space="preserve"> </w:delText>
        </w:r>
      </w:del>
      <w:hyperlink w:anchor="thm-lik-iid">
        <w:del w:id="297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to write the</w:delText>
        </w:r>
      </w:del>
      <w:del w:id="300" w:author="PR Preview" w:date="2026-01-01T00:00:00Z">
        <w:r>
          <w:delText xml:space="preserve"> </w:delText>
        </w:r>
      </w:del>
      <w:hyperlink w:anchor="def-loglik">
        <w:del w:id="301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302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delText xml:space="preserve">as a sum over the observations.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What does each term become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if the</w:delText>
        </w:r>
      </w:del>
      <w:del w:id="30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also share a common distribution</w:delText>
        </w:r>
      </w:del>
      <w:del w:id="312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313" w:author="PR Preview" w:date="2026-01-01T00:00:00Z">
        <w:r>
          <w:delText xml:space="preserve">?</w:delText>
        </w:r>
      </w:del>
    </w:p>
    <w:p>
      <w:pPr>
        <w:pStyle w:val="BodyText"/>
      </w:pPr>
      <w:ins w:id="314" w:author="PR Preview" w:date="2026-01-01T00:00:00Z">
        <w:r>
          <w:rPr>
            <w:b/>
            <w:bCs/>
          </w:rPr>
          <w:t xml:space="preserve">Exercise 5 (Derivative of the log-likelihood for</w:t>
        </w:r>
      </w:ins>
      <w:ins w:id="315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iid</m:t>
        </m:r>
      </m:oMath>
      <w:ins w:id="316" w:author="PR Preview" w:date="2026-01-01T00:00:00Z">
        <w:r>
          <w:rPr>
            <w:b/>
            <w:bCs/>
          </w:rPr>
          <w:t xml:space="preserve"> </w:t>
        </w:r>
      </w:ins>
      <w:ins w:id="317" w:author="PR Preview" w:date="2026-01-01T00:00:00Z">
        <w:r>
          <w:rPr>
            <w:b/>
            <w:bCs/>
          </w:rPr>
          <w:t xml:space="preserve">data)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For</w:t>
        </w:r>
      </w:ins>
      <w:ins w:id="320" w:author="PR Preview" w:date="2026-01-01T00:00:00Z">
        <w:r>
          <w:t xml:space="preserve"> </w:t>
        </w:r>
      </w:ins>
      <m:oMath>
        <m:r>
          <m:rPr>
            <m:sty m:val="p"/>
          </m:rPr>
          <m:t>iid</m:t>
        </m:r>
      </m:oMath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data,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use</w:t>
        </w:r>
      </w:ins>
      <w:ins w:id="325" w:author="PR Preview" w:date="2026-01-01T00:00:00Z">
        <w:r>
          <w:t xml:space="preserve"> </w:t>
        </w:r>
      </w:ins>
      <w:hyperlink w:anchor="thm-loglik-iid">
        <w:ins w:id="326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to write the derivative</w:t>
        </w:r>
      </w:ins>
      <w:ins w:id="329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of the log-likelihood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as a sum over the observations.</w:t>
        </w:r>
      </w:ins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del w:id="334" w:author="PR Preview" w:date="2026-01-01T00:00:00Z">
        <w:r>
          <w:delText xml:space="preserve">With a common distribution,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35" w:author="PR Preview" w:date="2026-01-01T00:00:00Z">
        <w:r>
          <w:delText xml:space="preserve">so each term is</w:delText>
        </w:r>
      </w:del>
      <w:del w:id="336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337" w:author="PR Preview" w:date="2026-01-01T00:00:00Z">
        <w:r>
          <w:delText xml:space="preserve">.</w:delText>
        </w:r>
      </w:del>
    </w:p>
    <w:p>
      <w:pPr>
        <w:pStyle w:val="BodyText"/>
      </w:pPr>
      <w:del w:id="338" w:author="PR Preview" w:date="2026-01-01T00:00:00Z">
        <w:r>
          <w:rPr>
            <w:b/>
            <w:bCs/>
          </w:rPr>
          <w:delText xml:space="preserve">Theorem 5 (Log-likelihood of an independent sample)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For mutually independent data</w:delText>
        </w:r>
      </w:del>
      <w:del w:id="34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342" w:author="PR Preview" w:date="2026-01-01T00:00:00Z">
        <w:r>
          <w:delText xml:space="preserve">:</w:delText>
        </w:r>
      </w:del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del w:id="343" w:author="PR Preview" w:date="2026-01-01T00:00:00Z">
        <w:r>
          <w:delText xml:space="preserve">If the</w:delText>
        </w:r>
      </w:del>
      <w:del w:id="34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also share a common distribution</w:delText>
        </w:r>
      </w:del>
      <w:del w:id="347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348" w:author="PR Preview" w:date="2026-01-01T00:00:00Z">
        <w:r>
          <w:delText xml:space="preserve">,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each term is</w:delText>
        </w:r>
      </w:del>
      <w:del w:id="351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352" w:author="PR Preview" w:date="2026-01-01T00:00:00Z">
        <w:r>
          <w:delText xml:space="preserve">.</w:delText>
        </w:r>
      </w:del>
    </w:p>
    <w:p>
      <w:pPr>
        <w:pStyle w:val="FirstParagraph"/>
      </w:pPr>
      <w:ins w:id="353" w:author="PR Preview" w:date="2026-01-01T00:00:00Z">
        <w:r>
          <w:t xml:space="preserve">Unlike</w:t>
        </w:r>
      </w:ins>
      <w:ins w:id="354" w:author="PR Preview" w:date="2026-01-01T00:00:00Z">
        <w:r>
          <w:t xml:space="preserve"> </w:t>
        </w:r>
      </w:ins>
      <w:hyperlink w:anchor="eq-deriv-Lik">
        <w:ins w:id="355" w:author="PR Preview" w:date="2026-01-01T00:00:00Z">
          <w:r>
            <w:rPr>
              <w:rStyle w:val="Hyperlink"/>
            </w:rPr>
            <w:t xml:space="preserve">Equation 3</w:t>
          </w:r>
        </w:ins>
      </w:hyperlink>
      <w:ins w:id="356" w:author="PR Preview" w:date="2026-01-01T00:00:00Z">
        <w:r>
          <w:t xml:space="preserve">, each term involves only one observation,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so no product rule is needed.</w:t>
        </w:r>
      </w:ins>
    </w:p>
    <w:bookmarkEnd w:id="48"/>
    <w:bookmarkStart w:id="50" w:name="thm-deriv-llik-iid"/>
    <w:p>
      <w:pPr>
        <w:pStyle w:val="BodyText"/>
      </w:pPr>
      <w:ins w:id="359" w:author="PR Preview" w:date="2026-01-01T00:00:00Z">
        <w:r>
          <w:rPr>
            <w:b/>
            <w:bCs/>
          </w:rPr>
          <w:t xml:space="preserve">Theorem 5 (Derivative of the log-likelihood function for</w:t>
        </w:r>
      </w:ins>
      <w:ins w:id="360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iid</m:t>
        </m:r>
      </m:oMath>
      <w:ins w:id="361" w:author="PR Preview" w:date="2026-01-01T00:00:00Z">
        <w:r>
          <w:rPr>
            <w:b/>
            <w:bCs/>
          </w:rPr>
          <w:t xml:space="preserve"> </w:t>
        </w:r>
      </w:ins>
      <w:ins w:id="362" w:author="PR Preview" w:date="2026-01-01T00:00:00Z">
        <w:r>
          <w:rPr>
            <w:b/>
            <w:bCs/>
          </w:rPr>
          <w:t xml:space="preserve">data)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For</w:t>
        </w:r>
      </w:ins>
      <w:ins w:id="365" w:author="PR Preview" w:date="2026-01-01T00:00:00Z">
        <w:r>
          <w:t xml:space="preserve"> </w:t>
        </w:r>
      </w:ins>
      <m:oMath>
        <m:r>
          <m:rPr>
            <m:sty m:val="p"/>
          </m:rPr>
          <m:t>iid</m:t>
        </m:r>
      </m:oMath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data:</w:t>
        </w:r>
      </w:ins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73" w:name="the-score-function"/>
    <w:p>
      <w:pPr>
        <w:pStyle w:val="BodyText"/>
      </w:pPr>
      <w:del w:id="368" w:author="PR Preview" w:date="2026-01-01T00:00:00Z">
        <w:r>
          <w:rPr>
            <w:b/>
            <w:bCs/>
          </w:rPr>
          <w:delText xml:space="preserve">Exercise 6 (Derivative of the log-likelihood for</w:delText>
        </w:r>
      </w:del>
      <w:del w:id="369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iid</m:t>
        </m:r>
      </m:oMath>
      <w:del w:id="370" w:author="PR Preview" w:date="2026-01-01T00:00:00Z">
        <w:r>
          <w:rPr>
            <w:b/>
            <w:bCs/>
          </w:rPr>
          <w:delText xml:space="preserve"> </w:delText>
        </w:r>
      </w:del>
      <w:del w:id="371" w:author="PR Preview" w:date="2026-01-01T00:00:00Z">
        <w:r>
          <w:rPr>
            <w:b/>
            <w:bCs/>
          </w:rPr>
          <w:delText xml:space="preserve">data)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For</w:delText>
        </w:r>
      </w:del>
      <w:del w:id="374" w:author="PR Preview" w:date="2026-01-01T00:00:00Z">
        <w:r>
          <w:delText xml:space="preserve"> </w:delText>
        </w:r>
      </w:del>
      <m:oMath>
        <m:r>
          <m:rPr>
            <m:sty m:val="p"/>
          </m:rPr>
          <m:t>iid</m:t>
        </m:r>
      </m:oMath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data,</w:delText>
        </w:r>
      </w:del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use</w:delText>
        </w:r>
      </w:del>
      <w:del w:id="379" w:author="PR Preview" w:date="2026-01-01T00:00:00Z">
        <w:r>
          <w:delText xml:space="preserve"> </w:delText>
        </w:r>
      </w:del>
      <w:hyperlink w:anchor="thm-loglik-iid">
        <w:del w:id="380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to write the derivative</w:delText>
        </w:r>
      </w:del>
      <w:del w:id="383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of the log-likelihood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as a sum over the observations.</w:delText>
        </w:r>
      </w:del>
    </w:p>
    <w:p>
      <w:pPr>
        <w:pStyle w:val="BodyText"/>
      </w:pPr>
      <w:del w:id="388" w:author="PR Preview" w:date="2026-01-01T00:00:00Z">
        <w:r>
          <w:rPr>
            <w:i/>
            <w:iCs/>
          </w:rPr>
          <w:delText xml:space="preserve">Solution 6</w:delText>
        </w:r>
      </w:del>
      <w:del w:id="389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del w:id="390" w:author="PR Preview" w:date="2026-01-01T00:00:00Z">
        <w:r>
          <w:delText xml:space="preserve">Unlike</w:delText>
        </w:r>
      </w:del>
      <w:del w:id="391" w:author="PR Preview" w:date="2026-01-01T00:00:00Z">
        <w:r>
          <w:delText xml:space="preserve"> </w:delText>
        </w:r>
      </w:del>
      <w:hyperlink w:anchor="eq-deriv-Lik">
        <w:del w:id="392" w:author="PR Preview" w:date="2026-01-01T00:00:00Z">
          <w:r>
            <w:rPr>
              <w:rStyle w:val="Hyperlink"/>
            </w:rPr>
            <w:delText xml:space="preserve">Equation 3</w:delText>
          </w:r>
        </w:del>
      </w:hyperlink>
      <w:del w:id="393" w:author="PR Preview" w:date="2026-01-01T00:00:00Z">
        <w:r>
          <w:delText xml:space="preserve">, each term involves only one observation,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so no product rule is needed.</w:delText>
        </w:r>
      </w:del>
    </w:p>
    <w:p>
      <w:pPr>
        <w:pStyle w:val="BodyText"/>
      </w:pPr>
      <w:del w:id="396" w:author="PR Preview" w:date="2026-01-01T00:00:00Z">
        <w:r>
          <w:rPr>
            <w:b/>
            <w:bCs/>
          </w:rPr>
          <w:delText xml:space="preserve">Theorem 6 (Derivative of the log-likelihood function for</w:delText>
        </w:r>
      </w:del>
      <w:del w:id="397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iid</m:t>
        </m:r>
      </m:oMath>
      <w:del w:id="398" w:author="PR Preview" w:date="2026-01-01T00:00:00Z">
        <w:r>
          <w:rPr>
            <w:b/>
            <w:bCs/>
          </w:rPr>
          <w:delText xml:space="preserve"> </w:delText>
        </w:r>
      </w:del>
      <w:del w:id="399" w:author="PR Preview" w:date="2026-01-01T00:00:00Z">
        <w:r>
          <w:rPr>
            <w:b/>
            <w:bCs/>
          </w:rPr>
          <w:delText xml:space="preserve">data)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For</w:delText>
        </w:r>
      </w:del>
      <w:del w:id="402" w:author="PR Preview" w:date="2026-01-01T00:00:00Z">
        <w:r>
          <w:delText xml:space="preserve"> </w:delText>
        </w:r>
      </w:del>
      <m:oMath>
        <m:r>
          <m:rPr>
            <m:sty m:val="p"/>
          </m:rPr>
          <m:t>iid</m:t>
        </m:r>
      </m:oMath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data:</w:delText>
        </w:r>
      </w:del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del w:id="405" w:author="PR Preview" w:date="2026-01-01T00:00:00Z">
        <w:r>
          <w:rPr>
            <w:i/>
            <w:iCs/>
          </w:rPr>
          <w:delText xml:space="preserve">Proof</w:delText>
        </w:r>
      </w:del>
      <w:del w:id="406" w:author="PR Preview" w:date="2026-01-01T00:00:00Z">
        <w:r>
          <w:delText xml:space="preserve">. </w:delText>
        </w:r>
      </w:del>
      <w:del w:id="407" w:author="PR Preview" w:date="2026-01-01T00:00:00Z">
        <w:r>
          <w:delText xml:space="preserve">This is the solution to</w:delText>
        </w:r>
      </w:del>
      <w:del w:id="408" w:author="PR Preview" w:date="2026-01-01T00:00:00Z">
        <w:r>
          <w:delText xml:space="preserve"> </w:delText>
        </w:r>
      </w:del>
      <w:hyperlink w:anchor="exr-deriv-llik-iid">
        <w:del w:id="409" w:author="PR Preview" w:date="2026-01-01T00:00:00Z">
          <w:r>
            <w:rPr>
              <w:rStyle w:val="Hyperlink"/>
            </w:rPr>
            <w:delText xml:space="preserve">Exercise 6</w:delText>
          </w:r>
        </w:del>
      </w:hyperlink>
      <w:del w:id="410" w:author="PR Preview" w:date="2026-01-01T00:00:00Z">
        <w:r>
          <w:delText xml:space="preserve">.</w:delText>
        </w:r>
      </w:del>
    </w:p>
    <w:p>
      <w:pPr>
        <w:pStyle w:val="BodyText"/>
      </w:pPr>
      <w:del w:id="411" w:author="PR Preview" w:date="2026-01-01T00:00:00Z">
        <w:r>
          <w:rPr>
            <w:b/>
            <w:bCs/>
          </w:rPr>
          <w:delText xml:space="preserve">Exercise 7 (Log-likelihood of binary outcomes with one event probability)</w:delText>
        </w:r>
      </w:del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Derive the</w:delText>
        </w:r>
      </w:del>
      <w:del w:id="414" w:author="PR Preview" w:date="2026-01-01T00:00:00Z">
        <w:r>
          <w:delText xml:space="preserve"> </w:delText>
        </w:r>
      </w:del>
      <w:hyperlink w:anchor="def-loglik">
        <w:del w:id="415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of</w:delText>
        </w:r>
      </w:del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$\mathord{\smash[b]{\underset{\raise.3ex\hbox{$\scriptstyle\sim$}}{y}}\vphantom{y}}$</w:delText>
        </w:r>
      </w:del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from</w:delText>
        </w:r>
      </w:del>
      <w:del w:id="422" w:author="PR Preview" w:date="2026-01-01T00:00:00Z">
        <w:r>
          <w:delText xml:space="preserve"> </w:delText>
        </w:r>
      </w:del>
      <w:hyperlink w:anchor="exr-bernoulli-likelihood-one-group">
        <w:del w:id="423" w:author="PR Preview" w:date="2026-01-01T00:00:00Z">
          <w:r>
            <w:rPr>
              <w:rStyle w:val="Hyperlink"/>
            </w:rPr>
            <w:delText xml:space="preserve">Exercise 3</w:delText>
          </w:r>
        </w:del>
      </w:hyperlink>
      <w:del w:id="424" w:author="PR Preview" w:date="2026-01-01T00:00:00Z">
        <w:r>
          <w:delText xml:space="preserve">.</w:delText>
        </w:r>
      </w:del>
    </w:p>
    <w:p>
      <w:pPr>
        <w:pStyle w:val="BodyText"/>
      </w:pPr>
      <w:del w:id="425" w:author="PR Preview" w:date="2026-01-01T00:00:00Z">
        <w:r>
          <w:rPr>
            <w:i/>
            <w:iCs/>
          </w:rPr>
          <w:delText xml:space="preserve">Solution 7</w:delText>
        </w:r>
      </w:del>
      <w:del w:id="426" w:author="PR Preview" w:date="2026-01-01T00:00:00Z">
        <w:r>
          <w:delText xml:space="preserve">. </w:delText>
        </w:r>
      </w:del>
      <w:del w:id="427" w:author="PR Preview" w:date="2026-01-01T00:00:00Z">
        <w:r>
          <w:delText xml:space="preserve">Starting from the likelihood in</w:delText>
        </w:r>
      </w:del>
      <w:del w:id="428" w:author="PR Preview" w:date="2026-01-01T00:00:00Z">
        <w:r>
          <w:delText xml:space="preserve"> </w:delText>
        </w:r>
      </w:del>
      <w:hyperlink w:anchor="thm-bernoulli-likelihood-one-group">
        <w:del w:id="429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430" w:author="PR Preview" w:date="2026-01-01T00:00:00Z">
        <w:r>
          <w:delText xml:space="preserve">:</w:delText>
        </w:r>
      </w:del>
    </w:p>
    <w:p>
      <w:pPr>
        <w:pStyle w:val="BodyText"/>
      </w:pPr>
      <w:del w:id="431" w:author="PR Preview" w:date="2026-01-01T00:00:00Z">
        <w:r>
          <w:delTex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delText>
        </w:r>
      </w:del>
    </w:p>
    <w:p>
      <w:pPr>
        <w:pStyle w:val="FirstParagraph"/>
      </w:pPr>
      <w:del w:id="432" w:author="PR Preview" w:date="2026-01-01T00:00:00Z">
        <w:r>
          <w:rPr>
            <w:b/>
            <w:bCs/>
          </w:rPr>
          <w:delText xml:space="preserve">Theorem 7 (Log-likelihood of binary outcomes with one event probability)</w:delText>
        </w:r>
      </w:del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Let</w:delText>
        </w:r>
      </w:del>
      <w:del w:id="43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for</w:delText>
        </w:r>
      </w:del>
      <w:del w:id="43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439" w:author="PR Preview" w:date="2026-01-01T00:00:00Z">
        <w:r>
          <w:delText xml:space="preserve">,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with observed outcomes</w:delText>
        </w:r>
      </w:del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$\mathord{\smash[b]{\underset{\raise.3ex\hbox{$\scriptstyle\sim$}}{y}}\vphantom{y}}\stackrel{\text{def}}{=}(y_1, \ldots, y_n)$</w:delText>
        </w:r>
      </w:del>
      <w:del w:id="444" w:author="PR Preview" w:date="2026-01-01T00:00:00Z">
        <w:r>
          <w:delText xml:space="preserve">, each</w:delText>
        </w:r>
      </w:del>
      <w:del w:id="44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446" w:author="PR Preview" w:date="2026-01-01T00:00:00Z">
        <w:r>
          <w:delText xml:space="preserve">.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The log-likelihood</w:delText>
        </w:r>
      </w:del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$\ell(\pi; \mathord{\smash[b]{\underset{\raise.3ex\hbox{$\scriptstyle\sim$}}{y}}\vphantom{y}})$</w:delText>
        </w:r>
      </w:del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of the event probability</w:delText>
        </w:r>
      </w:del>
      <w:del w:id="453" w:author="PR Preview" w:date="2026-01-01T00:00:00Z">
        <w:r>
          <w:delText xml:space="preserve"> </w:delText>
        </w:r>
      </w:del>
      <m:oMath>
        <m:r>
          <m:t>π</m:t>
        </m:r>
      </m:oMath>
      <w:del w:id="454" w:author="PR Preview" w:date="2026-01-01T00:00:00Z">
        <w:r>
          <w:delText xml:space="preserve">,</w:delText>
        </w:r>
      </w:del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written with the log-odds</w:delText>
        </w:r>
      </w:del>
      <w:del w:id="457" w:author="PR Preview" w:date="2026-01-01T00:00:00Z">
        <w:r>
          <w:delText xml:space="preserve"> </w:delText>
        </w:r>
      </w:del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458" w:author="PR Preview" w:date="2026-01-01T00:00:00Z">
        <w:r>
          <w:delText xml:space="preserve">, is:</w:delText>
        </w:r>
      </w:del>
    </w:p>
    <w:p>
      <w:pPr>
        <w:pStyle w:val="BodyText"/>
      </w:pPr>
      <w:del w:id="459" w:author="PR Preview" w:date="2026-01-01T00:00:00Z">
        <w:r>
          <w:delText xml:space="preserve">$$\ell(\pi; \mathord{\smash[b]{\underset{\raise.3ex\hbox{$\scriptstyle\sim$}}{y}}\vphantom{y}}) = \mathopen{}\left(\sum_{i=1}^ny_i\right)\mathclose{} \operatorname{logit}(\pi) + n {\operatorname{log}\mathopen{}\left\{1 - \pi\right\}\mathclose{}}$$</w:delText>
        </w:r>
      </w:del>
    </w:p>
    <w:p>
      <w:pPr>
        <w:pStyle w:val="FirstParagraph"/>
      </w:pPr>
      <w:del w:id="460" w:author="PR Preview" w:date="2026-01-01T00:00:00Z">
        <w:r>
          <w:rPr>
            <w:i/>
            <w:iCs/>
          </w:rPr>
          <w:delText xml:space="preserve">Proof</w:delText>
        </w:r>
      </w:del>
      <w:del w:id="461" w:author="PR Preview" w:date="2026-01-01T00:00:00Z">
        <w:r>
          <w:delText xml:space="preserve">. </w:delText>
        </w:r>
      </w:del>
      <w:del w:id="462" w:author="PR Preview" w:date="2026-01-01T00:00:00Z">
        <w:r>
          <w:delText xml:space="preserve">This is the solution to</w:delText>
        </w:r>
      </w:del>
      <w:del w:id="463" w:author="PR Preview" w:date="2026-01-01T00:00:00Z">
        <w:r>
          <w:delText xml:space="preserve"> </w:delText>
        </w:r>
      </w:del>
      <w:hyperlink w:anchor="exr-bernoulli-loglik-one-group">
        <w:del w:id="464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465" w:author="PR Preview" w:date="2026-01-01T00:00:00Z">
        <w:r>
          <w:delText xml:space="preserve">, worked in</w:delText>
        </w:r>
      </w:del>
      <w:del w:id="466" w:author="PR Preview" w:date="2026-01-01T00:00:00Z">
        <w:r>
          <w:delText xml:space="preserve"> </w:delText>
        </w:r>
      </w:del>
      <w:hyperlink w:anchor="sol-bernoulli-loglik-one-group">
        <w:del w:id="467" w:author="PR Preview" w:date="2026-01-01T00:00:00Z">
          <w:r>
            <w:rPr>
              <w:rStyle w:val="Hyperlink"/>
            </w:rPr>
            <w:delText xml:space="preserve">Solution 7</w:delText>
          </w:r>
        </w:del>
      </w:hyperlink>
      <w:del w:id="468" w:author="PR Preview" w:date="2026-01-01T00:00:00Z">
        <w:r>
          <w:delText xml:space="preserve">.</w:delText>
        </w:r>
      </w:del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It builds on</w:delText>
        </w:r>
      </w:del>
      <w:del w:id="471" w:author="PR Preview" w:date="2026-01-01T00:00:00Z">
        <w:r>
          <w:delText xml:space="preserve"> </w:delText>
        </w:r>
      </w:del>
      <w:hyperlink w:anchor="thm-bernoulli-likelihood-one-group">
        <w:del w:id="472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473" w:author="PR Preview" w:date="2026-01-01T00:00:00Z">
        <w:r>
          <w:delText xml:space="preserve">.</w:delText>
        </w:r>
      </w:del>
    </w:p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9" w:name="exm-score-bernoulli"/>
    <w:p>
      <w:pPr>
        <w:pStyle w:val="BodyText"/>
      </w:pPr>
      <w:del w:id="474" w:author="PR Preview" w:date="2026-01-01T00:00:00Z">
        <w:r>
          <w:rPr>
            <w:b/>
            <w:bCs/>
          </w:rPr>
          <w:delText xml:space="preserve">Exercise 8 (Score function of a Bernoulli variable)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Derive the score function for a single Bernoulli random variable</w:delText>
        </w:r>
      </w:del>
      <w:del w:id="477" w:author="PR Preview" w:date="2026-01-01T00:00:00Z">
        <w:r>
          <w:delText xml:space="preserve"> </w:delText>
        </w:r>
      </w:del>
      <m:oMath>
        <m:r>
          <m:t>X</m:t>
        </m:r>
      </m:oMath>
      <w:del w:id="478" w:author="PR Preview" w:date="2026-01-01T00:00:00Z">
        <w:r>
          <w:delText xml:space="preserve">.</w:delText>
        </w:r>
      </w:del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In other words, differentiate the log-likelihood of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a single Bernoulli random variable</w:delText>
        </w:r>
      </w:del>
      <w:del w:id="483" w:author="PR Preview" w:date="2026-01-01T00:00:00Z">
        <w:r>
          <w:delText xml:space="preserve"> </w:delText>
        </w:r>
      </w:del>
      <m:oMath>
        <m:r>
          <m:t>X</m:t>
        </m:r>
      </m:oMath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with respect to the event probability parameter</w:delText>
        </w:r>
      </w:del>
      <w:del w:id="486" w:author="PR Preview" w:date="2026-01-01T00:00:00Z">
        <w:r>
          <w:delText xml:space="preserve"> </w:delText>
        </w:r>
      </w:del>
      <m:oMath>
        <m:r>
          <m:t>π</m:t>
        </m:r>
      </m:oMath>
      <w:del w:id="487" w:author="PR Preview" w:date="2026-01-01T00:00:00Z">
        <w:r>
          <w:delText xml:space="preserve">.</w:delText>
        </w:r>
      </w:del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Simplify as much as possible.</w:delText>
        </w:r>
      </w:del>
    </w:p>
    <w:p>
      <w:pPr>
        <w:pStyle w:val="BodyText"/>
      </w:pPr>
      <w:del w:id="490" w:author="PR Preview" w:date="2026-01-01T00:00:00Z">
        <w:r>
          <w:rPr>
            <w:i/>
            <w:iCs/>
          </w:rPr>
          <w:delText xml:space="preserve">Solution 8</w:delText>
        </w:r>
      </w:del>
      <w:del w:id="491" w:author="PR Preview" w:date="2026-01-01T00:00:00Z">
        <w:r>
          <w:delText xml:space="preserve">. </w:delText>
        </w:r>
      </w:del>
      <w:del w:id="492" w:author="PR Preview" w:date="2026-01-01T00:00:00Z">
        <w:r>
          <w:delText xml:space="preserve">With</w:delText>
        </w:r>
      </w:del>
      <w:del w:id="49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</m:t>
        </m:r>
      </m:oMath>
      <w:del w:id="494" w:author="PR Preview" w:date="2026-01-01T00:00:00Z">
        <w:r>
          <w:delText xml:space="preserve">,</w:delText>
        </w:r>
      </w:del>
      <w:del w:id="495" w:author="PR Preview" w:date="2026-01-01T00:00:00Z">
        <w:r>
          <w:delText xml:space="preserve"> </w:delText>
        </w:r>
      </w:del>
      <w:hyperlink w:anchor="thm-bernoulli-loglik-one-group">
        <w:del w:id="496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gives</w:delText>
        </w:r>
      </w:del>
      <w:del w:id="499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del w:id="500" w:author="PR Preview" w:date="2026-01-01T00:00:00Z">
        <w:r>
          <w:delText xml:space="preserve">, so:</w:delText>
        </w:r>
      </w:del>
    </w:p>
    <w:p>
      <w:pPr>
        <w:pStyle w:val="BodyText"/>
      </w:pPr>
      <w:ins w:id="501" w:author="PR Preview" w:date="2026-01-01T00:00:00Z">
        <w:r>
          <w:rPr>
            <w:b/>
            <w:bCs/>
          </w:rPr>
          <w:t xml:space="preserve">Example 4 (Score of one Bernoulli observation)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For a Bernoulli variable with</w:t>
        </w:r>
      </w:ins>
      <w:ins w:id="504" w:author="PR Preview" w:date="2026-01-01T00:00:00Z">
        <w:r>
          <w:t xml:space="preserve"> </w:t>
        </w:r>
      </w:ins>
      <w:hyperlink r:id="rId56">
        <w:ins w:id="505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506" w:author="PR Preview" w:date="2026-01-01T00:00:00Z">
        <w:r>
          <w:t xml:space="preserve"> </w:t>
        </w:r>
      </w:ins>
      <w:hyperlink r:id="rId57">
        <w:ins w:id="507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508" w:author="PR Preview" w:date="2026-01-01T00:00:00Z">
        <w:r>
          <w:t xml:space="preserve"> </w:t>
        </w:r>
      </w:ins>
      <m:oMath>
        <m:r>
          <m:t>π</m:t>
        </m:r>
      </m:oMath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and observed value</w:t>
        </w:r>
      </w:ins>
      <w:ins w:id="51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512" w:author="PR Preview" w:date="2026-01-01T00:00:00Z">
        <w:r>
          <w:t xml:space="preserve">,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the</w:t>
        </w:r>
      </w:ins>
      <w:ins w:id="515" w:author="PR Preview" w:date="2026-01-01T00:00:00Z">
        <w:r>
          <w:t xml:space="preserve"> </w:t>
        </w:r>
      </w:ins>
      <w:hyperlink w:anchor="def-score">
        <w:ins w:id="516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is</w:t>
        </w:r>
      </w:ins>
      <w:ins w:id="51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520" w:author="PR Preview" w:date="2026-01-01T00:00:00Z">
        <w:r>
          <w:t xml:space="preserve">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derived in</w:t>
        </w:r>
      </w:ins>
      <w:ins w:id="523" w:author="PR Preview" w:date="2026-01-01T00:00:00Z">
        <w:r>
          <w:t xml:space="preserve"> </w:t>
        </w:r>
      </w:ins>
      <w:hyperlink r:id="rId58">
        <w:ins w:id="524" w:author="PR Preview" w:date="2026-01-01T00:00:00Z">
          <w:r>
            <w:rPr>
              <w:rStyle w:val="Hyperlink"/>
            </w:rPr>
            <w:t xml:space="preserve">the Bernoulli score</w:t>
          </w:r>
        </w:ins>
      </w:hyperlink>
      <w:ins w:id="525" w:author="PR Preview" w:date="2026-01-01T00:00:00Z">
        <w:r>
          <w:t xml:space="preserve">.</w:t>
        </w:r>
      </w:ins>
    </w:p>
    <w:bookmarkEnd w:id="59"/>
    <w:bookmarkStart w:id="60" w:name="exr-pois-score-fn"/>
    <w:p>
      <w:pPr>
        <w:pStyle w:val="BodyText"/>
      </w:pPr>
      <w:ins w:id="526" w:author="PR Preview" w:date="2026-01-01T00:00:00Z">
        <w:r>
          <w:rPr>
            <w:b/>
            <w:bCs/>
          </w:rPr>
          <w:t xml:space="preserve">Exercise 6 (Score function of a Poisson variable)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Derive the score function for a single Poisson random variable</w:t>
        </w:r>
      </w:ins>
      <w:ins w:id="529" w:author="PR Preview" w:date="2026-01-01T00:00:00Z">
        <w:r>
          <w:t xml:space="preserve"> </w:t>
        </w:r>
      </w:ins>
      <m:oMath>
        <m:r>
          <m:t>X</m:t>
        </m:r>
      </m:oMath>
      <w:ins w:id="530" w:author="PR Preview" w:date="2026-01-01T00:00:00Z">
        <w:r>
          <w:t xml:space="preserve">,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with respect to its mean parameter</w:t>
        </w:r>
      </w:ins>
      <w:ins w:id="533" w:author="PR Preview" w:date="2026-01-01T00:00:00Z">
        <w:r>
          <w:t xml:space="preserve"> </w:t>
        </w:r>
      </w:ins>
      <m:oMath>
        <m:r>
          <m:t>λ</m:t>
        </m:r>
      </m:oMath>
      <w:ins w:id="534" w:author="PR Preview" w:date="2026-01-01T00:00:00Z">
        <w:r>
          <w:t xml:space="preserve">.</w:t>
        </w:r>
      </w:ins>
    </w:p>
    <w:bookmarkEnd w:id="60"/>
    <w:bookmarkStart w:id="61" w:name="sol-pois-score-fn"/>
    <w:p>
      <w:pPr>
        <w:pStyle w:val="BodyText"/>
      </w:pPr>
      <w:ins w:id="535" w:author="PR Preview" w:date="2026-01-01T00:00:00Z">
        <w:r>
          <w:rPr>
            <w:i/>
            <w:iCs/>
          </w:rPr>
          <w:t xml:space="preserve">Solution 6</w:t>
        </w:r>
      </w:ins>
      <w:ins w:id="536" w:author="PR Preview" w:date="2026-01-01T00:00:00Z">
        <w:r>
          <w:t xml:space="preserve">. </w:t>
        </w:r>
      </w:ins>
      <w:ins w:id="537" w:author="PR Preview" w:date="2026-01-01T00:00:00Z">
        <w:r>
          <w:t xml:space="preserve">The log-likelihood of one Poisson observation is</w:t>
        </w:r>
      </w:ins>
      <w:ins w:id="538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ins w:id="539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pois-score"/>
    <w:p>
      <w:pPr>
        <w:pStyle w:val="FirstParagraph"/>
      </w:pPr>
      <w:ins w:id="540" w:author="PR Preview" w:date="2026-01-01T00:00:00Z">
        <w:r>
          <w:rPr>
            <w:b/>
            <w:bCs/>
          </w:rPr>
          <w:t xml:space="preserve">Theorem 6 (Score function of a Poisson variable)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Let</w:t>
        </w:r>
      </w:ins>
      <w:ins w:id="54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544" w:author="PR Preview" w:date="2026-01-01T00:00:00Z">
        <w:r>
          <w:t xml:space="preserve">, with mean</w:t>
        </w:r>
      </w:ins>
      <w:ins w:id="545" w:author="PR Preview" w:date="2026-01-01T00:00:00Z">
        <w:r>
          <w:t xml:space="preserve"> </w:t>
        </w:r>
      </w:ins>
      <m:oMath>
        <m:r>
          <m:t>λ</m:t>
        </m:r>
      </m:oMath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and observed count</w:t>
        </w:r>
      </w:ins>
      <w:ins w:id="548" w:author="PR Preview" w:date="2026-01-01T00:00:00Z">
        <w:r>
          <w:t xml:space="preserve"> </w:t>
        </w:r>
      </w:ins>
      <m:oMath>
        <m:r>
          <m:t>x</m:t>
        </m:r>
      </m:oMath>
      <w:ins w:id="549" w:author="PR Preview" w:date="2026-01-01T00:00:00Z">
        <w:r>
          <w:t xml:space="preserve">.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The</w:t>
        </w:r>
      </w:ins>
      <w:ins w:id="552" w:author="PR Preview" w:date="2026-01-01T00:00:00Z">
        <w:r>
          <w:t xml:space="preserve"> </w:t>
        </w:r>
      </w:ins>
      <w:hyperlink w:anchor="def-score">
        <w:ins w:id="553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554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of the single observation</w:t>
        </w:r>
      </w:ins>
      <w:ins w:id="557" w:author="PR Preview" w:date="2026-01-01T00:00:00Z">
        <w:r>
          <w:t xml:space="preserve"> </w:t>
        </w:r>
      </w:ins>
      <m:oMath>
        <m:r>
          <m:t>x</m:t>
        </m:r>
      </m:oMath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is the derivative of its log-likelihood</w:t>
        </w:r>
      </w:ins>
      <w:ins w:id="560" w:author="PR Preview" w:date="2026-01-01T00:00:00Z">
        <w:r>
          <w:t xml:space="preserve"> </w:t>
        </w:r>
      </w:ins>
      <m:oMath>
        <m:r>
          <m:t>ℓ</m:t>
        </m:r>
      </m:oMath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with respect to</w:t>
        </w:r>
      </w:ins>
      <w:ins w:id="563" w:author="PR Preview" w:date="2026-01-01T00:00:00Z">
        <w:r>
          <w:t xml:space="preserve"> </w:t>
        </w:r>
      </w:ins>
      <m:oMath>
        <m:r>
          <m:t>λ</m:t>
        </m:r>
      </m:oMath>
      <w:ins w:id="564" w:author="PR Preview" w:date="2026-01-01T00:00:00Z">
        <w:r>
          <w:t xml:space="preserve">.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It equals the deviation of</w:t>
        </w:r>
      </w:ins>
      <w:ins w:id="567" w:author="PR Preview" w:date="2026-01-01T00:00:00Z">
        <w:r>
          <w:t xml:space="preserve"> </w:t>
        </w:r>
      </w:ins>
      <m:oMath>
        <m:r>
          <m:t>x</m:t>
        </m:r>
      </m:oMath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from the mean</w:t>
        </w:r>
      </w:ins>
      <w:ins w:id="570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571" w:author="PR Preview" w:date="2026-01-01T00:00:00Z">
        <w:r>
          <w:t xml:space="preserve">,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divided by the variance</w:t>
        </w:r>
      </w:ins>
      <w:ins w:id="574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57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2"/>
    <w:p>
      <w:pPr>
        <w:pStyle w:val="FirstParagraph"/>
      </w:pPr>
      <w:ins w:id="576" w:author="PR Preview" w:date="2026-01-01T00:00:00Z">
        <w:r>
          <w:rPr>
            <w:i/>
            <w:iCs/>
          </w:rPr>
          <w:t xml:space="preserve">Proof</w:t>
        </w:r>
      </w:ins>
      <w:ins w:id="577" w:author="PR Preview" w:date="2026-01-01T00:00:00Z">
        <w:r>
          <w:t xml:space="preserve">. </w:t>
        </w:r>
      </w:ins>
      <w:ins w:id="578" w:author="PR Preview" w:date="2026-01-01T00:00:00Z">
        <w:r>
          <w:t xml:space="preserve">This is the solution to</w:t>
        </w:r>
      </w:ins>
      <w:ins w:id="579" w:author="PR Preview" w:date="2026-01-01T00:00:00Z">
        <w:r>
          <w:t xml:space="preserve"> </w:t>
        </w:r>
      </w:ins>
      <w:hyperlink w:anchor="exr-pois-score-fn">
        <w:ins w:id="580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581" w:author="PR Preview" w:date="2026-01-01T00:00:00Z">
        <w:r>
          <w:t xml:space="preserve">, worked in</w:t>
        </w:r>
      </w:ins>
      <w:ins w:id="582" w:author="PR Preview" w:date="2026-01-01T00:00:00Z">
        <w:r>
          <w:t xml:space="preserve"> </w:t>
        </w:r>
      </w:ins>
      <w:hyperlink w:anchor="sol-pois-score-fn">
        <w:ins w:id="583" w:author="PR Preview" w:date="2026-01-01T00:00:00Z">
          <w:r>
            <w:rPr>
              <w:rStyle w:val="Hyperlink"/>
            </w:rPr>
            <w:t xml:space="preserve">Solution 6</w:t>
          </w:r>
        </w:ins>
      </w:hyperlink>
      <w:ins w:id="584" w:author="PR Preview" w:date="2026-01-01T00:00:00Z">
        <w:r>
          <w:t xml:space="preserve">.</w:t>
        </w:r>
      </w:ins>
    </w:p>
    <w:bookmarkStart w:id="63" w:name="exr-gauss-score-fn"/>
    <w:p>
      <w:pPr>
        <w:pStyle w:val="BodyText"/>
      </w:pPr>
      <w:ins w:id="585" w:author="PR Preview" w:date="2026-01-01T00:00:00Z">
        <w:r>
          <w:rPr>
            <w:b/>
            <w:bCs/>
          </w:rPr>
          <w:t xml:space="preserve">Exercise 7 (Score function of a Gaussian variable)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Derive the score function for a single Gaussian random variable</w:t>
        </w:r>
      </w:ins>
      <w:ins w:id="588" w:author="PR Preview" w:date="2026-01-01T00:00:00Z">
        <w:r>
          <w:t xml:space="preserve"> </w:t>
        </w:r>
      </w:ins>
      <m:oMath>
        <m:r>
          <m:t>X</m:t>
        </m:r>
      </m:oMath>
      <w:ins w:id="589" w:author="PR Preview" w:date="2026-01-01T00:00:00Z">
        <w:r>
          <w:t xml:space="preserve">,</w:t>
        </w:r>
      </w:ins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with respect to the mean parameter</w:t>
        </w:r>
      </w:ins>
      <w:ins w:id="592" w:author="PR Preview" w:date="2026-01-01T00:00:00Z">
        <w:r>
          <w:t xml:space="preserve"> </w:t>
        </w:r>
      </w:ins>
      <m:oMath>
        <m:r>
          <m:t>μ</m:t>
        </m:r>
      </m:oMath>
      <w:ins w:id="593" w:author="PR Preview" w:date="2026-01-01T00:00:00Z">
        <w:r>
          <w:t xml:space="preserve">,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treating the variance</w:t>
        </w:r>
      </w:ins>
      <w:ins w:id="59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as known.</w:t>
        </w:r>
      </w:ins>
    </w:p>
    <w:bookmarkEnd w:id="63"/>
    <w:bookmarkStart w:id="64" w:name="sol-gauss-score-fn"/>
    <w:p>
      <w:pPr>
        <w:pStyle w:val="BodyText"/>
      </w:pPr>
      <w:ins w:id="599" w:author="PR Preview" w:date="2026-01-01T00:00:00Z">
        <w:r>
          <w:rPr>
            <w:i/>
            <w:iCs/>
          </w:rPr>
          <w:t xml:space="preserve">Solution 7</w:t>
        </w:r>
      </w:ins>
      <w:ins w:id="600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gauss-score"/>
    <w:p>
      <w:pPr>
        <w:pStyle w:val="FirstParagraph"/>
      </w:pPr>
      <w:del w:id="601" w:author="PR Preview" w:date="2026-01-01T00:00:00Z">
        <w:r>
          <w:rPr>
            <w:b/>
            <w:bCs/>
          </w:rPr>
          <w:delText xml:space="preserve">Theorem 8 (Score function of a Bernoulli variable)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Let</w:delText>
        </w:r>
      </w:del>
      <w:del w:id="60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605" w:author="PR Preview" w:date="2026-01-01T00:00:00Z">
        <w:r>
          <w:delText xml:space="preserve">, with event probability</w:delText>
        </w:r>
      </w:del>
      <w:del w:id="606" w:author="PR Preview" w:date="2026-01-01T00:00:00Z">
        <w:r>
          <w:delText xml:space="preserve"> </w:delText>
        </w:r>
      </w:del>
      <m:oMath>
        <m:r>
          <m:t>π</m:t>
        </m:r>
      </m:oMath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and observed value</w:delText>
        </w:r>
      </w:del>
      <w:del w:id="60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610" w:author="PR Preview" w:date="2026-01-01T00:00:00Z">
        <w:r>
          <w:delText xml:space="preserve">.</w:delText>
        </w:r>
      </w:del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The</w:delText>
        </w:r>
      </w:del>
      <w:del w:id="613" w:author="PR Preview" w:date="2026-01-01T00:00:00Z">
        <w:r>
          <w:delText xml:space="preserve"> </w:delText>
        </w:r>
      </w:del>
      <w:hyperlink w:anchor="def-score">
        <w:del w:id="614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615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of the single observation</w:delText>
        </w:r>
      </w:del>
      <w:del w:id="618" w:author="PR Preview" w:date="2026-01-01T00:00:00Z">
        <w:r>
          <w:delText xml:space="preserve"> </w:delText>
        </w:r>
      </w:del>
      <m:oMath>
        <m:r>
          <m:t>x</m:t>
        </m:r>
      </m:oMath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is the derivative of its log-likelihood</w:delText>
        </w:r>
      </w:del>
      <w:del w:id="621" w:author="PR Preview" w:date="2026-01-01T00:00:00Z">
        <w:r>
          <w:delText xml:space="preserve"> </w:delText>
        </w:r>
      </w:del>
      <m:oMath>
        <m:r>
          <m:t>ℓ</m:t>
        </m:r>
      </m:oMath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with respect to</w:delText>
        </w:r>
      </w:del>
      <w:del w:id="624" w:author="PR Preview" w:date="2026-01-01T00:00:00Z">
        <w:r>
          <w:delText xml:space="preserve"> </w:delText>
        </w:r>
      </w:del>
      <m:oMath>
        <m:r>
          <m:t>π</m:t>
        </m:r>
      </m:oMath>
      <w:del w:id="625" w:author="PR Preview" w:date="2026-01-01T00:00:00Z">
        <w:r>
          <w:delText xml:space="preserve">.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It equals the deviation of</w:delText>
        </w:r>
      </w:del>
      <w:del w:id="628" w:author="PR Preview" w:date="2026-01-01T00:00:00Z">
        <w:r>
          <w:delText xml:space="preserve"> </w:delText>
        </w:r>
      </w:del>
      <m:oMath>
        <m:r>
          <m:t>x</m:t>
        </m:r>
      </m:oMath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from the mean</w:delText>
        </w:r>
      </w:del>
      <w:del w:id="631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del w:id="632" w:author="PR Preview" w:date="2026-01-01T00:00:00Z">
        <w:r>
          <w:delText xml:space="preserve">,</w:delText>
        </w:r>
      </w:del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divided by the variance</w:delText>
        </w:r>
      </w:del>
      <w:del w:id="635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63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del w:id="637" w:author="PR Preview" w:date="2026-01-01T00:00:00Z">
        <w:r>
          <w:rPr>
            <w:i/>
            <w:iCs/>
          </w:rPr>
          <w:delText xml:space="preserve">Proof</w:delText>
        </w:r>
      </w:del>
      <w:del w:id="638" w:author="PR Preview" w:date="2026-01-01T00:00:00Z">
        <w:r>
          <w:delText xml:space="preserve">. </w:delText>
        </w:r>
      </w:del>
      <w:del w:id="639" w:author="PR Preview" w:date="2026-01-01T00:00:00Z">
        <w:r>
          <w:delText xml:space="preserve">This is the solution to</w:delText>
        </w:r>
      </w:del>
      <w:del w:id="640" w:author="PR Preview" w:date="2026-01-01T00:00:00Z">
        <w:r>
          <w:delText xml:space="preserve"> </w:delText>
        </w:r>
      </w:del>
      <w:hyperlink w:anchor="exr-derive-bernoulli-score">
        <w:del w:id="641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642" w:author="PR Preview" w:date="2026-01-01T00:00:00Z">
        <w:r>
          <w:delText xml:space="preserve">, worked in</w:delText>
        </w:r>
      </w:del>
      <w:del w:id="643" w:author="PR Preview" w:date="2026-01-01T00:00:00Z">
        <w:r>
          <w:delText xml:space="preserve"> </w:delText>
        </w:r>
      </w:del>
      <w:hyperlink w:anchor="sol-derive-bernoulli-score">
        <w:del w:id="644" w:author="PR Preview" w:date="2026-01-01T00:00:00Z">
          <w:r>
            <w:rPr>
              <w:rStyle w:val="Hyperlink"/>
            </w:rPr>
            <w:delText xml:space="preserve">Solution 8</w:delText>
          </w:r>
        </w:del>
      </w:hyperlink>
      <w:del w:id="645" w:author="PR Preview" w:date="2026-01-01T00:00:00Z">
        <w:r>
          <w:delText xml:space="preserve">.</w:delText>
        </w:r>
      </w:del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It builds on</w:delText>
        </w:r>
      </w:del>
      <w:del w:id="648" w:author="PR Preview" w:date="2026-01-01T00:00:00Z">
        <w:r>
          <w:delText xml:space="preserve"> </w:delText>
        </w:r>
      </w:del>
      <w:hyperlink w:anchor="thm-bernoulli-loglik-one-group">
        <w:del w:id="649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650" w:author="PR Preview" w:date="2026-01-01T00:00:00Z">
        <w:r>
          <w:delText xml:space="preserve">, with</w:delText>
        </w:r>
      </w:del>
      <w:del w:id="65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</m:t>
        </m:r>
      </m:oMath>
      <w:del w:id="652" w:author="PR Preview" w:date="2026-01-01T00:00:00Z">
        <w:r>
          <w:delText xml:space="preserve">.</w:delText>
        </w:r>
      </w:del>
    </w:p>
    <w:p>
      <w:pPr>
        <w:pStyle w:val="BodyText"/>
      </w:pPr>
      <w:del w:id="653" w:author="PR Preview" w:date="2026-01-01T00:00:00Z">
        <w:r>
          <w:rPr>
            <w:b/>
            <w:bCs/>
          </w:rPr>
          <w:delText xml:space="preserve">Exercise 9 (Score function of a Poisson variable)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Derive the score function for a single Poisson random variable</w:delText>
        </w:r>
      </w:del>
      <w:del w:id="656" w:author="PR Preview" w:date="2026-01-01T00:00:00Z">
        <w:r>
          <w:delText xml:space="preserve"> </w:delText>
        </w:r>
      </w:del>
      <m:oMath>
        <m:r>
          <m:t>X</m:t>
        </m:r>
      </m:oMath>
      <w:del w:id="657" w:author="PR Preview" w:date="2026-01-01T00:00:00Z">
        <w:r>
          <w:delText xml:space="preserve">,</w:delText>
        </w:r>
      </w:del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with respect to its mean parameter</w:delText>
        </w:r>
      </w:del>
      <w:del w:id="660" w:author="PR Preview" w:date="2026-01-01T00:00:00Z">
        <w:r>
          <w:delText xml:space="preserve"> </w:delText>
        </w:r>
      </w:del>
      <m:oMath>
        <m:r>
          <m:t>λ</m:t>
        </m:r>
      </m:oMath>
      <w:del w:id="661" w:author="PR Preview" w:date="2026-01-01T00:00:00Z">
        <w:r>
          <w:delText xml:space="preserve">.</w:delText>
        </w:r>
      </w:del>
    </w:p>
    <w:p>
      <w:pPr>
        <w:pStyle w:val="BodyText"/>
      </w:pPr>
      <w:del w:id="662" w:author="PR Preview" w:date="2026-01-01T00:00:00Z">
        <w:r>
          <w:rPr>
            <w:i/>
            <w:iCs/>
          </w:rPr>
          <w:delText xml:space="preserve">Solution 9</w:delText>
        </w:r>
      </w:del>
      <w:del w:id="663" w:author="PR Preview" w:date="2026-01-01T00:00:00Z">
        <w:r>
          <w:delText xml:space="preserve">. </w:delText>
        </w:r>
      </w:del>
      <w:del w:id="664" w:author="PR Preview" w:date="2026-01-01T00:00:00Z">
        <w:r>
          <w:delText xml:space="preserve">The log-likelihood of one Poisson observation is</w:delText>
        </w:r>
      </w:del>
      <w:del w:id="665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del w:id="666" w:author="PR Preview" w:date="2026-01-01T00:00:00Z">
        <w:r>
          <w:delText xml:space="preserve">, so: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67" w:author="PR Preview" w:date="2026-01-01T00:00:00Z">
        <w:r>
          <w:rPr>
            <w:b/>
            <w:bCs/>
          </w:rPr>
          <w:delText xml:space="preserve">Theorem 9 (Score function of a Poisson variable)</w:delText>
        </w:r>
      </w:del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Let</w:delText>
        </w:r>
      </w:del>
      <w:del w:id="67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671" w:author="PR Preview" w:date="2026-01-01T00:00:00Z">
        <w:r>
          <w:delText xml:space="preserve">, with mean</w:delText>
        </w:r>
      </w:del>
      <w:del w:id="672" w:author="PR Preview" w:date="2026-01-01T00:00:00Z">
        <w:r>
          <w:delText xml:space="preserve"> </w:delText>
        </w:r>
      </w:del>
      <m:oMath>
        <m:r>
          <m:t>λ</m:t>
        </m:r>
      </m:oMath>
      <w:del w:id="673" w:author="PR Preview" w:date="2026-01-01T00:00:00Z">
        <w:r>
          <w:delText xml:space="preserve"> </w:delText>
        </w:r>
      </w:del>
      <w:del w:id="674" w:author="PR Preview" w:date="2026-01-01T00:00:00Z">
        <w:r>
          <w:delText xml:space="preserve">and observed count</w:delText>
        </w:r>
      </w:del>
      <w:del w:id="675" w:author="PR Preview" w:date="2026-01-01T00:00:00Z">
        <w:r>
          <w:delText xml:space="preserve"> </w:delText>
        </w:r>
      </w:del>
      <m:oMath>
        <m:r>
          <m:t>x</m:t>
        </m:r>
      </m:oMath>
      <w:del w:id="676" w:author="PR Preview" w:date="2026-01-01T00:00:00Z">
        <w:r>
          <w:delText xml:space="preserve">.</w:delText>
        </w:r>
      </w:del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delText xml:space="preserve">The</w:delText>
        </w:r>
      </w:del>
      <w:del w:id="679" w:author="PR Preview" w:date="2026-01-01T00:00:00Z">
        <w:r>
          <w:delText xml:space="preserve"> </w:delText>
        </w:r>
      </w:del>
      <w:hyperlink w:anchor="def-score">
        <w:del w:id="680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681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of the single observation</w:delText>
        </w:r>
      </w:del>
      <w:del w:id="684" w:author="PR Preview" w:date="2026-01-01T00:00:00Z">
        <w:r>
          <w:delText xml:space="preserve"> </w:delText>
        </w:r>
      </w:del>
      <m:oMath>
        <m:r>
          <m:t>x</m:t>
        </m:r>
      </m:oMath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is the derivative of its log-likelihood</w:delText>
        </w:r>
      </w:del>
      <w:del w:id="687" w:author="PR Preview" w:date="2026-01-01T00:00:00Z">
        <w:r>
          <w:delText xml:space="preserve"> </w:delText>
        </w:r>
      </w:del>
      <m:oMath>
        <m:r>
          <m:t>ℓ</m:t>
        </m:r>
      </m:oMath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with respect to</w:delText>
        </w:r>
      </w:del>
      <w:del w:id="690" w:author="PR Preview" w:date="2026-01-01T00:00:00Z">
        <w:r>
          <w:delText xml:space="preserve"> </w:delText>
        </w:r>
      </w:del>
      <m:oMath>
        <m:r>
          <m:t>λ</m:t>
        </m:r>
      </m:oMath>
      <w:del w:id="691" w:author="PR Preview" w:date="2026-01-01T00:00:00Z">
        <w:r>
          <w:delText xml:space="preserve">.</w:delText>
        </w:r>
      </w:del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It equals the deviation of</w:delText>
        </w:r>
      </w:del>
      <w:del w:id="694" w:author="PR Preview" w:date="2026-01-01T00:00:00Z">
        <w:r>
          <w:delText xml:space="preserve"> </w:delText>
        </w:r>
      </w:del>
      <m:oMath>
        <m:r>
          <m:t>x</m:t>
        </m:r>
      </m:oMath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from the mean</w:delText>
        </w:r>
      </w:del>
      <w:del w:id="697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del w:id="698" w:author="PR Preview" w:date="2026-01-01T00:00:00Z">
        <w:r>
          <w:delText xml:space="preserve">,</w:delText>
        </w:r>
      </w:del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divided by the variance</w:delText>
        </w:r>
      </w:del>
      <w:del w:id="701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70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p>
      <w:pPr>
        <w:pStyle w:val="FirstParagraph"/>
      </w:pPr>
      <w:del w:id="703" w:author="PR Preview" w:date="2026-01-01T00:00:00Z">
        <w:r>
          <w:rPr>
            <w:i/>
            <w:iCs/>
          </w:rPr>
          <w:delText xml:space="preserve">Proof</w:delText>
        </w:r>
      </w:del>
      <w:del w:id="704" w:author="PR Preview" w:date="2026-01-01T00:00:00Z">
        <w:r>
          <w:delText xml:space="preserve">. </w:delText>
        </w:r>
      </w:del>
      <w:del w:id="705" w:author="PR Preview" w:date="2026-01-01T00:00:00Z">
        <w:r>
          <w:delText xml:space="preserve">This is the solution to</w:delText>
        </w:r>
      </w:del>
      <w:del w:id="706" w:author="PR Preview" w:date="2026-01-01T00:00:00Z">
        <w:r>
          <w:delText xml:space="preserve"> </w:delText>
        </w:r>
      </w:del>
      <w:hyperlink w:anchor="exr-pois-score-fn">
        <w:del w:id="707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708" w:author="PR Preview" w:date="2026-01-01T00:00:00Z">
        <w:r>
          <w:delText xml:space="preserve">, worked in</w:delText>
        </w:r>
      </w:del>
      <w:del w:id="709" w:author="PR Preview" w:date="2026-01-01T00:00:00Z">
        <w:r>
          <w:delText xml:space="preserve"> </w:delText>
        </w:r>
      </w:del>
      <w:hyperlink w:anchor="sol-pois-score-fn">
        <w:del w:id="710" w:author="PR Preview" w:date="2026-01-01T00:00:00Z">
          <w:r>
            <w:rPr>
              <w:rStyle w:val="Hyperlink"/>
            </w:rPr>
            <w:delText xml:space="preserve">Solution 9</w:delText>
          </w:r>
        </w:del>
      </w:hyperlink>
      <w:del w:id="711" w:author="PR Preview" w:date="2026-01-01T00:00:00Z">
        <w:r>
          <w:delText xml:space="preserve">.</w:delText>
        </w:r>
      </w:del>
    </w:p>
    <w:p>
      <w:pPr>
        <w:pStyle w:val="BodyText"/>
      </w:pPr>
      <w:del w:id="712" w:author="PR Preview" w:date="2026-01-01T00:00:00Z">
        <w:r>
          <w:rPr>
            <w:b/>
            <w:bCs/>
          </w:rPr>
          <w:delText xml:space="preserve">Exercise 10 (Score function of a Gaussian variable)</w:delText>
        </w:r>
      </w:del>
      <w:del w:id="713" w:author="PR Preview" w:date="2026-01-01T00:00:00Z">
        <w:r>
          <w:delText xml:space="preserve"> </w:delText>
        </w:r>
      </w:del>
      <w:del w:id="714" w:author="PR Preview" w:date="2026-01-01T00:00:00Z">
        <w:r>
          <w:delText xml:space="preserve">Derive the score function for a single Gaussian random variable</w:delText>
        </w:r>
      </w:del>
      <w:del w:id="715" w:author="PR Preview" w:date="2026-01-01T00:00:00Z">
        <w:r>
          <w:delText xml:space="preserve"> </w:delText>
        </w:r>
      </w:del>
      <m:oMath>
        <m:r>
          <m:t>X</m:t>
        </m:r>
      </m:oMath>
      <w:del w:id="716" w:author="PR Preview" w:date="2026-01-01T00:00:00Z">
        <w:r>
          <w:delText xml:space="preserve">,</w:delText>
        </w:r>
      </w:del>
      <w:del w:id="717" w:author="PR Preview" w:date="2026-01-01T00:00:00Z">
        <w:r>
          <w:delText xml:space="preserve"> </w:delText>
        </w:r>
      </w:del>
      <w:del w:id="718" w:author="PR Preview" w:date="2026-01-01T00:00:00Z">
        <w:r>
          <w:delText xml:space="preserve">with respect to the mean parameter</w:delText>
        </w:r>
      </w:del>
      <w:del w:id="719" w:author="PR Preview" w:date="2026-01-01T00:00:00Z">
        <w:r>
          <w:delText xml:space="preserve"> </w:delText>
        </w:r>
      </w:del>
      <m:oMath>
        <m:r>
          <m:t>μ</m:t>
        </m:r>
      </m:oMath>
      <w:del w:id="720" w:author="PR Preview" w:date="2026-01-01T00:00:00Z">
        <w:r>
          <w:delText xml:space="preserve">,</w:delText>
        </w:r>
      </w:del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treating the variance</w:delText>
        </w:r>
      </w:del>
      <w:del w:id="72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724" w:author="PR Preview" w:date="2026-01-01T00:00:00Z">
        <w:r>
          <w:delText xml:space="preserve"> </w:delText>
        </w:r>
      </w:del>
      <w:del w:id="725" w:author="PR Preview" w:date="2026-01-01T00:00:00Z">
        <w:r>
          <w:delText xml:space="preserve">as known.</w:delText>
        </w:r>
      </w:del>
    </w:p>
    <w:p>
      <w:pPr>
        <w:pStyle w:val="BodyText"/>
      </w:pPr>
      <w:del w:id="726" w:author="PR Preview" w:date="2026-01-01T00:00:00Z">
        <w:r>
          <w:rPr>
            <w:i/>
            <w:iCs/>
          </w:rPr>
          <w:delText xml:space="preserve">Solution 10</w:delText>
        </w:r>
      </w:del>
      <w:del w:id="727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728" w:author="PR Preview" w:date="2026-01-01T00:00:00Z">
        <w:r>
          <w:delText xml:space="preserve">The inner derivative is: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del w:id="729" w:author="PR Preview" w:date="2026-01-01T00:00:00Z">
        <w:r>
          <w:delText xml:space="preserve">Substituting the inner derivative back in: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730" w:author="PR Preview" w:date="2026-01-01T00:00:00Z">
        <w:r>
          <w:rPr>
            <w:b/>
            <w:bCs/>
          </w:rPr>
          <w:delText xml:space="preserve">Theorem 10 (Score function of a Gaussian variable)</w:delText>
        </w:r>
      </w:del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delText xml:space="preserve">Let</w:delText>
        </w:r>
      </w:del>
      <w:del w:id="73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734" w:author="PR Preview" w:date="2026-01-01T00:00:00Z">
        <w:r>
          <w:delText xml:space="preserve">, with mean</w:delText>
        </w:r>
      </w:del>
      <w:del w:id="735" w:author="PR Preview" w:date="2026-01-01T00:00:00Z">
        <w:r>
          <w:delText xml:space="preserve"> </w:delText>
        </w:r>
      </w:del>
      <m:oMath>
        <m:r>
          <m:t>μ</m:t>
        </m:r>
      </m:oMath>
      <w:del w:id="736" w:author="PR Preview" w:date="2026-01-01T00:00:00Z">
        <w:r>
          <w:delText xml:space="preserve">, known variance</w:delText>
        </w:r>
      </w:del>
      <w:del w:id="73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738" w:author="PR Preview" w:date="2026-01-01T00:00:00Z">
        <w:r>
          <w:delText xml:space="preserve">, and observed value</w:delText>
        </w:r>
      </w:del>
      <w:del w:id="739" w:author="PR Preview" w:date="2026-01-01T00:00:00Z">
        <w:r>
          <w:delText xml:space="preserve"> </w:delText>
        </w:r>
      </w:del>
      <m:oMath>
        <m:r>
          <m:t>x</m:t>
        </m:r>
      </m:oMath>
      <w:del w:id="740" w:author="PR Preview" w:date="2026-01-01T00:00:00Z">
        <w:r>
          <w:delText xml:space="preserve">.</w:delText>
        </w:r>
      </w:del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The</w:delText>
        </w:r>
      </w:del>
      <w:del w:id="743" w:author="PR Preview" w:date="2026-01-01T00:00:00Z">
        <w:r>
          <w:delText xml:space="preserve"> </w:delText>
        </w:r>
      </w:del>
      <w:hyperlink w:anchor="def-score">
        <w:del w:id="744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745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delText xml:space="preserve">of the single observation</w:delText>
        </w:r>
      </w:del>
      <w:del w:id="748" w:author="PR Preview" w:date="2026-01-01T00:00:00Z">
        <w:r>
          <w:delText xml:space="preserve"> </w:delText>
        </w:r>
      </w:del>
      <m:oMath>
        <m:r>
          <m:t>x</m:t>
        </m:r>
      </m:oMath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is the derivative of its log-likelihood</w:delText>
        </w:r>
      </w:del>
      <w:del w:id="751" w:author="PR Preview" w:date="2026-01-01T00:00:00Z">
        <w:r>
          <w:delText xml:space="preserve"> </w:delText>
        </w:r>
      </w:del>
      <m:oMath>
        <m:r>
          <m:t>ℓ</m:t>
        </m:r>
      </m:oMath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with respect to</w:delText>
        </w:r>
      </w:del>
      <w:del w:id="754" w:author="PR Preview" w:date="2026-01-01T00:00:00Z">
        <w:r>
          <w:delText xml:space="preserve"> </w:delText>
        </w:r>
      </w:del>
      <m:oMath>
        <m:r>
          <m:t>μ</m:t>
        </m:r>
      </m:oMath>
      <w:del w:id="755" w:author="PR Preview" w:date="2026-01-01T00:00:00Z">
        <w:r>
          <w:delText xml:space="preserve">.</w:delText>
        </w:r>
      </w:del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It equals the deviation of</w:delText>
        </w:r>
      </w:del>
      <w:del w:id="758" w:author="PR Preview" w:date="2026-01-01T00:00:00Z">
        <w:r>
          <w:delText xml:space="preserve"> </w:delText>
        </w:r>
      </w:del>
      <m:oMath>
        <m:r>
          <m:t>x</m:t>
        </m:r>
      </m:oMath>
      <w:del w:id="759" w:author="PR Preview" w:date="2026-01-01T00:00:00Z">
        <w:r>
          <w:delText xml:space="preserve"> </w:delText>
        </w:r>
      </w:del>
      <w:del w:id="760" w:author="PR Preview" w:date="2026-01-01T00:00:00Z">
        <w:r>
          <w:delText xml:space="preserve">from the mean</w:delText>
        </w:r>
      </w:del>
      <w:del w:id="761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del w:id="762" w:author="PR Preview" w:date="2026-01-01T00:00:00Z">
        <w:r>
          <w:delText xml:space="preserve">,</w:delText>
        </w:r>
      </w:del>
      <w:del w:id="763" w:author="PR Preview" w:date="2026-01-01T00:00:00Z">
        <w:r>
          <w:delText xml:space="preserve"> </w:delText>
        </w:r>
      </w:del>
      <w:del w:id="764" w:author="PR Preview" w:date="2026-01-01T00:00:00Z">
        <w:r>
          <w:delText xml:space="preserve">divided by the variance</w:delText>
        </w:r>
      </w:del>
      <w:del w:id="765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76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del w:id="767" w:author="PR Preview" w:date="2026-01-01T00:00:00Z">
        <w:r>
          <w:rPr>
            <w:i/>
            <w:iCs/>
          </w:rPr>
          <w:delText xml:space="preserve">Proof</w:delText>
        </w:r>
      </w:del>
      <w:del w:id="768" w:author="PR Preview" w:date="2026-01-01T00:00:00Z">
        <w:r>
          <w:delText xml:space="preserve">. </w:delText>
        </w:r>
      </w:del>
      <w:del w:id="769" w:author="PR Preview" w:date="2026-01-01T00:00:00Z">
        <w:r>
          <w:delText xml:space="preserve">This is the solution to</w:delText>
        </w:r>
      </w:del>
      <w:del w:id="770" w:author="PR Preview" w:date="2026-01-01T00:00:00Z">
        <w:r>
          <w:delText xml:space="preserve"> </w:delText>
        </w:r>
      </w:del>
      <w:hyperlink w:anchor="exr-gauss-score-fn">
        <w:del w:id="771" w:author="PR Preview" w:date="2026-01-01T00:00:00Z">
          <w:r>
            <w:rPr>
              <w:rStyle w:val="Hyperlink"/>
            </w:rPr>
            <w:delText xml:space="preserve">Exercise 10</w:delText>
          </w:r>
        </w:del>
      </w:hyperlink>
      <w:del w:id="772" w:author="PR Preview" w:date="2026-01-01T00:00:00Z">
        <w:r>
          <w:delText xml:space="preserve">, worked in</w:delText>
        </w:r>
      </w:del>
      <w:del w:id="773" w:author="PR Preview" w:date="2026-01-01T00:00:00Z">
        <w:r>
          <w:delText xml:space="preserve"> </w:delText>
        </w:r>
      </w:del>
      <w:hyperlink w:anchor="sol-gauss-score-fn">
        <w:del w:id="774" w:author="PR Preview" w:date="2026-01-01T00:00:00Z">
          <w:r>
            <w:rPr>
              <w:rStyle w:val="Hyperlink"/>
            </w:rPr>
            <w:delText xml:space="preserve">Solution 10</w:delText>
          </w:r>
        </w:del>
      </w:hyperlink>
      <w:del w:id="775" w:author="PR Preview" w:date="2026-01-01T00:00:00Z">
        <w:r>
          <w:delText xml:space="preserve">.</w:delText>
        </w:r>
      </w:del>
    </w:p>
    <w:p>
      <w:pPr>
        <w:pStyle w:val="BodyText"/>
      </w:pPr>
      <w:del w:id="776" w:author="PR Preview" w:date="2026-01-01T00:00:00Z">
        <w:r>
          <w:rPr>
            <w:b/>
            <w:bCs/>
          </w:rPr>
          <w:delText xml:space="preserve">Exercise 11 (Score function of an exponential variable)</w:delText>
        </w:r>
      </w:del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Derive the score function for a single exponential random variable</w:delText>
        </w:r>
      </w:del>
      <w:del w:id="779" w:author="PR Preview" w:date="2026-01-01T00:00:00Z">
        <w:r>
          <w:delText xml:space="preserve"> </w:delText>
        </w:r>
      </w:del>
      <m:oMath>
        <m:r>
          <m:t>X</m:t>
        </m:r>
      </m:oMath>
      <w:del w:id="780" w:author="PR Preview" w:date="2026-01-01T00:00:00Z">
        <w:r>
          <w:delText xml:space="preserve">,</w:delText>
        </w:r>
      </w:del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with respect to the mean parameter</w:delText>
        </w:r>
      </w:del>
      <w:del w:id="783" w:author="PR Preview" w:date="2026-01-01T00:00:00Z">
        <w:r>
          <w:delText xml:space="preserve"> </w:delText>
        </w:r>
      </w:del>
      <m:oMath>
        <m:r>
          <m:t>μ</m:t>
        </m:r>
      </m:oMath>
      <w:del w:id="784" w:author="PR Preview" w:date="2026-01-01T00:00:00Z">
        <w:r>
          <w:delText xml:space="preserve">.</w:delText>
        </w:r>
      </w:del>
    </w:p>
    <w:p>
      <w:pPr>
        <w:pStyle w:val="BodyText"/>
      </w:pPr>
      <w:del w:id="785" w:author="PR Preview" w:date="2026-01-01T00:00:00Z">
        <w:r>
          <w:rPr>
            <w:i/>
            <w:iCs/>
          </w:rPr>
          <w:delText xml:space="preserve">Solution 11</w:delText>
        </w:r>
      </w:del>
      <w:del w:id="786" w:author="PR Preview" w:date="2026-01-01T00:00:00Z">
        <w:r>
          <w:delText xml:space="preserve">. </w:delText>
        </w:r>
      </w:del>
      <w:del w:id="787" w:author="PR Preview" w:date="2026-01-01T00:00:00Z">
        <w:r>
          <w:delText xml:space="preserve">The exponential density with mean</w:delText>
        </w:r>
      </w:del>
      <w:del w:id="788" w:author="PR Preview" w:date="2026-01-01T00:00:00Z">
        <w:r>
          <w:delText xml:space="preserve"> </w:delText>
        </w:r>
      </w:del>
      <m:oMath>
        <m:r>
          <m:t>μ</m:t>
        </m:r>
      </m:oMath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is</w:delText>
        </w:r>
      </w:del>
    </w:p>
    <w:p>
      <w:pPr>
        <w:pStyle w:val="FirstParagraph"/>
      </w:pPr>
      <w:ins w:id="791" w:author="PR Preview" w:date="2026-01-01T00:00:00Z">
        <w:r>
          <w:rPr>
            <w:b/>
            <w:bCs/>
          </w:rPr>
          <w:t xml:space="preserve">Theorem 7 (Score function of a Gaussian variable)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Let</w:t>
        </w:r>
      </w:ins>
      <w:ins w:id="79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795" w:author="PR Preview" w:date="2026-01-01T00:00:00Z">
        <w:r>
          <w:t xml:space="preserve">, with mean</w:t>
        </w:r>
      </w:ins>
      <w:ins w:id="796" w:author="PR Preview" w:date="2026-01-01T00:00:00Z">
        <w:r>
          <w:t xml:space="preserve"> </w:t>
        </w:r>
      </w:ins>
      <m:oMath>
        <m:r>
          <m:t>μ</m:t>
        </m:r>
      </m:oMath>
      <w:ins w:id="797" w:author="PR Preview" w:date="2026-01-01T00:00:00Z">
        <w:r>
          <w:t xml:space="preserve">, known variance</w:t>
        </w:r>
      </w:ins>
      <w:ins w:id="79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799" w:author="PR Preview" w:date="2026-01-01T00:00:00Z">
        <w:r>
          <w:t xml:space="preserve">, and observed value</w:t>
        </w:r>
      </w:ins>
      <w:ins w:id="800" w:author="PR Preview" w:date="2026-01-01T00:00:00Z">
        <w:r>
          <w:t xml:space="preserve"> </w:t>
        </w:r>
      </w:ins>
      <m:oMath>
        <m:r>
          <m:t>x</m:t>
        </m:r>
      </m:oMath>
      <w:ins w:id="801" w:author="PR Preview" w:date="2026-01-01T00:00:00Z">
        <w:r>
          <w:t xml:space="preserve">.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The</w:t>
        </w:r>
      </w:ins>
      <w:ins w:id="804" w:author="PR Preview" w:date="2026-01-01T00:00:00Z">
        <w:r>
          <w:t xml:space="preserve"> </w:t>
        </w:r>
      </w:ins>
      <w:hyperlink w:anchor="def-score">
        <w:ins w:id="805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806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of the single observation</w:t>
        </w:r>
      </w:ins>
      <w:ins w:id="809" w:author="PR Preview" w:date="2026-01-01T00:00:00Z">
        <w:r>
          <w:t xml:space="preserve"> </w:t>
        </w:r>
      </w:ins>
      <m:oMath>
        <m:r>
          <m:t>x</m:t>
        </m:r>
      </m:oMath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is the derivative of its log-likelihood</w:t>
        </w:r>
      </w:ins>
      <w:ins w:id="812" w:author="PR Preview" w:date="2026-01-01T00:00:00Z">
        <w:r>
          <w:t xml:space="preserve"> </w:t>
        </w:r>
      </w:ins>
      <m:oMath>
        <m:r>
          <m:t>ℓ</m:t>
        </m:r>
      </m:oMath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with respect to</w:t>
        </w:r>
      </w:ins>
      <w:ins w:id="815" w:author="PR Preview" w:date="2026-01-01T00:00:00Z">
        <w:r>
          <w:t xml:space="preserve"> </w:t>
        </w:r>
      </w:ins>
      <m:oMath>
        <m:r>
          <m:t>μ</m:t>
        </m:r>
      </m:oMath>
      <w:ins w:id="816" w:author="PR Preview" w:date="2026-01-01T00:00:00Z">
        <w:r>
          <w:t xml:space="preserve">.</w:t>
        </w:r>
      </w:ins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It equals the deviation of</w:t>
        </w:r>
      </w:ins>
      <w:ins w:id="819" w:author="PR Preview" w:date="2026-01-01T00:00:00Z">
        <w:r>
          <w:t xml:space="preserve"> </w:t>
        </w:r>
      </w:ins>
      <m:oMath>
        <m:r>
          <m:t>x</m:t>
        </m:r>
      </m:oMath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from the mean</w:t>
        </w:r>
      </w:ins>
      <w:ins w:id="822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823" w:author="PR Preview" w:date="2026-01-01T00:00:00Z">
        <w:r>
          <w:t xml:space="preserve">,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divided by the variance</w:t>
        </w:r>
      </w:ins>
      <w:ins w:id="826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82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ins w:id="828" w:author="PR Preview" w:date="2026-01-01T00:00:00Z">
        <w:r>
          <w:rPr>
            <w:i/>
            <w:iCs/>
          </w:rPr>
          <w:t xml:space="preserve">Proof</w:t>
        </w:r>
      </w:ins>
      <w:ins w:id="829" w:author="PR Preview" w:date="2026-01-01T00:00:00Z">
        <w:r>
          <w:t xml:space="preserve">. </w:t>
        </w:r>
      </w:ins>
      <w:ins w:id="830" w:author="PR Preview" w:date="2026-01-01T00:00:00Z">
        <w:r>
          <w:t xml:space="preserve">This is the solution to</w:t>
        </w:r>
      </w:ins>
      <w:ins w:id="831" w:author="PR Preview" w:date="2026-01-01T00:00:00Z">
        <w:r>
          <w:t xml:space="preserve"> </w:t>
        </w:r>
      </w:ins>
      <w:hyperlink w:anchor="exr-gauss-score-fn">
        <w:ins w:id="832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833" w:author="PR Preview" w:date="2026-01-01T00:00:00Z">
        <w:r>
          <w:t xml:space="preserve">, worked in</w:t>
        </w:r>
      </w:ins>
      <w:ins w:id="834" w:author="PR Preview" w:date="2026-01-01T00:00:00Z">
        <w:r>
          <w:t xml:space="preserve"> </w:t>
        </w:r>
      </w:ins>
      <w:hyperlink w:anchor="sol-gauss-score-fn">
        <w:ins w:id="835" w:author="PR Preview" w:date="2026-01-01T00:00:00Z">
          <w:r>
            <w:rPr>
              <w:rStyle w:val="Hyperlink"/>
            </w:rPr>
            <w:t xml:space="preserve">Solution 7</w:t>
          </w:r>
        </w:ins>
      </w:hyperlink>
      <w:ins w:id="836" w:author="PR Preview" w:date="2026-01-01T00:00:00Z">
        <w:r>
          <w:t xml:space="preserve">.</w:t>
        </w:r>
      </w:ins>
    </w:p>
    <w:bookmarkStart w:id="66" w:name="exr-exp-score-fn"/>
    <w:p>
      <w:pPr>
        <w:pStyle w:val="BodyText"/>
      </w:pPr>
      <w:ins w:id="837" w:author="PR Preview" w:date="2026-01-01T00:00:00Z">
        <w:r>
          <w:rPr>
            <w:b/>
            <w:bCs/>
          </w:rPr>
          <w:t xml:space="preserve">Exercise 8 (Score function of an exponential variable)</w:t>
        </w:r>
      </w:ins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Derive the score function for a single exponential random variable</w:t>
        </w:r>
      </w:ins>
      <w:ins w:id="840" w:author="PR Preview" w:date="2026-01-01T00:00:00Z">
        <w:r>
          <w:t xml:space="preserve"> </w:t>
        </w:r>
      </w:ins>
      <m:oMath>
        <m:r>
          <m:t>X</m:t>
        </m:r>
      </m:oMath>
      <w:ins w:id="841" w:author="PR Preview" w:date="2026-01-01T00:00:00Z">
        <w:r>
          <w:t xml:space="preserve">,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with respect to the mean parameter</w:t>
        </w:r>
      </w:ins>
      <w:ins w:id="844" w:author="PR Preview" w:date="2026-01-01T00:00:00Z">
        <w:r>
          <w:t xml:space="preserve"> </w:t>
        </w:r>
      </w:ins>
      <m:oMath>
        <m:r>
          <m:t>μ</m:t>
        </m:r>
      </m:oMath>
      <w:ins w:id="845" w:author="PR Preview" w:date="2026-01-01T00:00:00Z">
        <w:r>
          <w:t xml:space="preserve">.</w:t>
        </w:r>
      </w:ins>
    </w:p>
    <w:bookmarkEnd w:id="66"/>
    <w:bookmarkStart w:id="67" w:name="sol-exp-score-fn"/>
    <w:p>
      <w:pPr>
        <w:pStyle w:val="BodyText"/>
      </w:pPr>
      <w:ins w:id="846" w:author="PR Preview" w:date="2026-01-01T00:00:00Z">
        <w:r>
          <w:rPr>
            <w:i/>
            <w:iCs/>
          </w:rPr>
          <w:t xml:space="preserve">Solution 8</w:t>
        </w:r>
      </w:ins>
      <w:ins w:id="847" w:author="PR Preview" w:date="2026-01-01T00:00:00Z">
        <w:r>
          <w:t xml:space="preserve">. </w:t>
        </w:r>
      </w:ins>
      <w:ins w:id="848" w:author="PR Preview" w:date="2026-01-01T00:00:00Z">
        <w:r>
          <w:t xml:space="preserve">The exponential density with mean</w:t>
        </w:r>
      </w:ins>
      <w:ins w:id="849" w:author="PR Preview" w:date="2026-01-01T00:00:00Z">
        <w:r>
          <w:t xml:space="preserve"> </w:t>
        </w:r>
      </w:ins>
      <m:oMath>
        <m:r>
          <m:t>μ</m:t>
        </m:r>
      </m:oMath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exp-score"/>
    <w:p>
      <w:pPr>
        <w:pStyle w:val="FirstParagraph"/>
      </w:pPr>
      <w:del w:id="852" w:author="PR Preview" w:date="2026-01-01T00:00:00Z">
        <w:r>
          <w:rPr>
            <w:b/>
            <w:bCs/>
          </w:rPr>
          <w:delText xml:space="preserve">Theorem 11 (Score function of an exponential variable)</w:delText>
        </w:r>
      </w:del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Let</w:delText>
        </w:r>
      </w:del>
      <w:del w:id="855" w:author="PR Preview" w:date="2026-01-01T00:00:00Z">
        <w:r>
          <w:delText xml:space="preserve"> </w:delText>
        </w:r>
      </w:del>
      <m:oMath>
        <m:r>
          <m:t>X</m:t>
        </m:r>
      </m:oMath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be an exponential random variable with mean</w:delText>
        </w:r>
      </w:del>
      <w:del w:id="858" w:author="PR Preview" w:date="2026-01-01T00:00:00Z">
        <w:r>
          <w:delText xml:space="preserve"> </w:delText>
        </w:r>
      </w:del>
      <m:oMath>
        <m:r>
          <m:t>μ</m:t>
        </m:r>
      </m:oMath>
      <w:del w:id="859" w:author="PR Preview" w:date="2026-01-01T00:00:00Z">
        <w:r>
          <w:delText xml:space="preserve"> </w:delText>
        </w:r>
      </w:del>
      <w:del w:id="860" w:author="PR Preview" w:date="2026-01-01T00:00:00Z">
        <w:r>
          <w:delText xml:space="preserve">and observed value</w:delText>
        </w:r>
      </w:del>
      <w:del w:id="86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&gt;</m:t>
        </m:r>
        <m:r>
          <m:t>0</m:t>
        </m:r>
      </m:oMath>
      <w:del w:id="862" w:author="PR Preview" w:date="2026-01-01T00:00:00Z">
        <w:r>
          <w:delText xml:space="preserve">.</w:delText>
        </w:r>
      </w:del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The</w:delText>
        </w:r>
      </w:del>
      <w:del w:id="865" w:author="PR Preview" w:date="2026-01-01T00:00:00Z">
        <w:r>
          <w:delText xml:space="preserve"> </w:delText>
        </w:r>
      </w:del>
      <w:hyperlink w:anchor="def-score">
        <w:del w:id="866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867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868" w:author="PR Preview" w:date="2026-01-01T00:00:00Z">
        <w:r>
          <w:delText xml:space="preserve"> </w:delText>
        </w:r>
      </w:del>
      <w:del w:id="869" w:author="PR Preview" w:date="2026-01-01T00:00:00Z">
        <w:r>
          <w:delText xml:space="preserve">of the single observation</w:delText>
        </w:r>
      </w:del>
      <w:del w:id="870" w:author="PR Preview" w:date="2026-01-01T00:00:00Z">
        <w:r>
          <w:delText xml:space="preserve"> </w:delText>
        </w:r>
      </w:del>
      <m:oMath>
        <m:r>
          <m:t>x</m:t>
        </m:r>
      </m:oMath>
      <w:del w:id="871" w:author="PR Preview" w:date="2026-01-01T00:00:00Z">
        <w:r>
          <w:delText xml:space="preserve"> </w:delText>
        </w:r>
      </w:del>
      <w:del w:id="872" w:author="PR Preview" w:date="2026-01-01T00:00:00Z">
        <w:r>
          <w:delText xml:space="preserve">is the derivative of its log-likelihood</w:delText>
        </w:r>
      </w:del>
      <w:del w:id="873" w:author="PR Preview" w:date="2026-01-01T00:00:00Z">
        <w:r>
          <w:delText xml:space="preserve"> </w:delText>
        </w:r>
      </w:del>
      <m:oMath>
        <m:r>
          <m:t>ℓ</m:t>
        </m:r>
      </m:oMath>
      <w:del w:id="874" w:author="PR Preview" w:date="2026-01-01T00:00:00Z">
        <w:r>
          <w:delText xml:space="preserve"> </w:delText>
        </w:r>
      </w:del>
      <w:del w:id="875" w:author="PR Preview" w:date="2026-01-01T00:00:00Z">
        <w:r>
          <w:delText xml:space="preserve">with respect to</w:delText>
        </w:r>
      </w:del>
      <w:del w:id="876" w:author="PR Preview" w:date="2026-01-01T00:00:00Z">
        <w:r>
          <w:delText xml:space="preserve"> </w:delText>
        </w:r>
      </w:del>
      <m:oMath>
        <m:r>
          <m:t>μ</m:t>
        </m:r>
      </m:oMath>
      <w:del w:id="877" w:author="PR Preview" w:date="2026-01-01T00:00:00Z">
        <w:r>
          <w:delText xml:space="preserve">.</w:delText>
        </w:r>
      </w:del>
      <w:del w:id="878" w:author="PR Preview" w:date="2026-01-01T00:00:00Z">
        <w:r>
          <w:delText xml:space="preserve"> </w:delText>
        </w:r>
      </w:del>
      <w:del w:id="879" w:author="PR Preview" w:date="2026-01-01T00:00:00Z">
        <w:r>
          <w:delText xml:space="preserve">It equals the deviation of</w:delText>
        </w:r>
      </w:del>
      <w:del w:id="880" w:author="PR Preview" w:date="2026-01-01T00:00:00Z">
        <w:r>
          <w:delText xml:space="preserve"> </w:delText>
        </w:r>
      </w:del>
      <m:oMath>
        <m:r>
          <m:t>x</m:t>
        </m:r>
      </m:oMath>
      <w:del w:id="881" w:author="PR Preview" w:date="2026-01-01T00:00:00Z">
        <w:r>
          <w:delText xml:space="preserve"> </w:delText>
        </w:r>
      </w:del>
      <w:del w:id="882" w:author="PR Preview" w:date="2026-01-01T00:00:00Z">
        <w:r>
          <w:delText xml:space="preserve">from the mean</w:delText>
        </w:r>
      </w:del>
      <w:del w:id="88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del w:id="884" w:author="PR Preview" w:date="2026-01-01T00:00:00Z">
        <w:r>
          <w:delText xml:space="preserve">,</w:delText>
        </w:r>
      </w:del>
      <w:del w:id="885" w:author="PR Preview" w:date="2026-01-01T00:00:00Z">
        <w:r>
          <w:delText xml:space="preserve"> </w:delText>
        </w:r>
      </w:del>
      <w:del w:id="886" w:author="PR Preview" w:date="2026-01-01T00:00:00Z">
        <w:r>
          <w:delText xml:space="preserve">divided by the variance</w:delText>
        </w:r>
      </w:del>
      <w:del w:id="887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88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del w:id="889" w:author="PR Preview" w:date="2026-01-01T00:00:00Z">
        <w:r>
          <w:rPr>
            <w:i/>
            <w:iCs/>
          </w:rPr>
          <w:delText xml:space="preserve">Proof</w:delText>
        </w:r>
      </w:del>
      <w:del w:id="890" w:author="PR Preview" w:date="2026-01-01T00:00:00Z">
        <w:r>
          <w:delText xml:space="preserve">. </w:delText>
        </w:r>
      </w:del>
      <w:del w:id="891" w:author="PR Preview" w:date="2026-01-01T00:00:00Z">
        <w:r>
          <w:delText xml:space="preserve">This is the solution to</w:delText>
        </w:r>
      </w:del>
      <w:del w:id="892" w:author="PR Preview" w:date="2026-01-01T00:00:00Z">
        <w:r>
          <w:delText xml:space="preserve"> </w:delText>
        </w:r>
      </w:del>
      <w:hyperlink w:anchor="exr-exp-score-fn">
        <w:del w:id="893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894" w:author="PR Preview" w:date="2026-01-01T00:00:00Z">
        <w:r>
          <w:delText xml:space="preserve">, worked in</w:delText>
        </w:r>
      </w:del>
      <w:del w:id="895" w:author="PR Preview" w:date="2026-01-01T00:00:00Z">
        <w:r>
          <w:delText xml:space="preserve"> </w:delText>
        </w:r>
      </w:del>
      <w:hyperlink w:anchor="sol-exp-score-fn">
        <w:del w:id="896" w:author="PR Preview" w:date="2026-01-01T00:00:00Z">
          <w:r>
            <w:rPr>
              <w:rStyle w:val="Hyperlink"/>
            </w:rPr>
            <w:delText xml:space="preserve">Solution 11</w:delText>
          </w:r>
        </w:del>
      </w:hyperlink>
      <w:del w:id="897" w:author="PR Preview" w:date="2026-01-01T00:00:00Z">
        <w:r>
          <w:delText xml:space="preserve">.</w:delText>
        </w:r>
      </w:del>
    </w:p>
    <w:p>
      <w:pPr>
        <w:pStyle w:val="BodyText"/>
      </w:pPr>
      <w:del w:id="898" w:author="PR Preview" w:date="2026-01-01T00:00:00Z">
        <w:r>
          <w:delText xml:space="preserve">In all four examples</w:delText>
        </w:r>
      </w:del>
      <w:del w:id="899" w:author="PR Preview" w:date="2026-01-01T00:00:00Z">
        <w:r>
          <w:delText xml:space="preserve"> </w:delText>
        </w:r>
      </w:del>
      <w:del w:id="900" w:author="PR Preview" w:date="2026-01-01T00:00:00Z">
        <w:r>
          <w:delText xml:space="preserve">(</w:delText>
        </w:r>
      </w:del>
      <w:hyperlink w:anchor="thm-bernoulli-score">
        <w:del w:id="901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902" w:author="PR Preview" w:date="2026-01-01T00:00:00Z">
        <w:r>
          <w:delText xml:space="preserve">,</w:delText>
        </w:r>
      </w:del>
      <w:del w:id="903" w:author="PR Preview" w:date="2026-01-01T00:00:00Z">
        <w:r>
          <w:delText xml:space="preserve"> </w:delText>
        </w:r>
      </w:del>
      <w:hyperlink w:anchor="thm-pois-score">
        <w:del w:id="904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905" w:author="PR Preview" w:date="2026-01-01T00:00:00Z">
        <w:r>
          <w:delText xml:space="preserve">,</w:delText>
        </w:r>
      </w:del>
      <w:del w:id="906" w:author="PR Preview" w:date="2026-01-01T00:00:00Z">
        <w:r>
          <w:delText xml:space="preserve"> </w:delText>
        </w:r>
      </w:del>
      <w:hyperlink w:anchor="thm-gauss-score">
        <w:del w:id="907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908" w:author="PR Preview" w:date="2026-01-01T00:00:00Z">
        <w:r>
          <w:delText xml:space="preserve">, and</w:delText>
        </w:r>
      </w:del>
      <w:del w:id="909" w:author="PR Preview" w:date="2026-01-01T00:00:00Z">
        <w:r>
          <w:delText xml:space="preserve"> </w:delText>
        </w:r>
      </w:del>
      <w:hyperlink w:anchor="thm-exp-score">
        <w:del w:id="910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911" w:author="PR Preview" w:date="2026-01-01T00:00:00Z">
        <w:r>
          <w:delText xml:space="preserve">),</w:delText>
        </w:r>
      </w:del>
      <w:del w:id="912" w:author="PR Preview" w:date="2026-01-01T00:00:00Z">
        <w:r>
          <w:delText xml:space="preserve"> </w:delText>
        </w:r>
      </w:del>
      <w:del w:id="913" w:author="PR Preview" w:date="2026-01-01T00:00:00Z">
        <w:r>
          <w:delText xml:space="preserve">the score function with respect to the mean turned out to be:</w:delText>
        </w:r>
      </w:del>
    </w:p>
    <w:p>
      <w:pPr>
        <w:pStyle w:val="FirstParagraph"/>
      </w:pPr>
      <w:ins w:id="914" w:author="PR Preview" w:date="2026-01-01T00:00:00Z">
        <w:r>
          <w:rPr>
            <w:b/>
            <w:bCs/>
          </w:rPr>
          <w:t xml:space="preserve">Theorem 8 (Score function of an exponential variable)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Let</w:t>
        </w:r>
      </w:ins>
      <w:ins w:id="917" w:author="PR Preview" w:date="2026-01-01T00:00:00Z">
        <w:r>
          <w:t xml:space="preserve"> </w:t>
        </w:r>
      </w:ins>
      <m:oMath>
        <m:r>
          <m:t>X</m:t>
        </m:r>
      </m:oMath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be an exponential random variable with mean</w:t>
        </w:r>
      </w:ins>
      <w:ins w:id="920" w:author="PR Preview" w:date="2026-01-01T00:00:00Z">
        <w:r>
          <w:t xml:space="preserve"> </w:t>
        </w:r>
      </w:ins>
      <m:oMath>
        <m:r>
          <m:t>μ</m:t>
        </m:r>
      </m:oMath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and observed value</w:t>
        </w:r>
      </w:ins>
      <w:ins w:id="92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0</m:t>
        </m:r>
      </m:oMath>
      <w:ins w:id="924" w:author="PR Preview" w:date="2026-01-01T00:00:00Z">
        <w:r>
          <w:t xml:space="preserve">.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The</w:t>
        </w:r>
      </w:ins>
      <w:ins w:id="927" w:author="PR Preview" w:date="2026-01-01T00:00:00Z">
        <w:r>
          <w:t xml:space="preserve"> </w:t>
        </w:r>
      </w:ins>
      <w:hyperlink w:anchor="def-score">
        <w:ins w:id="928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929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of the single observation</w:t>
        </w:r>
      </w:ins>
      <w:ins w:id="932" w:author="PR Preview" w:date="2026-01-01T00:00:00Z">
        <w:r>
          <w:t xml:space="preserve"> </w:t>
        </w:r>
      </w:ins>
      <m:oMath>
        <m:r>
          <m:t>x</m:t>
        </m:r>
      </m:oMath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is the derivative of its log-likelihood</w:t>
        </w:r>
      </w:ins>
      <w:ins w:id="935" w:author="PR Preview" w:date="2026-01-01T00:00:00Z">
        <w:r>
          <w:t xml:space="preserve"> </w:t>
        </w:r>
      </w:ins>
      <m:oMath>
        <m:r>
          <m:t>ℓ</m:t>
        </m:r>
      </m:oMath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with respect to</w:t>
        </w:r>
      </w:ins>
      <w:ins w:id="938" w:author="PR Preview" w:date="2026-01-01T00:00:00Z">
        <w:r>
          <w:t xml:space="preserve"> </w:t>
        </w:r>
      </w:ins>
      <m:oMath>
        <m:r>
          <m:t>μ</m:t>
        </m:r>
      </m:oMath>
      <w:ins w:id="939" w:author="PR Preview" w:date="2026-01-01T00:00:00Z">
        <w:r>
          <w:t xml:space="preserve">.</w:t>
        </w:r>
      </w:ins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It equals the deviation of</w:t>
        </w:r>
      </w:ins>
      <w:ins w:id="942" w:author="PR Preview" w:date="2026-01-01T00:00:00Z">
        <w:r>
          <w:t xml:space="preserve"> </w:t>
        </w:r>
      </w:ins>
      <m:oMath>
        <m:r>
          <m:t>x</m:t>
        </m:r>
      </m:oMath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from the mean</w:t>
        </w:r>
      </w:ins>
      <w:ins w:id="945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946" w:author="PR Preview" w:date="2026-01-01T00:00:00Z">
        <w:r>
          <w:t xml:space="preserve">,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divided by the variance</w:t>
        </w:r>
      </w:ins>
      <w:ins w:id="949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95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ins w:id="951" w:author="PR Preview" w:date="2026-01-01T00:00:00Z">
        <w:r>
          <w:rPr>
            <w:i/>
            <w:iCs/>
          </w:rPr>
          <w:t xml:space="preserve">Proof</w:t>
        </w:r>
      </w:ins>
      <w:ins w:id="952" w:author="PR Preview" w:date="2026-01-01T00:00:00Z">
        <w:r>
          <w:t xml:space="preserve">. </w:t>
        </w:r>
      </w:ins>
      <w:ins w:id="953" w:author="PR Preview" w:date="2026-01-01T00:00:00Z">
        <w:r>
          <w:t xml:space="preserve">This is the solution to</w:t>
        </w:r>
      </w:ins>
      <w:ins w:id="954" w:author="PR Preview" w:date="2026-01-01T00:00:00Z">
        <w:r>
          <w:t xml:space="preserve"> </w:t>
        </w:r>
      </w:ins>
      <w:hyperlink w:anchor="exr-exp-score-fn">
        <w:ins w:id="955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956" w:author="PR Preview" w:date="2026-01-01T00:00:00Z">
        <w:r>
          <w:t xml:space="preserve">, worked in</w:t>
        </w:r>
      </w:ins>
      <w:ins w:id="957" w:author="PR Preview" w:date="2026-01-01T00:00:00Z">
        <w:r>
          <w:t xml:space="preserve"> </w:t>
        </w:r>
      </w:ins>
      <w:hyperlink w:anchor="sol-exp-score-fn">
        <w:ins w:id="958" w:author="PR Preview" w:date="2026-01-01T00:00:00Z">
          <w:r>
            <w:rPr>
              <w:rStyle w:val="Hyperlink"/>
            </w:rPr>
            <w:t xml:space="preserve">Solution 8</w:t>
          </w:r>
        </w:ins>
      </w:hyperlink>
      <w:ins w:id="959" w:author="PR Preview" w:date="2026-01-01T00:00:00Z">
        <w:r>
          <w:t xml:space="preserve">.</w:t>
        </w:r>
      </w:ins>
    </w:p>
    <w:p>
      <w:pPr>
        <w:pStyle w:val="BodyText"/>
      </w:pPr>
      <w:ins w:id="960" w:author="PR Preview" w:date="2026-01-01T00:00:00Z">
        <w:r>
          <w:t xml:space="preserve">In all four examples</w:t>
        </w:r>
      </w:ins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(</w:t>
        </w:r>
      </w:ins>
      <w:hyperlink r:id="rId58">
        <w:ins w:id="963" w:author="PR Preview" w:date="2026-01-01T00:00:00Z">
          <w:r>
            <w:rPr>
              <w:rStyle w:val="Hyperlink"/>
            </w:rPr>
            <w:t xml:space="preserve">Bernoulli score</w:t>
          </w:r>
        </w:ins>
      </w:hyperlink>
      <w:ins w:id="964" w:author="PR Preview" w:date="2026-01-01T00:00:00Z">
        <w:r>
          <w:t xml:space="preserve">,</w:t>
        </w:r>
      </w:ins>
      <w:ins w:id="965" w:author="PR Preview" w:date="2026-01-01T00:00:00Z">
        <w:r>
          <w:t xml:space="preserve"> </w:t>
        </w:r>
      </w:ins>
      <w:hyperlink w:anchor="thm-pois-score">
        <w:ins w:id="966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967" w:author="PR Preview" w:date="2026-01-01T00:00:00Z">
        <w:r>
          <w:t xml:space="preserve">,</w:t>
        </w:r>
      </w:ins>
      <w:ins w:id="968" w:author="PR Preview" w:date="2026-01-01T00:00:00Z">
        <w:r>
          <w:t xml:space="preserve"> </w:t>
        </w:r>
      </w:ins>
      <w:hyperlink w:anchor="thm-gauss-score">
        <w:ins w:id="969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970" w:author="PR Preview" w:date="2026-01-01T00:00:00Z">
        <w:r>
          <w:t xml:space="preserve">, and</w:t>
        </w:r>
      </w:ins>
      <w:ins w:id="971" w:author="PR Preview" w:date="2026-01-01T00:00:00Z">
        <w:r>
          <w:t xml:space="preserve"> </w:t>
        </w:r>
      </w:ins>
      <w:hyperlink w:anchor="thm-exp-score">
        <w:ins w:id="972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973" w:author="PR Preview" w:date="2026-01-01T00:00:00Z">
        <w:r>
          <w:t xml:space="preserve">),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the score function with respect to the mean turned out to be: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0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9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0"/>
    <w:bookmarkStart w:id="71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1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2" w:name="exm-score-equation"/>
    <w:p>
      <w:pPr>
        <w:pStyle w:val="BodyText"/>
      </w:pPr>
      <w:del w:id="976" w:author="PR Preview" w:date="2026-01-01T00:00:00Z">
        <w:r>
          <w:rPr>
            <w:b/>
            <w:bCs/>
          </w:rPr>
          <w:delText xml:space="preserve">Example 4 (Score equation of a Bernoulli sample)</w:delText>
        </w:r>
      </w:del>
      <w:del w:id="977" w:author="PR Preview" w:date="2026-01-01T00:00:00Z">
        <w:r>
          <w:delText xml:space="preserve"> </w:delText>
        </w:r>
      </w:del>
      <w:del w:id="978" w:author="PR Preview" w:date="2026-01-01T00:00:00Z">
        <w:r>
          <w:delText xml:space="preserve">For</w:delText>
        </w:r>
      </w:del>
      <w:del w:id="979" w:author="PR Preview" w:date="2026-01-01T00:00:00Z">
        <w:r>
          <w:delText xml:space="preserve"> </w:delText>
        </w:r>
      </w:del>
      <m:oMath>
        <m:r>
          <m:t>n</m:t>
        </m:r>
      </m:oMath>
      <w:del w:id="980" w:author="PR Preview" w:date="2026-01-01T00:00:00Z">
        <w:r>
          <w:delText xml:space="preserve"> </w:delText>
        </w:r>
      </w:del>
      <w:del w:id="981" w:author="PR Preview" w:date="2026-01-01T00:00:00Z">
        <w:r>
          <w:delText xml:space="preserve">independent Bernoulli observations with</w:delText>
        </w:r>
      </w:del>
      <w:del w:id="982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983" w:author="PR Preview" w:date="2026-01-01T00:00:00Z">
        <w:r>
          <w:delText xml:space="preserve"> </w:delText>
        </w:r>
      </w:del>
      <w:del w:id="984" w:author="PR Preview" w:date="2026-01-01T00:00:00Z">
        <w:r>
          <w:delText xml:space="preserve">successes,</w:delText>
        </w:r>
      </w:del>
      <w:del w:id="985" w:author="PR Preview" w:date="2026-01-01T00:00:00Z">
        <w:r>
          <w:delText xml:space="preserve"> </w:delText>
        </w:r>
      </w:del>
      <w:del w:id="986" w:author="PR Preview" w:date="2026-01-01T00:00:00Z">
        <w:r>
          <w:delText xml:space="preserve">the score is</w:delText>
        </w:r>
      </w:del>
      <w:del w:id="987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988" w:author="PR Preview" w:date="2026-01-01T00:00:00Z">
        <w:r>
          <w:delText xml:space="preserve"> </w:delText>
        </w:r>
      </w:del>
      <w:del w:id="989" w:author="PR Preview" w:date="2026-01-01T00:00:00Z">
        <w:r>
          <w:delText xml:space="preserve">(summing</w:delText>
        </w:r>
      </w:del>
      <w:del w:id="990" w:author="PR Preview" w:date="2026-01-01T00:00:00Z">
        <w:r>
          <w:delText xml:space="preserve"> </w:delText>
        </w:r>
      </w:del>
      <w:hyperlink w:anchor="thm-bernoulli-score">
        <w:del w:id="991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over the observations),</w:delText>
        </w:r>
      </w:del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so for</w:delText>
        </w:r>
      </w:del>
      <w:del w:id="996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del w:id="997" w:author="PR Preview" w:date="2026-01-01T00:00:00Z">
        <w:r>
          <w:delText xml:space="preserve"> </w:delText>
        </w:r>
      </w:del>
      <w:del w:id="998" w:author="PR Preview" w:date="2026-01-01T00:00:00Z">
        <w:r>
          <w:delText xml:space="preserve">the score equation</w:delText>
        </w:r>
      </w:del>
      <w:del w:id="99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000" w:author="PR Preview" w:date="2026-01-01T00:00:00Z">
        <w:r>
          <w:delText xml:space="preserve"> </w:delText>
        </w:r>
      </w:del>
      <w:del w:id="1001" w:author="PR Preview" w:date="2026-01-01T00:00:00Z">
        <w:r>
          <w:delText xml:space="preserve">has the single solution</w:delText>
        </w:r>
      </w:del>
      <w:del w:id="1002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del w:id="1003" w:author="PR Preview" w:date="2026-01-01T00:00:00Z">
        <w:r>
          <w:delText xml:space="preserve">.</w:delText>
        </w:r>
      </w:del>
    </w:p>
    <w:p>
      <w:pPr>
        <w:pStyle w:val="BodyText"/>
      </w:pPr>
      <w:ins w:id="1004" w:author="PR Preview" w:date="2026-01-01T00:00:00Z">
        <w:r>
          <w:rPr>
            <w:b/>
            <w:bCs/>
          </w:rPr>
          <w:t xml:space="preserve">Example 5 (Score equation of a Bernoulli sample)</w:t>
        </w:r>
      </w:ins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For</w:t>
        </w:r>
      </w:ins>
      <w:ins w:id="1007" w:author="PR Preview" w:date="2026-01-01T00:00:00Z">
        <w:r>
          <w:t xml:space="preserve"> </w:t>
        </w:r>
      </w:ins>
      <m:oMath>
        <m:r>
          <m:t>n</m:t>
        </m:r>
      </m:oMath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independent Bernoulli observations with</w:t>
        </w:r>
      </w:ins>
      <w:ins w:id="1010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successes,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the score is</w:t>
        </w:r>
      </w:ins>
      <w:ins w:id="1015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(summing</w:t>
        </w:r>
      </w:ins>
      <w:ins w:id="1018" w:author="PR Preview" w:date="2026-01-01T00:00:00Z">
        <w:r>
          <w:t xml:space="preserve"> </w:t>
        </w:r>
      </w:ins>
      <w:hyperlink r:id="rId58">
        <w:ins w:id="1019" w:author="PR Preview" w:date="2026-01-01T00:00:00Z">
          <w:r>
            <w:rPr>
              <w:rStyle w:val="Hyperlink"/>
            </w:rPr>
            <w:t xml:space="preserve">Bernoulli score</w:t>
          </w:r>
        </w:ins>
      </w:hyperlink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over the observations),</w:t>
        </w:r>
      </w:ins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so for</w:t>
        </w:r>
      </w:ins>
      <w:ins w:id="1024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the score equation</w:t>
        </w:r>
      </w:ins>
      <w:ins w:id="102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has the single solution</w:t>
        </w:r>
      </w:ins>
      <w:ins w:id="1030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ins w:id="1031" w:author="PR Preview" w:date="2026-01-01T00:00:00Z">
        <w:r>
          <w:t xml:space="preserve">.</w:t>
        </w:r>
      </w:ins>
    </w:p>
    <w:bookmarkEnd w:id="72"/>
    <w:bookmarkEnd w:id="73"/>
    <w:bookmarkStart w:id="106" w:name="information-matrices"/>
    <w:p>
      <w:pPr>
        <w:pStyle w:val="Heading3"/>
      </w:pPr>
      <w:r>
        <w:t xml:space="preserve">1.7 Information matrices</w:t>
      </w:r>
    </w:p>
    <w:bookmarkStart w:id="75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4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5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6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7" w:name="exr-hessian-elements"/>
    <w:p>
      <w:pPr>
        <w:pStyle w:val="BodyText"/>
      </w:pPr>
      <w:del w:id="1032" w:author="PR Preview" w:date="2026-01-01T00:00:00Z">
        <w:r>
          <w:rPr>
            <w:b/>
            <w:bCs/>
          </w:rPr>
          <w:delText xml:space="preserve">Exercise 12 (Entries of the Hessian)</w:delText>
        </w:r>
      </w:del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If</w:delText>
        </w:r>
      </w:del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delText xml:space="preserve">$\mathord{\smash[b]{\underset{\raise.3ex\hbox{$\scriptstyle\sim$}}{\theta}}\vphantom{\theta}}$</w:delText>
        </w:r>
      </w:del>
      <w:del w:id="1037" w:author="PR Preview" w:date="2026-01-01T00:00:00Z">
        <w:r>
          <w:delText xml:space="preserve"> </w:delText>
        </w:r>
      </w:del>
      <w:del w:id="1038" w:author="PR Preview" w:date="2026-01-01T00:00:00Z">
        <w:r>
          <w:delText xml:space="preserve">is a</w:delText>
        </w:r>
      </w:del>
      <w:del w:id="103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040" w:author="PR Preview" w:date="2026-01-01T00:00:00Z">
        <w:r>
          <w:delText xml:space="preserve"> </w:delText>
        </w:r>
      </w:del>
      <w:del w:id="1041" w:author="PR Preview" w:date="2026-01-01T00:00:00Z">
        <w:r>
          <w:delText xml:space="preserve">vector,</w:delText>
        </w:r>
      </w:del>
      <w:del w:id="1042" w:author="PR Preview" w:date="2026-01-01T00:00:00Z">
        <w:r>
          <w:delText xml:space="preserve"> </w:delText>
        </w:r>
      </w:del>
      <w:del w:id="1043" w:author="PR Preview" w:date="2026-01-01T00:00:00Z">
        <w:r>
          <w:delText xml:space="preserve">find the dimensions of the</w:delText>
        </w:r>
      </w:del>
      <w:del w:id="1044" w:author="PR Preview" w:date="2026-01-01T00:00:00Z">
        <w:r>
          <w:delText xml:space="preserve"> </w:delText>
        </w:r>
      </w:del>
      <w:hyperlink w:anchor="def-hessian">
        <w:del w:id="1045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1046" w:author="PR Preview" w:date="2026-01-01T00:00:00Z">
        <w:r>
          <w:delText xml:space="preserve"> </w:delText>
        </w:r>
      </w:del>
      <w:del w:id="1047" w:author="PR Preview" w:date="2026-01-01T00:00:00Z">
        <w:r>
          <w:delText xml:space="preserve">$\frac{\partial}{\partial \mathord{\smash[b]{\underset{\raise.3ex\hbox{$\scriptstyle\sim$}}{\theta}}\vphantom{\theta}}}\frac{\partial}{\partial \mathord{\smash[b]{\underset{\raise.3ex\hbox{$\scriptstyle\sim$}}{\theta}}\vphantom{\theta}}^{\top}}\ell$</w:delText>
        </w:r>
      </w:del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and an expression for its</w:delText>
        </w:r>
      </w:del>
      <w:del w:id="1050" w:author="PR Preview" w:date="2026-01-01T00:00:00Z">
        <w:r>
          <w:delText xml:space="preserve"> </w:delText>
        </w:r>
      </w:del>
      <m:oMath>
        <m:r>
          <m:t>i</m:t>
        </m:r>
        <m:r>
          <m:t>j</m:t>
        </m:r>
      </m:oMath>
      <w:del w:id="1051" w:author="PR Preview" w:date="2026-01-01T00:00:00Z">
        <w:r>
          <w:delText xml:space="preserve">th entry.</w:delText>
        </w:r>
      </w:del>
    </w:p>
    <w:p>
      <w:pPr>
        <w:pStyle w:val="BodyText"/>
      </w:pPr>
      <w:del w:id="1052" w:author="PR Preview" w:date="2026-01-01T00:00:00Z">
        <w:r>
          <w:rPr>
            <w:i/>
            <w:iCs/>
          </w:rPr>
          <w:delText xml:space="preserve">Solution 12</w:delText>
        </w:r>
      </w:del>
      <w:del w:id="1053" w:author="PR Preview" w:date="2026-01-01T00:00:00Z">
        <w:r>
          <w:delText xml:space="preserve">. </w:delText>
        </w:r>
      </w:del>
      <w:del w:id="1054" w:author="PR Preview" w:date="2026-01-01T00:00:00Z">
        <w:r>
          <w:delText xml:space="preserve">$\frac{\partial}{\partial \mathord{\smash[b]{\underset{\raise.3ex\hbox{$\scriptstyle\sim$}}{\theta}}\vphantom{\theta}}^{\top}}\ell$</w:delText>
        </w:r>
      </w:del>
      <w:del w:id="1055" w:author="PR Preview" w:date="2026-01-01T00:00:00Z">
        <w:r>
          <w:delText xml:space="preserve"> </w:delText>
        </w:r>
      </w:del>
      <w:del w:id="1056" w:author="PR Preview" w:date="2026-01-01T00:00:00Z">
        <w:r>
          <w:delText xml:space="preserve">is the</w:delText>
        </w:r>
      </w:del>
      <w:del w:id="105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1058" w:author="PR Preview" w:date="2026-01-01T00:00:00Z">
        <w:r>
          <w:delText xml:space="preserve"> </w:delText>
        </w:r>
      </w:del>
      <w:del w:id="1059" w:author="PR Preview" w:date="2026-01-01T00:00:00Z">
        <w:r>
          <w:delText xml:space="preserve">row vector</w:delText>
        </w:r>
      </w:del>
      <w:del w:id="1060" w:author="PR Preview" w:date="2026-01-01T00:00:00Z">
        <w:r>
          <w:delText xml:space="preserve"> </w:delText>
        </w:r>
      </w:del>
      <w:del w:id="1061" w:author="PR Preview" w:date="2026-01-01T00:00:00Z">
        <w:r>
          <w:delText xml:space="preserve">whose</w:delText>
        </w:r>
      </w:del>
      <w:del w:id="1062" w:author="PR Preview" w:date="2026-01-01T00:00:00Z">
        <w:r>
          <w:delText xml:space="preserve"> </w:delText>
        </w:r>
      </w:del>
      <m:oMath>
        <m:r>
          <m:t>j</m:t>
        </m:r>
      </m:oMath>
      <w:del w:id="1063" w:author="PR Preview" w:date="2026-01-01T00:00:00Z">
        <w:r>
          <w:delText xml:space="preserve">th entry is</w:delText>
        </w:r>
      </w:del>
      <w:del w:id="106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del w:id="1065" w:author="PR Preview" w:date="2026-01-01T00:00:00Z">
        <w:r>
          <w:delText xml:space="preserve">.</w:delText>
        </w:r>
      </w:del>
      <w:del w:id="1066" w:author="PR Preview" w:date="2026-01-01T00:00:00Z">
        <w:r>
          <w:delText xml:space="preserve"> </w:delText>
        </w:r>
      </w:del>
      <w:del w:id="1067" w:author="PR Preview" w:date="2026-01-01T00:00:00Z">
        <w:r>
          <w:delText xml:space="preserve">Differentiating each entry with respect to the</w:delText>
        </w:r>
      </w:del>
      <w:del w:id="106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vector</w:delText>
        </w:r>
      </w:del>
      <w:del w:id="1071" w:author="PR Preview" w:date="2026-01-01T00:00:00Z">
        <w:r>
          <w:delText xml:space="preserve"> </w:delText>
        </w:r>
      </w:del>
      <w:del w:id="1072" w:author="PR Preview" w:date="2026-01-01T00:00:00Z">
        <w:r>
          <w:delText xml:space="preserve">$\mathord{\smash[b]{\underset{\raise.3ex\hbox{$\scriptstyle\sim$}}{\theta}}\vphantom{\theta}}$</w:delText>
        </w:r>
      </w:del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gives a</w:delText>
        </w:r>
      </w:del>
      <w:del w:id="107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076" w:author="PR Preview" w:date="2026-01-01T00:00:00Z">
        <w:r>
          <w:delText xml:space="preserve"> </w:delText>
        </w:r>
      </w:del>
      <w:del w:id="1077" w:author="PR Preview" w:date="2026-01-01T00:00:00Z">
        <w:r>
          <w:delText xml:space="preserve">column of derivatives per entry,</w:delText>
        </w:r>
      </w:del>
      <w:del w:id="1078" w:author="PR Preview" w:date="2026-01-01T00:00:00Z">
        <w:r>
          <w:delText xml:space="preserve"> </w:delText>
        </w:r>
      </w:del>
      <w:del w:id="1079" w:author="PR Preview" w:date="2026-01-01T00:00:00Z">
        <w:r>
          <w:delText xml:space="preserve">so</w:delText>
        </w:r>
      </w:del>
      <w:del w:id="1080" w:author="PR Preview" w:date="2026-01-01T00:00:00Z">
        <w:r>
          <w:delText xml:space="preserve"> </w:delText>
        </w:r>
      </w:del>
      <w:del w:id="1081" w:author="PR Preview" w:date="2026-01-01T00:00:00Z">
        <w:r>
          <w:delText xml:space="preserve">$\frac{\partial}{\partial \mathord{\smash[b]{\underset{\raise.3ex\hbox{$\scriptstyle\sim$}}{\theta}}\vphantom{\theta}}}\frac{\partial}{\partial \mathord{\smash[b]{\underset{\raise.3ex\hbox{$\scriptstyle\sim$}}{\theta}}\vphantom{\theta}}^{\top}}\ell$</w:delText>
        </w:r>
      </w:del>
      <w:del w:id="1082" w:author="PR Preview" w:date="2026-01-01T00:00:00Z">
        <w:r>
          <w:delText xml:space="preserve"> </w:delText>
        </w:r>
      </w:del>
      <w:del w:id="1083" w:author="PR Preview" w:date="2026-01-01T00:00:00Z">
        <w:r>
          <w:delText xml:space="preserve">is</w:delText>
        </w:r>
      </w:del>
      <w:del w:id="108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085" w:author="PR Preview" w:date="2026-01-01T00:00:00Z">
        <w:r>
          <w:delText xml:space="preserve">,</w:delText>
        </w:r>
      </w:del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with</w:delText>
        </w:r>
      </w:del>
      <w:del w:id="1088" w:author="PR Preview" w:date="2026-01-01T00:00:00Z">
        <w:r>
          <w:delText xml:space="preserve"> </w:delText>
        </w:r>
      </w:del>
      <m:oMath>
        <m:r>
          <m:t>i</m:t>
        </m:r>
        <m:r>
          <m:t>j</m:t>
        </m:r>
      </m:oMath>
      <w:del w:id="1089" w:author="PR Preview" w:date="2026-01-01T00:00:00Z">
        <w:r>
          <w:delText xml:space="preserve">th entry</w:delText>
        </w:r>
      </w:del>
      <w:del w:id="109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del w:id="1091" w:author="PR Preview" w:date="2026-01-01T00:00:00Z">
        <w:r>
          <w:delText xml:space="preserve">.</w:delText>
        </w:r>
      </w:del>
    </w:p>
    <w:p>
      <w:pPr>
        <w:pStyle w:val="BodyText"/>
      </w:pPr>
      <w:del w:id="1092" w:author="PR Preview" w:date="2026-01-01T00:00:00Z">
        <w:r>
          <w:rPr>
            <w:b/>
            <w:bCs/>
          </w:rPr>
          <w:delText xml:space="preserve">Theorem 12 (Elements of the Hessian matrix)</w:delText>
        </w:r>
      </w:del>
      <w:del w:id="1093" w:author="PR Preview" w:date="2026-01-01T00:00:00Z">
        <w:r>
          <w:delText xml:space="preserve"> </w:delText>
        </w:r>
      </w:del>
      <w:del w:id="1094" w:author="PR Preview" w:date="2026-01-01T00:00:00Z">
        <w:r>
          <w:delText xml:space="preserve">If</w:delText>
        </w:r>
      </w:del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$\mathord{\smash[b]{\underset{\raise.3ex\hbox{$\scriptstyle\sim$}}{\theta}}\vphantom{\theta}}$</w:delText>
        </w:r>
      </w:del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is a</w:delText>
        </w:r>
      </w:del>
      <w:del w:id="109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100" w:author="PR Preview" w:date="2026-01-01T00:00:00Z">
        <w:r>
          <w:delText xml:space="preserve"> </w:delText>
        </w:r>
      </w:del>
      <w:del w:id="1101" w:author="PR Preview" w:date="2026-01-01T00:00:00Z">
        <w:r>
          <w:delText xml:space="preserve">vector,</w:delText>
        </w:r>
      </w:del>
      <w:del w:id="1102" w:author="PR Preview" w:date="2026-01-01T00:00:00Z">
        <w:r>
          <w:delText xml:space="preserve"> </w:delText>
        </w:r>
      </w:del>
      <w:del w:id="1103" w:author="PR Preview" w:date="2026-01-01T00:00:00Z">
        <w:r>
          <w:delText xml:space="preserve">then the Hessian is a</w:delText>
        </w:r>
      </w:del>
      <w:del w:id="110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matrix,</w:delText>
        </w:r>
      </w:del>
      <w:del w:id="1107" w:author="PR Preview" w:date="2026-01-01T00:00:00Z">
        <w:r>
          <w:delText xml:space="preserve"> </w:delText>
        </w:r>
      </w:del>
      <w:del w:id="1108" w:author="PR Preview" w:date="2026-01-01T00:00:00Z">
        <w:r>
          <w:delText xml:space="preserve">whose</w:delText>
        </w:r>
      </w:del>
      <w:del w:id="1109" w:author="PR Preview" w:date="2026-01-01T00:00:00Z">
        <w:r>
          <w:delText xml:space="preserve"> </w:delText>
        </w:r>
      </w:del>
      <m:oMath>
        <m:r>
          <m:t>i</m:t>
        </m:r>
        <m:r>
          <m:t>j</m:t>
        </m:r>
      </m:oMath>
      <w:del w:id="1110" w:author="PR Preview" w:date="2026-01-01T00:00:00Z">
        <w:r>
          <w:delText xml:space="preserve">th entry is:</w:delText>
        </w:r>
      </w:del>
    </w:p>
    <w:p>
      <w:pPr>
        <w:pStyle w:val="BodyText"/>
      </w:pPr>
      <w:ins w:id="1111" w:author="PR Preview" w:date="2026-01-01T00:00:00Z">
        <w:r>
          <w:rPr>
            <w:b/>
            <w:bCs/>
          </w:rPr>
          <w:t xml:space="preserve">Exercise 9 (Entries of the Hessian)</w:t>
        </w:r>
      </w:ins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If</w:t>
        </w:r>
      </w:ins>
      <w:ins w:id="1114" w:author="PR Preview" w:date="2026-01-01T00:00:00Z">
        <w:r>
          <w:t xml:space="preserve"> </w:t>
        </w:r>
      </w:ins>
      <w:ins w:id="1115" w:author="PR Preview" w:date="2026-01-01T00:00:00Z">
        <w:r>
          <w:t xml:space="preserve">$\mathord{\smash[b]{\underset{\raise.3ex\hbox{$\scriptstyle\sim$}}{\theta}}\vphantom{\theta}}$</w:t>
        </w:r>
      </w:ins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is a</w:t>
        </w:r>
      </w:ins>
      <w:ins w:id="111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119" w:author="PR Preview" w:date="2026-01-01T00:00:00Z">
        <w:r>
          <w:t xml:space="preserve"> </w:t>
        </w:r>
      </w:ins>
      <w:ins w:id="1120" w:author="PR Preview" w:date="2026-01-01T00:00:00Z">
        <w:r>
          <w:t xml:space="preserve">vector,</w:t>
        </w:r>
      </w:ins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find the dimensions of the</w:t>
        </w:r>
      </w:ins>
      <w:ins w:id="1123" w:author="PR Preview" w:date="2026-01-01T00:00:00Z">
        <w:r>
          <w:t xml:space="preserve"> </w:t>
        </w:r>
      </w:ins>
      <w:hyperlink w:anchor="def-hessian">
        <w:ins w:id="1124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  </w:r>
      </w:ins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and an expression for its</w:t>
        </w:r>
      </w:ins>
      <w:ins w:id="1129" w:author="PR Preview" w:date="2026-01-01T00:00:00Z">
        <w:r>
          <w:t xml:space="preserve"> </w:t>
        </w:r>
      </w:ins>
      <m:oMath>
        <m:r>
          <m:t>i</m:t>
        </m:r>
        <m:r>
          <m:t>j</m:t>
        </m:r>
      </m:oMath>
      <w:ins w:id="1130" w:author="PR Preview" w:date="2026-01-01T00:00:00Z">
        <w:r>
          <w:t xml:space="preserve">th entry.</w:t>
        </w:r>
      </w:ins>
    </w:p>
    <w:bookmarkEnd w:id="77"/>
    <w:bookmarkStart w:id="78" w:name="sol-hessian-elements"/>
    <w:p>
      <w:pPr>
        <w:pStyle w:val="BodyText"/>
      </w:pPr>
      <w:ins w:id="1131" w:author="PR Preview" w:date="2026-01-01T00:00:00Z">
        <w:r>
          <w:rPr>
            <w:i/>
            <w:iCs/>
          </w:rPr>
          <w:t xml:space="preserve">Solution 9</w:t>
        </w:r>
      </w:ins>
      <w:ins w:id="1132" w:author="PR Preview" w:date="2026-01-01T00:00:00Z">
        <w:r>
          <w:t xml:space="preserve">. </w:t>
        </w:r>
      </w:ins>
      <w:ins w:id="1133" w:author="PR Preview" w:date="2026-01-01T00:00:00Z">
        <w:r>
          <w:t xml:space="preserve">$\frac{\partial}{\partial \mathord{\smash[b]{\underset{\raise.3ex\hbox{$\scriptstyle\sim$}}{\theta}}\vphantom{\theta}}^{\top}}\ell$</w:t>
        </w:r>
      </w:ins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is the</w:t>
        </w:r>
      </w:ins>
      <w:ins w:id="113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row vector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whose</w:t>
        </w:r>
      </w:ins>
      <w:ins w:id="1141" w:author="PR Preview" w:date="2026-01-01T00:00:00Z">
        <w:r>
          <w:t xml:space="preserve"> </w:t>
        </w:r>
      </w:ins>
      <m:oMath>
        <m:r>
          <m:t>j</m:t>
        </m:r>
      </m:oMath>
      <w:ins w:id="1142" w:author="PR Preview" w:date="2026-01-01T00:00:00Z">
        <w:r>
          <w:t xml:space="preserve">th entry is</w:t>
        </w:r>
      </w:ins>
      <w:ins w:id="114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ins w:id="1144" w:author="PR Preview" w:date="2026-01-01T00:00:00Z">
        <w:r>
          <w:t xml:space="preserve">.</w:t>
        </w:r>
      </w:ins>
      <w:ins w:id="1145" w:author="PR Preview" w:date="2026-01-01T00:00:00Z">
        <w:r>
          <w:t xml:space="preserve"> </w:t>
        </w:r>
      </w:ins>
      <w:ins w:id="1146" w:author="PR Preview" w:date="2026-01-01T00:00:00Z">
        <w:r>
          <w:t xml:space="preserve">Differentiating each entry with respect to the</w:t>
        </w:r>
      </w:ins>
      <w:ins w:id="114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vector</w:t>
        </w:r>
      </w:ins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$\mathord{\smash[b]{\underset{\raise.3ex\hbox{$\scriptstyle\sim$}}{\theta}}\vphantom{\theta}}$</w:t>
        </w:r>
      </w:ins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gives a</w:t>
        </w:r>
      </w:ins>
      <w:ins w:id="115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column of derivatives per entry,</w:t>
        </w:r>
      </w:ins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so</w:t>
        </w:r>
      </w:ins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  </w:r>
      </w:ins>
      <w:ins w:id="1161" w:author="PR Preview" w:date="2026-01-01T00:00:00Z">
        <w:r>
          <w:t xml:space="preserve"> </w:t>
        </w:r>
      </w:ins>
      <w:ins w:id="1162" w:author="PR Preview" w:date="2026-01-01T00:00:00Z">
        <w:r>
          <w:t xml:space="preserve">is</w:t>
        </w:r>
      </w:ins>
      <w:ins w:id="116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164" w:author="PR Preview" w:date="2026-01-01T00:00:00Z">
        <w:r>
          <w:t xml:space="preserve">,</w:t>
        </w:r>
      </w:ins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with</w:t>
        </w:r>
      </w:ins>
      <w:ins w:id="1167" w:author="PR Preview" w:date="2026-01-01T00:00:00Z">
        <w:r>
          <w:t xml:space="preserve"> </w:t>
        </w:r>
      </w:ins>
      <m:oMath>
        <m:r>
          <m:t>i</m:t>
        </m:r>
        <m:r>
          <m:t>j</m:t>
        </m:r>
      </m:oMath>
      <w:ins w:id="1168" w:author="PR Preview" w:date="2026-01-01T00:00:00Z">
        <w:r>
          <w:t xml:space="preserve">th entry</w:t>
        </w:r>
      </w:ins>
      <w:ins w:id="116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ins w:id="1170" w:author="PR Preview" w:date="2026-01-01T00:00:00Z">
        <w:r>
          <w:t xml:space="preserve">.</w:t>
        </w:r>
      </w:ins>
    </w:p>
    <w:bookmarkEnd w:id="78"/>
    <w:bookmarkStart w:id="80" w:name="thm-hessian-elements"/>
    <w:p>
      <w:pPr>
        <w:pStyle w:val="BodyText"/>
      </w:pPr>
      <w:ins w:id="1171" w:author="PR Preview" w:date="2026-01-01T00:00:00Z">
        <w:r>
          <w:rPr>
            <w:b/>
            <w:bCs/>
          </w:rPr>
          <w:t xml:space="preserve">Theorem 9 (Elements of the Hessian matrix)</w:t>
        </w:r>
      </w:ins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If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$\mathord{\smash[b]{\underset{\raise.3ex\hbox{$\scriptstyle\sim$}}{\theta}}\vphantom{\theta}}$</w:t>
        </w:r>
      </w:ins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is a</w:t>
        </w:r>
      </w:ins>
      <w:ins w:id="117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179" w:author="PR Preview" w:date="2026-01-01T00:00:00Z">
        <w:r>
          <w:t xml:space="preserve"> </w:t>
        </w:r>
      </w:ins>
      <w:ins w:id="1180" w:author="PR Preview" w:date="2026-01-01T00:00:00Z">
        <w:r>
          <w:t xml:space="preserve">vector,</w:t>
        </w:r>
      </w:ins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then the Hessian is a</w:t>
        </w:r>
      </w:ins>
      <w:ins w:id="118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matrix,</w:t>
        </w:r>
      </w:ins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whose</w:t>
        </w:r>
      </w:ins>
      <w:ins w:id="1188" w:author="PR Preview" w:date="2026-01-01T00:00:00Z">
        <w:r>
          <w:t xml:space="preserve"> </w:t>
        </w:r>
      </w:ins>
      <m:oMath>
        <m:r>
          <m:t>i</m:t>
        </m:r>
        <m:r>
          <m:t>j</m:t>
        </m:r>
      </m:oMath>
      <w:ins w:id="1189" w:author="PR Preview" w:date="2026-01-01T00:00:00Z">
        <w:r>
          <w:t xml:space="preserve">th entry is:</w:t>
        </w:r>
      </w:ins>
    </w:p>
    <w:p>
      <w:pPr>
        <w:pStyle w:val="BodyText"/>
      </w:pPr>
      <w:bookmarkStart w:id="79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9"/>
    </w:p>
    <w:bookmarkEnd w:id="80"/>
    <w:p>
      <w:pPr>
        <w:pStyle w:val="FirstParagraph"/>
      </w:pPr>
      <w:del w:id="1190" w:author="PR Preview" w:date="2026-01-01T00:00:00Z">
        <w:r>
          <w:rPr>
            <w:i/>
            <w:iCs/>
          </w:rPr>
          <w:delText xml:space="preserve">Proof</w:delText>
        </w:r>
      </w:del>
      <w:del w:id="1191" w:author="PR Preview" w:date="2026-01-01T00:00:00Z">
        <w:r>
          <w:delText xml:space="preserve">. </w:delText>
        </w:r>
      </w:del>
      <w:del w:id="1192" w:author="PR Preview" w:date="2026-01-01T00:00:00Z">
        <w:r>
          <w:delText xml:space="preserve">This is the solution to</w:delText>
        </w:r>
      </w:del>
      <w:del w:id="1193" w:author="PR Preview" w:date="2026-01-01T00:00:00Z">
        <w:r>
          <w:delText xml:space="preserve"> </w:delText>
        </w:r>
      </w:del>
      <w:hyperlink w:anchor="exr-hessian-elements">
        <w:del w:id="1194" w:author="PR Preview" w:date="2026-01-01T00:00:00Z">
          <w:r>
            <w:rPr>
              <w:rStyle w:val="Hyperlink"/>
            </w:rPr>
            <w:delText xml:space="preserve">Exercise 12</w:delText>
          </w:r>
        </w:del>
      </w:hyperlink>
      <w:del w:id="1195" w:author="PR Preview" w:date="2026-01-01T00:00:00Z">
        <w:r>
          <w:delText xml:space="preserve">.</w:delText>
        </w:r>
      </w:del>
    </w:p>
    <w:p>
      <w:pPr>
        <w:pStyle w:val="BodyText"/>
      </w:pPr>
      <w:del w:id="1196" w:author="PR Preview" w:date="2026-01-01T00:00:00Z">
        <w:r>
          <w:rPr>
            <w:b/>
            <w:bCs/>
          </w:rPr>
          <w:delText xml:space="preserve">Exercise 13 (Hessian from the score)</w:delText>
        </w:r>
      </w:del>
      <w:del w:id="1197" w:author="PR Preview" w:date="2026-01-01T00:00:00Z">
        <w:r>
          <w:delText xml:space="preserve"> </w:delText>
        </w:r>
      </w:del>
      <w:del w:id="1198" w:author="PR Preview" w:date="2026-01-01T00:00:00Z">
        <w:r>
          <w:delText xml:space="preserve">Express the</w:delText>
        </w:r>
      </w:del>
      <w:del w:id="1199" w:author="PR Preview" w:date="2026-01-01T00:00:00Z">
        <w:r>
          <w:delText xml:space="preserve"> </w:delText>
        </w:r>
      </w:del>
      <w:hyperlink w:anchor="def-hessian">
        <w:del w:id="1200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1201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del w:id="1202" w:author="PR Preview" w:date="2026-01-01T00:00:00Z">
        <w:r>
          <w:delText xml:space="preserve"> </w:delText>
        </w:r>
      </w:del>
      <w:del w:id="1203" w:author="PR Preview" w:date="2026-01-01T00:00:00Z">
        <w:r>
          <w:delText xml:space="preserve">as a derivative of the</w:delText>
        </w:r>
      </w:del>
      <w:del w:id="1204" w:author="PR Preview" w:date="2026-01-01T00:00:00Z">
        <w:r>
          <w:delText xml:space="preserve"> </w:delText>
        </w:r>
      </w:del>
      <w:hyperlink w:anchor="def-score">
        <w:del w:id="1205" w:author="PR Preview" w:date="2026-01-01T00:00:00Z">
          <w:r>
            <w:rPr>
              <w:rStyle w:val="Hyperlink"/>
            </w:rPr>
            <w:delText xml:space="preserve">score function</w:delText>
          </w:r>
        </w:del>
      </w:hyperlink>
      <w:del w:id="1206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1207" w:author="PR Preview" w:date="2026-01-01T00:00:00Z">
        <w:r>
          <w:delText xml:space="preserve">.</w:delText>
        </w:r>
      </w:del>
    </w:p>
    <w:p>
      <w:pPr>
        <w:pStyle w:val="BodyText"/>
      </w:pPr>
      <w:del w:id="1208" w:author="PR Preview" w:date="2026-01-01T00:00:00Z">
        <w:r>
          <w:rPr>
            <w:i/>
            <w:iCs/>
          </w:rPr>
          <w:delText xml:space="preserve">Solution 13</w:delText>
        </w:r>
      </w:del>
      <w:del w:id="1209" w:author="PR Preview" w:date="2026-01-01T00:00:00Z">
        <w:r>
          <w:delText xml:space="preserve">. </w:delText>
        </w:r>
      </w:del>
      <w:del w:id="1210" w:author="PR Preview" w:date="2026-01-01T00:00:00Z">
        <w:r>
          <w:delText xml:space="preserve">By</w:delText>
        </w:r>
      </w:del>
      <w:del w:id="1211" w:author="PR Preview" w:date="2026-01-01T00:00:00Z">
        <w:r>
          <w:delText xml:space="preserve"> </w:delText>
        </w:r>
      </w:del>
      <w:hyperlink w:anchor="def-score">
        <w:del w:id="1212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213" w:author="PR Preview" w:date="2026-01-01T00:00:00Z">
        <w:r>
          <w:delText xml:space="preserve">,</w:delText>
        </w:r>
      </w:del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delText xml:space="preserve">$\ell'= \frac{\partial}{\partial \mathord{\smash[b]{\underset{\raise.3ex\hbox{$\scriptstyle\sim$}}{\theta}}\vphantom{\theta}}}\ell$</w:delText>
        </w:r>
      </w:del>
      <w:del w:id="1216" w:author="PR Preview" w:date="2026-01-01T00:00:00Z">
        <w:r>
          <w:delText xml:space="preserve">,</w:delText>
        </w:r>
      </w:del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delText xml:space="preserve">so</w:delText>
        </w:r>
      </w:del>
      <w:del w:id="1219" w:author="PR Preview" w:date="2026-01-01T00:00:00Z">
        <w:r>
          <w:delText xml:space="preserve"> </w:delText>
        </w:r>
      </w:del>
      <w:del w:id="1220" w:author="PR Preview" w:date="2026-01-01T00:00:00Z">
        <w:r>
          <w:delText xml:space="preserve">${\mathopen{}\left(\ell'\right)\mathclose{}}^{\top} = \frac{\partial}{\partial \mathord{\smash[b]{\underset{\raise.3ex\hbox{$\scriptstyle\sim$}}{\theta}}\vphantom{\theta}}^{\top}}\ell$</w:delText>
        </w:r>
      </w:del>
      <w:del w:id="1221" w:author="PR Preview" w:date="2026-01-01T00:00:00Z">
        <w:r>
          <w:delText xml:space="preserve">.</w:delText>
        </w:r>
      </w:del>
      <w:del w:id="1222" w:author="PR Preview" w:date="2026-01-01T00:00:00Z">
        <w:r>
          <w:delText xml:space="preserve"> </w:delText>
        </w:r>
      </w:del>
      <w:del w:id="1223" w:author="PR Preview" w:date="2026-01-01T00:00:00Z">
        <w:r>
          <w:delText xml:space="preserve">Then:</w:delText>
        </w:r>
      </w:del>
    </w:p>
    <w:p>
      <w:pPr>
        <w:pStyle w:val="FirstParagraph"/>
      </w:pPr>
      <w:ins w:id="1224" w:author="PR Preview" w:date="2026-01-01T00:00:00Z">
        <w:r>
          <w:rPr>
            <w:i/>
            <w:iCs/>
          </w:rPr>
          <w:t xml:space="preserve">Proof</w:t>
        </w:r>
      </w:ins>
      <w:ins w:id="1225" w:author="PR Preview" w:date="2026-01-01T00:00:00Z">
        <w:r>
          <w:t xml:space="preserve">. </w:t>
        </w:r>
      </w:ins>
      <w:ins w:id="1226" w:author="PR Preview" w:date="2026-01-01T00:00:00Z">
        <w:r>
          <w:t xml:space="preserve">This is the solution to</w:t>
        </w:r>
      </w:ins>
      <w:ins w:id="1227" w:author="PR Preview" w:date="2026-01-01T00:00:00Z">
        <w:r>
          <w:t xml:space="preserve"> </w:t>
        </w:r>
      </w:ins>
      <w:hyperlink w:anchor="exr-hessian-elements">
        <w:ins w:id="1228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1229" w:author="PR Preview" w:date="2026-01-01T00:00:00Z">
        <w:r>
          <w:t xml:space="preserve">.</w:t>
        </w:r>
      </w:ins>
    </w:p>
    <w:bookmarkStart w:id="81" w:name="exr-hessian-score"/>
    <w:p>
      <w:pPr>
        <w:pStyle w:val="BodyText"/>
      </w:pPr>
      <w:ins w:id="1230" w:author="PR Preview" w:date="2026-01-01T00:00:00Z">
        <w:r>
          <w:rPr>
            <w:b/>
            <w:bCs/>
          </w:rPr>
          <w:t xml:space="preserve">Exercise 10 (Hessian from the score)</w:t>
        </w:r>
      </w:ins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Express the</w:t>
        </w:r>
      </w:ins>
      <w:ins w:id="1233" w:author="PR Preview" w:date="2026-01-01T00:00:00Z">
        <w:r>
          <w:t xml:space="preserve"> </w:t>
        </w:r>
      </w:ins>
      <w:hyperlink w:anchor="def-hessian">
        <w:ins w:id="1234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235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ins w:id="1236" w:author="PR Preview" w:date="2026-01-01T00:00:00Z">
        <w:r>
          <w:t xml:space="preserve"> </w:t>
        </w:r>
      </w:ins>
      <w:ins w:id="1237" w:author="PR Preview" w:date="2026-01-01T00:00:00Z">
        <w:r>
          <w:t xml:space="preserve">as a derivative of the</w:t>
        </w:r>
      </w:ins>
      <w:ins w:id="1238" w:author="PR Preview" w:date="2026-01-01T00:00:00Z">
        <w:r>
          <w:t xml:space="preserve"> </w:t>
        </w:r>
      </w:ins>
      <w:hyperlink w:anchor="def-score">
        <w:ins w:id="1239" w:author="PR Preview" w:date="2026-01-01T00:00:00Z">
          <w:r>
            <w:rPr>
              <w:rStyle w:val="Hyperlink"/>
            </w:rPr>
            <w:t xml:space="preserve">score function</w:t>
          </w:r>
        </w:ins>
      </w:hyperlink>
      <w:ins w:id="1240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241" w:author="PR Preview" w:date="2026-01-01T00:00:00Z">
        <w:r>
          <w:t xml:space="preserve">.</w:t>
        </w:r>
      </w:ins>
    </w:p>
    <w:bookmarkEnd w:id="81"/>
    <w:bookmarkStart w:id="82" w:name="sol-hessian-score"/>
    <w:p>
      <w:pPr>
        <w:pStyle w:val="BodyText"/>
      </w:pPr>
      <w:ins w:id="1242" w:author="PR Preview" w:date="2026-01-01T00:00:00Z">
        <w:r>
          <w:rPr>
            <w:i/>
            <w:iCs/>
          </w:rPr>
          <w:t xml:space="preserve">Solution 10</w:t>
        </w:r>
      </w:ins>
      <w:ins w:id="1243" w:author="PR Preview" w:date="2026-01-01T00:00:00Z">
        <w:r>
          <w:t xml:space="preserve">. </w:t>
        </w:r>
      </w:ins>
      <w:ins w:id="1244" w:author="PR Preview" w:date="2026-01-01T00:00:00Z">
        <w:r>
          <w:t xml:space="preserve">By</w:t>
        </w:r>
      </w:ins>
      <w:ins w:id="1245" w:author="PR Preview" w:date="2026-01-01T00:00:00Z">
        <w:r>
          <w:t xml:space="preserve"> </w:t>
        </w:r>
      </w:ins>
      <w:hyperlink w:anchor="def-score">
        <w:ins w:id="1246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247" w:author="PR Preview" w:date="2026-01-01T00:00:00Z">
        <w:r>
          <w:t xml:space="preserve">,</w:t>
        </w:r>
      </w:ins>
      <w:ins w:id="1248" w:author="PR Preview" w:date="2026-01-01T00:00:00Z">
        <w:r>
          <w:t xml:space="preserve"> </w:t>
        </w:r>
      </w:ins>
      <w:ins w:id="1249" w:author="PR Preview" w:date="2026-01-01T00:00:00Z">
        <w:r>
          <w:t xml:space="preserve">$\ell'= \frac{\partial}{\partial \mathord{\smash[b]{\underset{\raise.3ex\hbox{$\scriptstyle\sim$}}{\theta}}\vphantom{\theta}}}\ell$</w:t>
        </w:r>
      </w:ins>
      <w:ins w:id="1250" w:author="PR Preview" w:date="2026-01-01T00:00:00Z">
        <w:r>
          <w:t xml:space="preserve">,</w:t>
        </w:r>
      </w:ins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so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${\mathopen{}\left(\ell'\right)\mathclose{}}^{\top} = \frac{\partial}{\partial \mathord{\smash[b]{\underset{\raise.3ex\hbox{$\scriptstyle\sim$}}{\theta}}\vphantom{\theta}}^{\top}}\ell$</w:t>
        </w:r>
      </w:ins>
      <w:ins w:id="1255" w:author="PR Preview" w:date="2026-01-01T00:00:00Z">
        <w:r>
          <w:t xml:space="preserve">.</w:t>
        </w:r>
      </w:ins>
      <w:ins w:id="1256" w:author="PR Preview" w:date="2026-01-01T00:00:00Z">
        <w:r>
          <w:t xml:space="preserve"> </w:t>
        </w:r>
      </w:ins>
      <w:ins w:id="1257" w:author="PR Preview" w:date="2026-01-01T00:00:00Z">
        <w:r>
          <w:t xml:space="preserve">Then:</w:t>
        </w:r>
      </w:ins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2"/>
    <w:bookmarkStart w:id="83" w:name="thm-hessian-score"/>
    <w:p>
      <w:pPr>
        <w:pStyle w:val="FirstParagraph"/>
      </w:pPr>
      <w:del w:id="1258" w:author="PR Preview" w:date="2026-01-01T00:00:00Z">
        <w:r>
          <w:rPr>
            <w:b/>
            <w:bCs/>
          </w:rPr>
          <w:delText xml:space="preserve">Theorem 13 (Hessian is the derivative of the transposed score)</w:delText>
        </w:r>
      </w:del>
    </w:p>
    <w:p>
      <w:pPr>
        <w:pStyle w:val="FirstParagraph"/>
      </w:pPr>
      <w:ins w:id="1259" w:author="PR Preview" w:date="2026-01-01T00:00:00Z">
        <w:r>
          <w:rPr>
            <w:b/>
            <w:bCs/>
          </w:rPr>
          <w:t xml:space="preserve">Theorem 10 (Hessian is the derivative of the transposed score)</w:t>
        </w:r>
      </w:ins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3"/>
    <w:p>
      <w:pPr>
        <w:pStyle w:val="FirstParagraph"/>
      </w:pPr>
      <w:del w:id="1260" w:author="PR Preview" w:date="2026-01-01T00:00:00Z">
        <w:r>
          <w:rPr>
            <w:i/>
            <w:iCs/>
          </w:rPr>
          <w:delText xml:space="preserve">Proof</w:delText>
        </w:r>
      </w:del>
      <w:del w:id="1261" w:author="PR Preview" w:date="2026-01-01T00:00:00Z">
        <w:r>
          <w:delText xml:space="preserve">. </w:delText>
        </w:r>
      </w:del>
      <w:del w:id="1262" w:author="PR Preview" w:date="2026-01-01T00:00:00Z">
        <w:r>
          <w:delText xml:space="preserve">This is the solution to</w:delText>
        </w:r>
      </w:del>
      <w:del w:id="1263" w:author="PR Preview" w:date="2026-01-01T00:00:00Z">
        <w:r>
          <w:delText xml:space="preserve"> </w:delText>
        </w:r>
      </w:del>
      <w:hyperlink w:anchor="exr-hessian-score">
        <w:del w:id="1264" w:author="PR Preview" w:date="2026-01-01T00:00:00Z">
          <w:r>
            <w:rPr>
              <w:rStyle w:val="Hyperlink"/>
            </w:rPr>
            <w:delText xml:space="preserve">Exercise 13</w:delText>
          </w:r>
        </w:del>
      </w:hyperlink>
      <w:del w:id="1265" w:author="PR Preview" w:date="2026-01-01T00:00:00Z">
        <w:r>
          <w:delText xml:space="preserve">.</w:delText>
        </w:r>
      </w:del>
    </w:p>
    <w:p>
      <w:pPr>
        <w:pStyle w:val="FirstParagraph"/>
      </w:pPr>
      <w:ins w:id="1266" w:author="PR Preview" w:date="2026-01-01T00:00:00Z">
        <w:r>
          <w:rPr>
            <w:i/>
            <w:iCs/>
          </w:rPr>
          <w:t xml:space="preserve">Proof</w:t>
        </w:r>
      </w:ins>
      <w:ins w:id="1267" w:author="PR Preview" w:date="2026-01-01T00:00:00Z">
        <w:r>
          <w:t xml:space="preserve">. </w:t>
        </w:r>
      </w:ins>
      <w:ins w:id="1268" w:author="PR Preview" w:date="2026-01-01T00:00:00Z">
        <w:r>
          <w:t xml:space="preserve">This is the solution to</w:t>
        </w:r>
      </w:ins>
      <w:ins w:id="1269" w:author="PR Preview" w:date="2026-01-01T00:00:00Z">
        <w:r>
          <w:t xml:space="preserve"> </w:t>
        </w:r>
      </w:ins>
      <w:hyperlink w:anchor="exr-hessian-score">
        <w:ins w:id="1270" w:author="PR Preview" w:date="2026-01-01T00:00:00Z">
          <w:r>
            <w:rPr>
              <w:rStyle w:val="Hyperlink"/>
            </w:rPr>
            <w:t xml:space="preserve">Exercise 10</w:t>
          </w:r>
        </w:ins>
      </w:hyperlink>
      <w:ins w:id="1271" w:author="PR Preview" w:date="2026-01-01T00:00:00Z">
        <w:r>
          <w:t xml:space="preserve">.</w:t>
        </w:r>
      </w:ins>
    </w:p>
    <w:bookmarkStart w:id="85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4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5"/>
    <w:bookmarkStart w:id="86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6"/>
    <w:bookmarkStart w:id="88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7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7"/>
    </w:p>
    <w:bookmarkEnd w:id="88"/>
    <w:bookmarkStart w:id="89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9"/>
    <w:bookmarkStart w:id="90" w:name="exm-information-poisson"/>
    <w:p>
      <w:pPr>
        <w:pStyle w:val="BodyText"/>
      </w:pPr>
      <w:del w:id="1272" w:author="PR Preview" w:date="2026-01-01T00:00:00Z">
        <w:r>
          <w:rPr>
            <w:b/>
            <w:bCs/>
          </w:rPr>
          <w:delText xml:space="preserve">Example 5 (Information for Poisson data)</w:delText>
        </w:r>
      </w:del>
      <w:del w:id="1273" w:author="PR Preview" w:date="2026-01-01T00:00:00Z">
        <w:r>
          <w:delText xml:space="preserve"> </w:delText>
        </w:r>
      </w:del>
      <w:del w:id="1274" w:author="PR Preview" w:date="2026-01-01T00:00:00Z">
        <w:r>
          <w:delText xml:space="preserve">For</w:delText>
        </w:r>
      </w:del>
      <w:del w:id="127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1276" w:author="PR Preview" w:date="2026-01-01T00:00:00Z">
        <w:r>
          <w:delText xml:space="preserve">,</w:delText>
        </w:r>
      </w:del>
      <w:del w:id="1277" w:author="PR Preview" w:date="2026-01-01T00:00:00Z">
        <w:r>
          <w:delText xml:space="preserve"> </w:delText>
        </w:r>
      </w:del>
      <w:del w:id="1278" w:author="PR Preview" w:date="2026-01-01T00:00:00Z">
        <w:r>
          <w:delText xml:space="preserve">one observation’s score is</w:delText>
        </w:r>
      </w:del>
      <w:del w:id="127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del w:id="1280" w:author="PR Preview" w:date="2026-01-01T00:00:00Z">
        <w:r>
          <w:delText xml:space="preserve"> </w:delText>
        </w:r>
      </w:del>
      <w:del w:id="1281" w:author="PR Preview" w:date="2026-01-01T00:00:00Z">
        <w:r>
          <w:delText xml:space="preserve">(</w:delText>
        </w:r>
      </w:del>
      <w:hyperlink w:anchor="thm-pois-score">
        <w:del w:id="1282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283" w:author="PR Preview" w:date="2026-01-01T00:00:00Z">
        <w:r>
          <w:delText xml:space="preserve">),</w:delText>
        </w:r>
      </w:del>
      <w:del w:id="1284" w:author="PR Preview" w:date="2026-01-01T00:00:00Z">
        <w:r>
          <w:delText xml:space="preserve"> </w:delText>
        </w:r>
      </w:del>
      <w:del w:id="1285" w:author="PR Preview" w:date="2026-01-01T00:00:00Z">
        <w:r>
          <w:delText xml:space="preserve">whose derivative with respect to</w:delText>
        </w:r>
      </w:del>
      <w:del w:id="1286" w:author="PR Preview" w:date="2026-01-01T00:00:00Z">
        <w:r>
          <w:delText xml:space="preserve"> </w:delText>
        </w:r>
      </w:del>
      <m:oMath>
        <m:r>
          <m:t>λ</m:t>
        </m:r>
      </m:oMath>
      <w:del w:id="1287" w:author="PR Preview" w:date="2026-01-01T00:00:00Z">
        <w:r>
          <w:delText xml:space="preserve"> </w:delText>
        </w:r>
      </w:del>
      <w:del w:id="1288" w:author="PR Preview" w:date="2026-01-01T00:00:00Z">
        <w:r>
          <w:delText xml:space="preserve">is</w:delText>
        </w:r>
      </w:del>
      <w:del w:id="128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del w:id="1290" w:author="PR Preview" w:date="2026-01-01T00:00:00Z">
        <w:r>
          <w:delText xml:space="preserve">.</w:delText>
        </w:r>
      </w:del>
      <w:del w:id="1291" w:author="PR Preview" w:date="2026-01-01T00:00:00Z">
        <w:r>
          <w:delText xml:space="preserve"> </w:delText>
        </w:r>
      </w:del>
      <w:del w:id="1292" w:author="PR Preview" w:date="2026-01-01T00:00:00Z">
        <w:r>
          <w:delText xml:space="preserve">Summing over the observations (</w:delText>
        </w:r>
      </w:del>
      <w:hyperlink w:anchor="thm-deriv-llik-iid">
        <w:del w:id="1293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1294" w:author="PR Preview" w:date="2026-01-01T00:00:00Z">
        <w:r>
          <w:delText xml:space="preserve">),</w:delText>
        </w:r>
      </w:del>
      <w:del w:id="1295" w:author="PR Preview" w:date="2026-01-01T00:00:00Z">
        <w:r>
          <w:delText xml:space="preserve"> </w:delText>
        </w:r>
      </w:del>
      <w:del w:id="1296" w:author="PR Preview" w:date="2026-01-01T00:00:00Z">
        <w:r>
          <w:delText xml:space="preserve">the Hessian is</w:delText>
        </w:r>
      </w:del>
      <w:del w:id="1297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del w:id="1298" w:author="PR Preview" w:date="2026-01-01T00:00:00Z">
        <w:r>
          <w:delText xml:space="preserve">, so: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299" w:author="PR Preview" w:date="2026-01-01T00:00:00Z">
        <w:r>
          <w:rPr>
            <w:b/>
            <w:bCs/>
          </w:rPr>
          <w:delText xml:space="preserve">Exercise 14 (Derivative of a density through its logarithm)</w:delText>
        </w:r>
      </w:del>
      <w:del w:id="1300" w:author="PR Preview" w:date="2026-01-01T00:00:00Z">
        <w:r>
          <w:delText xml:space="preserve"> </w:delText>
        </w:r>
      </w:del>
      <w:del w:id="1301" w:author="PR Preview" w:date="2026-01-01T00:00:00Z">
        <w:r>
          <w:delText xml:space="preserve">Let</w:delText>
        </w:r>
      </w:del>
      <w:del w:id="1302" w:author="PR Preview" w:date="2026-01-01T00:00:00Z">
        <w:r>
          <w:delText xml:space="preserve"> </w:delText>
        </w:r>
      </w:del>
      <w:del w:id="1303" w:author="PR Preview" w:date="2026-01-01T00:00:00Z">
        <w:r>
          <w:delText xml:space="preserve">$\operatorname{p}(\mathord{\smash[b]{\underset{\raise.3ex\hbox{$\scriptstyle\sim$}}{x}}\vphantom{x}}\mid \theta)$</w:delText>
        </w:r>
      </w:del>
      <w:del w:id="1304" w:author="PR Preview" w:date="2026-01-01T00:00:00Z">
        <w:r>
          <w:delText xml:space="preserve"> </w:delText>
        </w:r>
      </w:del>
      <w:del w:id="1305" w:author="PR Preview" w:date="2026-01-01T00:00:00Z">
        <w:r>
          <w:delText xml:space="preserve">be a density</w:delText>
        </w:r>
      </w:del>
      <w:del w:id="1306" w:author="PR Preview" w:date="2026-01-01T00:00:00Z">
        <w:r>
          <w:delText xml:space="preserve"> </w:delText>
        </w:r>
      </w:del>
      <w:del w:id="1307" w:author="PR Preview" w:date="2026-01-01T00:00:00Z">
        <w:r>
          <w:delText xml:space="preserve">that is positive and differentiable in a scalar parameter</w:delText>
        </w:r>
      </w:del>
      <w:del w:id="1308" w:author="PR Preview" w:date="2026-01-01T00:00:00Z">
        <w:r>
          <w:delText xml:space="preserve"> </w:delText>
        </w:r>
      </w:del>
      <m:oMath>
        <m:r>
          <m:t>θ</m:t>
        </m:r>
      </m:oMath>
      <w:del w:id="1309" w:author="PR Preview" w:date="2026-01-01T00:00:00Z">
        <w:r>
          <w:delText xml:space="preserve">.</w:delText>
        </w:r>
      </w:del>
      <w:del w:id="1310" w:author="PR Preview" w:date="2026-01-01T00:00:00Z">
        <w:r>
          <w:delText xml:space="preserve"> </w:delText>
        </w:r>
      </w:del>
      <w:del w:id="1311" w:author="PR Preview" w:date="2026-01-01T00:00:00Z">
        <w:r>
          <w:delText xml:space="preserve">Express</w:delText>
        </w:r>
      </w:del>
      <w:del w:id="1312" w:author="PR Preview" w:date="2026-01-01T00:00:00Z">
        <w:r>
          <w:delText xml:space="preserve"> </w:delText>
        </w:r>
      </w:del>
      <w:del w:id="1313" w:author="PR Preview" w:date="2026-01-01T00:00:00Z">
        <w:r>
          <w:delText xml:space="preserve">$\frac{\partial}{\partial \theta}\operatorname{p}(\mathord{\smash[b]{\underset{\raise.3ex\hbox{$\scriptstyle\sim$}}{x}}\vphantom{x}}\mid \theta)$</w:delText>
        </w:r>
      </w:del>
      <w:del w:id="1314" w:author="PR Preview" w:date="2026-01-01T00:00:00Z">
        <w:r>
          <w:delText xml:space="preserve"> </w:delText>
        </w:r>
      </w:del>
      <w:del w:id="1315" w:author="PR Preview" w:date="2026-01-01T00:00:00Z">
        <w:r>
          <w:delText xml:space="preserve">in terms of</w:delText>
        </w:r>
      </w:del>
      <w:del w:id="1316" w:author="PR Preview" w:date="2026-01-01T00:00:00Z">
        <w:r>
          <w:delText xml:space="preserve"> </w:delText>
        </w:r>
      </w:del>
      <w:del w:id="1317" w:author="PR Preview" w:date="2026-01-01T00:00:00Z">
        <w:r>
          <w:delText xml:space="preserve">$\frac{\partial}{\partial \theta}\log \operatorname{p}(\mathord{\smash[b]{\underset{\raise.3ex\hbox{$\scriptstyle\sim$}}{x}}\vphantom{x}}\mid \theta)$</w:delText>
        </w:r>
      </w:del>
      <w:del w:id="1318" w:author="PR Preview" w:date="2026-01-01T00:00:00Z">
        <w:r>
          <w:delText xml:space="preserve">.</w:delText>
        </w:r>
      </w:del>
    </w:p>
    <w:p>
      <w:pPr>
        <w:pStyle w:val="BodyText"/>
      </w:pPr>
      <w:del w:id="1319" w:author="PR Preview" w:date="2026-01-01T00:00:00Z">
        <w:r>
          <w:rPr>
            <w:i/>
            <w:iCs/>
          </w:rPr>
          <w:delText xml:space="preserve">Solution 14</w:delText>
        </w:r>
      </w:del>
      <w:del w:id="1320" w:author="PR Preview" w:date="2026-01-01T00:00:00Z">
        <w:r>
          <w:delText xml:space="preserve">. </w:delText>
        </w:r>
      </w:del>
      <w:del w:id="1321" w:author="PR Preview" w:date="2026-01-01T00:00:00Z">
        <w:r>
          <w:delText xml:space="preserve">By the chain rule,</w:delText>
        </w:r>
      </w:del>
      <w:del w:id="1322" w:author="PR Preview" w:date="2026-01-01T00:00:00Z">
        <w:r>
          <w:delText xml:space="preserve"> </w:delText>
        </w:r>
      </w:del>
      <w:del w:id="1323" w:author="PR Preview" w:date="2026-01-01T00:00:00Z">
        <w:r>
          <w:delText xml:space="preserve">with outer function</w:delText>
        </w:r>
      </w:del>
      <w:del w:id="1324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u</m:t>
        </m:r>
      </m:oMath>
      <w:del w:id="1325" w:author="PR Preview" w:date="2026-01-01T00:00:00Z">
        <w:r>
          <w:delText xml:space="preserve"> </w:delText>
        </w:r>
      </w:del>
      <w:del w:id="1326" w:author="PR Preview" w:date="2026-01-01T00:00:00Z">
        <w:r>
          <w:delText xml:space="preserve">and inner function</w:delText>
        </w:r>
      </w:del>
      <w:del w:id="1327" w:author="PR Preview" w:date="2026-01-01T00:00:00Z">
        <w:r>
          <w:delText xml:space="preserve"> </w:delText>
        </w:r>
      </w:del>
      <w:del w:id="1328" w:author="PR Preview" w:date="2026-01-01T00:00:00Z">
        <w:r>
          <w:delText xml:space="preserve">$u = \operatorname{p}(\mathord{\smash[b]{\underset{\raise.3ex\hbox{$\scriptstyle\sim$}}{x}}\vphantom{x}}\mid \theta)$</w:delText>
        </w:r>
      </w:del>
      <w:del w:id="1329" w:author="PR Preview" w:date="2026-01-01T00:00:00Z">
        <w:r>
          <w:delText xml:space="preserve">:</w:delText>
        </w:r>
      </w:del>
    </w:p>
    <w:p>
      <w:pPr>
        <w:pStyle w:val="BodyText"/>
      </w:pPr>
      <w:ins w:id="1330" w:author="PR Preview" w:date="2026-01-01T00:00:00Z">
        <w:r>
          <w:rPr>
            <w:b/>
            <w:bCs/>
          </w:rPr>
          <w:t xml:space="preserve">Example 6 (Information for Poisson data)</w:t>
        </w:r>
      </w:ins>
      <w:ins w:id="1331" w:author="PR Preview" w:date="2026-01-01T00:00:00Z">
        <w:r>
          <w:t xml:space="preserve"> </w:t>
        </w:r>
      </w:ins>
      <w:ins w:id="1332" w:author="PR Preview" w:date="2026-01-01T00:00:00Z">
        <w:r>
          <w:t xml:space="preserve">For</w:t>
        </w:r>
      </w:ins>
      <w:ins w:id="133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1334" w:author="PR Preview" w:date="2026-01-01T00:00:00Z">
        <w:r>
          <w:t xml:space="preserve">,</w:t>
        </w:r>
      </w:ins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one observation’s score is</w:t>
        </w:r>
      </w:ins>
      <w:ins w:id="133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(</w:t>
        </w:r>
      </w:ins>
      <w:hyperlink w:anchor="thm-pois-score">
        <w:ins w:id="1340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1341" w:author="PR Preview" w:date="2026-01-01T00:00:00Z">
        <w:r>
          <w:t xml:space="preserve">),</w:t>
        </w:r>
      </w:ins>
      <w:ins w:id="1342" w:author="PR Preview" w:date="2026-01-01T00:00:00Z">
        <w:r>
          <w:t xml:space="preserve"> </w:t>
        </w:r>
      </w:ins>
      <w:ins w:id="1343" w:author="PR Preview" w:date="2026-01-01T00:00:00Z">
        <w:r>
          <w:t xml:space="preserve">whose derivative with respect to</w:t>
        </w:r>
      </w:ins>
      <w:ins w:id="1344" w:author="PR Preview" w:date="2026-01-01T00:00:00Z">
        <w:r>
          <w:t xml:space="preserve"> </w:t>
        </w:r>
      </w:ins>
      <m:oMath>
        <m:r>
          <m:t>λ</m:t>
        </m:r>
      </m:oMath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is</w:t>
        </w:r>
      </w:ins>
      <w:ins w:id="134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ins w:id="1348" w:author="PR Preview" w:date="2026-01-01T00:00:00Z">
        <w:r>
          <w:t xml:space="preserve">.</w:t>
        </w:r>
      </w:ins>
      <w:ins w:id="1349" w:author="PR Preview" w:date="2026-01-01T00:00:00Z">
        <w:r>
          <w:t xml:space="preserve"> </w:t>
        </w:r>
      </w:ins>
      <w:ins w:id="1350" w:author="PR Preview" w:date="2026-01-01T00:00:00Z">
        <w:r>
          <w:t xml:space="preserve">Summing over the observations (</w:t>
        </w:r>
      </w:ins>
      <w:hyperlink w:anchor="thm-deriv-llik-iid">
        <w:ins w:id="1351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352" w:author="PR Preview" w:date="2026-01-01T00:00:00Z">
        <w:r>
          <w:t xml:space="preserve">),</w:t>
        </w:r>
      </w:ins>
      <w:ins w:id="1353" w:author="PR Preview" w:date="2026-01-01T00:00:00Z">
        <w:r>
          <w:t xml:space="preserve"> </w:t>
        </w:r>
      </w:ins>
      <w:ins w:id="1354" w:author="PR Preview" w:date="2026-01-01T00:00:00Z">
        <w:r>
          <w:t xml:space="preserve">the Hessian is</w:t>
        </w:r>
      </w:ins>
      <w:ins w:id="1355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ins w:id="1356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0"/>
    <w:bookmarkStart w:id="91" w:name="exr-deriv-log-density"/>
    <w:p>
      <w:pPr>
        <w:pStyle w:val="FirstParagraph"/>
      </w:pPr>
      <w:ins w:id="1357" w:author="PR Preview" w:date="2026-01-01T00:00:00Z">
        <w:r>
          <w:rPr>
            <w:b/>
            <w:bCs/>
          </w:rPr>
          <w:t xml:space="preserve">Exercise 11 (Derivative of a density through its logarithm)</w:t>
        </w:r>
      </w:ins>
      <w:ins w:id="1358" w:author="PR Preview" w:date="2026-01-01T00:00:00Z">
        <w:r>
          <w:t xml:space="preserve"> </w:t>
        </w:r>
      </w:ins>
      <w:ins w:id="1359" w:author="PR Preview" w:date="2026-01-01T00:00:00Z">
        <w:r>
          <w:t xml:space="preserve">Let</w:t>
        </w:r>
      </w:ins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$\operatorname{p}(\mathord{\smash[b]{\underset{\raise.3ex\hbox{$\scriptstyle\sim$}}{x}}\vphantom{x}}\mid \theta)$</w:t>
        </w:r>
      </w:ins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be a density</w:t>
        </w:r>
      </w:ins>
      <w:ins w:id="1364" w:author="PR Preview" w:date="2026-01-01T00:00:00Z">
        <w:r>
          <w:t xml:space="preserve"> </w:t>
        </w:r>
      </w:ins>
      <w:ins w:id="1365" w:author="PR Preview" w:date="2026-01-01T00:00:00Z">
        <w:r>
          <w:t xml:space="preserve">that is positive and differentiable in a scalar parameter</w:t>
        </w:r>
      </w:ins>
      <w:ins w:id="1366" w:author="PR Preview" w:date="2026-01-01T00:00:00Z">
        <w:r>
          <w:t xml:space="preserve"> </w:t>
        </w:r>
      </w:ins>
      <m:oMath>
        <m:r>
          <m:t>θ</m:t>
        </m:r>
      </m:oMath>
      <w:ins w:id="1367" w:author="PR Preview" w:date="2026-01-01T00:00:00Z">
        <w:r>
          <w:t xml:space="preserve">.</w:t>
        </w:r>
      </w:ins>
      <w:ins w:id="1368" w:author="PR Preview" w:date="2026-01-01T00:00:00Z">
        <w:r>
          <w:t xml:space="preserve"> </w:t>
        </w:r>
      </w:ins>
      <w:ins w:id="1369" w:author="PR Preview" w:date="2026-01-01T00:00:00Z">
        <w:r>
          <w:t xml:space="preserve">Express</w:t>
        </w:r>
      </w:ins>
      <w:ins w:id="1370" w:author="PR Preview" w:date="2026-01-01T00:00:00Z">
        <w:r>
          <w:t xml:space="preserve"> </w:t>
        </w:r>
      </w:ins>
      <w:ins w:id="1371" w:author="PR Preview" w:date="2026-01-01T00:00:00Z">
        <w:r>
          <w:t xml:space="preserve">$\frac{\partial}{\partial \theta}\operatorname{p}(\mathord{\smash[b]{\underset{\raise.3ex\hbox{$\scriptstyle\sim$}}{x}}\vphantom{x}}\mid \theta)$</w:t>
        </w:r>
      </w:ins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in terms of</w:t>
        </w:r>
      </w:ins>
      <w:ins w:id="1374" w:author="PR Preview" w:date="2026-01-01T00:00:00Z">
        <w:r>
          <w:t xml:space="preserve"> </w:t>
        </w:r>
      </w:ins>
      <w:ins w:id="1375" w:author="PR Preview" w:date="2026-01-01T00:00:00Z">
        <w:r>
          <w:t xml:space="preserve">$\frac{\partial}{\partial \theta}\log \operatorname{p}(\mathord{\smash[b]{\underset{\raise.3ex\hbox{$\scriptstyle\sim$}}{x}}\vphantom{x}}\mid \theta)$</w:t>
        </w:r>
      </w:ins>
      <w:ins w:id="1376" w:author="PR Preview" w:date="2026-01-01T00:00:00Z">
        <w:r>
          <w:t xml:space="preserve">.</w:t>
        </w:r>
      </w:ins>
    </w:p>
    <w:bookmarkEnd w:id="91"/>
    <w:bookmarkStart w:id="92" w:name="sol-deriv-log-density"/>
    <w:p>
      <w:pPr>
        <w:pStyle w:val="BodyText"/>
      </w:pPr>
      <w:ins w:id="1377" w:author="PR Preview" w:date="2026-01-01T00:00:00Z">
        <w:r>
          <w:rPr>
            <w:i/>
            <w:iCs/>
          </w:rPr>
          <w:t xml:space="preserve">Solution 11</w:t>
        </w:r>
      </w:ins>
      <w:ins w:id="1378" w:author="PR Preview" w:date="2026-01-01T00:00:00Z">
        <w:r>
          <w:t xml:space="preserve">. </w:t>
        </w:r>
      </w:ins>
      <w:ins w:id="1379" w:author="PR Preview" w:date="2026-01-01T00:00:00Z">
        <w:r>
          <w:t xml:space="preserve">By the chain rule,</w:t>
        </w:r>
      </w:ins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with outer function</w:t>
        </w:r>
      </w:ins>
      <w:ins w:id="1382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u</m:t>
        </m:r>
      </m:oMath>
      <w:ins w:id="1383" w:author="PR Preview" w:date="2026-01-01T00:00:00Z">
        <w:r>
          <w:t xml:space="preserve"> </w:t>
        </w:r>
      </w:ins>
      <w:ins w:id="1384" w:author="PR Preview" w:date="2026-01-01T00:00:00Z">
        <w:r>
          <w:t xml:space="preserve">and inner function</w:t>
        </w:r>
      </w:ins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$u = \operatorname{p}(\mathord{\smash[b]{\underset{\raise.3ex\hbox{$\scriptstyle\sim$}}{x}}\vphantom{x}}\mid \theta)$</w:t>
        </w:r>
      </w:ins>
      <w:ins w:id="1387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2"/>
    <w:bookmarkStart w:id="93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3"/>
    <w:p>
      <w:pPr>
        <w:pStyle w:val="FirstParagraph"/>
      </w:pPr>
      <w:del w:id="1388" w:author="PR Preview" w:date="2026-01-01T00:00:00Z">
        <w:r>
          <w:rPr>
            <w:i/>
            <w:iCs/>
          </w:rPr>
          <w:delText xml:space="preserve">Proof</w:delText>
        </w:r>
      </w:del>
      <w:del w:id="1389" w:author="PR Preview" w:date="2026-01-01T00:00:00Z">
        <w:r>
          <w:delText xml:space="preserve">. </w:delText>
        </w:r>
      </w:del>
      <w:del w:id="1390" w:author="PR Preview" w:date="2026-01-01T00:00:00Z">
        <w:r>
          <w:delText xml:space="preserve">This is the solution to</w:delText>
        </w:r>
      </w:del>
      <w:del w:id="1391" w:author="PR Preview" w:date="2026-01-01T00:00:00Z">
        <w:r>
          <w:delText xml:space="preserve"> </w:delText>
        </w:r>
      </w:del>
      <w:hyperlink w:anchor="exr-deriv-log-density">
        <w:del w:id="1392" w:author="PR Preview" w:date="2026-01-01T00:00:00Z">
          <w:r>
            <w:rPr>
              <w:rStyle w:val="Hyperlink"/>
            </w:rPr>
            <w:delText xml:space="preserve">Exercise 14</w:delText>
          </w:r>
        </w:del>
      </w:hyperlink>
      <w:del w:id="1393" w:author="PR Preview" w:date="2026-01-01T00:00:00Z">
        <w:r>
          <w:delText xml:space="preserve">, worked in</w:delText>
        </w:r>
      </w:del>
      <w:del w:id="1394" w:author="PR Preview" w:date="2026-01-01T00:00:00Z">
        <w:r>
          <w:delText xml:space="preserve"> </w:delText>
        </w:r>
      </w:del>
      <w:hyperlink w:anchor="sol-deriv-log-density">
        <w:del w:id="1395" w:author="PR Preview" w:date="2026-01-01T00:00:00Z">
          <w:r>
            <w:rPr>
              <w:rStyle w:val="Hyperlink"/>
            </w:rPr>
            <w:delText xml:space="preserve">Solution 14</w:delText>
          </w:r>
        </w:del>
      </w:hyperlink>
      <w:del w:id="1396" w:author="PR Preview" w:date="2026-01-01T00:00:00Z">
        <w:r>
          <w:delText xml:space="preserve">.</w:delText>
        </w:r>
      </w:del>
    </w:p>
    <w:p>
      <w:pPr>
        <w:pStyle w:val="BodyText"/>
      </w:pPr>
      <w:del w:id="1397" w:author="PR Preview" w:date="2026-01-01T00:00:00Z">
        <w:r>
          <w:rPr>
            <w:b/>
            <w:bCs/>
          </w:rPr>
          <w:delText xml:space="preserve">Exercise 15 (Mean of the score)</w:delText>
        </w:r>
      </w:del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delText xml:space="preserve">Let</w:delText>
        </w:r>
      </w:del>
      <w:del w:id="1400" w:author="PR Preview" w:date="2026-01-01T00:00:00Z">
        <w:r>
          <w:delText xml:space="preserve"> </w:delText>
        </w:r>
      </w:del>
      <w:del w:id="1401" w:author="PR Preview" w:date="2026-01-01T00:00:00Z">
        <w:r>
          <w:delText xml:space="preserve">$\mathord{\smash[b]{\underset{\raise.3ex\hbox{$\scriptstyle\sim$}}{X}}\vphantom{X}}$</w:delText>
        </w:r>
      </w:del>
      <w:del w:id="1402" w:author="PR Preview" w:date="2026-01-01T00:00:00Z">
        <w:r>
          <w:delText xml:space="preserve"> </w:delText>
        </w:r>
      </w:del>
      <w:del w:id="1403" w:author="PR Preview" w:date="2026-01-01T00:00:00Z">
        <w:r>
          <w:delText xml:space="preserve">be continuous with density</w:delText>
        </w:r>
      </w:del>
      <w:del w:id="1404" w:author="PR Preview" w:date="2026-01-01T00:00:00Z">
        <w:r>
          <w:delText xml:space="preserve"> </w:delText>
        </w:r>
      </w:del>
      <w:del w:id="1405" w:author="PR Preview" w:date="2026-01-01T00:00:00Z">
        <w:r>
          <w:delText xml:space="preserve">$\operatorname{p}(\mathord{\smash[b]{\underset{\raise.3ex\hbox{$\scriptstyle\sim$}}{x}}\vphantom{x}}\mid \theta)$</w:delText>
        </w:r>
      </w:del>
      <w:del w:id="1406" w:author="PR Preview" w:date="2026-01-01T00:00:00Z">
        <w:r>
          <w:delText xml:space="preserve"> </w:delText>
        </w:r>
      </w:del>
      <w:del w:id="1407" w:author="PR Preview" w:date="2026-01-01T00:00:00Z">
        <w:r>
          <w:delText xml:space="preserve">for a scalar parameter</w:delText>
        </w:r>
      </w:del>
      <w:del w:id="1408" w:author="PR Preview" w:date="2026-01-01T00:00:00Z">
        <w:r>
          <w:delText xml:space="preserve"> </w:delText>
        </w:r>
      </w:del>
      <m:oMath>
        <m:r>
          <m:t>θ</m:t>
        </m:r>
      </m:oMath>
      <w:del w:id="1409" w:author="PR Preview" w:date="2026-01-01T00:00:00Z">
        <w:r>
          <w:delText xml:space="preserve">.</w:delText>
        </w:r>
      </w:del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delText xml:space="preserve">Suppose the set of possible data values does not depend on</w:delText>
        </w:r>
      </w:del>
      <w:del w:id="1412" w:author="PR Preview" w:date="2026-01-01T00:00:00Z">
        <w:r>
          <w:delText xml:space="preserve"> </w:delText>
        </w:r>
      </w:del>
      <m:oMath>
        <m:r>
          <m:t>θ</m:t>
        </m:r>
      </m:oMath>
      <w:del w:id="1413" w:author="PR Preview" w:date="2026-01-01T00:00:00Z">
        <w:r>
          <w:delText xml:space="preserve">,</w:delText>
        </w:r>
      </w:del>
      <w:del w:id="1414" w:author="PR Preview" w:date="2026-01-01T00:00:00Z">
        <w:r>
          <w:delText xml:space="preserve"> </w:delText>
        </w:r>
      </w:del>
      <w:del w:id="1415" w:author="PR Preview" w:date="2026-01-01T00:00:00Z">
        <w:r>
          <w:delText xml:space="preserve">and the order of differentiation with respect to</w:delText>
        </w:r>
      </w:del>
      <w:del w:id="1416" w:author="PR Preview" w:date="2026-01-01T00:00:00Z">
        <w:r>
          <w:delText xml:space="preserve"> </w:delText>
        </w:r>
      </w:del>
      <m:oMath>
        <m:r>
          <m:t>θ</m:t>
        </m:r>
      </m:oMath>
      <w:del w:id="1417" w:author="PR Preview" w:date="2026-01-01T00:00:00Z">
        <w:r>
          <w:delText xml:space="preserve"> </w:delText>
        </w:r>
      </w:del>
      <w:del w:id="1418" w:author="PR Preview" w:date="2026-01-01T00:00:00Z">
        <w:r>
          <w:delText xml:space="preserve">and integration over the data can be exchanged.</w:delText>
        </w:r>
      </w:del>
      <w:del w:id="1419" w:author="PR Preview" w:date="2026-01-01T00:00:00Z">
        <w:r>
          <w:delText xml:space="preserve"> </w:delText>
        </w:r>
      </w:del>
      <w:del w:id="1420" w:author="PR Preview" w:date="2026-01-01T00:00:00Z">
        <w:r>
          <w:delText xml:space="preserve">Find the mean of the</w:delText>
        </w:r>
      </w:del>
      <w:del w:id="1421" w:author="PR Preview" w:date="2026-01-01T00:00:00Z">
        <w:r>
          <w:delText xml:space="preserve"> </w:delText>
        </w:r>
      </w:del>
      <w:hyperlink w:anchor="def-score">
        <w:del w:id="1422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1423" w:author="PR Preview" w:date="2026-01-01T00:00:00Z">
        <w:r>
          <w:delText xml:space="preserve">.</w:delText>
        </w:r>
      </w:del>
    </w:p>
    <w:p>
      <w:pPr>
        <w:pStyle w:val="BodyText"/>
      </w:pPr>
      <w:del w:id="1424" w:author="PR Preview" w:date="2026-01-01T00:00:00Z">
        <w:r>
          <w:rPr>
            <w:i/>
            <w:iCs/>
          </w:rPr>
          <w:delText xml:space="preserve">Solution 15</w:delText>
        </w:r>
      </w:del>
      <w:del w:id="1425" w:author="PR Preview" w:date="2026-01-01T00:00:00Z">
        <w:r>
          <w:delText xml:space="preserve">. </w:delText>
        </w:r>
      </w:del>
      <w:del w:id="1426" w:author="PR Preview" w:date="2026-01-01T00:00:00Z">
        <w:r>
          <w:delText xml:space="preserve">The step that rewrites the derivative of</w:delText>
        </w:r>
      </w:del>
      <w:del w:id="1427" w:author="PR Preview" w:date="2026-01-01T00:00:00Z">
        <w:r>
          <w:delText xml:space="preserve"> </w:delText>
        </w:r>
      </w:del>
      <w:del w:id="1428" w:author="PR Preview" w:date="2026-01-01T00:00:00Z">
        <w:r>
          <w:delText xml:space="preserve">$\log \operatorname{p}(\mathord{\smash[b]{\underset{\raise.3ex\hbox{$\scriptstyle\sim$}}{x}}\vphantom{x}}\mid \theta)$</w:delText>
        </w:r>
      </w:del>
      <w:del w:id="1429" w:author="PR Preview" w:date="2026-01-01T00:00:00Z">
        <w:r>
          <w:delText xml:space="preserve"> </w:delText>
        </w:r>
      </w:del>
      <w:del w:id="1430" w:author="PR Preview" w:date="2026-01-01T00:00:00Z">
        <w:r>
          <w:delText xml:space="preserve">uses</w:delText>
        </w:r>
      </w:del>
      <w:del w:id="1431" w:author="PR Preview" w:date="2026-01-01T00:00:00Z">
        <w:r>
          <w:delText xml:space="preserve"> </w:delText>
        </w:r>
      </w:del>
      <w:hyperlink w:anchor="lem-deriv-log-density">
        <w:del w:id="1432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433" w:author="PR Preview" w:date="2026-01-01T00:00:00Z">
        <w:r>
          <w:delText xml:space="preserve">:</w:delText>
        </w:r>
      </w:del>
    </w:p>
    <w:p>
      <w:pPr>
        <w:pStyle w:val="FirstParagraph"/>
      </w:pPr>
      <w:ins w:id="1434" w:author="PR Preview" w:date="2026-01-01T00:00:00Z">
        <w:r>
          <w:rPr>
            <w:i/>
            <w:iCs/>
          </w:rPr>
          <w:t xml:space="preserve">Proof</w:t>
        </w:r>
      </w:ins>
      <w:ins w:id="1435" w:author="PR Preview" w:date="2026-01-01T00:00:00Z">
        <w:r>
          <w:t xml:space="preserve">. </w:t>
        </w:r>
      </w:ins>
      <w:ins w:id="1436" w:author="PR Preview" w:date="2026-01-01T00:00:00Z">
        <w:r>
          <w:t xml:space="preserve">This is the solution to</w:t>
        </w:r>
      </w:ins>
      <w:ins w:id="1437" w:author="PR Preview" w:date="2026-01-01T00:00:00Z">
        <w:r>
          <w:t xml:space="preserve"> </w:t>
        </w:r>
      </w:ins>
      <w:hyperlink w:anchor="exr-deriv-log-density">
        <w:ins w:id="1438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1439" w:author="PR Preview" w:date="2026-01-01T00:00:00Z">
        <w:r>
          <w:t xml:space="preserve">, worked in</w:t>
        </w:r>
      </w:ins>
      <w:ins w:id="1440" w:author="PR Preview" w:date="2026-01-01T00:00:00Z">
        <w:r>
          <w:t xml:space="preserve"> </w:t>
        </w:r>
      </w:ins>
      <w:hyperlink w:anchor="sol-deriv-log-density">
        <w:ins w:id="1441" w:author="PR Preview" w:date="2026-01-01T00:00:00Z">
          <w:r>
            <w:rPr>
              <w:rStyle w:val="Hyperlink"/>
            </w:rPr>
            <w:t xml:space="preserve">Solution 11</w:t>
          </w:r>
        </w:ins>
      </w:hyperlink>
      <w:ins w:id="1442" w:author="PR Preview" w:date="2026-01-01T00:00:00Z">
        <w:r>
          <w:t xml:space="preserve">.</w:t>
        </w:r>
      </w:ins>
    </w:p>
    <w:bookmarkStart w:id="94" w:name="exr-score-mean-zero"/>
    <w:p>
      <w:pPr>
        <w:pStyle w:val="BodyText"/>
      </w:pPr>
      <w:ins w:id="1443" w:author="PR Preview" w:date="2026-01-01T00:00:00Z">
        <w:r>
          <w:rPr>
            <w:b/>
            <w:bCs/>
          </w:rPr>
          <w:t xml:space="preserve">Exercise 12 (Mean of the score)</w:t>
        </w:r>
      </w:ins>
      <w:ins w:id="1444" w:author="PR Preview" w:date="2026-01-01T00:00:00Z">
        <w:r>
          <w:t xml:space="preserve"> </w:t>
        </w:r>
      </w:ins>
      <w:ins w:id="1445" w:author="PR Preview" w:date="2026-01-01T00:00:00Z">
        <w:r>
          <w:t xml:space="preserve">Let</w:t>
        </w:r>
      </w:ins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$\mathord{\smash[b]{\underset{\raise.3ex\hbox{$\scriptstyle\sim$}}{X}}\vphantom{X}}$</w:t>
        </w:r>
      </w:ins>
      <w:ins w:id="1448" w:author="PR Preview" w:date="2026-01-01T00:00:00Z">
        <w:r>
          <w:t xml:space="preserve"> </w:t>
        </w:r>
      </w:ins>
      <w:ins w:id="1449" w:author="PR Preview" w:date="2026-01-01T00:00:00Z">
        <w:r>
          <w:t xml:space="preserve">be continuous with density</w:t>
        </w:r>
      </w:ins>
      <w:ins w:id="1450" w:author="PR Preview" w:date="2026-01-01T00:00:00Z">
        <w:r>
          <w:t xml:space="preserve"> </w:t>
        </w:r>
      </w:ins>
      <w:ins w:id="1451" w:author="PR Preview" w:date="2026-01-01T00:00:00Z">
        <w:r>
          <w:t xml:space="preserve">$\operatorname{p}(\mathord{\smash[b]{\underset{\raise.3ex\hbox{$\scriptstyle\sim$}}{x}}\vphantom{x}}\mid \theta)$</w:t>
        </w:r>
      </w:ins>
      <w:ins w:id="1452" w:author="PR Preview" w:date="2026-01-01T00:00:00Z">
        <w:r>
          <w:t xml:space="preserve"> </w:t>
        </w:r>
      </w:ins>
      <w:ins w:id="1453" w:author="PR Preview" w:date="2026-01-01T00:00:00Z">
        <w:r>
          <w:t xml:space="preserve">for a scalar parameter</w:t>
        </w:r>
      </w:ins>
      <w:ins w:id="1454" w:author="PR Preview" w:date="2026-01-01T00:00:00Z">
        <w:r>
          <w:t xml:space="preserve"> </w:t>
        </w:r>
      </w:ins>
      <m:oMath>
        <m:r>
          <m:t>θ</m:t>
        </m:r>
      </m:oMath>
      <w:ins w:id="1455" w:author="PR Preview" w:date="2026-01-01T00:00:00Z">
        <w:r>
          <w:t xml:space="preserve">.</w:t>
        </w:r>
      </w:ins>
      <w:ins w:id="1456" w:author="PR Preview" w:date="2026-01-01T00:00:00Z">
        <w:r>
          <w:t xml:space="preserve"> </w:t>
        </w:r>
      </w:ins>
      <w:ins w:id="1457" w:author="PR Preview" w:date="2026-01-01T00:00:00Z">
        <w:r>
          <w:t xml:space="preserve">Suppose the set of possible data values does not depend on</w:t>
        </w:r>
      </w:ins>
      <w:ins w:id="1458" w:author="PR Preview" w:date="2026-01-01T00:00:00Z">
        <w:r>
          <w:t xml:space="preserve"> </w:t>
        </w:r>
      </w:ins>
      <m:oMath>
        <m:r>
          <m:t>θ</m:t>
        </m:r>
      </m:oMath>
      <w:ins w:id="1459" w:author="PR Preview" w:date="2026-01-01T00:00:00Z">
        <w:r>
          <w:t xml:space="preserve">,</w:t>
        </w:r>
      </w:ins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and the order of differentiation with respect to</w:t>
        </w:r>
      </w:ins>
      <w:ins w:id="1462" w:author="PR Preview" w:date="2026-01-01T00:00:00Z">
        <w:r>
          <w:t xml:space="preserve"> </w:t>
        </w:r>
      </w:ins>
      <m:oMath>
        <m:r>
          <m:t>θ</m:t>
        </m:r>
      </m:oMath>
      <w:ins w:id="1463" w:author="PR Preview" w:date="2026-01-01T00:00:00Z">
        <w:r>
          <w:t xml:space="preserve"> </w:t>
        </w:r>
      </w:ins>
      <w:ins w:id="1464" w:author="PR Preview" w:date="2026-01-01T00:00:00Z">
        <w:r>
          <w:t xml:space="preserve">and integration over the data can be exchanged.</w:t>
        </w:r>
      </w:ins>
      <w:ins w:id="1465" w:author="PR Preview" w:date="2026-01-01T00:00:00Z">
        <w:r>
          <w:t xml:space="preserve"> </w:t>
        </w:r>
      </w:ins>
      <w:ins w:id="1466" w:author="PR Preview" w:date="2026-01-01T00:00:00Z">
        <w:r>
          <w:t xml:space="preserve">Find the mean of the</w:t>
        </w:r>
      </w:ins>
      <w:ins w:id="1467" w:author="PR Preview" w:date="2026-01-01T00:00:00Z">
        <w:r>
          <w:t xml:space="preserve"> </w:t>
        </w:r>
      </w:ins>
      <w:hyperlink w:anchor="def-score">
        <w:ins w:id="1468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1469" w:author="PR Preview" w:date="2026-01-01T00:00:00Z">
        <w:r>
          <w:t xml:space="preserve">.</w:t>
        </w:r>
      </w:ins>
    </w:p>
    <w:bookmarkEnd w:id="94"/>
    <w:bookmarkStart w:id="95" w:name="sol-score-mean-zero"/>
    <w:p>
      <w:pPr>
        <w:pStyle w:val="BodyText"/>
      </w:pPr>
      <w:ins w:id="1470" w:author="PR Preview" w:date="2026-01-01T00:00:00Z">
        <w:r>
          <w:rPr>
            <w:i/>
            <w:iCs/>
          </w:rPr>
          <w:t xml:space="preserve">Solution 12</w:t>
        </w:r>
      </w:ins>
      <w:ins w:id="1471" w:author="PR Preview" w:date="2026-01-01T00:00:00Z">
        <w:r>
          <w:t xml:space="preserve">. </w:t>
        </w:r>
      </w:ins>
      <w:ins w:id="1472" w:author="PR Preview" w:date="2026-01-01T00:00:00Z">
        <w:r>
          <w:t xml:space="preserve">The step that rewrites the derivative of</w:t>
        </w:r>
      </w:ins>
      <w:ins w:id="1473" w:author="PR Preview" w:date="2026-01-01T00:00:00Z">
        <w:r>
          <w:t xml:space="preserve"> </w:t>
        </w:r>
      </w:ins>
      <w:ins w:id="1474" w:author="PR Preview" w:date="2026-01-01T00:00:00Z">
        <w:r>
          <w:t xml:space="preserve">$\log \operatorname{p}(\mathord{\smash[b]{\underset{\raise.3ex\hbox{$\scriptstyle\sim$}}{x}}\vphantom{x}}\mid \theta)$</w:t>
        </w:r>
      </w:ins>
      <w:ins w:id="1475" w:author="PR Preview" w:date="2026-01-01T00:00:00Z">
        <w:r>
          <w:t xml:space="preserve"> </w:t>
        </w:r>
      </w:ins>
      <w:ins w:id="1476" w:author="PR Preview" w:date="2026-01-01T00:00:00Z">
        <w:r>
          <w:t xml:space="preserve">uses</w:t>
        </w:r>
      </w:ins>
      <w:ins w:id="1477" w:author="PR Preview" w:date="2026-01-01T00:00:00Z">
        <w:r>
          <w:t xml:space="preserve"> </w:t>
        </w:r>
      </w:ins>
      <w:hyperlink w:anchor="lem-deriv-log-density">
        <w:ins w:id="1478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479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5"/>
    <w:bookmarkStart w:id="96" w:name="thm-score-mean-zero"/>
    <w:p>
      <w:pPr>
        <w:pStyle w:val="FirstParagraph"/>
      </w:pPr>
      <w:del w:id="1480" w:author="PR Preview" w:date="2026-01-01T00:00:00Z">
        <w:r>
          <w:rPr>
            <w:b/>
            <w:bCs/>
          </w:rPr>
          <w:delText xml:space="preserve">Theorem 14 (Mean of the score)</w:delText>
        </w:r>
      </w:del>
      <w:del w:id="1481" w:author="PR Preview" w:date="2026-01-01T00:00:00Z">
        <w:r>
          <w:delText xml:space="preserve"> </w:delText>
        </w:r>
      </w:del>
      <w:del w:id="1482" w:author="PR Preview" w:date="2026-01-01T00:00:00Z">
        <w:r>
          <w:delText xml:space="preserve">Let</w:delText>
        </w:r>
      </w:del>
      <w:del w:id="1483" w:author="PR Preview" w:date="2026-01-01T00:00:00Z">
        <w:r>
          <w:delText xml:space="preserve"> </w:delText>
        </w:r>
      </w:del>
      <w:del w:id="1484" w:author="PR Preview" w:date="2026-01-01T00:00:00Z">
        <w:r>
          <w:delText xml:space="preserve">$\mathord{\smash[b]{\underset{\raise.3ex\hbox{$\scriptstyle\sim$}}{X}}\vphantom{X}}$</w:delText>
        </w:r>
      </w:del>
      <w:del w:id="1485" w:author="PR Preview" w:date="2026-01-01T00:00:00Z">
        <w:r>
          <w:delText xml:space="preserve"> </w:delText>
        </w:r>
      </w:del>
      <w:del w:id="1486" w:author="PR Preview" w:date="2026-01-01T00:00:00Z">
        <w:r>
          <w:delText xml:space="preserve">be a continuous random vector with density</w:delText>
        </w:r>
      </w:del>
      <w:del w:id="1487" w:author="PR Preview" w:date="2026-01-01T00:00:00Z">
        <w:r>
          <w:delText xml:space="preserve"> </w:delText>
        </w:r>
      </w:del>
      <w:del w:id="1488" w:author="PR Preview" w:date="2026-01-01T00:00:00Z">
        <w:r>
          <w:delText xml:space="preserve">$\operatorname{p}(\mathord{\smash[b]{\underset{\raise.3ex\hbox{$\scriptstyle\sim$}}{x}}\vphantom{x}}\mid \theta)$</w:delText>
        </w:r>
      </w:del>
      <w:del w:id="1489" w:author="PR Preview" w:date="2026-01-01T00:00:00Z">
        <w:r>
          <w:delText xml:space="preserve"> </w:delText>
        </w:r>
      </w:del>
      <w:del w:id="1490" w:author="PR Preview" w:date="2026-01-01T00:00:00Z">
        <w:r>
          <w:delText xml:space="preserve">for a scalar parameter</w:delText>
        </w:r>
      </w:del>
      <w:del w:id="1491" w:author="PR Preview" w:date="2026-01-01T00:00:00Z">
        <w:r>
          <w:delText xml:space="preserve"> </w:delText>
        </w:r>
      </w:del>
      <m:oMath>
        <m:r>
          <m:t>θ</m:t>
        </m:r>
      </m:oMath>
      <w:del w:id="1492" w:author="PR Preview" w:date="2026-01-01T00:00:00Z">
        <w:r>
          <w:delText xml:space="preserve">.</w:delText>
        </w:r>
      </w:del>
      <w:del w:id="1493" w:author="PR Preview" w:date="2026-01-01T00:00:00Z">
        <w:r>
          <w:delText xml:space="preserve"> </w:delText>
        </w:r>
      </w:del>
      <w:del w:id="1494" w:author="PR Preview" w:date="2026-01-01T00:00:00Z">
        <w:r>
          <w:delText xml:space="preserve">Suppose the set of possible data values does not depend on</w:delText>
        </w:r>
      </w:del>
      <w:del w:id="1495" w:author="PR Preview" w:date="2026-01-01T00:00:00Z">
        <w:r>
          <w:delText xml:space="preserve"> </w:delText>
        </w:r>
      </w:del>
      <m:oMath>
        <m:r>
          <m:t>θ</m:t>
        </m:r>
      </m:oMath>
      <w:del w:id="1496" w:author="PR Preview" w:date="2026-01-01T00:00:00Z">
        <w:r>
          <w:delText xml:space="preserve">,</w:delText>
        </w:r>
      </w:del>
      <w:del w:id="1497" w:author="PR Preview" w:date="2026-01-01T00:00:00Z">
        <w:r>
          <w:delText xml:space="preserve"> </w:delText>
        </w:r>
      </w:del>
      <w:del w:id="1498" w:author="PR Preview" w:date="2026-01-01T00:00:00Z">
        <w:r>
          <w:delText xml:space="preserve">and the order of differentiation with respect to</w:delText>
        </w:r>
      </w:del>
      <w:del w:id="1499" w:author="PR Preview" w:date="2026-01-01T00:00:00Z">
        <w:r>
          <w:delText xml:space="preserve"> </w:delText>
        </w:r>
      </w:del>
      <m:oMath>
        <m:r>
          <m:t>θ</m:t>
        </m:r>
      </m:oMath>
      <w:del w:id="1500" w:author="PR Preview" w:date="2026-01-01T00:00:00Z">
        <w:r>
          <w:delText xml:space="preserve"> </w:delText>
        </w:r>
      </w:del>
      <w:del w:id="1501" w:author="PR Preview" w:date="2026-01-01T00:00:00Z">
        <w:r>
          <w:delText xml:space="preserve">and integration over the data can be exchanged.</w:delText>
        </w:r>
      </w:del>
      <w:del w:id="1502" w:author="PR Preview" w:date="2026-01-01T00:00:00Z">
        <w:r>
          <w:delText xml:space="preserve"> </w:delText>
        </w:r>
      </w:del>
      <w:del w:id="1503" w:author="PR Preview" w:date="2026-01-01T00:00:00Z">
        <w:r>
          <w:delText xml:space="preserve">Then the</w:delText>
        </w:r>
      </w:del>
      <w:del w:id="1504" w:author="PR Preview" w:date="2026-01-01T00:00:00Z">
        <w:r>
          <w:delText xml:space="preserve"> </w:delText>
        </w:r>
      </w:del>
      <w:hyperlink w:anchor="def-score">
        <w:del w:id="1505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1506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1507" w:author="PR Preview" w:date="2026-01-01T00:00:00Z">
        <w:r>
          <w:delText xml:space="preserve">,</w:delText>
        </w:r>
      </w:del>
      <w:del w:id="1508" w:author="PR Preview" w:date="2026-01-01T00:00:00Z">
        <w:r>
          <w:delText xml:space="preserve"> </w:delText>
        </w:r>
      </w:del>
      <w:del w:id="1509" w:author="PR Preview" w:date="2026-01-01T00:00:00Z">
        <w:r>
          <w:delText xml:space="preserve">the derivative of the log-likelihood with respect to</w:delText>
        </w:r>
      </w:del>
      <w:del w:id="1510" w:author="PR Preview" w:date="2026-01-01T00:00:00Z">
        <w:r>
          <w:delText xml:space="preserve"> </w:delText>
        </w:r>
      </w:del>
      <m:oMath>
        <m:r>
          <m:t>θ</m:t>
        </m:r>
      </m:oMath>
      <w:del w:id="1511" w:author="PR Preview" w:date="2026-01-01T00:00:00Z">
        <w:r>
          <w:delText xml:space="preserve">,</w:delText>
        </w:r>
      </w:del>
      <w:del w:id="1512" w:author="PR Preview" w:date="2026-01-01T00:00:00Z">
        <w:r>
          <w:delText xml:space="preserve"> </w:delText>
        </w:r>
      </w:del>
      <w:del w:id="1513" w:author="PR Preview" w:date="2026-01-01T00:00:00Z">
        <w:r>
          <w:delText xml:space="preserve">has expectation zero: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del w:id="1514" w:author="PR Preview" w:date="2026-01-01T00:00:00Z">
        <w:r>
          <w:rPr>
            <w:i/>
            <w:iCs/>
          </w:rPr>
          <w:delText xml:space="preserve">Proof</w:delText>
        </w:r>
      </w:del>
      <w:del w:id="1515" w:author="PR Preview" w:date="2026-01-01T00:00:00Z">
        <w:r>
          <w:delText xml:space="preserve">. </w:delText>
        </w:r>
      </w:del>
      <w:del w:id="1516" w:author="PR Preview" w:date="2026-01-01T00:00:00Z">
        <w:r>
          <w:delText xml:space="preserve">This is the solution to</w:delText>
        </w:r>
      </w:del>
      <w:del w:id="1517" w:author="PR Preview" w:date="2026-01-01T00:00:00Z">
        <w:r>
          <w:delText xml:space="preserve"> </w:delText>
        </w:r>
      </w:del>
      <w:hyperlink w:anchor="exr-score-mean-zero">
        <w:del w:id="1518" w:author="PR Preview" w:date="2026-01-01T00:00:00Z">
          <w:r>
            <w:rPr>
              <w:rStyle w:val="Hyperlink"/>
            </w:rPr>
            <w:delText xml:space="preserve">Exercise 15</w:delText>
          </w:r>
        </w:del>
      </w:hyperlink>
      <w:del w:id="1519" w:author="PR Preview" w:date="2026-01-01T00:00:00Z">
        <w:r>
          <w:delText xml:space="preserve">, worked in</w:delText>
        </w:r>
      </w:del>
      <w:del w:id="1520" w:author="PR Preview" w:date="2026-01-01T00:00:00Z">
        <w:r>
          <w:delText xml:space="preserve"> </w:delText>
        </w:r>
      </w:del>
      <w:hyperlink w:anchor="sol-score-mean-zero">
        <w:del w:id="1521" w:author="PR Preview" w:date="2026-01-01T00:00:00Z">
          <w:r>
            <w:rPr>
              <w:rStyle w:val="Hyperlink"/>
            </w:rPr>
            <w:delText xml:space="preserve">Solution 15</w:delText>
          </w:r>
        </w:del>
      </w:hyperlink>
      <w:del w:id="1522" w:author="PR Preview" w:date="2026-01-01T00:00:00Z">
        <w:r>
          <w:delText xml:space="preserve">.</w:delText>
        </w:r>
      </w:del>
      <w:del w:id="1523" w:author="PR Preview" w:date="2026-01-01T00:00:00Z">
        <w:r>
          <w:delText xml:space="preserve"> </w:delText>
        </w:r>
      </w:del>
      <w:del w:id="1524" w:author="PR Preview" w:date="2026-01-01T00:00:00Z">
        <w:r>
          <w:delText xml:space="preserve">It builds on</w:delText>
        </w:r>
      </w:del>
      <w:del w:id="1525" w:author="PR Preview" w:date="2026-01-01T00:00:00Z">
        <w:r>
          <w:delText xml:space="preserve"> </w:delText>
        </w:r>
      </w:del>
      <w:hyperlink w:anchor="lem-deriv-log-density">
        <w:del w:id="1526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527" w:author="PR Preview" w:date="2026-01-01T00:00:00Z">
        <w:r>
          <w:delText xml:space="preserve">.</w:delText>
        </w:r>
      </w:del>
    </w:p>
    <w:p>
      <w:pPr>
        <w:pStyle w:val="BodyText"/>
      </w:pPr>
      <w:del w:id="1528" w:author="PR Preview" w:date="2026-01-01T00:00:00Z">
        <w:r>
          <w:rPr>
            <w:b/>
            <w:bCs/>
          </w:rPr>
          <w:delText xml:space="preserve">Exercise 16 (Second moment of the score)</w:delText>
        </w:r>
      </w:del>
      <w:del w:id="1529" w:author="PR Preview" w:date="2026-01-01T00:00:00Z">
        <w:r>
          <w:delText xml:space="preserve"> </w:delText>
        </w:r>
      </w:del>
      <w:del w:id="1530" w:author="PR Preview" w:date="2026-01-01T00:00:00Z">
        <w:r>
          <w:delText xml:space="preserve">Under the assumptions of</w:delText>
        </w:r>
      </w:del>
      <w:del w:id="1531" w:author="PR Preview" w:date="2026-01-01T00:00:00Z">
        <w:r>
          <w:delText xml:space="preserve"> </w:delText>
        </w:r>
      </w:del>
      <w:hyperlink w:anchor="exr-score-mean-zero">
        <w:del w:id="1532" w:author="PR Preview" w:date="2026-01-01T00:00:00Z">
          <w:r>
            <w:rPr>
              <w:rStyle w:val="Hyperlink"/>
            </w:rPr>
            <w:delText xml:space="preserve">Exercise 15</w:delText>
          </w:r>
        </w:del>
      </w:hyperlink>
      <w:del w:id="1533" w:author="PR Preview" w:date="2026-01-01T00:00:00Z">
        <w:r>
          <w:delText xml:space="preserve">,</w:delText>
        </w:r>
      </w:del>
      <w:del w:id="1534" w:author="PR Preview" w:date="2026-01-01T00:00:00Z">
        <w:r>
          <w:delText xml:space="preserve"> </w:delText>
        </w:r>
      </w:del>
      <w:del w:id="1535" w:author="PR Preview" w:date="2026-01-01T00:00:00Z">
        <w:r>
          <w:delText xml:space="preserve">show that</w:delText>
        </w:r>
      </w:del>
      <w:del w:id="1536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1537" w:author="PR Preview" w:date="2026-01-01T00:00:00Z">
        <w:r>
          <w:delText xml:space="preserve">,</w:delText>
        </w:r>
      </w:del>
      <w:del w:id="1538" w:author="PR Preview" w:date="2026-01-01T00:00:00Z">
        <w:r>
          <w:delText xml:space="preserve"> </w:delText>
        </w:r>
      </w:del>
      <w:del w:id="1539" w:author="PR Preview" w:date="2026-01-01T00:00:00Z">
        <w:r>
          <w:delText xml:space="preserve">the</w:delText>
        </w:r>
      </w:del>
      <w:del w:id="1540" w:author="PR Preview" w:date="2026-01-01T00:00:00Z">
        <w:r>
          <w:delText xml:space="preserve"> </w:delText>
        </w:r>
      </w:del>
      <w:hyperlink w:anchor="def-einf">
        <w:del w:id="1541" w:author="PR Preview" w:date="2026-01-01T00:00:00Z">
          <w:r>
            <w:rPr>
              <w:rStyle w:val="Hyperlink"/>
            </w:rPr>
            <w:delText xml:space="preserve">expected information</w:delText>
          </w:r>
        </w:del>
      </w:hyperlink>
      <w:del w:id="1542" w:author="PR Preview" w:date="2026-01-01T00:00:00Z">
        <w:r>
          <w:delText xml:space="preserve">.</w:delText>
        </w:r>
      </w:del>
    </w:p>
    <w:p>
      <w:pPr>
        <w:pStyle w:val="BodyText"/>
      </w:pPr>
      <w:del w:id="1543" w:author="PR Preview" w:date="2026-01-01T00:00:00Z">
        <w:r>
          <w:rPr>
            <w:i/>
            <w:iCs/>
          </w:rPr>
          <w:delText xml:space="preserve">Solution 16</w:delText>
        </w:r>
      </w:del>
      <w:del w:id="1544" w:author="PR Preview" w:date="2026-01-01T00:00:00Z">
        <w:r>
          <w:delText xml:space="preserve">. </w:delText>
        </w:r>
      </w:del>
      <w:del w:id="1545" w:author="PR Preview" w:date="2026-01-01T00:00:00Z">
        <w:r>
          <w:delText xml:space="preserve">By</w:delText>
        </w:r>
      </w:del>
      <w:del w:id="1546" w:author="PR Preview" w:date="2026-01-01T00:00:00Z">
        <w:r>
          <w:delText xml:space="preserve"> </w:delText>
        </w:r>
      </w:del>
      <w:hyperlink w:anchor="thm-score-mean-zero">
        <w:del w:id="1547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548" w:author="PR Preview" w:date="2026-01-01T00:00:00Z">
        <w:r>
          <w:delText xml:space="preserve">,</w:delText>
        </w:r>
      </w:del>
      <w:del w:id="1549" w:author="PR Preview" w:date="2026-01-01T00:00:00Z">
        <w:r>
          <w:delText xml:space="preserve"> </w:delText>
        </w:r>
      </w:del>
      <w:del w:id="1550" w:author="PR Preview" w:date="2026-01-01T00:00:00Z">
        <w:r>
          <w:delTex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delText>
        </w:r>
      </w:del>
      <w:del w:id="1551" w:author="PR Preview" w:date="2026-01-01T00:00:00Z">
        <w:r>
          <w:delText xml:space="preserve"> </w:delText>
        </w:r>
      </w:del>
      <w:del w:id="1552" w:author="PR Preview" w:date="2026-01-01T00:00:00Z">
        <w:r>
          <w:delText xml:space="preserve">for every</w:delText>
        </w:r>
      </w:del>
      <w:del w:id="1553" w:author="PR Preview" w:date="2026-01-01T00:00:00Z">
        <w:r>
          <w:delText xml:space="preserve"> </w:delText>
        </w:r>
      </w:del>
      <m:oMath>
        <m:r>
          <m:t>θ</m:t>
        </m:r>
      </m:oMath>
      <w:del w:id="1554" w:author="PR Preview" w:date="2026-01-01T00:00:00Z">
        <w:r>
          <w:delText xml:space="preserve">.</w:delText>
        </w:r>
      </w:del>
      <w:del w:id="1555" w:author="PR Preview" w:date="2026-01-01T00:00:00Z">
        <w:r>
          <w:delText xml:space="preserve"> </w:delText>
        </w:r>
      </w:del>
      <w:del w:id="1556" w:author="PR Preview" w:date="2026-01-01T00:00:00Z">
        <w:r>
          <w:delText xml:space="preserve">Differentiate this identity with respect to</w:delText>
        </w:r>
      </w:del>
      <w:del w:id="1557" w:author="PR Preview" w:date="2026-01-01T00:00:00Z">
        <w:r>
          <w:delText xml:space="preserve"> </w:delText>
        </w:r>
      </w:del>
      <m:oMath>
        <m:r>
          <m:t>θ</m:t>
        </m:r>
      </m:oMath>
      <w:del w:id="1558" w:author="PR Preview" w:date="2026-01-01T00:00:00Z">
        <w:r>
          <w:delText xml:space="preserve">;</w:delText>
        </w:r>
      </w:del>
      <w:del w:id="1559" w:author="PR Preview" w:date="2026-01-01T00:00:00Z">
        <w:r>
          <w:delText xml:space="preserve"> </w:delText>
        </w:r>
      </w:del>
      <w:del w:id="1560" w:author="PR Preview" w:date="2026-01-01T00:00:00Z">
        <w:r>
          <w:delText xml:space="preserve">the step that substitutes for</w:delText>
        </w:r>
      </w:del>
      <w:del w:id="1561" w:author="PR Preview" w:date="2026-01-01T00:00:00Z">
        <w:r>
          <w:delText xml:space="preserve"> </w:delText>
        </w:r>
      </w:del>
      <w:del w:id="1562" w:author="PR Preview" w:date="2026-01-01T00:00:00Z">
        <w:r>
          <w:delText xml:space="preserve">$\frac{\partial}{\partial \theta}\operatorname{p}(\mathord{\smash[b]{\underset{\raise.3ex\hbox{$\scriptstyle\sim$}}{x}}\vphantom{x}}\mid \theta)$</w:delText>
        </w:r>
      </w:del>
      <w:del w:id="1563" w:author="PR Preview" w:date="2026-01-01T00:00:00Z">
        <w:r>
          <w:delText xml:space="preserve"> </w:delText>
        </w:r>
      </w:del>
      <w:del w:id="1564" w:author="PR Preview" w:date="2026-01-01T00:00:00Z">
        <w:r>
          <w:delText xml:space="preserve">uses</w:delText>
        </w:r>
      </w:del>
      <w:del w:id="1565" w:author="PR Preview" w:date="2026-01-01T00:00:00Z">
        <w:r>
          <w:delText xml:space="preserve"> </w:delText>
        </w:r>
      </w:del>
      <w:hyperlink w:anchor="lem-deriv-log-density">
        <w:del w:id="1566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567" w:author="PR Preview" w:date="2026-01-01T00:00:00Z">
        <w:r>
          <w:delText xml:space="preserve">:</w:delText>
        </w:r>
      </w:del>
    </w:p>
    <w:p>
      <w:pPr>
        <w:pStyle w:val="FirstParagraph"/>
      </w:pPr>
      <w:ins w:id="1568" w:author="PR Preview" w:date="2026-01-01T00:00:00Z">
        <w:r>
          <w:rPr>
            <w:b/>
            <w:bCs/>
          </w:rPr>
          <w:t xml:space="preserve">Theorem 11 (Mean of the score)</w:t>
        </w:r>
      </w:ins>
      <w:ins w:id="1569" w:author="PR Preview" w:date="2026-01-01T00:00:00Z">
        <w:r>
          <w:t xml:space="preserve"> </w:t>
        </w:r>
      </w:ins>
      <w:ins w:id="1570" w:author="PR Preview" w:date="2026-01-01T00:00:00Z">
        <w:r>
          <w:t xml:space="preserve">Let</w:t>
        </w:r>
      </w:ins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$\mathord{\smash[b]{\underset{\raise.3ex\hbox{$\scriptstyle\sim$}}{X}}\vphantom{X}}$</w:t>
        </w:r>
      </w:ins>
      <w:ins w:id="1573" w:author="PR Preview" w:date="2026-01-01T00:00:00Z">
        <w:r>
          <w:t xml:space="preserve"> </w:t>
        </w:r>
      </w:ins>
      <w:ins w:id="1574" w:author="PR Preview" w:date="2026-01-01T00:00:00Z">
        <w:r>
          <w:t xml:space="preserve">be a continuous random vector with density</w:t>
        </w:r>
      </w:ins>
      <w:ins w:id="1575" w:author="PR Preview" w:date="2026-01-01T00:00:00Z">
        <w:r>
          <w:t xml:space="preserve"> </w:t>
        </w:r>
      </w:ins>
      <w:ins w:id="1576" w:author="PR Preview" w:date="2026-01-01T00:00:00Z">
        <w:r>
          <w:t xml:space="preserve">$\operatorname{p}(\mathord{\smash[b]{\underset{\raise.3ex\hbox{$\scriptstyle\sim$}}{x}}\vphantom{x}}\mid \theta)$</w:t>
        </w:r>
      </w:ins>
      <w:ins w:id="1577" w:author="PR Preview" w:date="2026-01-01T00:00:00Z">
        <w:r>
          <w:t xml:space="preserve"> </w:t>
        </w:r>
      </w:ins>
      <w:ins w:id="1578" w:author="PR Preview" w:date="2026-01-01T00:00:00Z">
        <w:r>
          <w:t xml:space="preserve">for a scalar parameter</w:t>
        </w:r>
      </w:ins>
      <w:ins w:id="1579" w:author="PR Preview" w:date="2026-01-01T00:00:00Z">
        <w:r>
          <w:t xml:space="preserve"> </w:t>
        </w:r>
      </w:ins>
      <m:oMath>
        <m:r>
          <m:t>θ</m:t>
        </m:r>
      </m:oMath>
      <w:ins w:id="1580" w:author="PR Preview" w:date="2026-01-01T00:00:00Z">
        <w:r>
          <w:t xml:space="preserve">.</w:t>
        </w:r>
      </w:ins>
      <w:ins w:id="1581" w:author="PR Preview" w:date="2026-01-01T00:00:00Z">
        <w:r>
          <w:t xml:space="preserve"> </w:t>
        </w:r>
      </w:ins>
      <w:ins w:id="1582" w:author="PR Preview" w:date="2026-01-01T00:00:00Z">
        <w:r>
          <w:t xml:space="preserve">Suppose the set of possible data values does not depend on</w:t>
        </w:r>
      </w:ins>
      <w:ins w:id="1583" w:author="PR Preview" w:date="2026-01-01T00:00:00Z">
        <w:r>
          <w:t xml:space="preserve"> </w:t>
        </w:r>
      </w:ins>
      <m:oMath>
        <m:r>
          <m:t>θ</m:t>
        </m:r>
      </m:oMath>
      <w:ins w:id="1584" w:author="PR Preview" w:date="2026-01-01T00:00:00Z">
        <w:r>
          <w:t xml:space="preserve">,</w:t>
        </w:r>
      </w:ins>
      <w:ins w:id="1585" w:author="PR Preview" w:date="2026-01-01T00:00:00Z">
        <w:r>
          <w:t xml:space="preserve"> </w:t>
        </w:r>
      </w:ins>
      <w:ins w:id="1586" w:author="PR Preview" w:date="2026-01-01T00:00:00Z">
        <w:r>
          <w:t xml:space="preserve">and the order of differentiation with respect to</w:t>
        </w:r>
      </w:ins>
      <w:ins w:id="1587" w:author="PR Preview" w:date="2026-01-01T00:00:00Z">
        <w:r>
          <w:t xml:space="preserve"> </w:t>
        </w:r>
      </w:ins>
      <m:oMath>
        <m:r>
          <m:t>θ</m:t>
        </m:r>
      </m:oMath>
      <w:ins w:id="1588" w:author="PR Preview" w:date="2026-01-01T00:00:00Z">
        <w:r>
          <w:t xml:space="preserve"> </w:t>
        </w:r>
      </w:ins>
      <w:ins w:id="1589" w:author="PR Preview" w:date="2026-01-01T00:00:00Z">
        <w:r>
          <w:t xml:space="preserve">and integration over the data can be exchanged.</w:t>
        </w:r>
      </w:ins>
      <w:ins w:id="1590" w:author="PR Preview" w:date="2026-01-01T00:00:00Z">
        <w:r>
          <w:t xml:space="preserve"> </w:t>
        </w:r>
      </w:ins>
      <w:ins w:id="1591" w:author="PR Preview" w:date="2026-01-01T00:00:00Z">
        <w:r>
          <w:t xml:space="preserve">Then the</w:t>
        </w:r>
      </w:ins>
      <w:ins w:id="1592" w:author="PR Preview" w:date="2026-01-01T00:00:00Z">
        <w:r>
          <w:t xml:space="preserve"> </w:t>
        </w:r>
      </w:ins>
      <w:hyperlink w:anchor="def-score">
        <w:ins w:id="1593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1594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595" w:author="PR Preview" w:date="2026-01-01T00:00:00Z">
        <w:r>
          <w:t xml:space="preserve">,</w:t>
        </w:r>
      </w:ins>
      <w:ins w:id="1596" w:author="PR Preview" w:date="2026-01-01T00:00:00Z">
        <w:r>
          <w:t xml:space="preserve"> </w:t>
        </w:r>
      </w:ins>
      <w:ins w:id="1597" w:author="PR Preview" w:date="2026-01-01T00:00:00Z">
        <w:r>
          <w:t xml:space="preserve">the derivative of the log-likelihood with respect to</w:t>
        </w:r>
      </w:ins>
      <w:ins w:id="1598" w:author="PR Preview" w:date="2026-01-01T00:00:00Z">
        <w:r>
          <w:t xml:space="preserve"> </w:t>
        </w:r>
      </w:ins>
      <m:oMath>
        <m:r>
          <m:t>θ</m:t>
        </m:r>
      </m:oMath>
      <w:ins w:id="1599" w:author="PR Preview" w:date="2026-01-01T00:00:00Z">
        <w:r>
          <w:t xml:space="preserve">,</w:t>
        </w:r>
      </w:ins>
      <w:ins w:id="1600" w:author="PR Preview" w:date="2026-01-01T00:00:00Z">
        <w:r>
          <w:t xml:space="preserve"> </w:t>
        </w:r>
      </w:ins>
      <w:ins w:id="1601" w:author="PR Preview" w:date="2026-01-01T00:00:00Z">
        <w:r>
          <w:t xml:space="preserve">has expectation zero: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6"/>
    <w:p>
      <w:pPr>
        <w:pStyle w:val="FirstParagraph"/>
      </w:pPr>
      <w:ins w:id="1602" w:author="PR Preview" w:date="2026-01-01T00:00:00Z">
        <w:r>
          <w:rPr>
            <w:i/>
            <w:iCs/>
          </w:rPr>
          <w:t xml:space="preserve">Proof</w:t>
        </w:r>
      </w:ins>
      <w:ins w:id="1603" w:author="PR Preview" w:date="2026-01-01T00:00:00Z">
        <w:r>
          <w:t xml:space="preserve">. </w:t>
        </w:r>
      </w:ins>
      <w:ins w:id="1604" w:author="PR Preview" w:date="2026-01-01T00:00:00Z">
        <w:r>
          <w:t xml:space="preserve">This is the solution to</w:t>
        </w:r>
      </w:ins>
      <w:ins w:id="1605" w:author="PR Preview" w:date="2026-01-01T00:00:00Z">
        <w:r>
          <w:t xml:space="preserve"> </w:t>
        </w:r>
      </w:ins>
      <w:hyperlink w:anchor="exr-score-mean-zero">
        <w:ins w:id="1606" w:author="PR Preview" w:date="2026-01-01T00:00:00Z">
          <w:r>
            <w:rPr>
              <w:rStyle w:val="Hyperlink"/>
            </w:rPr>
            <w:t xml:space="preserve">Exercise 12</w:t>
          </w:r>
        </w:ins>
      </w:hyperlink>
      <w:ins w:id="1607" w:author="PR Preview" w:date="2026-01-01T00:00:00Z">
        <w:r>
          <w:t xml:space="preserve">, worked in</w:t>
        </w:r>
      </w:ins>
      <w:ins w:id="1608" w:author="PR Preview" w:date="2026-01-01T00:00:00Z">
        <w:r>
          <w:t xml:space="preserve"> </w:t>
        </w:r>
      </w:ins>
      <w:hyperlink w:anchor="sol-score-mean-zero">
        <w:ins w:id="1609" w:author="PR Preview" w:date="2026-01-01T00:00:00Z">
          <w:r>
            <w:rPr>
              <w:rStyle w:val="Hyperlink"/>
            </w:rPr>
            <w:t xml:space="preserve">Solution 12</w:t>
          </w:r>
        </w:ins>
      </w:hyperlink>
      <w:ins w:id="1610" w:author="PR Preview" w:date="2026-01-01T00:00:00Z">
        <w:r>
          <w:t xml:space="preserve">.</w:t>
        </w:r>
      </w:ins>
      <w:ins w:id="1611" w:author="PR Preview" w:date="2026-01-01T00:00:00Z">
        <w:r>
          <w:t xml:space="preserve"> </w:t>
        </w:r>
      </w:ins>
      <w:ins w:id="1612" w:author="PR Preview" w:date="2026-01-01T00:00:00Z">
        <w:r>
          <w:t xml:space="preserve">It builds on</w:t>
        </w:r>
      </w:ins>
      <w:ins w:id="1613" w:author="PR Preview" w:date="2026-01-01T00:00:00Z">
        <w:r>
          <w:t xml:space="preserve"> </w:t>
        </w:r>
      </w:ins>
      <w:hyperlink w:anchor="lem-deriv-log-density">
        <w:ins w:id="1614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615" w:author="PR Preview" w:date="2026-01-01T00:00:00Z">
        <w:r>
          <w:t xml:space="preserve">.</w:t>
        </w:r>
      </w:ins>
    </w:p>
    <w:bookmarkStart w:id="97" w:name="exr-score-second-moment"/>
    <w:p>
      <w:pPr>
        <w:pStyle w:val="BodyText"/>
      </w:pPr>
      <w:ins w:id="1616" w:author="PR Preview" w:date="2026-01-01T00:00:00Z">
        <w:r>
          <w:rPr>
            <w:b/>
            <w:bCs/>
          </w:rPr>
          <w:t xml:space="preserve">Exercise 13 (Second moment of the score)</w:t>
        </w:r>
      </w:ins>
      <w:ins w:id="1617" w:author="PR Preview" w:date="2026-01-01T00:00:00Z">
        <w:r>
          <w:t xml:space="preserve"> </w:t>
        </w:r>
      </w:ins>
      <w:ins w:id="1618" w:author="PR Preview" w:date="2026-01-01T00:00:00Z">
        <w:r>
          <w:t xml:space="preserve">Under the assumptions of</w:t>
        </w:r>
      </w:ins>
      <w:ins w:id="1619" w:author="PR Preview" w:date="2026-01-01T00:00:00Z">
        <w:r>
          <w:t xml:space="preserve"> </w:t>
        </w:r>
      </w:ins>
      <w:hyperlink w:anchor="exr-score-mean-zero">
        <w:ins w:id="1620" w:author="PR Preview" w:date="2026-01-01T00:00:00Z">
          <w:r>
            <w:rPr>
              <w:rStyle w:val="Hyperlink"/>
            </w:rPr>
            <w:t xml:space="preserve">Exercise 12</w:t>
          </w:r>
        </w:ins>
      </w:hyperlink>
      <w:ins w:id="1621" w:author="PR Preview" w:date="2026-01-01T00:00:00Z">
        <w:r>
          <w:t xml:space="preserve">,</w:t>
        </w:r>
      </w:ins>
      <w:ins w:id="1622" w:author="PR Preview" w:date="2026-01-01T00:00:00Z">
        <w:r>
          <w:t xml:space="preserve"> </w:t>
        </w:r>
      </w:ins>
      <w:ins w:id="1623" w:author="PR Preview" w:date="2026-01-01T00:00:00Z">
        <w:r>
          <w:t xml:space="preserve">show that</w:t>
        </w:r>
      </w:ins>
      <w:ins w:id="1624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1625" w:author="PR Preview" w:date="2026-01-01T00:00:00Z">
        <w:r>
          <w:t xml:space="preserve">,</w:t>
        </w:r>
      </w:ins>
      <w:ins w:id="1626" w:author="PR Preview" w:date="2026-01-01T00:00:00Z">
        <w:r>
          <w:t xml:space="preserve"> </w:t>
        </w:r>
      </w:ins>
      <w:ins w:id="1627" w:author="PR Preview" w:date="2026-01-01T00:00:00Z">
        <w:r>
          <w:t xml:space="preserve">the</w:t>
        </w:r>
      </w:ins>
      <w:ins w:id="1628" w:author="PR Preview" w:date="2026-01-01T00:00:00Z">
        <w:r>
          <w:t xml:space="preserve"> </w:t>
        </w:r>
      </w:ins>
      <w:hyperlink w:anchor="def-einf">
        <w:ins w:id="1629" w:author="PR Preview" w:date="2026-01-01T00:00:00Z">
          <w:r>
            <w:rPr>
              <w:rStyle w:val="Hyperlink"/>
            </w:rPr>
            <w:t xml:space="preserve">expected information</w:t>
          </w:r>
        </w:ins>
      </w:hyperlink>
      <w:ins w:id="1630" w:author="PR Preview" w:date="2026-01-01T00:00:00Z">
        <w:r>
          <w:t xml:space="preserve">.</w:t>
        </w:r>
      </w:ins>
    </w:p>
    <w:bookmarkEnd w:id="97"/>
    <w:bookmarkStart w:id="98" w:name="sol-score-second-moment"/>
    <w:p>
      <w:pPr>
        <w:pStyle w:val="BodyText"/>
      </w:pPr>
      <w:ins w:id="1631" w:author="PR Preview" w:date="2026-01-01T00:00:00Z">
        <w:r>
          <w:rPr>
            <w:i/>
            <w:iCs/>
          </w:rPr>
          <w:t xml:space="preserve">Solution 13</w:t>
        </w:r>
      </w:ins>
      <w:ins w:id="1632" w:author="PR Preview" w:date="2026-01-01T00:00:00Z">
        <w:r>
          <w:t xml:space="preserve">. </w:t>
        </w:r>
      </w:ins>
      <w:ins w:id="1633" w:author="PR Preview" w:date="2026-01-01T00:00:00Z">
        <w:r>
          <w:t xml:space="preserve">By</w:t>
        </w:r>
      </w:ins>
      <w:ins w:id="1634" w:author="PR Preview" w:date="2026-01-01T00:00:00Z">
        <w:r>
          <w:t xml:space="preserve"> </w:t>
        </w:r>
      </w:ins>
      <w:hyperlink w:anchor="thm-score-mean-zero">
        <w:ins w:id="1635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636" w:author="PR Preview" w:date="2026-01-01T00:00:00Z">
        <w:r>
          <w:t xml:space="preserve">,</w:t>
        </w:r>
      </w:ins>
      <w:ins w:id="1637" w:author="PR Preview" w:date="2026-01-01T00:00:00Z">
        <w:r>
          <w:t xml:space="preserve"> </w:t>
        </w:r>
      </w:ins>
      <w:ins w:id="1638" w:author="PR Preview" w:date="2026-01-01T00:00:00Z">
        <w:r>
  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  </w:r>
      </w:ins>
      <w:ins w:id="1639" w:author="PR Preview" w:date="2026-01-01T00:00:00Z">
        <w:r>
          <w:t xml:space="preserve"> </w:t>
        </w:r>
      </w:ins>
      <w:ins w:id="1640" w:author="PR Preview" w:date="2026-01-01T00:00:00Z">
        <w:r>
          <w:t xml:space="preserve">for every</w:t>
        </w:r>
      </w:ins>
      <w:ins w:id="1641" w:author="PR Preview" w:date="2026-01-01T00:00:00Z">
        <w:r>
          <w:t xml:space="preserve"> </w:t>
        </w:r>
      </w:ins>
      <m:oMath>
        <m:r>
          <m:t>θ</m:t>
        </m:r>
      </m:oMath>
      <w:ins w:id="1642" w:author="PR Preview" w:date="2026-01-01T00:00:00Z">
        <w:r>
          <w:t xml:space="preserve">.</w:t>
        </w:r>
      </w:ins>
      <w:ins w:id="1643" w:author="PR Preview" w:date="2026-01-01T00:00:00Z">
        <w:r>
          <w:t xml:space="preserve"> </w:t>
        </w:r>
      </w:ins>
      <w:ins w:id="1644" w:author="PR Preview" w:date="2026-01-01T00:00:00Z">
        <w:r>
          <w:t xml:space="preserve">Differentiate this identity with respect to</w:t>
        </w:r>
      </w:ins>
      <w:ins w:id="1645" w:author="PR Preview" w:date="2026-01-01T00:00:00Z">
        <w:r>
          <w:t xml:space="preserve"> </w:t>
        </w:r>
      </w:ins>
      <m:oMath>
        <m:r>
          <m:t>θ</m:t>
        </m:r>
      </m:oMath>
      <w:ins w:id="1646" w:author="PR Preview" w:date="2026-01-01T00:00:00Z">
        <w:r>
          <w:t xml:space="preserve">;</w:t>
        </w:r>
      </w:ins>
      <w:ins w:id="1647" w:author="PR Preview" w:date="2026-01-01T00:00:00Z">
        <w:r>
          <w:t xml:space="preserve"> </w:t>
        </w:r>
      </w:ins>
      <w:ins w:id="1648" w:author="PR Preview" w:date="2026-01-01T00:00:00Z">
        <w:r>
          <w:t xml:space="preserve">the step that substitutes for</w:t>
        </w:r>
      </w:ins>
      <w:ins w:id="1649" w:author="PR Preview" w:date="2026-01-01T00:00:00Z">
        <w:r>
          <w:t xml:space="preserve"> </w:t>
        </w:r>
      </w:ins>
      <w:ins w:id="1650" w:author="PR Preview" w:date="2026-01-01T00:00:00Z">
        <w:r>
          <w:t xml:space="preserve">$\frac{\partial}{\partial \theta}\operatorname{p}(\mathord{\smash[b]{\underset{\raise.3ex\hbox{$\scriptstyle\sim$}}{x}}\vphantom{x}}\mid \theta)$</w:t>
        </w:r>
      </w:ins>
      <w:ins w:id="1651" w:author="PR Preview" w:date="2026-01-01T00:00:00Z">
        <w:r>
          <w:t xml:space="preserve"> </w:t>
        </w:r>
      </w:ins>
      <w:ins w:id="1652" w:author="PR Preview" w:date="2026-01-01T00:00:00Z">
        <w:r>
          <w:t xml:space="preserve">uses</w:t>
        </w:r>
      </w:ins>
      <w:ins w:id="1653" w:author="PR Preview" w:date="2026-01-01T00:00:00Z">
        <w:r>
          <w:t xml:space="preserve"> </w:t>
        </w:r>
      </w:ins>
      <w:hyperlink w:anchor="lem-deriv-log-density">
        <w:ins w:id="1654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655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8"/>
    <w:bookmarkStart w:id="99" w:name="thm-score-second-moment"/>
    <w:p>
      <w:pPr>
        <w:pStyle w:val="FirstParagraph"/>
      </w:pPr>
      <w:del w:id="1656" w:author="PR Preview" w:date="2026-01-01T00:00:00Z">
        <w:r>
          <w:rPr>
            <w:b/>
            <w:bCs/>
          </w:rPr>
          <w:delText xml:space="preserve">Theorem 15 (Second moment of the score)</w:delText>
        </w:r>
      </w:del>
      <w:del w:id="1657" w:author="PR Preview" w:date="2026-01-01T00:00:00Z">
        <w:r>
          <w:delText xml:space="preserve"> </w:delText>
        </w:r>
      </w:del>
      <w:del w:id="1658" w:author="PR Preview" w:date="2026-01-01T00:00:00Z">
        <w:r>
          <w:delText xml:space="preserve">Under the assumptions of</w:delText>
        </w:r>
      </w:del>
      <w:del w:id="1659" w:author="PR Preview" w:date="2026-01-01T00:00:00Z">
        <w:r>
          <w:delText xml:space="preserve"> </w:delText>
        </w:r>
      </w:del>
      <w:hyperlink w:anchor="thm-score-mean-zero">
        <w:del w:id="1660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661" w:author="PR Preview" w:date="2026-01-01T00:00:00Z">
        <w:r>
          <w:delText xml:space="preserve">,</w:delText>
        </w:r>
      </w:del>
      <w:del w:id="1662" w:author="PR Preview" w:date="2026-01-01T00:00:00Z">
        <w:r>
          <w:delText xml:space="preserve"> </w:delText>
        </w:r>
      </w:del>
      <w:del w:id="1663" w:author="PR Preview" w:date="2026-01-01T00:00:00Z">
        <w:r>
          <w:delText xml:space="preserve">the second moment</w:delText>
        </w:r>
      </w:del>
      <w:del w:id="1664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1665" w:author="PR Preview" w:date="2026-01-01T00:00:00Z">
        <w:r>
          <w:delText xml:space="preserve"> </w:delText>
        </w:r>
      </w:del>
      <w:del w:id="1666" w:author="PR Preview" w:date="2026-01-01T00:00:00Z">
        <w:r>
          <w:delText xml:space="preserve">of the</w:delText>
        </w:r>
      </w:del>
      <w:del w:id="1667" w:author="PR Preview" w:date="2026-01-01T00:00:00Z">
        <w:r>
          <w:delText xml:space="preserve"> </w:delText>
        </w:r>
      </w:del>
      <w:hyperlink w:anchor="def-score">
        <w:del w:id="1668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1669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1670" w:author="PR Preview" w:date="2026-01-01T00:00:00Z">
        <w:r>
          <w:delText xml:space="preserve"> </w:delText>
        </w:r>
      </w:del>
      <w:del w:id="1671" w:author="PR Preview" w:date="2026-01-01T00:00:00Z">
        <w:r>
          <w:delText xml:space="preserve">is the</w:delText>
        </w:r>
      </w:del>
      <w:del w:id="1672" w:author="PR Preview" w:date="2026-01-01T00:00:00Z">
        <w:r>
          <w:delText xml:space="preserve"> </w:delText>
        </w:r>
      </w:del>
      <w:hyperlink w:anchor="def-einf">
        <w:del w:id="1673" w:author="PR Preview" w:date="2026-01-01T00:00:00Z">
          <w:r>
            <w:rPr>
              <w:rStyle w:val="Hyperlink"/>
            </w:rPr>
            <w:delText xml:space="preserve">expected information</w:delText>
          </w:r>
        </w:del>
      </w:hyperlink>
      <w:del w:id="167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1675" w:author="PR Preview" w:date="2026-01-01T00:00:00Z">
        <w:r>
          <w:delText xml:space="preserve">,</w:delText>
        </w:r>
      </w:del>
      <w:del w:id="1676" w:author="PR Preview" w:date="2026-01-01T00:00:00Z">
        <w:r>
          <w:delText xml:space="preserve"> </w:delText>
        </w:r>
      </w:del>
      <w:del w:id="1677" w:author="PR Preview" w:date="2026-01-01T00:00:00Z">
        <w:r>
          <w:delText xml:space="preserve">the expected negative second derivative of the log-likelihood: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1678" w:author="PR Preview" w:date="2026-01-01T00:00:00Z">
        <w:r>
          <w:rPr>
            <w:i/>
            <w:iCs/>
          </w:rPr>
          <w:delText xml:space="preserve">Proof</w:delText>
        </w:r>
      </w:del>
      <w:del w:id="1679" w:author="PR Preview" w:date="2026-01-01T00:00:00Z">
        <w:r>
          <w:delText xml:space="preserve">. </w:delText>
        </w:r>
      </w:del>
      <w:del w:id="1680" w:author="PR Preview" w:date="2026-01-01T00:00:00Z">
        <w:r>
          <w:delText xml:space="preserve">This is the solution to</w:delText>
        </w:r>
      </w:del>
      <w:del w:id="1681" w:author="PR Preview" w:date="2026-01-01T00:00:00Z">
        <w:r>
          <w:delText xml:space="preserve"> </w:delText>
        </w:r>
      </w:del>
      <w:hyperlink w:anchor="exr-score-second-moment">
        <w:del w:id="1682" w:author="PR Preview" w:date="2026-01-01T00:00:00Z">
          <w:r>
            <w:rPr>
              <w:rStyle w:val="Hyperlink"/>
            </w:rPr>
            <w:delText xml:space="preserve">Exercise 16</w:delText>
          </w:r>
        </w:del>
      </w:hyperlink>
      <w:del w:id="1683" w:author="PR Preview" w:date="2026-01-01T00:00:00Z">
        <w:r>
          <w:delText xml:space="preserve">, worked in</w:delText>
        </w:r>
      </w:del>
      <w:del w:id="1684" w:author="PR Preview" w:date="2026-01-01T00:00:00Z">
        <w:r>
          <w:delText xml:space="preserve"> </w:delText>
        </w:r>
      </w:del>
      <w:hyperlink w:anchor="sol-score-second-moment">
        <w:del w:id="1685" w:author="PR Preview" w:date="2026-01-01T00:00:00Z">
          <w:r>
            <w:rPr>
              <w:rStyle w:val="Hyperlink"/>
            </w:rPr>
            <w:delText xml:space="preserve">Solution 16</w:delText>
          </w:r>
        </w:del>
      </w:hyperlink>
      <w:del w:id="1686" w:author="PR Preview" w:date="2026-01-01T00:00:00Z">
        <w:r>
          <w:delText xml:space="preserve">.</w:delText>
        </w:r>
      </w:del>
      <w:del w:id="1687" w:author="PR Preview" w:date="2026-01-01T00:00:00Z">
        <w:r>
          <w:delText xml:space="preserve"> </w:delText>
        </w:r>
      </w:del>
      <w:del w:id="1688" w:author="PR Preview" w:date="2026-01-01T00:00:00Z">
        <w:r>
          <w:delText xml:space="preserve">It builds on</w:delText>
        </w:r>
      </w:del>
      <w:del w:id="1689" w:author="PR Preview" w:date="2026-01-01T00:00:00Z">
        <w:r>
          <w:delText xml:space="preserve"> </w:delText>
        </w:r>
      </w:del>
      <w:hyperlink w:anchor="thm-score-mean-zero">
        <w:del w:id="1690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691" w:author="PR Preview" w:date="2026-01-01T00:00:00Z">
        <w:r>
          <w:delText xml:space="preserve"> </w:delText>
        </w:r>
      </w:del>
      <w:del w:id="1692" w:author="PR Preview" w:date="2026-01-01T00:00:00Z">
        <w:r>
          <w:delText xml:space="preserve">and</w:delText>
        </w:r>
      </w:del>
      <w:del w:id="1693" w:author="PR Preview" w:date="2026-01-01T00:00:00Z">
        <w:r>
          <w:delText xml:space="preserve"> </w:delText>
        </w:r>
      </w:del>
      <w:hyperlink w:anchor="lem-deriv-log-density">
        <w:del w:id="1694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695" w:author="PR Preview" w:date="2026-01-01T00:00:00Z">
        <w:r>
          <w:delText xml:space="preserve">.</w:delText>
        </w:r>
      </w:del>
    </w:p>
    <w:p>
      <w:pPr>
        <w:pStyle w:val="BodyText"/>
      </w:pPr>
      <w:del w:id="1696" w:author="PR Preview" w:date="2026-01-01T00:00:00Z">
        <w:r>
          <w:rPr>
            <w:b/>
            <w:bCs/>
          </w:rPr>
          <w:delText xml:space="preserve">Theorem 16 (Mean and variance of the score)</w:delText>
        </w:r>
      </w:del>
      <w:del w:id="1697" w:author="PR Preview" w:date="2026-01-01T00:00:00Z">
        <w:r>
          <w:delText xml:space="preserve"> </w:delText>
        </w:r>
      </w:del>
      <w:del w:id="1698" w:author="PR Preview" w:date="2026-01-01T00:00:00Z">
        <w:r>
          <w:delText xml:space="preserve">Suppose the set of possible data values does not depend on</w:delText>
        </w:r>
      </w:del>
      <w:del w:id="1699" w:author="PR Preview" w:date="2026-01-01T00:00:00Z">
        <w:r>
          <w:delText xml:space="preserve"> </w:delText>
        </w:r>
      </w:del>
      <w:del w:id="1700" w:author="PR Preview" w:date="2026-01-01T00:00:00Z">
        <w:r>
          <w:delText xml:space="preserve">$\mathord{\smash[b]{\underset{\raise.3ex\hbox{$\scriptstyle\sim$}}{\theta}}\vphantom{\theta}}$</w:delText>
        </w:r>
      </w:del>
      <w:del w:id="1701" w:author="PR Preview" w:date="2026-01-01T00:00:00Z">
        <w:r>
          <w:delText xml:space="preserve">,</w:delText>
        </w:r>
      </w:del>
      <w:del w:id="1702" w:author="PR Preview" w:date="2026-01-01T00:00:00Z">
        <w:r>
          <w:delText xml:space="preserve"> </w:delText>
        </w:r>
      </w:del>
      <w:del w:id="1703" w:author="PR Preview" w:date="2026-01-01T00:00:00Z">
        <w:r>
          <w:delText xml:space="preserve">and the order of differentiation with respect to</w:delText>
        </w:r>
      </w:del>
      <w:del w:id="1704" w:author="PR Preview" w:date="2026-01-01T00:00:00Z">
        <w:r>
          <w:delText xml:space="preserve"> </w:delText>
        </w:r>
      </w:del>
      <w:del w:id="1705" w:author="PR Preview" w:date="2026-01-01T00:00:00Z">
        <w:r>
          <w:delText xml:space="preserve">$\mathord{\smash[b]{\underset{\raise.3ex\hbox{$\scriptstyle\sim$}}{\theta}}\vphantom{\theta}}$</w:delText>
        </w:r>
      </w:del>
      <w:del w:id="1706" w:author="PR Preview" w:date="2026-01-01T00:00:00Z">
        <w:r>
          <w:delText xml:space="preserve"> </w:delText>
        </w:r>
      </w:del>
      <w:del w:id="1707" w:author="PR Preview" w:date="2026-01-01T00:00:00Z">
        <w:r>
          <w:delText xml:space="preserve">and integration over the data can be exchanged.</w:delText>
        </w:r>
      </w:del>
      <w:del w:id="1708" w:author="PR Preview" w:date="2026-01-01T00:00:00Z">
        <w:r>
          <w:delText xml:space="preserve"> </w:delText>
        </w:r>
      </w:del>
      <w:del w:id="1709" w:author="PR Preview" w:date="2026-01-01T00:00:00Z">
        <w:r>
          <w:delText xml:space="preserve">Then the score has mean zero,</w:delText>
        </w:r>
      </w:del>
      <w:del w:id="1710" w:author="PR Preview" w:date="2026-01-01T00:00:00Z">
        <w:r>
          <w:delText xml:space="preserve"> </w:delText>
        </w:r>
      </w:del>
      <w:del w:id="1711" w:author="PR Preview" w:date="2026-01-01T00:00:00Z">
        <w:r>
          <w:delText xml:space="preserve">and its variance is the expected information:</w:delText>
        </w:r>
      </w:del>
    </w:p>
    <w:p>
      <w:pPr>
        <w:pStyle w:val="FirstParagraph"/>
      </w:pPr>
      <w:ins w:id="1712" w:author="PR Preview" w:date="2026-01-01T00:00:00Z">
        <w:r>
          <w:rPr>
            <w:b/>
            <w:bCs/>
          </w:rPr>
          <w:t xml:space="preserve">Theorem 12 (Second moment of the score)</w:t>
        </w:r>
      </w:ins>
      <w:ins w:id="1713" w:author="PR Preview" w:date="2026-01-01T00:00:00Z">
        <w:r>
          <w:t xml:space="preserve"> </w:t>
        </w:r>
      </w:ins>
      <w:ins w:id="1714" w:author="PR Preview" w:date="2026-01-01T00:00:00Z">
        <w:r>
          <w:t xml:space="preserve">Under the assumptions of</w:t>
        </w:r>
      </w:ins>
      <w:ins w:id="1715" w:author="PR Preview" w:date="2026-01-01T00:00:00Z">
        <w:r>
          <w:t xml:space="preserve"> </w:t>
        </w:r>
      </w:ins>
      <w:hyperlink w:anchor="thm-score-mean-zero">
        <w:ins w:id="1716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717" w:author="PR Preview" w:date="2026-01-01T00:00:00Z">
        <w:r>
          <w:t xml:space="preserve">,</w:t>
        </w:r>
      </w:ins>
      <w:ins w:id="1718" w:author="PR Preview" w:date="2026-01-01T00:00:00Z">
        <w:r>
          <w:t xml:space="preserve"> </w:t>
        </w:r>
      </w:ins>
      <w:ins w:id="1719" w:author="PR Preview" w:date="2026-01-01T00:00:00Z">
        <w:r>
          <w:t xml:space="preserve">the second moment</w:t>
        </w:r>
      </w:ins>
      <w:ins w:id="1720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1721" w:author="PR Preview" w:date="2026-01-01T00:00:00Z">
        <w:r>
          <w:t xml:space="preserve"> </w:t>
        </w:r>
      </w:ins>
      <w:ins w:id="1722" w:author="PR Preview" w:date="2026-01-01T00:00:00Z">
        <w:r>
          <w:t xml:space="preserve">of the</w:t>
        </w:r>
      </w:ins>
      <w:ins w:id="1723" w:author="PR Preview" w:date="2026-01-01T00:00:00Z">
        <w:r>
          <w:t xml:space="preserve"> </w:t>
        </w:r>
      </w:ins>
      <w:hyperlink w:anchor="def-score">
        <w:ins w:id="1724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1725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726" w:author="PR Preview" w:date="2026-01-01T00:00:00Z">
        <w:r>
          <w:t xml:space="preserve"> </w:t>
        </w:r>
      </w:ins>
      <w:ins w:id="1727" w:author="PR Preview" w:date="2026-01-01T00:00:00Z">
        <w:r>
          <w:t xml:space="preserve">is the</w:t>
        </w:r>
      </w:ins>
      <w:ins w:id="1728" w:author="PR Preview" w:date="2026-01-01T00:00:00Z">
        <w:r>
          <w:t xml:space="preserve"> </w:t>
        </w:r>
      </w:ins>
      <w:hyperlink w:anchor="def-einf">
        <w:ins w:id="1729" w:author="PR Preview" w:date="2026-01-01T00:00:00Z">
          <w:r>
            <w:rPr>
              <w:rStyle w:val="Hyperlink"/>
            </w:rPr>
            <w:t xml:space="preserve">expected information</w:t>
          </w:r>
        </w:ins>
      </w:hyperlink>
      <w:ins w:id="173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1731" w:author="PR Preview" w:date="2026-01-01T00:00:00Z">
        <w:r>
          <w:t xml:space="preserve">,</w:t>
        </w:r>
      </w:ins>
      <w:ins w:id="1732" w:author="PR Preview" w:date="2026-01-01T00:00:00Z">
        <w:r>
          <w:t xml:space="preserve"> </w:t>
        </w:r>
      </w:ins>
      <w:ins w:id="1733" w:author="PR Preview" w:date="2026-01-01T00:00:00Z">
        <w:r>
          <w:t xml:space="preserve">the expected negative second derivative of the log-likelihood: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9"/>
    <w:p>
      <w:pPr>
        <w:pStyle w:val="FirstParagraph"/>
      </w:pPr>
      <w:ins w:id="1734" w:author="PR Preview" w:date="2026-01-01T00:00:00Z">
        <w:r>
          <w:rPr>
            <w:i/>
            <w:iCs/>
          </w:rPr>
          <w:t xml:space="preserve">Proof</w:t>
        </w:r>
      </w:ins>
      <w:ins w:id="1735" w:author="PR Preview" w:date="2026-01-01T00:00:00Z">
        <w:r>
          <w:t xml:space="preserve">. </w:t>
        </w:r>
      </w:ins>
      <w:ins w:id="1736" w:author="PR Preview" w:date="2026-01-01T00:00:00Z">
        <w:r>
          <w:t xml:space="preserve">This is the solution to</w:t>
        </w:r>
      </w:ins>
      <w:ins w:id="1737" w:author="PR Preview" w:date="2026-01-01T00:00:00Z">
        <w:r>
          <w:t xml:space="preserve"> </w:t>
        </w:r>
      </w:ins>
      <w:hyperlink w:anchor="exr-score-second-moment">
        <w:ins w:id="1738" w:author="PR Preview" w:date="2026-01-01T00:00:00Z">
          <w:r>
            <w:rPr>
              <w:rStyle w:val="Hyperlink"/>
            </w:rPr>
            <w:t xml:space="preserve">Exercise 13</w:t>
          </w:r>
        </w:ins>
      </w:hyperlink>
      <w:ins w:id="1739" w:author="PR Preview" w:date="2026-01-01T00:00:00Z">
        <w:r>
          <w:t xml:space="preserve">, worked in</w:t>
        </w:r>
      </w:ins>
      <w:ins w:id="1740" w:author="PR Preview" w:date="2026-01-01T00:00:00Z">
        <w:r>
          <w:t xml:space="preserve"> </w:t>
        </w:r>
      </w:ins>
      <w:hyperlink w:anchor="sol-score-second-moment">
        <w:ins w:id="1741" w:author="PR Preview" w:date="2026-01-01T00:00:00Z">
          <w:r>
            <w:rPr>
              <w:rStyle w:val="Hyperlink"/>
            </w:rPr>
            <w:t xml:space="preserve">Solution 13</w:t>
          </w:r>
        </w:ins>
      </w:hyperlink>
      <w:ins w:id="1742" w:author="PR Preview" w:date="2026-01-01T00:00:00Z">
        <w:r>
          <w:t xml:space="preserve">.</w:t>
        </w:r>
      </w:ins>
      <w:ins w:id="1743" w:author="PR Preview" w:date="2026-01-01T00:00:00Z">
        <w:r>
          <w:t xml:space="preserve"> </w:t>
        </w:r>
      </w:ins>
      <w:ins w:id="1744" w:author="PR Preview" w:date="2026-01-01T00:00:00Z">
        <w:r>
          <w:t xml:space="preserve">It builds on</w:t>
        </w:r>
      </w:ins>
      <w:ins w:id="1745" w:author="PR Preview" w:date="2026-01-01T00:00:00Z">
        <w:r>
          <w:t xml:space="preserve"> </w:t>
        </w:r>
      </w:ins>
      <w:hyperlink w:anchor="thm-score-mean-zero">
        <w:ins w:id="1746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and</w:t>
        </w:r>
      </w:ins>
      <w:ins w:id="1749" w:author="PR Preview" w:date="2026-01-01T00:00:00Z">
        <w:r>
          <w:t xml:space="preserve"> </w:t>
        </w:r>
      </w:ins>
      <w:hyperlink w:anchor="lem-deriv-log-density">
        <w:ins w:id="1750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751" w:author="PR Preview" w:date="2026-01-01T00:00:00Z">
        <w:r>
          <w:t xml:space="preserve">.</w:t>
        </w:r>
      </w:ins>
    </w:p>
    <w:bookmarkStart w:id="102" w:name="thm-information-equality"/>
    <w:p>
      <w:pPr>
        <w:pStyle w:val="BodyText"/>
      </w:pPr>
      <w:ins w:id="1752" w:author="PR Preview" w:date="2026-01-01T00:00:00Z">
        <w:r>
          <w:rPr>
            <w:b/>
            <w:bCs/>
          </w:rPr>
          <w:t xml:space="preserve">Theorem 13 (Mean and variance of the score)</w:t>
        </w:r>
      </w:ins>
      <w:ins w:id="1753" w:author="PR Preview" w:date="2026-01-01T00:00:00Z">
        <w:r>
          <w:t xml:space="preserve"> </w:t>
        </w:r>
      </w:ins>
      <w:ins w:id="1754" w:author="PR Preview" w:date="2026-01-01T00:00:00Z">
        <w:r>
          <w:t xml:space="preserve">Suppose the set of possible data values does not depend on</w:t>
        </w:r>
      </w:ins>
      <w:ins w:id="1755" w:author="PR Preview" w:date="2026-01-01T00:00:00Z">
        <w:r>
          <w:t xml:space="preserve"> </w:t>
        </w:r>
      </w:ins>
      <w:ins w:id="1756" w:author="PR Preview" w:date="2026-01-01T00:00:00Z">
        <w:r>
          <w:t xml:space="preserve">$\mathord{\smash[b]{\underset{\raise.3ex\hbox{$\scriptstyle\sim$}}{\theta}}\vphantom{\theta}}$</w:t>
        </w:r>
      </w:ins>
      <w:ins w:id="1757" w:author="PR Preview" w:date="2026-01-01T00:00:00Z">
        <w:r>
          <w:t xml:space="preserve">,</w:t>
        </w:r>
      </w:ins>
      <w:ins w:id="1758" w:author="PR Preview" w:date="2026-01-01T00:00:00Z">
        <w:r>
          <w:t xml:space="preserve"> </w:t>
        </w:r>
      </w:ins>
      <w:ins w:id="1759" w:author="PR Preview" w:date="2026-01-01T00:00:00Z">
        <w:r>
          <w:t xml:space="preserve">and the order of differentiation with respect to</w:t>
        </w:r>
      </w:ins>
      <w:ins w:id="1760" w:author="PR Preview" w:date="2026-01-01T00:00:00Z">
        <w:r>
          <w:t xml:space="preserve"> </w:t>
        </w:r>
      </w:ins>
      <w:ins w:id="1761" w:author="PR Preview" w:date="2026-01-01T00:00:00Z">
        <w:r>
          <w:t xml:space="preserve">$\mathord{\smash[b]{\underset{\raise.3ex\hbox{$\scriptstyle\sim$}}{\theta}}\vphantom{\theta}}$</w:t>
        </w:r>
      </w:ins>
      <w:ins w:id="1762" w:author="PR Preview" w:date="2026-01-01T00:00:00Z">
        <w:r>
          <w:t xml:space="preserve"> </w:t>
        </w:r>
      </w:ins>
      <w:ins w:id="1763" w:author="PR Preview" w:date="2026-01-01T00:00:00Z">
        <w:r>
          <w:t xml:space="preserve">and integration over the data can be exchanged.</w:t>
        </w:r>
      </w:ins>
      <w:ins w:id="1764" w:author="PR Preview" w:date="2026-01-01T00:00:00Z">
        <w:r>
          <w:t xml:space="preserve"> </w:t>
        </w:r>
      </w:ins>
      <w:ins w:id="1765" w:author="PR Preview" w:date="2026-01-01T00:00:00Z">
        <w:r>
          <w:t xml:space="preserve">Then the score has mean zero,</w:t>
        </w:r>
      </w:ins>
      <w:ins w:id="1766" w:author="PR Preview" w:date="2026-01-01T00:00:00Z">
        <w:r>
          <w:t xml:space="preserve"> </w:t>
        </w:r>
      </w:ins>
      <w:ins w:id="1767" w:author="PR Preview" w:date="2026-01-01T00:00:00Z">
        <w:r>
          <w:t xml:space="preserve">and its variance is the expected information:</w:t>
        </w:r>
      </w:ins>
    </w:p>
    <w:p>
      <w:pPr>
        <w:pStyle w:val="BodyText"/>
      </w:pPr>
      <w:bookmarkStart w:id="100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0"/>
    </w:p>
    <w:p>
      <w:pPr>
        <w:pStyle w:val="FirstParagraph"/>
      </w:pPr>
      <w:bookmarkStart w:id="101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del w:id="1768" w:author="PR Preview" w:date="2026-01-01T00:00:00Z">
          <w:r>
            <w:rPr>
              <w:rStyle w:val="Hyperlink"/>
            </w:rPr>
            <w:delText xml:space="preserve">Equation 12</w:delText>
          </w:r>
        </w:del>
      </w:hyperlink>
      <w:del w:id="1769" w:author="PR Preview" w:date="2026-01-01T00:00:00Z">
        <w:r>
          <w:delText xml:space="preserve"> </w:delText>
        </w:r>
      </w:del>
      <w:del w:id="1770" w:author="PR Preview" w:date="2026-01-01T00:00:00Z">
        <w:r>
          <w:delText xml:space="preserve">follows from</w:delText>
        </w:r>
      </w:del>
      <w:del w:id="1771" w:author="PR Preview" w:date="2026-01-01T00:00:00Z">
        <w:r>
          <w:delText xml:space="preserve"> </w:delText>
        </w:r>
      </w:del>
      <w:hyperlink w:anchor="thm-score-mean-zero">
        <w:del w:id="1772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773" w:author="PR Preview" w:date="2026-01-01T00:00:00Z">
        <w:r>
          <w:delText xml:space="preserve">.</w:delText>
        </w:r>
      </w:del>
      <w:del w:id="1774" w:author="PR Preview" w:date="2026-01-01T00:00:00Z">
        <w:r>
          <w:delText xml:space="preserve"> </w:delText>
        </w:r>
      </w:del>
      <w:del w:id="1775" w:author="PR Preview" w:date="2026-01-01T00:00:00Z">
        <w:r>
          <w:delText xml:space="preserve">For</w:delText>
        </w:r>
      </w:del>
      <w:del w:id="1776" w:author="PR Preview" w:date="2026-01-01T00:00:00Z">
        <w:r>
          <w:delText xml:space="preserve"> </w:delText>
        </w:r>
      </w:del>
      <w:hyperlink w:anchor="eq-information-equality">
        <w:del w:id="1777" w:author="PR Preview" w:date="2026-01-01T00:00:00Z">
          <w:r>
            <w:rPr>
              <w:rStyle w:val="Hyperlink"/>
            </w:rPr>
            <w:delText xml:space="preserve">Equation 13</w:delText>
          </w:r>
        </w:del>
      </w:hyperlink>
      <w:del w:id="1778" w:author="PR Preview" w:date="2026-01-01T00:00:00Z">
        <w:r>
          <w:delText xml:space="preserve">,</w:delText>
        </w:r>
      </w:del>
      <w:del w:id="1779" w:author="PR Preview" w:date="2026-01-01T00:00:00Z">
        <w:r>
          <w:delText xml:space="preserve"> </w:delText>
        </w:r>
      </w:del>
      <w:hyperlink w:anchor="thm-score-second-moment">
        <w:del w:id="1780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1781" w:author="PR Preview" w:date="2026-01-01T00:00:00Z">
        <w:r>
          <w:delText xml:space="preserve"> </w:delText>
        </w:r>
      </w:del>
      <w:del w:id="1782" w:author="PR Preview" w:date="2026-01-01T00:00:00Z">
        <w:r>
          <w:delText xml:space="preserve">gives</w:delText>
        </w:r>
      </w:del>
      <w:del w:id="178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1784" w:author="PR Preview" w:date="2026-01-01T00:00:00Z">
        <w:r>
          <w:delText xml:space="preserve">,</w:delText>
        </w:r>
      </w:del>
      <w:del w:id="1785" w:author="PR Preview" w:date="2026-01-01T00:00:00Z">
        <w:r>
          <w:delText xml:space="preserve"> </w:delText>
        </w:r>
      </w:del>
      <w:del w:id="1786" w:author="PR Preview" w:date="2026-01-01T00:00:00Z">
        <w:r>
          <w:delText xml:space="preserve">and because</w:delText>
        </w:r>
      </w:del>
      <w:del w:id="1787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788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789" w:author="PR Preview" w:date="2026-01-01T00:00:00Z">
        <w:r>
          <w:rPr>
            <w:b/>
            <w:bCs/>
          </w:rPr>
          <w:delText xml:space="preserve">Example 6 (Checking the information equality for Poisson data)</w:delText>
        </w:r>
      </w:del>
      <w:del w:id="1790" w:author="PR Preview" w:date="2026-01-01T00:00:00Z">
        <w:r>
          <w:delText xml:space="preserve"> </w:delText>
        </w:r>
      </w:del>
      <w:del w:id="1791" w:author="PR Preview" w:date="2026-01-01T00:00:00Z">
        <w:r>
          <w:delText xml:space="preserve">For</w:delText>
        </w:r>
      </w:del>
      <w:del w:id="179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1793" w:author="PR Preview" w:date="2026-01-01T00:00:00Z">
        <w:r>
          <w:delText xml:space="preserve">,</w:delText>
        </w:r>
      </w:del>
      <w:del w:id="1794" w:author="PR Preview" w:date="2026-01-01T00:00:00Z">
        <w:r>
          <w:delText xml:space="preserve"> </w:delText>
        </w:r>
      </w:del>
      <w:del w:id="1795" w:author="PR Preview" w:date="2026-01-01T00:00:00Z">
        <w:r>
          <w:delText xml:space="preserve">the score is</w:delText>
        </w:r>
      </w:del>
      <w:del w:id="1796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del w:id="1797" w:author="PR Preview" w:date="2026-01-01T00:00:00Z">
        <w:r>
          <w:delText xml:space="preserve"> </w:delText>
        </w:r>
      </w:del>
      <w:del w:id="1798" w:author="PR Preview" w:date="2026-01-01T00:00:00Z">
        <w:r>
          <w:delText xml:space="preserve">(</w:delText>
        </w:r>
      </w:del>
      <w:hyperlink w:anchor="exm-information-poisson">
        <w:del w:id="1799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1800" w:author="PR Preview" w:date="2026-01-01T00:00:00Z">
        <w:r>
          <w:delText xml:space="preserve">). Then: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801" w:author="PR Preview" w:date="2026-01-01T00:00:00Z">
        <w:r>
          <w:delText xml:space="preserve">which matches</w:delText>
        </w:r>
      </w:del>
      <w:del w:id="180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1803" w:author="PR Preview" w:date="2026-01-01T00:00:00Z">
        <w:r>
          <w:delText xml:space="preserve"> </w:delText>
        </w:r>
      </w:del>
      <w:del w:id="1804" w:author="PR Preview" w:date="2026-01-01T00:00:00Z">
        <w:r>
          <w:delText xml:space="preserve">from</w:delText>
        </w:r>
      </w:del>
      <w:del w:id="1805" w:author="PR Preview" w:date="2026-01-01T00:00:00Z">
        <w:r>
          <w:delText xml:space="preserve"> </w:delText>
        </w:r>
      </w:del>
      <w:hyperlink w:anchor="exm-information-poisson">
        <w:del w:id="1806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1807" w:author="PR Preview" w:date="2026-01-01T00:00:00Z">
        <w:r>
          <w:delText xml:space="preserve">.</w:delText>
        </w:r>
      </w:del>
    </w:p>
    <w:p>
      <w:pPr>
        <w:pStyle w:val="BodyText"/>
      </w:pPr>
      <w:del w:id="1808" w:author="PR Preview" w:date="2026-01-01T00:00:00Z">
        <w:r>
          <w:rPr>
            <w:b/>
            <w:bCs/>
          </w:rPr>
          <w:delText xml:space="preserve">Example 7 (When the support depends on the parameter)</w:delText>
        </w:r>
      </w:del>
      <w:del w:id="1809" w:author="PR Preview" w:date="2026-01-01T00:00:00Z">
        <w:r>
          <w:delText xml:space="preserve"> </w:delText>
        </w:r>
      </w:del>
      <w:del w:id="1810" w:author="PR Preview" w:date="2026-01-01T00:00:00Z">
        <w:r>
          <w:delText xml:space="preserve">Let</w:delText>
        </w:r>
      </w:del>
      <w:del w:id="181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del w:id="1812" w:author="PR Preview" w:date="2026-01-01T00:00:00Z">
        <w:r>
          <w:delText xml:space="preserve">.</w:delText>
        </w:r>
      </w:del>
      <w:del w:id="1813" w:author="PR Preview" w:date="2026-01-01T00:00:00Z">
        <w:r>
          <w:delText xml:space="preserve"> </w:delText>
        </w:r>
      </w:del>
      <w:del w:id="1814" w:author="PR Preview" w:date="2026-01-01T00:00:00Z">
        <w:r>
          <w:delText xml:space="preserve">The likelihood is</w:delText>
        </w:r>
      </w:del>
      <w:del w:id="181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del w:id="1816" w:author="PR Preview" w:date="2026-01-01T00:00:00Z">
        <w:r>
          <w:delText xml:space="preserve"> </w:delText>
        </w:r>
      </w:del>
      <w:del w:id="1817" w:author="PR Preview" w:date="2026-01-01T00:00:00Z">
        <w:r>
          <w:delText xml:space="preserve">for</w:delText>
        </w:r>
      </w:del>
      <w:del w:id="1818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del w:id="1819" w:author="PR Preview" w:date="2026-01-01T00:00:00Z">
        <w:r>
          <w:delText xml:space="preserve"> </w:delText>
        </w:r>
      </w:del>
      <w:del w:id="1820" w:author="PR Preview" w:date="2026-01-01T00:00:00Z">
        <w:r>
          <w:delText xml:space="preserve">(and 0 otherwise),</w:delText>
        </w:r>
      </w:del>
      <w:del w:id="1821" w:author="PR Preview" w:date="2026-01-01T00:00:00Z">
        <w:r>
          <w:delText xml:space="preserve"> </w:delText>
        </w:r>
      </w:del>
      <w:del w:id="1822" w:author="PR Preview" w:date="2026-01-01T00:00:00Z">
        <w:r>
          <w:delText xml:space="preserve">so on that range</w:delText>
        </w:r>
      </w:del>
      <w:del w:id="1823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del w:id="1824" w:author="PR Preview" w:date="2026-01-01T00:00:00Z">
        <w:r>
          <w:delText xml:space="preserve"> </w:delText>
        </w:r>
      </w:del>
      <w:del w:id="1825" w:author="PR Preview" w:date="2026-01-01T00:00:00Z">
        <w:r>
          <w:delText xml:space="preserve">and</w:delText>
        </w:r>
      </w:del>
      <w:del w:id="1826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del w:id="1827" w:author="PR Preview" w:date="2026-01-01T00:00:00Z">
        <w:r>
          <w:delText xml:space="preserve">.</w:delText>
        </w:r>
      </w:del>
      <w:del w:id="1828" w:author="PR Preview" w:date="2026-01-01T00:00:00Z">
        <w:r>
          <w:delText xml:space="preserve"> </w:delText>
        </w:r>
      </w:del>
      <w:del w:id="1829" w:author="PR Preview" w:date="2026-01-01T00:00:00Z">
        <w:r>
          <w:delText xml:space="preserve">The score is a nonzero constant,</w:delText>
        </w:r>
      </w:del>
      <w:del w:id="1830" w:author="PR Preview" w:date="2026-01-01T00:00:00Z">
        <w:r>
          <w:delText xml:space="preserve"> </w:delText>
        </w:r>
      </w:del>
      <w:del w:id="1831" w:author="PR Preview" w:date="2026-01-01T00:00:00Z">
        <w:r>
          <w:delText xml:space="preserve">so</w:delText>
        </w:r>
      </w:del>
      <w:del w:id="1832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del w:id="1833" w:author="PR Preview" w:date="2026-01-01T00:00:00Z">
        <w:r>
          <w:delText xml:space="preserve">:</w:delText>
        </w:r>
      </w:del>
      <w:del w:id="1834" w:author="PR Preview" w:date="2026-01-01T00:00:00Z">
        <w:r>
          <w:delText xml:space="preserve"> </w:delText>
        </w:r>
      </w:del>
      <w:hyperlink w:anchor="eq-score-mean-zero">
        <w:del w:id="1835" w:author="PR Preview" w:date="2026-01-01T00:00:00Z">
          <w:r>
            <w:rPr>
              <w:rStyle w:val="Hyperlink"/>
            </w:rPr>
            <w:delText xml:space="preserve">Equation 12</w:delText>
          </w:r>
        </w:del>
      </w:hyperlink>
      <w:del w:id="1836" w:author="PR Preview" w:date="2026-01-01T00:00:00Z">
        <w:r>
          <w:delText xml:space="preserve"> </w:delText>
        </w:r>
      </w:del>
      <w:del w:id="1837" w:author="PR Preview" w:date="2026-01-01T00:00:00Z">
        <w:r>
          <w:delText xml:space="preserve">fails,</w:delText>
        </w:r>
      </w:del>
      <w:del w:id="1838" w:author="PR Preview" w:date="2026-01-01T00:00:00Z">
        <w:r>
          <w:delText xml:space="preserve"> </w:delText>
        </w:r>
      </w:del>
      <w:del w:id="1839" w:author="PR Preview" w:date="2026-01-01T00:00:00Z">
        <w:r>
          <w:delText xml:space="preserve">because the set of possible data values,</w:delText>
        </w:r>
      </w:del>
      <w:del w:id="184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del w:id="1841" w:author="PR Preview" w:date="2026-01-01T00:00:00Z">
        <w:r>
          <w:delText xml:space="preserve">, depends on</w:delText>
        </w:r>
      </w:del>
      <w:del w:id="1842" w:author="PR Preview" w:date="2026-01-01T00:00:00Z">
        <w:r>
          <w:delText xml:space="preserve"> </w:delText>
        </w:r>
      </w:del>
      <m:oMath>
        <m:r>
          <m:t>θ</m:t>
        </m:r>
      </m:oMath>
      <w:del w:id="1843" w:author="PR Preview" w:date="2026-01-01T00:00:00Z">
        <w:r>
          <w:delText xml:space="preserve">.</w:delText>
        </w:r>
      </w:del>
    </w:p>
    <w:p>
      <w:pPr>
        <w:pStyle w:val="BodyText"/>
      </w:pPr>
      <w:hyperlink w:anchor="eq-score-mean-zero">
        <w:ins w:id="1844" w:author="PR Preview" w:date="2026-01-01T00:00:00Z">
          <w:r>
            <w:rPr>
              <w:rStyle w:val="Hyperlink"/>
            </w:rPr>
            <w:t xml:space="preserve">Equation 12</w:t>
          </w:r>
        </w:ins>
      </w:hyperlink>
      <w:ins w:id="1845" w:author="PR Preview" w:date="2026-01-01T00:00:00Z">
        <w:r>
          <w:t xml:space="preserve"> </w:t>
        </w:r>
      </w:ins>
      <w:ins w:id="1846" w:author="PR Preview" w:date="2026-01-01T00:00:00Z">
        <w:r>
          <w:t xml:space="preserve">follows from</w:t>
        </w:r>
      </w:ins>
      <w:ins w:id="1847" w:author="PR Preview" w:date="2026-01-01T00:00:00Z">
        <w:r>
          <w:t xml:space="preserve"> </w:t>
        </w:r>
      </w:ins>
      <w:hyperlink w:anchor="thm-score-mean-zero">
        <w:ins w:id="1848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849" w:author="PR Preview" w:date="2026-01-01T00:00:00Z">
        <w:r>
          <w:t xml:space="preserve">.</w:t>
        </w:r>
      </w:ins>
      <w:ins w:id="1850" w:author="PR Preview" w:date="2026-01-01T00:00:00Z">
        <w:r>
          <w:t xml:space="preserve"> </w:t>
        </w:r>
      </w:ins>
      <w:ins w:id="1851" w:author="PR Preview" w:date="2026-01-01T00:00:00Z">
        <w:r>
          <w:t xml:space="preserve">For</w:t>
        </w:r>
      </w:ins>
      <w:ins w:id="1852" w:author="PR Preview" w:date="2026-01-01T00:00:00Z">
        <w:r>
          <w:t xml:space="preserve"> </w:t>
        </w:r>
      </w:ins>
      <w:hyperlink w:anchor="eq-information-equality">
        <w:ins w:id="1853" w:author="PR Preview" w:date="2026-01-01T00:00:00Z">
          <w:r>
            <w:rPr>
              <w:rStyle w:val="Hyperlink"/>
            </w:rPr>
            <w:t xml:space="preserve">Equation 13</w:t>
          </w:r>
        </w:ins>
      </w:hyperlink>
      <w:ins w:id="1854" w:author="PR Preview" w:date="2026-01-01T00:00:00Z">
        <w:r>
          <w:t xml:space="preserve">,</w:t>
        </w:r>
      </w:ins>
      <w:ins w:id="1855" w:author="PR Preview" w:date="2026-01-01T00:00:00Z">
        <w:r>
          <w:t xml:space="preserve"> </w:t>
        </w:r>
      </w:ins>
      <w:hyperlink w:anchor="thm-score-second-moment">
        <w:ins w:id="1856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857" w:author="PR Preview" w:date="2026-01-01T00:00:00Z">
        <w:r>
          <w:t xml:space="preserve"> </w:t>
        </w:r>
      </w:ins>
      <w:ins w:id="1858" w:author="PR Preview" w:date="2026-01-01T00:00:00Z">
        <w:r>
          <w:t xml:space="preserve">gives</w:t>
        </w:r>
      </w:ins>
      <w:ins w:id="185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1860" w:author="PR Preview" w:date="2026-01-01T00:00:00Z">
        <w:r>
          <w:t xml:space="preserve">,</w:t>
        </w:r>
      </w:ins>
      <w:ins w:id="1861" w:author="PR Preview" w:date="2026-01-01T00:00:00Z">
        <w:r>
          <w:t xml:space="preserve"> </w:t>
        </w:r>
      </w:ins>
      <w:ins w:id="1862" w:author="PR Preview" w:date="2026-01-01T00:00:00Z">
        <w:r>
          <w:t xml:space="preserve">and because</w:t>
        </w:r>
      </w:ins>
      <w:ins w:id="1863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86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3" w:name="exm-information-equality"/>
    <w:p>
      <w:pPr>
        <w:pStyle w:val="FirstParagraph"/>
      </w:pPr>
      <w:ins w:id="1865" w:author="PR Preview" w:date="2026-01-01T00:00:00Z">
        <w:r>
          <w:rPr>
            <w:b/>
            <w:bCs/>
          </w:rPr>
          <w:t xml:space="preserve">Example 7 (Checking the information equality for Poisson data)</w:t>
        </w:r>
      </w:ins>
      <w:ins w:id="1866" w:author="PR Preview" w:date="2026-01-01T00:00:00Z">
        <w:r>
          <w:t xml:space="preserve"> </w:t>
        </w:r>
      </w:ins>
      <w:ins w:id="1867" w:author="PR Preview" w:date="2026-01-01T00:00:00Z">
        <w:r>
          <w:t xml:space="preserve">For</w:t>
        </w:r>
      </w:ins>
      <w:ins w:id="186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1869" w:author="PR Preview" w:date="2026-01-01T00:00:00Z">
        <w:r>
          <w:t xml:space="preserve">,</w:t>
        </w:r>
      </w:ins>
      <w:ins w:id="1870" w:author="PR Preview" w:date="2026-01-01T00:00:00Z">
        <w:r>
          <w:t xml:space="preserve"> </w:t>
        </w:r>
      </w:ins>
      <w:ins w:id="1871" w:author="PR Preview" w:date="2026-01-01T00:00:00Z">
        <w:r>
          <w:t xml:space="preserve">the score is</w:t>
        </w:r>
      </w:ins>
      <w:ins w:id="1872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ins w:id="1873" w:author="PR Preview" w:date="2026-01-01T00:00:00Z">
        <w:r>
          <w:t xml:space="preserve"> </w:t>
        </w:r>
      </w:ins>
      <w:ins w:id="1874" w:author="PR Preview" w:date="2026-01-01T00:00:00Z">
        <w:r>
          <w:t xml:space="preserve">(</w:t>
        </w:r>
      </w:ins>
      <w:hyperlink w:anchor="exm-information-poisson">
        <w:ins w:id="1875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1876" w:author="PR Preview" w:date="2026-01-01T00:00:00Z">
        <w:r>
          <w:t xml:space="preserve">). Then: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877" w:author="PR Preview" w:date="2026-01-01T00:00:00Z">
        <w:r>
          <w:t xml:space="preserve">which matches</w:t>
        </w:r>
      </w:ins>
      <w:ins w:id="187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1879" w:author="PR Preview" w:date="2026-01-01T00:00:00Z">
        <w:r>
          <w:t xml:space="preserve"> </w:t>
        </w:r>
      </w:ins>
      <w:ins w:id="1880" w:author="PR Preview" w:date="2026-01-01T00:00:00Z">
        <w:r>
          <w:t xml:space="preserve">from</w:t>
        </w:r>
      </w:ins>
      <w:ins w:id="1881" w:author="PR Preview" w:date="2026-01-01T00:00:00Z">
        <w:r>
          <w:t xml:space="preserve"> </w:t>
        </w:r>
      </w:ins>
      <w:hyperlink w:anchor="exm-information-poisson">
        <w:ins w:id="1882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1883" w:author="PR Preview" w:date="2026-01-01T00:00:00Z">
        <w:r>
          <w:t xml:space="preserve">.</w:t>
        </w:r>
      </w:ins>
    </w:p>
    <w:bookmarkEnd w:id="103"/>
    <w:bookmarkStart w:id="104" w:name="exm-information-equality-fails"/>
    <w:p>
      <w:pPr>
        <w:pStyle w:val="BodyText"/>
      </w:pPr>
      <w:ins w:id="1884" w:author="PR Preview" w:date="2026-01-01T00:00:00Z">
        <w:r>
          <w:rPr>
            <w:b/>
            <w:bCs/>
          </w:rPr>
          <w:t xml:space="preserve">Example 8 (When the support depends on the parameter)</w:t>
        </w:r>
      </w:ins>
      <w:ins w:id="1885" w:author="PR Preview" w:date="2026-01-01T00:00:00Z">
        <w:r>
          <w:t xml:space="preserve"> </w:t>
        </w:r>
      </w:ins>
      <w:ins w:id="1886" w:author="PR Preview" w:date="2026-01-01T00:00:00Z">
        <w:r>
          <w:t xml:space="preserve">Let</w:t>
        </w:r>
      </w:ins>
      <w:ins w:id="188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ins w:id="1888" w:author="PR Preview" w:date="2026-01-01T00:00:00Z">
        <w:r>
          <w:t xml:space="preserve">.</w:t>
        </w:r>
      </w:ins>
      <w:ins w:id="1889" w:author="PR Preview" w:date="2026-01-01T00:00:00Z">
        <w:r>
          <w:t xml:space="preserve"> </w:t>
        </w:r>
      </w:ins>
      <w:ins w:id="1890" w:author="PR Preview" w:date="2026-01-01T00:00:00Z">
        <w:r>
          <w:t xml:space="preserve">The likelihood is</w:t>
        </w:r>
      </w:ins>
      <w:ins w:id="189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ins w:id="1892" w:author="PR Preview" w:date="2026-01-01T00:00:00Z">
        <w:r>
          <w:t xml:space="preserve"> </w:t>
        </w:r>
      </w:ins>
      <w:ins w:id="1893" w:author="PR Preview" w:date="2026-01-01T00:00:00Z">
        <w:r>
          <w:t xml:space="preserve">for</w:t>
        </w:r>
      </w:ins>
      <w:ins w:id="1894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ins w:id="1895" w:author="PR Preview" w:date="2026-01-01T00:00:00Z">
        <w:r>
          <w:t xml:space="preserve"> </w:t>
        </w:r>
      </w:ins>
      <w:ins w:id="1896" w:author="PR Preview" w:date="2026-01-01T00:00:00Z">
        <w:r>
          <w:t xml:space="preserve">(and 0 otherwise),</w:t>
        </w:r>
      </w:ins>
      <w:ins w:id="1897" w:author="PR Preview" w:date="2026-01-01T00:00:00Z">
        <w:r>
          <w:t xml:space="preserve"> </w:t>
        </w:r>
      </w:ins>
      <w:ins w:id="1898" w:author="PR Preview" w:date="2026-01-01T00:00:00Z">
        <w:r>
          <w:t xml:space="preserve">so on that range</w:t>
        </w:r>
      </w:ins>
      <w:ins w:id="1899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ins w:id="1900" w:author="PR Preview" w:date="2026-01-01T00:00:00Z">
        <w:r>
          <w:t xml:space="preserve"> </w:t>
        </w:r>
      </w:ins>
      <w:ins w:id="1901" w:author="PR Preview" w:date="2026-01-01T00:00:00Z">
        <w:r>
          <w:t xml:space="preserve">and</w:t>
        </w:r>
      </w:ins>
      <w:ins w:id="1902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ins w:id="1903" w:author="PR Preview" w:date="2026-01-01T00:00:00Z">
        <w:r>
          <w:t xml:space="preserve">.</w:t>
        </w:r>
      </w:ins>
      <w:ins w:id="1904" w:author="PR Preview" w:date="2026-01-01T00:00:00Z">
        <w:r>
          <w:t xml:space="preserve"> </w:t>
        </w:r>
      </w:ins>
      <w:ins w:id="1905" w:author="PR Preview" w:date="2026-01-01T00:00:00Z">
        <w:r>
          <w:t xml:space="preserve">The score is a nonzero constant,</w:t>
        </w:r>
      </w:ins>
      <w:ins w:id="1906" w:author="PR Preview" w:date="2026-01-01T00:00:00Z">
        <w:r>
          <w:t xml:space="preserve"> </w:t>
        </w:r>
      </w:ins>
      <w:ins w:id="1907" w:author="PR Preview" w:date="2026-01-01T00:00:00Z">
        <w:r>
          <w:t xml:space="preserve">so</w:t>
        </w:r>
      </w:ins>
      <w:ins w:id="1908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ins w:id="1909" w:author="PR Preview" w:date="2026-01-01T00:00:00Z">
        <w:r>
          <w:t xml:space="preserve">:</w:t>
        </w:r>
      </w:ins>
      <w:ins w:id="1910" w:author="PR Preview" w:date="2026-01-01T00:00:00Z">
        <w:r>
          <w:t xml:space="preserve"> </w:t>
        </w:r>
      </w:ins>
      <w:hyperlink w:anchor="eq-score-mean-zero">
        <w:ins w:id="1911" w:author="PR Preview" w:date="2026-01-01T00:00:00Z">
          <w:r>
            <w:rPr>
              <w:rStyle w:val="Hyperlink"/>
            </w:rPr>
            <w:t xml:space="preserve">Equation 12</w:t>
          </w:r>
        </w:ins>
      </w:hyperlink>
      <w:ins w:id="1912" w:author="PR Preview" w:date="2026-01-01T00:00:00Z">
        <w:r>
          <w:t xml:space="preserve"> </w:t>
        </w:r>
      </w:ins>
      <w:ins w:id="1913" w:author="PR Preview" w:date="2026-01-01T00:00:00Z">
        <w:r>
          <w:t xml:space="preserve">fails,</w:t>
        </w:r>
      </w:ins>
      <w:ins w:id="1914" w:author="PR Preview" w:date="2026-01-01T00:00:00Z">
        <w:r>
          <w:t xml:space="preserve"> </w:t>
        </w:r>
      </w:ins>
      <w:ins w:id="1915" w:author="PR Preview" w:date="2026-01-01T00:00:00Z">
        <w:r>
          <w:t xml:space="preserve">because the set of possible data values,</w:t>
        </w:r>
      </w:ins>
      <w:ins w:id="191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ins w:id="1917" w:author="PR Preview" w:date="2026-01-01T00:00:00Z">
        <w:r>
          <w:t xml:space="preserve">, depends on</w:t>
        </w:r>
      </w:ins>
      <w:ins w:id="1918" w:author="PR Preview" w:date="2026-01-01T00:00:00Z">
        <w:r>
          <w:t xml:space="preserve"> </w:t>
        </w:r>
      </w:ins>
      <m:oMath>
        <m:r>
          <m:t>θ</m:t>
        </m:r>
      </m:oMath>
      <w:ins w:id="1919" w:author="PR Preview" w:date="2026-01-01T00:00:00Z">
        <w:r>
          <w:t xml:space="preserve">.</w:t>
        </w:r>
      </w:ins>
    </w:p>
    <w:bookmarkEnd w:id="10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5"/>
          <w:p/>
        </w:tc>
      </w:tr>
    </w:tbl>
    <w:bookmarkEnd w:id="106"/>
    <w:bookmarkStart w:id="11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8" w:name="thm-dist-mle"/>
    <w:p>
      <w:pPr>
        <w:pStyle w:val="FirstParagraph"/>
      </w:pPr>
      <w:del w:id="1920" w:author="PR Preview" w:date="2026-01-01T00:00:00Z">
        <w:r>
          <w:rPr>
            <w:b/>
            <w:bCs/>
          </w:rPr>
          <w:delText xml:space="preserve">Theorem 17 (Central limit theorem for MLEs)</w:delText>
        </w:r>
      </w:del>
      <w:del w:id="1921" w:author="PR Preview" w:date="2026-01-01T00:00:00Z">
        <w:r>
          <w:delText xml:space="preserve"> </w:delText>
        </w:r>
      </w:del>
      <w:del w:id="1922" w:author="PR Preview" w:date="2026-01-01T00:00:00Z">
        <w:r>
          <w:delText xml:space="preserve">For</w:delText>
        </w:r>
      </w:del>
      <w:del w:id="1923" w:author="PR Preview" w:date="2026-01-01T00:00:00Z">
        <w:r>
          <w:delText xml:space="preserve"> </w:delText>
        </w:r>
      </w:del>
      <m:oMath>
        <m:r>
          <m:rPr>
            <m:sty m:val="p"/>
          </m:rPr>
          <m:t>iid</m:t>
        </m:r>
      </m:oMath>
      <w:del w:id="1924" w:author="PR Preview" w:date="2026-01-01T00:00:00Z">
        <w:r>
          <w:delText xml:space="preserve"> </w:delText>
        </w:r>
      </w:del>
      <w:del w:id="1925" w:author="PR Preview" w:date="2026-01-01T00:00:00Z">
        <w:r>
          <w:delText xml:space="preserve">data from a correctly specified model</w:delText>
        </w:r>
      </w:del>
      <w:del w:id="1926" w:author="PR Preview" w:date="2026-01-01T00:00:00Z">
        <w:r>
          <w:delText xml:space="preserve"> </w:delText>
        </w:r>
      </w:del>
      <w:del w:id="1927" w:author="PR Preview" w:date="2026-01-01T00:00:00Z">
        <w:r>
          <w:delText xml:space="preserve">satisfying regularity conditions</w:delText>
        </w:r>
      </w:del>
      <w:del w:id="1928" w:author="PR Preview" w:date="2026-01-01T00:00:00Z">
        <w:r>
          <w:delText xml:space="preserve"> </w:delText>
        </w:r>
      </w:del>
      <w:del w:id="1929" w:author="PR Preview" w:date="2026-01-01T00:00:00Z">
        <w:r>
          <w:delText xml:space="preserve">(including those of</w:delText>
        </w:r>
      </w:del>
      <w:del w:id="1930" w:author="PR Preview" w:date="2026-01-01T00:00:00Z">
        <w:r>
          <w:delText xml:space="preserve"> </w:delText>
        </w:r>
      </w:del>
      <w:hyperlink w:anchor="thm-information-equality">
        <w:del w:id="1931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1932" w:author="PR Preview" w:date="2026-01-01T00:00:00Z">
        <w:r>
          <w:delText xml:space="preserve">,</w:delText>
        </w:r>
      </w:del>
      <w:del w:id="1933" w:author="PR Preview" w:date="2026-01-01T00:00:00Z">
        <w:r>
          <w:delText xml:space="preserve"> </w:delText>
        </w:r>
      </w:del>
      <w:del w:id="1934" w:author="PR Preview" w:date="2026-01-01T00:00:00Z">
        <w:r>
          <w:delText xml:space="preserve">an identifiable parameter,</w:delText>
        </w:r>
      </w:del>
      <w:del w:id="1935" w:author="PR Preview" w:date="2026-01-01T00:00:00Z">
        <w:r>
          <w:delText xml:space="preserve"> </w:delText>
        </w:r>
      </w:del>
      <w:del w:id="1936" w:author="PR Preview" w:date="2026-01-01T00:00:00Z">
        <w:r>
          <w:delText xml:space="preserve">a true parameter value in the interior of the parameter space,</w:delText>
        </w:r>
      </w:del>
      <w:del w:id="1937" w:author="PR Preview" w:date="2026-01-01T00:00:00Z">
        <w:r>
          <w:delText xml:space="preserve"> </w:delText>
        </w:r>
      </w:del>
      <w:del w:id="1938" w:author="PR Preview" w:date="2026-01-01T00:00:00Z">
        <w:r>
          <w:delText xml:space="preserve">and a positive definite information matrix),</w:delText>
        </w:r>
      </w:del>
      <w:del w:id="1939" w:author="PR Preview" w:date="2026-01-01T00:00:00Z">
        <w:r>
          <w:delText xml:space="preserve"> </w:delText>
        </w:r>
      </w:del>
      <w:del w:id="1940" w:author="PR Preview" w:date="2026-01-01T00:00:00Z">
        <w:r>
          <w:delText xml:space="preserve">a consistent solution</w:delText>
        </w:r>
      </w:del>
      <w:del w:id="194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1942" w:author="PR Preview" w:date="2026-01-01T00:00:00Z">
        <w:r>
          <w:delText xml:space="preserve"> </w:delText>
        </w:r>
      </w:del>
      <w:del w:id="1943" w:author="PR Preview" w:date="2026-01-01T00:00:00Z">
        <w:r>
          <w:delText xml:space="preserve">of the</w:delText>
        </w:r>
      </w:del>
      <w:del w:id="1944" w:author="PR Preview" w:date="2026-01-01T00:00:00Z">
        <w:r>
          <w:delText xml:space="preserve"> </w:delText>
        </w:r>
      </w:del>
      <w:hyperlink w:anchor="def-score-equation">
        <w:del w:id="1945" w:author="PR Preview" w:date="2026-01-01T00:00:00Z">
          <w:r>
            <w:rPr>
              <w:rStyle w:val="Hyperlink"/>
            </w:rPr>
            <w:delText xml:space="preserve">score equation</w:delText>
          </w:r>
        </w:del>
      </w:hyperlink>
      <w:del w:id="1946" w:author="PR Preview" w:date="2026-01-01T00:00:00Z">
        <w:r>
          <w:delText xml:space="preserve"> </w:delText>
        </w:r>
      </w:del>
      <w:del w:id="1947" w:author="PR Preview" w:date="2026-01-01T00:00:00Z">
        <w:r>
          <w:delText xml:space="preserve">exists,</w:delText>
        </w:r>
      </w:del>
      <w:del w:id="1948" w:author="PR Preview" w:date="2026-01-01T00:00:00Z">
        <w:r>
          <w:delText xml:space="preserve"> </w:delText>
        </w:r>
      </w:del>
      <w:del w:id="1949" w:author="PR Preview" w:date="2026-01-01T00:00:00Z">
        <w:r>
          <w:delText xml:space="preserve">and for large</w:delText>
        </w:r>
      </w:del>
      <w:del w:id="1950" w:author="PR Preview" w:date="2026-01-01T00:00:00Z">
        <w:r>
          <w:delText xml:space="preserve"> </w:delText>
        </w:r>
      </w:del>
      <m:oMath>
        <m:r>
          <m:t>n</m:t>
        </m:r>
      </m:oMath>
      <w:del w:id="1951" w:author="PR Preview" w:date="2026-01-01T00:00:00Z">
        <w:r>
          <w:delText xml:space="preserve"> </w:delText>
        </w:r>
      </w:del>
      <w:del w:id="1952" w:author="PR Preview" w:date="2026-01-01T00:00:00Z">
        <w:r>
          <w:delText xml:space="preserve">it has approximately a Gaussian distribution,</w:delText>
        </w:r>
      </w:del>
      <w:del w:id="1953" w:author="PR Preview" w:date="2026-01-01T00:00:00Z">
        <w:r>
          <w:delText xml:space="preserve"> </w:delText>
        </w:r>
      </w:del>
      <w:del w:id="1954" w:author="PR Preview" w:date="2026-01-01T00:00:00Z">
        <w:r>
          <w:delText xml:space="preserve">centered at the true parameter value</w:delText>
        </w:r>
      </w:del>
      <w:del w:id="1955" w:author="PR Preview" w:date="2026-01-01T00:00:00Z">
        <w:r>
          <w:delText xml:space="preserve"> </w:delText>
        </w:r>
      </w:del>
      <w:del w:id="1956" w:author="PR Preview" w:date="2026-01-01T00:00:00Z">
        <w:r>
          <w:delText xml:space="preserve">$\mathord{\smash[b]{\underset{\raise.3ex\hbox{$\scriptstyle\sim$}}{\theta}}\vphantom{\theta}}$</w:delText>
        </w:r>
      </w:del>
      <w:del w:id="1957" w:author="PR Preview" w:date="2026-01-01T00:00:00Z">
        <w:r>
          <w:delText xml:space="preserve">,</w:delText>
        </w:r>
      </w:del>
      <w:del w:id="1958" w:author="PR Preview" w:date="2026-01-01T00:00:00Z">
        <w:r>
          <w:delText xml:space="preserve"> </w:delText>
        </w:r>
      </w:del>
      <w:del w:id="1959" w:author="PR Preview" w:date="2026-01-01T00:00:00Z">
        <w:r>
          <w:delText xml:space="preserve">with covariance matrix equal to the inverse of the expected information:</w:delText>
        </w:r>
      </w:del>
    </w:p>
    <w:p>
      <w:pPr>
        <w:pStyle w:val="FirstParagraph"/>
      </w:pPr>
      <w:ins w:id="1960" w:author="PR Preview" w:date="2026-01-01T00:00:00Z">
        <w:r>
          <w:rPr>
            <w:b/>
            <w:bCs/>
          </w:rPr>
          <w:t xml:space="preserve">Theorem 14 (Central limit theorem for MLEs)</w:t>
        </w:r>
      </w:ins>
      <w:ins w:id="1961" w:author="PR Preview" w:date="2026-01-01T00:00:00Z">
        <w:r>
          <w:t xml:space="preserve"> </w:t>
        </w:r>
      </w:ins>
      <w:ins w:id="1962" w:author="PR Preview" w:date="2026-01-01T00:00:00Z">
        <w:r>
          <w:t xml:space="preserve">For</w:t>
        </w:r>
      </w:ins>
      <w:ins w:id="1963" w:author="PR Preview" w:date="2026-01-01T00:00:00Z">
        <w:r>
          <w:t xml:space="preserve"> </w:t>
        </w:r>
      </w:ins>
      <m:oMath>
        <m:r>
          <m:rPr>
            <m:sty m:val="p"/>
          </m:rPr>
          <m:t>iid</m:t>
        </m:r>
      </m:oMath>
      <w:ins w:id="1964" w:author="PR Preview" w:date="2026-01-01T00:00:00Z">
        <w:r>
          <w:t xml:space="preserve"> </w:t>
        </w:r>
      </w:ins>
      <w:ins w:id="1965" w:author="PR Preview" w:date="2026-01-01T00:00:00Z">
        <w:r>
          <w:t xml:space="preserve">data from a correctly specified model</w:t>
        </w:r>
      </w:ins>
      <w:ins w:id="1966" w:author="PR Preview" w:date="2026-01-01T00:00:00Z">
        <w:r>
          <w:t xml:space="preserve"> </w:t>
        </w:r>
      </w:ins>
      <w:ins w:id="1967" w:author="PR Preview" w:date="2026-01-01T00:00:00Z">
        <w:r>
          <w:t xml:space="preserve">satisfying regularity conditions</w:t>
        </w:r>
      </w:ins>
      <w:ins w:id="1968" w:author="PR Preview" w:date="2026-01-01T00:00:00Z">
        <w:r>
          <w:t xml:space="preserve"> </w:t>
        </w:r>
      </w:ins>
      <w:ins w:id="1969" w:author="PR Preview" w:date="2026-01-01T00:00:00Z">
        <w:r>
          <w:t xml:space="preserve">(including those of</w:t>
        </w:r>
      </w:ins>
      <w:ins w:id="1970" w:author="PR Preview" w:date="2026-01-01T00:00:00Z">
        <w:r>
          <w:t xml:space="preserve"> </w:t>
        </w:r>
      </w:ins>
      <w:hyperlink w:anchor="thm-information-equality">
        <w:ins w:id="1971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972" w:author="PR Preview" w:date="2026-01-01T00:00:00Z">
        <w:r>
          <w:t xml:space="preserve">,</w:t>
        </w:r>
      </w:ins>
      <w:ins w:id="1973" w:author="PR Preview" w:date="2026-01-01T00:00:00Z">
        <w:r>
          <w:t xml:space="preserve"> </w:t>
        </w:r>
      </w:ins>
      <w:ins w:id="1974" w:author="PR Preview" w:date="2026-01-01T00:00:00Z">
        <w:r>
          <w:t xml:space="preserve">an identifiable parameter,</w:t>
        </w:r>
      </w:ins>
      <w:ins w:id="1975" w:author="PR Preview" w:date="2026-01-01T00:00:00Z">
        <w:r>
          <w:t xml:space="preserve"> </w:t>
        </w:r>
      </w:ins>
      <w:ins w:id="1976" w:author="PR Preview" w:date="2026-01-01T00:00:00Z">
        <w:r>
          <w:t xml:space="preserve">a true parameter value in the interior of the parameter space,</w:t>
        </w:r>
      </w:ins>
      <w:ins w:id="1977" w:author="PR Preview" w:date="2026-01-01T00:00:00Z">
        <w:r>
          <w:t xml:space="preserve"> </w:t>
        </w:r>
      </w:ins>
      <w:ins w:id="1978" w:author="PR Preview" w:date="2026-01-01T00:00:00Z">
        <w:r>
          <w:t xml:space="preserve">and a positive definite information matrix),</w:t>
        </w:r>
      </w:ins>
      <w:ins w:id="1979" w:author="PR Preview" w:date="2026-01-01T00:00:00Z">
        <w:r>
          <w:t xml:space="preserve"> </w:t>
        </w:r>
      </w:ins>
      <w:ins w:id="1980" w:author="PR Preview" w:date="2026-01-01T00:00:00Z">
        <w:r>
          <w:t xml:space="preserve">a consistent solution</w:t>
        </w:r>
      </w:ins>
      <w:ins w:id="198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982" w:author="PR Preview" w:date="2026-01-01T00:00:00Z">
        <w:r>
          <w:t xml:space="preserve"> </w:t>
        </w:r>
      </w:ins>
      <w:ins w:id="1983" w:author="PR Preview" w:date="2026-01-01T00:00:00Z">
        <w:r>
          <w:t xml:space="preserve">of the</w:t>
        </w:r>
      </w:ins>
      <w:ins w:id="1984" w:author="PR Preview" w:date="2026-01-01T00:00:00Z">
        <w:r>
          <w:t xml:space="preserve"> </w:t>
        </w:r>
      </w:ins>
      <w:hyperlink w:anchor="def-score-equation">
        <w:ins w:id="1985" w:author="PR Preview" w:date="2026-01-01T00:00:00Z">
          <w:r>
            <w:rPr>
              <w:rStyle w:val="Hyperlink"/>
            </w:rPr>
            <w:t xml:space="preserve">score equation</w:t>
          </w:r>
        </w:ins>
      </w:hyperlink>
      <w:ins w:id="1986" w:author="PR Preview" w:date="2026-01-01T00:00:00Z">
        <w:r>
          <w:t xml:space="preserve"> </w:t>
        </w:r>
      </w:ins>
      <w:ins w:id="1987" w:author="PR Preview" w:date="2026-01-01T00:00:00Z">
        <w:r>
          <w:t xml:space="preserve">exists,</w:t>
        </w:r>
      </w:ins>
      <w:ins w:id="1988" w:author="PR Preview" w:date="2026-01-01T00:00:00Z">
        <w:r>
          <w:t xml:space="preserve"> </w:t>
        </w:r>
      </w:ins>
      <w:ins w:id="1989" w:author="PR Preview" w:date="2026-01-01T00:00:00Z">
        <w:r>
          <w:t xml:space="preserve">and for large</w:t>
        </w:r>
      </w:ins>
      <w:ins w:id="1990" w:author="PR Preview" w:date="2026-01-01T00:00:00Z">
        <w:r>
          <w:t xml:space="preserve"> </w:t>
        </w:r>
      </w:ins>
      <m:oMath>
        <m:r>
          <m:t>n</m:t>
        </m:r>
      </m:oMath>
      <w:ins w:id="1991" w:author="PR Preview" w:date="2026-01-01T00:00:00Z">
        <w:r>
          <w:t xml:space="preserve"> </w:t>
        </w:r>
      </w:ins>
      <w:ins w:id="1992" w:author="PR Preview" w:date="2026-01-01T00:00:00Z">
        <w:r>
          <w:t xml:space="preserve">it has approximately a Gaussian distribution,</w:t>
        </w:r>
      </w:ins>
      <w:ins w:id="1993" w:author="PR Preview" w:date="2026-01-01T00:00:00Z">
        <w:r>
          <w:t xml:space="preserve"> </w:t>
        </w:r>
      </w:ins>
      <w:ins w:id="1994" w:author="PR Preview" w:date="2026-01-01T00:00:00Z">
        <w:r>
          <w:t xml:space="preserve">centered at the true parameter value</w:t>
        </w:r>
      </w:ins>
      <w:ins w:id="1995" w:author="PR Preview" w:date="2026-01-01T00:00:00Z">
        <w:r>
          <w:t xml:space="preserve"> </w:t>
        </w:r>
      </w:ins>
      <w:ins w:id="1996" w:author="PR Preview" w:date="2026-01-01T00:00:00Z">
        <w:r>
          <w:t xml:space="preserve">$\mathord{\smash[b]{\underset{\raise.3ex\hbox{$\scriptstyle\sim$}}{\theta}}\vphantom{\theta}}$</w:t>
        </w:r>
      </w:ins>
      <w:ins w:id="1997" w:author="PR Preview" w:date="2026-01-01T00:00:00Z">
        <w:r>
          <w:t xml:space="preserve">,</w:t>
        </w:r>
      </w:ins>
      <w:ins w:id="1998" w:author="PR Preview" w:date="2026-01-01T00:00:00Z">
        <w:r>
          <w:t xml:space="preserve"> </w:t>
        </w:r>
      </w:ins>
      <w:ins w:id="1999" w:author="PR Preview" w:date="2026-01-01T00:00:00Z">
        <w:r>
          <w:t xml:space="preserve">with covariance matrix equal to the inverse of the expected information:</w:t>
        </w:r>
      </w:ins>
    </w:p>
    <w:p>
      <w:pPr>
        <w:pStyle w:val="BodyText"/>
      </w:pPr>
      <w:bookmarkStart w:id="107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7"/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09" w:name="rem-mle-clt-conditions"/>
    <w:p>
      <w:pPr>
        <w:pStyle w:val="BodyText"/>
      </w:pPr>
      <w:del w:id="2000" w:author="PR Preview" w:date="2026-01-01T00:00:00Z">
        <w:r>
          <w:rPr>
            <w:i/>
            <w:iCs/>
          </w:rPr>
          <w:delText xml:space="preserve">Remark 5</w:delText>
        </w:r>
      </w:del>
      <w:del w:id="2001" w:author="PR Preview" w:date="2026-01-01T00:00:00Z">
        <w:r>
          <w:delText xml:space="preserve"> (Consistent roots and global maximizers). </w:delText>
        </w:r>
      </w:del>
      <w:del w:id="2002" w:author="PR Preview" w:date="2026-01-01T00:00:00Z">
        <w:r>
          <w:delText xml:space="preserve">These conditions guarantee a consistent root of the score equation;</w:delText>
        </w:r>
      </w:del>
      <w:del w:id="2003" w:author="PR Preview" w:date="2026-01-01T00:00:00Z">
        <w:r>
          <w:delText xml:space="preserve"> </w:delText>
        </w:r>
      </w:del>
      <w:del w:id="2004" w:author="PR Preview" w:date="2026-01-01T00:00:00Z">
        <w:r>
          <w:delText xml:space="preserve">that root is the global maximizer of the likelihood</w:delText>
        </w:r>
      </w:del>
      <w:del w:id="2005" w:author="PR Preview" w:date="2026-01-01T00:00:00Z">
        <w:r>
          <w:delText xml:space="preserve"> </w:delText>
        </w:r>
      </w:del>
      <w:del w:id="2006" w:author="PR Preview" w:date="2026-01-01T00:00:00Z">
        <w:r>
          <w:delText xml:space="preserve">under further conditions,</w:delText>
        </w:r>
      </w:del>
      <w:del w:id="2007" w:author="PR Preview" w:date="2026-01-01T00:00:00Z">
        <w:r>
          <w:delText xml:space="preserve"> </w:delText>
        </w:r>
      </w:del>
      <w:del w:id="2008" w:author="PR Preview" w:date="2026-01-01T00:00:00Z">
        <w:r>
          <w:delText xml:space="preserve">for example when the log-likelihood is strictly concave,</w:delText>
        </w:r>
      </w:del>
      <w:del w:id="2009" w:author="PR Preview" w:date="2026-01-01T00:00:00Z">
        <w:r>
          <w:delText xml:space="preserve"> </w:delText>
        </w:r>
      </w:del>
      <w:del w:id="2010" w:author="PR Preview" w:date="2026-01-01T00:00:00Z">
        <w:r>
          <w:delText xml:space="preserve">as for Poisson data, whose Hessian is negative for every</w:delText>
        </w:r>
      </w:del>
      <w:del w:id="2011" w:author="PR Preview" w:date="2026-01-01T00:00:00Z">
        <w:r>
          <w:delText xml:space="preserve"> </w:delText>
        </w:r>
      </w:del>
      <m:oMath>
        <m:r>
          <m:t>λ</m:t>
        </m:r>
      </m:oMath>
      <w:del w:id="2012" w:author="PR Preview" w:date="2026-01-01T00:00:00Z">
        <w:r>
          <w:delText xml:space="preserve"> </w:delText>
        </w:r>
      </w:del>
      <w:del w:id="2013" w:author="PR Preview" w:date="2026-01-01T00:00:00Z">
        <w:r>
          <w:delText xml:space="preserve">(</w:delText>
        </w:r>
      </w:del>
      <w:hyperlink w:anchor="exm-information-poisson">
        <w:del w:id="2014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2015" w:author="PR Preview" w:date="2026-01-01T00:00:00Z">
        <w:r>
          <w:delText xml:space="preserve">).</w:delText>
        </w:r>
      </w:del>
    </w:p>
    <w:p>
      <w:pPr>
        <w:pStyle w:val="BodyText"/>
      </w:pPr>
      <w:del w:id="2016" w:author="PR Preview" w:date="2026-01-01T00:00:00Z">
        <w:r>
          <w:rPr>
            <w:b/>
            <w:bCs/>
          </w:rPr>
          <w:delText xml:space="preserve">Example 8 (Approximate distribution of the Poisson MLE)</w:delText>
        </w:r>
      </w:del>
      <w:del w:id="2017" w:author="PR Preview" w:date="2026-01-01T00:00:00Z">
        <w:r>
          <w:delText xml:space="preserve"> </w:delText>
        </w:r>
      </w:del>
      <w:del w:id="2018" w:author="PR Preview" w:date="2026-01-01T00:00:00Z">
        <w:r>
          <w:delText xml:space="preserve">For</w:delText>
        </w:r>
      </w:del>
      <w:del w:id="201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2020" w:author="PR Preview" w:date="2026-01-01T00:00:00Z">
        <w:r>
          <w:delText xml:space="preserve">,</w:delText>
        </w:r>
      </w:del>
      <w:del w:id="2021" w:author="PR Preview" w:date="2026-01-01T00:00:00Z">
        <w:r>
          <w:delText xml:space="preserve"> </w:delText>
        </w:r>
      </w:del>
      <w:del w:id="2022" w:author="PR Preview" w:date="2026-01-01T00:00:00Z">
        <w:r>
          <w:delText xml:space="preserve">setting the score</w:delText>
        </w:r>
      </w:del>
      <w:del w:id="202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del w:id="2024" w:author="PR Preview" w:date="2026-01-01T00:00:00Z">
        <w:r>
          <w:delText xml:space="preserve"> </w:delText>
        </w:r>
      </w:del>
      <w:del w:id="2025" w:author="PR Preview" w:date="2026-01-01T00:00:00Z">
        <w:r>
          <w:delText xml:space="preserve">(</w:delText>
        </w:r>
      </w:del>
      <w:hyperlink w:anchor="exm-information-equality">
        <w:del w:id="2026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2027" w:author="PR Preview" w:date="2026-01-01T00:00:00Z">
        <w:r>
          <w:delText xml:space="preserve">)</w:delText>
        </w:r>
      </w:del>
      <w:del w:id="2028" w:author="PR Preview" w:date="2026-01-01T00:00:00Z">
        <w:r>
          <w:delText xml:space="preserve"> </w:delText>
        </w:r>
      </w:del>
      <w:del w:id="2029" w:author="PR Preview" w:date="2026-01-01T00:00:00Z">
        <w:r>
          <w:delText xml:space="preserve">to zero gives</w:delText>
        </w:r>
      </w:del>
      <w:del w:id="203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2031" w:author="PR Preview" w:date="2026-01-01T00:00:00Z">
        <w:r>
          <w:delText xml:space="preserve">,</w:delText>
        </w:r>
      </w:del>
      <w:del w:id="2032" w:author="PR Preview" w:date="2026-01-01T00:00:00Z">
        <w:r>
          <w:delText xml:space="preserve"> </w:delText>
        </w:r>
      </w:del>
      <w:del w:id="2033" w:author="PR Preview" w:date="2026-01-01T00:00:00Z">
        <w:r>
          <w:delText xml:space="preserve">and</w:delText>
        </w:r>
      </w:del>
      <w:del w:id="203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2035" w:author="PR Preview" w:date="2026-01-01T00:00:00Z">
        <w:r>
          <w:delText xml:space="preserve"> </w:delText>
        </w:r>
      </w:del>
      <w:del w:id="2036" w:author="PR Preview" w:date="2026-01-01T00:00:00Z">
        <w:r>
          <w:delText xml:space="preserve">(</w:delText>
        </w:r>
      </w:del>
      <w:hyperlink w:anchor="exm-information-poisson">
        <w:del w:id="2037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2038" w:author="PR Preview" w:date="2026-01-01T00:00:00Z">
        <w:r>
          <w:delText xml:space="preserve">),</w:delText>
        </w:r>
      </w:del>
      <w:del w:id="2039" w:author="PR Preview" w:date="2026-01-01T00:00:00Z">
        <w:r>
          <w:delText xml:space="preserve"> </w:delText>
        </w:r>
      </w:del>
      <w:del w:id="2040" w:author="PR Preview" w:date="2026-01-01T00:00:00Z">
        <w:r>
          <w:delText xml:space="preserve">so</w:delText>
        </w:r>
      </w:del>
      <w:del w:id="2041" w:author="PR Preview" w:date="2026-01-01T00:00:00Z">
        <w:r>
          <w:delText xml:space="preserve"> </w:delText>
        </w:r>
      </w:del>
      <w:hyperlink w:anchor="thm-dist-mle">
        <w:del w:id="2042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043" w:author="PR Preview" w:date="2026-01-01T00:00:00Z">
        <w:r>
          <w:delText xml:space="preserve"> </w:delText>
        </w:r>
      </w:del>
      <w:del w:id="2044" w:author="PR Preview" w:date="2026-01-01T00:00:00Z">
        <w:r>
          <w:delText xml:space="preserve">says that for large</w:delText>
        </w:r>
      </w:del>
      <w:del w:id="2045" w:author="PR Preview" w:date="2026-01-01T00:00:00Z">
        <w:r>
          <w:delText xml:space="preserve"> </w:delText>
        </w:r>
      </w:del>
      <m:oMath>
        <m:r>
          <m:t>n</m:t>
        </m:r>
      </m:oMath>
      <w:del w:id="2046" w:author="PR Preview" w:date="2026-01-01T00:00:00Z">
        <w:r>
          <w:delText xml:space="preserve">:</w:delText>
        </w:r>
      </w:del>
    </w:p>
    <w:p>
      <w:pPr>
        <w:pStyle w:val="BodyText"/>
      </w:pPr>
      <w:ins w:id="2047" w:author="PR Preview" w:date="2026-01-01T00:00:00Z">
        <w:r>
          <w:rPr>
            <w:i/>
            <w:iCs/>
          </w:rPr>
          <w:t xml:space="preserve">Remark 5</w:t>
        </w:r>
      </w:ins>
      <w:ins w:id="2048" w:author="PR Preview" w:date="2026-01-01T00:00:00Z">
        <w:r>
          <w:t xml:space="preserve"> (Consistent roots and global maximizers). </w:t>
        </w:r>
      </w:ins>
      <w:ins w:id="2049" w:author="PR Preview" w:date="2026-01-01T00:00:00Z">
        <w:r>
          <w:t xml:space="preserve">These conditions guarantee a consistent root of the score equation;</w:t>
        </w:r>
      </w:ins>
      <w:ins w:id="2050" w:author="PR Preview" w:date="2026-01-01T00:00:00Z">
        <w:r>
          <w:t xml:space="preserve"> </w:t>
        </w:r>
      </w:ins>
      <w:ins w:id="2051" w:author="PR Preview" w:date="2026-01-01T00:00:00Z">
        <w:r>
          <w:t xml:space="preserve">that root is the global maximizer of the likelihood</w:t>
        </w:r>
      </w:ins>
      <w:ins w:id="2052" w:author="PR Preview" w:date="2026-01-01T00:00:00Z">
        <w:r>
          <w:t xml:space="preserve"> </w:t>
        </w:r>
      </w:ins>
      <w:ins w:id="2053" w:author="PR Preview" w:date="2026-01-01T00:00:00Z">
        <w:r>
          <w:t xml:space="preserve">under further conditions,</w:t>
        </w:r>
      </w:ins>
      <w:ins w:id="2054" w:author="PR Preview" w:date="2026-01-01T00:00:00Z">
        <w:r>
          <w:t xml:space="preserve"> </w:t>
        </w:r>
      </w:ins>
      <w:ins w:id="2055" w:author="PR Preview" w:date="2026-01-01T00:00:00Z">
        <w:r>
          <w:t xml:space="preserve">for example when the log-likelihood is strictly concave,</w:t>
        </w:r>
      </w:ins>
      <w:ins w:id="2056" w:author="PR Preview" w:date="2026-01-01T00:00:00Z">
        <w:r>
          <w:t xml:space="preserve"> </w:t>
        </w:r>
      </w:ins>
      <w:ins w:id="2057" w:author="PR Preview" w:date="2026-01-01T00:00:00Z">
        <w:r>
          <w:t xml:space="preserve">as for Poisson data, whose Hessian is negative for every</w:t>
        </w:r>
      </w:ins>
      <w:ins w:id="2058" w:author="PR Preview" w:date="2026-01-01T00:00:00Z">
        <w:r>
          <w:t xml:space="preserve"> </w:t>
        </w:r>
      </w:ins>
      <m:oMath>
        <m:r>
          <m:t>λ</m:t>
        </m:r>
      </m:oMath>
      <w:ins w:id="2059" w:author="PR Preview" w:date="2026-01-01T00:00:00Z">
        <w:r>
          <w:t xml:space="preserve"> </w:t>
        </w:r>
      </w:ins>
      <w:ins w:id="2060" w:author="PR Preview" w:date="2026-01-01T00:00:00Z">
        <w:r>
          <w:t xml:space="preserve">(</w:t>
        </w:r>
      </w:ins>
      <w:hyperlink w:anchor="exm-information-poisson">
        <w:ins w:id="2061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2062" w:author="PR Preview" w:date="2026-01-01T00:00:00Z">
        <w:r>
          <w:t xml:space="preserve">).</w:t>
        </w:r>
      </w:ins>
    </w:p>
    <w:bookmarkEnd w:id="109"/>
    <w:bookmarkStart w:id="110" w:name="exm-dist-mle-poisson"/>
    <w:p>
      <w:pPr>
        <w:pStyle w:val="BodyText"/>
      </w:pPr>
      <w:ins w:id="2063" w:author="PR Preview" w:date="2026-01-01T00:00:00Z">
        <w:r>
          <w:rPr>
            <w:b/>
            <w:bCs/>
          </w:rPr>
          <w:t xml:space="preserve">Example 9 (Approximate distribution of the Poisson MLE)</w:t>
        </w:r>
      </w:ins>
      <w:ins w:id="2064" w:author="PR Preview" w:date="2026-01-01T00:00:00Z">
        <w:r>
          <w:t xml:space="preserve"> </w:t>
        </w:r>
      </w:ins>
      <w:ins w:id="2065" w:author="PR Preview" w:date="2026-01-01T00:00:00Z">
        <w:r>
          <w:t xml:space="preserve">For</w:t>
        </w:r>
      </w:ins>
      <w:ins w:id="206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2067" w:author="PR Preview" w:date="2026-01-01T00:00:00Z">
        <w:r>
          <w:t xml:space="preserve">,</w:t>
        </w:r>
      </w:ins>
      <w:ins w:id="2068" w:author="PR Preview" w:date="2026-01-01T00:00:00Z">
        <w:r>
          <w:t xml:space="preserve"> </w:t>
        </w:r>
      </w:ins>
      <w:ins w:id="2069" w:author="PR Preview" w:date="2026-01-01T00:00:00Z">
        <w:r>
          <w:t xml:space="preserve">setting the score</w:t>
        </w:r>
      </w:ins>
      <w:ins w:id="2070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ins w:id="2071" w:author="PR Preview" w:date="2026-01-01T00:00:00Z">
        <w:r>
          <w:t xml:space="preserve"> </w:t>
        </w:r>
      </w:ins>
      <w:ins w:id="2072" w:author="PR Preview" w:date="2026-01-01T00:00:00Z">
        <w:r>
          <w:t xml:space="preserve">(</w:t>
        </w:r>
      </w:ins>
      <w:hyperlink w:anchor="exm-information-equality">
        <w:ins w:id="2073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2074" w:author="PR Preview" w:date="2026-01-01T00:00:00Z">
        <w:r>
          <w:t xml:space="preserve">)</w:t>
        </w:r>
      </w:ins>
      <w:ins w:id="2075" w:author="PR Preview" w:date="2026-01-01T00:00:00Z">
        <w:r>
          <w:t xml:space="preserve"> </w:t>
        </w:r>
      </w:ins>
      <w:ins w:id="2076" w:author="PR Preview" w:date="2026-01-01T00:00:00Z">
        <w:r>
          <w:t xml:space="preserve">to zero gives</w:t>
        </w:r>
      </w:ins>
      <w:ins w:id="207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2078" w:author="PR Preview" w:date="2026-01-01T00:00:00Z">
        <w:r>
          <w:t xml:space="preserve">,</w:t>
        </w:r>
      </w:ins>
      <w:ins w:id="2079" w:author="PR Preview" w:date="2026-01-01T00:00:00Z">
        <w:r>
          <w:t xml:space="preserve"> </w:t>
        </w:r>
      </w:ins>
      <w:ins w:id="2080" w:author="PR Preview" w:date="2026-01-01T00:00:00Z">
        <w:r>
          <w:t xml:space="preserve">and</w:t>
        </w:r>
      </w:ins>
      <w:ins w:id="208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2082" w:author="PR Preview" w:date="2026-01-01T00:00:00Z">
        <w:r>
          <w:t xml:space="preserve"> </w:t>
        </w:r>
      </w:ins>
      <w:ins w:id="2083" w:author="PR Preview" w:date="2026-01-01T00:00:00Z">
        <w:r>
          <w:t xml:space="preserve">(</w:t>
        </w:r>
      </w:ins>
      <w:hyperlink w:anchor="exm-information-poisson">
        <w:ins w:id="2084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2085" w:author="PR Preview" w:date="2026-01-01T00:00:00Z">
        <w:r>
          <w:t xml:space="preserve">),</w:t>
        </w:r>
      </w:ins>
      <w:ins w:id="2086" w:author="PR Preview" w:date="2026-01-01T00:00:00Z">
        <w:r>
          <w:t xml:space="preserve"> </w:t>
        </w:r>
      </w:ins>
      <w:ins w:id="2087" w:author="PR Preview" w:date="2026-01-01T00:00:00Z">
        <w:r>
          <w:t xml:space="preserve">so</w:t>
        </w:r>
      </w:ins>
      <w:ins w:id="2088" w:author="PR Preview" w:date="2026-01-01T00:00:00Z">
        <w:r>
          <w:t xml:space="preserve"> </w:t>
        </w:r>
      </w:ins>
      <w:hyperlink w:anchor="thm-dist-mle">
        <w:ins w:id="2089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2090" w:author="PR Preview" w:date="2026-01-01T00:00:00Z">
        <w:r>
          <w:t xml:space="preserve"> </w:t>
        </w:r>
      </w:ins>
      <w:ins w:id="2091" w:author="PR Preview" w:date="2026-01-01T00:00:00Z">
        <w:r>
          <w:t xml:space="preserve">says that for large</w:t>
        </w:r>
      </w:ins>
      <w:ins w:id="2092" w:author="PR Preview" w:date="2026-01-01T00:00:00Z">
        <w:r>
          <w:t xml:space="preserve"> </w:t>
        </w:r>
      </w:ins>
      <m:oMath>
        <m:r>
          <m:t>n</m:t>
        </m:r>
      </m:oMath>
      <w:ins w:id="209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0"/>
    <w:p>
      <w:pPr>
        <w:pStyle w:val="BodyText"/>
      </w:pPr>
      <w:hyperlink w:anchor="thm-dist-mle">
        <w:del w:id="2094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095" w:author="PR Preview" w:date="2026-01-01T00:00:00Z">
        <w:r>
          <w:delText xml:space="preserve"> </w:delText>
        </w:r>
      </w:del>
      <w:del w:id="2096" w:author="PR Preview" w:date="2026-01-01T00:00:00Z">
        <w:r>
          <w:delText xml:space="preserve">involves the unknown</w:delText>
        </w:r>
      </w:del>
      <w:del w:id="2097" w:author="PR Preview" w:date="2026-01-01T00:00:00Z">
        <w:r>
          <w:delText xml:space="preserve"> </w:delText>
        </w:r>
      </w:del>
      <w:del w:id="2098" w:author="PR Preview" w:date="2026-01-01T00:00:00Z">
        <w:r>
          <w:delText xml:space="preserve">$\mathord{\smash[b]{\underset{\raise.3ex\hbox{$\scriptstyle\sim$}}{\theta}}\vphantom{\theta}}$</w:delText>
        </w:r>
      </w:del>
      <w:del w:id="2099" w:author="PR Preview" w:date="2026-01-01T00:00:00Z">
        <w:r>
          <w:delText xml:space="preserve">,</w:delText>
        </w:r>
      </w:del>
      <w:del w:id="2100" w:author="PR Preview" w:date="2026-01-01T00:00:00Z">
        <w:r>
          <w:delText xml:space="preserve"> </w:delText>
        </w:r>
      </w:del>
      <w:del w:id="2101" w:author="PR Preview" w:date="2026-01-01T00:00:00Z">
        <w:r>
          <w:delText xml:space="preserve">so to use it we estimate</w:delText>
        </w:r>
      </w:del>
      <w:del w:id="2102" w:author="PR Preview" w:date="2026-01-01T00:00:00Z">
        <w:r>
          <w:delText xml:space="preserve"> </w:delText>
        </w:r>
      </w:del>
      <w:del w:id="2103" w:author="PR Preview" w:date="2026-01-01T00:00:00Z">
        <w:r>
          <w:delText xml:space="preserve">$\mathcal{I}(\mathord{\smash[b]{\underset{\raise.3ex\hbox{$\scriptstyle\sim$}}{\theta}}\vphantom{\theta}})$</w:delText>
        </w:r>
      </w:del>
      <w:del w:id="2104" w:author="PR Preview" w:date="2026-01-01T00:00:00Z">
        <w:r>
          <w:delText xml:space="preserve">,</w:delText>
        </w:r>
      </w:del>
      <w:del w:id="2105" w:author="PR Preview" w:date="2026-01-01T00:00:00Z">
        <w:r>
          <w:delText xml:space="preserve"> </w:delText>
        </w:r>
      </w:del>
      <w:del w:id="2106" w:author="PR Preview" w:date="2026-01-01T00:00:00Z">
        <w:r>
          <w:delText xml:space="preserve">by either the expected information at the MLE,</w:delText>
        </w:r>
      </w:del>
      <w:del w:id="210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del w:id="2108" w:author="PR Preview" w:date="2026-01-01T00:00:00Z">
        <w:r>
          <w:delText xml:space="preserve">,</w:delText>
        </w:r>
      </w:del>
      <w:del w:id="2109" w:author="PR Preview" w:date="2026-01-01T00:00:00Z">
        <w:r>
          <w:delText xml:space="preserve"> </w:delText>
        </w:r>
      </w:del>
      <w:del w:id="2110" w:author="PR Preview" w:date="2026-01-01T00:00:00Z">
        <w:r>
          <w:delText xml:space="preserve">or the observed information at the MLE,</w:delText>
        </w:r>
      </w:del>
      <w:del w:id="2111" w:author="PR Preview" w:date="2026-01-01T00:00:00Z">
        <w:r>
          <w:delText xml:space="preserve"> </w:delText>
        </w:r>
      </w:del>
      <w:del w:id="2112" w:author="PR Preview" w:date="2026-01-01T00:00:00Z">
        <w:r>
          <w:delText xml:space="preserve">$I(\mathord{\smash[b]{\underset{\raise.3ex\hbox{$\scriptstyle\sim$}}{x}}\vphantom{x}}; \hat\theta_{\text{ML}})$</w:delText>
        </w:r>
      </w:del>
      <w:del w:id="2113" w:author="PR Preview" w:date="2026-01-01T00:00:00Z">
        <w:r>
          <w:delText xml:space="preserve">.</w:delText>
        </w:r>
      </w:del>
      <w:del w:id="2114" w:author="PR Preview" w:date="2026-01-01T00:00:00Z">
        <w:r>
          <w:delText xml:space="preserve"> </w:delText>
        </w:r>
      </w:del>
      <w:del w:id="2115" w:author="PR Preview" w:date="2026-01-01T00:00:00Z">
        <w:r>
          <w:delText xml:space="preserve">Either way, the estimated standard error of the</w:delText>
        </w:r>
      </w:del>
      <w:del w:id="2116" w:author="PR Preview" w:date="2026-01-01T00:00:00Z">
        <w:r>
          <w:delText xml:space="preserve"> </w:delText>
        </w:r>
      </w:del>
      <m:oMath>
        <m:r>
          <m:t>k</m:t>
        </m:r>
      </m:oMath>
      <w:del w:id="2117" w:author="PR Preview" w:date="2026-01-01T00:00:00Z">
        <w:r>
          <w:delText xml:space="preserve">th entry of</w:delText>
        </w:r>
      </w:del>
      <w:del w:id="211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2119" w:author="PR Preview" w:date="2026-01-01T00:00:00Z">
        <w:r>
          <w:delText xml:space="preserve"> </w:delText>
        </w:r>
      </w:del>
      <w:del w:id="2120" w:author="PR Preview" w:date="2026-01-01T00:00:00Z">
        <w:r>
          <w:delText xml:space="preserve">is:</w:delText>
        </w:r>
      </w:del>
    </w:p>
    <w:p>
      <w:pPr>
        <w:pStyle w:val="BodyText"/>
      </w:pPr>
      <w:hyperlink w:anchor="thm-dist-mle">
        <w:ins w:id="2121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2122" w:author="PR Preview" w:date="2026-01-01T00:00:00Z">
        <w:r>
          <w:t xml:space="preserve"> </w:t>
        </w:r>
      </w:ins>
      <w:ins w:id="2123" w:author="PR Preview" w:date="2026-01-01T00:00:00Z">
        <w:r>
          <w:t xml:space="preserve">involves the unknown</w:t>
        </w:r>
      </w:ins>
      <w:ins w:id="2124" w:author="PR Preview" w:date="2026-01-01T00:00:00Z">
        <w:r>
          <w:t xml:space="preserve"> </w:t>
        </w:r>
      </w:ins>
      <w:ins w:id="2125" w:author="PR Preview" w:date="2026-01-01T00:00:00Z">
        <w:r>
          <w:t xml:space="preserve">$\mathord{\smash[b]{\underset{\raise.3ex\hbox{$\scriptstyle\sim$}}{\theta}}\vphantom{\theta}}$</w:t>
        </w:r>
      </w:ins>
      <w:ins w:id="2126" w:author="PR Preview" w:date="2026-01-01T00:00:00Z">
        <w:r>
          <w:t xml:space="preserve">,</w:t>
        </w:r>
      </w:ins>
      <w:ins w:id="2127" w:author="PR Preview" w:date="2026-01-01T00:00:00Z">
        <w:r>
          <w:t xml:space="preserve"> </w:t>
        </w:r>
      </w:ins>
      <w:ins w:id="2128" w:author="PR Preview" w:date="2026-01-01T00:00:00Z">
        <w:r>
          <w:t xml:space="preserve">so to use it we estimate</w:t>
        </w:r>
      </w:ins>
      <w:ins w:id="2129" w:author="PR Preview" w:date="2026-01-01T00:00:00Z">
        <w:r>
          <w:t xml:space="preserve"> </w:t>
        </w:r>
      </w:ins>
      <w:ins w:id="2130" w:author="PR Preview" w:date="2026-01-01T00:00:00Z">
        <w:r>
          <w:t xml:space="preserve">$\mathcal{I}(\mathord{\smash[b]{\underset{\raise.3ex\hbox{$\scriptstyle\sim$}}{\theta}}\vphantom{\theta}})$</w:t>
        </w:r>
      </w:ins>
      <w:ins w:id="2131" w:author="PR Preview" w:date="2026-01-01T00:00:00Z">
        <w:r>
          <w:t xml:space="preserve">,</w:t>
        </w:r>
      </w:ins>
      <w:ins w:id="2132" w:author="PR Preview" w:date="2026-01-01T00:00:00Z">
        <w:r>
          <w:t xml:space="preserve"> </w:t>
        </w:r>
      </w:ins>
      <w:ins w:id="2133" w:author="PR Preview" w:date="2026-01-01T00:00:00Z">
        <w:r>
          <w:t xml:space="preserve">by either the expected information at the MLE,</w:t>
        </w:r>
      </w:ins>
      <w:ins w:id="213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ins w:id="2135" w:author="PR Preview" w:date="2026-01-01T00:00:00Z">
        <w:r>
          <w:t xml:space="preserve">,</w:t>
        </w:r>
      </w:ins>
      <w:ins w:id="2136" w:author="PR Preview" w:date="2026-01-01T00:00:00Z">
        <w:r>
          <w:t xml:space="preserve"> </w:t>
        </w:r>
      </w:ins>
      <w:ins w:id="2137" w:author="PR Preview" w:date="2026-01-01T00:00:00Z">
        <w:r>
          <w:t xml:space="preserve">or the observed information at the MLE,</w:t>
        </w:r>
      </w:ins>
      <w:ins w:id="2138" w:author="PR Preview" w:date="2026-01-01T00:00:00Z">
        <w:r>
          <w:t xml:space="preserve"> </w:t>
        </w:r>
      </w:ins>
      <w:ins w:id="2139" w:author="PR Preview" w:date="2026-01-01T00:00:00Z">
        <w:r>
          <w:t xml:space="preserve">$I(\mathord{\smash[b]{\underset{\raise.3ex\hbox{$\scriptstyle\sim$}}{x}}\vphantom{x}}; \hat\theta_{\text{ML}})$</w:t>
        </w:r>
      </w:ins>
      <w:ins w:id="2140" w:author="PR Preview" w:date="2026-01-01T00:00:00Z">
        <w:r>
          <w:t xml:space="preserve">.</w:t>
        </w:r>
      </w:ins>
      <w:ins w:id="2141" w:author="PR Preview" w:date="2026-01-01T00:00:00Z">
        <w:r>
          <w:t xml:space="preserve"> </w:t>
        </w:r>
      </w:ins>
      <w:ins w:id="2142" w:author="PR Preview" w:date="2026-01-01T00:00:00Z">
        <w:r>
          <w:t xml:space="preserve">Either way, the estimated standard error of the</w:t>
        </w:r>
      </w:ins>
      <w:ins w:id="2143" w:author="PR Preview" w:date="2026-01-01T00:00:00Z">
        <w:r>
          <w:t xml:space="preserve"> </w:t>
        </w:r>
      </w:ins>
      <m:oMath>
        <m:r>
          <m:t>k</m:t>
        </m:r>
      </m:oMath>
      <w:ins w:id="2144" w:author="PR Preview" w:date="2026-01-01T00:00:00Z">
        <w:r>
          <w:t xml:space="preserve">th entry of</w:t>
        </w:r>
      </w:ins>
      <w:ins w:id="214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2146" w:author="PR Preview" w:date="2026-01-01T00:00:00Z">
        <w:r>
          <w:t xml:space="preserve"> </w:t>
        </w:r>
      </w:ins>
      <w:ins w:id="2147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1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1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2"/>
    <w:bookmarkStart w:id="146" w:name="quantifying-uncertainty-about-mles"/>
    <w:p>
      <w:pPr>
        <w:pStyle w:val="Heading3"/>
      </w:pPr>
      <w:r>
        <w:t xml:space="preserve">1.9 Quantifying uncertainty about MLEs</w:t>
      </w:r>
    </w:p>
    <w:bookmarkStart w:id="115" w:name="confidence-intervals-for-mles"/>
    <w:p>
      <w:pPr>
        <w:pStyle w:val="Heading4"/>
      </w:pPr>
      <w:r>
        <w:t xml:space="preserve">1.9.1 Confidence intervals for MLEs</w:t>
      </w:r>
    </w:p>
    <w:bookmarkStart w:id="11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3"/>
    <w:p>
      <w:pPr>
        <w:pStyle w:val="BodyText"/>
      </w:pPr>
      <w:del w:id="2148" w:author="PR Preview" w:date="2026-01-01T00:00:00Z">
        <w:r>
          <w:delText xml:space="preserve">By</w:delText>
        </w:r>
      </w:del>
      <w:del w:id="2149" w:author="PR Preview" w:date="2026-01-01T00:00:00Z">
        <w:r>
          <w:delText xml:space="preserve"> </w:delText>
        </w:r>
      </w:del>
      <w:hyperlink w:anchor="thm-dist-mle">
        <w:del w:id="2150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151" w:author="PR Preview" w:date="2026-01-01T00:00:00Z">
        <w:r>
          <w:delText xml:space="preserve">,</w:delText>
        </w:r>
      </w:del>
      <w:del w:id="215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del w:id="2153" w:author="PR Preview" w:date="2026-01-01T00:00:00Z">
        <w:r>
          <w:delText xml:space="preserve"> </w:delText>
        </w:r>
      </w:del>
      <w:del w:id="2154" w:author="PR Preview" w:date="2026-01-01T00:00:00Z">
        <w:r>
          <w:delText xml:space="preserve">has approximately a standard Gaussian distribution in large samples,</w:delText>
        </w:r>
      </w:del>
      <w:del w:id="2155" w:author="PR Preview" w:date="2026-01-01T00:00:00Z">
        <w:r>
          <w:delText xml:space="preserve"> </w:delText>
        </w:r>
      </w:del>
      <w:del w:id="2156" w:author="PR Preview" w:date="2026-01-01T00:00:00Z">
        <w:r>
          <w:delText xml:space="preserve">so the Wald interval is an</w:delText>
        </w:r>
      </w:del>
      <w:del w:id="2157" w:author="PR Preview" w:date="2026-01-01T00:00:00Z">
        <w:r>
          <w:delText xml:space="preserve"> </w:delText>
        </w:r>
      </w:del>
      <w:hyperlink r:id="rId114">
        <w:del w:id="2158" w:author="PR Preview" w:date="2026-01-01T00:00:00Z">
          <w:r>
            <w:rPr>
              <w:rStyle w:val="Hyperlink"/>
            </w:rPr>
            <w:delText xml:space="preserve">approximate confidence interval</w:delText>
          </w:r>
        </w:del>
      </w:hyperlink>
      <w:del w:id="2159" w:author="PR Preview" w:date="2026-01-01T00:00:00Z">
        <w:r>
          <w:delText xml:space="preserve"> </w:delText>
        </w:r>
      </w:del>
      <w:del w:id="2160" w:author="PR Preview" w:date="2026-01-01T00:00:00Z">
        <w:r>
          <w:delText xml:space="preserve">for</w:delText>
        </w:r>
      </w:del>
      <w:del w:id="2161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k</m:t>
            </m:r>
          </m:sub>
        </m:sSub>
      </m:oMath>
      <w:del w:id="2162" w:author="PR Preview" w:date="2026-01-01T00:00:00Z">
        <w:r>
          <w:delText xml:space="preserve">.</w:delText>
        </w:r>
      </w:del>
      <w:del w:id="2163" w:author="PR Preview" w:date="2026-01-01T00:00:00Z">
        <w:r>
          <w:delText xml:space="preserve"> </w:delText>
        </w:r>
      </w:del>
      <w:del w:id="2164" w:author="PR Preview" w:date="2026-01-01T00:00:00Z">
        <w:r>
          <w:delText xml:space="preserve">For a 95% interval,</w:delText>
        </w:r>
      </w:del>
      <w:del w:id="2165" w:author="PR Preview" w:date="2026-01-01T00:00:00Z">
        <w:r>
          <w:delText xml:space="preserve"> </w:delText>
        </w:r>
      </w:del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del w:id="2166" w:author="PR Preview" w:date="2026-01-01T00:00:00Z">
        <w:r>
          <w:delText xml:space="preserve">.</w:delText>
        </w:r>
      </w:del>
    </w:p>
    <w:p>
      <w:pPr>
        <w:pStyle w:val="BodyText"/>
      </w:pPr>
      <w:ins w:id="2167" w:author="PR Preview" w:date="2026-01-01T00:00:00Z">
        <w:r>
          <w:t xml:space="preserve">By</w:t>
        </w:r>
      </w:ins>
      <w:ins w:id="2168" w:author="PR Preview" w:date="2026-01-01T00:00:00Z">
        <w:r>
          <w:t xml:space="preserve"> </w:t>
        </w:r>
      </w:ins>
      <w:hyperlink w:anchor="thm-dist-mle">
        <w:ins w:id="2169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2170" w:author="PR Preview" w:date="2026-01-01T00:00:00Z">
        <w:r>
          <w:t xml:space="preserve">,</w:t>
        </w:r>
      </w:ins>
      <w:ins w:id="217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ins w:id="2172" w:author="PR Preview" w:date="2026-01-01T00:00:00Z">
        <w:r>
          <w:t xml:space="preserve"> </w:t>
        </w:r>
      </w:ins>
      <w:ins w:id="2173" w:author="PR Preview" w:date="2026-01-01T00:00:00Z">
        <w:r>
          <w:t xml:space="preserve">has approximately a standard Gaussian distribution in large samples,</w:t>
        </w:r>
      </w:ins>
      <w:ins w:id="2174" w:author="PR Preview" w:date="2026-01-01T00:00:00Z">
        <w:r>
          <w:t xml:space="preserve"> </w:t>
        </w:r>
      </w:ins>
      <w:ins w:id="2175" w:author="PR Preview" w:date="2026-01-01T00:00:00Z">
        <w:r>
          <w:t xml:space="preserve">so the Wald interval is an</w:t>
        </w:r>
      </w:ins>
      <w:ins w:id="2176" w:author="PR Preview" w:date="2026-01-01T00:00:00Z">
        <w:r>
          <w:t xml:space="preserve"> </w:t>
        </w:r>
      </w:ins>
      <w:hyperlink r:id="rId114">
        <w:ins w:id="2177" w:author="PR Preview" w:date="2026-01-01T00:00:00Z">
          <w:r>
            <w:rPr>
              <w:rStyle w:val="Hyperlink"/>
            </w:rPr>
            <w:t xml:space="preserve">approximate confidence interval</w:t>
          </w:r>
        </w:ins>
      </w:hyperlink>
      <w:ins w:id="2178" w:author="PR Preview" w:date="2026-01-01T00:00:00Z">
        <w:r>
          <w:t xml:space="preserve"> </w:t>
        </w:r>
      </w:ins>
      <w:ins w:id="2179" w:author="PR Preview" w:date="2026-01-01T00:00:00Z">
        <w:r>
          <w:t xml:space="preserve">for</w:t>
        </w:r>
      </w:ins>
      <w:ins w:id="2180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k</m:t>
            </m:r>
          </m:sub>
        </m:sSub>
      </m:oMath>
      <w:ins w:id="2181" w:author="PR Preview" w:date="2026-01-01T00:00:00Z">
        <w:r>
          <w:t xml:space="preserve">.</w:t>
        </w:r>
      </w:ins>
      <w:ins w:id="2182" w:author="PR Preview" w:date="2026-01-01T00:00:00Z">
        <w:r>
          <w:t xml:space="preserve"> </w:t>
        </w:r>
      </w:ins>
      <w:ins w:id="2183" w:author="PR Preview" w:date="2026-01-01T00:00:00Z">
        <w:r>
          <w:t xml:space="preserve">For a 95% interval,</w:t>
        </w:r>
      </w:ins>
      <w:ins w:id="2184" w:author="PR Preview" w:date="2026-01-01T00:00:00Z">
        <w:r>
          <w:t xml:space="preserve"> </w:t>
        </w:r>
      </w:ins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ins w:id="218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5"/>
    <w:bookmarkStart w:id="121" w:name="wald-tests"/>
    <w:p>
      <w:pPr>
        <w:pStyle w:val="Heading4"/>
      </w:pPr>
      <w:r>
        <w:t xml:space="preserve">1.9.2 Wald tests</w:t>
      </w:r>
    </w:p>
    <w:bookmarkStart w:id="117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6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7"/>
    <w:bookmarkStart w:id="118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8"/>
    <w:bookmarkStart w:id="119" w:name="exm-wald-poisson"/>
    <w:p>
      <w:pPr>
        <w:pStyle w:val="BodyText"/>
      </w:pPr>
      <w:del w:id="2186" w:author="PR Preview" w:date="2026-01-01T00:00:00Z">
        <w:r>
          <w:rPr>
            <w:b/>
            <w:bCs/>
          </w:rPr>
          <w:delText xml:space="preserve">Example 9 (Wald interval and test for a Poisson rate)</w:delText>
        </w:r>
      </w:del>
      <w:del w:id="2187" w:author="PR Preview" w:date="2026-01-01T00:00:00Z">
        <w:r>
          <w:delText xml:space="preserve"> </w:delText>
        </w:r>
      </w:del>
      <w:del w:id="2188" w:author="PR Preview" w:date="2026-01-01T00:00:00Z">
        <w:r>
          <w:delText xml:space="preserve">For</w:delText>
        </w:r>
      </w:del>
      <w:del w:id="218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2190" w:author="PR Preview" w:date="2026-01-01T00:00:00Z">
        <w:r>
          <w:delText xml:space="preserve">,</w:delText>
        </w:r>
      </w:del>
      <w:del w:id="219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2192" w:author="PR Preview" w:date="2026-01-01T00:00:00Z">
        <w:r>
          <w:delText xml:space="preserve"> </w:delText>
        </w:r>
      </w:del>
      <w:del w:id="2193" w:author="PR Preview" w:date="2026-01-01T00:00:00Z">
        <w:r>
          <w:delText xml:space="preserve">and</w:delText>
        </w:r>
      </w:del>
      <w:del w:id="219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2195" w:author="PR Preview" w:date="2026-01-01T00:00:00Z">
        <w:r>
          <w:delText xml:space="preserve"> </w:delText>
        </w:r>
      </w:del>
      <w:del w:id="2196" w:author="PR Preview" w:date="2026-01-01T00:00:00Z">
        <w:r>
          <w:delText xml:space="preserve">(</w:delText>
        </w:r>
      </w:del>
      <w:hyperlink w:anchor="exm-dist-mle-poisson">
        <w:del w:id="2197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2198" w:author="PR Preview" w:date="2026-01-01T00:00:00Z">
        <w:r>
          <w:delText xml:space="preserve">),</w:delText>
        </w:r>
      </w:del>
      <w:del w:id="2199" w:author="PR Preview" w:date="2026-01-01T00:00:00Z">
        <w:r>
          <w:delText xml:space="preserve"> </w:delText>
        </w:r>
      </w:del>
      <w:del w:id="2200" w:author="PR Preview" w:date="2026-01-01T00:00:00Z">
        <w:r>
          <w:delText xml:space="preserve">so</w:delText>
        </w:r>
      </w:del>
      <w:del w:id="2201" w:author="PR Preview" w:date="2026-01-01T00:00:00Z">
        <w:r>
          <w:delText xml:space="preserve"> </w:delText>
        </w:r>
      </w:del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del w:id="2202" w:author="PR Preview" w:date="2026-01-01T00:00:00Z">
        <w:r>
          <w:delText xml:space="preserve">.</w:delText>
        </w:r>
      </w:del>
      <w:del w:id="2203" w:author="PR Preview" w:date="2026-01-01T00:00:00Z">
        <w:r>
          <w:delText xml:space="preserve"> </w:delText>
        </w:r>
      </w:del>
      <w:del w:id="2204" w:author="PR Preview" w:date="2026-01-01T00:00:00Z">
        <w:r>
          <w:delText xml:space="preserve">With</w:delText>
        </w:r>
      </w:del>
      <w:del w:id="220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13</m:t>
        </m:r>
      </m:oMath>
      <w:del w:id="2206" w:author="PR Preview" w:date="2026-01-01T00:00:00Z">
        <w:r>
          <w:delText xml:space="preserve"> </w:delText>
        </w:r>
      </w:del>
      <w:del w:id="2207" w:author="PR Preview" w:date="2026-01-01T00:00:00Z">
        <w:r>
          <w:delText xml:space="preserve">and</w:delText>
        </w:r>
      </w:del>
      <w:del w:id="2208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del w:id="2209" w:author="PR Preview" w:date="2026-01-01T00:00:00Z">
        <w:r>
          <w:delText xml:space="preserve">,</w:delText>
        </w:r>
      </w:del>
      <w:del w:id="2210" w:author="PR Preview" w:date="2026-01-01T00:00:00Z">
        <w:r>
          <w:delText xml:space="preserve"> </w:delText>
        </w:r>
      </w:del>
      <w:del w:id="2211" w:author="PR Preview" w:date="2026-01-01T00:00:00Z">
        <w:r>
          <w:delText xml:space="preserve">the 95% Wald interval for</w:delText>
        </w:r>
      </w:del>
      <w:del w:id="2212" w:author="PR Preview" w:date="2026-01-01T00:00:00Z">
        <w:r>
          <w:delText xml:space="preserve"> </w:delText>
        </w:r>
      </w:del>
      <m:oMath>
        <m:r>
          <m:t>λ</m:t>
        </m:r>
      </m:oMath>
      <w:del w:id="2213" w:author="PR Preview" w:date="2026-01-01T00:00:00Z">
        <w:r>
          <w:delText xml:space="preserve">,</w:delText>
        </w:r>
      </w:del>
      <w:del w:id="2214" w:author="PR Preview" w:date="2026-01-01T00:00:00Z">
        <w:r>
          <w:delText xml:space="preserve"> </w:delText>
        </w:r>
      </w:del>
      <w:del w:id="2215" w:author="PR Preview" w:date="2026-01-01T00:00:00Z">
        <w:r>
          <w:delText xml:space="preserve">and the Wald test of</w:delText>
        </w:r>
      </w:del>
      <w:del w:id="2216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del w:id="2217" w:author="PR Preview" w:date="2026-01-01T00:00:00Z">
        <w:r>
          <w:delText xml:space="preserve">, are:</w:delText>
        </w:r>
      </w:del>
    </w:p>
    <w:p>
      <w:pPr>
        <w:pStyle w:val="BodyText"/>
      </w:pPr>
      <w:ins w:id="2218" w:author="PR Preview" w:date="2026-01-01T00:00:00Z">
        <w:r>
          <w:rPr>
            <w:b/>
            <w:bCs/>
          </w:rPr>
          <w:t xml:space="preserve">Example 10 (Wald interval and test for a Poisson rate)</w:t>
        </w:r>
      </w:ins>
      <w:ins w:id="2219" w:author="PR Preview" w:date="2026-01-01T00:00:00Z">
        <w:r>
          <w:t xml:space="preserve"> </w:t>
        </w:r>
      </w:ins>
      <w:ins w:id="2220" w:author="PR Preview" w:date="2026-01-01T00:00:00Z">
        <w:r>
          <w:t xml:space="preserve">For</w:t>
        </w:r>
      </w:ins>
      <w:ins w:id="222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2222" w:author="PR Preview" w:date="2026-01-01T00:00:00Z">
        <w:r>
          <w:t xml:space="preserve">,</w:t>
        </w:r>
      </w:ins>
      <w:ins w:id="222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2224" w:author="PR Preview" w:date="2026-01-01T00:00:00Z">
        <w:r>
          <w:t xml:space="preserve"> </w:t>
        </w:r>
      </w:ins>
      <w:ins w:id="2225" w:author="PR Preview" w:date="2026-01-01T00:00:00Z">
        <w:r>
          <w:t xml:space="preserve">and</w:t>
        </w:r>
      </w:ins>
      <w:ins w:id="222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2227" w:author="PR Preview" w:date="2026-01-01T00:00:00Z">
        <w:r>
          <w:t xml:space="preserve"> </w:t>
        </w:r>
      </w:ins>
      <w:ins w:id="2228" w:author="PR Preview" w:date="2026-01-01T00:00:00Z">
        <w:r>
          <w:t xml:space="preserve">(</w:t>
        </w:r>
      </w:ins>
      <w:hyperlink w:anchor="exm-dist-mle-poisson">
        <w:ins w:id="2229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2230" w:author="PR Preview" w:date="2026-01-01T00:00:00Z">
        <w:r>
          <w:t xml:space="preserve">),</w:t>
        </w:r>
      </w:ins>
      <w:ins w:id="2231" w:author="PR Preview" w:date="2026-01-01T00:00:00Z">
        <w:r>
          <w:t xml:space="preserve"> </w:t>
        </w:r>
      </w:ins>
      <w:ins w:id="2232" w:author="PR Preview" w:date="2026-01-01T00:00:00Z">
        <w:r>
          <w:t xml:space="preserve">so</w:t>
        </w:r>
      </w:ins>
      <w:ins w:id="2233" w:author="PR Preview" w:date="2026-01-01T00:00:00Z">
        <w:r>
          <w:t xml:space="preserve"> </w:t>
        </w:r>
      </w:ins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ins w:id="2234" w:author="PR Preview" w:date="2026-01-01T00:00:00Z">
        <w:r>
          <w:t xml:space="preserve">.</w:t>
        </w:r>
      </w:ins>
      <w:ins w:id="2235" w:author="PR Preview" w:date="2026-01-01T00:00:00Z">
        <w:r>
          <w:t xml:space="preserve"> </w:t>
        </w:r>
      </w:ins>
      <w:ins w:id="2236" w:author="PR Preview" w:date="2026-01-01T00:00:00Z">
        <w:r>
          <w:t xml:space="preserve">With</w:t>
        </w:r>
      </w:ins>
      <w:ins w:id="223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13</m:t>
        </m:r>
      </m:oMath>
      <w:ins w:id="2238" w:author="PR Preview" w:date="2026-01-01T00:00:00Z">
        <w:r>
          <w:t xml:space="preserve"> </w:t>
        </w:r>
      </w:ins>
      <w:ins w:id="2239" w:author="PR Preview" w:date="2026-01-01T00:00:00Z">
        <w:r>
          <w:t xml:space="preserve">and</w:t>
        </w:r>
      </w:ins>
      <w:ins w:id="2240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ins w:id="2241" w:author="PR Preview" w:date="2026-01-01T00:00:00Z">
        <w:r>
          <w:t xml:space="preserve">,</w:t>
        </w:r>
      </w:ins>
      <w:ins w:id="2242" w:author="PR Preview" w:date="2026-01-01T00:00:00Z">
        <w:r>
          <w:t xml:space="preserve"> </w:t>
        </w:r>
      </w:ins>
      <w:ins w:id="2243" w:author="PR Preview" w:date="2026-01-01T00:00:00Z">
        <w:r>
          <w:t xml:space="preserve">the 95% Wald interval for</w:t>
        </w:r>
      </w:ins>
      <w:ins w:id="2244" w:author="PR Preview" w:date="2026-01-01T00:00:00Z">
        <w:r>
          <w:t xml:space="preserve"> </w:t>
        </w:r>
      </w:ins>
      <m:oMath>
        <m:r>
          <m:t>λ</m:t>
        </m:r>
      </m:oMath>
      <w:ins w:id="2245" w:author="PR Preview" w:date="2026-01-01T00:00:00Z">
        <w:r>
          <w:t xml:space="preserve">,</w:t>
        </w:r>
      </w:ins>
      <w:ins w:id="2246" w:author="PR Preview" w:date="2026-01-01T00:00:00Z">
        <w:r>
          <w:t xml:space="preserve"> </w:t>
        </w:r>
      </w:ins>
      <w:ins w:id="2247" w:author="PR Preview" w:date="2026-01-01T00:00:00Z">
        <w:r>
          <w:t xml:space="preserve">and the Wald test of</w:t>
        </w:r>
      </w:ins>
      <w:ins w:id="2248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ins w:id="2249" w:author="PR Preview" w:date="2026-01-01T00:00:00Z">
        <w:r>
          <w:t xml:space="preserve">, are:</w:t>
        </w:r>
      </w:ins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9"/>
    <w:bookmarkStart w:id="120" w:name="rem-wald-test-distribution"/>
    <w:p>
      <w:pPr>
        <w:pStyle w:val="FirstParagraph"/>
      </w:pPr>
      <w:del w:id="2250" w:author="PR Preview" w:date="2026-01-01T00:00:00Z">
        <w:r>
          <w:rPr>
            <w:i/>
            <w:iCs/>
          </w:rPr>
          <w:delText xml:space="preserve">Remark 7</w:delText>
        </w:r>
      </w:del>
      <w:del w:id="2251" w:author="PR Preview" w:date="2026-01-01T00:00:00Z">
        <w:r>
          <w:delText xml:space="preserve"> (Null distributions of the Wald statistics). </w:delText>
        </w:r>
      </w:del>
      <w:del w:id="2252" w:author="PR Preview" w:date="2026-01-01T00:00:00Z">
        <w:r>
          <w:delText xml:space="preserve">By</w:delText>
        </w:r>
      </w:del>
      <w:del w:id="2253" w:author="PR Preview" w:date="2026-01-01T00:00:00Z">
        <w:r>
          <w:delText xml:space="preserve"> </w:delText>
        </w:r>
      </w:del>
      <w:hyperlink w:anchor="thm-dist-mle">
        <w:del w:id="2254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255" w:author="PR Preview" w:date="2026-01-01T00:00:00Z">
        <w:r>
          <w:delText xml:space="preserve">, the statistic</w:delText>
        </w:r>
      </w:del>
      <w:del w:id="2256" w:author="PR Preview" w:date="2026-01-01T00:00:00Z">
        <w:r>
          <w:delText xml:space="preserve"> </w:delText>
        </w:r>
      </w:del>
      <m:oMath>
        <m:r>
          <m:t>Z</m:t>
        </m:r>
      </m:oMath>
      <w:del w:id="2257" w:author="PR Preview" w:date="2026-01-01T00:00:00Z">
        <w:r>
          <w:delText xml:space="preserve"> </w:delText>
        </w:r>
      </w:del>
      <w:del w:id="2258" w:author="PR Preview" w:date="2026-01-01T00:00:00Z">
        <w:r>
          <w:delText xml:space="preserve">of the</w:delText>
        </w:r>
      </w:del>
      <w:del w:id="2259" w:author="PR Preview" w:date="2026-01-01T00:00:00Z">
        <w:r>
          <w:delText xml:space="preserve"> </w:delText>
        </w:r>
      </w:del>
      <w:hyperlink w:anchor="def-wald-test">
        <w:del w:id="2260" w:author="PR Preview" w:date="2026-01-01T00:00:00Z">
          <w:r>
            <w:rPr>
              <w:rStyle w:val="Hyperlink"/>
            </w:rPr>
            <w:delText xml:space="preserve">Wald test</w:delText>
          </w:r>
        </w:del>
      </w:hyperlink>
      <w:del w:id="2261" w:author="PR Preview" w:date="2026-01-01T00:00:00Z">
        <w:r>
          <w:delText xml:space="preserve"> </w:delText>
        </w:r>
      </w:del>
      <w:del w:id="2262" w:author="PR Preview" w:date="2026-01-01T00:00:00Z">
        <w:r>
          <w:delText xml:space="preserve">has approximately a standard Gaussian distribution</w:delText>
        </w:r>
      </w:del>
      <w:del w:id="2263" w:author="PR Preview" w:date="2026-01-01T00:00:00Z">
        <w:r>
          <w:delText xml:space="preserve"> </w:delText>
        </w:r>
      </w:del>
      <w:del w:id="2264" w:author="PR Preview" w:date="2026-01-01T00:00:00Z">
        <w:r>
          <w:delText xml:space="preserve">under</w:delText>
        </w:r>
      </w:del>
      <w:del w:id="2265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2266" w:author="PR Preview" w:date="2026-01-01T00:00:00Z">
        <w:r>
          <w:delText xml:space="preserve"> </w:delText>
        </w:r>
      </w:del>
      <w:del w:id="2267" w:author="PR Preview" w:date="2026-01-01T00:00:00Z">
        <w:r>
          <w:delText xml:space="preserve">in large samples.</w:delText>
        </w:r>
      </w:del>
      <w:del w:id="2268" w:author="PR Preview" w:date="2026-01-01T00:00:00Z">
        <w:r>
          <w:delText xml:space="preserve"> </w:delText>
        </w:r>
      </w:del>
      <w:del w:id="2269" w:author="PR Preview" w:date="2026-01-01T00:00:00Z">
        <w:r>
          <w:delText xml:space="preserve">The Wald statistic for</w:delText>
        </w:r>
      </w:del>
      <w:del w:id="2270" w:author="PR Preview" w:date="2026-01-01T00:00:00Z">
        <w:r>
          <w:delText xml:space="preserve"> </w:delText>
        </w:r>
      </w:del>
      <m:oMath>
        <m:r>
          <m:t>q</m:t>
        </m:r>
      </m:oMath>
      <w:del w:id="2271" w:author="PR Preview" w:date="2026-01-01T00:00:00Z">
        <w:r>
          <w:delText xml:space="preserve"> </w:delText>
        </w:r>
      </w:del>
      <w:del w:id="2272" w:author="PR Preview" w:date="2026-01-01T00:00:00Z">
        <w:r>
          <w:delText xml:space="preserve">constraints (</w:delText>
        </w:r>
      </w:del>
      <w:hyperlink w:anchor="def-wald-statistic-q">
        <w:del w:id="2273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2274" w:author="PR Preview" w:date="2026-01-01T00:00:00Z">
        <w:r>
          <w:delText xml:space="preserve">)</w:delText>
        </w:r>
      </w:del>
      <w:del w:id="2275" w:author="PR Preview" w:date="2026-01-01T00:00:00Z">
        <w:r>
          <w:delText xml:space="preserve"> </w:delText>
        </w:r>
      </w:del>
      <w:del w:id="2276" w:author="PR Preview" w:date="2026-01-01T00:00:00Z">
        <w:r>
          <w:delText xml:space="preserve">has approximately a</w:delText>
        </w:r>
      </w:del>
      <w:del w:id="2277" w:author="PR Preview" w:date="2026-01-01T00:00:00Z">
        <w:r>
          <w:delText xml:space="preserve"> </w:delText>
        </w:r>
      </w:del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del w:id="2278" w:author="PR Preview" w:date="2026-01-01T00:00:00Z">
        <w:r>
          <w:delText xml:space="preserve"> </w:delText>
        </w:r>
      </w:del>
      <w:del w:id="2279" w:author="PR Preview" w:date="2026-01-01T00:00:00Z">
        <w:r>
          <w:delText xml:space="preserve">distribution under</w:delText>
        </w:r>
      </w:del>
      <w:del w:id="2280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2281" w:author="PR Preview" w:date="2026-01-01T00:00:00Z">
        <w:r>
          <w:delText xml:space="preserve">.</w:delText>
        </w:r>
      </w:del>
    </w:p>
    <w:p>
      <w:pPr>
        <w:pStyle w:val="FirstParagraph"/>
      </w:pPr>
      <w:ins w:id="2282" w:author="PR Preview" w:date="2026-01-01T00:00:00Z">
        <w:r>
          <w:rPr>
            <w:i/>
            <w:iCs/>
          </w:rPr>
          <w:t xml:space="preserve">Remark 7</w:t>
        </w:r>
      </w:ins>
      <w:ins w:id="2283" w:author="PR Preview" w:date="2026-01-01T00:00:00Z">
        <w:r>
          <w:t xml:space="preserve"> (Null distributions of the Wald statistics). </w:t>
        </w:r>
      </w:ins>
      <w:ins w:id="2284" w:author="PR Preview" w:date="2026-01-01T00:00:00Z">
        <w:r>
          <w:t xml:space="preserve">By</w:t>
        </w:r>
      </w:ins>
      <w:ins w:id="2285" w:author="PR Preview" w:date="2026-01-01T00:00:00Z">
        <w:r>
          <w:t xml:space="preserve"> </w:t>
        </w:r>
      </w:ins>
      <w:hyperlink w:anchor="thm-dist-mle">
        <w:ins w:id="2286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2287" w:author="PR Preview" w:date="2026-01-01T00:00:00Z">
        <w:r>
          <w:t xml:space="preserve">, the statistic</w:t>
        </w:r>
      </w:ins>
      <w:ins w:id="2288" w:author="PR Preview" w:date="2026-01-01T00:00:00Z">
        <w:r>
          <w:t xml:space="preserve"> </w:t>
        </w:r>
      </w:ins>
      <m:oMath>
        <m:r>
          <m:t>Z</m:t>
        </m:r>
      </m:oMath>
      <w:ins w:id="2289" w:author="PR Preview" w:date="2026-01-01T00:00:00Z">
        <w:r>
          <w:t xml:space="preserve"> </w:t>
        </w:r>
      </w:ins>
      <w:ins w:id="2290" w:author="PR Preview" w:date="2026-01-01T00:00:00Z">
        <w:r>
          <w:t xml:space="preserve">of the</w:t>
        </w:r>
      </w:ins>
      <w:ins w:id="2291" w:author="PR Preview" w:date="2026-01-01T00:00:00Z">
        <w:r>
          <w:t xml:space="preserve"> </w:t>
        </w:r>
      </w:ins>
      <w:hyperlink w:anchor="def-wald-test">
        <w:ins w:id="2292" w:author="PR Preview" w:date="2026-01-01T00:00:00Z">
          <w:r>
            <w:rPr>
              <w:rStyle w:val="Hyperlink"/>
            </w:rPr>
            <w:t xml:space="preserve">Wald test</w:t>
          </w:r>
        </w:ins>
      </w:hyperlink>
      <w:ins w:id="2293" w:author="PR Preview" w:date="2026-01-01T00:00:00Z">
        <w:r>
          <w:t xml:space="preserve"> </w:t>
        </w:r>
      </w:ins>
      <w:ins w:id="2294" w:author="PR Preview" w:date="2026-01-01T00:00:00Z">
        <w:r>
          <w:t xml:space="preserve">has approximately a standard Gaussian distribution</w:t>
        </w:r>
      </w:ins>
      <w:ins w:id="2295" w:author="PR Preview" w:date="2026-01-01T00:00:00Z">
        <w:r>
          <w:t xml:space="preserve"> </w:t>
        </w:r>
      </w:ins>
      <w:ins w:id="2296" w:author="PR Preview" w:date="2026-01-01T00:00:00Z">
        <w:r>
          <w:t xml:space="preserve">under</w:t>
        </w:r>
      </w:ins>
      <w:ins w:id="2297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2298" w:author="PR Preview" w:date="2026-01-01T00:00:00Z">
        <w:r>
          <w:t xml:space="preserve"> </w:t>
        </w:r>
      </w:ins>
      <w:ins w:id="2299" w:author="PR Preview" w:date="2026-01-01T00:00:00Z">
        <w:r>
          <w:t xml:space="preserve">in large samples.</w:t>
        </w:r>
      </w:ins>
      <w:ins w:id="2300" w:author="PR Preview" w:date="2026-01-01T00:00:00Z">
        <w:r>
          <w:t xml:space="preserve"> </w:t>
        </w:r>
      </w:ins>
      <w:ins w:id="2301" w:author="PR Preview" w:date="2026-01-01T00:00:00Z">
        <w:r>
          <w:t xml:space="preserve">The Wald statistic for</w:t>
        </w:r>
      </w:ins>
      <w:ins w:id="2302" w:author="PR Preview" w:date="2026-01-01T00:00:00Z">
        <w:r>
          <w:t xml:space="preserve"> </w:t>
        </w:r>
      </w:ins>
      <m:oMath>
        <m:r>
          <m:t>q</m:t>
        </m:r>
      </m:oMath>
      <w:ins w:id="2303" w:author="PR Preview" w:date="2026-01-01T00:00:00Z">
        <w:r>
          <w:t xml:space="preserve"> </w:t>
        </w:r>
      </w:ins>
      <w:ins w:id="2304" w:author="PR Preview" w:date="2026-01-01T00:00:00Z">
        <w:r>
          <w:t xml:space="preserve">constraints (</w:t>
        </w:r>
      </w:ins>
      <w:hyperlink w:anchor="def-wald-statistic-q">
        <w:ins w:id="2305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2306" w:author="PR Preview" w:date="2026-01-01T00:00:00Z">
        <w:r>
          <w:t xml:space="preserve">)</w:t>
        </w:r>
      </w:ins>
      <w:ins w:id="2307" w:author="PR Preview" w:date="2026-01-01T00:00:00Z">
        <w:r>
          <w:t xml:space="preserve"> </w:t>
        </w:r>
      </w:ins>
      <w:ins w:id="2308" w:author="PR Preview" w:date="2026-01-01T00:00:00Z">
        <w:r>
          <w:t xml:space="preserve">has approximately a</w:t>
        </w:r>
      </w:ins>
      <w:ins w:id="2309" w:author="PR Preview" w:date="2026-01-01T00:00:00Z">
        <w:r>
          <w:t xml:space="preserve"> </w:t>
        </w:r>
      </w:ins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ins w:id="2310" w:author="PR Preview" w:date="2026-01-01T00:00:00Z">
        <w:r>
          <w:t xml:space="preserve"> </w:t>
        </w:r>
      </w:ins>
      <w:ins w:id="2311" w:author="PR Preview" w:date="2026-01-01T00:00:00Z">
        <w:r>
          <w:t xml:space="preserve">distribution under</w:t>
        </w:r>
      </w:ins>
      <w:ins w:id="2312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2313" w:author="PR Preview" w:date="2026-01-01T00:00:00Z">
        <w:r>
          <w:t xml:space="preserve">.</w:t>
        </w:r>
      </w:ins>
    </w:p>
    <w:bookmarkEnd w:id="120"/>
    <w:bookmarkEnd w:id="121"/>
    <w:bookmarkStart w:id="136" w:name="sec-lrt-mles"/>
    <w:p>
      <w:pPr>
        <w:pStyle w:val="Heading4"/>
      </w:pPr>
      <w:r>
        <w:t xml:space="preserve">1.9.3 Likelihood ratio tests for MLEs</w:t>
      </w:r>
    </w:p>
    <w:bookmarkStart w:id="122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2"/>
    <w:bookmarkStart w:id="123" w:name="exr-wilks-taylor"/>
    <w:p>
      <w:pPr>
        <w:pStyle w:val="BodyText"/>
      </w:pPr>
      <w:del w:id="2314" w:author="PR Preview" w:date="2026-01-01T00:00:00Z">
        <w:r>
          <w:rPr>
            <w:b/>
            <w:bCs/>
          </w:rPr>
          <w:delText xml:space="preserve">Exercise 17 (Quadratic approximation to the log-likelihood)</w:delText>
        </w:r>
      </w:del>
      <w:del w:id="2315" w:author="PR Preview" w:date="2026-01-01T00:00:00Z">
        <w:r>
          <w:delText xml:space="preserve"> </w:delText>
        </w:r>
      </w:del>
      <w:del w:id="2316" w:author="PR Preview" w:date="2026-01-01T00:00:00Z">
        <w:r>
          <w:delText xml:space="preserve">Let</w:delText>
        </w:r>
      </w:del>
      <w:del w:id="2317" w:author="PR Preview" w:date="2026-01-01T00:00:00Z">
        <w:r>
          <w:delText xml:space="preserve"> </w:delText>
        </w:r>
      </w:del>
      <m:oMath>
        <m:r>
          <m:t>θ</m:t>
        </m:r>
      </m:oMath>
      <w:del w:id="2318" w:author="PR Preview" w:date="2026-01-01T00:00:00Z">
        <w:r>
          <w:delText xml:space="preserve"> </w:delText>
        </w:r>
      </w:del>
      <w:del w:id="2319" w:author="PR Preview" w:date="2026-01-01T00:00:00Z">
        <w:r>
          <w:delText xml:space="preserve">be a scalar parameter,</w:delText>
        </w:r>
      </w:del>
      <w:del w:id="2320" w:author="PR Preview" w:date="2026-01-01T00:00:00Z">
        <w:r>
          <w:delText xml:space="preserve"> </w:delText>
        </w:r>
      </w:del>
      <w:del w:id="2321" w:author="PR Preview" w:date="2026-01-01T00:00:00Z">
        <w:r>
          <w:delText xml:space="preserve">and suppose the MLE</w:delText>
        </w:r>
      </w:del>
      <w:del w:id="232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2323" w:author="PR Preview" w:date="2026-01-01T00:00:00Z">
        <w:r>
          <w:delText xml:space="preserve"> </w:delText>
        </w:r>
      </w:del>
      <w:del w:id="2324" w:author="PR Preview" w:date="2026-01-01T00:00:00Z">
        <w:r>
          <w:delText xml:space="preserve">maximizes</w:delText>
        </w:r>
      </w:del>
      <w:del w:id="2325" w:author="PR Preview" w:date="2026-01-01T00:00:00Z">
        <w:r>
          <w:delText xml:space="preserve"> </w:delText>
        </w:r>
      </w:del>
      <m:oMath>
        <m:r>
          <m:t>ℓ</m:t>
        </m:r>
      </m:oMath>
      <w:del w:id="2326" w:author="PR Preview" w:date="2026-01-01T00:00:00Z">
        <w:r>
          <w:delText xml:space="preserve"> </w:delText>
        </w:r>
      </w:del>
      <w:del w:id="2327" w:author="PR Preview" w:date="2026-01-01T00:00:00Z">
        <w:r>
          <w:delText xml:space="preserve">at an interior point of the parameter space,</w:delText>
        </w:r>
      </w:del>
      <w:del w:id="2328" w:author="PR Preview" w:date="2026-01-01T00:00:00Z">
        <w:r>
          <w:delText xml:space="preserve"> </w:delText>
        </w:r>
      </w:del>
      <w:del w:id="2329" w:author="PR Preview" w:date="2026-01-01T00:00:00Z">
        <w:r>
          <w:delText xml:space="preserve">where</w:delText>
        </w:r>
      </w:del>
      <w:del w:id="2330" w:author="PR Preview" w:date="2026-01-01T00:00:00Z">
        <w:r>
          <w:delText xml:space="preserve"> </w:delText>
        </w:r>
      </w:del>
      <m:oMath>
        <m:r>
          <m:t>ℓ</m:t>
        </m:r>
      </m:oMath>
      <w:del w:id="2331" w:author="PR Preview" w:date="2026-01-01T00:00:00Z">
        <w:r>
          <w:delText xml:space="preserve"> </w:delText>
        </w:r>
      </w:del>
      <w:del w:id="2332" w:author="PR Preview" w:date="2026-01-01T00:00:00Z">
        <w:r>
          <w:delText xml:space="preserve">is twice differentiable.</w:delText>
        </w:r>
      </w:del>
      <w:del w:id="2333" w:author="PR Preview" w:date="2026-01-01T00:00:00Z">
        <w:r>
          <w:delText xml:space="preserve"> </w:delText>
        </w:r>
      </w:del>
      <w:del w:id="2334" w:author="PR Preview" w:date="2026-01-01T00:00:00Z">
        <w:r>
          <w:delText xml:space="preserve">Use a second-order Taylor expansion around</w:delText>
        </w:r>
      </w:del>
      <w:del w:id="233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2336" w:author="PR Preview" w:date="2026-01-01T00:00:00Z">
        <w:r>
          <w:delText xml:space="preserve"> </w:delText>
        </w:r>
      </w:del>
      <w:del w:id="2337" w:author="PR Preview" w:date="2026-01-01T00:00:00Z">
        <w:r>
          <w:delText xml:space="preserve">to approximate</w:delText>
        </w:r>
      </w:del>
      <w:del w:id="2338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2339" w:author="PR Preview" w:date="2026-01-01T00:00:00Z">
        <w:r>
          <w:delText xml:space="preserve"> </w:delText>
        </w:r>
      </w:del>
      <w:del w:id="2340" w:author="PR Preview" w:date="2026-01-01T00:00:00Z">
        <w:r>
          <w:delText xml:space="preserve">in terms of</w:delText>
        </w:r>
      </w:del>
      <w:del w:id="2341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del w:id="2342" w:author="PR Preview" w:date="2026-01-01T00:00:00Z">
        <w:r>
          <w:delText xml:space="preserve"> </w:delText>
        </w:r>
      </w:del>
      <w:del w:id="2343" w:author="PR Preview" w:date="2026-01-01T00:00:00Z">
        <w:r>
          <w:delText xml:space="preserve">and the</w:delText>
        </w:r>
      </w:del>
      <w:del w:id="2344" w:author="PR Preview" w:date="2026-01-01T00:00:00Z">
        <w:r>
          <w:delText xml:space="preserve"> </w:delText>
        </w:r>
      </w:del>
      <w:hyperlink w:anchor="def-hessian">
        <w:del w:id="2345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2346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del w:id="2347" w:author="PR Preview" w:date="2026-01-01T00:00:00Z">
        <w:r>
          <w:delText xml:space="preserve">.</w:delText>
        </w:r>
      </w:del>
    </w:p>
    <w:p>
      <w:pPr>
        <w:pStyle w:val="BodyText"/>
      </w:pPr>
      <w:del w:id="2348" w:author="PR Preview" w:date="2026-01-01T00:00:00Z">
        <w:r>
          <w:rPr>
            <w:i/>
            <w:iCs/>
          </w:rPr>
          <w:delText xml:space="preserve">Solution 17</w:delText>
        </w:r>
      </w:del>
      <w:del w:id="2349" w:author="PR Preview" w:date="2026-01-01T00:00:00Z">
        <w:r>
          <w:delText xml:space="preserve">. </w:delText>
        </w:r>
      </w:del>
      <w:del w:id="2350" w:author="PR Preview" w:date="2026-01-01T00:00:00Z">
        <w:r>
          <w:delText xml:space="preserve">The MLE maximizes</w:delText>
        </w:r>
      </w:del>
      <w:del w:id="2351" w:author="PR Preview" w:date="2026-01-01T00:00:00Z">
        <w:r>
          <w:delText xml:space="preserve"> </w:delText>
        </w:r>
      </w:del>
      <m:oMath>
        <m:r>
          <m:t>ℓ</m:t>
        </m:r>
      </m:oMath>
      <w:del w:id="2352" w:author="PR Preview" w:date="2026-01-01T00:00:00Z">
        <w:r>
          <w:delText xml:space="preserve"> </w:delText>
        </w:r>
      </w:del>
      <w:del w:id="2353" w:author="PR Preview" w:date="2026-01-01T00:00:00Z">
        <w:r>
          <w:delText xml:space="preserve">at an interior point,</w:delText>
        </w:r>
      </w:del>
      <w:del w:id="2354" w:author="PR Preview" w:date="2026-01-01T00:00:00Z">
        <w:r>
          <w:delText xml:space="preserve"> </w:delText>
        </w:r>
      </w:del>
      <w:del w:id="2355" w:author="PR Preview" w:date="2026-01-01T00:00:00Z">
        <w:r>
          <w:delText xml:space="preserve">so</w:delText>
        </w:r>
      </w:del>
      <w:del w:id="2356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357" w:author="PR Preview" w:date="2026-01-01T00:00:00Z">
        <w:r>
          <w:delText xml:space="preserve">.</w:delText>
        </w:r>
      </w:del>
      <w:del w:id="2358" w:author="PR Preview" w:date="2026-01-01T00:00:00Z">
        <w:r>
          <w:delText xml:space="preserve"> </w:delText>
        </w:r>
      </w:del>
      <w:del w:id="2359" w:author="PR Preview" w:date="2026-01-01T00:00:00Z">
        <w:r>
          <w:delText xml:space="preserve">A second-order Taylor expansion of</w:delText>
        </w:r>
      </w:del>
      <w:del w:id="2360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2361" w:author="PR Preview" w:date="2026-01-01T00:00:00Z">
        <w:r>
          <w:delText xml:space="preserve"> </w:delText>
        </w:r>
      </w:del>
      <w:del w:id="2362" w:author="PR Preview" w:date="2026-01-01T00:00:00Z">
        <w:r>
          <w:delText xml:space="preserve">around</w:delText>
        </w:r>
      </w:del>
      <w:del w:id="236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2364" w:author="PR Preview" w:date="2026-01-01T00:00:00Z">
        <w:r>
          <w:delText xml:space="preserve"> </w:delText>
        </w:r>
      </w:del>
      <w:del w:id="2365" w:author="PR Preview" w:date="2026-01-01T00:00:00Z">
        <w:r>
          <w:delText xml:space="preserve">gives:</w:delText>
        </w:r>
      </w:del>
    </w:p>
    <w:p>
      <w:pPr>
        <w:pStyle w:val="BodyText"/>
      </w:pPr>
      <w:ins w:id="2366" w:author="PR Preview" w:date="2026-01-01T00:00:00Z">
        <w:r>
          <w:rPr>
            <w:b/>
            <w:bCs/>
          </w:rPr>
          <w:t xml:space="preserve">Exercise 14 (Quadratic approximation to the log-likelihood)</w:t>
        </w:r>
      </w:ins>
      <w:ins w:id="2367" w:author="PR Preview" w:date="2026-01-01T00:00:00Z">
        <w:r>
          <w:t xml:space="preserve"> </w:t>
        </w:r>
      </w:ins>
      <w:ins w:id="2368" w:author="PR Preview" w:date="2026-01-01T00:00:00Z">
        <w:r>
          <w:t xml:space="preserve">Let</w:t>
        </w:r>
      </w:ins>
      <w:ins w:id="2369" w:author="PR Preview" w:date="2026-01-01T00:00:00Z">
        <w:r>
          <w:t xml:space="preserve"> </w:t>
        </w:r>
      </w:ins>
      <m:oMath>
        <m:r>
          <m:t>θ</m:t>
        </m:r>
      </m:oMath>
      <w:ins w:id="2370" w:author="PR Preview" w:date="2026-01-01T00:00:00Z">
        <w:r>
          <w:t xml:space="preserve"> </w:t>
        </w:r>
      </w:ins>
      <w:ins w:id="2371" w:author="PR Preview" w:date="2026-01-01T00:00:00Z">
        <w:r>
          <w:t xml:space="preserve">be a scalar parameter,</w:t>
        </w:r>
      </w:ins>
      <w:ins w:id="2372" w:author="PR Preview" w:date="2026-01-01T00:00:00Z">
        <w:r>
          <w:t xml:space="preserve"> </w:t>
        </w:r>
      </w:ins>
      <w:ins w:id="2373" w:author="PR Preview" w:date="2026-01-01T00:00:00Z">
        <w:r>
          <w:t xml:space="preserve">and suppose the MLE</w:t>
        </w:r>
      </w:ins>
      <w:ins w:id="237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2375" w:author="PR Preview" w:date="2026-01-01T00:00:00Z">
        <w:r>
          <w:t xml:space="preserve"> </w:t>
        </w:r>
      </w:ins>
      <w:ins w:id="2376" w:author="PR Preview" w:date="2026-01-01T00:00:00Z">
        <w:r>
          <w:t xml:space="preserve">maximizes</w:t>
        </w:r>
      </w:ins>
      <w:ins w:id="2377" w:author="PR Preview" w:date="2026-01-01T00:00:00Z">
        <w:r>
          <w:t xml:space="preserve"> </w:t>
        </w:r>
      </w:ins>
      <m:oMath>
        <m:r>
          <m:t>ℓ</m:t>
        </m:r>
      </m:oMath>
      <w:ins w:id="2378" w:author="PR Preview" w:date="2026-01-01T00:00:00Z">
        <w:r>
          <w:t xml:space="preserve"> </w:t>
        </w:r>
      </w:ins>
      <w:ins w:id="2379" w:author="PR Preview" w:date="2026-01-01T00:00:00Z">
        <w:r>
          <w:t xml:space="preserve">at an interior point of the parameter space,</w:t>
        </w:r>
      </w:ins>
      <w:ins w:id="2380" w:author="PR Preview" w:date="2026-01-01T00:00:00Z">
        <w:r>
          <w:t xml:space="preserve"> </w:t>
        </w:r>
      </w:ins>
      <w:ins w:id="2381" w:author="PR Preview" w:date="2026-01-01T00:00:00Z">
        <w:r>
          <w:t xml:space="preserve">where</w:t>
        </w:r>
      </w:ins>
      <w:ins w:id="2382" w:author="PR Preview" w:date="2026-01-01T00:00:00Z">
        <w:r>
          <w:t xml:space="preserve"> </w:t>
        </w:r>
      </w:ins>
      <m:oMath>
        <m:r>
          <m:t>ℓ</m:t>
        </m:r>
      </m:oMath>
      <w:ins w:id="2383" w:author="PR Preview" w:date="2026-01-01T00:00:00Z">
        <w:r>
          <w:t xml:space="preserve"> </w:t>
        </w:r>
      </w:ins>
      <w:ins w:id="2384" w:author="PR Preview" w:date="2026-01-01T00:00:00Z">
        <w:r>
          <w:t xml:space="preserve">is twice differentiable.</w:t>
        </w:r>
      </w:ins>
      <w:ins w:id="2385" w:author="PR Preview" w:date="2026-01-01T00:00:00Z">
        <w:r>
          <w:t xml:space="preserve"> </w:t>
        </w:r>
      </w:ins>
      <w:ins w:id="2386" w:author="PR Preview" w:date="2026-01-01T00:00:00Z">
        <w:r>
          <w:t xml:space="preserve">Use a second-order Taylor expansion around</w:t>
        </w:r>
      </w:ins>
      <w:ins w:id="238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2388" w:author="PR Preview" w:date="2026-01-01T00:00:00Z">
        <w:r>
          <w:t xml:space="preserve"> </w:t>
        </w:r>
      </w:ins>
      <w:ins w:id="2389" w:author="PR Preview" w:date="2026-01-01T00:00:00Z">
        <w:r>
          <w:t xml:space="preserve">to approximate</w:t>
        </w:r>
      </w:ins>
      <w:ins w:id="2390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2391" w:author="PR Preview" w:date="2026-01-01T00:00:00Z">
        <w:r>
          <w:t xml:space="preserve"> </w:t>
        </w:r>
      </w:ins>
      <w:ins w:id="2392" w:author="PR Preview" w:date="2026-01-01T00:00:00Z">
        <w:r>
          <w:t xml:space="preserve">in terms of</w:t>
        </w:r>
      </w:ins>
      <w:ins w:id="2393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ins w:id="2394" w:author="PR Preview" w:date="2026-01-01T00:00:00Z">
        <w:r>
          <w:t xml:space="preserve"> </w:t>
        </w:r>
      </w:ins>
      <w:ins w:id="2395" w:author="PR Preview" w:date="2026-01-01T00:00:00Z">
        <w:r>
          <w:t xml:space="preserve">and the</w:t>
        </w:r>
      </w:ins>
      <w:ins w:id="2396" w:author="PR Preview" w:date="2026-01-01T00:00:00Z">
        <w:r>
          <w:t xml:space="preserve"> </w:t>
        </w:r>
      </w:ins>
      <w:hyperlink w:anchor="def-hessian">
        <w:ins w:id="2397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2398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ins w:id="2399" w:author="PR Preview" w:date="2026-01-01T00:00:00Z">
        <w:r>
          <w:t xml:space="preserve">.</w:t>
        </w:r>
      </w:ins>
    </w:p>
    <w:bookmarkEnd w:id="123"/>
    <w:bookmarkStart w:id="124" w:name="sol-wilks-taylor"/>
    <w:p>
      <w:pPr>
        <w:pStyle w:val="BodyText"/>
      </w:pPr>
      <w:ins w:id="2400" w:author="PR Preview" w:date="2026-01-01T00:00:00Z">
        <w:r>
          <w:rPr>
            <w:i/>
            <w:iCs/>
          </w:rPr>
          <w:t xml:space="preserve">Solution 14</w:t>
        </w:r>
      </w:ins>
      <w:ins w:id="2401" w:author="PR Preview" w:date="2026-01-01T00:00:00Z">
        <w:r>
          <w:t xml:space="preserve">. </w:t>
        </w:r>
      </w:ins>
      <w:ins w:id="2402" w:author="PR Preview" w:date="2026-01-01T00:00:00Z">
        <w:r>
          <w:t xml:space="preserve">The MLE maximizes</w:t>
        </w:r>
      </w:ins>
      <w:ins w:id="2403" w:author="PR Preview" w:date="2026-01-01T00:00:00Z">
        <w:r>
          <w:t xml:space="preserve"> </w:t>
        </w:r>
      </w:ins>
      <m:oMath>
        <m:r>
          <m:t>ℓ</m:t>
        </m:r>
      </m:oMath>
      <w:ins w:id="2404" w:author="PR Preview" w:date="2026-01-01T00:00:00Z">
        <w:r>
          <w:t xml:space="preserve"> </w:t>
        </w:r>
      </w:ins>
      <w:ins w:id="2405" w:author="PR Preview" w:date="2026-01-01T00:00:00Z">
        <w:r>
          <w:t xml:space="preserve">at an interior point,</w:t>
        </w:r>
      </w:ins>
      <w:ins w:id="2406" w:author="PR Preview" w:date="2026-01-01T00:00:00Z">
        <w:r>
          <w:t xml:space="preserve"> </w:t>
        </w:r>
      </w:ins>
      <w:ins w:id="2407" w:author="PR Preview" w:date="2026-01-01T00:00:00Z">
        <w:r>
          <w:t xml:space="preserve">so</w:t>
        </w:r>
      </w:ins>
      <w:ins w:id="2408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409" w:author="PR Preview" w:date="2026-01-01T00:00:00Z">
        <w:r>
          <w:t xml:space="preserve">.</w:t>
        </w:r>
      </w:ins>
      <w:ins w:id="2410" w:author="PR Preview" w:date="2026-01-01T00:00:00Z">
        <w:r>
          <w:t xml:space="preserve"> </w:t>
        </w:r>
      </w:ins>
      <w:ins w:id="2411" w:author="PR Preview" w:date="2026-01-01T00:00:00Z">
        <w:r>
          <w:t xml:space="preserve">A second-order Taylor expansion of</w:t>
        </w:r>
      </w:ins>
      <w:ins w:id="2412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2413" w:author="PR Preview" w:date="2026-01-01T00:00:00Z">
        <w:r>
          <w:t xml:space="preserve"> </w:t>
        </w:r>
      </w:ins>
      <w:ins w:id="2414" w:author="PR Preview" w:date="2026-01-01T00:00:00Z">
        <w:r>
          <w:t xml:space="preserve">around</w:t>
        </w:r>
      </w:ins>
      <w:ins w:id="241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2416" w:author="PR Preview" w:date="2026-01-01T00:00:00Z">
        <w:r>
          <w:t xml:space="preserve"> </w:t>
        </w:r>
      </w:ins>
      <w:ins w:id="2417" w:author="PR Preview" w:date="2026-01-01T00:00:00Z">
        <w:r>
          <w:t xml:space="preserve">gives: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4"/>
    <w:bookmarkStart w:id="125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5"/>
    <w:p>
      <w:pPr>
        <w:pStyle w:val="FirstParagraph"/>
      </w:pPr>
      <w:del w:id="2418" w:author="PR Preview" w:date="2026-01-01T00:00:00Z">
        <w:r>
          <w:rPr>
            <w:i/>
            <w:iCs/>
          </w:rPr>
          <w:delText xml:space="preserve">Proof</w:delText>
        </w:r>
      </w:del>
      <w:del w:id="2419" w:author="PR Preview" w:date="2026-01-01T00:00:00Z">
        <w:r>
          <w:delText xml:space="preserve">. </w:delText>
        </w:r>
      </w:del>
      <w:del w:id="2420" w:author="PR Preview" w:date="2026-01-01T00:00:00Z">
        <w:r>
          <w:delText xml:space="preserve">This is the solution to</w:delText>
        </w:r>
      </w:del>
      <w:del w:id="2421" w:author="PR Preview" w:date="2026-01-01T00:00:00Z">
        <w:r>
          <w:delText xml:space="preserve"> </w:delText>
        </w:r>
      </w:del>
      <w:hyperlink w:anchor="exr-wilks-taylor">
        <w:del w:id="2422" w:author="PR Preview" w:date="2026-01-01T00:00:00Z">
          <w:r>
            <w:rPr>
              <w:rStyle w:val="Hyperlink"/>
            </w:rPr>
            <w:delText xml:space="preserve">Exercise 17</w:delText>
          </w:r>
        </w:del>
      </w:hyperlink>
      <w:del w:id="2423" w:author="PR Preview" w:date="2026-01-01T00:00:00Z">
        <w:r>
          <w:delText xml:space="preserve">, worked in</w:delText>
        </w:r>
      </w:del>
      <w:del w:id="2424" w:author="PR Preview" w:date="2026-01-01T00:00:00Z">
        <w:r>
          <w:delText xml:space="preserve"> </w:delText>
        </w:r>
      </w:del>
      <w:hyperlink w:anchor="sol-wilks-taylor">
        <w:del w:id="2425" w:author="PR Preview" w:date="2026-01-01T00:00:00Z">
          <w:r>
            <w:rPr>
              <w:rStyle w:val="Hyperlink"/>
            </w:rPr>
            <w:delText xml:space="preserve">Solution 17</w:delText>
          </w:r>
        </w:del>
      </w:hyperlink>
      <w:del w:id="2426" w:author="PR Preview" w:date="2026-01-01T00:00:00Z">
        <w:r>
          <w:delText xml:space="preserve">.</w:delText>
        </w:r>
      </w:del>
    </w:p>
    <w:p>
      <w:pPr>
        <w:pStyle w:val="BodyText"/>
      </w:pPr>
      <w:del w:id="2427" w:author="PR Preview" w:date="2026-01-01T00:00:00Z">
        <w:r>
          <w:rPr>
            <w:b/>
            <w:bCs/>
          </w:rPr>
          <w:delText xml:space="preserve">Exercise 18 (Likelihood ratio statistic for a point null hypothesis)</w:delText>
        </w:r>
      </w:del>
      <w:del w:id="2428" w:author="PR Preview" w:date="2026-01-01T00:00:00Z">
        <w:r>
          <w:delText xml:space="preserve"> </w:delText>
        </w:r>
      </w:del>
      <w:del w:id="2429" w:author="PR Preview" w:date="2026-01-01T00:00:00Z">
        <w:r>
          <w:delText xml:space="preserve">With a scalar parameter</w:delText>
        </w:r>
      </w:del>
      <w:del w:id="2430" w:author="PR Preview" w:date="2026-01-01T00:00:00Z">
        <w:r>
          <w:delText xml:space="preserve"> </w:delText>
        </w:r>
      </w:del>
      <m:oMath>
        <m:r>
          <m:t>θ</m:t>
        </m:r>
      </m:oMath>
      <w:del w:id="2431" w:author="PR Preview" w:date="2026-01-01T00:00:00Z">
        <w:r>
          <w:delText xml:space="preserve">,</w:delText>
        </w:r>
      </w:del>
      <w:del w:id="2432" w:author="PR Preview" w:date="2026-01-01T00:00:00Z">
        <w:r>
          <w:delText xml:space="preserve"> </w:delText>
        </w:r>
      </w:del>
      <w:del w:id="2433" w:author="PR Preview" w:date="2026-01-01T00:00:00Z">
        <w:r>
          <w:delText xml:space="preserve">the point null hypothesis</w:delText>
        </w:r>
      </w:del>
      <w:del w:id="2434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del w:id="2435" w:author="PR Preview" w:date="2026-01-01T00:00:00Z">
        <w:r>
          <w:delText xml:space="preserve"> </w:delText>
        </w:r>
      </w:del>
      <w:del w:id="2436" w:author="PR Preview" w:date="2026-01-01T00:00:00Z">
        <w:r>
          <w:delText xml:space="preserve">imposes</w:delText>
        </w:r>
      </w:del>
      <w:del w:id="2437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1</m:t>
        </m:r>
      </m:oMath>
      <w:del w:id="2438" w:author="PR Preview" w:date="2026-01-01T00:00:00Z">
        <w:r>
          <w:delText xml:space="preserve"> </w:delText>
        </w:r>
      </w:del>
      <w:del w:id="2439" w:author="PR Preview" w:date="2026-01-01T00:00:00Z">
        <w:r>
          <w:delText xml:space="preserve">constraint.</w:delText>
        </w:r>
      </w:del>
      <w:del w:id="2440" w:author="PR Preview" w:date="2026-01-01T00:00:00Z">
        <w:r>
          <w:delText xml:space="preserve"> </w:delText>
        </w:r>
      </w:del>
      <w:del w:id="2441" w:author="PR Preview" w:date="2026-01-01T00:00:00Z">
        <w:r>
          <w:delText xml:space="preserve">Use</w:delText>
        </w:r>
      </w:del>
      <w:del w:id="2442" w:author="PR Preview" w:date="2026-01-01T00:00:00Z">
        <w:r>
          <w:delText xml:space="preserve"> </w:delText>
        </w:r>
      </w:del>
      <w:hyperlink w:anchor="exr-wilks-taylor">
        <w:del w:id="2443" w:author="PR Preview" w:date="2026-01-01T00:00:00Z">
          <w:r>
            <w:rPr>
              <w:rStyle w:val="Hyperlink"/>
            </w:rPr>
            <w:delText xml:space="preserve">Exercise 17</w:delText>
          </w:r>
        </w:del>
      </w:hyperlink>
      <w:del w:id="2444" w:author="PR Preview" w:date="2026-01-01T00:00:00Z">
        <w:r>
          <w:delText xml:space="preserve"> </w:delText>
        </w:r>
      </w:del>
      <w:del w:id="2445" w:author="PR Preview" w:date="2026-01-01T00:00:00Z">
        <w:r>
          <w:delText xml:space="preserve">to approximate the</w:delText>
        </w:r>
      </w:del>
      <w:del w:id="2446" w:author="PR Preview" w:date="2026-01-01T00:00:00Z">
        <w:r>
          <w:delText xml:space="preserve"> </w:delText>
        </w:r>
      </w:del>
      <w:hyperlink w:anchor="def-lrt-stat">
        <w:del w:id="2447" w:author="PR Preview" w:date="2026-01-01T00:00:00Z">
          <w:r>
            <w:rPr>
              <w:rStyle w:val="Hyperlink"/>
            </w:rPr>
            <w:delText xml:space="preserve">likelihood ratio statistic</w:delText>
          </w:r>
        </w:del>
      </w:hyperlink>
      <w:del w:id="2448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</m:oMath>
      <w:del w:id="2449" w:author="PR Preview" w:date="2026-01-01T00:00:00Z">
        <w:r>
          <w:delText xml:space="preserve"> </w:delText>
        </w:r>
      </w:del>
      <w:del w:id="2450" w:author="PR Preview" w:date="2026-01-01T00:00:00Z">
        <w:r>
          <w:delText xml:space="preserve">in terms of the</w:delText>
        </w:r>
      </w:del>
      <w:del w:id="2451" w:author="PR Preview" w:date="2026-01-01T00:00:00Z">
        <w:r>
          <w:delText xml:space="preserve"> </w:delText>
        </w:r>
      </w:del>
      <w:hyperlink w:anchor="def-oinf">
        <w:del w:id="2452" w:author="PR Preview" w:date="2026-01-01T00:00:00Z">
          <w:r>
            <w:rPr>
              <w:rStyle w:val="Hyperlink"/>
            </w:rPr>
            <w:delText xml:space="preserve">observed information</w:delText>
          </w:r>
        </w:del>
      </w:hyperlink>
      <w:del w:id="245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del w:id="2454" w:author="PR Preview" w:date="2026-01-01T00:00:00Z">
        <w:r>
          <w:delText xml:space="preserve">.</w:delText>
        </w:r>
      </w:del>
    </w:p>
    <w:p>
      <w:pPr>
        <w:pStyle w:val="BodyText"/>
      </w:pPr>
      <w:del w:id="2455" w:author="PR Preview" w:date="2026-01-01T00:00:00Z">
        <w:r>
          <w:rPr>
            <w:i/>
            <w:iCs/>
          </w:rPr>
          <w:delText xml:space="preserve">Solution 18</w:delText>
        </w:r>
      </w:del>
      <w:del w:id="2456" w:author="PR Preview" w:date="2026-01-01T00:00:00Z">
        <w:r>
          <w:delText xml:space="preserve">. </w:delText>
        </w:r>
      </w:del>
      <w:del w:id="2457" w:author="PR Preview" w:date="2026-01-01T00:00:00Z">
        <w:r>
          <w:delText xml:space="preserve">Under</w:delText>
        </w:r>
      </w:del>
      <w:del w:id="2458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2459" w:author="PR Preview" w:date="2026-01-01T00:00:00Z">
        <w:r>
          <w:delText xml:space="preserve">, the only allowed value is</w:delText>
        </w:r>
      </w:del>
      <w:del w:id="2460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0</m:t>
            </m:r>
          </m:sub>
        </m:sSub>
      </m:oMath>
      <w:del w:id="2461" w:author="PR Preview" w:date="2026-01-01T00:00:00Z">
        <w:r>
          <w:delText xml:space="preserve">,</w:delText>
        </w:r>
      </w:del>
      <w:del w:id="2462" w:author="PR Preview" w:date="2026-01-01T00:00:00Z">
        <w:r>
          <w:delText xml:space="preserve"> </w:delText>
        </w:r>
      </w:del>
      <w:del w:id="2463" w:author="PR Preview" w:date="2026-01-01T00:00:00Z">
        <w:r>
          <w:delText xml:space="preserve">so the restricted MLE is</w:delText>
        </w:r>
      </w:del>
      <w:del w:id="246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del w:id="2465" w:author="PR Preview" w:date="2026-01-01T00:00:00Z">
        <w:r>
          <w:delText xml:space="preserve">.</w:delText>
        </w:r>
      </w:del>
      <w:del w:id="2466" w:author="PR Preview" w:date="2026-01-01T00:00:00Z">
        <w:r>
          <w:delText xml:space="preserve"> </w:delText>
        </w:r>
      </w:del>
      <w:del w:id="2467" w:author="PR Preview" w:date="2026-01-01T00:00:00Z">
        <w:r>
          <w:delText xml:space="preserve">Substituting the approximation from</w:delText>
        </w:r>
      </w:del>
      <w:del w:id="2468" w:author="PR Preview" w:date="2026-01-01T00:00:00Z">
        <w:r>
          <w:delText xml:space="preserve"> </w:delText>
        </w:r>
      </w:del>
      <w:hyperlink w:anchor="lem-wilks-taylor">
        <w:del w:id="2469" w:author="PR Preview" w:date="2026-01-01T00:00:00Z">
          <w:r>
            <w:rPr>
              <w:rStyle w:val="Hyperlink"/>
            </w:rPr>
            <w:delText xml:space="preserve">Lemma 2</w:delText>
          </w:r>
        </w:del>
      </w:hyperlink>
      <w:del w:id="2470" w:author="PR Preview" w:date="2026-01-01T00:00:00Z">
        <w:r>
          <w:delText xml:space="preserve">:</w:delText>
        </w:r>
      </w:del>
    </w:p>
    <w:p>
      <w:pPr>
        <w:pStyle w:val="FirstParagraph"/>
      </w:pPr>
      <w:ins w:id="2471" w:author="PR Preview" w:date="2026-01-01T00:00:00Z">
        <w:r>
          <w:rPr>
            <w:i/>
            <w:iCs/>
          </w:rPr>
          <w:t xml:space="preserve">Proof</w:t>
        </w:r>
      </w:ins>
      <w:ins w:id="2472" w:author="PR Preview" w:date="2026-01-01T00:00:00Z">
        <w:r>
          <w:t xml:space="preserve">. </w:t>
        </w:r>
      </w:ins>
      <w:ins w:id="2473" w:author="PR Preview" w:date="2026-01-01T00:00:00Z">
        <w:r>
          <w:t xml:space="preserve">This is the solution to</w:t>
        </w:r>
      </w:ins>
      <w:ins w:id="2474" w:author="PR Preview" w:date="2026-01-01T00:00:00Z">
        <w:r>
          <w:t xml:space="preserve"> </w:t>
        </w:r>
      </w:ins>
      <w:hyperlink w:anchor="exr-wilks-taylor">
        <w:ins w:id="2475" w:author="PR Preview" w:date="2026-01-01T00:00:00Z">
          <w:r>
            <w:rPr>
              <w:rStyle w:val="Hyperlink"/>
            </w:rPr>
            <w:t xml:space="preserve">Exercise 14</w:t>
          </w:r>
        </w:ins>
      </w:hyperlink>
      <w:ins w:id="2476" w:author="PR Preview" w:date="2026-01-01T00:00:00Z">
        <w:r>
          <w:t xml:space="preserve">, worked in</w:t>
        </w:r>
      </w:ins>
      <w:ins w:id="2477" w:author="PR Preview" w:date="2026-01-01T00:00:00Z">
        <w:r>
          <w:t xml:space="preserve"> </w:t>
        </w:r>
      </w:ins>
      <w:hyperlink w:anchor="sol-wilks-taylor">
        <w:ins w:id="2478" w:author="PR Preview" w:date="2026-01-01T00:00:00Z">
          <w:r>
            <w:rPr>
              <w:rStyle w:val="Hyperlink"/>
            </w:rPr>
            <w:t xml:space="preserve">Solution 14</w:t>
          </w:r>
        </w:ins>
      </w:hyperlink>
      <w:ins w:id="2479" w:author="PR Preview" w:date="2026-01-01T00:00:00Z">
        <w:r>
          <w:t xml:space="preserve">.</w:t>
        </w:r>
      </w:ins>
    </w:p>
    <w:bookmarkStart w:id="126" w:name="exr-wilks-lrt-quadratic"/>
    <w:p>
      <w:pPr>
        <w:pStyle w:val="BodyText"/>
      </w:pPr>
      <w:ins w:id="2480" w:author="PR Preview" w:date="2026-01-01T00:00:00Z">
        <w:r>
          <w:rPr>
            <w:b/>
            <w:bCs/>
          </w:rPr>
          <w:t xml:space="preserve">Exercise 15 (Likelihood ratio statistic for a point null hypothesis)</w:t>
        </w:r>
      </w:ins>
      <w:ins w:id="2481" w:author="PR Preview" w:date="2026-01-01T00:00:00Z">
        <w:r>
          <w:t xml:space="preserve"> </w:t>
        </w:r>
      </w:ins>
      <w:ins w:id="2482" w:author="PR Preview" w:date="2026-01-01T00:00:00Z">
        <w:r>
          <w:t xml:space="preserve">With a scalar parameter</w:t>
        </w:r>
      </w:ins>
      <w:ins w:id="2483" w:author="PR Preview" w:date="2026-01-01T00:00:00Z">
        <w:r>
          <w:t xml:space="preserve"> </w:t>
        </w:r>
      </w:ins>
      <m:oMath>
        <m:r>
          <m:t>θ</m:t>
        </m:r>
      </m:oMath>
      <w:ins w:id="2484" w:author="PR Preview" w:date="2026-01-01T00:00:00Z">
        <w:r>
          <w:t xml:space="preserve">,</w:t>
        </w:r>
      </w:ins>
      <w:ins w:id="2485" w:author="PR Preview" w:date="2026-01-01T00:00:00Z">
        <w:r>
          <w:t xml:space="preserve"> </w:t>
        </w:r>
      </w:ins>
      <w:ins w:id="2486" w:author="PR Preview" w:date="2026-01-01T00:00:00Z">
        <w:r>
          <w:t xml:space="preserve">the point null hypothesis</w:t>
        </w:r>
      </w:ins>
      <w:ins w:id="2487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ins w:id="2488" w:author="PR Preview" w:date="2026-01-01T00:00:00Z">
        <w:r>
          <w:t xml:space="preserve"> </w:t>
        </w:r>
      </w:ins>
      <w:ins w:id="2489" w:author="PR Preview" w:date="2026-01-01T00:00:00Z">
        <w:r>
          <w:t xml:space="preserve">imposes</w:t>
        </w:r>
      </w:ins>
      <w:ins w:id="2490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1</m:t>
        </m:r>
      </m:oMath>
      <w:ins w:id="2491" w:author="PR Preview" w:date="2026-01-01T00:00:00Z">
        <w:r>
          <w:t xml:space="preserve"> </w:t>
        </w:r>
      </w:ins>
      <w:ins w:id="2492" w:author="PR Preview" w:date="2026-01-01T00:00:00Z">
        <w:r>
          <w:t xml:space="preserve">constraint.</w:t>
        </w:r>
      </w:ins>
      <w:ins w:id="2493" w:author="PR Preview" w:date="2026-01-01T00:00:00Z">
        <w:r>
          <w:t xml:space="preserve"> </w:t>
        </w:r>
      </w:ins>
      <w:ins w:id="2494" w:author="PR Preview" w:date="2026-01-01T00:00:00Z">
        <w:r>
          <w:t xml:space="preserve">Use</w:t>
        </w:r>
      </w:ins>
      <w:ins w:id="2495" w:author="PR Preview" w:date="2026-01-01T00:00:00Z">
        <w:r>
          <w:t xml:space="preserve"> </w:t>
        </w:r>
      </w:ins>
      <w:hyperlink w:anchor="exr-wilks-taylor">
        <w:ins w:id="2496" w:author="PR Preview" w:date="2026-01-01T00:00:00Z">
          <w:r>
            <w:rPr>
              <w:rStyle w:val="Hyperlink"/>
            </w:rPr>
            <w:t xml:space="preserve">Exercise 14</w:t>
          </w:r>
        </w:ins>
      </w:hyperlink>
      <w:ins w:id="2497" w:author="PR Preview" w:date="2026-01-01T00:00:00Z">
        <w:r>
          <w:t xml:space="preserve"> </w:t>
        </w:r>
      </w:ins>
      <w:ins w:id="2498" w:author="PR Preview" w:date="2026-01-01T00:00:00Z">
        <w:r>
          <w:t xml:space="preserve">to approximate the</w:t>
        </w:r>
      </w:ins>
      <w:ins w:id="2499" w:author="PR Preview" w:date="2026-01-01T00:00:00Z">
        <w:r>
          <w:t xml:space="preserve"> </w:t>
        </w:r>
      </w:ins>
      <w:hyperlink w:anchor="def-lrt-stat">
        <w:ins w:id="2500" w:author="PR Preview" w:date="2026-01-01T00:00:00Z">
          <w:r>
            <w:rPr>
              <w:rStyle w:val="Hyperlink"/>
            </w:rPr>
            <w:t xml:space="preserve">likelihood ratio statistic</w:t>
          </w:r>
        </w:ins>
      </w:hyperlink>
      <w:ins w:id="2501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</m:oMath>
      <w:ins w:id="2502" w:author="PR Preview" w:date="2026-01-01T00:00:00Z">
        <w:r>
          <w:t xml:space="preserve"> </w:t>
        </w:r>
      </w:ins>
      <w:ins w:id="2503" w:author="PR Preview" w:date="2026-01-01T00:00:00Z">
        <w:r>
          <w:t xml:space="preserve">in terms of the</w:t>
        </w:r>
      </w:ins>
      <w:ins w:id="2504" w:author="PR Preview" w:date="2026-01-01T00:00:00Z">
        <w:r>
          <w:t xml:space="preserve"> </w:t>
        </w:r>
      </w:ins>
      <w:hyperlink w:anchor="def-oinf">
        <w:ins w:id="2505" w:author="PR Preview" w:date="2026-01-01T00:00:00Z">
          <w:r>
            <w:rPr>
              <w:rStyle w:val="Hyperlink"/>
            </w:rPr>
            <w:t xml:space="preserve">observed information</w:t>
          </w:r>
        </w:ins>
      </w:hyperlink>
      <w:ins w:id="250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ins w:id="2507" w:author="PR Preview" w:date="2026-01-01T00:00:00Z">
        <w:r>
          <w:t xml:space="preserve">.</w:t>
        </w:r>
      </w:ins>
    </w:p>
    <w:bookmarkEnd w:id="126"/>
    <w:bookmarkStart w:id="127" w:name="sol-wilks-lrt-quadratic"/>
    <w:p>
      <w:pPr>
        <w:pStyle w:val="BodyText"/>
      </w:pPr>
      <w:ins w:id="2508" w:author="PR Preview" w:date="2026-01-01T00:00:00Z">
        <w:r>
          <w:rPr>
            <w:i/>
            <w:iCs/>
          </w:rPr>
          <w:t xml:space="preserve">Solution 15</w:t>
        </w:r>
      </w:ins>
      <w:ins w:id="2509" w:author="PR Preview" w:date="2026-01-01T00:00:00Z">
        <w:r>
          <w:t xml:space="preserve">. </w:t>
        </w:r>
      </w:ins>
      <w:ins w:id="2510" w:author="PR Preview" w:date="2026-01-01T00:00:00Z">
        <w:r>
          <w:t xml:space="preserve">Under</w:t>
        </w:r>
      </w:ins>
      <w:ins w:id="2511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2512" w:author="PR Preview" w:date="2026-01-01T00:00:00Z">
        <w:r>
          <w:t xml:space="preserve">, the only allowed value is</w:t>
        </w:r>
      </w:ins>
      <w:ins w:id="2513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0</m:t>
            </m:r>
          </m:sub>
        </m:sSub>
      </m:oMath>
      <w:ins w:id="2514" w:author="PR Preview" w:date="2026-01-01T00:00:00Z">
        <w:r>
          <w:t xml:space="preserve">,</w:t>
        </w:r>
      </w:ins>
      <w:ins w:id="2515" w:author="PR Preview" w:date="2026-01-01T00:00:00Z">
        <w:r>
          <w:t xml:space="preserve"> </w:t>
        </w:r>
      </w:ins>
      <w:ins w:id="2516" w:author="PR Preview" w:date="2026-01-01T00:00:00Z">
        <w:r>
          <w:t xml:space="preserve">so the restricted MLE is</w:t>
        </w:r>
      </w:ins>
      <w:ins w:id="251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ins w:id="2518" w:author="PR Preview" w:date="2026-01-01T00:00:00Z">
        <w:r>
          <w:t xml:space="preserve">.</w:t>
        </w:r>
      </w:ins>
      <w:ins w:id="2519" w:author="PR Preview" w:date="2026-01-01T00:00:00Z">
        <w:r>
          <w:t xml:space="preserve"> </w:t>
        </w:r>
      </w:ins>
      <w:ins w:id="2520" w:author="PR Preview" w:date="2026-01-01T00:00:00Z">
        <w:r>
          <w:t xml:space="preserve">Substituting the approximation from</w:t>
        </w:r>
      </w:ins>
      <w:ins w:id="2521" w:author="PR Preview" w:date="2026-01-01T00:00:00Z">
        <w:r>
          <w:t xml:space="preserve"> </w:t>
        </w:r>
      </w:ins>
      <w:hyperlink w:anchor="lem-wilks-taylor">
        <w:ins w:id="2522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252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7"/>
    <w:bookmarkStart w:id="128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8"/>
    <w:p>
      <w:pPr>
        <w:pStyle w:val="FirstParagraph"/>
      </w:pPr>
      <w:del w:id="2524" w:author="PR Preview" w:date="2026-01-01T00:00:00Z">
        <w:r>
          <w:rPr>
            <w:i/>
            <w:iCs/>
          </w:rPr>
          <w:delText xml:space="preserve">Proof</w:delText>
        </w:r>
      </w:del>
      <w:del w:id="2525" w:author="PR Preview" w:date="2026-01-01T00:00:00Z">
        <w:r>
          <w:delText xml:space="preserve">. </w:delText>
        </w:r>
      </w:del>
      <w:del w:id="2526" w:author="PR Preview" w:date="2026-01-01T00:00:00Z">
        <w:r>
          <w:delText xml:space="preserve">This is the solution to</w:delText>
        </w:r>
      </w:del>
      <w:del w:id="2527" w:author="PR Preview" w:date="2026-01-01T00:00:00Z">
        <w:r>
          <w:delText xml:space="preserve"> </w:delText>
        </w:r>
      </w:del>
      <w:hyperlink w:anchor="exr-wilks-lrt-quadratic">
        <w:del w:id="2528" w:author="PR Preview" w:date="2026-01-01T00:00:00Z">
          <w:r>
            <w:rPr>
              <w:rStyle w:val="Hyperlink"/>
            </w:rPr>
            <w:delText xml:space="preserve">Exercise 18</w:delText>
          </w:r>
        </w:del>
      </w:hyperlink>
      <w:del w:id="2529" w:author="PR Preview" w:date="2026-01-01T00:00:00Z">
        <w:r>
          <w:delText xml:space="preserve">, worked in</w:delText>
        </w:r>
      </w:del>
      <w:del w:id="2530" w:author="PR Preview" w:date="2026-01-01T00:00:00Z">
        <w:r>
          <w:delText xml:space="preserve"> </w:delText>
        </w:r>
      </w:del>
      <w:hyperlink w:anchor="sol-wilks-lrt-quadratic">
        <w:del w:id="2531" w:author="PR Preview" w:date="2026-01-01T00:00:00Z">
          <w:r>
            <w:rPr>
              <w:rStyle w:val="Hyperlink"/>
            </w:rPr>
            <w:delText xml:space="preserve">Solution 18</w:delText>
          </w:r>
        </w:del>
      </w:hyperlink>
      <w:del w:id="2532" w:author="PR Preview" w:date="2026-01-01T00:00:00Z">
        <w:r>
          <w:delText xml:space="preserve">.</w:delText>
        </w:r>
      </w:del>
      <w:del w:id="2533" w:author="PR Preview" w:date="2026-01-01T00:00:00Z">
        <w:r>
          <w:delText xml:space="preserve"> </w:delText>
        </w:r>
      </w:del>
      <w:del w:id="2534" w:author="PR Preview" w:date="2026-01-01T00:00:00Z">
        <w:r>
          <w:delText xml:space="preserve">It builds on</w:delText>
        </w:r>
      </w:del>
      <w:del w:id="2535" w:author="PR Preview" w:date="2026-01-01T00:00:00Z">
        <w:r>
          <w:delText xml:space="preserve"> </w:delText>
        </w:r>
      </w:del>
      <w:hyperlink w:anchor="lem-wilks-taylor">
        <w:del w:id="2536" w:author="PR Preview" w:date="2026-01-01T00:00:00Z">
          <w:r>
            <w:rPr>
              <w:rStyle w:val="Hyperlink"/>
            </w:rPr>
            <w:delText xml:space="preserve">Lemma 2</w:delText>
          </w:r>
        </w:del>
      </w:hyperlink>
      <w:del w:id="2537" w:author="PR Preview" w:date="2026-01-01T00:00:00Z">
        <w:r>
          <w:delText xml:space="preserve">.</w:delText>
        </w:r>
      </w:del>
    </w:p>
    <w:p>
      <w:pPr>
        <w:pStyle w:val="BodyText"/>
      </w:pPr>
      <w:del w:id="2538" w:author="PR Preview" w:date="2026-01-01T00:00:00Z">
        <w:r>
          <w:rPr>
            <w:b/>
            <w:bCs/>
          </w:rPr>
          <w:delText xml:space="preserve">Exercise 19 (Standardizing an approximately Gaussian estimate)</w:delText>
        </w:r>
      </w:del>
      <w:del w:id="2539" w:author="PR Preview" w:date="2026-01-01T00:00:00Z">
        <w:r>
          <w:delText xml:space="preserve"> </w:delText>
        </w:r>
      </w:del>
      <w:del w:id="2540" w:author="PR Preview" w:date="2026-01-01T00:00:00Z">
        <w:r>
          <w:delText xml:space="preserve">Suppose</w:delText>
        </w:r>
      </w:del>
      <w:del w:id="254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del w:id="2542" w:author="PR Preview" w:date="2026-01-01T00:00:00Z">
        <w:r>
          <w:delText xml:space="preserve">,</w:delText>
        </w:r>
      </w:del>
      <w:del w:id="2543" w:author="PR Preview" w:date="2026-01-01T00:00:00Z">
        <w:r>
          <w:delText xml:space="preserve"> </w:delText>
        </w:r>
      </w:del>
      <w:del w:id="2544" w:author="PR Preview" w:date="2026-01-01T00:00:00Z">
        <w:r>
          <w:delText xml:space="preserve">and define</w:delText>
        </w:r>
      </w:del>
      <w:del w:id="2545" w:author="PR Preview" w:date="2026-01-01T00:00:00Z">
        <w:r>
          <w:delText xml:space="preserve"> </w:delText>
        </w:r>
      </w:del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2546" w:author="PR Preview" w:date="2026-01-01T00:00:00Z">
        <w:r>
          <w:delText xml:space="preserve">.</w:delText>
        </w:r>
      </w:del>
      <w:del w:id="2547" w:author="PR Preview" w:date="2026-01-01T00:00:00Z">
        <w:r>
          <w:delText xml:space="preserve"> </w:delText>
        </w:r>
      </w:del>
      <w:del w:id="2548" w:author="PR Preview" w:date="2026-01-01T00:00:00Z">
        <w:r>
          <w:delText xml:space="preserve">Find the approximate distributions of</w:delText>
        </w:r>
      </w:del>
      <w:del w:id="2549" w:author="PR Preview" w:date="2026-01-01T00:00:00Z">
        <w:r>
          <w:delText xml:space="preserve"> </w:delText>
        </w:r>
      </w:del>
      <m:oMath>
        <m:r>
          <m:t>Z</m:t>
        </m:r>
      </m:oMath>
      <w:del w:id="2550" w:author="PR Preview" w:date="2026-01-01T00:00:00Z">
        <w:r>
          <w:delText xml:space="preserve"> </w:delText>
        </w:r>
      </w:del>
      <w:del w:id="2551" w:author="PR Preview" w:date="2026-01-01T00:00:00Z">
        <w:r>
          <w:delText xml:space="preserve">and of</w:delText>
        </w:r>
      </w:del>
      <w:del w:id="2552" w:author="PR Preview" w:date="2026-01-01T00:00:00Z">
        <w:r>
          <w:delText xml:space="preserve"> </w:delText>
        </w:r>
      </w:del>
      <m:oMath>
        <m:sSup>
          <m:e>
            <m:r>
              <m:t>Z</m:t>
            </m:r>
          </m:e>
          <m:sup>
            <m:r>
              <m:t>2</m:t>
            </m:r>
          </m:sup>
        </m:sSup>
      </m:oMath>
      <w:del w:id="2553" w:author="PR Preview" w:date="2026-01-01T00:00:00Z">
        <w:r>
          <w:delText xml:space="preserve">.</w:delText>
        </w:r>
      </w:del>
    </w:p>
    <w:p>
      <w:pPr>
        <w:pStyle w:val="BodyText"/>
      </w:pPr>
      <w:del w:id="2554" w:author="PR Preview" w:date="2026-01-01T00:00:00Z">
        <w:r>
          <w:rPr>
            <w:i/>
            <w:iCs/>
          </w:rPr>
          <w:delText xml:space="preserve">Solution 19</w:delText>
        </w:r>
      </w:del>
      <w:del w:id="2555" w:author="PR Preview" w:date="2026-01-01T00:00:00Z">
        <w:r>
          <w:delText xml:space="preserve">. </w:delText>
        </w:r>
      </w:del>
      <m:oMath>
        <m:r>
          <m:t>Z</m:t>
        </m:r>
      </m:oMath>
      <w:del w:id="2556" w:author="PR Preview" w:date="2026-01-01T00:00:00Z">
        <w:r>
          <w:delText xml:space="preserve"> </w:delText>
        </w:r>
      </w:del>
      <w:del w:id="2557" w:author="PR Preview" w:date="2026-01-01T00:00:00Z">
        <w:r>
          <w:delText xml:space="preserve">is a linear function of</w:delText>
        </w:r>
      </w:del>
      <w:del w:id="255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2559" w:author="PR Preview" w:date="2026-01-01T00:00:00Z">
        <w:r>
          <w:delText xml:space="preserve">,</w:delText>
        </w:r>
      </w:del>
      <w:del w:id="2560" w:author="PR Preview" w:date="2026-01-01T00:00:00Z">
        <w:r>
          <w:delText xml:space="preserve"> </w:delText>
        </w:r>
      </w:del>
      <w:del w:id="2561" w:author="PR Preview" w:date="2026-01-01T00:00:00Z">
        <w:r>
          <w:delText xml:space="preserve">so it is approximately Gaussian,</w:delText>
        </w:r>
      </w:del>
      <w:del w:id="2562" w:author="PR Preview" w:date="2026-01-01T00:00:00Z">
        <w:r>
          <w:delText xml:space="preserve"> </w:delText>
        </w:r>
      </w:del>
      <w:del w:id="2563" w:author="PR Preview" w:date="2026-01-01T00:00:00Z">
        <w:r>
          <w:delText xml:space="preserve">with approximate mean and variance:</w:delText>
        </w:r>
      </w:del>
    </w:p>
    <w:p>
      <w:pPr>
        <w:pStyle w:val="FirstParagraph"/>
      </w:pPr>
      <w:ins w:id="2564" w:author="PR Preview" w:date="2026-01-01T00:00:00Z">
        <w:r>
          <w:rPr>
            <w:i/>
            <w:iCs/>
          </w:rPr>
          <w:t xml:space="preserve">Proof</w:t>
        </w:r>
      </w:ins>
      <w:ins w:id="2565" w:author="PR Preview" w:date="2026-01-01T00:00:00Z">
        <w:r>
          <w:t xml:space="preserve">. </w:t>
        </w:r>
      </w:ins>
      <w:ins w:id="2566" w:author="PR Preview" w:date="2026-01-01T00:00:00Z">
        <w:r>
          <w:t xml:space="preserve">This is the solution to</w:t>
        </w:r>
      </w:ins>
      <w:ins w:id="2567" w:author="PR Preview" w:date="2026-01-01T00:00:00Z">
        <w:r>
          <w:t xml:space="preserve"> </w:t>
        </w:r>
      </w:ins>
      <w:hyperlink w:anchor="exr-wilks-lrt-quadratic">
        <w:ins w:id="2568" w:author="PR Preview" w:date="2026-01-01T00:00:00Z">
          <w:r>
            <w:rPr>
              <w:rStyle w:val="Hyperlink"/>
            </w:rPr>
            <w:t xml:space="preserve">Exercise 15</w:t>
          </w:r>
        </w:ins>
      </w:hyperlink>
      <w:ins w:id="2569" w:author="PR Preview" w:date="2026-01-01T00:00:00Z">
        <w:r>
          <w:t xml:space="preserve">, worked in</w:t>
        </w:r>
      </w:ins>
      <w:ins w:id="2570" w:author="PR Preview" w:date="2026-01-01T00:00:00Z">
        <w:r>
          <w:t xml:space="preserve"> </w:t>
        </w:r>
      </w:ins>
      <w:hyperlink w:anchor="sol-wilks-lrt-quadratic">
        <w:ins w:id="2571" w:author="PR Preview" w:date="2026-01-01T00:00:00Z">
          <w:r>
            <w:rPr>
              <w:rStyle w:val="Hyperlink"/>
            </w:rPr>
            <w:t xml:space="preserve">Solution 15</w:t>
          </w:r>
        </w:ins>
      </w:hyperlink>
      <w:ins w:id="2572" w:author="PR Preview" w:date="2026-01-01T00:00:00Z">
        <w:r>
          <w:t xml:space="preserve">.</w:t>
        </w:r>
      </w:ins>
      <w:ins w:id="2573" w:author="PR Preview" w:date="2026-01-01T00:00:00Z">
        <w:r>
          <w:t xml:space="preserve"> </w:t>
        </w:r>
      </w:ins>
      <w:ins w:id="2574" w:author="PR Preview" w:date="2026-01-01T00:00:00Z">
        <w:r>
          <w:t xml:space="preserve">It builds on</w:t>
        </w:r>
      </w:ins>
      <w:ins w:id="2575" w:author="PR Preview" w:date="2026-01-01T00:00:00Z">
        <w:r>
          <w:t xml:space="preserve"> </w:t>
        </w:r>
      </w:ins>
      <w:hyperlink w:anchor="lem-wilks-taylor">
        <w:ins w:id="2576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2577" w:author="PR Preview" w:date="2026-01-01T00:00:00Z">
        <w:r>
          <w:t xml:space="preserve">.</w:t>
        </w:r>
      </w:ins>
    </w:p>
    <w:bookmarkStart w:id="129" w:name="exr-wilks-std-gaussian"/>
    <w:p>
      <w:pPr>
        <w:pStyle w:val="BodyText"/>
      </w:pPr>
      <w:ins w:id="2578" w:author="PR Preview" w:date="2026-01-01T00:00:00Z">
        <w:r>
          <w:rPr>
            <w:b/>
            <w:bCs/>
          </w:rPr>
          <w:t xml:space="preserve">Exercise 16 (Standardizing an approximately Gaussian estimate)</w:t>
        </w:r>
      </w:ins>
      <w:ins w:id="2579" w:author="PR Preview" w:date="2026-01-01T00:00:00Z">
        <w:r>
          <w:t xml:space="preserve"> </w:t>
        </w:r>
      </w:ins>
      <w:ins w:id="2580" w:author="PR Preview" w:date="2026-01-01T00:00:00Z">
        <w:r>
          <w:t xml:space="preserve">Suppose</w:t>
        </w:r>
      </w:ins>
      <w:ins w:id="258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ins w:id="2582" w:author="PR Preview" w:date="2026-01-01T00:00:00Z">
        <w:r>
          <w:t xml:space="preserve">,</w:t>
        </w:r>
      </w:ins>
      <w:ins w:id="2583" w:author="PR Preview" w:date="2026-01-01T00:00:00Z">
        <w:r>
          <w:t xml:space="preserve"> </w:t>
        </w:r>
      </w:ins>
      <w:ins w:id="2584" w:author="PR Preview" w:date="2026-01-01T00:00:00Z">
        <w:r>
          <w:t xml:space="preserve">and define</w:t>
        </w:r>
      </w:ins>
      <w:ins w:id="2585" w:author="PR Preview" w:date="2026-01-01T00:00:00Z">
        <w:r>
          <w:t xml:space="preserve"> </w:t>
        </w:r>
      </w:ins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2586" w:author="PR Preview" w:date="2026-01-01T00:00:00Z">
        <w:r>
          <w:t xml:space="preserve">.</w:t>
        </w:r>
      </w:ins>
      <w:ins w:id="2587" w:author="PR Preview" w:date="2026-01-01T00:00:00Z">
        <w:r>
          <w:t xml:space="preserve"> </w:t>
        </w:r>
      </w:ins>
      <w:ins w:id="2588" w:author="PR Preview" w:date="2026-01-01T00:00:00Z">
        <w:r>
          <w:t xml:space="preserve">Find the approximate distributions of</w:t>
        </w:r>
      </w:ins>
      <w:ins w:id="2589" w:author="PR Preview" w:date="2026-01-01T00:00:00Z">
        <w:r>
          <w:t xml:space="preserve"> </w:t>
        </w:r>
      </w:ins>
      <m:oMath>
        <m:r>
          <m:t>Z</m:t>
        </m:r>
      </m:oMath>
      <w:ins w:id="2590" w:author="PR Preview" w:date="2026-01-01T00:00:00Z">
        <w:r>
          <w:t xml:space="preserve"> </w:t>
        </w:r>
      </w:ins>
      <w:ins w:id="2591" w:author="PR Preview" w:date="2026-01-01T00:00:00Z">
        <w:r>
          <w:t xml:space="preserve">and of</w:t>
        </w:r>
      </w:ins>
      <w:ins w:id="2592" w:author="PR Preview" w:date="2026-01-01T00:00:00Z">
        <w:r>
          <w:t xml:space="preserve"> </w:t>
        </w:r>
      </w:ins>
      <m:oMath>
        <m:sSup>
          <m:e>
            <m:r>
              <m:t>Z</m:t>
            </m:r>
          </m:e>
          <m:sup>
            <m:r>
              <m:t>2</m:t>
            </m:r>
          </m:sup>
        </m:sSup>
      </m:oMath>
      <w:ins w:id="2593" w:author="PR Preview" w:date="2026-01-01T00:00:00Z">
        <w:r>
          <w:t xml:space="preserve">.</w:t>
        </w:r>
      </w:ins>
    </w:p>
    <w:bookmarkEnd w:id="129"/>
    <w:bookmarkStart w:id="130" w:name="sol-wilks-std-gaussian"/>
    <w:p>
      <w:pPr>
        <w:pStyle w:val="BodyText"/>
      </w:pPr>
      <w:ins w:id="2594" w:author="PR Preview" w:date="2026-01-01T00:00:00Z">
        <w:r>
          <w:rPr>
            <w:i/>
            <w:iCs/>
          </w:rPr>
          <w:t xml:space="preserve">Solution 16</w:t>
        </w:r>
      </w:ins>
      <w:ins w:id="2595" w:author="PR Preview" w:date="2026-01-01T00:00:00Z">
        <w:r>
          <w:t xml:space="preserve">. </w:t>
        </w:r>
      </w:ins>
      <m:oMath>
        <m:r>
          <m:t>Z</m:t>
        </m:r>
      </m:oMath>
      <w:ins w:id="2596" w:author="PR Preview" w:date="2026-01-01T00:00:00Z">
        <w:r>
          <w:t xml:space="preserve"> </w:t>
        </w:r>
      </w:ins>
      <w:ins w:id="2597" w:author="PR Preview" w:date="2026-01-01T00:00:00Z">
        <w:r>
          <w:t xml:space="preserve">is a linear function of</w:t>
        </w:r>
      </w:ins>
      <w:ins w:id="259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2599" w:author="PR Preview" w:date="2026-01-01T00:00:00Z">
        <w:r>
          <w:t xml:space="preserve">,</w:t>
        </w:r>
      </w:ins>
      <w:ins w:id="2600" w:author="PR Preview" w:date="2026-01-01T00:00:00Z">
        <w:r>
          <w:t xml:space="preserve"> </w:t>
        </w:r>
      </w:ins>
      <w:ins w:id="2601" w:author="PR Preview" w:date="2026-01-01T00:00:00Z">
        <w:r>
          <w:t xml:space="preserve">so it is approximately Gaussian,</w:t>
        </w:r>
      </w:ins>
      <w:ins w:id="2602" w:author="PR Preview" w:date="2026-01-01T00:00:00Z">
        <w:r>
          <w:t xml:space="preserve"> </w:t>
        </w:r>
      </w:ins>
      <w:ins w:id="2603" w:author="PR Preview" w:date="2026-01-01T00:00:00Z">
        <w:r>
          <w:t xml:space="preserve">with approximate mean and variance: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0"/>
    <w:bookmarkStart w:id="131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1"/>
    <w:p>
      <w:pPr>
        <w:pStyle w:val="FirstParagraph"/>
      </w:pPr>
      <w:del w:id="2604" w:author="PR Preview" w:date="2026-01-01T00:00:00Z">
        <w:r>
          <w:rPr>
            <w:i/>
            <w:iCs/>
          </w:rPr>
          <w:delText xml:space="preserve">Proof</w:delText>
        </w:r>
      </w:del>
      <w:del w:id="2605" w:author="PR Preview" w:date="2026-01-01T00:00:00Z">
        <w:r>
          <w:delText xml:space="preserve">. </w:delText>
        </w:r>
      </w:del>
      <w:del w:id="2606" w:author="PR Preview" w:date="2026-01-01T00:00:00Z">
        <w:r>
          <w:delText xml:space="preserve">This is the solution to</w:delText>
        </w:r>
      </w:del>
      <w:del w:id="2607" w:author="PR Preview" w:date="2026-01-01T00:00:00Z">
        <w:r>
          <w:delText xml:space="preserve"> </w:delText>
        </w:r>
      </w:del>
      <w:hyperlink w:anchor="exr-wilks-std-gaussian">
        <w:del w:id="2608" w:author="PR Preview" w:date="2026-01-01T00:00:00Z">
          <w:r>
            <w:rPr>
              <w:rStyle w:val="Hyperlink"/>
            </w:rPr>
            <w:delText xml:space="preserve">Exercise 19</w:delText>
          </w:r>
        </w:del>
      </w:hyperlink>
      <w:del w:id="2609" w:author="PR Preview" w:date="2026-01-01T00:00:00Z">
        <w:r>
          <w:delText xml:space="preserve">, worked in</w:delText>
        </w:r>
      </w:del>
      <w:del w:id="2610" w:author="PR Preview" w:date="2026-01-01T00:00:00Z">
        <w:r>
          <w:delText xml:space="preserve"> </w:delText>
        </w:r>
      </w:del>
      <w:hyperlink w:anchor="sol-wilks-std-gaussian">
        <w:del w:id="2611" w:author="PR Preview" w:date="2026-01-01T00:00:00Z">
          <w:r>
            <w:rPr>
              <w:rStyle w:val="Hyperlink"/>
            </w:rPr>
            <w:delText xml:space="preserve">Solution 19</w:delText>
          </w:r>
        </w:del>
      </w:hyperlink>
      <w:del w:id="2612" w:author="PR Preview" w:date="2026-01-01T00:00:00Z">
        <w:r>
          <w:delText xml:space="preserve">.</w:delText>
        </w:r>
      </w:del>
    </w:p>
    <w:p>
      <w:pPr>
        <w:pStyle w:val="BodyText"/>
      </w:pPr>
      <w:del w:id="2613" w:author="PR Preview" w:date="2026-01-01T00:00:00Z">
        <w:r>
          <w:rPr>
            <w:b/>
            <w:bCs/>
          </w:rPr>
          <w:delText xml:space="preserve">Theorem 18 (Wilks’ theorem)</w:delText>
        </w:r>
      </w:del>
      <w:del w:id="2614" w:author="PR Preview" w:date="2026-01-01T00:00:00Z">
        <w:r>
          <w:delText xml:space="preserve"> </w:delText>
        </w:r>
      </w:del>
      <w:del w:id="2615" w:author="PR Preview" w:date="2026-01-01T00:00:00Z">
        <w:r>
          <w:delText xml:space="preserve">Suppose the conditions of</w:delText>
        </w:r>
      </w:del>
      <w:del w:id="2616" w:author="PR Preview" w:date="2026-01-01T00:00:00Z">
        <w:r>
          <w:delText xml:space="preserve"> </w:delText>
        </w:r>
      </w:del>
      <w:hyperlink w:anchor="thm-dist-mle">
        <w:del w:id="2617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618" w:author="PR Preview" w:date="2026-01-01T00:00:00Z">
        <w:r>
          <w:delText xml:space="preserve"> </w:delText>
        </w:r>
      </w:del>
      <w:del w:id="2619" w:author="PR Preview" w:date="2026-01-01T00:00:00Z">
        <w:r>
          <w:delText xml:space="preserve">hold,</w:delText>
        </w:r>
      </w:del>
      <w:del w:id="2620" w:author="PR Preview" w:date="2026-01-01T00:00:00Z">
        <w:r>
          <w:delText xml:space="preserve"> </w:delText>
        </w:r>
      </w:del>
      <w:del w:id="2621" w:author="PR Preview" w:date="2026-01-01T00:00:00Z">
        <w:r>
          <w:delText xml:space="preserve">and a null hypothesis</w:delText>
        </w:r>
      </w:del>
      <w:del w:id="2622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2623" w:author="PR Preview" w:date="2026-01-01T00:00:00Z">
        <w:r>
          <w:delText xml:space="preserve"> </w:delText>
        </w:r>
      </w:del>
      <w:del w:id="2624" w:author="PR Preview" w:date="2026-01-01T00:00:00Z">
        <w:r>
          <w:delText xml:space="preserve">imposes</w:delText>
        </w:r>
      </w:del>
      <w:del w:id="2625" w:author="PR Preview" w:date="2026-01-01T00:00:00Z">
        <w:r>
          <w:delText xml:space="preserve"> </w:delText>
        </w:r>
      </w:del>
      <m:oMath>
        <m:r>
          <m:t>q</m:t>
        </m:r>
      </m:oMath>
      <w:del w:id="2626" w:author="PR Preview" w:date="2026-01-01T00:00:00Z">
        <w:r>
          <w:delText xml:space="preserve"> </w:delText>
        </w:r>
      </w:del>
      <w:del w:id="2627" w:author="PR Preview" w:date="2026-01-01T00:00:00Z">
        <w:r>
          <w:delText xml:space="preserve">constraints on the parameter vector</w:delText>
        </w:r>
      </w:del>
      <w:del w:id="2628" w:author="PR Preview" w:date="2026-01-01T00:00:00Z">
        <w:r>
          <w:delText xml:space="preserve"> </w:delText>
        </w:r>
      </w:del>
      <w:del w:id="2629" w:author="PR Preview" w:date="2026-01-01T00:00:00Z">
        <w:r>
          <w:delText xml:space="preserve">$\mathord{\smash[b]{\underset{\raise.3ex\hbox{$\scriptstyle\sim$}}{\theta}}\vphantom{\theta}}$</w:delText>
        </w:r>
      </w:del>
      <w:del w:id="2630" w:author="PR Preview" w:date="2026-01-01T00:00:00Z">
        <w:r>
          <w:delText xml:space="preserve">.</w:delText>
        </w:r>
      </w:del>
      <w:del w:id="2631" w:author="PR Preview" w:date="2026-01-01T00:00:00Z">
        <w:r>
          <w:delText xml:space="preserve"> </w:delText>
        </w:r>
      </w:del>
      <w:del w:id="2632" w:author="PR Preview" w:date="2026-01-01T00:00:00Z">
        <w:r>
          <w:delText xml:space="preserve">Then, if</w:delText>
        </w:r>
      </w:del>
      <w:del w:id="2633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2634" w:author="PR Preview" w:date="2026-01-01T00:00:00Z">
        <w:r>
          <w:delText xml:space="preserve"> </w:delText>
        </w:r>
      </w:del>
      <w:del w:id="2635" w:author="PR Preview" w:date="2026-01-01T00:00:00Z">
        <w:r>
          <w:delText xml:space="preserve">is true, as</w:delText>
        </w:r>
      </w:del>
      <w:del w:id="263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del w:id="2637" w:author="PR Preview" w:date="2026-01-01T00:00:00Z">
        <w:r>
          <w:delText xml:space="preserve">,</w:delText>
        </w:r>
      </w:del>
      <w:del w:id="2638" w:author="PR Preview" w:date="2026-01-01T00:00:00Z">
        <w:r>
          <w:delText xml:space="preserve"> </w:delText>
        </w:r>
      </w:del>
      <w:del w:id="2639" w:author="PR Preview" w:date="2026-01-01T00:00:00Z">
        <w:r>
          <w:delText xml:space="preserve">the</w:delText>
        </w:r>
      </w:del>
      <w:del w:id="2640" w:author="PR Preview" w:date="2026-01-01T00:00:00Z">
        <w:r>
          <w:delText xml:space="preserve"> </w:delText>
        </w:r>
      </w:del>
      <w:hyperlink w:anchor="def-lrt-stat">
        <w:del w:id="2641" w:author="PR Preview" w:date="2026-01-01T00:00:00Z">
          <w:r>
            <w:rPr>
              <w:rStyle w:val="Hyperlink"/>
            </w:rPr>
            <w:delText xml:space="preserve">likelihood ratio statistic</w:delText>
          </w:r>
        </w:del>
      </w:hyperlink>
      <w:del w:id="2642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</m:oMath>
      <w:del w:id="2643" w:author="PR Preview" w:date="2026-01-01T00:00:00Z">
        <w:r>
          <w:delText xml:space="preserve"> </w:delText>
        </w:r>
      </w:del>
      <w:del w:id="2644" w:author="PR Preview" w:date="2026-01-01T00:00:00Z">
        <w:r>
          <w:delText xml:space="preserve">satisfies:</w:delText>
        </w:r>
      </w:del>
    </w:p>
    <w:p>
      <w:pPr>
        <w:pStyle w:val="FirstParagraph"/>
      </w:pPr>
      <w:ins w:id="2645" w:author="PR Preview" w:date="2026-01-01T00:00:00Z">
        <w:r>
          <w:rPr>
            <w:i/>
            <w:iCs/>
          </w:rPr>
          <w:t xml:space="preserve">Proof</w:t>
        </w:r>
      </w:ins>
      <w:ins w:id="2646" w:author="PR Preview" w:date="2026-01-01T00:00:00Z">
        <w:r>
          <w:t xml:space="preserve">. </w:t>
        </w:r>
      </w:ins>
      <w:ins w:id="2647" w:author="PR Preview" w:date="2026-01-01T00:00:00Z">
        <w:r>
          <w:t xml:space="preserve">This is the solution to</w:t>
        </w:r>
      </w:ins>
      <w:ins w:id="2648" w:author="PR Preview" w:date="2026-01-01T00:00:00Z">
        <w:r>
          <w:t xml:space="preserve"> </w:t>
        </w:r>
      </w:ins>
      <w:hyperlink w:anchor="exr-wilks-std-gaussian">
        <w:ins w:id="2649" w:author="PR Preview" w:date="2026-01-01T00:00:00Z">
          <w:r>
            <w:rPr>
              <w:rStyle w:val="Hyperlink"/>
            </w:rPr>
            <w:t xml:space="preserve">Exercise 16</w:t>
          </w:r>
        </w:ins>
      </w:hyperlink>
      <w:ins w:id="2650" w:author="PR Preview" w:date="2026-01-01T00:00:00Z">
        <w:r>
          <w:t xml:space="preserve">, worked in</w:t>
        </w:r>
      </w:ins>
      <w:ins w:id="2651" w:author="PR Preview" w:date="2026-01-01T00:00:00Z">
        <w:r>
          <w:t xml:space="preserve"> </w:t>
        </w:r>
      </w:ins>
      <w:hyperlink w:anchor="sol-wilks-std-gaussian">
        <w:ins w:id="2652" w:author="PR Preview" w:date="2026-01-01T00:00:00Z">
          <w:r>
            <w:rPr>
              <w:rStyle w:val="Hyperlink"/>
            </w:rPr>
            <w:t xml:space="preserve">Solution 16</w:t>
          </w:r>
        </w:ins>
      </w:hyperlink>
      <w:ins w:id="2653" w:author="PR Preview" w:date="2026-01-01T00:00:00Z">
        <w:r>
          <w:t xml:space="preserve">.</w:t>
        </w:r>
      </w:ins>
    </w:p>
    <w:bookmarkStart w:id="132" w:name="thm-wilks"/>
    <w:p>
      <w:pPr>
        <w:pStyle w:val="BodyText"/>
      </w:pPr>
      <w:ins w:id="2654" w:author="PR Preview" w:date="2026-01-01T00:00:00Z">
        <w:r>
          <w:rPr>
            <w:b/>
            <w:bCs/>
          </w:rPr>
          <w:t xml:space="preserve">Theorem 15 (Wilks’ theorem)</w:t>
        </w:r>
      </w:ins>
      <w:ins w:id="2655" w:author="PR Preview" w:date="2026-01-01T00:00:00Z">
        <w:r>
          <w:t xml:space="preserve"> </w:t>
        </w:r>
      </w:ins>
      <w:ins w:id="2656" w:author="PR Preview" w:date="2026-01-01T00:00:00Z">
        <w:r>
          <w:t xml:space="preserve">Suppose the conditions of</w:t>
        </w:r>
      </w:ins>
      <w:ins w:id="2657" w:author="PR Preview" w:date="2026-01-01T00:00:00Z">
        <w:r>
          <w:t xml:space="preserve"> </w:t>
        </w:r>
      </w:ins>
      <w:hyperlink w:anchor="thm-dist-mle">
        <w:ins w:id="2658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2659" w:author="PR Preview" w:date="2026-01-01T00:00:00Z">
        <w:r>
          <w:t xml:space="preserve"> </w:t>
        </w:r>
      </w:ins>
      <w:ins w:id="2660" w:author="PR Preview" w:date="2026-01-01T00:00:00Z">
        <w:r>
          <w:t xml:space="preserve">hold,</w:t>
        </w:r>
      </w:ins>
      <w:ins w:id="2661" w:author="PR Preview" w:date="2026-01-01T00:00:00Z">
        <w:r>
          <w:t xml:space="preserve"> </w:t>
        </w:r>
      </w:ins>
      <w:ins w:id="2662" w:author="PR Preview" w:date="2026-01-01T00:00:00Z">
        <w:r>
          <w:t xml:space="preserve">and a null hypothesis</w:t>
        </w:r>
      </w:ins>
      <w:ins w:id="2663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2664" w:author="PR Preview" w:date="2026-01-01T00:00:00Z">
        <w:r>
          <w:t xml:space="preserve"> </w:t>
        </w:r>
      </w:ins>
      <w:ins w:id="2665" w:author="PR Preview" w:date="2026-01-01T00:00:00Z">
        <w:r>
          <w:t xml:space="preserve">imposes</w:t>
        </w:r>
      </w:ins>
      <w:ins w:id="2666" w:author="PR Preview" w:date="2026-01-01T00:00:00Z">
        <w:r>
          <w:t xml:space="preserve"> </w:t>
        </w:r>
      </w:ins>
      <m:oMath>
        <m:r>
          <m:t>q</m:t>
        </m:r>
      </m:oMath>
      <w:ins w:id="2667" w:author="PR Preview" w:date="2026-01-01T00:00:00Z">
        <w:r>
          <w:t xml:space="preserve"> </w:t>
        </w:r>
      </w:ins>
      <w:ins w:id="2668" w:author="PR Preview" w:date="2026-01-01T00:00:00Z">
        <w:r>
          <w:t xml:space="preserve">constraints on the parameter vector</w:t>
        </w:r>
      </w:ins>
      <w:ins w:id="2669" w:author="PR Preview" w:date="2026-01-01T00:00:00Z">
        <w:r>
          <w:t xml:space="preserve"> </w:t>
        </w:r>
      </w:ins>
      <w:ins w:id="2670" w:author="PR Preview" w:date="2026-01-01T00:00:00Z">
        <w:r>
          <w:t xml:space="preserve">$\mathord{\smash[b]{\underset{\raise.3ex\hbox{$\scriptstyle\sim$}}{\theta}}\vphantom{\theta}}$</w:t>
        </w:r>
      </w:ins>
      <w:ins w:id="2671" w:author="PR Preview" w:date="2026-01-01T00:00:00Z">
        <w:r>
          <w:t xml:space="preserve">.</w:t>
        </w:r>
      </w:ins>
      <w:ins w:id="2672" w:author="PR Preview" w:date="2026-01-01T00:00:00Z">
        <w:r>
          <w:t xml:space="preserve"> </w:t>
        </w:r>
      </w:ins>
      <w:ins w:id="2673" w:author="PR Preview" w:date="2026-01-01T00:00:00Z">
        <w:r>
          <w:t xml:space="preserve">Then, if</w:t>
        </w:r>
      </w:ins>
      <w:ins w:id="2674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2675" w:author="PR Preview" w:date="2026-01-01T00:00:00Z">
        <w:r>
          <w:t xml:space="preserve"> </w:t>
        </w:r>
      </w:ins>
      <w:ins w:id="2676" w:author="PR Preview" w:date="2026-01-01T00:00:00Z">
        <w:r>
          <w:t xml:space="preserve">is true, as</w:t>
        </w:r>
      </w:ins>
      <w:ins w:id="267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2678" w:author="PR Preview" w:date="2026-01-01T00:00:00Z">
        <w:r>
          <w:t xml:space="preserve">,</w:t>
        </w:r>
      </w:ins>
      <w:ins w:id="2679" w:author="PR Preview" w:date="2026-01-01T00:00:00Z">
        <w:r>
          <w:t xml:space="preserve"> </w:t>
        </w:r>
      </w:ins>
      <w:ins w:id="2680" w:author="PR Preview" w:date="2026-01-01T00:00:00Z">
        <w:r>
          <w:t xml:space="preserve">the</w:t>
        </w:r>
      </w:ins>
      <w:ins w:id="2681" w:author="PR Preview" w:date="2026-01-01T00:00:00Z">
        <w:r>
          <w:t xml:space="preserve"> </w:t>
        </w:r>
      </w:ins>
      <w:hyperlink w:anchor="def-lrt-stat">
        <w:ins w:id="2682" w:author="PR Preview" w:date="2026-01-01T00:00:00Z">
          <w:r>
            <w:rPr>
              <w:rStyle w:val="Hyperlink"/>
            </w:rPr>
            <w:t xml:space="preserve">likelihood ratio statistic</w:t>
          </w:r>
        </w:ins>
      </w:hyperlink>
      <w:ins w:id="2683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</m:oMath>
      <w:ins w:id="2684" w:author="PR Preview" w:date="2026-01-01T00:00:00Z">
        <w:r>
          <w:t xml:space="preserve"> </w:t>
        </w:r>
      </w:ins>
      <w:ins w:id="2685" w:author="PR Preview" w:date="2026-01-01T00:00:00Z">
        <w:r>
          <w:t xml:space="preserve">satisfies: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686" w:author="PR Preview" w:date="2026-01-01T00:00:00Z">
        <w:r>
          <w:delText xml:space="preserve">By</w:delText>
        </w:r>
      </w:del>
      <w:del w:id="2687" w:author="PR Preview" w:date="2026-01-01T00:00:00Z">
        <w:r>
          <w:delText xml:space="preserve"> </w:delText>
        </w:r>
      </w:del>
      <w:hyperlink w:anchor="thm-dist-mle">
        <w:del w:id="2688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689" w:author="PR Preview" w:date="2026-01-01T00:00:00Z">
        <w:r>
          <w:delText xml:space="preserve">,</w:delText>
        </w:r>
      </w:del>
      <w:del w:id="269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del w:id="2691" w:author="PR Preview" w:date="2026-01-01T00:00:00Z">
        <w:r>
          <w:delText xml:space="preserve"> </w:delText>
        </w:r>
      </w:del>
      <w:del w:id="2692" w:author="PR Preview" w:date="2026-01-01T00:00:00Z">
        <w:r>
          <w:delText xml:space="preserve">under</w:delText>
        </w:r>
      </w:del>
      <w:del w:id="2693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2694" w:author="PR Preview" w:date="2026-01-01T00:00:00Z">
        <w:r>
          <w:delText xml:space="preserve">,</w:delText>
        </w:r>
      </w:del>
      <w:del w:id="2695" w:author="PR Preview" w:date="2026-01-01T00:00:00Z">
        <w:r>
          <w:delText xml:space="preserve"> </w:delText>
        </w:r>
      </w:del>
      <w:del w:id="2696" w:author="PR Preview" w:date="2026-01-01T00:00:00Z">
        <w:r>
          <w:delText xml:space="preserve">so by</w:delText>
        </w:r>
      </w:del>
      <w:del w:id="2697" w:author="PR Preview" w:date="2026-01-01T00:00:00Z">
        <w:r>
          <w:delText xml:space="preserve"> </w:delText>
        </w:r>
      </w:del>
      <w:hyperlink w:anchor="lem-wilks-std-gaussian">
        <w:del w:id="2698" w:author="PR Preview" w:date="2026-01-01T00:00:00Z">
          <w:r>
            <w:rPr>
              <w:rStyle w:val="Hyperlink"/>
            </w:rPr>
            <w:delText xml:space="preserve">Lemma 4</w:delText>
          </w:r>
        </w:del>
      </w:hyperlink>
      <w:del w:id="2699" w:author="PR Preview" w:date="2026-01-01T00:00:00Z">
        <w:r>
          <w:delText xml:space="preserve">,</w:delText>
        </w:r>
      </w:del>
      <w:del w:id="2700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del w:id="2701" w:author="PR Preview" w:date="2026-01-01T00:00:00Z">
        <w:r>
          <w:delText xml:space="preserve"> </w:delText>
        </w:r>
      </w:del>
      <w:del w:id="2702" w:author="PR Preview" w:date="2026-01-01T00:00:00Z">
        <w:r>
          <w:delText xml:space="preserve">has approximately a</w:delText>
        </w:r>
      </w:del>
      <w:del w:id="2703" w:author="PR Preview" w:date="2026-01-01T00:00:00Z">
        <w:r>
          <w:delText xml:space="preserve"> </w:delText>
        </w:r>
      </w:del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del w:id="2704" w:author="PR Preview" w:date="2026-01-01T00:00:00Z">
        <w:r>
          <w:delText xml:space="preserve"> </w:delText>
        </w:r>
      </w:del>
      <w:del w:id="2705" w:author="PR Preview" w:date="2026-01-01T00:00:00Z">
        <w:r>
          <w:delText xml:space="preserve">distribution.</w:delText>
        </w:r>
      </w:del>
    </w:p>
    <w:p>
      <w:pPr>
        <w:pStyle w:val="FirstParagraph"/>
      </w:pPr>
      <w:ins w:id="2706" w:author="PR Preview" w:date="2026-01-01T00:00:00Z">
        <w:r>
          <w:t xml:space="preserve">By</w:t>
        </w:r>
      </w:ins>
      <w:ins w:id="2707" w:author="PR Preview" w:date="2026-01-01T00:00:00Z">
        <w:r>
          <w:t xml:space="preserve"> </w:t>
        </w:r>
      </w:ins>
      <w:hyperlink w:anchor="thm-dist-mle">
        <w:ins w:id="2708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2709" w:author="PR Preview" w:date="2026-01-01T00:00:00Z">
        <w:r>
          <w:t xml:space="preserve">,</w:t>
        </w:r>
      </w:ins>
      <w:ins w:id="271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ins w:id="2711" w:author="PR Preview" w:date="2026-01-01T00:00:00Z">
        <w:r>
          <w:t xml:space="preserve"> </w:t>
        </w:r>
      </w:ins>
      <w:ins w:id="2712" w:author="PR Preview" w:date="2026-01-01T00:00:00Z">
        <w:r>
          <w:t xml:space="preserve">under</w:t>
        </w:r>
      </w:ins>
      <w:ins w:id="2713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2714" w:author="PR Preview" w:date="2026-01-01T00:00:00Z">
        <w:r>
          <w:t xml:space="preserve">,</w:t>
        </w:r>
      </w:ins>
      <w:ins w:id="2715" w:author="PR Preview" w:date="2026-01-01T00:00:00Z">
        <w:r>
          <w:t xml:space="preserve"> </w:t>
        </w:r>
      </w:ins>
      <w:ins w:id="2716" w:author="PR Preview" w:date="2026-01-01T00:00:00Z">
        <w:r>
          <w:t xml:space="preserve">so by</w:t>
        </w:r>
      </w:ins>
      <w:ins w:id="2717" w:author="PR Preview" w:date="2026-01-01T00:00:00Z">
        <w:r>
          <w:t xml:space="preserve"> </w:t>
        </w:r>
      </w:ins>
      <w:hyperlink w:anchor="lem-wilks-std-gaussian">
        <w:ins w:id="2718" w:author="PR Preview" w:date="2026-01-01T00:00:00Z">
          <w:r>
            <w:rPr>
              <w:rStyle w:val="Hyperlink"/>
            </w:rPr>
            <w:t xml:space="preserve">Lemma 4</w:t>
          </w:r>
        </w:ins>
      </w:hyperlink>
      <w:ins w:id="2719" w:author="PR Preview" w:date="2026-01-01T00:00:00Z">
        <w:r>
          <w:t xml:space="preserve">,</w:t>
        </w:r>
      </w:ins>
      <w:ins w:id="2720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ins w:id="2721" w:author="PR Preview" w:date="2026-01-01T00:00:00Z">
        <w:r>
          <w:t xml:space="preserve"> </w:t>
        </w:r>
      </w:ins>
      <w:ins w:id="2722" w:author="PR Preview" w:date="2026-01-01T00:00:00Z">
        <w:r>
          <w:t xml:space="preserve">has approximately a</w:t>
        </w:r>
      </w:ins>
      <w:ins w:id="2723" w:author="PR Preview" w:date="2026-01-01T00:00:00Z">
        <w:r>
          <w:t xml:space="preserve"> </w:t>
        </w:r>
      </w:ins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ins w:id="2724" w:author="PR Preview" w:date="2026-01-01T00:00:00Z">
        <w:r>
          <w:t xml:space="preserve"> </w:t>
        </w:r>
      </w:ins>
      <w:ins w:id="2725" w:author="PR Preview" w:date="2026-01-01T00:00:00Z">
        <w:r>
          <w:t xml:space="preserve">distribution.</w:t>
        </w:r>
      </w:ins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3"/>
    <w:bookmarkStart w:id="134" w:name="exm-wilks-poisson"/>
    <w:p>
      <w:pPr>
        <w:pStyle w:val="BodyText"/>
      </w:pPr>
      <w:del w:id="2726" w:author="PR Preview" w:date="2026-01-01T00:00:00Z">
        <w:r>
          <w:rPr>
            <w:b/>
            <w:bCs/>
          </w:rPr>
          <w:delText xml:space="preserve">Example 10 (Likelihood ratio test for a Poisson rate)</w:delText>
        </w:r>
      </w:del>
      <w:del w:id="2727" w:author="PR Preview" w:date="2026-01-01T00:00:00Z">
        <w:r>
          <w:delText xml:space="preserve"> </w:delText>
        </w:r>
      </w:del>
      <w:del w:id="2728" w:author="PR Preview" w:date="2026-01-01T00:00:00Z">
        <w:r>
          <w:delText xml:space="preserve">For</w:delText>
        </w:r>
      </w:del>
      <w:del w:id="272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2730" w:author="PR Preview" w:date="2026-01-01T00:00:00Z">
        <w:r>
          <w:delText xml:space="preserve"> </w:delText>
        </w:r>
      </w:del>
      <w:del w:id="2731" w:author="PR Preview" w:date="2026-01-01T00:00:00Z">
        <w:r>
          <w:delText xml:space="preserve">and</w:delText>
        </w:r>
      </w:del>
      <w:del w:id="2732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del w:id="2733" w:author="PR Preview" w:date="2026-01-01T00:00:00Z">
        <w:r>
          <w:delText xml:space="preserve">,</w:delText>
        </w:r>
      </w:del>
      <w:del w:id="2734" w:author="PR Preview" w:date="2026-01-01T00:00:00Z">
        <w:r>
          <w:delText xml:space="preserve"> </w:delText>
        </w:r>
      </w:del>
      <w:del w:id="2735" w:author="PR Preview" w:date="2026-01-01T00:00:00Z">
        <w:r>
          <w:delText xml:space="preserve">the log-likelihood is</w:delText>
        </w:r>
      </w:del>
      <w:del w:id="2736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del w:id="2737" w:author="PR Preview" w:date="2026-01-01T00:00:00Z">
        <w:r>
          <w:delText xml:space="preserve"> </w:delText>
        </w:r>
      </w:del>
      <w:del w:id="2738" w:author="PR Preview" w:date="2026-01-01T00:00:00Z">
        <w:r>
          <w:delText xml:space="preserve">and</w:delText>
        </w:r>
      </w:del>
      <w:del w:id="273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2740" w:author="PR Preview" w:date="2026-01-01T00:00:00Z">
        <w:r>
          <w:delText xml:space="preserve">, so:</w:delText>
        </w:r>
      </w:del>
    </w:p>
    <w:p>
      <w:pPr>
        <w:pStyle w:val="BodyText"/>
      </w:pPr>
      <w:ins w:id="2741" w:author="PR Preview" w:date="2026-01-01T00:00:00Z">
        <w:r>
          <w:rPr>
            <w:b/>
            <w:bCs/>
          </w:rPr>
          <w:t xml:space="preserve">Example 11 (Likelihood ratio test for a Poisson rate)</w:t>
        </w:r>
      </w:ins>
      <w:ins w:id="2742" w:author="PR Preview" w:date="2026-01-01T00:00:00Z">
        <w:r>
          <w:t xml:space="preserve"> </w:t>
        </w:r>
      </w:ins>
      <w:ins w:id="2743" w:author="PR Preview" w:date="2026-01-01T00:00:00Z">
        <w:r>
          <w:t xml:space="preserve">For</w:t>
        </w:r>
      </w:ins>
      <w:ins w:id="274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2745" w:author="PR Preview" w:date="2026-01-01T00:00:00Z">
        <w:r>
          <w:t xml:space="preserve"> </w:t>
        </w:r>
      </w:ins>
      <w:ins w:id="2746" w:author="PR Preview" w:date="2026-01-01T00:00:00Z">
        <w:r>
          <w:t xml:space="preserve">and</w:t>
        </w:r>
      </w:ins>
      <w:ins w:id="2747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ins w:id="2748" w:author="PR Preview" w:date="2026-01-01T00:00:00Z">
        <w:r>
          <w:t xml:space="preserve">,</w:t>
        </w:r>
      </w:ins>
      <w:ins w:id="2749" w:author="PR Preview" w:date="2026-01-01T00:00:00Z">
        <w:r>
          <w:t xml:space="preserve"> </w:t>
        </w:r>
      </w:ins>
      <w:ins w:id="2750" w:author="PR Preview" w:date="2026-01-01T00:00:00Z">
        <w:r>
          <w:t xml:space="preserve">the log-likelihood is</w:t>
        </w:r>
      </w:ins>
      <w:ins w:id="2751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ins w:id="2752" w:author="PR Preview" w:date="2026-01-01T00:00:00Z">
        <w:r>
          <w:t xml:space="preserve"> </w:t>
        </w:r>
      </w:ins>
      <w:ins w:id="2753" w:author="PR Preview" w:date="2026-01-01T00:00:00Z">
        <w:r>
          <w:t xml:space="preserve">and</w:t>
        </w:r>
      </w:ins>
      <w:ins w:id="275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2755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4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6"/>
    <w:bookmarkStart w:id="14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7"/>
          <w:p/>
        </w:tc>
      </w:tr>
    </w:tbl>
    <w:bookmarkStart w:id="139" w:name="rem-exact-vs-approximate-tests"/>
    <w:p>
      <w:pPr>
        <w:pStyle w:val="BodyText"/>
      </w:pPr>
      <w:del w:id="2756" w:author="PR Preview" w:date="2026-01-01T00:00:00Z">
        <w:r>
          <w:rPr>
            <w:i/>
            <w:iCs/>
          </w:rPr>
          <w:delText xml:space="preserve">Remark 9</w:delText>
        </w:r>
      </w:del>
      <w:del w:id="2757" w:author="PR Preview" w:date="2026-01-01T00:00:00Z">
        <w:r>
          <w:delText xml:space="preserve"> (Exact and approximate tests). </w:delText>
        </w:r>
      </w:del>
      <w:del w:id="2758" w:author="PR Preview" w:date="2026-01-01T00:00:00Z">
        <w:r>
          <w:delText xml:space="preserve">The</w:delText>
        </w:r>
      </w:del>
      <w:del w:id="2759" w:author="PR Preview" w:date="2026-01-01T00:00:00Z">
        <w:r>
          <w:delText xml:space="preserve"> </w:delText>
        </w:r>
      </w:del>
      <m:oMath>
        <m:r>
          <m:t>t</m:t>
        </m:r>
      </m:oMath>
      <w:del w:id="2760" w:author="PR Preview" w:date="2026-01-01T00:00:00Z">
        <w:r>
          <w:delText xml:space="preserve"> </w:delText>
        </w:r>
      </w:del>
      <w:del w:id="2761" w:author="PR Preview" w:date="2026-01-01T00:00:00Z">
        <w:r>
          <w:delText xml:space="preserve">and</w:delText>
        </w:r>
      </w:del>
      <w:del w:id="2762" w:author="PR Preview" w:date="2026-01-01T00:00:00Z">
        <w:r>
          <w:delText xml:space="preserve"> </w:delText>
        </w:r>
      </w:del>
      <m:oMath>
        <m:r>
          <m:t>F</m:t>
        </m:r>
      </m:oMath>
      <w:del w:id="2763" w:author="PR Preview" w:date="2026-01-01T00:00:00Z">
        <w:r>
          <w:delText xml:space="preserve"> </w:delText>
        </w:r>
      </w:del>
      <w:del w:id="2764" w:author="PR Preview" w:date="2026-01-01T00:00:00Z">
        <w:r>
          <w:delText xml:space="preserve">distributions are defined in</w:delText>
        </w:r>
      </w:del>
      <w:del w:id="2765" w:author="PR Preview" w:date="2026-01-01T00:00:00Z">
        <w:r>
          <w:delText xml:space="preserve"> </w:delText>
        </w:r>
      </w:del>
      <w:hyperlink r:id="rId138">
        <w:del w:id="2766" w:author="PR Preview" w:date="2026-01-01T00:00:00Z">
          <w:r>
            <w:rPr>
              <w:rStyle w:val="Hyperlink"/>
            </w:rPr>
            <w:delText xml:space="preserve">Statistical Inference</w:delText>
          </w:r>
        </w:del>
      </w:hyperlink>
      <w:del w:id="2767" w:author="PR Preview" w:date="2026-01-01T00:00:00Z">
        <w:r>
          <w:delText xml:space="preserve">.</w:delText>
        </w:r>
      </w:del>
      <w:del w:id="2768" w:author="PR Preview" w:date="2026-01-01T00:00:00Z">
        <w:r>
          <w:delText xml:space="preserve"> </w:delText>
        </w:r>
      </w:del>
      <w:del w:id="2769" w:author="PR Preview" w:date="2026-01-01T00:00:00Z">
        <w:r>
          <w:delText xml:space="preserve">The exact tests assume</w:delText>
        </w:r>
      </w:del>
      <w:del w:id="277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2771" w:author="PR Preview" w:date="2026-01-01T00:00:00Z">
        <w:r>
          <w:delText xml:space="preserve">,</w:delText>
        </w:r>
      </w:del>
      <w:del w:id="2772" w:author="PR Preview" w:date="2026-01-01T00:00:00Z">
        <w:r>
          <w:delText xml:space="preserve"> </w:delText>
        </w:r>
      </w:del>
      <w:del w:id="2773" w:author="PR Preview" w:date="2026-01-01T00:00:00Z">
        <w:r>
          <w:delText xml:space="preserve">with a common variance.</w:delText>
        </w:r>
      </w:del>
      <w:del w:id="2774" w:author="PR Preview" w:date="2026-01-01T00:00:00Z">
        <w:r>
          <w:delText xml:space="preserve"> </w:delText>
        </w:r>
      </w:del>
      <w:del w:id="2775" w:author="PR Preview" w:date="2026-01-01T00:00:00Z">
        <w:r>
          <w:delText xml:space="preserve">The approximate tests hold asymptotically,</w:delText>
        </w:r>
      </w:del>
      <w:del w:id="2776" w:author="PR Preview" w:date="2026-01-01T00:00:00Z">
        <w:r>
          <w:delText xml:space="preserve"> </w:delText>
        </w:r>
      </w:del>
      <w:del w:id="2777" w:author="PR Preview" w:date="2026-01-01T00:00:00Z">
        <w:r>
          <w:delText xml:space="preserve">for any model that is correctly specified</w:delText>
        </w:r>
      </w:del>
      <w:del w:id="2778" w:author="PR Preview" w:date="2026-01-01T00:00:00Z">
        <w:r>
          <w:delText xml:space="preserve"> </w:delText>
        </w:r>
      </w:del>
      <w:del w:id="2779" w:author="PR Preview" w:date="2026-01-01T00:00:00Z">
        <w:r>
          <w:delText xml:space="preserve">and satisfies the regularity conditions of</w:delText>
        </w:r>
      </w:del>
      <w:del w:id="2780" w:author="PR Preview" w:date="2026-01-01T00:00:00Z">
        <w:r>
          <w:delText xml:space="preserve"> </w:delText>
        </w:r>
      </w:del>
      <w:hyperlink w:anchor="thm-dist-mle">
        <w:del w:id="2781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782" w:author="PR Preview" w:date="2026-01-01T00:00:00Z">
        <w:r>
          <w:delText xml:space="preserve">,</w:delText>
        </w:r>
      </w:del>
      <w:del w:id="2783" w:author="PR Preview" w:date="2026-01-01T00:00:00Z">
        <w:r>
          <w:delText xml:space="preserve"> </w:delText>
        </w:r>
      </w:del>
      <w:del w:id="2784" w:author="PR Preview" w:date="2026-01-01T00:00:00Z">
        <w:r>
          <w:delText xml:space="preserve">Gaussian or not.</w:delText>
        </w:r>
      </w:del>
    </w:p>
    <w:p>
      <w:pPr>
        <w:pStyle w:val="BodyText"/>
      </w:pPr>
      <w:ins w:id="2785" w:author="PR Preview" w:date="2026-01-01T00:00:00Z">
        <w:r>
          <w:rPr>
            <w:i/>
            <w:iCs/>
          </w:rPr>
          <w:t xml:space="preserve">Remark 9</w:t>
        </w:r>
      </w:ins>
      <w:ins w:id="2786" w:author="PR Preview" w:date="2026-01-01T00:00:00Z">
        <w:r>
          <w:t xml:space="preserve"> (Exact and approximate tests). </w:t>
        </w:r>
      </w:ins>
      <w:ins w:id="2787" w:author="PR Preview" w:date="2026-01-01T00:00:00Z">
        <w:r>
          <w:t xml:space="preserve">The</w:t>
        </w:r>
      </w:ins>
      <w:ins w:id="2788" w:author="PR Preview" w:date="2026-01-01T00:00:00Z">
        <w:r>
          <w:t xml:space="preserve"> </w:t>
        </w:r>
      </w:ins>
      <m:oMath>
        <m:r>
          <m:t>t</m:t>
        </m:r>
      </m:oMath>
      <w:ins w:id="2789" w:author="PR Preview" w:date="2026-01-01T00:00:00Z">
        <w:r>
          <w:t xml:space="preserve"> </w:t>
        </w:r>
      </w:ins>
      <w:ins w:id="2790" w:author="PR Preview" w:date="2026-01-01T00:00:00Z">
        <w:r>
          <w:t xml:space="preserve">and</w:t>
        </w:r>
      </w:ins>
      <w:ins w:id="2791" w:author="PR Preview" w:date="2026-01-01T00:00:00Z">
        <w:r>
          <w:t xml:space="preserve"> </w:t>
        </w:r>
      </w:ins>
      <m:oMath>
        <m:r>
          <m:t>F</m:t>
        </m:r>
      </m:oMath>
      <w:ins w:id="2792" w:author="PR Preview" w:date="2026-01-01T00:00:00Z">
        <w:r>
          <w:t xml:space="preserve"> </w:t>
        </w:r>
      </w:ins>
      <w:ins w:id="2793" w:author="PR Preview" w:date="2026-01-01T00:00:00Z">
        <w:r>
          <w:t xml:space="preserve">distributions are defined in</w:t>
        </w:r>
      </w:ins>
      <w:ins w:id="2794" w:author="PR Preview" w:date="2026-01-01T00:00:00Z">
        <w:r>
          <w:t xml:space="preserve"> </w:t>
        </w:r>
      </w:ins>
      <w:hyperlink r:id="rId138">
        <w:ins w:id="2795" w:author="PR Preview" w:date="2026-01-01T00:00:00Z">
          <w:r>
            <w:rPr>
              <w:rStyle w:val="Hyperlink"/>
            </w:rPr>
            <w:t xml:space="preserve">Statistical Inference</w:t>
          </w:r>
        </w:ins>
      </w:hyperlink>
      <w:ins w:id="2796" w:author="PR Preview" w:date="2026-01-01T00:00:00Z">
        <w:r>
          <w:t xml:space="preserve">.</w:t>
        </w:r>
      </w:ins>
      <w:ins w:id="2797" w:author="PR Preview" w:date="2026-01-01T00:00:00Z">
        <w:r>
          <w:t xml:space="preserve"> </w:t>
        </w:r>
      </w:ins>
      <w:ins w:id="2798" w:author="PR Preview" w:date="2026-01-01T00:00:00Z">
        <w:r>
          <w:t xml:space="preserve">The exact tests assume</w:t>
        </w:r>
      </w:ins>
      <w:ins w:id="279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2800" w:author="PR Preview" w:date="2026-01-01T00:00:00Z">
        <w:r>
          <w:t xml:space="preserve">,</w:t>
        </w:r>
      </w:ins>
      <w:ins w:id="2801" w:author="PR Preview" w:date="2026-01-01T00:00:00Z">
        <w:r>
          <w:t xml:space="preserve"> </w:t>
        </w:r>
      </w:ins>
      <w:ins w:id="2802" w:author="PR Preview" w:date="2026-01-01T00:00:00Z">
        <w:r>
          <w:t xml:space="preserve">with a common variance.</w:t>
        </w:r>
      </w:ins>
      <w:ins w:id="2803" w:author="PR Preview" w:date="2026-01-01T00:00:00Z">
        <w:r>
          <w:t xml:space="preserve"> </w:t>
        </w:r>
      </w:ins>
      <w:ins w:id="2804" w:author="PR Preview" w:date="2026-01-01T00:00:00Z">
        <w:r>
          <w:t xml:space="preserve">The approximate tests hold asymptotically,</w:t>
        </w:r>
      </w:ins>
      <w:ins w:id="2805" w:author="PR Preview" w:date="2026-01-01T00:00:00Z">
        <w:r>
          <w:t xml:space="preserve"> </w:t>
        </w:r>
      </w:ins>
      <w:ins w:id="2806" w:author="PR Preview" w:date="2026-01-01T00:00:00Z">
        <w:r>
          <w:t xml:space="preserve">for any model that is correctly specified</w:t>
        </w:r>
      </w:ins>
      <w:ins w:id="2807" w:author="PR Preview" w:date="2026-01-01T00:00:00Z">
        <w:r>
          <w:t xml:space="preserve"> </w:t>
        </w:r>
      </w:ins>
      <w:ins w:id="2808" w:author="PR Preview" w:date="2026-01-01T00:00:00Z">
        <w:r>
          <w:t xml:space="preserve">and satisfies the regularity conditions of</w:t>
        </w:r>
      </w:ins>
      <w:ins w:id="2809" w:author="PR Preview" w:date="2026-01-01T00:00:00Z">
        <w:r>
          <w:t xml:space="preserve"> </w:t>
        </w:r>
      </w:ins>
      <w:hyperlink w:anchor="thm-dist-mle">
        <w:ins w:id="2810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2811" w:author="PR Preview" w:date="2026-01-01T00:00:00Z">
        <w:r>
          <w:t xml:space="preserve">,</w:t>
        </w:r>
      </w:ins>
      <w:ins w:id="2812" w:author="PR Preview" w:date="2026-01-01T00:00:00Z">
        <w:r>
          <w:t xml:space="preserve"> </w:t>
        </w:r>
      </w:ins>
      <w:ins w:id="2813" w:author="PR Preview" w:date="2026-01-01T00:00:00Z">
        <w:r>
          <w:t xml:space="preserve">Gaussian or not.</w:t>
        </w:r>
      </w:ins>
    </w:p>
    <w:bookmarkEnd w:id="139"/>
    <w:bookmarkEnd w:id="140"/>
    <w:bookmarkStart w:id="145" w:name="prediction-intervals"/>
    <w:p>
      <w:pPr>
        <w:pStyle w:val="Heading4"/>
      </w:pPr>
      <w:r>
        <w:t xml:space="preserve">1.9.5 Prediction intervals</w:t>
      </w:r>
    </w:p>
    <w:bookmarkStart w:id="14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1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4"/>
    <w:bookmarkEnd w:id="145"/>
    <w:bookmarkEnd w:id="146"/>
    <w:bookmarkEnd w:id="147"/>
    <w:bookmarkStart w:id="26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8"/>
          <w:p/>
        </w:tc>
      </w:tr>
    </w:tbl>
    <w:bookmarkEnd w:id="149"/>
    <w:bookmarkStart w:id="15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8"/>
          <w:p/>
        </w:tc>
      </w:tr>
    </w:tbl>
    <w:bookmarkEnd w:id="159"/>
    <w:bookmarkStart w:id="16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1" w:name="exr-cyclone-choose-dist"/>
    <w:p>
      <w:pPr>
        <w:pStyle w:val="BodyText"/>
      </w:pPr>
      <w:del w:id="2814" w:author="PR Preview" w:date="2026-01-01T00:00:00Z">
        <w:r>
          <w:rPr>
            <w:b/>
            <w:bCs/>
          </w:rPr>
          <w:delText xml:space="preserve">Exercise 20 (Choosing a distribution family)</w:delText>
        </w:r>
      </w:del>
      <w:del w:id="2815" w:author="PR Preview" w:date="2026-01-01T00:00:00Z">
        <w:r>
          <w:delText xml:space="preserve"> </w:delText>
        </w:r>
      </w:del>
      <w:del w:id="2816" w:author="PR Preview" w:date="2026-01-01T00:00:00Z">
        <w:r>
          <w:delText xml:space="preserve">What parametric family of probability distributions might we use</w:delText>
        </w:r>
      </w:del>
      <w:del w:id="2817" w:author="PR Preview" w:date="2026-01-01T00:00:00Z">
        <w:r>
          <w:delText xml:space="preserve"> </w:delText>
        </w:r>
      </w:del>
      <w:del w:id="2818" w:author="PR Preview" w:date="2026-01-01T00:00:00Z">
        <w:r>
          <w:delText xml:space="preserve">to model this empirical distribution?</w:delText>
        </w:r>
      </w:del>
    </w:p>
    <w:p>
      <w:pPr>
        <w:pStyle w:val="BodyText"/>
      </w:pPr>
      <w:del w:id="2819" w:author="PR Preview" w:date="2026-01-01T00:00:00Z">
        <w:r>
          <w:rPr>
            <w:i/>
            <w:iCs/>
          </w:rPr>
          <w:delText xml:space="preserve">Solution 20</w:delText>
        </w:r>
      </w:del>
      <w:del w:id="2820" w:author="PR Preview" w:date="2026-01-01T00:00:00Z">
        <w:r>
          <w:delText xml:space="preserve">. </w:delText>
        </w:r>
      </w:del>
      <w:del w:id="2821" w:author="PR Preview" w:date="2026-01-01T00:00:00Z">
        <w:r>
          <w:delText xml:space="preserve">The Poisson family.</w:delText>
        </w:r>
      </w:del>
      <w:del w:id="2822" w:author="PR Preview" w:date="2026-01-01T00:00:00Z">
        <w:r>
          <w:delText xml:space="preserve"> </w:delText>
        </w:r>
      </w:del>
      <w:del w:id="2823" w:author="PR Preview" w:date="2026-01-01T00:00:00Z">
        <w:r>
          <w:delText xml:space="preserve">The data are counts,</w:delText>
        </w:r>
      </w:del>
      <w:del w:id="2824" w:author="PR Preview" w:date="2026-01-01T00:00:00Z">
        <w:r>
          <w:delText xml:space="preserve"> </w:delText>
        </w:r>
      </w:del>
      <w:del w:id="2825" w:author="PR Preview" w:date="2026-01-01T00:00:00Z">
        <w:r>
          <w:delText xml:space="preserve">which can take any non-negative integer value.</w:delText>
        </w:r>
      </w:del>
      <w:del w:id="2826" w:author="PR Preview" w:date="2026-01-01T00:00:00Z">
        <w:r>
          <w:delText xml:space="preserve"> </w:delText>
        </w:r>
      </w:del>
      <w:del w:id="2827" w:author="PR Preview" w:date="2026-01-01T00:00:00Z">
        <w:r>
          <w:delText xml:space="preserve">The binomial family also models counts,</w:delText>
        </w:r>
      </w:del>
      <w:del w:id="2828" w:author="PR Preview" w:date="2026-01-01T00:00:00Z">
        <w:r>
          <w:delText xml:space="preserve"> </w:delText>
        </w:r>
      </w:del>
      <w:del w:id="2829" w:author="PR Preview" w:date="2026-01-01T00:00:00Z">
        <w:r>
          <w:delText xml:space="preserve">but a binomial count has an upper limit (its number of trials),</w:delText>
        </w:r>
      </w:del>
      <w:del w:id="2830" w:author="PR Preview" w:date="2026-01-01T00:00:00Z">
        <w:r>
          <w:delText xml:space="preserve"> </w:delText>
        </w:r>
      </w:del>
      <w:del w:id="2831" w:author="PR Preview" w:date="2026-01-01T00:00:00Z">
        <w:r>
          <w:delText xml:space="preserve">and there is no natural upper limit</w:delText>
        </w:r>
      </w:del>
      <w:del w:id="2832" w:author="PR Preview" w:date="2026-01-01T00:00:00Z">
        <w:r>
          <w:delText xml:space="preserve"> </w:delText>
        </w:r>
      </w:del>
      <w:del w:id="2833" w:author="PR Preview" w:date="2026-01-01T00:00:00Z">
        <w:r>
          <w:delText xml:space="preserve">on the number of cyclones in a season.</w:delText>
        </w:r>
      </w:del>
    </w:p>
    <w:p>
      <w:pPr>
        <w:pStyle w:val="BodyText"/>
      </w:pPr>
      <w:del w:id="2834" w:author="PR Preview" w:date="2026-01-01T00:00:00Z">
        <w:r>
          <w:rPr>
            <w:b/>
            <w:bCs/>
          </w:rPr>
          <w:delText xml:space="preserve">Exercise 21 (The Poisson probability mass function)</w:delText>
        </w:r>
      </w:del>
      <w:del w:id="2835" w:author="PR Preview" w:date="2026-01-01T00:00:00Z">
        <w:r>
          <w:delText xml:space="preserve"> </w:delText>
        </w:r>
      </w:del>
      <w:del w:id="2836" w:author="PR Preview" w:date="2026-01-01T00:00:00Z">
        <w:r>
          <w:delText xml:space="preserve">Write down the Poisson distribution’s probability mass function.</w:delText>
        </w:r>
      </w:del>
    </w:p>
    <w:p>
      <w:pPr>
        <w:pStyle w:val="BodyText"/>
      </w:pPr>
      <w:del w:id="2837" w:author="PR Preview" w:date="2026-01-01T00:00:00Z">
        <w:r>
          <w:rPr>
            <w:i/>
            <w:iCs/>
          </w:rPr>
          <w:delText xml:space="preserve">Solution 21</w:delText>
        </w:r>
      </w:del>
      <w:del w:id="2838" w:author="PR Preview" w:date="2026-01-01T00:00:00Z">
        <w:r>
          <w:delText xml:space="preserve">. </w:delText>
        </w:r>
      </w:del>
    </w:p>
    <w:p>
      <w:pPr>
        <w:pStyle w:val="BodyText"/>
      </w:pPr>
      <w:ins w:id="2839" w:author="PR Preview" w:date="2026-01-01T00:00:00Z">
        <w:r>
          <w:rPr>
            <w:b/>
            <w:bCs/>
          </w:rPr>
          <w:t xml:space="preserve">Exercise 17 (Choosing a distribution family)</w:t>
        </w:r>
      </w:ins>
      <w:ins w:id="2840" w:author="PR Preview" w:date="2026-01-01T00:00:00Z">
        <w:r>
          <w:t xml:space="preserve"> </w:t>
        </w:r>
      </w:ins>
      <w:ins w:id="2841" w:author="PR Preview" w:date="2026-01-01T00:00:00Z">
        <w:r>
          <w:t xml:space="preserve">What parametric family of probability distributions might we use</w:t>
        </w:r>
      </w:ins>
      <w:ins w:id="2842" w:author="PR Preview" w:date="2026-01-01T00:00:00Z">
        <w:r>
          <w:t xml:space="preserve"> </w:t>
        </w:r>
      </w:ins>
      <w:ins w:id="2843" w:author="PR Preview" w:date="2026-01-01T00:00:00Z">
        <w:r>
          <w:t xml:space="preserve">to model this empirical distribution?</w:t>
        </w:r>
      </w:ins>
    </w:p>
    <w:bookmarkEnd w:id="161"/>
    <w:bookmarkStart w:id="162" w:name="sol-cyclone-choose-dist"/>
    <w:p>
      <w:pPr>
        <w:pStyle w:val="BodyText"/>
      </w:pPr>
      <w:ins w:id="2844" w:author="PR Preview" w:date="2026-01-01T00:00:00Z">
        <w:r>
          <w:rPr>
            <w:i/>
            <w:iCs/>
          </w:rPr>
          <w:t xml:space="preserve">Solution 17</w:t>
        </w:r>
      </w:ins>
      <w:ins w:id="2845" w:author="PR Preview" w:date="2026-01-01T00:00:00Z">
        <w:r>
          <w:t xml:space="preserve">. </w:t>
        </w:r>
      </w:ins>
      <w:ins w:id="2846" w:author="PR Preview" w:date="2026-01-01T00:00:00Z">
        <w:r>
          <w:t xml:space="preserve">The Poisson family.</w:t>
        </w:r>
      </w:ins>
      <w:ins w:id="2847" w:author="PR Preview" w:date="2026-01-01T00:00:00Z">
        <w:r>
          <w:t xml:space="preserve"> </w:t>
        </w:r>
      </w:ins>
      <w:ins w:id="2848" w:author="PR Preview" w:date="2026-01-01T00:00:00Z">
        <w:r>
          <w:t xml:space="preserve">The data are counts,</w:t>
        </w:r>
      </w:ins>
      <w:ins w:id="2849" w:author="PR Preview" w:date="2026-01-01T00:00:00Z">
        <w:r>
          <w:t xml:space="preserve"> </w:t>
        </w:r>
      </w:ins>
      <w:ins w:id="2850" w:author="PR Preview" w:date="2026-01-01T00:00:00Z">
        <w:r>
          <w:t xml:space="preserve">which can take any non-negative integer value.</w:t>
        </w:r>
      </w:ins>
      <w:ins w:id="2851" w:author="PR Preview" w:date="2026-01-01T00:00:00Z">
        <w:r>
          <w:t xml:space="preserve"> </w:t>
        </w:r>
      </w:ins>
      <w:ins w:id="2852" w:author="PR Preview" w:date="2026-01-01T00:00:00Z">
        <w:r>
          <w:t xml:space="preserve">The binomial family also models counts,</w:t>
        </w:r>
      </w:ins>
      <w:ins w:id="2853" w:author="PR Preview" w:date="2026-01-01T00:00:00Z">
        <w:r>
          <w:t xml:space="preserve"> </w:t>
        </w:r>
      </w:ins>
      <w:ins w:id="2854" w:author="PR Preview" w:date="2026-01-01T00:00:00Z">
        <w:r>
          <w:t xml:space="preserve">but a binomial count has an upper limit (its number of trials),</w:t>
        </w:r>
      </w:ins>
      <w:ins w:id="2855" w:author="PR Preview" w:date="2026-01-01T00:00:00Z">
        <w:r>
          <w:t xml:space="preserve"> </w:t>
        </w:r>
      </w:ins>
      <w:ins w:id="2856" w:author="PR Preview" w:date="2026-01-01T00:00:00Z">
        <w:r>
          <w:t xml:space="preserve">and there is no natural upper limit</w:t>
        </w:r>
      </w:ins>
      <w:ins w:id="2857" w:author="PR Preview" w:date="2026-01-01T00:00:00Z">
        <w:r>
          <w:t xml:space="preserve"> </w:t>
        </w:r>
      </w:ins>
      <w:ins w:id="2858" w:author="PR Preview" w:date="2026-01-01T00:00:00Z">
        <w:r>
          <w:t xml:space="preserve">on the number of cyclones in a season.</w:t>
        </w:r>
      </w:ins>
    </w:p>
    <w:bookmarkEnd w:id="162"/>
    <w:bookmarkStart w:id="163" w:name="exr-def-poisson"/>
    <w:p>
      <w:pPr>
        <w:pStyle w:val="BodyText"/>
      </w:pPr>
      <w:ins w:id="2859" w:author="PR Preview" w:date="2026-01-01T00:00:00Z">
        <w:r>
          <w:rPr>
            <w:b/>
            <w:bCs/>
          </w:rPr>
          <w:t xml:space="preserve">Exercise 18 (The Poisson probability mass function)</w:t>
        </w:r>
      </w:ins>
      <w:ins w:id="2860" w:author="PR Preview" w:date="2026-01-01T00:00:00Z">
        <w:r>
          <w:t xml:space="preserve"> </w:t>
        </w:r>
      </w:ins>
      <w:ins w:id="2861" w:author="PR Preview" w:date="2026-01-01T00:00:00Z">
        <w:r>
          <w:t xml:space="preserve">Write down the Poisson distribution’s probability mass function.</w:t>
        </w:r>
      </w:ins>
    </w:p>
    <w:bookmarkEnd w:id="163"/>
    <w:bookmarkStart w:id="165" w:name="sol-def-poisson"/>
    <w:p>
      <w:pPr>
        <w:pStyle w:val="BodyText"/>
      </w:pPr>
      <w:ins w:id="2862" w:author="PR Preview" w:date="2026-01-01T00:00:00Z">
        <w:r>
          <w:rPr>
            <w:i/>
            <w:iCs/>
          </w:rPr>
          <w:t xml:space="preserve">Solution 18</w:t>
        </w:r>
      </w:ins>
      <w:ins w:id="2863" w:author="PR Preview" w:date="2026-01-01T00:00:00Z">
        <w:r>
          <w:t xml:space="preserve">. </w:t>
        </w:r>
      </w:ins>
    </w:p>
    <w:p>
      <w:pPr>
        <w:pStyle w:val="BodyText"/>
      </w:pPr>
      <w:bookmarkStart w:id="16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End w:id="166"/>
    <w:bookmarkStart w:id="21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8" w:name="exr-poisson-likelihood"/>
    <w:p>
      <w:pPr>
        <w:pStyle w:val="BodyText"/>
      </w:pPr>
      <w:del w:id="2864" w:author="PR Preview" w:date="2026-01-01T00:00:00Z">
        <w:r>
          <w:rPr>
            <w:b/>
            <w:bCs/>
          </w:rPr>
          <w:delText xml:space="preserve">Exercise 22 (Likelihood of one observation)</w:delText>
        </w:r>
      </w:del>
      <w:del w:id="2865" w:author="PR Preview" w:date="2026-01-01T00:00:00Z">
        <w:r>
          <w:delText xml:space="preserve"> </w:delText>
        </w:r>
      </w:del>
      <w:del w:id="2866" w:author="PR Preview" w:date="2026-01-01T00:00:00Z">
        <w:r>
          <w:delText xml:space="preserve">Write down the</w:delText>
        </w:r>
      </w:del>
      <w:del w:id="2867" w:author="PR Preview" w:date="2026-01-01T00:00:00Z">
        <w:r>
          <w:delText xml:space="preserve"> </w:delText>
        </w:r>
      </w:del>
      <w:hyperlink r:id="rId167">
        <w:del w:id="2868" w:author="PR Preview" w:date="2026-01-01T00:00:00Z">
          <w:r>
            <w:rPr>
              <w:rStyle w:val="Hyperlink"/>
            </w:rPr>
            <w:delText xml:space="preserve">likelihood</w:delText>
          </w:r>
        </w:del>
      </w:hyperlink>
      <w:del w:id="2869" w:author="PR Preview" w:date="2026-01-01T00:00:00Z">
        <w:r>
          <w:delText xml:space="preserve"> </w:delText>
        </w:r>
      </w:del>
      <w:del w:id="2870" w:author="PR Preview" w:date="2026-01-01T00:00:00Z">
        <w:r>
          <w:delText xml:space="preserve">of a single observation</w:delText>
        </w:r>
      </w:del>
      <w:del w:id="2871" w:author="PR Preview" w:date="2026-01-01T00:00:00Z">
        <w:r>
          <w:delText xml:space="preserve"> </w:delText>
        </w:r>
      </w:del>
      <m:oMath>
        <m:r>
          <m:t>x</m:t>
        </m:r>
      </m:oMath>
      <w:del w:id="2872" w:author="PR Preview" w:date="2026-01-01T00:00:00Z">
        <w:r>
          <w:delText xml:space="preserve">, according to the Poisson model.</w:delText>
        </w:r>
      </w:del>
    </w:p>
    <w:p>
      <w:pPr>
        <w:pStyle w:val="BodyText"/>
      </w:pPr>
      <w:del w:id="2873" w:author="PR Preview" w:date="2026-01-01T00:00:00Z">
        <w:r>
          <w:rPr>
            <w:i/>
            <w:iCs/>
          </w:rPr>
          <w:delText xml:space="preserve">Solution 22</w:delText>
        </w:r>
      </w:del>
      <w:del w:id="2874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p>
      <w:pPr>
        <w:pStyle w:val="FirstParagraph"/>
      </w:pPr>
      <w:del w:id="2875" w:author="PR Preview" w:date="2026-01-01T00:00:00Z">
        <w:r>
          <w:rPr>
            <w:b/>
            <w:bCs/>
          </w:rPr>
          <w:delText xml:space="preserve">Exercise 23 (Model parameters)</w:delText>
        </w:r>
      </w:del>
      <w:del w:id="2876" w:author="PR Preview" w:date="2026-01-01T00:00:00Z">
        <w:r>
          <w:delText xml:space="preserve"> </w:delText>
        </w:r>
      </w:del>
      <w:del w:id="2877" w:author="PR Preview" w:date="2026-01-01T00:00:00Z">
        <w:r>
          <w:delText xml:space="preserve">Write down the vector of parameters in the model.</w:delText>
        </w:r>
      </w:del>
    </w:p>
    <w:p>
      <w:pPr>
        <w:pStyle w:val="BodyText"/>
      </w:pPr>
      <w:del w:id="2878" w:author="PR Preview" w:date="2026-01-01T00:00:00Z">
        <w:r>
          <w:rPr>
            <w:i/>
            <w:iCs/>
          </w:rPr>
          <w:delText xml:space="preserve">Solution 23</w:delText>
        </w:r>
      </w:del>
      <w:del w:id="2879" w:author="PR Preview" w:date="2026-01-01T00:00:00Z">
        <w:r>
          <w:delText xml:space="preserve">. </w:delText>
        </w:r>
      </w:del>
      <w:del w:id="2880" w:author="PR Preview" w:date="2026-01-01T00:00:00Z">
        <w:r>
          <w:delText xml:space="preserve">There is only one parameter,</w:delText>
        </w:r>
      </w:del>
      <w:del w:id="2881" w:author="PR Preview" w:date="2026-01-01T00:00:00Z">
        <w:r>
          <w:delText xml:space="preserve"> </w:delText>
        </w:r>
      </w:del>
      <m:oMath>
        <m:r>
          <m:t>λ</m:t>
        </m:r>
      </m:oMath>
      <w:del w:id="288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2883" w:author="PR Preview" w:date="2026-01-01T00:00:00Z">
        <w:r>
          <w:rPr>
            <w:b/>
            <w:bCs/>
          </w:rPr>
          <w:delText xml:space="preserve">Exercise 24 (Mean and variance)</w:delText>
        </w:r>
      </w:del>
      <w:del w:id="2884" w:author="PR Preview" w:date="2026-01-01T00:00:00Z">
        <w:r>
          <w:delText xml:space="preserve"> </w:delText>
        </w:r>
      </w:del>
      <w:del w:id="2885" w:author="PR Preview" w:date="2026-01-01T00:00:00Z">
        <w:r>
          <w:delText xml:space="preserve">Write down the population mean and variance of a single observation</w:delText>
        </w:r>
      </w:del>
      <w:del w:id="2886" w:author="PR Preview" w:date="2026-01-01T00:00:00Z">
        <w:r>
          <w:delText xml:space="preserve"> </w:delText>
        </w:r>
      </w:del>
      <w:del w:id="2887" w:author="PR Preview" w:date="2026-01-01T00:00:00Z">
        <w:r>
          <w:delText xml:space="preserve">from the model, as functions of the parameters.</w:delText>
        </w:r>
      </w:del>
    </w:p>
    <w:p>
      <w:pPr>
        <w:pStyle w:val="BodyText"/>
      </w:pPr>
      <w:del w:id="2888" w:author="PR Preview" w:date="2026-01-01T00:00:00Z">
        <w:r>
          <w:rPr>
            <w:i/>
            <w:iCs/>
          </w:rPr>
          <w:delText xml:space="preserve">Solution 24</w:delText>
        </w:r>
      </w:del>
      <w:del w:id="2889" w:author="PR Preview" w:date="2026-01-01T00:00:00Z">
        <w:r>
          <w:delText xml:space="preserve">. </w:delText>
        </w:r>
      </w:del>
    </w:p>
    <w:p>
      <w:pPr>
        <w:pStyle w:val="BodyText"/>
      </w:pPr>
      <w:ins w:id="2890" w:author="PR Preview" w:date="2026-01-01T00:00:00Z">
        <w:r>
          <w:rPr>
            <w:b/>
            <w:bCs/>
          </w:rPr>
          <w:t xml:space="preserve">Exercise 19 (Likelihood of one observation)</w:t>
        </w:r>
      </w:ins>
      <w:ins w:id="2891" w:author="PR Preview" w:date="2026-01-01T00:00:00Z">
        <w:r>
          <w:t xml:space="preserve"> </w:t>
        </w:r>
      </w:ins>
      <w:ins w:id="2892" w:author="PR Preview" w:date="2026-01-01T00:00:00Z">
        <w:r>
          <w:t xml:space="preserve">Write down the</w:t>
        </w:r>
      </w:ins>
      <w:ins w:id="2893" w:author="PR Preview" w:date="2026-01-01T00:00:00Z">
        <w:r>
          <w:t xml:space="preserve"> </w:t>
        </w:r>
      </w:ins>
      <w:hyperlink r:id="rId167">
        <w:ins w:id="2894" w:author="PR Preview" w:date="2026-01-01T00:00:00Z">
          <w:r>
            <w:rPr>
              <w:rStyle w:val="Hyperlink"/>
            </w:rPr>
            <w:t xml:space="preserve">likelihood</w:t>
          </w:r>
        </w:ins>
      </w:hyperlink>
      <w:ins w:id="2895" w:author="PR Preview" w:date="2026-01-01T00:00:00Z">
        <w:r>
          <w:t xml:space="preserve"> </w:t>
        </w:r>
      </w:ins>
      <w:ins w:id="2896" w:author="PR Preview" w:date="2026-01-01T00:00:00Z">
        <w:r>
          <w:t xml:space="preserve">of a single observation</w:t>
        </w:r>
      </w:ins>
      <w:ins w:id="2897" w:author="PR Preview" w:date="2026-01-01T00:00:00Z">
        <w:r>
          <w:t xml:space="preserve"> </w:t>
        </w:r>
      </w:ins>
      <m:oMath>
        <m:r>
          <m:t>x</m:t>
        </m:r>
      </m:oMath>
      <w:ins w:id="2898" w:author="PR Preview" w:date="2026-01-01T00:00:00Z">
        <w:r>
          <w:t xml:space="preserve">, according to the Poisson model.</w:t>
        </w:r>
      </w:ins>
    </w:p>
    <w:bookmarkEnd w:id="168"/>
    <w:bookmarkStart w:id="169" w:name="sol-poisson-likelihood"/>
    <w:p>
      <w:pPr>
        <w:pStyle w:val="BodyText"/>
      </w:pPr>
      <w:ins w:id="2899" w:author="PR Preview" w:date="2026-01-01T00:00:00Z">
        <w:r>
          <w:rPr>
            <w:i/>
            <w:iCs/>
          </w:rPr>
          <w:t xml:space="preserve">Solution 19</w:t>
        </w:r>
      </w:ins>
      <w:ins w:id="2900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9"/>
    <w:bookmarkStart w:id="170" w:name="exr-poisson-parameters"/>
    <w:p>
      <w:pPr>
        <w:pStyle w:val="FirstParagraph"/>
      </w:pPr>
      <w:ins w:id="2901" w:author="PR Preview" w:date="2026-01-01T00:00:00Z">
        <w:r>
          <w:rPr>
            <w:b/>
            <w:bCs/>
          </w:rPr>
          <w:t xml:space="preserve">Exercise 20 (Model parameters)</w:t>
        </w:r>
      </w:ins>
      <w:ins w:id="2902" w:author="PR Preview" w:date="2026-01-01T00:00:00Z">
        <w:r>
          <w:t xml:space="preserve"> </w:t>
        </w:r>
      </w:ins>
      <w:ins w:id="2903" w:author="PR Preview" w:date="2026-01-01T00:00:00Z">
        <w:r>
          <w:t xml:space="preserve">Write down the vector of parameters in the model.</w:t>
        </w:r>
      </w:ins>
    </w:p>
    <w:bookmarkEnd w:id="170"/>
    <w:bookmarkStart w:id="171" w:name="sol-poisson-parameters"/>
    <w:p>
      <w:pPr>
        <w:pStyle w:val="BodyText"/>
      </w:pPr>
      <w:ins w:id="2904" w:author="PR Preview" w:date="2026-01-01T00:00:00Z">
        <w:r>
          <w:rPr>
            <w:i/>
            <w:iCs/>
          </w:rPr>
          <w:t xml:space="preserve">Solution 20</w:t>
        </w:r>
      </w:ins>
      <w:ins w:id="2905" w:author="PR Preview" w:date="2026-01-01T00:00:00Z">
        <w:r>
          <w:t xml:space="preserve">. </w:t>
        </w:r>
      </w:ins>
      <w:ins w:id="2906" w:author="PR Preview" w:date="2026-01-01T00:00:00Z">
        <w:r>
          <w:t xml:space="preserve">There is only one parameter,</w:t>
        </w:r>
      </w:ins>
      <w:ins w:id="2907" w:author="PR Preview" w:date="2026-01-01T00:00:00Z">
        <w:r>
          <w:t xml:space="preserve"> </w:t>
        </w:r>
      </w:ins>
      <m:oMath>
        <m:r>
          <m:t>λ</m:t>
        </m:r>
      </m:oMath>
      <w:ins w:id="290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1"/>
    <w:bookmarkStart w:id="172" w:name="exr-poisson-mean-and-variance"/>
    <w:p>
      <w:pPr>
        <w:pStyle w:val="FirstParagraph"/>
      </w:pPr>
      <w:ins w:id="2909" w:author="PR Preview" w:date="2026-01-01T00:00:00Z">
        <w:r>
          <w:rPr>
            <w:b/>
            <w:bCs/>
          </w:rPr>
          <w:t xml:space="preserve">Exercise 21 (Mean and variance)</w:t>
        </w:r>
      </w:ins>
      <w:ins w:id="2910" w:author="PR Preview" w:date="2026-01-01T00:00:00Z">
        <w:r>
          <w:t xml:space="preserve"> </w:t>
        </w:r>
      </w:ins>
      <w:ins w:id="2911" w:author="PR Preview" w:date="2026-01-01T00:00:00Z">
        <w:r>
          <w:t xml:space="preserve">Write down the population mean and variance of a single observation</w:t>
        </w:r>
      </w:ins>
      <w:ins w:id="2912" w:author="PR Preview" w:date="2026-01-01T00:00:00Z">
        <w:r>
          <w:t xml:space="preserve"> </w:t>
        </w:r>
      </w:ins>
      <w:ins w:id="2913" w:author="PR Preview" w:date="2026-01-01T00:00:00Z">
        <w:r>
          <w:t xml:space="preserve">from the model, as functions of the parameters.</w:t>
        </w:r>
      </w:ins>
    </w:p>
    <w:bookmarkEnd w:id="172"/>
    <w:bookmarkStart w:id="173" w:name="sol-poisson-mean-and-variance"/>
    <w:p>
      <w:pPr>
        <w:pStyle w:val="BodyText"/>
      </w:pPr>
      <w:ins w:id="2914" w:author="PR Preview" w:date="2026-01-01T00:00:00Z">
        <w:r>
          <w:rPr>
            <w:i/>
            <w:iCs/>
          </w:rPr>
          <w:t xml:space="preserve">Solution 21</w:t>
        </w:r>
      </w:ins>
      <w:ins w:id="2915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3"/>
    <w:bookmarkStart w:id="174" w:name="exr-sample-likelihood"/>
    <w:p>
      <w:pPr>
        <w:pStyle w:val="BodyText"/>
      </w:pPr>
      <w:del w:id="2916" w:author="PR Preview" w:date="2026-01-01T00:00:00Z">
        <w:r>
          <w:rPr>
            <w:b/>
            <w:bCs/>
          </w:rPr>
          <w:delText xml:space="preserve">Exercise 25 (Likelihood of the dataset)</w:delText>
        </w:r>
      </w:del>
      <w:del w:id="2917" w:author="PR Preview" w:date="2026-01-01T00:00:00Z">
        <w:r>
          <w:delText xml:space="preserve"> </w:delText>
        </w:r>
      </w:del>
      <w:del w:id="2918" w:author="PR Preview" w:date="2026-01-01T00:00:00Z">
        <w:r>
          <w:delText xml:space="preserve">Write down the likelihood of the full dataset.</w:delText>
        </w:r>
      </w:del>
    </w:p>
    <w:p>
      <w:pPr>
        <w:pStyle w:val="BodyText"/>
      </w:pPr>
      <w:ins w:id="2919" w:author="PR Preview" w:date="2026-01-01T00:00:00Z">
        <w:r>
          <w:rPr>
            <w:b/>
            <w:bCs/>
          </w:rPr>
          <w:t xml:space="preserve">Exercise 22 (Likelihood of the dataset)</w:t>
        </w:r>
      </w:ins>
      <w:ins w:id="2920" w:author="PR Preview" w:date="2026-01-01T00:00:00Z">
        <w:r>
          <w:t xml:space="preserve"> </w:t>
        </w:r>
      </w:ins>
      <w:ins w:id="2921" w:author="PR Preview" w:date="2026-01-01T00:00:00Z">
        <w:r>
          <w:t xml:space="preserve">Write down the likelihood of the full dataset.</w:t>
        </w:r>
      </w:ins>
    </w:p>
    <w:bookmarkEnd w:id="174"/>
    <w:bookmarkStart w:id="175" w:name="sol-sample-likelihood"/>
    <w:p>
      <w:pPr>
        <w:pStyle w:val="BodyText"/>
      </w:pPr>
      <w:ins w:id="2922" w:author="PR Preview" w:date="2026-01-01T00:00:00Z">
        <w:r>
          <w:rPr>
            <w:i/>
            <w:iCs/>
          </w:rPr>
          <w:t xml:space="preserve">Solution 22</w:t>
        </w:r>
      </w:ins>
      <w:ins w:id="2923" w:author="PR Preview" w:date="2026-01-01T00:00:00Z">
        <w:r>
          <w:t xml:space="preserve">. </w:t>
        </w:r>
      </w:ins>
    </w:p>
    <w:p>
      <w:pPr>
        <w:pStyle w:val="BodyText"/>
      </w:pPr>
      <w:ins w:id="2924" w:author="PR Preview" w:date="2026-01-01T00:00:00Z">
        <w:r>
  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  </w:r>
      </w:ins>
    </w:p>
    <w:bookmarkEnd w:id="175"/>
    <w:bookmarkStart w:id="176" w:name="exr-graph-likelihood"/>
    <w:p>
      <w:pPr>
        <w:pStyle w:val="FirstParagraph"/>
      </w:pPr>
      <w:ins w:id="2925" w:author="PR Preview" w:date="2026-01-01T00:00:00Z">
        <w:r>
          <w:rPr>
            <w:b/>
            <w:bCs/>
          </w:rPr>
          <w:t xml:space="preserve">Exercise 23 (Graphing the likelihood)</w:t>
        </w:r>
      </w:ins>
      <w:ins w:id="2926" w:author="PR Preview" w:date="2026-01-01T00:00:00Z">
        <w:r>
          <w:t xml:space="preserve"> </w:t>
        </w:r>
      </w:ins>
      <w:ins w:id="2927" w:author="PR Preview" w:date="2026-01-01T00:00:00Z">
        <w:r>
          <w:t xml:space="preserve">Graph the likelihood as a function of</w:t>
        </w:r>
      </w:ins>
      <w:ins w:id="2928" w:author="PR Preview" w:date="2026-01-01T00:00:00Z">
        <w:r>
          <w:t xml:space="preserve"> </w:t>
        </w:r>
      </w:ins>
      <m:oMath>
        <m:r>
          <m:t>λ</m:t>
        </m:r>
      </m:oMath>
      <w:ins w:id="2929" w:author="PR Preview" w:date="2026-01-01T00:00:00Z">
        <w:r>
          <w:t xml:space="preserve">.</w:t>
        </w:r>
      </w:ins>
    </w:p>
    <w:bookmarkEnd w:id="176"/>
    <w:bookmarkStart w:id="181" w:name="sol-graph-likelihood"/>
    <w:p>
      <w:pPr>
        <w:pStyle w:val="BodyText"/>
      </w:pPr>
      <w:ins w:id="2930" w:author="PR Preview" w:date="2026-01-01T00:00:00Z">
        <w:r>
          <w:rPr>
            <w:i/>
            <w:iCs/>
          </w:rPr>
          <w:t xml:space="preserve">Solution 23</w:t>
        </w:r>
      </w:ins>
      <w:ins w:id="2931" w:author="PR Preview" w:date="2026-01-01T00:00:00Z">
        <w:r>
          <w:t xml:space="preserve">. 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0"/>
        </w:tc>
      </w:tr>
    </w:tbl>
    <w:bookmarkEnd w:id="181"/>
    <w:bookmarkStart w:id="182" w:name="exr-sample-llik"/>
    <w:p>
      <w:pPr>
        <w:pStyle w:val="BodyText"/>
      </w:pPr>
      <w:ins w:id="2932" w:author="PR Preview" w:date="2026-01-01T00:00:00Z">
        <w:r>
          <w:rPr>
            <w:b/>
            <w:bCs/>
          </w:rPr>
          <w:t xml:space="preserve">Exercise 24 (Log-likelihood of the dataset)</w:t>
        </w:r>
      </w:ins>
      <w:ins w:id="2933" w:author="PR Preview" w:date="2026-01-01T00:00:00Z">
        <w:r>
          <w:t xml:space="preserve"> </w:t>
        </w:r>
      </w:ins>
      <w:ins w:id="2934" w:author="PR Preview" w:date="2026-01-01T00:00:00Z">
        <w:r>
          <w:t xml:space="preserve">Write down the log-likelihood of the full dataset.</w:t>
        </w:r>
      </w:ins>
    </w:p>
    <w:bookmarkEnd w:id="182"/>
    <w:bookmarkStart w:id="183" w:name="sol-sample-llik"/>
    <w:p>
      <w:pPr>
        <w:pStyle w:val="BodyText"/>
      </w:pPr>
      <w:ins w:id="2935" w:author="PR Preview" w:date="2026-01-01T00:00:00Z">
        <w:r>
          <w:rPr>
            <w:i/>
            <w:iCs/>
          </w:rPr>
          <w:t xml:space="preserve">Solution 24</w:t>
        </w:r>
      </w:ins>
      <w:ins w:id="2936" w:author="PR Preview" w:date="2026-01-01T00:00:00Z">
        <w:r>
          <w:t xml:space="preserve">. </w:t>
        </w:r>
      </w:ins>
    </w:p>
    <w:p>
      <w:pPr>
        <w:pStyle w:val="BodyText"/>
      </w:pPr>
      <w:ins w:id="2937" w:author="PR Preview" w:date="2026-01-01T00:00:00Z">
        <w:r>
  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  </w:r>
      </w:ins>
    </w:p>
    <w:bookmarkEnd w:id="183"/>
    <w:bookmarkStart w:id="184" w:name="exr-graph-loglikelihood"/>
    <w:p>
      <w:pPr>
        <w:pStyle w:val="FirstParagraph"/>
      </w:pPr>
      <w:ins w:id="2938" w:author="PR Preview" w:date="2026-01-01T00:00:00Z">
        <w:r>
          <w:rPr>
            <w:b/>
            <w:bCs/>
          </w:rPr>
          <w:t xml:space="preserve">Exercise 25 (Graphing the log-likelihood)</w:t>
        </w:r>
      </w:ins>
      <w:ins w:id="2939" w:author="PR Preview" w:date="2026-01-01T00:00:00Z">
        <w:r>
          <w:t xml:space="preserve"> </w:t>
        </w:r>
      </w:ins>
      <w:ins w:id="2940" w:author="PR Preview" w:date="2026-01-01T00:00:00Z">
        <w:r>
          <w:t xml:space="preserve">Graph the log-likelihood as a function of</w:t>
        </w:r>
      </w:ins>
      <w:ins w:id="2941" w:author="PR Preview" w:date="2026-01-01T00:00:00Z">
        <w:r>
          <w:t xml:space="preserve"> </w:t>
        </w:r>
      </w:ins>
      <m:oMath>
        <m:r>
          <m:t>λ</m:t>
        </m:r>
      </m:oMath>
      <w:ins w:id="2942" w:author="PR Preview" w:date="2026-01-01T00:00:00Z">
        <w:r>
          <w:t xml:space="preserve">.</w:t>
        </w:r>
      </w:ins>
    </w:p>
    <w:bookmarkEnd w:id="184"/>
    <w:bookmarkStart w:id="189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8"/>
        </w:tc>
      </w:tr>
    </w:tbl>
    <w:bookmarkEnd w:id="189"/>
    <w:bookmarkStart w:id="199" w:name="the-score-function-1"/>
    <w:p>
      <w:pPr>
        <w:pStyle w:val="BodyText"/>
      </w:pPr>
      <w:del w:id="2943" w:author="PR Preview" w:date="2026-01-01T00:00:00Z">
        <w:r>
          <w:delTex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delText>
        </w:r>
      </w:del>
    </w:p>
    <w:p>
      <w:pPr>
        <w:pStyle w:val="FirstParagraph"/>
      </w:pPr>
      <w:del w:id="2944" w:author="PR Preview" w:date="2026-01-01T00:00:00Z">
        <w:r>
          <w:rPr>
            <w:b/>
            <w:bCs/>
          </w:rPr>
          <w:delText xml:space="preserve">Exercise 26 (Graphing the likelihood)</w:delText>
        </w:r>
      </w:del>
      <w:del w:id="2945" w:author="PR Preview" w:date="2026-01-01T00:00:00Z">
        <w:r>
          <w:delText xml:space="preserve"> </w:delText>
        </w:r>
      </w:del>
      <w:del w:id="2946" w:author="PR Preview" w:date="2026-01-01T00:00:00Z">
        <w:r>
          <w:delText xml:space="preserve">Graph the likelihood as a function of</w:delText>
        </w:r>
      </w:del>
      <w:del w:id="2947" w:author="PR Preview" w:date="2026-01-01T00:00:00Z">
        <w:r>
          <w:delText xml:space="preserve"> </w:delText>
        </w:r>
      </w:del>
      <m:oMath>
        <m:r>
          <m:t>λ</m:t>
        </m:r>
      </m:oMath>
      <w:del w:id="2948" w:author="PR Preview" w:date="2026-01-01T00:00:00Z">
        <w:r>
          <w:delText xml:space="preserve">.</w:delText>
        </w:r>
      </w:del>
    </w:p>
    <w:p>
      <w:pPr>
        <w:pStyle w:val="BodyText"/>
      </w:pPr>
      <w:del w:id="2949" w:author="PR Preview" w:date="2026-01-01T00:00:00Z">
        <w:r>
          <w:rPr>
            <w:i/>
            <w:iCs/>
          </w:rPr>
          <w:delText xml:space="preserve">Solution 26</w:delText>
        </w:r>
      </w:del>
      <w:del w:id="2950" w:author="PR Preview" w:date="2026-01-01T00:00:00Z">
        <w:r>
          <w:delText xml:space="preserve">. </w:delText>
        </w:r>
      </w:del>
    </w:p>
    <w:p>
      <w:pPr>
        <w:pStyle w:val="BodyText"/>
      </w:pPr>
      <w:del w:id="2951" w:author="PR Preview" w:date="2026-01-01T00:00:00Z">
        <w:r>
          <w:rPr>
            <w:b/>
            <w:bCs/>
          </w:rPr>
          <w:delText xml:space="preserve">Exercise 27 (Log-likelihood of the dataset)</w:delText>
        </w:r>
      </w:del>
      <w:del w:id="2952" w:author="PR Preview" w:date="2026-01-01T00:00:00Z">
        <w:r>
          <w:delText xml:space="preserve"> </w:delText>
        </w:r>
      </w:del>
      <w:del w:id="2953" w:author="PR Preview" w:date="2026-01-01T00:00:00Z">
        <w:r>
          <w:delText xml:space="preserve">Write down the log-likelihood of the full dataset.</w:delText>
        </w:r>
      </w:del>
    </w:p>
    <w:p>
      <w:pPr>
        <w:pStyle w:val="BodyText"/>
      </w:pPr>
      <w:del w:id="2954" w:author="PR Preview" w:date="2026-01-01T00:00:00Z">
        <w:r>
          <w:rPr>
            <w:i/>
            <w:iCs/>
          </w:rPr>
          <w:delText xml:space="preserve">Solution 27</w:delText>
        </w:r>
      </w:del>
      <w:del w:id="2955" w:author="PR Preview" w:date="2026-01-01T00:00:00Z">
        <w:r>
          <w:delText xml:space="preserve">. </w:delText>
        </w:r>
      </w:del>
    </w:p>
    <w:p>
      <w:pPr>
        <w:pStyle w:val="BodyText"/>
      </w:pPr>
      <w:del w:id="2956" w:author="PR Preview" w:date="2026-01-01T00:00:00Z">
        <w:r>
          <w:delTex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delText>
        </w:r>
      </w:del>
    </w:p>
    <w:p>
      <w:pPr>
        <w:pStyle w:val="FirstParagraph"/>
      </w:pPr>
      <w:del w:id="2957" w:author="PR Preview" w:date="2026-01-01T00:00:00Z">
        <w:r>
          <w:rPr>
            <w:b/>
            <w:bCs/>
          </w:rPr>
          <w:delText xml:space="preserve">Exercise 28 (Graphing the log-likelihood)</w:delText>
        </w:r>
      </w:del>
      <w:del w:id="2958" w:author="PR Preview" w:date="2026-01-01T00:00:00Z">
        <w:r>
          <w:delText xml:space="preserve"> </w:delText>
        </w:r>
      </w:del>
      <w:del w:id="2959" w:author="PR Preview" w:date="2026-01-01T00:00:00Z">
        <w:r>
          <w:delText xml:space="preserve">Graph the log-likelihood as a function of</w:delText>
        </w:r>
      </w:del>
      <w:del w:id="2960" w:author="PR Preview" w:date="2026-01-01T00:00:00Z">
        <w:r>
          <w:delText xml:space="preserve"> </w:delText>
        </w:r>
      </w:del>
      <m:oMath>
        <m:r>
          <m:t>λ</m:t>
        </m:r>
      </m:oMath>
      <w:del w:id="2961" w:author="PR Preview" w:date="2026-01-01T00:00:00Z">
        <w:r>
          <w:delText xml:space="preserve">.</w:delText>
        </w:r>
      </w:del>
    </w:p>
    <w:p>
      <w:pPr>
        <w:pStyle w:val="BodyText"/>
      </w:pPr>
      <w:del w:id="2962" w:author="PR Preview" w:date="2026-01-01T00:00:00Z">
        <w:r>
          <w:rPr>
            <w:i/>
            <w:iCs/>
          </w:rPr>
          <w:delText xml:space="preserve">Solution 28</w:delText>
        </w:r>
      </w:del>
      <w:del w:id="2963" w:author="PR Preview" w:date="2026-01-01T00:00:00Z">
        <w:r>
          <w:delText xml:space="preserve">. </w:delText>
        </w:r>
      </w:del>
    </w:p>
    <w:p>
      <w:pPr>
        <w:pStyle w:val="Heading4"/>
      </w:pPr>
      <w:r>
        <w:t xml:space="preserve">2.4.1 The score function</w:t>
      </w:r>
    </w:p>
    <w:bookmarkStart w:id="191" w:name="exr-cyclone-score-fn"/>
    <w:p>
      <w:pPr>
        <w:pStyle w:val="FirstParagraph"/>
      </w:pPr>
      <w:del w:id="2964" w:author="PR Preview" w:date="2026-01-01T00:00:00Z">
        <w:r>
          <w:rPr>
            <w:b/>
            <w:bCs/>
          </w:rPr>
          <w:delText xml:space="preserve">Exercise 29 (Score function of the dataset)</w:delText>
        </w:r>
      </w:del>
      <w:del w:id="2965" w:author="PR Preview" w:date="2026-01-01T00:00:00Z">
        <w:r>
          <w:delText xml:space="preserve"> </w:delText>
        </w:r>
      </w:del>
      <w:del w:id="2966" w:author="PR Preview" w:date="2026-01-01T00:00:00Z">
        <w:r>
          <w:delText xml:space="preserve">Derive the</w:delText>
        </w:r>
      </w:del>
      <w:del w:id="2967" w:author="PR Preview" w:date="2026-01-01T00:00:00Z">
        <w:r>
          <w:delText xml:space="preserve"> </w:delText>
        </w:r>
      </w:del>
      <w:hyperlink r:id="rId190">
        <w:del w:id="2968" w:author="PR Preview" w:date="2026-01-01T00:00:00Z">
          <w:r>
            <w:rPr>
              <w:rStyle w:val="Hyperlink"/>
            </w:rPr>
            <w:delText xml:space="preserve">score function</w:delText>
          </w:r>
        </w:del>
      </w:hyperlink>
      <w:del w:id="2969" w:author="PR Preview" w:date="2026-01-01T00:00:00Z">
        <w:r>
          <w:delText xml:space="preserve"> </w:delText>
        </w:r>
      </w:del>
      <w:del w:id="2970" w:author="PR Preview" w:date="2026-01-01T00:00:00Z">
        <w:r>
          <w:delText xml:space="preserve">for the dataset.</w:delText>
        </w:r>
      </w:del>
    </w:p>
    <w:p>
      <w:pPr>
        <w:pStyle w:val="BodyText"/>
      </w:pPr>
      <w:del w:id="2971" w:author="PR Preview" w:date="2026-01-01T00:00:00Z">
        <w:r>
          <w:rPr>
            <w:i/>
            <w:iCs/>
          </w:rPr>
          <w:delText xml:space="preserve">Solution 29</w:delText>
        </w:r>
      </w:del>
      <w:del w:id="2972" w:author="PR Preview" w:date="2026-01-01T00:00:00Z">
        <w:r>
          <w:delText xml:space="preserve">. </w:delText>
        </w:r>
      </w:del>
      <w:del w:id="2973" w:author="PR Preview" w:date="2026-01-01T00:00:00Z">
        <w:r>
          <w:delText xml:space="preserve">The score function is the first derivative of the log-likelihood</w:delText>
        </w:r>
      </w:del>
      <w:del w:id="2974" w:author="PR Preview" w:date="2026-01-01T00:00:00Z">
        <w:r>
          <w:delText xml:space="preserve"> </w:delText>
        </w:r>
      </w:del>
      <w:del w:id="2975" w:author="PR Preview" w:date="2026-01-01T00:00:00Z">
        <w:r>
          <w:delText xml:space="preserve">from</w:delText>
        </w:r>
      </w:del>
      <w:del w:id="2976" w:author="PR Preview" w:date="2026-01-01T00:00:00Z">
        <w:r>
          <w:delText xml:space="preserve"> </w:delText>
        </w:r>
      </w:del>
      <w:hyperlink w:anchor="exr-sample-llik">
        <w:del w:id="2977" w:author="PR Preview" w:date="2026-01-01T00:00:00Z">
          <w:r>
            <w:rPr>
              <w:rStyle w:val="Hyperlink"/>
            </w:rPr>
            <w:delText xml:space="preserve">Exercise 27</w:delText>
          </w:r>
        </w:del>
      </w:hyperlink>
      <w:del w:id="2978" w:author="PR Preview" w:date="2026-01-01T00:00:00Z">
        <w:r>
          <w:delText xml:space="preserve">:</w:delText>
        </w:r>
      </w:del>
    </w:p>
    <w:p>
      <w:pPr>
        <w:pStyle w:val="FirstParagraph"/>
      </w:pPr>
      <w:ins w:id="2979" w:author="PR Preview" w:date="2026-01-01T00:00:00Z">
        <w:r>
          <w:rPr>
            <w:b/>
            <w:bCs/>
          </w:rPr>
          <w:t xml:space="preserve">Exercise 26 (Score function of the dataset)</w:t>
        </w:r>
      </w:ins>
      <w:ins w:id="2980" w:author="PR Preview" w:date="2026-01-01T00:00:00Z">
        <w:r>
          <w:t xml:space="preserve"> </w:t>
        </w:r>
      </w:ins>
      <w:ins w:id="2981" w:author="PR Preview" w:date="2026-01-01T00:00:00Z">
        <w:r>
          <w:t xml:space="preserve">Derive the</w:t>
        </w:r>
      </w:ins>
      <w:ins w:id="2982" w:author="PR Preview" w:date="2026-01-01T00:00:00Z">
        <w:r>
          <w:t xml:space="preserve"> </w:t>
        </w:r>
      </w:ins>
      <w:hyperlink r:id="rId190">
        <w:ins w:id="2983" w:author="PR Preview" w:date="2026-01-01T00:00:00Z">
          <w:r>
            <w:rPr>
              <w:rStyle w:val="Hyperlink"/>
            </w:rPr>
            <w:t xml:space="preserve">score function</w:t>
          </w:r>
        </w:ins>
      </w:hyperlink>
      <w:ins w:id="2984" w:author="PR Preview" w:date="2026-01-01T00:00:00Z">
        <w:r>
          <w:t xml:space="preserve"> </w:t>
        </w:r>
      </w:ins>
      <w:ins w:id="2985" w:author="PR Preview" w:date="2026-01-01T00:00:00Z">
        <w:r>
          <w:t xml:space="preserve">for the dataset.</w:t>
        </w:r>
      </w:ins>
    </w:p>
    <w:bookmarkEnd w:id="191"/>
    <w:bookmarkStart w:id="192" w:name="sol-cyclone-score-fn"/>
    <w:p>
      <w:pPr>
        <w:pStyle w:val="BodyText"/>
      </w:pPr>
      <w:ins w:id="2986" w:author="PR Preview" w:date="2026-01-01T00:00:00Z">
        <w:r>
          <w:rPr>
            <w:i/>
            <w:iCs/>
          </w:rPr>
          <w:t xml:space="preserve">Solution 26</w:t>
        </w:r>
      </w:ins>
      <w:ins w:id="2987" w:author="PR Preview" w:date="2026-01-01T00:00:00Z">
        <w:r>
          <w:t xml:space="preserve">. </w:t>
        </w:r>
      </w:ins>
      <w:ins w:id="2988" w:author="PR Preview" w:date="2026-01-01T00:00:00Z">
        <w:r>
          <w:t xml:space="preserve">The score function is the first derivative of the log-likelihood</w:t>
        </w:r>
      </w:ins>
      <w:ins w:id="2989" w:author="PR Preview" w:date="2026-01-01T00:00:00Z">
        <w:r>
          <w:t xml:space="preserve"> </w:t>
        </w:r>
      </w:ins>
      <w:ins w:id="2990" w:author="PR Preview" w:date="2026-01-01T00:00:00Z">
        <w:r>
          <w:t xml:space="preserve">from</w:t>
        </w:r>
      </w:ins>
      <w:ins w:id="2991" w:author="PR Preview" w:date="2026-01-01T00:00:00Z">
        <w:r>
          <w:t xml:space="preserve"> </w:t>
        </w:r>
      </w:ins>
      <w:hyperlink w:anchor="exr-sample-llik">
        <w:ins w:id="2992" w:author="PR Preview" w:date="2026-01-01T00:00:00Z">
          <w:r>
            <w:rPr>
              <w:rStyle w:val="Hyperlink"/>
            </w:rPr>
            <w:t xml:space="preserve">Exercise 24</w:t>
          </w:r>
        </w:ins>
      </w:hyperlink>
      <w:ins w:id="2993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2"/>
    <w:bookmarkStart w:id="193" w:name="exr-graph-score-function"/>
    <w:p>
      <w:pPr>
        <w:pStyle w:val="BodyText"/>
      </w:pPr>
      <w:del w:id="2994" w:author="PR Preview" w:date="2026-01-01T00:00:00Z">
        <w:r>
          <w:rPr>
            <w:b/>
            <w:bCs/>
          </w:rPr>
          <w:delText xml:space="preserve">Exercise 30 (Graphing the score function)</w:delText>
        </w:r>
      </w:del>
      <w:del w:id="2995" w:author="PR Preview" w:date="2026-01-01T00:00:00Z">
        <w:r>
          <w:delText xml:space="preserve"> </w:delText>
        </w:r>
      </w:del>
      <w:del w:id="2996" w:author="PR Preview" w:date="2026-01-01T00:00:00Z">
        <w:r>
          <w:delText xml:space="preserve">Graph the score function.</w:delText>
        </w:r>
      </w:del>
    </w:p>
    <w:p>
      <w:pPr>
        <w:pStyle w:val="BodyText"/>
      </w:pPr>
      <w:del w:id="2997" w:author="PR Preview" w:date="2026-01-01T00:00:00Z">
        <w:r>
          <w:rPr>
            <w:i/>
            <w:iCs/>
          </w:rPr>
          <w:delText xml:space="preserve">Solution 30</w:delText>
        </w:r>
      </w:del>
      <w:del w:id="2998" w:author="PR Preview" w:date="2026-01-01T00:00:00Z">
        <w:r>
          <w:delText xml:space="preserve">. </w:delText>
        </w:r>
      </w:del>
    </w:p>
    <w:p>
      <w:pPr>
        <w:pStyle w:val="BodyText"/>
      </w:pPr>
      <w:ins w:id="2999" w:author="PR Preview" w:date="2026-01-01T00:00:00Z">
        <w:r>
          <w:rPr>
            <w:b/>
            <w:bCs/>
          </w:rPr>
          <w:t xml:space="preserve">Exercise 27 (Graphing the score function)</w:t>
        </w:r>
      </w:ins>
      <w:ins w:id="3000" w:author="PR Preview" w:date="2026-01-01T00:00:00Z">
        <w:r>
          <w:t xml:space="preserve"> </w:t>
        </w:r>
      </w:ins>
      <w:ins w:id="3001" w:author="PR Preview" w:date="2026-01-01T00:00:00Z">
        <w:r>
          <w:t xml:space="preserve">Graph the score function.</w:t>
        </w:r>
      </w:ins>
    </w:p>
    <w:bookmarkEnd w:id="193"/>
    <w:bookmarkStart w:id="198" w:name="sol-graph-score-function"/>
    <w:p>
      <w:pPr>
        <w:pStyle w:val="BodyText"/>
      </w:pPr>
      <w:ins w:id="3002" w:author="PR Preview" w:date="2026-01-01T00:00:00Z">
        <w:r>
          <w:rPr>
            <w:i/>
            <w:iCs/>
          </w:rPr>
          <w:t xml:space="preserve">Solution 27</w:t>
        </w:r>
      </w:ins>
      <w:ins w:id="3003" w:author="PR Preview" w:date="2026-01-01T00:00:00Z">
        <w:r>
          <w:t xml:space="preserve">. 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7"/>
        </w:tc>
      </w:tr>
    </w:tbl>
    <w:bookmarkEnd w:id="198"/>
    <w:bookmarkEnd w:id="199"/>
    <w:bookmarkStart w:id="211" w:name="sec-hessian"/>
    <w:p>
      <w:pPr>
        <w:pStyle w:val="Heading4"/>
      </w:pPr>
      <w:r>
        <w:t xml:space="preserve">2.4.2 The Hessian</w:t>
      </w:r>
    </w:p>
    <w:bookmarkStart w:id="201" w:name="exr-hessian"/>
    <w:p>
      <w:pPr>
        <w:pStyle w:val="FirstParagraph"/>
      </w:pPr>
      <w:del w:id="3004" w:author="PR Preview" w:date="2026-01-01T00:00:00Z">
        <w:r>
          <w:rPr>
            <w:b/>
            <w:bCs/>
          </w:rPr>
          <w:delText xml:space="preserve">Exercise 31 (Hessian)</w:delText>
        </w:r>
      </w:del>
      <w:del w:id="3005" w:author="PR Preview" w:date="2026-01-01T00:00:00Z">
        <w:r>
          <w:delText xml:space="preserve"> </w:delText>
        </w:r>
      </w:del>
      <w:del w:id="3006" w:author="PR Preview" w:date="2026-01-01T00:00:00Z">
        <w:r>
          <w:delText xml:space="preserve">Derive the</w:delText>
        </w:r>
      </w:del>
      <w:del w:id="3007" w:author="PR Preview" w:date="2026-01-01T00:00:00Z">
        <w:r>
          <w:delText xml:space="preserve"> </w:delText>
        </w:r>
      </w:del>
      <w:hyperlink r:id="rId200">
        <w:del w:id="3008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3009" w:author="PR Preview" w:date="2026-01-01T00:00:00Z">
        <w:r>
          <w:delText xml:space="preserve">.</w:delText>
        </w:r>
      </w:del>
    </w:p>
    <w:p>
      <w:pPr>
        <w:pStyle w:val="BodyText"/>
      </w:pPr>
      <w:del w:id="3010" w:author="PR Preview" w:date="2026-01-01T00:00:00Z">
        <w:r>
          <w:rPr>
            <w:i/>
            <w:iCs/>
          </w:rPr>
          <w:delText xml:space="preserve">Solution 31</w:delText>
        </w:r>
      </w:del>
      <w:del w:id="3011" w:author="PR Preview" w:date="2026-01-01T00:00:00Z">
        <w:r>
          <w:delText xml:space="preserve">. </w:delText>
        </w:r>
      </w:del>
      <w:del w:id="3012" w:author="PR Preview" w:date="2026-01-01T00:00:00Z">
        <w:r>
          <w:delText xml:space="preserve">With one parameter,</w:delText>
        </w:r>
      </w:del>
      <w:del w:id="3013" w:author="PR Preview" w:date="2026-01-01T00:00:00Z">
        <w:r>
          <w:delText xml:space="preserve"> </w:delText>
        </w:r>
      </w:del>
      <w:del w:id="3014" w:author="PR Preview" w:date="2026-01-01T00:00:00Z">
        <w:r>
          <w:delText xml:space="preserve">the Hessian is the second derivative of the log-likelihood,</w:delText>
        </w:r>
      </w:del>
      <w:del w:id="3015" w:author="PR Preview" w:date="2026-01-01T00:00:00Z">
        <w:r>
          <w:delText xml:space="preserve"> </w:delText>
        </w:r>
      </w:del>
      <w:del w:id="3016" w:author="PR Preview" w:date="2026-01-01T00:00:00Z">
        <w:r>
          <w:delText xml:space="preserve">which is the derivative of the score from</w:delText>
        </w:r>
      </w:del>
      <w:del w:id="3017" w:author="PR Preview" w:date="2026-01-01T00:00:00Z">
        <w:r>
          <w:delText xml:space="preserve"> </w:delText>
        </w:r>
      </w:del>
      <w:hyperlink w:anchor="exr-cyclone-score-fn">
        <w:del w:id="3018" w:author="PR Preview" w:date="2026-01-01T00:00:00Z">
          <w:r>
            <w:rPr>
              <w:rStyle w:val="Hyperlink"/>
            </w:rPr>
            <w:delText xml:space="preserve">Exercise 29</w:delText>
          </w:r>
        </w:del>
      </w:hyperlink>
      <w:del w:id="3019" w:author="PR Preview" w:date="2026-01-01T00:00:00Z">
        <w:r>
          <w:delText xml:space="preserve">:</w:delText>
        </w:r>
      </w:del>
    </w:p>
    <w:p>
      <w:pPr>
        <w:pStyle w:val="FirstParagraph"/>
      </w:pPr>
      <w:ins w:id="3020" w:author="PR Preview" w:date="2026-01-01T00:00:00Z">
        <w:r>
          <w:rPr>
            <w:b/>
            <w:bCs/>
          </w:rPr>
          <w:t xml:space="preserve">Exercise 28 (Hessian)</w:t>
        </w:r>
      </w:ins>
      <w:ins w:id="3021" w:author="PR Preview" w:date="2026-01-01T00:00:00Z">
        <w:r>
          <w:t xml:space="preserve"> </w:t>
        </w:r>
      </w:ins>
      <w:ins w:id="3022" w:author="PR Preview" w:date="2026-01-01T00:00:00Z">
        <w:r>
          <w:t xml:space="preserve">Derive the</w:t>
        </w:r>
      </w:ins>
      <w:ins w:id="3023" w:author="PR Preview" w:date="2026-01-01T00:00:00Z">
        <w:r>
          <w:t xml:space="preserve"> </w:t>
        </w:r>
      </w:ins>
      <w:hyperlink r:id="rId200">
        <w:ins w:id="3024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3025" w:author="PR Preview" w:date="2026-01-01T00:00:00Z">
        <w:r>
          <w:t xml:space="preserve">.</w:t>
        </w:r>
      </w:ins>
    </w:p>
    <w:bookmarkEnd w:id="201"/>
    <w:bookmarkStart w:id="202" w:name="sol-hessian"/>
    <w:p>
      <w:pPr>
        <w:pStyle w:val="BodyText"/>
      </w:pPr>
      <w:ins w:id="3026" w:author="PR Preview" w:date="2026-01-01T00:00:00Z">
        <w:r>
          <w:rPr>
            <w:i/>
            <w:iCs/>
          </w:rPr>
          <w:t xml:space="preserve">Solution 28</w:t>
        </w:r>
      </w:ins>
      <w:ins w:id="3027" w:author="PR Preview" w:date="2026-01-01T00:00:00Z">
        <w:r>
          <w:t xml:space="preserve">. </w:t>
        </w:r>
      </w:ins>
      <w:ins w:id="3028" w:author="PR Preview" w:date="2026-01-01T00:00:00Z">
        <w:r>
          <w:t xml:space="preserve">With one parameter,</w:t>
        </w:r>
      </w:ins>
      <w:ins w:id="3029" w:author="PR Preview" w:date="2026-01-01T00:00:00Z">
        <w:r>
          <w:t xml:space="preserve"> </w:t>
        </w:r>
      </w:ins>
      <w:ins w:id="3030" w:author="PR Preview" w:date="2026-01-01T00:00:00Z">
        <w:r>
          <w:t xml:space="preserve">the Hessian is the second derivative of the log-likelihood,</w:t>
        </w:r>
      </w:ins>
      <w:ins w:id="3031" w:author="PR Preview" w:date="2026-01-01T00:00:00Z">
        <w:r>
          <w:t xml:space="preserve"> </w:t>
        </w:r>
      </w:ins>
      <w:ins w:id="3032" w:author="PR Preview" w:date="2026-01-01T00:00:00Z">
        <w:r>
          <w:t xml:space="preserve">which is the derivative of the score from</w:t>
        </w:r>
      </w:ins>
      <w:ins w:id="3033" w:author="PR Preview" w:date="2026-01-01T00:00:00Z">
        <w:r>
          <w:t xml:space="preserve"> </w:t>
        </w:r>
      </w:ins>
      <w:hyperlink w:anchor="exr-cyclone-score-fn">
        <w:ins w:id="3034" w:author="PR Preview" w:date="2026-01-01T00:00:00Z">
          <w:r>
            <w:rPr>
              <w:rStyle w:val="Hyperlink"/>
            </w:rPr>
            <w:t xml:space="preserve">Exercise 26</w:t>
          </w:r>
        </w:ins>
      </w:hyperlink>
      <w:ins w:id="3035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2"/>
    <w:bookmarkStart w:id="203" w:name="exr-graph-hessian"/>
    <w:p>
      <w:pPr>
        <w:pStyle w:val="BodyText"/>
      </w:pPr>
      <w:del w:id="3036" w:author="PR Preview" w:date="2026-01-01T00:00:00Z">
        <w:r>
          <w:rPr>
            <w:b/>
            <w:bCs/>
          </w:rPr>
          <w:delText xml:space="preserve">Exercise 32 (Graphing the Hessian)</w:delText>
        </w:r>
      </w:del>
      <w:del w:id="3037" w:author="PR Preview" w:date="2026-01-01T00:00:00Z">
        <w:r>
          <w:delText xml:space="preserve"> </w:delText>
        </w:r>
      </w:del>
      <w:del w:id="3038" w:author="PR Preview" w:date="2026-01-01T00:00:00Z">
        <w:r>
          <w:delText xml:space="preserve">Graph the Hessian.</w:delText>
        </w:r>
      </w:del>
    </w:p>
    <w:p>
      <w:pPr>
        <w:pStyle w:val="BodyText"/>
      </w:pPr>
      <w:del w:id="3039" w:author="PR Preview" w:date="2026-01-01T00:00:00Z">
        <w:r>
          <w:rPr>
            <w:i/>
            <w:iCs/>
          </w:rPr>
          <w:delText xml:space="preserve">Solution 32</w:delText>
        </w:r>
      </w:del>
      <w:del w:id="3040" w:author="PR Preview" w:date="2026-01-01T00:00:00Z">
        <w:r>
          <w:delText xml:space="preserve">. </w:delText>
        </w:r>
      </w:del>
    </w:p>
    <w:p>
      <w:pPr>
        <w:pStyle w:val="BodyText"/>
      </w:pPr>
      <w:del w:id="3041" w:author="PR Preview" w:date="2026-01-01T00:00:00Z">
        <w:r>
          <w:rPr>
            <w:b/>
            <w:bCs/>
          </w:rPr>
          <w:delText xml:space="preserve">Exercise 33 (Score equation)</w:delText>
        </w:r>
      </w:del>
      <w:del w:id="3042" w:author="PR Preview" w:date="2026-01-01T00:00:00Z">
        <w:r>
          <w:delText xml:space="preserve"> </w:delText>
        </w:r>
      </w:del>
      <w:del w:id="3043" w:author="PR Preview" w:date="2026-01-01T00:00:00Z">
        <w:r>
          <w:delText xml:space="preserve">State the</w:delText>
        </w:r>
      </w:del>
      <w:del w:id="3044" w:author="PR Preview" w:date="2026-01-01T00:00:00Z">
        <w:r>
          <w:delText xml:space="preserve"> </w:delText>
        </w:r>
      </w:del>
      <w:hyperlink w:anchor="def-score-equation">
        <w:del w:id="3045" w:author="PR Preview" w:date="2026-01-01T00:00:00Z">
          <w:r>
            <w:rPr>
              <w:rStyle w:val="Hyperlink"/>
            </w:rPr>
            <w:delText xml:space="preserve">score equation</w:delText>
          </w:r>
        </w:del>
      </w:hyperlink>
      <w:del w:id="3046" w:author="PR Preview" w:date="2026-01-01T00:00:00Z">
        <w:r>
          <w:delText xml:space="preserve">.</w:delText>
        </w:r>
      </w:del>
    </w:p>
    <w:p>
      <w:pPr>
        <w:pStyle w:val="BodyText"/>
      </w:pPr>
      <w:del w:id="3047" w:author="PR Preview" w:date="2026-01-01T00:00:00Z">
        <w:r>
          <w:rPr>
            <w:i/>
            <w:iCs/>
          </w:rPr>
          <w:delText xml:space="preserve">Solution 33</w:delText>
        </w:r>
      </w:del>
      <w:del w:id="3048" w:author="PR Preview" w:date="2026-01-01T00:00:00Z">
        <w:r>
          <w:delText xml:space="preserve">. </w:delText>
        </w:r>
      </w:del>
    </w:p>
    <w:p>
      <w:pPr>
        <w:pStyle w:val="BodyText"/>
      </w:pPr>
      <w:ins w:id="3049" w:author="PR Preview" w:date="2026-01-01T00:00:00Z">
        <w:r>
          <w:rPr>
            <w:b/>
            <w:bCs/>
          </w:rPr>
          <w:t xml:space="preserve">Exercise 29 (Graphing the Hessian)</w:t>
        </w:r>
      </w:ins>
      <w:ins w:id="3050" w:author="PR Preview" w:date="2026-01-01T00:00:00Z">
        <w:r>
          <w:t xml:space="preserve"> </w:t>
        </w:r>
      </w:ins>
      <w:ins w:id="3051" w:author="PR Preview" w:date="2026-01-01T00:00:00Z">
        <w:r>
          <w:t xml:space="preserve">Graph the Hessian.</w:t>
        </w:r>
      </w:ins>
    </w:p>
    <w:bookmarkEnd w:id="203"/>
    <w:bookmarkStart w:id="208" w:name="sol-graph-hessian"/>
    <w:p>
      <w:pPr>
        <w:pStyle w:val="BodyText"/>
      </w:pPr>
      <w:ins w:id="3052" w:author="PR Preview" w:date="2026-01-01T00:00:00Z">
        <w:r>
          <w:rPr>
            <w:i/>
            <w:iCs/>
          </w:rPr>
          <w:t xml:space="preserve">Solution 29</w:t>
        </w:r>
      </w:ins>
      <w:ins w:id="3053" w:author="PR Preview" w:date="2026-01-01T00:00:00Z">
        <w:r>
          <w:t xml:space="preserve">. 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7"/>
        </w:tc>
      </w:tr>
    </w:tbl>
    <w:bookmarkEnd w:id="208"/>
    <w:bookmarkStart w:id="209" w:name="exr-score-equation"/>
    <w:p>
      <w:pPr>
        <w:pStyle w:val="BodyText"/>
      </w:pPr>
      <w:ins w:id="3054" w:author="PR Preview" w:date="2026-01-01T00:00:00Z">
        <w:r>
          <w:rPr>
            <w:b/>
            <w:bCs/>
          </w:rPr>
          <w:t xml:space="preserve">Exercise 30 (Score equation)</w:t>
        </w:r>
      </w:ins>
      <w:ins w:id="3055" w:author="PR Preview" w:date="2026-01-01T00:00:00Z">
        <w:r>
          <w:t xml:space="preserve"> </w:t>
        </w:r>
      </w:ins>
      <w:ins w:id="3056" w:author="PR Preview" w:date="2026-01-01T00:00:00Z">
        <w:r>
          <w:t xml:space="preserve">State the</w:t>
        </w:r>
      </w:ins>
      <w:ins w:id="3057" w:author="PR Preview" w:date="2026-01-01T00:00:00Z">
        <w:r>
          <w:t xml:space="preserve"> </w:t>
        </w:r>
      </w:ins>
      <w:hyperlink w:anchor="def-score-equation">
        <w:ins w:id="3058" w:author="PR Preview" w:date="2026-01-01T00:00:00Z">
          <w:r>
            <w:rPr>
              <w:rStyle w:val="Hyperlink"/>
            </w:rPr>
            <w:t xml:space="preserve">score equation</w:t>
          </w:r>
        </w:ins>
      </w:hyperlink>
      <w:ins w:id="3059" w:author="PR Preview" w:date="2026-01-01T00:00:00Z">
        <w:r>
          <w:t xml:space="preserve">.</w:t>
        </w:r>
      </w:ins>
    </w:p>
    <w:bookmarkEnd w:id="209"/>
    <w:bookmarkStart w:id="210" w:name="sol-score-equation"/>
    <w:p>
      <w:pPr>
        <w:pStyle w:val="BodyText"/>
      </w:pPr>
      <w:ins w:id="3060" w:author="PR Preview" w:date="2026-01-01T00:00:00Z">
        <w:r>
          <w:rPr>
            <w:i/>
            <w:iCs/>
          </w:rPr>
          <w:t xml:space="preserve">Solution 30</w:t>
        </w:r>
      </w:ins>
      <w:ins w:id="3061" w:author="PR Preview" w:date="2026-01-01T00:00:00Z">
        <w:r>
          <w:t xml:space="preserve">. </w:t>
        </w:r>
      </w:ins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0"/>
    <w:bookmarkEnd w:id="211"/>
    <w:bookmarkEnd w:id="212"/>
    <w:bookmarkStart w:id="23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3" w:name="exr-solve-score-equation"/>
    <w:p>
      <w:pPr>
        <w:pStyle w:val="BodyText"/>
      </w:pPr>
      <w:del w:id="3062" w:author="PR Preview" w:date="2026-01-01T00:00:00Z">
        <w:r>
          <w:rPr>
            <w:b/>
            <w:bCs/>
          </w:rPr>
          <w:delText xml:space="preserve">Exercise 34 (Solving the score equation)</w:delText>
        </w:r>
      </w:del>
      <w:del w:id="3063" w:author="PR Preview" w:date="2026-01-01T00:00:00Z">
        <w:r>
          <w:delText xml:space="preserve"> </w:delText>
        </w:r>
      </w:del>
      <w:del w:id="3064" w:author="PR Preview" w:date="2026-01-01T00:00:00Z">
        <w:r>
          <w:delText xml:space="preserve">Solve the score equation from</w:delText>
        </w:r>
      </w:del>
      <w:del w:id="3065" w:author="PR Preview" w:date="2026-01-01T00:00:00Z">
        <w:r>
          <w:delText xml:space="preserve"> </w:delText>
        </w:r>
      </w:del>
      <w:hyperlink w:anchor="exr-score-equation">
        <w:del w:id="3066" w:author="PR Preview" w:date="2026-01-01T00:00:00Z">
          <w:r>
            <w:rPr>
              <w:rStyle w:val="Hyperlink"/>
            </w:rPr>
            <w:delText xml:space="preserve">Exercise 33</w:delText>
          </w:r>
        </w:del>
      </w:hyperlink>
      <w:del w:id="3067" w:author="PR Preview" w:date="2026-01-01T00:00:00Z">
        <w:r>
          <w:delText xml:space="preserve"> </w:delText>
        </w:r>
      </w:del>
      <w:del w:id="3068" w:author="PR Preview" w:date="2026-01-01T00:00:00Z">
        <w:r>
          <w:delText xml:space="preserve">for</w:delText>
        </w:r>
      </w:del>
      <w:del w:id="3069" w:author="PR Preview" w:date="2026-01-01T00:00:00Z">
        <w:r>
          <w:delText xml:space="preserve"> </w:delText>
        </w:r>
      </w:del>
      <m:oMath>
        <m:r>
          <m:t>λ</m:t>
        </m:r>
      </m:oMath>
      <w:del w:id="3070" w:author="PR Preview" w:date="2026-01-01T00:00:00Z">
        <w:r>
          <w:delText xml:space="preserve">, using the score from</w:delText>
        </w:r>
      </w:del>
      <w:del w:id="3071" w:author="PR Preview" w:date="2026-01-01T00:00:00Z">
        <w:r>
          <w:delText xml:space="preserve"> </w:delText>
        </w:r>
      </w:del>
      <w:hyperlink w:anchor="exr-cyclone-score-fn">
        <w:del w:id="3072" w:author="PR Preview" w:date="2026-01-01T00:00:00Z">
          <w:r>
            <w:rPr>
              <w:rStyle w:val="Hyperlink"/>
            </w:rPr>
            <w:delText xml:space="preserve">Exercise 29</w:delText>
          </w:r>
        </w:del>
      </w:hyperlink>
      <w:del w:id="3073" w:author="PR Preview" w:date="2026-01-01T00:00:00Z">
        <w:r>
          <w:delText xml:space="preserve">.</w:delText>
        </w:r>
      </w:del>
    </w:p>
    <w:p>
      <w:pPr>
        <w:pStyle w:val="BodyText"/>
      </w:pPr>
      <w:ins w:id="3074" w:author="PR Preview" w:date="2026-01-01T00:00:00Z">
        <w:r>
          <w:rPr>
            <w:b/>
            <w:bCs/>
          </w:rPr>
          <w:t xml:space="preserve">Exercise 31 (Solving the score equation)</w:t>
        </w:r>
      </w:ins>
      <w:ins w:id="3075" w:author="PR Preview" w:date="2026-01-01T00:00:00Z">
        <w:r>
          <w:t xml:space="preserve"> </w:t>
        </w:r>
      </w:ins>
      <w:ins w:id="3076" w:author="PR Preview" w:date="2026-01-01T00:00:00Z">
        <w:r>
          <w:t xml:space="preserve">Solve the score equation from</w:t>
        </w:r>
      </w:ins>
      <w:ins w:id="3077" w:author="PR Preview" w:date="2026-01-01T00:00:00Z">
        <w:r>
          <w:t xml:space="preserve"> </w:t>
        </w:r>
      </w:ins>
      <w:hyperlink w:anchor="exr-score-equation">
        <w:ins w:id="3078" w:author="PR Preview" w:date="2026-01-01T00:00:00Z">
          <w:r>
            <w:rPr>
              <w:rStyle w:val="Hyperlink"/>
            </w:rPr>
            <w:t xml:space="preserve">Exercise 30</w:t>
          </w:r>
        </w:ins>
      </w:hyperlink>
      <w:ins w:id="3079" w:author="PR Preview" w:date="2026-01-01T00:00:00Z">
        <w:r>
          <w:t xml:space="preserve"> </w:t>
        </w:r>
      </w:ins>
      <w:ins w:id="3080" w:author="PR Preview" w:date="2026-01-01T00:00:00Z">
        <w:r>
          <w:t xml:space="preserve">for</w:t>
        </w:r>
      </w:ins>
      <w:ins w:id="3081" w:author="PR Preview" w:date="2026-01-01T00:00:00Z">
        <w:r>
          <w:t xml:space="preserve"> </w:t>
        </w:r>
      </w:ins>
      <m:oMath>
        <m:r>
          <m:t>λ</m:t>
        </m:r>
      </m:oMath>
      <w:ins w:id="3082" w:author="PR Preview" w:date="2026-01-01T00:00:00Z">
        <w:r>
          <w:t xml:space="preserve">, using the score from</w:t>
        </w:r>
      </w:ins>
      <w:ins w:id="3083" w:author="PR Preview" w:date="2026-01-01T00:00:00Z">
        <w:r>
          <w:t xml:space="preserve"> </w:t>
        </w:r>
      </w:ins>
      <w:hyperlink w:anchor="exr-cyclone-score-fn">
        <w:ins w:id="3084" w:author="PR Preview" w:date="2026-01-01T00:00:00Z">
          <w:r>
            <w:rPr>
              <w:rStyle w:val="Hyperlink"/>
            </w:rPr>
            <w:t xml:space="preserve">Exercise 26</w:t>
          </w:r>
        </w:ins>
      </w:hyperlink>
      <w:ins w:id="3085" w:author="PR Preview" w:date="2026-01-01T00:00:00Z">
        <w:r>
          <w:t xml:space="preserve">.</w:t>
        </w:r>
      </w:ins>
    </w:p>
    <w:bookmarkEnd w:id="213"/>
    <w:bookmarkStart w:id="214" w:name="sol-solve-score-equation"/>
    <w:p>
      <w:pPr>
        <w:pStyle w:val="BodyText"/>
      </w:pPr>
      <w:ins w:id="3086" w:author="PR Preview" w:date="2026-01-01T00:00:00Z">
        <w:r>
          <w:rPr>
            <w:i/>
            <w:iCs/>
          </w:rPr>
          <w:t xml:space="preserve">Solution 31</w:t>
        </w:r>
      </w:ins>
      <w:ins w:id="3087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4"/>
    <w:p>
      <w:pPr>
        <w:pStyle w:val="FirstParagraph"/>
      </w:pPr>
      <w:ins w:id="3088" w:author="PR Preview" w:date="2026-01-01T00:00:00Z">
        <w:r>
          <w:t xml:space="preserve">Call this solution of the score equation</w:t>
        </w:r>
      </w:ins>
      <w:ins w:id="308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λ</m:t>
            </m:r>
          </m:e>
        </m:acc>
      </m:oMath>
      <w:ins w:id="3090" w:author="PR Preview" w:date="2026-01-01T00:00:00Z">
        <w:r>
          <w:t xml:space="preserve"> </w:t>
        </w:r>
      </w:ins>
      <w:ins w:id="3091" w:author="PR Preview" w:date="2026-01-01T00:00:00Z">
        <w:r>
          <w:t xml:space="preserve">for now: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5" w:name="exr-check-hessian"/>
    <w:p>
      <w:pPr>
        <w:pStyle w:val="FirstParagraph"/>
      </w:pPr>
      <w:ins w:id="3092" w:author="PR Preview" w:date="2026-01-01T00:00:00Z">
        <w:r>
          <w:rPr>
            <w:b/>
            <w:bCs/>
          </w:rPr>
          <w:t xml:space="preserve">Exercise 32 (Checking the second derivative)</w:t>
        </w:r>
      </w:ins>
      <w:ins w:id="3093" w:author="PR Preview" w:date="2026-01-01T00:00:00Z">
        <w:r>
          <w:t xml:space="preserve"> </w:t>
        </w:r>
      </w:ins>
      <w:ins w:id="3094" w:author="PR Preview" w:date="2026-01-01T00:00:00Z">
        <w:r>
          <w:t xml:space="preserve">Confirm that the Hessian</w:t>
        </w:r>
      </w:ins>
      <w:ins w:id="3095" w:author="PR Preview" w:date="2026-01-01T00:00:00Z">
        <w:r>
          <w:t xml:space="preserve"> </w:t>
        </w:r>
      </w:ins>
      <w:ins w:id="3096" w:author="PR Preview" w:date="2026-01-01T00:00:00Z">
        <w:r>
          <w:t xml:space="preserve">$\ell''({\lambda}; \mathord{\smash[b]{\underset{\raise.3ex\hbox{$\scriptstyle\sim$}}{x}}\vphantom{x}})$</w:t>
        </w:r>
      </w:ins>
      <w:ins w:id="3097" w:author="PR Preview" w:date="2026-01-01T00:00:00Z">
        <w:r>
          <w:t xml:space="preserve"> </w:t>
        </w:r>
      </w:ins>
      <w:ins w:id="3098" w:author="PR Preview" w:date="2026-01-01T00:00:00Z">
        <w:r>
          <w:t xml:space="preserve">is negative</w:t>
        </w:r>
      </w:ins>
      <w:ins w:id="3099" w:author="PR Preview" w:date="2026-01-01T00:00:00Z">
        <w:r>
          <w:t xml:space="preserve"> </w:t>
        </w:r>
      </w:ins>
      <w:ins w:id="3100" w:author="PR Preview" w:date="2026-01-01T00:00:00Z">
        <w:r>
          <w:t xml:space="preserve">when evaluated at</w:t>
        </w:r>
      </w:ins>
      <w:ins w:id="310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λ</m:t>
            </m:r>
          </m:e>
        </m:acc>
      </m:oMath>
      <w:ins w:id="3102" w:author="PR Preview" w:date="2026-01-01T00:00:00Z">
        <w:r>
          <w:t xml:space="preserve">, using</w:t>
        </w:r>
      </w:ins>
      <w:ins w:id="3103" w:author="PR Preview" w:date="2026-01-01T00:00:00Z">
        <w:r>
          <w:t xml:space="preserve"> </w:t>
        </w:r>
      </w:ins>
      <w:hyperlink w:anchor="exr-hessian">
        <w:ins w:id="3104" w:author="PR Preview" w:date="2026-01-01T00:00:00Z">
          <w:r>
            <w:rPr>
              <w:rStyle w:val="Hyperlink"/>
            </w:rPr>
            <w:t xml:space="preserve">Exercise 28</w:t>
          </w:r>
        </w:ins>
      </w:hyperlink>
      <w:ins w:id="3105" w:author="PR Preview" w:date="2026-01-01T00:00:00Z">
        <w:r>
          <w:t xml:space="preserve">.</w:t>
        </w:r>
      </w:ins>
    </w:p>
    <w:bookmarkEnd w:id="215"/>
    <w:bookmarkStart w:id="216" w:name="sol-check-hessian"/>
    <w:p>
      <w:pPr>
        <w:pStyle w:val="BodyText"/>
      </w:pPr>
      <w:ins w:id="3106" w:author="PR Preview" w:date="2026-01-01T00:00:00Z">
        <w:r>
          <w:rPr>
            <w:i/>
            <w:iCs/>
          </w:rPr>
          <w:t xml:space="preserve">Solution 32</w:t>
        </w:r>
      </w:ins>
      <w:ins w:id="3107" w:author="PR Preview" w:date="2026-01-01T00:00:00Z">
        <w:r>
          <w:t xml:space="preserve">. </w:t>
        </w:r>
      </w:ins>
    </w:p>
    <w:p>
      <w:pPr>
        <w:pStyle w:val="BodyText"/>
      </w:pPr>
      <w:ins w:id="3108" w:author="PR Preview" w:date="2026-01-01T00:00:00Z">
        <w:r>
  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  </w:r>
      </w:ins>
    </w:p>
    <w:bookmarkEnd w:id="216"/>
    <w:bookmarkStart w:id="217" w:name="exr-find-mle"/>
    <w:p>
      <w:pPr>
        <w:pStyle w:val="FirstParagraph"/>
      </w:pPr>
      <w:ins w:id="3109" w:author="PR Preview" w:date="2026-01-01T00:00:00Z">
        <w:r>
          <w:rPr>
            <w:b/>
            <w:bCs/>
          </w:rPr>
          <w:t xml:space="preserve">Exercise 33 (Identifying the MLE)</w:t>
        </w:r>
      </w:ins>
      <w:ins w:id="3110" w:author="PR Preview" w:date="2026-01-01T00:00:00Z">
        <w:r>
          <w:t xml:space="preserve"> </w:t>
        </w:r>
      </w:ins>
      <w:ins w:id="3111" w:author="PR Preview" w:date="2026-01-01T00:00:00Z">
        <w:r>
          <w:t xml:space="preserve">Draw conclusions about the MLE of</w:t>
        </w:r>
      </w:ins>
      <w:ins w:id="3112" w:author="PR Preview" w:date="2026-01-01T00:00:00Z">
        <w:r>
          <w:t xml:space="preserve"> </w:t>
        </w:r>
      </w:ins>
      <m:oMath>
        <m:r>
          <m:t>λ</m:t>
        </m:r>
      </m:oMath>
      <w:ins w:id="3113" w:author="PR Preview" w:date="2026-01-01T00:00:00Z">
        <w:r>
          <w:t xml:space="preserve">.</w:t>
        </w:r>
      </w:ins>
    </w:p>
    <w:bookmarkEnd w:id="217"/>
    <w:bookmarkStart w:id="218" w:name="sol-find-mle"/>
    <w:p>
      <w:pPr>
        <w:pStyle w:val="BodyText"/>
      </w:pPr>
      <w:ins w:id="3114" w:author="PR Preview" w:date="2026-01-01T00:00:00Z">
        <w:r>
          <w:rPr>
            <w:i/>
            <w:iCs/>
          </w:rPr>
          <w:t xml:space="preserve">Solution 33</w:t>
        </w:r>
      </w:ins>
      <w:ins w:id="3115" w:author="PR Preview" w:date="2026-01-01T00:00:00Z">
        <w:r>
          <w:t xml:space="preserve">. </w:t>
        </w:r>
      </w:ins>
      <w:ins w:id="3116" w:author="PR Preview" w:date="2026-01-01T00:00:00Z">
        <w:r>
          <w:t xml:space="preserve">Since</w:t>
        </w:r>
      </w:ins>
      <w:ins w:id="3117" w:author="PR Preview" w:date="2026-01-01T00:00:00Z">
        <w:r>
          <w:t xml:space="preserve"> </w:t>
        </w:r>
      </w:ins>
      <w:ins w:id="3118" w:author="PR Preview" w:date="2026-01-01T00:00:00Z">
        <w:r>
          <w:t xml:space="preserve">$\ell''(\tilde {\lambda}; \mathord{\smash[b]{\underset{\raise.3ex\hbox{$\scriptstyle\sim$}}{x}}\vphantom{x}}) &lt; 0$</w:t>
        </w:r>
      </w:ins>
      <w:ins w:id="3119" w:author="PR Preview" w:date="2026-01-01T00:00:00Z">
        <w:r>
          <w:t xml:space="preserve">,</w:t>
        </w:r>
      </w:ins>
      <w:ins w:id="312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λ</m:t>
            </m:r>
          </m:e>
        </m:acc>
      </m:oMath>
      <w:ins w:id="3121" w:author="PR Preview" w:date="2026-01-01T00:00:00Z">
        <w:r>
          <w:t xml:space="preserve"> </w:t>
        </w:r>
      </w:ins>
      <w:ins w:id="3122" w:author="PR Preview" w:date="2026-01-01T00:00:00Z">
        <w:r>
          <w:t xml:space="preserve">is a local maximizer of the log-likelihood.</w:t>
        </w:r>
      </w:ins>
      <w:ins w:id="3123" w:author="PR Preview" w:date="2026-01-01T00:00:00Z">
        <w:r>
          <w:t xml:space="preserve"> </w:t>
        </w:r>
      </w:ins>
      <w:ins w:id="3124" w:author="PR Preview" w:date="2026-01-01T00:00:00Z">
        <w:r>
          <w:t xml:space="preserve">Moreover,</w:t>
        </w:r>
      </w:ins>
      <w:ins w:id="3125" w:author="PR Preview" w:date="2026-01-01T00:00:00Z">
        <w:r>
          <w:t xml:space="preserve"> </w:t>
        </w:r>
      </w:ins>
      <w:ins w:id="3126" w:author="PR Preview" w:date="2026-01-01T00:00:00Z">
        <w:r>
          <w:t xml:space="preserve">$\ell''({\lambda}; \mathord{\smash[b]{\underset{\raise.3ex\hbox{$\scriptstyle\sim$}}{x}}\vphantom{x}}) = -n\bar x/{\lambda}^2 &lt; 0$</w:t>
        </w:r>
      </w:ins>
      <w:ins w:id="3127" w:author="PR Preview" w:date="2026-01-01T00:00:00Z">
        <w:r>
          <w:t xml:space="preserve"> </w:t>
        </w:r>
      </w:ins>
      <w:ins w:id="3128" w:author="PR Preview" w:date="2026-01-01T00:00:00Z">
        <w:r>
          <w:t xml:space="preserve">for every</w:t>
        </w:r>
      </w:ins>
      <w:ins w:id="3129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&gt;</m:t>
        </m:r>
        <m:r>
          <m:t>0</m:t>
        </m:r>
      </m:oMath>
      <w:ins w:id="3130" w:author="PR Preview" w:date="2026-01-01T00:00:00Z">
        <w:r>
          <w:t xml:space="preserve">,</w:t>
        </w:r>
      </w:ins>
      <w:ins w:id="3131" w:author="PR Preview" w:date="2026-01-01T00:00:00Z">
        <w:r>
          <w:t xml:space="preserve"> </w:t>
        </w:r>
      </w:ins>
      <w:ins w:id="3132" w:author="PR Preview" w:date="2026-01-01T00:00:00Z">
        <w:r>
          <w:t xml:space="preserve">so the log-likelihood is strictly concave,</w:t>
        </w:r>
      </w:ins>
      <w:ins w:id="3133" w:author="PR Preview" w:date="2026-01-01T00:00:00Z">
        <w:r>
          <w:t xml:space="preserve"> </w:t>
        </w:r>
      </w:ins>
      <w:ins w:id="3134" w:author="PR Preview" w:date="2026-01-01T00:00:00Z">
        <w:r>
          <w:t xml:space="preserve">and a local maximizer of a strictly concave function</w:t>
        </w:r>
      </w:ins>
      <w:ins w:id="3135" w:author="PR Preview" w:date="2026-01-01T00:00:00Z">
        <w:r>
          <w:t xml:space="preserve"> </w:t>
        </w:r>
      </w:ins>
      <w:ins w:id="3136" w:author="PR Preview" w:date="2026-01-01T00:00:00Z">
        <w:r>
          <w:t xml:space="preserve">is its unique global maximizer.</w:t>
        </w:r>
      </w:ins>
      <w:ins w:id="3137" w:author="PR Preview" w:date="2026-01-01T00:00:00Z">
        <w:r>
          <w:t xml:space="preserve"> </w:t>
        </w:r>
      </w:ins>
      <w:ins w:id="3138" w:author="PR Preview" w:date="2026-01-01T00:00:00Z">
        <w:r>
          <w:t xml:space="preserve">So</w:t>
        </w:r>
      </w:ins>
      <w:ins w:id="313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λ</m:t>
            </m:r>
          </m:e>
        </m:acc>
      </m:oMath>
      <w:ins w:id="3140" w:author="PR Preview" w:date="2026-01-01T00:00:00Z">
        <w:r>
          <w:t xml:space="preserve"> </w:t>
        </w:r>
      </w:ins>
      <w:ins w:id="3141" w:author="PR Preview" w:date="2026-01-01T00:00:00Z">
        <w:r>
          <w:t xml:space="preserve">maximizes</w:t>
        </w:r>
      </w:ins>
      <w:ins w:id="3142" w:author="PR Preview" w:date="2026-01-01T00:00:00Z">
        <w:r>
          <w:t xml:space="preserve"> </w:t>
        </w:r>
      </w:ins>
      <m:oMath>
        <m:r>
          <m:t>ℓ</m:t>
        </m:r>
      </m:oMath>
      <w:ins w:id="3143" w:author="PR Preview" w:date="2026-01-01T00:00:00Z">
        <w:r>
          <w:t xml:space="preserve">, and therefore</w:t>
        </w:r>
      </w:ins>
      <w:ins w:id="314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</m:oMath>
      <w:ins w:id="3145" w:author="PR Preview" w:date="2026-01-01T00:00:00Z">
        <w:r>
          <w:t xml:space="preserve">:</w:t>
        </w:r>
      </w:ins>
    </w:p>
    <w:p>
      <w:pPr>
        <w:pStyle w:val="SourceCode"/>
      </w:pPr>
      <w:ins w:id="3146" w:author="PR Preview" w:date="2026-01-01T00:00:00Z">
        <w:r>
          <w:rPr>
            <w:rStyle w:val="NormalTok"/>
          </w:rPr>
          <w:t xml:space="preserve">mle </w:t>
        </w:r>
      </w:ins>
      <w:ins w:id="3147" w:author="PR Preview" w:date="2026-01-01T00:00:00Z">
        <w:r>
          <w:rPr>
            <w:rStyle w:val="OtherTok"/>
          </w:rPr>
          <w:t xml:space="preserve">&lt;-</w:t>
        </w:r>
      </w:ins>
      <w:ins w:id="3148" w:author="PR Preview" w:date="2026-01-01T00:00:00Z">
        <w:r>
          <w:rPr>
            <w:rStyle w:val="NormalTok"/>
          </w:rPr>
          <w:t xml:space="preserve"> </w:t>
        </w:r>
      </w:ins>
      <w:ins w:id="3149" w:author="PR Preview" w:date="2026-01-01T00:00:00Z">
        <w:r>
          <w:rPr>
            <w:rStyle w:val="FunctionTok"/>
          </w:rPr>
          <w:t xml:space="preserve">mean</w:t>
        </w:r>
      </w:ins>
      <w:ins w:id="3150" w:author="PR Preview" w:date="2026-01-01T00:00:00Z">
        <w:r>
          <w:rPr>
            <w:rStyle w:val="NormalTok"/>
          </w:rPr>
          <w:t xml:space="preserve">(cyclones</w:t>
        </w:r>
      </w:ins>
      <w:ins w:id="3151" w:author="PR Preview" w:date="2026-01-01T00:00:00Z">
        <w:r>
          <w:rPr>
            <w:rStyle w:val="SpecialCharTok"/>
          </w:rPr>
          <w:t xml:space="preserve">$</w:t>
        </w:r>
      </w:ins>
      <w:ins w:id="3152" w:author="PR Preview" w:date="2026-01-01T00:00:00Z">
        <w:r>
          <w:rPr>
            <w:rStyle w:val="NormalTok"/>
          </w:rPr>
          <w:t xml:space="preserve">number)</w:t>
        </w:r>
      </w:ins>
      <w:ins w:id="3153" w:author="PR Preview" w:date="2026-01-01T00:00:00Z">
        <w:r>
          <w:br/>
        </w:r>
      </w:ins>
      <w:ins w:id="3154" w:author="PR Preview" w:date="2026-01-01T00:00:00Z">
        <w:r>
          <w:rPr>
            <w:rStyle w:val="NormalTok"/>
          </w:rPr>
          <w:t xml:space="preserve">mle</w:t>
        </w:r>
      </w:ins>
      <w:ins w:id="3155" w:author="PR Preview" w:date="2026-01-01T00:00:00Z">
        <w:r>
          <w:br/>
        </w:r>
      </w:ins>
      <w:ins w:id="3156" w:author="PR Preview" w:date="2026-01-01T00:00:00Z">
        <w:r>
          <w:rPr>
            <w:rStyle w:val="CommentTok"/>
          </w:rPr>
          <w:t xml:space="preserve">#&gt; [1] 5.53846</w:t>
        </w:r>
      </w:ins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8"/>
    <w:bookmarkStart w:id="219" w:name="exr-graph-mle"/>
    <w:p>
      <w:pPr>
        <w:pStyle w:val="FirstParagraph"/>
      </w:pPr>
      <w:ins w:id="3157" w:author="PR Preview" w:date="2026-01-01T00:00:00Z">
        <w:r>
          <w:rPr>
            <w:b/>
            <w:bCs/>
          </w:rPr>
          <w:t xml:space="preserve">Exercise 34 (Graphing the MLE)</w:t>
        </w:r>
      </w:ins>
      <w:ins w:id="3158" w:author="PR Preview" w:date="2026-01-01T00:00:00Z">
        <w:r>
          <w:t xml:space="preserve"> </w:t>
        </w:r>
      </w:ins>
      <w:ins w:id="3159" w:author="PR Preview" w:date="2026-01-01T00:00:00Z">
        <w:r>
          <w:t xml:space="preserve">Graph the log-likelihood with the MLE superimposed.</w:t>
        </w:r>
      </w:ins>
    </w:p>
    <w:bookmarkEnd w:id="219"/>
    <w:bookmarkStart w:id="224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3"/>
        </w:tc>
      </w:tr>
    </w:tbl>
    <w:bookmarkEnd w:id="224"/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160" w:author="PR Preview" w:date="2026-01-01T00:00:00Z">
        <w:r>
          <w:delText xml:space="preserve">Call this solution of the score equation</w:delText>
        </w:r>
      </w:del>
      <w:del w:id="316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λ</m:t>
            </m:r>
          </m:e>
        </m:acc>
      </m:oMath>
      <w:del w:id="3162" w:author="PR Preview" w:date="2026-01-01T00:00:00Z">
        <w:r>
          <w:delText xml:space="preserve"> </w:delText>
        </w:r>
      </w:del>
      <w:del w:id="3163" w:author="PR Preview" w:date="2026-01-01T00:00:00Z">
        <w:r>
          <w:delText xml:space="preserve">for now:</w:delText>
        </w:r>
      </w:del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del w:id="3164" w:author="PR Preview" w:date="2026-01-01T00:00:00Z">
        <w:r>
          <w:rPr>
            <w:b/>
            <w:bCs/>
          </w:rPr>
          <w:delText xml:space="preserve">Exercise 35 (Checking the second derivative)</w:delText>
        </w:r>
      </w:del>
      <w:del w:id="3165" w:author="PR Preview" w:date="2026-01-01T00:00:00Z">
        <w:r>
          <w:delText xml:space="preserve"> </w:delText>
        </w:r>
      </w:del>
      <w:del w:id="3166" w:author="PR Preview" w:date="2026-01-01T00:00:00Z">
        <w:r>
          <w:delText xml:space="preserve">Confirm that the Hessian</w:delText>
        </w:r>
      </w:del>
      <w:del w:id="3167" w:author="PR Preview" w:date="2026-01-01T00:00:00Z">
        <w:r>
          <w:delText xml:space="preserve"> </w:delText>
        </w:r>
      </w:del>
      <w:del w:id="3168" w:author="PR Preview" w:date="2026-01-01T00:00:00Z">
        <w:r>
          <w:delText xml:space="preserve">$\ell''({\lambda}; \mathord{\smash[b]{\underset{\raise.3ex\hbox{$\scriptstyle\sim$}}{x}}\vphantom{x}})$</w:delText>
        </w:r>
      </w:del>
      <w:del w:id="3169" w:author="PR Preview" w:date="2026-01-01T00:00:00Z">
        <w:r>
          <w:delText xml:space="preserve"> </w:delText>
        </w:r>
      </w:del>
      <w:del w:id="3170" w:author="PR Preview" w:date="2026-01-01T00:00:00Z">
        <w:r>
          <w:delText xml:space="preserve">is negative</w:delText>
        </w:r>
      </w:del>
      <w:del w:id="3171" w:author="PR Preview" w:date="2026-01-01T00:00:00Z">
        <w:r>
          <w:delText xml:space="preserve"> </w:delText>
        </w:r>
      </w:del>
      <w:del w:id="3172" w:author="PR Preview" w:date="2026-01-01T00:00:00Z">
        <w:r>
          <w:delText xml:space="preserve">when evaluated at</w:delText>
        </w:r>
      </w:del>
      <w:del w:id="317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λ</m:t>
            </m:r>
          </m:e>
        </m:acc>
      </m:oMath>
      <w:del w:id="3174" w:author="PR Preview" w:date="2026-01-01T00:00:00Z">
        <w:r>
          <w:delText xml:space="preserve">, using</w:delText>
        </w:r>
      </w:del>
      <w:del w:id="3175" w:author="PR Preview" w:date="2026-01-01T00:00:00Z">
        <w:r>
          <w:delText xml:space="preserve"> </w:delText>
        </w:r>
      </w:del>
      <w:hyperlink w:anchor="exr-hessian">
        <w:del w:id="3176" w:author="PR Preview" w:date="2026-01-01T00:00:00Z">
          <w:r>
            <w:rPr>
              <w:rStyle w:val="Hyperlink"/>
            </w:rPr>
            <w:delText xml:space="preserve">Exercise 31</w:delText>
          </w:r>
        </w:del>
      </w:hyperlink>
      <w:del w:id="3177" w:author="PR Preview" w:date="2026-01-01T00:00:00Z">
        <w:r>
          <w:delText xml:space="preserve">.</w:delText>
        </w:r>
      </w:del>
    </w:p>
    <w:p>
      <w:pPr>
        <w:pStyle w:val="BodyText"/>
      </w:pPr>
      <w:del w:id="3178" w:author="PR Preview" w:date="2026-01-01T00:00:00Z">
        <w:r>
          <w:rPr>
            <w:i/>
            <w:iCs/>
          </w:rPr>
          <w:delText xml:space="preserve">Solution 35</w:delText>
        </w:r>
      </w:del>
      <w:del w:id="3179" w:author="PR Preview" w:date="2026-01-01T00:00:00Z">
        <w:r>
          <w:delText xml:space="preserve">. </w:delText>
        </w:r>
      </w:del>
    </w:p>
    <w:p>
      <w:pPr>
        <w:pStyle w:val="BodyText"/>
      </w:pPr>
      <w:del w:id="3180" w:author="PR Preview" w:date="2026-01-01T00:00:00Z">
        <w:r>
          <w:delTex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delText>
        </w:r>
      </w:del>
    </w:p>
    <w:p>
      <w:pPr>
        <w:pStyle w:val="FirstParagraph"/>
      </w:pPr>
      <w:del w:id="3181" w:author="PR Preview" w:date="2026-01-01T00:00:00Z">
        <w:r>
          <w:rPr>
            <w:b/>
            <w:bCs/>
          </w:rPr>
          <w:delText xml:space="preserve">Exercise 36 (Identifying the MLE)</w:delText>
        </w:r>
      </w:del>
      <w:del w:id="3182" w:author="PR Preview" w:date="2026-01-01T00:00:00Z">
        <w:r>
          <w:delText xml:space="preserve"> </w:delText>
        </w:r>
      </w:del>
      <w:del w:id="3183" w:author="PR Preview" w:date="2026-01-01T00:00:00Z">
        <w:r>
          <w:delText xml:space="preserve">Draw conclusions about the MLE of</w:delText>
        </w:r>
      </w:del>
      <w:del w:id="3184" w:author="PR Preview" w:date="2026-01-01T00:00:00Z">
        <w:r>
          <w:delText xml:space="preserve"> </w:delText>
        </w:r>
      </w:del>
      <m:oMath>
        <m:r>
          <m:t>λ</m:t>
        </m:r>
      </m:oMath>
      <w:del w:id="3185" w:author="PR Preview" w:date="2026-01-01T00:00:00Z">
        <w:r>
          <w:delText xml:space="preserve">.</w:delText>
        </w:r>
      </w:del>
    </w:p>
    <w:p>
      <w:pPr>
        <w:pStyle w:val="BodyText"/>
      </w:pPr>
      <w:del w:id="3186" w:author="PR Preview" w:date="2026-01-01T00:00:00Z">
        <w:r>
          <w:rPr>
            <w:i/>
            <w:iCs/>
          </w:rPr>
          <w:delText xml:space="preserve">Solution 36</w:delText>
        </w:r>
      </w:del>
      <w:del w:id="3187" w:author="PR Preview" w:date="2026-01-01T00:00:00Z">
        <w:r>
          <w:delText xml:space="preserve">. </w:delText>
        </w:r>
      </w:del>
      <w:del w:id="3188" w:author="PR Preview" w:date="2026-01-01T00:00:00Z">
        <w:r>
          <w:delText xml:space="preserve">Since</w:delText>
        </w:r>
      </w:del>
      <w:del w:id="3189" w:author="PR Preview" w:date="2026-01-01T00:00:00Z">
        <w:r>
          <w:delText xml:space="preserve"> </w:delText>
        </w:r>
      </w:del>
      <w:del w:id="3190" w:author="PR Preview" w:date="2026-01-01T00:00:00Z">
        <w:r>
          <w:delText xml:space="preserve">$\ell''(\tilde {\lambda}; \mathord{\smash[b]{\underset{\raise.3ex\hbox{$\scriptstyle\sim$}}{x}}\vphantom{x}}) &lt; 0$</w:delText>
        </w:r>
      </w:del>
      <w:del w:id="3191" w:author="PR Preview" w:date="2026-01-01T00:00:00Z">
        <w:r>
          <w:delText xml:space="preserve">,</w:delText>
        </w:r>
      </w:del>
      <w:del w:id="319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λ</m:t>
            </m:r>
          </m:e>
        </m:acc>
      </m:oMath>
      <w:del w:id="3193" w:author="PR Preview" w:date="2026-01-01T00:00:00Z">
        <w:r>
          <w:delText xml:space="preserve"> </w:delText>
        </w:r>
      </w:del>
      <w:del w:id="3194" w:author="PR Preview" w:date="2026-01-01T00:00:00Z">
        <w:r>
          <w:delText xml:space="preserve">is a local maximizer of the log-likelihood.</w:delText>
        </w:r>
      </w:del>
      <w:del w:id="3195" w:author="PR Preview" w:date="2026-01-01T00:00:00Z">
        <w:r>
          <w:delText xml:space="preserve"> </w:delText>
        </w:r>
      </w:del>
      <w:del w:id="3196" w:author="PR Preview" w:date="2026-01-01T00:00:00Z">
        <w:r>
          <w:delText xml:space="preserve">Moreover,</w:delText>
        </w:r>
      </w:del>
      <w:del w:id="3197" w:author="PR Preview" w:date="2026-01-01T00:00:00Z">
        <w:r>
          <w:delText xml:space="preserve"> </w:delText>
        </w:r>
      </w:del>
      <w:del w:id="3198" w:author="PR Preview" w:date="2026-01-01T00:00:00Z">
        <w:r>
          <w:delText xml:space="preserve">$\ell''({\lambda}; \mathord{\smash[b]{\underset{\raise.3ex\hbox{$\scriptstyle\sim$}}{x}}\vphantom{x}}) = -n\bar x/{\lambda}^2 &lt; 0$</w:delText>
        </w:r>
      </w:del>
      <w:del w:id="3199" w:author="PR Preview" w:date="2026-01-01T00:00:00Z">
        <w:r>
          <w:delText xml:space="preserve"> </w:delText>
        </w:r>
      </w:del>
      <w:del w:id="3200" w:author="PR Preview" w:date="2026-01-01T00:00:00Z">
        <w:r>
          <w:delText xml:space="preserve">for every</w:delText>
        </w:r>
      </w:del>
      <w:del w:id="3201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&gt;</m:t>
        </m:r>
        <m:r>
          <m:t>0</m:t>
        </m:r>
      </m:oMath>
      <w:del w:id="3202" w:author="PR Preview" w:date="2026-01-01T00:00:00Z">
        <w:r>
          <w:delText xml:space="preserve">,</w:delText>
        </w:r>
      </w:del>
      <w:del w:id="3203" w:author="PR Preview" w:date="2026-01-01T00:00:00Z">
        <w:r>
          <w:delText xml:space="preserve"> </w:delText>
        </w:r>
      </w:del>
      <w:del w:id="3204" w:author="PR Preview" w:date="2026-01-01T00:00:00Z">
        <w:r>
          <w:delText xml:space="preserve">so the log-likelihood is strictly concave,</w:delText>
        </w:r>
      </w:del>
      <w:del w:id="3205" w:author="PR Preview" w:date="2026-01-01T00:00:00Z">
        <w:r>
          <w:delText xml:space="preserve"> </w:delText>
        </w:r>
      </w:del>
      <w:del w:id="3206" w:author="PR Preview" w:date="2026-01-01T00:00:00Z">
        <w:r>
          <w:delText xml:space="preserve">and a local maximizer of a strictly concave function</w:delText>
        </w:r>
      </w:del>
      <w:del w:id="3207" w:author="PR Preview" w:date="2026-01-01T00:00:00Z">
        <w:r>
          <w:delText xml:space="preserve"> </w:delText>
        </w:r>
      </w:del>
      <w:del w:id="3208" w:author="PR Preview" w:date="2026-01-01T00:00:00Z">
        <w:r>
          <w:delText xml:space="preserve">is its unique global maximizer.</w:delText>
        </w:r>
      </w:del>
      <w:del w:id="3209" w:author="PR Preview" w:date="2026-01-01T00:00:00Z">
        <w:r>
          <w:delText xml:space="preserve"> </w:delText>
        </w:r>
      </w:del>
      <w:del w:id="3210" w:author="PR Preview" w:date="2026-01-01T00:00:00Z">
        <w:r>
          <w:delText xml:space="preserve">So</w:delText>
        </w:r>
      </w:del>
      <w:del w:id="321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λ</m:t>
            </m:r>
          </m:e>
        </m:acc>
      </m:oMath>
      <w:del w:id="3212" w:author="PR Preview" w:date="2026-01-01T00:00:00Z">
        <w:r>
          <w:delText xml:space="preserve"> </w:delText>
        </w:r>
      </w:del>
      <w:del w:id="3213" w:author="PR Preview" w:date="2026-01-01T00:00:00Z">
        <w:r>
          <w:delText xml:space="preserve">maximizes</w:delText>
        </w:r>
      </w:del>
      <w:del w:id="3214" w:author="PR Preview" w:date="2026-01-01T00:00:00Z">
        <w:r>
          <w:delText xml:space="preserve"> </w:delText>
        </w:r>
      </w:del>
      <m:oMath>
        <m:r>
          <m:t>ℓ</m:t>
        </m:r>
      </m:oMath>
      <w:del w:id="3215" w:author="PR Preview" w:date="2026-01-01T00:00:00Z">
        <w:r>
          <w:delText xml:space="preserve">, and therefore</w:delText>
        </w:r>
      </w:del>
      <w:del w:id="321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</m:oMath>
      <w:del w:id="3217" w:author="PR Preview" w:date="2026-01-01T00:00:00Z">
        <w:r>
          <w:delText xml:space="preserve">:</w:delText>
        </w:r>
      </w:del>
    </w:p>
    <w:p>
      <w:pPr>
        <w:pStyle w:val="SourceCode"/>
      </w:pPr>
      <w:del w:id="3218" w:author="PR Preview" w:date="2026-01-01T00:00:00Z">
        <w:r>
          <w:rPr>
            <w:rStyle w:val="NormalTok"/>
          </w:rPr>
          <w:delText xml:space="preserve">mle </w:delText>
        </w:r>
      </w:del>
      <w:del w:id="3219" w:author="PR Preview" w:date="2026-01-01T00:00:00Z">
        <w:r>
          <w:rPr>
            <w:rStyle w:val="OtherTok"/>
          </w:rPr>
          <w:delText xml:space="preserve">&lt;-</w:delText>
        </w:r>
      </w:del>
      <w:del w:id="3220" w:author="PR Preview" w:date="2026-01-01T00:00:00Z">
        <w:r>
          <w:rPr>
            <w:rStyle w:val="NormalTok"/>
          </w:rPr>
          <w:delText xml:space="preserve"> </w:delText>
        </w:r>
      </w:del>
      <w:del w:id="3221" w:author="PR Preview" w:date="2026-01-01T00:00:00Z">
        <w:r>
          <w:rPr>
            <w:rStyle w:val="FunctionTok"/>
          </w:rPr>
          <w:delText xml:space="preserve">mean</w:delText>
        </w:r>
      </w:del>
      <w:del w:id="3222" w:author="PR Preview" w:date="2026-01-01T00:00:00Z">
        <w:r>
          <w:rPr>
            <w:rStyle w:val="NormalTok"/>
          </w:rPr>
          <w:delText xml:space="preserve">(cyclones</w:delText>
        </w:r>
      </w:del>
      <w:del w:id="3223" w:author="PR Preview" w:date="2026-01-01T00:00:00Z">
        <w:r>
          <w:rPr>
            <w:rStyle w:val="SpecialCharTok"/>
          </w:rPr>
          <w:delText xml:space="preserve">$</w:delText>
        </w:r>
      </w:del>
      <w:del w:id="3224" w:author="PR Preview" w:date="2026-01-01T00:00:00Z">
        <w:r>
          <w:rPr>
            <w:rStyle w:val="NormalTok"/>
          </w:rPr>
          <w:delText xml:space="preserve">number)</w:delText>
        </w:r>
      </w:del>
      <w:del w:id="3225" w:author="PR Preview" w:date="2026-01-01T00:00:00Z">
        <w:r>
          <w:br/>
        </w:r>
      </w:del>
      <w:del w:id="3226" w:author="PR Preview" w:date="2026-01-01T00:00:00Z">
        <w:r>
          <w:rPr>
            <w:rStyle w:val="NormalTok"/>
          </w:rPr>
          <w:delText xml:space="preserve">mle</w:delText>
        </w:r>
      </w:del>
      <w:del w:id="3227" w:author="PR Preview" w:date="2026-01-01T00:00:00Z">
        <w:r>
          <w:br/>
        </w:r>
      </w:del>
      <w:del w:id="3228" w:author="PR Preview" w:date="2026-01-01T00:00:00Z">
        <w:r>
          <w:rPr>
            <w:rStyle w:val="CommentTok"/>
          </w:rPr>
          <w:delText xml:space="preserve">#&gt; [1] 5.53846</w:delText>
        </w:r>
      </w:del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p>
      <w:pPr>
        <w:pStyle w:val="FirstParagraph"/>
      </w:pPr>
      <w:del w:id="3229" w:author="PR Preview" w:date="2026-01-01T00:00:00Z">
        <w:r>
          <w:rPr>
            <w:b/>
            <w:bCs/>
          </w:rPr>
          <w:delText xml:space="preserve">Exercise 37 (Graphing the MLE)</w:delText>
        </w:r>
      </w:del>
      <w:del w:id="3230" w:author="PR Preview" w:date="2026-01-01T00:00:00Z">
        <w:r>
          <w:delText xml:space="preserve"> </w:delText>
        </w:r>
      </w:del>
      <w:del w:id="3231" w:author="PR Preview" w:date="2026-01-01T00:00:00Z">
        <w:r>
          <w:delText xml:space="preserve">Graph the log-likelihood with the MLE superimposed.</w:delText>
        </w:r>
      </w:del>
    </w:p>
    <w:p>
      <w:pPr>
        <w:pStyle w:val="BodyText"/>
      </w:pPr>
      <w:del w:id="3232" w:author="PR Preview" w:date="2026-01-01T00:00:00Z">
        <w:r>
          <w:rPr>
            <w:i/>
            <w:iCs/>
          </w:rPr>
          <w:delText xml:space="preserve">Solution 37</w:delText>
        </w:r>
      </w:del>
      <w:del w:id="3233" w:author="PR Preview" w:date="2026-01-01T00:00:00Z">
        <w:r>
          <w:delText xml:space="preserve">. </w:delText>
        </w:r>
      </w:del>
    </w:p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9"/>
        </w:tc>
      </w:tr>
    </w:tbl>
    <w:bookmarkEnd w:id="230"/>
    <w:bookmarkStart w:id="26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3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4" w:name="exm-fisher-scoring-poisson"/>
    <w:p>
      <w:pPr>
        <w:pStyle w:val="BodyText"/>
      </w:pPr>
      <w:del w:id="3234" w:author="PR Preview" w:date="2026-01-01T00:00:00Z">
        <w:r>
          <w:rPr>
            <w:b/>
            <w:bCs/>
          </w:rPr>
          <w:delText xml:space="preserve">Example 11 (Fisher scoring for Poisson data)</w:delText>
        </w:r>
      </w:del>
      <w:del w:id="3235" w:author="PR Preview" w:date="2026-01-01T00:00:00Z">
        <w:r>
          <w:delText xml:space="preserve"> </w:delText>
        </w:r>
      </w:del>
      <w:del w:id="3236" w:author="PR Preview" w:date="2026-01-01T00:00:00Z">
        <w:r>
          <w:delText xml:space="preserve">For</w:delText>
        </w:r>
      </w:del>
      <w:del w:id="323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3238" w:author="PR Preview" w:date="2026-01-01T00:00:00Z">
        <w:r>
          <w:delText xml:space="preserve">,</w:delText>
        </w:r>
      </w:del>
      <w:del w:id="3239" w:author="PR Preview" w:date="2026-01-01T00:00:00Z">
        <w:r>
          <w:delText xml:space="preserve"> </w:delText>
        </w:r>
      </w:del>
      <w:del w:id="3240" w:author="PR Preview" w:date="2026-01-01T00:00:00Z">
        <w:r>
          <w:delText xml:space="preserve">the score is</w:delText>
        </w:r>
      </w:del>
      <w:del w:id="3241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del w:id="3242" w:author="PR Preview" w:date="2026-01-01T00:00:00Z">
        <w:r>
          <w:delText xml:space="preserve"> </w:delText>
        </w:r>
      </w:del>
      <w:del w:id="3243" w:author="PR Preview" w:date="2026-01-01T00:00:00Z">
        <w:r>
          <w:delText xml:space="preserve">and the expected information is</w:delText>
        </w:r>
      </w:del>
      <w:del w:id="324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3245" w:author="PR Preview" w:date="2026-01-01T00:00:00Z">
        <w:r>
          <w:delText xml:space="preserve"> </w:delText>
        </w:r>
      </w:del>
      <w:del w:id="3246" w:author="PR Preview" w:date="2026-01-01T00:00:00Z">
        <w:r>
          <w:delText xml:space="preserve">(</w:delText>
        </w:r>
      </w:del>
      <w:hyperlink w:anchor="exm-information-poisson">
        <w:del w:id="3247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3248" w:author="PR Preview" w:date="2026-01-01T00:00:00Z">
        <w:r>
          <w:delText xml:space="preserve">), so one Fisher scoring step from any</w:delText>
        </w:r>
      </w:del>
      <w:del w:id="3249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del w:id="3250" w:author="PR Preview" w:date="2026-01-01T00:00:00Z">
        <w:r>
          <w:delText xml:space="preserve"> </w:delText>
        </w:r>
      </w:del>
      <w:del w:id="3251" w:author="PR Preview" w:date="2026-01-01T00:00:00Z">
        <w:r>
          <w:delText xml:space="preserve">gives:</w:delText>
        </w:r>
      </w:del>
    </w:p>
    <w:p>
      <w:pPr>
        <w:pStyle w:val="BodyText"/>
      </w:pPr>
      <w:ins w:id="3252" w:author="PR Preview" w:date="2026-01-01T00:00:00Z">
        <w:r>
          <w:rPr>
            <w:b/>
            <w:bCs/>
          </w:rPr>
          <w:t xml:space="preserve">Example 12 (Fisher scoring for Poisson data)</w:t>
        </w:r>
      </w:ins>
      <w:ins w:id="3253" w:author="PR Preview" w:date="2026-01-01T00:00:00Z">
        <w:r>
          <w:t xml:space="preserve"> </w:t>
        </w:r>
      </w:ins>
      <w:ins w:id="3254" w:author="PR Preview" w:date="2026-01-01T00:00:00Z">
        <w:r>
          <w:t xml:space="preserve">For</w:t>
        </w:r>
      </w:ins>
      <w:ins w:id="325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3256" w:author="PR Preview" w:date="2026-01-01T00:00:00Z">
        <w:r>
          <w:t xml:space="preserve">,</w:t>
        </w:r>
      </w:ins>
      <w:ins w:id="3257" w:author="PR Preview" w:date="2026-01-01T00:00:00Z">
        <w:r>
          <w:t xml:space="preserve"> </w:t>
        </w:r>
      </w:ins>
      <w:ins w:id="3258" w:author="PR Preview" w:date="2026-01-01T00:00:00Z">
        <w:r>
          <w:t xml:space="preserve">the score is</w:t>
        </w:r>
      </w:ins>
      <w:ins w:id="3259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ins w:id="3260" w:author="PR Preview" w:date="2026-01-01T00:00:00Z">
        <w:r>
          <w:t xml:space="preserve"> </w:t>
        </w:r>
      </w:ins>
      <w:ins w:id="3261" w:author="PR Preview" w:date="2026-01-01T00:00:00Z">
        <w:r>
          <w:t xml:space="preserve">and the expected information is</w:t>
        </w:r>
      </w:ins>
      <w:ins w:id="326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3263" w:author="PR Preview" w:date="2026-01-01T00:00:00Z">
        <w:r>
          <w:t xml:space="preserve"> </w:t>
        </w:r>
      </w:ins>
      <w:ins w:id="3264" w:author="PR Preview" w:date="2026-01-01T00:00:00Z">
        <w:r>
          <w:t xml:space="preserve">(</w:t>
        </w:r>
      </w:ins>
      <w:hyperlink w:anchor="exm-information-poisson">
        <w:ins w:id="3265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3266" w:author="PR Preview" w:date="2026-01-01T00:00:00Z">
        <w:r>
          <w:t xml:space="preserve">), so one Fisher scoring step from any</w:t>
        </w:r>
      </w:ins>
      <w:ins w:id="3267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ins w:id="3268" w:author="PR Preview" w:date="2026-01-01T00:00:00Z">
        <w:r>
          <w:t xml:space="preserve"> </w:t>
        </w:r>
      </w:ins>
      <w:ins w:id="3269" w:author="PR Preview" w:date="2026-01-01T00:00:00Z">
        <w:r>
          <w:t xml:space="preserve">gives: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4"/>
    <w:bookmarkStart w:id="23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5"/>
    <w:p>
      <w:pPr>
        <w:pStyle w:val="BodyText"/>
      </w:pPr>
      <w:del w:id="3270" w:author="PR Preview" w:date="2026-01-01T00:00:00Z">
        <w:r>
          <w:delText xml:space="preserve">For</w:delText>
        </w:r>
      </w:del>
      <w:del w:id="3271" w:author="PR Preview" w:date="2026-01-01T00:00:00Z">
        <w:r>
          <w:delText xml:space="preserve"> </w:delText>
        </w:r>
      </w:del>
      <m:oMath>
        <m:r>
          <m:rPr>
            <m:sty m:val="p"/>
          </m:rPr>
          <m:t>iid</m:t>
        </m:r>
      </m:oMath>
      <w:del w:id="3272" w:author="PR Preview" w:date="2026-01-01T00:00:00Z">
        <w:r>
          <w:delText xml:space="preserve"> </w:delText>
        </w:r>
      </w:del>
      <w:del w:id="3273" w:author="PR Preview" w:date="2026-01-01T00:00:00Z">
        <w:r>
          <w:delText xml:space="preserve">data,</w:delText>
        </w:r>
      </w:del>
      <w:del w:id="3274" w:author="PR Preview" w:date="2026-01-01T00:00:00Z">
        <w:r>
          <w:delText xml:space="preserve"> </w:delText>
        </w:r>
      </w:del>
      <w:del w:id="3275" w:author="PR Preview" w:date="2026-01-01T00:00:00Z">
        <w:r>
          <w:delText xml:space="preserve">$\frac{1}{n}I_e(\theta; \mathord{\smash[b]{\underset{\raise.3ex\hbox{$\scriptstyle\sim$}}{x}}\vphantom{x}})$</w:delText>
        </w:r>
      </w:del>
      <w:del w:id="3276" w:author="PR Preview" w:date="2026-01-01T00:00:00Z">
        <w:r>
          <w:delText xml:space="preserve"> </w:delText>
        </w:r>
      </w:del>
      <w:del w:id="3277" w:author="PR Preview" w:date="2026-01-01T00:00:00Z">
        <w:r>
          <w:delText xml:space="preserve">is the sample covariance matrix (with divisor</w:delText>
        </w:r>
      </w:del>
      <w:del w:id="3278" w:author="PR Preview" w:date="2026-01-01T00:00:00Z">
        <w:r>
          <w:delText xml:space="preserve"> </w:delText>
        </w:r>
      </w:del>
      <m:oMath>
        <m:r>
          <m:t>n</m:t>
        </m:r>
      </m:oMath>
      <w:del w:id="3279" w:author="PR Preview" w:date="2026-01-01T00:00:00Z">
        <w:r>
          <w:delText xml:space="preserve">)</w:delText>
        </w:r>
      </w:del>
      <w:del w:id="3280" w:author="PR Preview" w:date="2026-01-01T00:00:00Z">
        <w:r>
          <w:delText xml:space="preserve"> </w:delText>
        </w:r>
      </w:del>
      <w:del w:id="3281" w:author="PR Preview" w:date="2026-01-01T00:00:00Z">
        <w:r>
          <w:delText xml:space="preserve">of the observations’ scores,</w:delText>
        </w:r>
      </w:del>
      <w:del w:id="3282" w:author="PR Preview" w:date="2026-01-01T00:00:00Z">
        <w:r>
          <w:delText xml:space="preserve"> </w:delText>
        </w:r>
      </w:del>
      <w:del w:id="3283" w:author="PR Preview" w:date="2026-01-01T00:00:00Z">
        <w:r>
          <w:delText xml:space="preserve">so it estimates the covariance matrix of one observation’s score,</w:delText>
        </w:r>
      </w:del>
      <w:del w:id="328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del w:id="3285" w:author="PR Preview" w:date="2026-01-01T00:00:00Z">
        <w:r>
          <w:delText xml:space="preserve"> </w:delText>
        </w:r>
      </w:del>
      <w:del w:id="3286" w:author="PR Preview" w:date="2026-01-01T00:00:00Z">
        <w:r>
          <w:delText xml:space="preserve">(</w:delText>
        </w:r>
      </w:del>
      <w:hyperlink w:anchor="thm-information-equality">
        <w:del w:id="3287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3288" w:author="PR Preview" w:date="2026-01-01T00:00:00Z">
        <w:r>
          <w:delText xml:space="preserve">).</w:delText>
        </w:r>
      </w:del>
      <w:del w:id="3289" w:author="PR Preview" w:date="2026-01-01T00:00:00Z">
        <w:r>
          <w:delText xml:space="preserve"> </w:delText>
        </w:r>
      </w:del>
      <w:del w:id="3290" w:author="PR Preview" w:date="2026-01-01T00:00:00Z">
        <w:r>
          <w:delText xml:space="preserve">The empirical information needs only first derivatives,</w:delText>
        </w:r>
      </w:del>
      <w:del w:id="3291" w:author="PR Preview" w:date="2026-01-01T00:00:00Z">
        <w:r>
          <w:delText xml:space="preserve"> </w:delText>
        </w:r>
      </w:del>
      <w:del w:id="3292" w:author="PR Preview" w:date="2026-01-01T00:00:00Z">
        <w:r>
          <w:delText xml:space="preserve">so it can be easier to compute than the observed information,</w:delText>
        </w:r>
      </w:del>
      <w:del w:id="3293" w:author="PR Preview" w:date="2026-01-01T00:00:00Z">
        <w:r>
          <w:delText xml:space="preserve"> </w:delText>
        </w:r>
      </w:del>
      <w:del w:id="3294" w:author="PR Preview" w:date="2026-01-01T00:00:00Z">
        <w:r>
          <w:delText xml:space="preserve">and it can replace the observed information in the Newton-Raphson update.</w:delText>
        </w:r>
      </w:del>
    </w:p>
    <w:p>
      <w:pPr>
        <w:pStyle w:val="BodyText"/>
      </w:pPr>
      <w:ins w:id="3295" w:author="PR Preview" w:date="2026-01-01T00:00:00Z">
        <w:r>
          <w:t xml:space="preserve">For</w:t>
        </w:r>
      </w:ins>
      <w:ins w:id="3296" w:author="PR Preview" w:date="2026-01-01T00:00:00Z">
        <w:r>
          <w:t xml:space="preserve"> </w:t>
        </w:r>
      </w:ins>
      <m:oMath>
        <m:r>
          <m:rPr>
            <m:sty m:val="p"/>
          </m:rPr>
          <m:t>iid</m:t>
        </m:r>
      </m:oMath>
      <w:ins w:id="3297" w:author="PR Preview" w:date="2026-01-01T00:00:00Z">
        <w:r>
          <w:t xml:space="preserve"> </w:t>
        </w:r>
      </w:ins>
      <w:ins w:id="3298" w:author="PR Preview" w:date="2026-01-01T00:00:00Z">
        <w:r>
          <w:t xml:space="preserve">data,</w:t>
        </w:r>
      </w:ins>
      <w:ins w:id="3299" w:author="PR Preview" w:date="2026-01-01T00:00:00Z">
        <w:r>
          <w:t xml:space="preserve"> </w:t>
        </w:r>
      </w:ins>
      <w:ins w:id="3300" w:author="PR Preview" w:date="2026-01-01T00:00:00Z">
        <w:r>
          <w:t xml:space="preserve">$\frac{1}{n}I_e(\theta; \mathord{\smash[b]{\underset{\raise.3ex\hbox{$\scriptstyle\sim$}}{x}}\vphantom{x}})$</w:t>
        </w:r>
      </w:ins>
      <w:ins w:id="3301" w:author="PR Preview" w:date="2026-01-01T00:00:00Z">
        <w:r>
          <w:t xml:space="preserve"> </w:t>
        </w:r>
      </w:ins>
      <w:ins w:id="3302" w:author="PR Preview" w:date="2026-01-01T00:00:00Z">
        <w:r>
          <w:t xml:space="preserve">is the sample covariance matrix (with divisor</w:t>
        </w:r>
      </w:ins>
      <w:ins w:id="3303" w:author="PR Preview" w:date="2026-01-01T00:00:00Z">
        <w:r>
          <w:t xml:space="preserve"> </w:t>
        </w:r>
      </w:ins>
      <m:oMath>
        <m:r>
          <m:t>n</m:t>
        </m:r>
      </m:oMath>
      <w:ins w:id="3304" w:author="PR Preview" w:date="2026-01-01T00:00:00Z">
        <w:r>
          <w:t xml:space="preserve">)</w:t>
        </w:r>
      </w:ins>
      <w:ins w:id="3305" w:author="PR Preview" w:date="2026-01-01T00:00:00Z">
        <w:r>
          <w:t xml:space="preserve"> </w:t>
        </w:r>
      </w:ins>
      <w:ins w:id="3306" w:author="PR Preview" w:date="2026-01-01T00:00:00Z">
        <w:r>
          <w:t xml:space="preserve">of the observations’ scores,</w:t>
        </w:r>
      </w:ins>
      <w:ins w:id="3307" w:author="PR Preview" w:date="2026-01-01T00:00:00Z">
        <w:r>
          <w:t xml:space="preserve"> </w:t>
        </w:r>
      </w:ins>
      <w:ins w:id="3308" w:author="PR Preview" w:date="2026-01-01T00:00:00Z">
        <w:r>
          <w:t xml:space="preserve">so it estimates the covariance matrix of one observation’s score,</w:t>
        </w:r>
      </w:ins>
      <w:ins w:id="330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ins w:id="3310" w:author="PR Preview" w:date="2026-01-01T00:00:00Z">
        <w:r>
          <w:t xml:space="preserve"> </w:t>
        </w:r>
      </w:ins>
      <w:ins w:id="3311" w:author="PR Preview" w:date="2026-01-01T00:00:00Z">
        <w:r>
          <w:t xml:space="preserve">(</w:t>
        </w:r>
      </w:ins>
      <w:hyperlink w:anchor="thm-information-equality">
        <w:ins w:id="3312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3313" w:author="PR Preview" w:date="2026-01-01T00:00:00Z">
        <w:r>
          <w:t xml:space="preserve">).</w:t>
        </w:r>
      </w:ins>
      <w:ins w:id="3314" w:author="PR Preview" w:date="2026-01-01T00:00:00Z">
        <w:r>
          <w:t xml:space="preserve"> </w:t>
        </w:r>
      </w:ins>
      <w:ins w:id="3315" w:author="PR Preview" w:date="2026-01-01T00:00:00Z">
        <w:r>
          <w:t xml:space="preserve">The empirical information needs only first derivatives,</w:t>
        </w:r>
      </w:ins>
      <w:ins w:id="3316" w:author="PR Preview" w:date="2026-01-01T00:00:00Z">
        <w:r>
          <w:t xml:space="preserve"> </w:t>
        </w:r>
      </w:ins>
      <w:ins w:id="3317" w:author="PR Preview" w:date="2026-01-01T00:00:00Z">
        <w:r>
          <w:t xml:space="preserve">so it can be easier to compute than the observed information,</w:t>
        </w:r>
      </w:ins>
      <w:ins w:id="3318" w:author="PR Preview" w:date="2026-01-01T00:00:00Z">
        <w:r>
          <w:t xml:space="preserve"> </w:t>
        </w:r>
      </w:ins>
      <w:ins w:id="3319" w:author="PR Preview" w:date="2026-01-01T00:00:00Z">
        <w:r>
          <w:t xml:space="preserve">and it can replace the observed information in the Newton-Raphson update.</w:t>
        </w:r>
      </w:ins>
    </w:p>
    <w:bookmarkEnd w:id="236"/>
    <w:bookmarkStart w:id="25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7" w:name="exm-dobson-cyclones-Newton"/>
    <w:p>
      <w:pPr>
        <w:pStyle w:val="FirstParagraph"/>
      </w:pPr>
      <w:del w:id="3320" w:author="PR Preview" w:date="2026-01-01T00:00:00Z">
        <w:r>
          <w:rPr>
            <w:b/>
            <w:bCs/>
          </w:rPr>
          <w:delText xml:space="preserve">Example 12 (Finding the MLE using the Newton-Raphson algorithm)</w:delText>
        </w:r>
      </w:del>
      <w:del w:id="3321" w:author="PR Preview" w:date="2026-01-01T00:00:00Z">
        <w:r>
          <w:delText xml:space="preserve"> </w:delText>
        </w:r>
      </w:del>
      <w:del w:id="3322" w:author="PR Preview" w:date="2026-01-01T00:00:00Z">
        <w:r>
          <w:delText xml:space="preserve">We found the MLE</w:delText>
        </w:r>
      </w:del>
      <w:del w:id="332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3324" w:author="PR Preview" w:date="2026-01-01T00:00:00Z">
        <w:r>
          <w:delText xml:space="preserve"> </w:delText>
        </w:r>
      </w:del>
      <w:del w:id="3325" w:author="PR Preview" w:date="2026-01-01T00:00:00Z">
        <w:r>
          <w:delText xml:space="preserve">by solving the score equation</w:delText>
        </w:r>
      </w:del>
      <w:del w:id="3326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3327" w:author="PR Preview" w:date="2026-01-01T00:00:00Z">
        <w:r>
          <w:delText xml:space="preserve"> </w:delText>
        </w:r>
      </w:del>
      <w:del w:id="3328" w:author="PR Preview" w:date="2026-01-01T00:00:00Z">
        <w:r>
          <w:delText xml:space="preserve">algebraically</w:delText>
        </w:r>
      </w:del>
      <w:del w:id="3329" w:author="PR Preview" w:date="2026-01-01T00:00:00Z">
        <w:r>
          <w:delText xml:space="preserve"> </w:delText>
        </w:r>
      </w:del>
      <w:del w:id="3330" w:author="PR Preview" w:date="2026-01-01T00:00:00Z">
        <w:r>
          <w:delText xml:space="preserve">(</w:delText>
        </w:r>
      </w:del>
      <w:hyperlink w:anchor="exr-solve-score-equation">
        <w:del w:id="3331" w:author="PR Preview" w:date="2026-01-01T00:00:00Z">
          <w:r>
            <w:rPr>
              <w:rStyle w:val="Hyperlink"/>
            </w:rPr>
            <w:delText xml:space="preserve">Exercise 34</w:delText>
          </w:r>
        </w:del>
      </w:hyperlink>
      <w:del w:id="3332" w:author="PR Preview" w:date="2026-01-01T00:00:00Z">
        <w:r>
          <w:delText xml:space="preserve">).</w:delText>
        </w:r>
      </w:del>
      <w:del w:id="3333" w:author="PR Preview" w:date="2026-01-01T00:00:00Z">
        <w:r>
          <w:delText xml:space="preserve"> </w:delText>
        </w:r>
      </w:del>
      <w:del w:id="3334" w:author="PR Preview" w:date="2026-01-01T00:00:00Z">
        <w:r>
          <w:delText xml:space="preserve">If we could not have solved it,</w:delText>
        </w:r>
      </w:del>
      <w:del w:id="3335" w:author="PR Preview" w:date="2026-01-01T00:00:00Z">
        <w:r>
          <w:delText xml:space="preserve"> </w:delText>
        </w:r>
      </w:del>
      <w:del w:id="3336" w:author="PR Preview" w:date="2026-01-01T00:00:00Z">
        <w:r>
          <w:delText xml:space="preserve">we could instead start from an initial guess such as</w:delText>
        </w:r>
      </w:del>
      <w:del w:id="3337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del w:id="3338" w:author="PR Preview" w:date="2026-01-01T00:00:00Z">
        <w:r>
          <w:delText xml:space="preserve"> </w:delText>
        </w:r>
      </w:del>
      <w:del w:id="3339" w:author="PR Preview" w:date="2026-01-01T00:00:00Z">
        <w:r>
          <w:delText xml:space="preserve">and apply the</w:delText>
        </w:r>
      </w:del>
      <w:del w:id="3340" w:author="PR Preview" w:date="2026-01-01T00:00:00Z">
        <w:r>
          <w:delText xml:space="preserve"> </w:delText>
        </w:r>
      </w:del>
      <w:hyperlink w:anchor="sec-newton-raphson">
        <w:del w:id="3341" w:author="PR Preview" w:date="2026-01-01T00:00:00Z">
          <w:r>
            <w:rPr>
              <w:rStyle w:val="Hyperlink"/>
            </w:rPr>
            <w:delText xml:space="preserve">Newton-Raphson algorithm</w:delText>
          </w:r>
        </w:del>
      </w:hyperlink>
      <w:del w:id="3342" w:author="PR Preview" w:date="2026-01-01T00:00:00Z">
        <w:r>
          <w:delText xml:space="preserve">.</w:delText>
        </w:r>
      </w:del>
    </w:p>
    <w:p>
      <w:pPr>
        <w:pStyle w:val="FirstParagraph"/>
      </w:pPr>
      <w:ins w:id="3343" w:author="PR Preview" w:date="2026-01-01T00:00:00Z">
        <w:r>
          <w:rPr>
            <w:b/>
            <w:bCs/>
          </w:rPr>
          <w:t xml:space="preserve">Example 13 (Finding the MLE using the Newton-Raphson algorithm)</w:t>
        </w:r>
      </w:ins>
      <w:ins w:id="3344" w:author="PR Preview" w:date="2026-01-01T00:00:00Z">
        <w:r>
          <w:t xml:space="preserve"> </w:t>
        </w:r>
      </w:ins>
      <w:ins w:id="3345" w:author="PR Preview" w:date="2026-01-01T00:00:00Z">
        <w:r>
          <w:t xml:space="preserve">We found the MLE</w:t>
        </w:r>
      </w:ins>
      <w:ins w:id="334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3347" w:author="PR Preview" w:date="2026-01-01T00:00:00Z">
        <w:r>
          <w:t xml:space="preserve"> </w:t>
        </w:r>
      </w:ins>
      <w:ins w:id="3348" w:author="PR Preview" w:date="2026-01-01T00:00:00Z">
        <w:r>
          <w:t xml:space="preserve">by solving the score equation</w:t>
        </w:r>
      </w:ins>
      <w:ins w:id="3349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3350" w:author="PR Preview" w:date="2026-01-01T00:00:00Z">
        <w:r>
          <w:t xml:space="preserve"> </w:t>
        </w:r>
      </w:ins>
      <w:ins w:id="3351" w:author="PR Preview" w:date="2026-01-01T00:00:00Z">
        <w:r>
          <w:t xml:space="preserve">algebraically</w:t>
        </w:r>
      </w:ins>
      <w:ins w:id="3352" w:author="PR Preview" w:date="2026-01-01T00:00:00Z">
        <w:r>
          <w:t xml:space="preserve"> </w:t>
        </w:r>
      </w:ins>
      <w:ins w:id="3353" w:author="PR Preview" w:date="2026-01-01T00:00:00Z">
        <w:r>
          <w:t xml:space="preserve">(</w:t>
        </w:r>
      </w:ins>
      <w:hyperlink w:anchor="exr-solve-score-equation">
        <w:ins w:id="3354" w:author="PR Preview" w:date="2026-01-01T00:00:00Z">
          <w:r>
            <w:rPr>
              <w:rStyle w:val="Hyperlink"/>
            </w:rPr>
            <w:t xml:space="preserve">Exercise 31</w:t>
          </w:r>
        </w:ins>
      </w:hyperlink>
      <w:ins w:id="3355" w:author="PR Preview" w:date="2026-01-01T00:00:00Z">
        <w:r>
          <w:t xml:space="preserve">).</w:t>
        </w:r>
      </w:ins>
      <w:ins w:id="3356" w:author="PR Preview" w:date="2026-01-01T00:00:00Z">
        <w:r>
          <w:t xml:space="preserve"> </w:t>
        </w:r>
      </w:ins>
      <w:ins w:id="3357" w:author="PR Preview" w:date="2026-01-01T00:00:00Z">
        <w:r>
          <w:t xml:space="preserve">If we could not have solved it,</w:t>
        </w:r>
      </w:ins>
      <w:ins w:id="3358" w:author="PR Preview" w:date="2026-01-01T00:00:00Z">
        <w:r>
          <w:t xml:space="preserve"> </w:t>
        </w:r>
      </w:ins>
      <w:ins w:id="3359" w:author="PR Preview" w:date="2026-01-01T00:00:00Z">
        <w:r>
          <w:t xml:space="preserve">we could instead start from an initial guess such as</w:t>
        </w:r>
      </w:ins>
      <w:ins w:id="3360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ins w:id="3361" w:author="PR Preview" w:date="2026-01-01T00:00:00Z">
        <w:r>
          <w:t xml:space="preserve"> </w:t>
        </w:r>
      </w:ins>
      <w:ins w:id="3362" w:author="PR Preview" w:date="2026-01-01T00:00:00Z">
        <w:r>
          <w:t xml:space="preserve">and apply the</w:t>
        </w:r>
      </w:ins>
      <w:ins w:id="3363" w:author="PR Preview" w:date="2026-01-01T00:00:00Z">
        <w:r>
          <w:t xml:space="preserve"> </w:t>
        </w:r>
      </w:ins>
      <w:hyperlink w:anchor="sec-newton-raphson">
        <w:ins w:id="3364" w:author="PR Preview" w:date="2026-01-01T00:00:00Z">
          <w:r>
            <w:rPr>
              <w:rStyle w:val="Hyperlink"/>
            </w:rPr>
            <w:t xml:space="preserve">Newton-Raphson algorithm</w:t>
          </w:r>
        </w:ins>
      </w:hyperlink>
      <w:ins w:id="3365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7"/>
    <w:p>
      <w:pPr>
        <w:pStyle w:val="FirstParagraph"/>
      </w:pPr>
      <w:del w:id="3366" w:author="PR Preview" w:date="2026-01-01T00:00:00Z">
        <w:r>
          <w:delText xml:space="preserve">From</w:delText>
        </w:r>
      </w:del>
      <w:del w:id="3367" w:author="PR Preview" w:date="2026-01-01T00:00:00Z">
        <w:r>
          <w:delText xml:space="preserve"> </w:delText>
        </w:r>
      </w:del>
      <w:hyperlink w:anchor="exr-cyclone-score-fn">
        <w:del w:id="3368" w:author="PR Preview" w:date="2026-01-01T00:00:00Z">
          <w:r>
            <w:rPr>
              <w:rStyle w:val="Hyperlink"/>
            </w:rPr>
            <w:delText xml:space="preserve">Exercise 29</w:delText>
          </w:r>
        </w:del>
      </w:hyperlink>
      <w:del w:id="3369" w:author="PR Preview" w:date="2026-01-01T00:00:00Z">
        <w:r>
          <w:delText xml:space="preserve"> </w:delText>
        </w:r>
      </w:del>
      <w:del w:id="3370" w:author="PR Preview" w:date="2026-01-01T00:00:00Z">
        <w:r>
          <w:delText xml:space="preserve">and</w:delText>
        </w:r>
      </w:del>
      <w:del w:id="3371" w:author="PR Preview" w:date="2026-01-01T00:00:00Z">
        <w:r>
          <w:delText xml:space="preserve"> </w:delText>
        </w:r>
      </w:del>
      <w:hyperlink w:anchor="exr-hessian">
        <w:del w:id="3372" w:author="PR Preview" w:date="2026-01-01T00:00:00Z">
          <w:r>
            <w:rPr>
              <w:rStyle w:val="Hyperlink"/>
            </w:rPr>
            <w:delText xml:space="preserve">Exercise 31</w:delText>
          </w:r>
        </w:del>
      </w:hyperlink>
      <w:del w:id="3373" w:author="PR Preview" w:date="2026-01-01T00:00:00Z">
        <w:r>
          <w:delText xml:space="preserve">,</w:delText>
        </w:r>
      </w:del>
      <w:del w:id="3374" w:author="PR Preview" w:date="2026-01-01T00:00:00Z">
        <w:r>
          <w:delText xml:space="preserve"> </w:delText>
        </w:r>
      </w:del>
      <w:del w:id="3375" w:author="PR Preview" w:date="2026-01-01T00:00:00Z">
        <w:r>
          <w:delText xml:space="preserve">the score function and Hessian are:</w:delText>
        </w:r>
      </w:del>
    </w:p>
    <w:p>
      <w:pPr>
        <w:pStyle w:val="FirstParagraph"/>
      </w:pPr>
      <w:ins w:id="3376" w:author="PR Preview" w:date="2026-01-01T00:00:00Z">
        <w:r>
          <w:t xml:space="preserve">From</w:t>
        </w:r>
      </w:ins>
      <w:ins w:id="3377" w:author="PR Preview" w:date="2026-01-01T00:00:00Z">
        <w:r>
          <w:t xml:space="preserve"> </w:t>
        </w:r>
      </w:ins>
      <w:hyperlink w:anchor="exr-cyclone-score-fn">
        <w:ins w:id="3378" w:author="PR Preview" w:date="2026-01-01T00:00:00Z">
          <w:r>
            <w:rPr>
              <w:rStyle w:val="Hyperlink"/>
            </w:rPr>
            <w:t xml:space="preserve">Exercise 26</w:t>
          </w:r>
        </w:ins>
      </w:hyperlink>
      <w:ins w:id="3379" w:author="PR Preview" w:date="2026-01-01T00:00:00Z">
        <w:r>
          <w:t xml:space="preserve"> </w:t>
        </w:r>
      </w:ins>
      <w:ins w:id="3380" w:author="PR Preview" w:date="2026-01-01T00:00:00Z">
        <w:r>
          <w:t xml:space="preserve">and</w:t>
        </w:r>
      </w:ins>
      <w:ins w:id="3381" w:author="PR Preview" w:date="2026-01-01T00:00:00Z">
        <w:r>
          <w:t xml:space="preserve"> </w:t>
        </w:r>
      </w:ins>
      <w:hyperlink w:anchor="exr-hessian">
        <w:ins w:id="3382" w:author="PR Preview" w:date="2026-01-01T00:00:00Z">
          <w:r>
            <w:rPr>
              <w:rStyle w:val="Hyperlink"/>
            </w:rPr>
            <w:t xml:space="preserve">Exercise 28</w:t>
          </w:r>
        </w:ins>
      </w:hyperlink>
      <w:ins w:id="3383" w:author="PR Preview" w:date="2026-01-01T00:00:00Z">
        <w:r>
          <w:t xml:space="preserve">,</w:t>
        </w:r>
      </w:ins>
      <w:ins w:id="3384" w:author="PR Preview" w:date="2026-01-01T00:00:00Z">
        <w:r>
          <w:t xml:space="preserve"> </w:t>
        </w:r>
      </w:ins>
      <w:ins w:id="3385" w:author="PR Preview" w:date="2026-01-01T00:00:00Z">
        <w:r>
          <w:t xml:space="preserve">the score function and Hessian are:</w:t>
        </w:r>
      </w:ins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4"/>
          <w:p/>
        </w:tc>
      </w:tr>
    </w:tbl>
    <w:p>
      <w:pPr>
        <w:pStyle w:val="BodyText"/>
      </w:pPr>
      <w:del w:id="3386" w:author="PR Preview" w:date="2026-01-01T00:00:00Z">
        <w:r>
          <w:delText xml:space="preserve">The final estimate matches the closed-form MLE,</w:delText>
        </w:r>
      </w:del>
      <w:del w:id="3387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del w:id="3388" w:author="PR Preview" w:date="2026-01-01T00:00:00Z">
        <w:r>
          <w:delText xml:space="preserve"> </w:delText>
        </w:r>
      </w:del>
      <w:del w:id="3389" w:author="PR Preview" w:date="2026-01-01T00:00:00Z">
        <w:r>
          <w:delText xml:space="preserve">(</w:delText>
        </w:r>
      </w:del>
      <w:hyperlink w:anchor="exr-find-mle">
        <w:del w:id="3390" w:author="PR Preview" w:date="2026-01-01T00:00:00Z">
          <w:r>
            <w:rPr>
              <w:rStyle w:val="Hyperlink"/>
            </w:rPr>
            <w:delText xml:space="preserve">Exercise 36</w:delText>
          </w:r>
        </w:del>
      </w:hyperlink>
      <w:del w:id="3391" w:author="PR Preview" w:date="2026-01-01T00:00:00Z">
        <w:r>
          <w:delText xml:space="preserve">).</w:delText>
        </w:r>
      </w:del>
    </w:p>
    <w:p>
      <w:pPr>
        <w:pStyle w:val="Heading2"/>
      </w:pPr>
      <w:del w:id="3392" w:author="PR Preview" w:date="2026-01-01T00:00:00Z">
        <w:r>
          <w:delText xml:space="preserve">3 Maximum likelihood for univariate Gaussian models</w:delText>
        </w:r>
      </w:del>
    </w:p>
    <w:p>
      <w:pPr>
        <w:pStyle w:val="BodyText"/>
      </w:pPr>
      <w:ins w:id="3393" w:author="PR Preview" w:date="2026-01-01T00:00:00Z">
        <w:r>
          <w:t xml:space="preserve">The final estimate matches the closed-form MLE,</w:t>
        </w:r>
      </w:ins>
      <w:ins w:id="3394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ins w:id="3395" w:author="PR Preview" w:date="2026-01-01T00:00:00Z">
        <w:r>
          <w:t xml:space="preserve"> </w:t>
        </w:r>
      </w:ins>
      <w:ins w:id="3396" w:author="PR Preview" w:date="2026-01-01T00:00:00Z">
        <w:r>
          <w:t xml:space="preserve">(</w:t>
        </w:r>
      </w:ins>
      <w:hyperlink w:anchor="exr-find-mle">
        <w:ins w:id="3397" w:author="PR Preview" w:date="2026-01-01T00:00:00Z">
          <w:r>
            <w:rPr>
              <w:rStyle w:val="Hyperlink"/>
            </w:rPr>
            <w:t xml:space="preserve">Exercise 33</w:t>
          </w:r>
        </w:ins>
      </w:hyperlink>
      <w:ins w:id="3398" w:author="PR Preview" w:date="2026-01-01T00:00:00Z">
        <w:r>
          <w:t xml:space="preserve">).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8"/>
        </w:tc>
      </w:tr>
    </w:tbl>
    <w:bookmarkEnd w:id="259"/>
    <w:bookmarkEnd w:id="260"/>
    <w:bookmarkEnd w:id="261"/>
    <w:bookmarkStart w:id="265" w:name="sec-bernoulli-mle"/>
    <w:p>
      <w:pPr>
        <w:pStyle w:val="Heading2"/>
      </w:pPr>
      <w:ins w:id="3399" w:author="PR Preview" w:date="2026-01-01T00:00:00Z">
        <w:r>
          <w:t xml:space="preserve">3 Maximum likelihood for a Bernoulli model without covariates</w:t>
        </w:r>
      </w:ins>
    </w:p>
    <w:bookmarkStart w:id="264" w:name="rem-bernoulli-mle-moved"/>
    <w:p>
      <w:pPr>
        <w:pStyle w:val="FirstParagraph"/>
      </w:pPr>
      <w:ins w:id="3400" w:author="PR Preview" w:date="2026-01-01T00:00:00Z">
        <w:r>
          <w:rPr>
            <w:i/>
            <w:iCs/>
          </w:rPr>
          <w:t xml:space="preserve">Remark 11</w:t>
        </w:r>
      </w:ins>
      <w:ins w:id="3401" w:author="PR Preview" w:date="2026-01-01T00:00:00Z">
        <w:r>
          <w:t xml:space="preserve"> (Where the Bernoulli derivation is). </w:t>
        </w:r>
      </w:ins>
      <w:ins w:id="3402" w:author="PR Preview" w:date="2026-01-01T00:00:00Z">
        <w:r>
          <w:t xml:space="preserve">The step-by-step derivation for a Bernoulli model without</w:t>
        </w:r>
      </w:ins>
      <w:ins w:id="3403" w:author="PR Preview" w:date="2026-01-01T00:00:00Z">
        <w:r>
          <w:t xml:space="preserve"> </w:t>
        </w:r>
      </w:ins>
      <w:hyperlink r:id="rId262">
        <w:ins w:id="3404" w:author="PR Preview" w:date="2026-01-01T00:00:00Z">
          <w:r>
            <w:rPr>
              <w:rStyle w:val="Hyperlink"/>
            </w:rPr>
            <w:t xml:space="preserve">covariates</w:t>
          </w:r>
        </w:ins>
      </w:hyperlink>
      <w:ins w:id="3405" w:author="PR Preview" w:date="2026-01-01T00:00:00Z">
        <w:r>
          <w:t xml:space="preserve"> </w:t>
        </w:r>
      </w:ins>
      <w:ins w:id="3406" w:author="PR Preview" w:date="2026-01-01T00:00:00Z">
        <w:r>
          <w:t xml:space="preserve">is on its own page,</w:t>
        </w:r>
      </w:ins>
      <w:ins w:id="3407" w:author="PR Preview" w:date="2026-01-01T00:00:00Z">
        <w:r>
          <w:t xml:space="preserve"> </w:t>
        </w:r>
      </w:ins>
      <w:hyperlink r:id="rId263">
        <w:ins w:id="3408" w:author="PR Preview" w:date="2026-01-01T00:00:00Z">
          <w:r>
            <w:rPr>
              <w:rStyle w:val="Hyperlink"/>
            </w:rPr>
            <w:t xml:space="preserve">Maximum likelihood for a Bernoulli model</w:t>
          </w:r>
        </w:ins>
      </w:hyperlink>
      <w:ins w:id="3409" w:author="PR Preview" w:date="2026-01-01T00:00:00Z">
        <w:r>
          <w:t xml:space="preserve">.</w:t>
        </w:r>
      </w:ins>
      <w:ins w:id="3410" w:author="PR Preview" w:date="2026-01-01T00:00:00Z">
        <w:r>
          <w:t xml:space="preserve"> </w:t>
        </w:r>
      </w:ins>
      <w:ins w:id="3411" w:author="PR Preview" w:date="2026-01-01T00:00:00Z">
        <w:r>
          <w:t xml:space="preserve">It was a section of this page, with the id</w:t>
        </w:r>
      </w:ins>
      <w:ins w:id="3412" w:author="PR Preview" w:date="2026-01-01T00:00:00Z">
        <w:r>
          <w:t xml:space="preserve"> </w:t>
        </w:r>
      </w:ins>
      <w:ins w:id="3413" w:author="PR Preview" w:date="2026-01-01T00:00:00Z">
        <w:r>
          <w:rPr>
            <w:rStyle w:val="VerbatimChar"/>
          </w:rPr>
          <w:t xml:space="preserve">sec-bernoulli-mle</w:t>
        </w:r>
      </w:ins>
      <w:ins w:id="3414" w:author="PR Preview" w:date="2026-01-01T00:00:00Z">
        <w:r>
          <w:t xml:space="preserve">.</w:t>
        </w:r>
      </w:ins>
    </w:p>
    <w:bookmarkEnd w:id="264"/>
    <w:bookmarkEnd w:id="265"/>
    <w:bookmarkStart w:id="278" w:name="sec-gaussian-mle"/>
    <w:p>
      <w:pPr>
        <w:pStyle w:val="Heading2"/>
      </w:pPr>
      <w:ins w:id="3415" w:author="PR Preview" w:date="2026-01-01T00:00:00Z">
        <w:r>
          <w:t xml:space="preserve">4 Maximum likelihood for univariate Gaussian models</w:t>
        </w:r>
      </w:ins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del w:id="3416" w:author="PR Preview" w:date="2026-01-01T00:00:00Z">
        <w:r>
          <w:delText xml:space="preserve">and by</w:delText>
        </w:r>
      </w:del>
      <w:del w:id="3417" w:author="PR Preview" w:date="2026-01-01T00:00:00Z">
        <w:r>
          <w:delText xml:space="preserve"> </w:delText>
        </w:r>
      </w:del>
      <w:hyperlink w:anchor="thm-loglik-iid">
        <w:del w:id="3418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419" w:author="PR Preview" w:date="2026-01-01T00:00:00Z">
        <w:r>
          <w:delText xml:space="preserve">, the log-likelihood is: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Heading3"/>
      </w:pPr>
      <w:del w:id="3420" w:author="PR Preview" w:date="2026-01-01T00:00:00Z">
        <w:r>
          <w:delText xml:space="preserve">3.1 The score function</w:delText>
        </w:r>
      </w:del>
    </w:p>
    <w:p>
      <w:pPr>
        <w:pStyle w:val="FirstParagraph"/>
      </w:pPr>
      <w:ins w:id="3421" w:author="PR Preview" w:date="2026-01-01T00:00:00Z">
        <w:r>
          <w:t xml:space="preserve">and by</w:t>
        </w:r>
      </w:ins>
      <w:ins w:id="3422" w:author="PR Preview" w:date="2026-01-01T00:00:00Z">
        <w:r>
          <w:t xml:space="preserve"> </w:t>
        </w:r>
      </w:ins>
      <w:hyperlink w:anchor="thm-loglik-iid">
        <w:ins w:id="3423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3424" w:author="PR Preview" w:date="2026-01-01T00:00:00Z">
        <w:r>
          <w:t xml:space="preserve">, the log-likelihood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8" w:name="the-score-function-2"/>
    <w:p>
      <w:pPr>
        <w:pStyle w:val="Heading3"/>
      </w:pPr>
      <w:ins w:id="3425" w:author="PR Preview" w:date="2026-01-01T00:00:00Z">
        <w:r>
          <w:t xml:space="preserve">4.1 The score function</w:t>
        </w:r>
      </w:ins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6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8"/>
    <w:bookmarkStart w:id="269" w:name="mle-of-mu"/>
    <w:p>
      <w:pPr>
        <w:pStyle w:val="Heading3"/>
      </w:pPr>
      <w:del w:id="3426" w:author="PR Preview" w:date="2026-01-01T00:00:00Z">
        <w:r>
          <w:delText xml:space="preserve">3.2 MLE of</w:delText>
        </w:r>
      </w:del>
      <w:del w:id="3427" w:author="PR Preview" w:date="2026-01-01T00:00:00Z">
        <w:r>
          <w:delText xml:space="preserve"> </w:delText>
        </w:r>
      </w:del>
      <m:oMath>
        <m:r>
          <m:t>μ</m:t>
        </m:r>
      </m:oMath>
    </w:p>
    <w:p>
      <w:pPr>
        <w:pStyle w:val="Heading3"/>
      </w:pPr>
      <w:ins w:id="3428" w:author="PR Preview" w:date="2026-01-01T00:00:00Z">
        <w:r>
          <w:t xml:space="preserve">4.2 MLE of</w:t>
        </w:r>
      </w:ins>
      <w:ins w:id="3429" w:author="PR Preview" w:date="2026-01-01T00:00:00Z">
        <w:r>
          <w:t xml:space="preserve"> </w:t>
        </w:r>
      </w:ins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9"/>
    <w:bookmarkStart w:id="275" w:name="sec-gaussian-mle-sigma"/>
    <w:p>
      <w:pPr>
        <w:pStyle w:val="Heading3"/>
      </w:pPr>
      <w:del w:id="3430" w:author="PR Preview" w:date="2026-01-01T00:00:00Z">
        <w:r>
          <w:delText xml:space="preserve">3.3 MLE of</w:delText>
        </w:r>
      </w:del>
      <w:del w:id="3431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Heading3"/>
      </w:pPr>
      <w:ins w:id="3432" w:author="PR Preview" w:date="2026-01-01T00:00:00Z">
        <w:r>
          <w:t xml:space="preserve">4.3 MLE of</w:t>
        </w:r>
      </w:ins>
      <w:ins w:id="343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0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0"/>
    <w:bookmarkStart w:id="271" w:name="exm-profile-loglik"/>
    <w:p>
      <w:pPr>
        <w:pStyle w:val="FirstParagraph"/>
      </w:pPr>
      <w:del w:id="3434" w:author="PR Preview" w:date="2026-01-01T00:00:00Z">
        <w:r>
          <w:rPr>
            <w:b/>
            <w:bCs/>
          </w:rPr>
          <w:delText xml:space="preserve">Example 13 (Profile log-likelihood of a Gaussian variance)</w:delText>
        </w:r>
      </w:del>
      <w:del w:id="3435" w:author="PR Preview" w:date="2026-01-01T00:00:00Z">
        <w:r>
          <w:delText xml:space="preserve"> </w:delText>
        </w:r>
      </w:del>
      <w:del w:id="3436" w:author="PR Preview" w:date="2026-01-01T00:00:00Z">
        <w:r>
          <w:delText xml:space="preserve">In the Gaussian model,</w:delText>
        </w:r>
      </w:del>
      <w:del w:id="343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3438" w:author="PR Preview" w:date="2026-01-01T00:00:00Z">
        <w:r>
          <w:delText xml:space="preserve"> </w:delText>
        </w:r>
      </w:del>
      <w:del w:id="3439" w:author="PR Preview" w:date="2026-01-01T00:00:00Z">
        <w:r>
          <w:delText xml:space="preserve">maximizes</w:delText>
        </w:r>
      </w:del>
      <w:del w:id="3440" w:author="PR Preview" w:date="2026-01-01T00:00:00Z">
        <w:r>
          <w:delText xml:space="preserve"> </w:delText>
        </w:r>
      </w:del>
      <m:oMath>
        <m:r>
          <m:t>ℓ</m:t>
        </m:r>
      </m:oMath>
      <w:del w:id="3441" w:author="PR Preview" w:date="2026-01-01T00:00:00Z">
        <w:r>
          <w:delText xml:space="preserve"> </w:delText>
        </w:r>
      </w:del>
      <w:del w:id="3442" w:author="PR Preview" w:date="2026-01-01T00:00:00Z">
        <w:r>
          <w:delText xml:space="preserve">over</w:delText>
        </w:r>
      </w:del>
      <w:del w:id="3443" w:author="PR Preview" w:date="2026-01-01T00:00:00Z">
        <w:r>
          <w:delText xml:space="preserve"> </w:delText>
        </w:r>
      </w:del>
      <m:oMath>
        <m:r>
          <m:t>μ</m:t>
        </m:r>
      </m:oMath>
      <w:del w:id="3444" w:author="PR Preview" w:date="2026-01-01T00:00:00Z">
        <w:r>
          <w:delText xml:space="preserve"> </w:delText>
        </w:r>
      </w:del>
      <w:del w:id="3445" w:author="PR Preview" w:date="2026-01-01T00:00:00Z">
        <w:r>
          <w:delText xml:space="preserve">for every value of</w:delText>
        </w:r>
      </w:del>
      <w:del w:id="344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3447" w:author="PR Preview" w:date="2026-01-01T00:00:00Z">
        <w:r>
          <w:delText xml:space="preserve"> </w:delText>
        </w:r>
      </w:del>
      <w:del w:id="3448" w:author="PR Preview" w:date="2026-01-01T00:00:00Z">
        <w:r>
          <w:delText xml:space="preserve">(</w:delText>
        </w:r>
      </w:del>
      <w:hyperlink w:anchor="sec-gaussian-mle">
        <w:del w:id="3449" w:author="PR Preview" w:date="2026-01-01T00:00:00Z">
          <w:r>
            <w:rPr>
              <w:rStyle w:val="Hyperlink"/>
            </w:rPr>
            <w:delText xml:space="preserve">Section 3</w:delText>
          </w:r>
        </w:del>
      </w:hyperlink>
      <w:del w:id="3450" w:author="PR Preview" w:date="2026-01-01T00:00:00Z">
        <w:r>
          <w:delText xml:space="preserve">),</w:delText>
        </w:r>
      </w:del>
      <w:del w:id="3451" w:author="PR Preview" w:date="2026-01-01T00:00:00Z">
        <w:r>
          <w:delText xml:space="preserve"> </w:delText>
        </w:r>
      </w:del>
      <w:del w:id="3452" w:author="PR Preview" w:date="2026-01-01T00:00:00Z">
        <w:r>
          <w:delText xml:space="preserve">so the profile log-likelihood of</w:delText>
        </w:r>
      </w:del>
      <w:del w:id="345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3454" w:author="PR Preview" w:date="2026-01-01T00:00:00Z">
        <w:r>
          <w:delText xml:space="preserve"> </w:delText>
        </w:r>
      </w:del>
      <w:del w:id="3455" w:author="PR Preview" w:date="2026-01-01T00:00:00Z">
        <w:r>
          <w:delText xml:space="preserve">is</w:delText>
        </w:r>
      </w:del>
    </w:p>
    <w:p>
      <w:pPr>
        <w:pStyle w:val="FirstParagraph"/>
      </w:pPr>
      <w:ins w:id="3456" w:author="PR Preview" w:date="2026-01-01T00:00:00Z">
        <w:r>
          <w:rPr>
            <w:b/>
            <w:bCs/>
          </w:rPr>
          <w:t xml:space="preserve">Example 14 (Profile log-likelihood of a Gaussian variance)</w:t>
        </w:r>
      </w:ins>
      <w:ins w:id="3457" w:author="PR Preview" w:date="2026-01-01T00:00:00Z">
        <w:r>
          <w:t xml:space="preserve"> </w:t>
        </w:r>
      </w:ins>
      <w:ins w:id="3458" w:author="PR Preview" w:date="2026-01-01T00:00:00Z">
        <w:r>
          <w:t xml:space="preserve">In the Gaussian model,</w:t>
        </w:r>
      </w:ins>
      <w:ins w:id="345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3460" w:author="PR Preview" w:date="2026-01-01T00:00:00Z">
        <w:r>
          <w:t xml:space="preserve"> </w:t>
        </w:r>
      </w:ins>
      <w:ins w:id="3461" w:author="PR Preview" w:date="2026-01-01T00:00:00Z">
        <w:r>
          <w:t xml:space="preserve">maximizes</w:t>
        </w:r>
      </w:ins>
      <w:ins w:id="3462" w:author="PR Preview" w:date="2026-01-01T00:00:00Z">
        <w:r>
          <w:t xml:space="preserve"> </w:t>
        </w:r>
      </w:ins>
      <m:oMath>
        <m:r>
          <m:t>ℓ</m:t>
        </m:r>
      </m:oMath>
      <w:ins w:id="3463" w:author="PR Preview" w:date="2026-01-01T00:00:00Z">
        <w:r>
          <w:t xml:space="preserve"> </w:t>
        </w:r>
      </w:ins>
      <w:ins w:id="3464" w:author="PR Preview" w:date="2026-01-01T00:00:00Z">
        <w:r>
          <w:t xml:space="preserve">over</w:t>
        </w:r>
      </w:ins>
      <w:ins w:id="3465" w:author="PR Preview" w:date="2026-01-01T00:00:00Z">
        <w:r>
          <w:t xml:space="preserve"> </w:t>
        </w:r>
      </w:ins>
      <m:oMath>
        <m:r>
          <m:t>μ</m:t>
        </m:r>
      </m:oMath>
      <w:ins w:id="3466" w:author="PR Preview" w:date="2026-01-01T00:00:00Z">
        <w:r>
          <w:t xml:space="preserve"> </w:t>
        </w:r>
      </w:ins>
      <w:ins w:id="3467" w:author="PR Preview" w:date="2026-01-01T00:00:00Z">
        <w:r>
          <w:t xml:space="preserve">for every value of</w:t>
        </w:r>
      </w:ins>
      <w:ins w:id="346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469" w:author="PR Preview" w:date="2026-01-01T00:00:00Z">
        <w:r>
          <w:t xml:space="preserve"> </w:t>
        </w:r>
      </w:ins>
      <w:ins w:id="3470" w:author="PR Preview" w:date="2026-01-01T00:00:00Z">
        <w:r>
          <w:t xml:space="preserve">(</w:t>
        </w:r>
      </w:ins>
      <w:hyperlink w:anchor="sec-gaussian-mle">
        <w:ins w:id="3471" w:author="PR Preview" w:date="2026-01-01T00:00:00Z">
          <w:r>
            <w:rPr>
              <w:rStyle w:val="Hyperlink"/>
            </w:rPr>
            <w:t xml:space="preserve">Section 4</w:t>
          </w:r>
        </w:ins>
      </w:hyperlink>
      <w:ins w:id="3472" w:author="PR Preview" w:date="2026-01-01T00:00:00Z">
        <w:r>
          <w:t xml:space="preserve">),</w:t>
        </w:r>
      </w:ins>
      <w:ins w:id="3473" w:author="PR Preview" w:date="2026-01-01T00:00:00Z">
        <w:r>
          <w:t xml:space="preserve"> </w:t>
        </w:r>
      </w:ins>
      <w:ins w:id="3474" w:author="PR Preview" w:date="2026-01-01T00:00:00Z">
        <w:r>
          <w:t xml:space="preserve">so the profile log-likelihood of</w:t>
        </w:r>
      </w:ins>
      <w:ins w:id="347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476" w:author="PR Preview" w:date="2026-01-01T00:00:00Z">
        <w:r>
          <w:t xml:space="preserve"> </w:t>
        </w:r>
      </w:ins>
      <w:ins w:id="3477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1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478" w:author="PR Preview" w:date="2026-01-01T00:00:00Z">
        <w:r>
          <w:delText xml:space="preserve">Substituting the maximizer</w:delText>
        </w:r>
      </w:del>
      <w:del w:id="3479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3480" w:author="PR Preview" w:date="2026-01-01T00:00:00Z">
        <w:r>
          <w:delText xml:space="preserve">,</w:delText>
        </w:r>
      </w:del>
      <w:del w:id="3481" w:author="PR Preview" w:date="2026-01-01T00:00:00Z">
        <w:r>
          <w:delText xml:space="preserve"> </w:delText>
        </w:r>
      </w:del>
      <w:del w:id="3482" w:author="PR Preview" w:date="2026-01-01T00:00:00Z">
        <w:r>
          <w:delText xml:space="preserve">which does not depend on</w:delText>
        </w:r>
      </w:del>
      <w:del w:id="348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3484" w:author="PR Preview" w:date="2026-01-01T00:00:00Z">
        <w:r>
          <w:delText xml:space="preserve">,</w:delText>
        </w:r>
      </w:del>
      <w:del w:id="3485" w:author="PR Preview" w:date="2026-01-01T00:00:00Z">
        <w:r>
          <w:delText xml:space="preserve"> </w:delText>
        </w:r>
      </w:del>
      <w:del w:id="3486" w:author="PR Preview" w:date="2026-01-01T00:00:00Z">
        <w:r>
          <w:delText xml:space="preserve">maximizes the</w:delText>
        </w:r>
      </w:del>
      <w:del w:id="3487" w:author="PR Preview" w:date="2026-01-01T00:00:00Z">
        <w:r>
          <w:delText xml:space="preserve"> </w:delText>
        </w:r>
      </w:del>
      <w:hyperlink w:anchor="def-profile-loglik">
        <w:del w:id="3488" w:author="PR Preview" w:date="2026-01-01T00:00:00Z">
          <w:r>
            <w:rPr>
              <w:rStyle w:val="Hyperlink"/>
            </w:rPr>
            <w:delText xml:space="preserve">profile log-likelihood</w:delText>
          </w:r>
        </w:del>
      </w:hyperlink>
      <w:del w:id="3489" w:author="PR Preview" w:date="2026-01-01T00:00:00Z">
        <w:r>
          <w:delText xml:space="preserve"> </w:delText>
        </w:r>
      </w:del>
      <w:del w:id="3490" w:author="PR Preview" w:date="2026-01-01T00:00:00Z">
        <w:r>
          <w:delText xml:space="preserve">of</w:delText>
        </w:r>
      </w:del>
      <w:del w:id="3491" w:author="PR Preview" w:date="2026-01-01T00:00:00Z">
        <w:r>
          <w:delText xml:space="preserve"> </w:delText>
        </w:r>
      </w:del>
      <w:hyperlink w:anchor="exm-profile-loglik">
        <w:del w:id="3492" w:author="PR Preview" w:date="2026-01-01T00:00:00Z">
          <w:r>
            <w:rPr>
              <w:rStyle w:val="Hyperlink"/>
            </w:rPr>
            <w:delText xml:space="preserve">Example 13</w:delText>
          </w:r>
        </w:del>
      </w:hyperlink>
      <w:del w:id="3493" w:author="PR Preview" w:date="2026-01-01T00:00:00Z">
        <w:r>
          <w:delText xml:space="preserve">, and gives:</w:delText>
        </w:r>
      </w:del>
    </w:p>
    <w:p>
      <w:pPr>
        <w:pStyle w:val="FirstParagraph"/>
      </w:pPr>
      <w:ins w:id="3494" w:author="PR Preview" w:date="2026-01-01T00:00:00Z">
        <w:r>
          <w:t xml:space="preserve">Substituting the maximizer</w:t>
        </w:r>
      </w:ins>
      <w:ins w:id="3495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3496" w:author="PR Preview" w:date="2026-01-01T00:00:00Z">
        <w:r>
          <w:t xml:space="preserve">,</w:t>
        </w:r>
      </w:ins>
      <w:ins w:id="3497" w:author="PR Preview" w:date="2026-01-01T00:00:00Z">
        <w:r>
          <w:t xml:space="preserve"> </w:t>
        </w:r>
      </w:ins>
      <w:ins w:id="3498" w:author="PR Preview" w:date="2026-01-01T00:00:00Z">
        <w:r>
          <w:t xml:space="preserve">which does not depend on</w:t>
        </w:r>
      </w:ins>
      <w:ins w:id="349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500" w:author="PR Preview" w:date="2026-01-01T00:00:00Z">
        <w:r>
          <w:t xml:space="preserve">,</w:t>
        </w:r>
      </w:ins>
      <w:ins w:id="3501" w:author="PR Preview" w:date="2026-01-01T00:00:00Z">
        <w:r>
          <w:t xml:space="preserve"> </w:t>
        </w:r>
      </w:ins>
      <w:ins w:id="3502" w:author="PR Preview" w:date="2026-01-01T00:00:00Z">
        <w:r>
          <w:t xml:space="preserve">maximizes the</w:t>
        </w:r>
      </w:ins>
      <w:ins w:id="3503" w:author="PR Preview" w:date="2026-01-01T00:00:00Z">
        <w:r>
          <w:t xml:space="preserve"> </w:t>
        </w:r>
      </w:ins>
      <w:hyperlink w:anchor="def-profile-loglik">
        <w:ins w:id="3504" w:author="PR Preview" w:date="2026-01-01T00:00:00Z">
          <w:r>
            <w:rPr>
              <w:rStyle w:val="Hyperlink"/>
            </w:rPr>
            <w:t xml:space="preserve">profile log-likelihood</w:t>
          </w:r>
        </w:ins>
      </w:hyperlink>
      <w:ins w:id="3505" w:author="PR Preview" w:date="2026-01-01T00:00:00Z">
        <w:r>
          <w:t xml:space="preserve"> </w:t>
        </w:r>
      </w:ins>
      <w:ins w:id="3506" w:author="PR Preview" w:date="2026-01-01T00:00:00Z">
        <w:r>
          <w:t xml:space="preserve">of</w:t>
        </w:r>
      </w:ins>
      <w:ins w:id="3507" w:author="PR Preview" w:date="2026-01-01T00:00:00Z">
        <w:r>
          <w:t xml:space="preserve"> </w:t>
        </w:r>
      </w:ins>
      <w:hyperlink w:anchor="exm-profile-loglik">
        <w:ins w:id="3508" w:author="PR Preview" w:date="2026-01-01T00:00:00Z">
          <w:r>
            <w:rPr>
              <w:rStyle w:val="Hyperlink"/>
            </w:rPr>
            <w:t xml:space="preserve">Example 14</w:t>
          </w:r>
        </w:ins>
      </w:hyperlink>
      <w:ins w:id="3509" w:author="PR Preview" w:date="2026-01-01T00:00:00Z">
        <w:r>
          <w:t xml:space="preserve">, and gives:</w:t>
        </w:r>
      </w:ins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2" w:name="rem-gaussian-variance-precision"/>
    <w:p>
      <w:pPr>
        <w:pStyle w:val="BodyText"/>
      </w:pPr>
      <w:del w:id="3510" w:author="PR Preview" w:date="2026-01-01T00:00:00Z">
        <w:r>
          <w:rPr>
            <w:i/>
            <w:iCs/>
          </w:rPr>
          <w:delText xml:space="preserve">Remark 11</w:delText>
        </w:r>
      </w:del>
      <w:del w:id="3511" w:author="PR Preview" w:date="2026-01-01T00:00:00Z">
        <w:r>
          <w:delText xml:space="preserve"> (Differentiating with respect to the variance or the precision). </w:delText>
        </w:r>
      </w:del>
      <w:del w:id="3512" w:author="PR Preview" w:date="2026-01-01T00:00:00Z">
        <w:r>
          <w:delText xml:space="preserve">Differentiating with respect to</w:delText>
        </w:r>
      </w:del>
      <w:del w:id="351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3514" w:author="PR Preview" w:date="2026-01-01T00:00:00Z">
        <w:r>
          <w:delText xml:space="preserve"> </w:delText>
        </w:r>
      </w:del>
      <w:del w:id="3515" w:author="PR Preview" w:date="2026-01-01T00:00:00Z">
        <w:r>
          <w:delText xml:space="preserve">as a single variable,</w:delText>
        </w:r>
      </w:del>
      <w:del w:id="3516" w:author="PR Preview" w:date="2026-01-01T00:00:00Z">
        <w:r>
          <w:delText xml:space="preserve"> </w:delText>
        </w:r>
      </w:del>
      <w:del w:id="3517" w:author="PR Preview" w:date="2026-01-01T00:00:00Z">
        <w:r>
          <w:delText xml:space="preserve">rather than with respect to</w:delText>
        </w:r>
      </w:del>
      <w:del w:id="3518" w:author="PR Preview" w:date="2026-01-01T00:00:00Z">
        <w:r>
          <w:delText xml:space="preserve"> </w:delText>
        </w:r>
      </w:del>
      <m:oMath>
        <m:r>
          <m:t>σ</m:t>
        </m:r>
      </m:oMath>
      <w:del w:id="3519" w:author="PR Preview" w:date="2026-01-01T00:00:00Z">
        <w:r>
          <w:delText xml:space="preserve">, keeps the algebra short.</w:delText>
        </w:r>
      </w:del>
      <w:del w:id="3520" w:author="PR Preview" w:date="2026-01-01T00:00:00Z">
        <w:r>
          <w:delText xml:space="preserve"> </w:delText>
        </w:r>
      </w:del>
      <w:del w:id="3521" w:author="PR Preview" w:date="2026-01-01T00:00:00Z">
        <w:r>
          <w:delText xml:space="preserve">Replacing</w:delText>
        </w:r>
      </w:del>
      <w:del w:id="352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3523" w:author="PR Preview" w:date="2026-01-01T00:00:00Z">
        <w:r>
          <w:delText xml:space="preserve"> </w:delText>
        </w:r>
      </w:del>
      <w:del w:id="3524" w:author="PR Preview" w:date="2026-01-01T00:00:00Z">
        <w:r>
          <w:delText xml:space="preserve">with the precision</w:delText>
        </w:r>
      </w:del>
      <w:del w:id="3525" w:author="PR Preview" w:date="2026-01-01T00:00:00Z">
        <w:r>
          <w:delText xml:space="preserve"> </w:delText>
        </w:r>
      </w:del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3526" w:author="PR Preview" w:date="2026-01-01T00:00:00Z">
        <w:r>
          <w:delText xml:space="preserve"> </w:delText>
        </w:r>
      </w:del>
      <w:del w:id="3527" w:author="PR Preview" w:date="2026-01-01T00:00:00Z">
        <w:r>
          <w:delText xml:space="preserve">and differentiating with respect to</w:delText>
        </w:r>
      </w:del>
      <w:del w:id="3528" w:author="PR Preview" w:date="2026-01-01T00:00:00Z">
        <w:r>
          <w:delText xml:space="preserve"> </w:delText>
        </w:r>
      </w:del>
      <m:oMath>
        <m:r>
          <m:t>τ</m:t>
        </m:r>
      </m:oMath>
      <w:del w:id="3529" w:author="PR Preview" w:date="2026-01-01T00:00:00Z">
        <w:r>
          <w:delText xml:space="preserve"> </w:delText>
        </w:r>
      </w:del>
      <w:del w:id="3530" w:author="PR Preview" w:date="2026-01-01T00:00:00Z">
        <w:r>
          <w:delText xml:space="preserve">can be shorter still,</w:delText>
        </w:r>
      </w:del>
      <w:del w:id="3531" w:author="PR Preview" w:date="2026-01-01T00:00:00Z">
        <w:r>
          <w:delText xml:space="preserve"> </w:delText>
        </w:r>
      </w:del>
      <w:del w:id="3532" w:author="PR Preview" w:date="2026-01-01T00:00:00Z">
        <w:r>
          <w:delText xml:space="preserve">because</w:delText>
        </w:r>
      </w:del>
      <w:del w:id="3533" w:author="PR Preview" w:date="2026-01-01T00:00:00Z">
        <w:r>
          <w:delText xml:space="preserve"> </w:delText>
        </w:r>
      </w:del>
      <m:oMath>
        <m:r>
          <m:t>τ</m:t>
        </m:r>
      </m:oMath>
      <w:del w:id="3534" w:author="PR Preview" w:date="2026-01-01T00:00:00Z">
        <w:r>
          <w:delText xml:space="preserve"> </w:delText>
        </w:r>
      </w:del>
      <w:del w:id="3535" w:author="PR Preview" w:date="2026-01-01T00:00:00Z">
        <w:r>
          <w:delText xml:space="preserve">enters the log-likelihood as</w:delText>
        </w:r>
      </w:del>
      <w:del w:id="353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3537" w:author="PR Preview" w:date="2026-01-01T00:00:00Z">
        <w:r>
          <w:delText xml:space="preserve">.</w:delText>
        </w:r>
      </w:del>
      <w:del w:id="3538" w:author="PR Preview" w:date="2026-01-01T00:00:00Z">
        <w:r>
          <w:delText xml:space="preserve"> </w:delText>
        </w:r>
      </w:del>
      <w:del w:id="3539" w:author="PR Preview" w:date="2026-01-01T00:00:00Z">
        <w:r>
          <w:delText xml:space="preserve">By the invariance of maximum likelihood estimates,</w:delText>
        </w:r>
      </w:del>
      <w:del w:id="354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del w:id="3541" w:author="PR Preview" w:date="2026-01-01T00:00:00Z">
        <w:r>
          <w:delText xml:space="preserve">.</w:delText>
        </w:r>
      </w:del>
    </w:p>
    <w:p>
      <w:pPr>
        <w:pStyle w:val="BodyText"/>
      </w:pPr>
      <w:del w:id="3542" w:author="PR Preview" w:date="2026-01-01T00:00:00Z">
        <w:r>
          <w:rPr>
            <w:i/>
            <w:iCs/>
          </w:rPr>
          <w:delText xml:space="preserve">Remark 12</w:delText>
        </w:r>
      </w:del>
      <w:del w:id="3543" w:author="PR Preview" w:date="2026-01-01T00:00:00Z">
        <w:r>
          <w:delText xml:space="preserve"> (The Gaussian variance MLE is biased). </w:delText>
        </w:r>
      </w:del>
      <w:del w:id="3544" w:author="PR Preview" w:date="2026-01-01T00:00:00Z">
        <w:r>
          <w:delText xml:space="preserve">This MLE divides by</w:delText>
        </w:r>
      </w:del>
      <w:del w:id="3545" w:author="PR Preview" w:date="2026-01-01T00:00:00Z">
        <w:r>
          <w:delText xml:space="preserve"> </w:delText>
        </w:r>
      </w:del>
      <m:oMath>
        <m:r>
          <m:t>n</m:t>
        </m:r>
      </m:oMath>
      <w:del w:id="3546" w:author="PR Preview" w:date="2026-01-01T00:00:00Z">
        <w:r>
          <w:delText xml:space="preserve">,</w:delText>
        </w:r>
      </w:del>
      <w:del w:id="3547" w:author="PR Preview" w:date="2026-01-01T00:00:00Z">
        <w:r>
          <w:delText xml:space="preserve"> </w:delText>
        </w:r>
      </w:del>
      <w:del w:id="3548" w:author="PR Preview" w:date="2026-01-01T00:00:00Z">
        <w:r>
          <w:delText xml:space="preserve">so it is a biased estimator of</w:delText>
        </w:r>
      </w:del>
      <w:del w:id="3549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3550" w:author="PR Preview" w:date="2026-01-01T00:00:00Z">
        <w:r>
          <w:delText xml:space="preserve"> </w:delText>
        </w:r>
      </w:del>
      <w:del w:id="3551" w:author="PR Preview" w:date="2026-01-01T00:00:00Z">
        <w:r>
          <w:delText xml:space="preserve">(</w:delText>
        </w:r>
      </w:del>
      <w:hyperlink r:id="rId273">
        <w:del w:id="3552" w:author="PR Preview" w:date="2026-01-01T00:00:00Z">
          <w:r>
            <w:rPr>
              <w:rStyle w:val="Hyperlink"/>
            </w:rPr>
            <w:delText xml:space="preserve">bias of the divide-by-</w:delText>
          </w:r>
        </w:del>
        <m:oMath>
          <m:r>
            <m:t>n</m:t>
          </m:r>
        </m:oMath>
        <w:del w:id="3553" w:author="PR Preview" w:date="2026-01-01T00:00:00Z">
          <w:r>
            <w:rPr>
              <w:rStyle w:val="Hyperlink"/>
            </w:rPr>
            <w:delText xml:space="preserve"> </w:delText>
          </w:r>
        </w:del>
        <w:del w:id="3554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3555" w:author="PR Preview" w:date="2026-01-01T00:00:00Z">
        <w:r>
          <w:delText xml:space="preserve">).</w:delText>
        </w:r>
      </w:del>
    </w:p>
    <w:p>
      <w:pPr>
        <w:pStyle w:val="Heading3"/>
      </w:pPr>
      <w:del w:id="3556" w:author="PR Preview" w:date="2026-01-01T00:00:00Z">
        <w:r>
          <w:delText xml:space="preserve">3.4 Second derivatives</w:delText>
        </w:r>
      </w:del>
    </w:p>
    <w:p>
      <w:pPr>
        <w:pStyle w:val="BodyText"/>
      </w:pPr>
      <w:ins w:id="3557" w:author="PR Preview" w:date="2026-01-01T00:00:00Z">
        <w:r>
          <w:rPr>
            <w:i/>
            <w:iCs/>
          </w:rPr>
          <w:t xml:space="preserve">Remark 12</w:t>
        </w:r>
      </w:ins>
      <w:ins w:id="3558" w:author="PR Preview" w:date="2026-01-01T00:00:00Z">
        <w:r>
          <w:t xml:space="preserve"> (Differentiating with respect to the variance or the precision). </w:t>
        </w:r>
      </w:ins>
      <w:ins w:id="3559" w:author="PR Preview" w:date="2026-01-01T00:00:00Z">
        <w:r>
          <w:t xml:space="preserve">Differentiating with respect to</w:t>
        </w:r>
      </w:ins>
      <w:ins w:id="356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561" w:author="PR Preview" w:date="2026-01-01T00:00:00Z">
        <w:r>
          <w:t xml:space="preserve"> </w:t>
        </w:r>
      </w:ins>
      <w:ins w:id="3562" w:author="PR Preview" w:date="2026-01-01T00:00:00Z">
        <w:r>
          <w:t xml:space="preserve">as a single variable,</w:t>
        </w:r>
      </w:ins>
      <w:ins w:id="3563" w:author="PR Preview" w:date="2026-01-01T00:00:00Z">
        <w:r>
          <w:t xml:space="preserve"> </w:t>
        </w:r>
      </w:ins>
      <w:ins w:id="3564" w:author="PR Preview" w:date="2026-01-01T00:00:00Z">
        <w:r>
          <w:t xml:space="preserve">rather than with respect to</w:t>
        </w:r>
      </w:ins>
      <w:ins w:id="3565" w:author="PR Preview" w:date="2026-01-01T00:00:00Z">
        <w:r>
          <w:t xml:space="preserve"> </w:t>
        </w:r>
      </w:ins>
      <m:oMath>
        <m:r>
          <m:t>σ</m:t>
        </m:r>
      </m:oMath>
      <w:ins w:id="3566" w:author="PR Preview" w:date="2026-01-01T00:00:00Z">
        <w:r>
          <w:t xml:space="preserve">, keeps the algebra short.</w:t>
        </w:r>
      </w:ins>
      <w:ins w:id="3567" w:author="PR Preview" w:date="2026-01-01T00:00:00Z">
        <w:r>
          <w:t xml:space="preserve"> </w:t>
        </w:r>
      </w:ins>
      <w:ins w:id="3568" w:author="PR Preview" w:date="2026-01-01T00:00:00Z">
        <w:r>
          <w:t xml:space="preserve">Replacing</w:t>
        </w:r>
      </w:ins>
      <w:ins w:id="356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570" w:author="PR Preview" w:date="2026-01-01T00:00:00Z">
        <w:r>
          <w:t xml:space="preserve"> </w:t>
        </w:r>
      </w:ins>
      <w:ins w:id="3571" w:author="PR Preview" w:date="2026-01-01T00:00:00Z">
        <w:r>
          <w:t xml:space="preserve">with the precision</w:t>
        </w:r>
      </w:ins>
      <w:ins w:id="3572" w:author="PR Preview" w:date="2026-01-01T00:00:00Z">
        <w:r>
          <w:t xml:space="preserve"> </w:t>
        </w:r>
      </w:ins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3573" w:author="PR Preview" w:date="2026-01-01T00:00:00Z">
        <w:r>
          <w:t xml:space="preserve"> </w:t>
        </w:r>
      </w:ins>
      <w:ins w:id="3574" w:author="PR Preview" w:date="2026-01-01T00:00:00Z">
        <w:r>
          <w:t xml:space="preserve">and differentiating with respect to</w:t>
        </w:r>
      </w:ins>
      <w:ins w:id="3575" w:author="PR Preview" w:date="2026-01-01T00:00:00Z">
        <w:r>
          <w:t xml:space="preserve"> </w:t>
        </w:r>
      </w:ins>
      <m:oMath>
        <m:r>
          <m:t>τ</m:t>
        </m:r>
      </m:oMath>
      <w:ins w:id="3576" w:author="PR Preview" w:date="2026-01-01T00:00:00Z">
        <w:r>
          <w:t xml:space="preserve"> </w:t>
        </w:r>
      </w:ins>
      <w:ins w:id="3577" w:author="PR Preview" w:date="2026-01-01T00:00:00Z">
        <w:r>
          <w:t xml:space="preserve">can be shorter still,</w:t>
        </w:r>
      </w:ins>
      <w:ins w:id="3578" w:author="PR Preview" w:date="2026-01-01T00:00:00Z">
        <w:r>
          <w:t xml:space="preserve"> </w:t>
        </w:r>
      </w:ins>
      <w:ins w:id="3579" w:author="PR Preview" w:date="2026-01-01T00:00:00Z">
        <w:r>
          <w:t xml:space="preserve">because</w:t>
        </w:r>
      </w:ins>
      <w:ins w:id="3580" w:author="PR Preview" w:date="2026-01-01T00:00:00Z">
        <w:r>
          <w:t xml:space="preserve"> </w:t>
        </w:r>
      </w:ins>
      <m:oMath>
        <m:r>
          <m:t>τ</m:t>
        </m:r>
      </m:oMath>
      <w:ins w:id="3581" w:author="PR Preview" w:date="2026-01-01T00:00:00Z">
        <w:r>
          <w:t xml:space="preserve"> </w:t>
        </w:r>
      </w:ins>
      <w:ins w:id="3582" w:author="PR Preview" w:date="2026-01-01T00:00:00Z">
        <w:r>
          <w:t xml:space="preserve">enters the log-likelihood as</w:t>
        </w:r>
      </w:ins>
      <w:ins w:id="358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3584" w:author="PR Preview" w:date="2026-01-01T00:00:00Z">
        <w:r>
          <w:t xml:space="preserve">.</w:t>
        </w:r>
      </w:ins>
      <w:ins w:id="3585" w:author="PR Preview" w:date="2026-01-01T00:00:00Z">
        <w:r>
          <w:t xml:space="preserve"> </w:t>
        </w:r>
      </w:ins>
      <w:ins w:id="3586" w:author="PR Preview" w:date="2026-01-01T00:00:00Z">
        <w:r>
          <w:t xml:space="preserve">By the invariance of maximum likelihood estimates,</w:t>
        </w:r>
      </w:ins>
      <w:ins w:id="358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ins w:id="3588" w:author="PR Preview" w:date="2026-01-01T00:00:00Z">
        <w:r>
          <w:t xml:space="preserve">.</w:t>
        </w:r>
      </w:ins>
    </w:p>
    <w:bookmarkEnd w:id="272"/>
    <w:bookmarkStart w:id="274" w:name="rem-gaussian-mle-sigma-bias"/>
    <w:p>
      <w:pPr>
        <w:pStyle w:val="BodyText"/>
      </w:pPr>
      <w:ins w:id="3589" w:author="PR Preview" w:date="2026-01-01T00:00:00Z">
        <w:r>
          <w:rPr>
            <w:i/>
            <w:iCs/>
          </w:rPr>
          <w:t xml:space="preserve">Remark 13</w:t>
        </w:r>
      </w:ins>
      <w:ins w:id="3590" w:author="PR Preview" w:date="2026-01-01T00:00:00Z">
        <w:r>
          <w:t xml:space="preserve"> (The Gaussian variance MLE is biased). </w:t>
        </w:r>
      </w:ins>
      <w:ins w:id="3591" w:author="PR Preview" w:date="2026-01-01T00:00:00Z">
        <w:r>
          <w:t xml:space="preserve">This MLE divides by</w:t>
        </w:r>
      </w:ins>
      <w:ins w:id="3592" w:author="PR Preview" w:date="2026-01-01T00:00:00Z">
        <w:r>
          <w:t xml:space="preserve"> </w:t>
        </w:r>
      </w:ins>
      <m:oMath>
        <m:r>
          <m:t>n</m:t>
        </m:r>
      </m:oMath>
      <w:ins w:id="3593" w:author="PR Preview" w:date="2026-01-01T00:00:00Z">
        <w:r>
          <w:t xml:space="preserve">,</w:t>
        </w:r>
      </w:ins>
      <w:ins w:id="3594" w:author="PR Preview" w:date="2026-01-01T00:00:00Z">
        <w:r>
          <w:t xml:space="preserve"> </w:t>
        </w:r>
      </w:ins>
      <w:ins w:id="3595" w:author="PR Preview" w:date="2026-01-01T00:00:00Z">
        <w:r>
          <w:t xml:space="preserve">so it is a biased estimator of</w:t>
        </w:r>
      </w:ins>
      <w:ins w:id="359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597" w:author="PR Preview" w:date="2026-01-01T00:00:00Z">
        <w:r>
          <w:t xml:space="preserve"> </w:t>
        </w:r>
      </w:ins>
      <w:ins w:id="3598" w:author="PR Preview" w:date="2026-01-01T00:00:00Z">
        <w:r>
          <w:t xml:space="preserve">(</w:t>
        </w:r>
      </w:ins>
      <w:hyperlink r:id="rId273">
        <w:ins w:id="3599" w:author="PR Preview" w:date="2026-01-01T00:00:00Z">
          <w:r>
            <w:rPr>
              <w:rStyle w:val="Hyperlink"/>
            </w:rPr>
            <w:t xml:space="preserve">bias of the divide-by-</w:t>
          </w:r>
        </w:ins>
        <m:oMath>
          <m:r>
            <m:t>n</m:t>
          </m:r>
        </m:oMath>
        <w:ins w:id="3600" w:author="PR Preview" w:date="2026-01-01T00:00:00Z">
          <w:r>
            <w:rPr>
              <w:rStyle w:val="Hyperlink"/>
            </w:rPr>
            <w:t xml:space="preserve"> </w:t>
          </w:r>
        </w:ins>
        <w:ins w:id="3601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3602" w:author="PR Preview" w:date="2026-01-01T00:00:00Z">
        <w:r>
          <w:t xml:space="preserve">).</w:t>
        </w:r>
      </w:ins>
    </w:p>
    <w:bookmarkEnd w:id="274"/>
    <w:bookmarkEnd w:id="275"/>
    <w:bookmarkStart w:id="276" w:name="second-derivatives"/>
    <w:p>
      <w:pPr>
        <w:pStyle w:val="Heading3"/>
      </w:pPr>
      <w:ins w:id="3603" w:author="PR Preview" w:date="2026-01-01T00:00:00Z">
        <w:r>
          <w:t xml:space="preserve">4.4 Second derivatives</w:t>
        </w:r>
      </w:ins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6"/>
    <w:bookmarkStart w:id="277" w:name="sec-covariance-matrix"/>
    <w:p>
      <w:pPr>
        <w:pStyle w:val="Heading3"/>
      </w:pPr>
      <w:del w:id="3604" w:author="PR Preview" w:date="2026-01-01T00:00:00Z">
        <w:r>
          <w:delText xml:space="preserve">3.5 Information matrix and standard errors</w:delText>
        </w:r>
      </w:del>
    </w:p>
    <w:p>
      <w:pPr>
        <w:pStyle w:val="Heading3"/>
      </w:pPr>
      <w:ins w:id="3605" w:author="PR Preview" w:date="2026-01-01T00:00:00Z">
        <w:r>
          <w:t xml:space="preserve">4.5 Information matrix and standard errors</w:t>
        </w:r>
      </w:ins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del w:id="3606" w:author="PR Preview" w:date="2026-01-01T00:00:00Z">
        <w:r>
          <w:delText xml:space="preserve">By</w:delText>
        </w:r>
      </w:del>
      <w:del w:id="3607" w:author="PR Preview" w:date="2026-01-01T00:00:00Z">
        <w:r>
          <w:delText xml:space="preserve"> </w:delText>
        </w:r>
      </w:del>
      <w:hyperlink w:anchor="thm-dist-mle">
        <w:del w:id="3608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3609" w:author="PR Preview" w:date="2026-01-01T00:00:00Z">
        <w:r>
          <w:delText xml:space="preserve">,</w:delText>
        </w:r>
      </w:del>
      <w:del w:id="3610" w:author="PR Preview" w:date="2026-01-01T00:00:00Z">
        <w:r>
          <w:delText xml:space="preserve"> </w:delText>
        </w:r>
      </w:del>
      <w:del w:id="3611" w:author="PR Preview" w:date="2026-01-01T00:00:00Z">
        <w:r>
          <w:delText xml:space="preserve">the estimated standard errors are</w:delText>
        </w:r>
      </w:del>
      <w:del w:id="3612" w:author="PR Preview" w:date="2026-01-01T00:00:00Z">
        <w:r>
          <w:delText xml:space="preserve"> </w:delText>
        </w:r>
      </w:del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3613" w:author="PR Preview" w:date="2026-01-01T00:00:00Z">
        <w:r>
          <w:delText xml:space="preserve"> </w:delText>
        </w:r>
      </w:del>
      <w:del w:id="3614" w:author="PR Preview" w:date="2026-01-01T00:00:00Z">
        <w:r>
          <w:delText xml:space="preserve">and</w:delText>
        </w:r>
      </w:del>
      <w:del w:id="3615" w:author="PR Preview" w:date="2026-01-01T00:00:00Z">
        <w:r>
          <w:delText xml:space="preserve"> </w:delText>
        </w:r>
      </w:del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del w:id="3616" w:author="PR Preview" w:date="2026-01-01T00:00:00Z">
        <w:r>
          <w:delText xml:space="preserve">,</w:delText>
        </w:r>
      </w:del>
      <w:del w:id="3617" w:author="PR Preview" w:date="2026-01-01T00:00:00Z">
        <w:r>
          <w:delText xml:space="preserve"> </w:delText>
        </w:r>
      </w:del>
      <w:del w:id="3618" w:author="PR Preview" w:date="2026-01-01T00:00:00Z">
        <w:r>
          <w:delText xml:space="preserve">and the two estimates are approximately uncorrelated in large samples.</w:delText>
        </w:r>
      </w:del>
    </w:p>
    <w:p>
      <w:pPr>
        <w:pStyle w:val="FirstParagraph"/>
      </w:pPr>
      <w:ins w:id="3619" w:author="PR Preview" w:date="2026-01-01T00:00:00Z">
        <w:r>
          <w:t xml:space="preserve">By</w:t>
        </w:r>
      </w:ins>
      <w:ins w:id="3620" w:author="PR Preview" w:date="2026-01-01T00:00:00Z">
        <w:r>
          <w:t xml:space="preserve"> </w:t>
        </w:r>
      </w:ins>
      <w:hyperlink w:anchor="thm-dist-mle">
        <w:ins w:id="3621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3622" w:author="PR Preview" w:date="2026-01-01T00:00:00Z">
        <w:r>
          <w:t xml:space="preserve">,</w:t>
        </w:r>
      </w:ins>
      <w:ins w:id="3623" w:author="PR Preview" w:date="2026-01-01T00:00:00Z">
        <w:r>
          <w:t xml:space="preserve"> </w:t>
        </w:r>
      </w:ins>
      <w:ins w:id="3624" w:author="PR Preview" w:date="2026-01-01T00:00:00Z">
        <w:r>
          <w:t xml:space="preserve">the estimated standard errors are</w:t>
        </w:r>
      </w:ins>
      <w:ins w:id="3625" w:author="PR Preview" w:date="2026-01-01T00:00:00Z">
        <w:r>
          <w:t xml:space="preserve"> </w:t>
        </w:r>
      </w:ins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3626" w:author="PR Preview" w:date="2026-01-01T00:00:00Z">
        <w:r>
          <w:t xml:space="preserve"> </w:t>
        </w:r>
      </w:ins>
      <w:ins w:id="3627" w:author="PR Preview" w:date="2026-01-01T00:00:00Z">
        <w:r>
          <w:t xml:space="preserve">and</w:t>
        </w:r>
      </w:ins>
      <w:ins w:id="3628" w:author="PR Preview" w:date="2026-01-01T00:00:00Z">
        <w:r>
          <w:t xml:space="preserve"> </w:t>
        </w:r>
      </w:ins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ins w:id="3629" w:author="PR Preview" w:date="2026-01-01T00:00:00Z">
        <w:r>
          <w:t xml:space="preserve">,</w:t>
        </w:r>
      </w:ins>
      <w:ins w:id="3630" w:author="PR Preview" w:date="2026-01-01T00:00:00Z">
        <w:r>
          <w:t xml:space="preserve"> </w:t>
        </w:r>
      </w:ins>
      <w:ins w:id="3631" w:author="PR Preview" w:date="2026-01-01T00:00:00Z">
        <w:r>
          <w:t xml:space="preserve">and the two estimates are approximately uncorrelated in large samples.</w:t>
        </w:r>
      </w:ins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7"/>
    <w:bookmarkEnd w:id="278"/>
    <w:bookmarkStart w:id="324" w:name="sec-hers-mle-example"/>
    <w:p>
      <w:pPr>
        <w:pStyle w:val="Heading2"/>
      </w:pPr>
      <w:del w:id="3632" w:author="PR Preview" w:date="2026-01-01T00:00:00Z">
        <w:r>
          <w:delText xml:space="preserve">4 Example: hormone therapy study</w:delText>
        </w:r>
      </w:del>
    </w:p>
    <w:p>
      <w:pPr>
        <w:pStyle w:val="Heading2"/>
      </w:pPr>
      <w:ins w:id="3633" w:author="PR Preview" w:date="2026-01-01T00:00:00Z">
        <w:r>
          <w:t xml:space="preserve">5 Example: hormone therapy study</w:t>
        </w:r>
      </w:ins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4" w:name="data"/>
    <w:p>
      <w:pPr>
        <w:pStyle w:val="Heading3"/>
      </w:pPr>
      <w:del w:id="3634" w:author="PR Preview" w:date="2026-01-01T00:00:00Z">
        <w:r>
          <w:delText xml:space="preserve">4.1 Data</w:delText>
        </w:r>
      </w:del>
    </w:p>
    <w:p>
      <w:pPr>
        <w:pStyle w:val="Heading3"/>
      </w:pPr>
      <w:ins w:id="3635" w:author="PR Preview" w:date="2026-01-01T00:00:00Z">
        <w:r>
          <w:t xml:space="preserve">5.1 Data</w:t>
        </w:r>
      </w:ins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9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3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4"/>
    <w:bookmarkStart w:id="289" w:name="maximum-likelihood-estimates"/>
    <w:p>
      <w:pPr>
        <w:pStyle w:val="Heading3"/>
      </w:pPr>
      <w:del w:id="3636" w:author="PR Preview" w:date="2026-01-01T00:00:00Z">
        <w:r>
          <w:delText xml:space="preserve">4.2 Maximum likelihood estimates</w:delText>
        </w:r>
      </w:del>
    </w:p>
    <w:p>
      <w:pPr>
        <w:pStyle w:val="Heading3"/>
      </w:pPr>
      <w:ins w:id="3637" w:author="PR Preview" w:date="2026-01-01T00:00:00Z">
        <w:r>
          <w:t xml:space="preserve">5.2 Maximum likelihood estimates</w:t>
        </w:r>
      </w:ins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8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8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9"/>
    <w:bookmarkStart w:id="308" w:name="likelihood-and-log-likelihood-functions"/>
    <w:p>
      <w:pPr>
        <w:pStyle w:val="Heading3"/>
      </w:pPr>
      <w:del w:id="3638" w:author="PR Preview" w:date="2026-01-01T00:00:00Z">
        <w:r>
          <w:delText xml:space="preserve">4.3 Likelihood and log-likelihood functions</w:delText>
        </w:r>
      </w:del>
    </w:p>
    <w:p>
      <w:pPr>
        <w:pStyle w:val="Heading3"/>
      </w:pPr>
      <w:ins w:id="3639" w:author="PR Preview" w:date="2026-01-01T00:00:00Z">
        <w:r>
          <w:t xml:space="preserve">5.3 Likelihood and log-likelihood functions</w:t>
        </w:r>
      </w:ins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8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8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7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6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7"/>
    <w:bookmarkEnd w:id="308"/>
    <w:bookmarkStart w:id="310" w:name="log-likelihood-surface"/>
    <w:p>
      <w:pPr>
        <w:pStyle w:val="Heading3"/>
      </w:pPr>
      <w:del w:id="3640" w:author="PR Preview" w:date="2026-01-01T00:00:00Z">
        <w:r>
          <w:delText xml:space="preserve">4.4 Log-likelihood surface</w:delText>
        </w:r>
      </w:del>
    </w:p>
    <w:p>
      <w:pPr>
        <w:pStyle w:val="Heading3"/>
      </w:pPr>
      <w:ins w:id="3641" w:author="PR Preview" w:date="2026-01-01T00:00:00Z">
        <w:r>
          <w:t xml:space="preserve">5.4 Log-likelihood surface</w:t>
        </w:r>
      </w:ins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9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9"/>
        </w:tc>
      </w:tr>
    </w:tbl>
    <w:bookmarkEnd w:id="310"/>
    <w:bookmarkStart w:id="315" w:name="standard-errors-by-sample-size"/>
    <w:p>
      <w:pPr>
        <w:pStyle w:val="Heading3"/>
      </w:pPr>
      <w:del w:id="3642" w:author="PR Preview" w:date="2026-01-01T00:00:00Z">
        <w:r>
          <w:delText xml:space="preserve">4.5 Standard errors by sample size</w:delText>
        </w:r>
      </w:del>
    </w:p>
    <w:p>
      <w:pPr>
        <w:pStyle w:val="FirstParagraph"/>
      </w:pPr>
      <w:del w:id="3643" w:author="PR Preview" w:date="2026-01-01T00:00:00Z">
        <w:r>
          <w:delText xml:space="preserve">By</w:delText>
        </w:r>
      </w:del>
      <w:del w:id="3644" w:author="PR Preview" w:date="2026-01-01T00:00:00Z">
        <w:r>
          <w:delText xml:space="preserve"> </w:delText>
        </w:r>
      </w:del>
      <w:hyperlink w:anchor="sec-covariance-matrix">
        <w:del w:id="3645" w:author="PR Preview" w:date="2026-01-01T00:00:00Z">
          <w:r>
            <w:rPr>
              <w:rStyle w:val="Hyperlink"/>
            </w:rPr>
            <w:delText xml:space="preserve">Section 3.5</w:delText>
          </w:r>
        </w:del>
      </w:hyperlink>
      <w:del w:id="3646" w:author="PR Preview" w:date="2026-01-01T00:00:00Z">
        <w:r>
          <w:delText xml:space="preserve">,</w:delText>
        </w:r>
      </w:del>
      <w:del w:id="3647" w:author="PR Preview" w:date="2026-01-01T00:00:00Z">
        <w:r>
          <w:delText xml:space="preserve"> </w:delText>
        </w:r>
      </w:del>
      <w:del w:id="3648" w:author="PR Preview" w:date="2026-01-01T00:00:00Z">
        <w:r>
          <w:delText xml:space="preserve">the estimated standard error of</w:delText>
        </w:r>
      </w:del>
      <w:del w:id="364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3650" w:author="PR Preview" w:date="2026-01-01T00:00:00Z">
        <w:r>
          <w:delText xml:space="preserve"> </w:delText>
        </w:r>
      </w:del>
      <w:del w:id="3651" w:author="PR Preview" w:date="2026-01-01T00:00:00Z">
        <w:r>
          <w:delText xml:space="preserve">is</w:delText>
        </w:r>
      </w:del>
    </w:p>
    <w:p>
      <w:pPr>
        <w:pStyle w:val="Heading3"/>
      </w:pPr>
      <w:ins w:id="3652" w:author="PR Preview" w:date="2026-01-01T00:00:00Z">
        <w:r>
          <w:t xml:space="preserve">5.5 Standard errors by sample size</w:t>
        </w:r>
      </w:ins>
    </w:p>
    <w:p>
      <w:pPr>
        <w:pStyle w:val="FirstParagraph"/>
      </w:pPr>
      <w:ins w:id="3653" w:author="PR Preview" w:date="2026-01-01T00:00:00Z">
        <w:r>
          <w:t xml:space="preserve">By</w:t>
        </w:r>
      </w:ins>
      <w:ins w:id="3654" w:author="PR Preview" w:date="2026-01-01T00:00:00Z">
        <w:r>
          <w:t xml:space="preserve"> </w:t>
        </w:r>
      </w:ins>
      <w:hyperlink w:anchor="sec-covariance-matrix">
        <w:ins w:id="3655" w:author="PR Preview" w:date="2026-01-01T00:00:00Z">
          <w:r>
            <w:rPr>
              <w:rStyle w:val="Hyperlink"/>
            </w:rPr>
            <w:t xml:space="preserve">Section 4.5</w:t>
          </w:r>
        </w:ins>
      </w:hyperlink>
      <w:ins w:id="3656" w:author="PR Preview" w:date="2026-01-01T00:00:00Z">
        <w:r>
          <w:t xml:space="preserve">,</w:t>
        </w:r>
      </w:ins>
      <w:ins w:id="3657" w:author="PR Preview" w:date="2026-01-01T00:00:00Z">
        <w:r>
          <w:t xml:space="preserve"> </w:t>
        </w:r>
      </w:ins>
      <w:ins w:id="3658" w:author="PR Preview" w:date="2026-01-01T00:00:00Z">
        <w:r>
          <w:t xml:space="preserve">the estimated standard error of</w:t>
        </w:r>
      </w:ins>
      <w:ins w:id="365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3660" w:author="PR Preview" w:date="2026-01-01T00:00:00Z">
        <w:r>
          <w:t xml:space="preserve"> </w:t>
        </w:r>
      </w:ins>
      <w:ins w:id="3661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4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4"/>
        </w:tc>
      </w:tr>
    </w:tbl>
    <w:bookmarkEnd w:id="315"/>
    <w:bookmarkStart w:id="322" w:name="power"/>
    <w:p>
      <w:pPr>
        <w:pStyle w:val="Heading3"/>
      </w:pPr>
      <w:del w:id="3662" w:author="PR Preview" w:date="2026-01-01T00:00:00Z">
        <w:r>
          <w:delText xml:space="preserve">4.6 Power</w:delText>
        </w:r>
      </w:del>
    </w:p>
    <w:p>
      <w:pPr>
        <w:pStyle w:val="Heading3"/>
      </w:pPr>
      <w:ins w:id="3663" w:author="PR Preview" w:date="2026-01-01T00:00:00Z">
        <w:r>
          <w:t xml:space="preserve">5.6 Power</w:t>
        </w:r>
      </w:ins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6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6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0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0"/>
        </w:tc>
      </w:tr>
    </w:tbl>
    <w:bookmarkStart w:id="321" w:name="rem-observed-power"/>
    <w:p>
      <w:pPr>
        <w:pStyle w:val="BodyText"/>
      </w:pPr>
      <w:del w:id="3664" w:author="PR Preview" w:date="2026-01-01T00:00:00Z">
        <w:r>
          <w:rPr>
            <w:i/>
            <w:iCs/>
          </w:rPr>
          <w:delText xml:space="preserve">Remark 13</w:delText>
        </w:r>
      </w:del>
      <w:del w:id="3665" w:author="PR Preview" w:date="2026-01-01T00:00:00Z">
        <w:r>
          <w:delText xml:space="preserve"> (Choosing the alternative, and observed power). </w:delText>
        </w:r>
      </w:del>
      <w:del w:id="3666" w:author="PR Preview" w:date="2026-01-01T00:00:00Z">
        <w:r>
          <w:delText xml:space="preserve">The alternative</w:delText>
        </w:r>
      </w:del>
      <w:del w:id="3667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1</m:t>
            </m:r>
          </m:sub>
        </m:sSub>
      </m:oMath>
      <w:del w:id="3668" w:author="PR Preview" w:date="2026-01-01T00:00:00Z">
        <w:r>
          <w:delText xml:space="preserve"> </w:delText>
        </w:r>
      </w:del>
      <w:del w:id="3669" w:author="PR Preview" w:date="2026-01-01T00:00:00Z">
        <w:r>
          <w:delText xml:space="preserve">should be chosen before seeing the data,</w:delText>
        </w:r>
      </w:del>
      <w:del w:id="3670" w:author="PR Preview" w:date="2026-01-01T00:00:00Z">
        <w:r>
          <w:delText xml:space="preserve"> </w:delText>
        </w:r>
      </w:del>
      <w:del w:id="3671" w:author="PR Preview" w:date="2026-01-01T00:00:00Z">
        <w:r>
          <w:delText xml:space="preserve">as a difference worth detecting.</w:delText>
        </w:r>
      </w:del>
      <w:del w:id="3672" w:author="PR Preview" w:date="2026-01-01T00:00:00Z">
        <w:r>
          <w:delText xml:space="preserve"> </w:delText>
        </w:r>
      </w:del>
      <w:del w:id="3673" w:author="PR Preview" w:date="2026-01-01T00:00:00Z">
        <w:r>
          <w:delText xml:space="preserve">Power computed at</w:delText>
        </w:r>
      </w:del>
      <w:del w:id="3674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del w:id="3675" w:author="PR Preview" w:date="2026-01-01T00:00:00Z">
        <w:r>
          <w:delText xml:space="preserve"> </w:delText>
        </w:r>
      </w:del>
      <w:del w:id="3676" w:author="PR Preview" w:date="2026-01-01T00:00:00Z">
        <w:r>
          <w:delText xml:space="preserve">(</w:delText>
        </w:r>
      </w:del>
      <w:del w:id="3677" w:author="PR Preview" w:date="2026-01-01T00:00:00Z">
        <w:r>
          <w:delText xml:space="preserve">“observed power”</w:delText>
        </w:r>
      </w:del>
      <w:del w:id="3678" w:author="PR Preview" w:date="2026-01-01T00:00:00Z">
        <w:r>
          <w:delText xml:space="preserve">)</w:delText>
        </w:r>
      </w:del>
      <w:del w:id="3679" w:author="PR Preview" w:date="2026-01-01T00:00:00Z">
        <w:r>
          <w:delText xml:space="preserve"> </w:delText>
        </w:r>
      </w:del>
      <w:del w:id="3680" w:author="PR Preview" w:date="2026-01-01T00:00:00Z">
        <w:r>
          <w:delText xml:space="preserve">is a function of the p-value,</w:delText>
        </w:r>
      </w:del>
      <w:del w:id="3681" w:author="PR Preview" w:date="2026-01-01T00:00:00Z">
        <w:r>
          <w:delText xml:space="preserve"> </w:delText>
        </w:r>
      </w:del>
      <w:del w:id="3682" w:author="PR Preview" w:date="2026-01-01T00:00:00Z">
        <w:r>
          <w:delText xml:space="preserve">so it adds no information about the data already analyzed</w:delText>
        </w:r>
      </w:del>
      <w:del w:id="3683" w:author="PR Preview" w:date="2026-01-01T00:00:00Z">
        <w:r>
          <w:delText xml:space="preserve"> </w:delText>
        </w:r>
      </w:del>
      <w:del w:id="3684" w:author="PR Preview" w:date="2026-01-01T00:00:00Z">
        <w:r>
          <w:delText xml:space="preserve">[25]</w:delText>
        </w:r>
      </w:del>
      <w:del w:id="3685" w:author="PR Preview" w:date="2026-01-01T00:00:00Z">
        <w:r>
          <w:delText xml:space="preserve">.</w:delText>
        </w:r>
      </w:del>
    </w:p>
    <w:p>
      <w:pPr>
        <w:pStyle w:val="Heading3"/>
      </w:pPr>
      <w:del w:id="3686" w:author="PR Preview" w:date="2026-01-01T00:00:00Z">
        <w:r>
          <w:delText xml:space="preserve">4.7 Simulation</w:delText>
        </w:r>
      </w:del>
    </w:p>
    <w:p>
      <w:pPr>
        <w:pStyle w:val="BodyText"/>
      </w:pPr>
      <w:ins w:id="3687" w:author="PR Preview" w:date="2026-01-01T00:00:00Z">
        <w:r>
          <w:rPr>
            <w:i/>
            <w:iCs/>
          </w:rPr>
          <w:t xml:space="preserve">Remark 14</w:t>
        </w:r>
      </w:ins>
      <w:ins w:id="3688" w:author="PR Preview" w:date="2026-01-01T00:00:00Z">
        <w:r>
          <w:t xml:space="preserve"> (Choosing the alternative, and observed power). </w:t>
        </w:r>
      </w:ins>
      <w:ins w:id="3689" w:author="PR Preview" w:date="2026-01-01T00:00:00Z">
        <w:r>
          <w:t xml:space="preserve">The alternative</w:t>
        </w:r>
      </w:ins>
      <w:ins w:id="3690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1</m:t>
            </m:r>
          </m:sub>
        </m:sSub>
      </m:oMath>
      <w:ins w:id="3691" w:author="PR Preview" w:date="2026-01-01T00:00:00Z">
        <w:r>
          <w:t xml:space="preserve"> </w:t>
        </w:r>
      </w:ins>
      <w:ins w:id="3692" w:author="PR Preview" w:date="2026-01-01T00:00:00Z">
        <w:r>
          <w:t xml:space="preserve">should be chosen before seeing the data,</w:t>
        </w:r>
      </w:ins>
      <w:ins w:id="3693" w:author="PR Preview" w:date="2026-01-01T00:00:00Z">
        <w:r>
          <w:t xml:space="preserve"> </w:t>
        </w:r>
      </w:ins>
      <w:ins w:id="3694" w:author="PR Preview" w:date="2026-01-01T00:00:00Z">
        <w:r>
          <w:t xml:space="preserve">as a difference worth detecting.</w:t>
        </w:r>
      </w:ins>
      <w:ins w:id="3695" w:author="PR Preview" w:date="2026-01-01T00:00:00Z">
        <w:r>
          <w:t xml:space="preserve"> </w:t>
        </w:r>
      </w:ins>
      <w:ins w:id="3696" w:author="PR Preview" w:date="2026-01-01T00:00:00Z">
        <w:r>
          <w:t xml:space="preserve">Power computed at</w:t>
        </w:r>
      </w:ins>
      <w:ins w:id="3697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ins w:id="3698" w:author="PR Preview" w:date="2026-01-01T00:00:00Z">
        <w:r>
          <w:t xml:space="preserve"> </w:t>
        </w:r>
      </w:ins>
      <w:ins w:id="3699" w:author="PR Preview" w:date="2026-01-01T00:00:00Z">
        <w:r>
          <w:t xml:space="preserve">(</w:t>
        </w:r>
      </w:ins>
      <w:ins w:id="3700" w:author="PR Preview" w:date="2026-01-01T00:00:00Z">
        <w:r>
          <w:t xml:space="preserve">“observed power”</w:t>
        </w:r>
      </w:ins>
      <w:ins w:id="3701" w:author="PR Preview" w:date="2026-01-01T00:00:00Z">
        <w:r>
          <w:t xml:space="preserve">)</w:t>
        </w:r>
      </w:ins>
      <w:ins w:id="3702" w:author="PR Preview" w:date="2026-01-01T00:00:00Z">
        <w:r>
          <w:t xml:space="preserve"> </w:t>
        </w:r>
      </w:ins>
      <w:ins w:id="3703" w:author="PR Preview" w:date="2026-01-01T00:00:00Z">
        <w:r>
          <w:t xml:space="preserve">is a function of the p-value,</w:t>
        </w:r>
      </w:ins>
      <w:ins w:id="3704" w:author="PR Preview" w:date="2026-01-01T00:00:00Z">
        <w:r>
          <w:t xml:space="preserve"> </w:t>
        </w:r>
      </w:ins>
      <w:ins w:id="3705" w:author="PR Preview" w:date="2026-01-01T00:00:00Z">
        <w:r>
          <w:t xml:space="preserve">so it adds no information about the data already analyzed</w:t>
        </w:r>
      </w:ins>
      <w:ins w:id="3706" w:author="PR Preview" w:date="2026-01-01T00:00:00Z">
        <w:r>
          <w:t xml:space="preserve"> </w:t>
        </w:r>
      </w:ins>
      <w:ins w:id="3707" w:author="PR Preview" w:date="2026-01-01T00:00:00Z">
        <w:r>
          <w:t xml:space="preserve">[25]</w:t>
        </w:r>
      </w:ins>
      <w:ins w:id="3708" w:author="PR Preview" w:date="2026-01-01T00:00:00Z">
        <w:r>
          <w:t xml:space="preserve">.</w:t>
        </w:r>
      </w:ins>
    </w:p>
    <w:bookmarkEnd w:id="321"/>
    <w:bookmarkEnd w:id="322"/>
    <w:bookmarkStart w:id="323" w:name="simulation"/>
    <w:p>
      <w:pPr>
        <w:pStyle w:val="Heading3"/>
      </w:pPr>
      <w:ins w:id="3709" w:author="PR Preview" w:date="2026-01-01T00:00:00Z">
        <w:r>
          <w:t xml:space="preserve">5.7 Simulation</w:t>
        </w:r>
      </w:ins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3"/>
    <w:bookmarkEnd w:id="324"/>
    <w:bookmarkStart w:id="335" w:name="sec-mle-practice"/>
    <w:p>
      <w:pPr>
        <w:pStyle w:val="Heading2"/>
      </w:pPr>
      <w:del w:id="3710" w:author="PR Preview" w:date="2026-01-01T00:00:00Z">
        <w:r>
          <w:delText xml:space="preserve">5 Practice exercises</w:delText>
        </w:r>
      </w:del>
    </w:p>
    <w:p>
      <w:pPr>
        <w:pStyle w:val="FirstParagraph"/>
      </w:pPr>
      <w:del w:id="3711" w:author="PR Preview" w:date="2026-01-01T00:00:00Z">
        <w:r>
          <w:rPr>
            <w:b/>
            <w:bCs/>
          </w:rPr>
          <w:delText xml:space="preserve">Exercise 38 (Binomial likelihood (adapted from</w:delText>
        </w:r>
      </w:del>
      <w:del w:id="3712" w:author="PR Preview" w:date="2026-01-01T00:00:00Z">
        <w:r>
          <w:rPr>
            <w:b/>
            <w:bCs/>
          </w:rPr>
          <w:delText xml:space="preserve"> </w:delText>
        </w:r>
      </w:del>
      <w:del w:id="3713" w:author="PR Preview" w:date="2026-01-01T00:00:00Z">
        <w:r>
          <w:rPr>
            <w:b/>
            <w:bCs/>
          </w:rPr>
          <w:delText xml:space="preserve">Dobson and Barnett [1]</w:delText>
        </w:r>
      </w:del>
      <w:del w:id="3714" w:author="PR Preview" w:date="2026-01-01T00:00:00Z">
        <w:r>
          <w:rPr>
            <w:b/>
            <w:bCs/>
          </w:rPr>
          <w:delText xml:space="preserve">, Chapter 3))</w:delText>
        </w:r>
      </w:del>
      <w:del w:id="3715" w:author="PR Preview" w:date="2026-01-01T00:00:00Z">
        <w:r>
          <w:delText xml:space="preserve"> </w:delText>
        </w:r>
      </w:del>
      <w:del w:id="3716" w:author="PR Preview" w:date="2026-01-01T00:00:00Z">
        <w:r>
          <w:delText xml:space="preserve">Let</w:delText>
        </w:r>
      </w:del>
      <w:del w:id="3717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del w:id="3718" w:author="PR Preview" w:date="2026-01-01T00:00:00Z">
        <w:r>
          <w:delText xml:space="preserve">,</w:delText>
        </w:r>
      </w:del>
      <w:del w:id="3719" w:author="PR Preview" w:date="2026-01-01T00:00:00Z">
        <w:r>
          <w:delText xml:space="preserve"> </w:delText>
        </w:r>
      </w:del>
      <w:del w:id="3720" w:author="PR Preview" w:date="2026-01-01T00:00:00Z">
        <w:r>
          <w:delText xml:space="preserve">so that</w:delText>
        </w:r>
      </w:del>
    </w:p>
    <w:p>
      <w:pPr>
        <w:pStyle w:val="Heading2"/>
      </w:pPr>
      <w:ins w:id="3721" w:author="PR Preview" w:date="2026-01-01T00:00:00Z">
        <w:r>
          <w:t xml:space="preserve">6 Practice exercises</w:t>
        </w:r>
      </w:ins>
    </w:p>
    <w:bookmarkStart w:id="325" w:name="exr-prac-binom-lik"/>
    <w:p>
      <w:pPr>
        <w:pStyle w:val="FirstParagraph"/>
      </w:pPr>
      <w:ins w:id="3722" w:author="PR Preview" w:date="2026-01-01T00:00:00Z">
        <w:r>
          <w:rPr>
            <w:b/>
            <w:bCs/>
          </w:rPr>
          <w:t xml:space="preserve">Exercise 35 (Binomial likelihood (adapted from</w:t>
        </w:r>
      </w:ins>
      <w:ins w:id="3723" w:author="PR Preview" w:date="2026-01-01T00:00:00Z">
        <w:r>
          <w:rPr>
            <w:b/>
            <w:bCs/>
          </w:rPr>
          <w:t xml:space="preserve"> </w:t>
        </w:r>
      </w:ins>
      <w:ins w:id="3724" w:author="PR Preview" w:date="2026-01-01T00:00:00Z">
        <w:r>
          <w:rPr>
            <w:b/>
            <w:bCs/>
          </w:rPr>
          <w:t xml:space="preserve">Dobson and Barnett [1]</w:t>
        </w:r>
      </w:ins>
      <w:ins w:id="3725" w:author="PR Preview" w:date="2026-01-01T00:00:00Z">
        <w:r>
          <w:rPr>
            <w:b/>
            <w:bCs/>
          </w:rPr>
          <w:t xml:space="preserve">, Chapter 3))</w:t>
        </w:r>
      </w:ins>
      <w:ins w:id="3726" w:author="PR Preview" w:date="2026-01-01T00:00:00Z">
        <w:r>
          <w:t xml:space="preserve"> </w:t>
        </w:r>
      </w:ins>
      <w:ins w:id="3727" w:author="PR Preview" w:date="2026-01-01T00:00:00Z">
        <w:r>
          <w:t xml:space="preserve">Let</w:t>
        </w:r>
      </w:ins>
      <w:ins w:id="3728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ins w:id="3729" w:author="PR Preview" w:date="2026-01-01T00:00:00Z">
        <w:r>
          <w:t xml:space="preserve">,</w:t>
        </w:r>
      </w:ins>
      <w:ins w:id="3730" w:author="PR Preview" w:date="2026-01-01T00:00:00Z">
        <w:r>
          <w:t xml:space="preserve"> </w:t>
        </w:r>
      </w:ins>
      <w:ins w:id="3731" w:author="PR Preview" w:date="2026-01-01T00:00:00Z">
        <w:r>
          <w:t xml:space="preserve">so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5"/>
    <w:bookmarkStart w:id="326" w:name="sol-prac-binom-lik"/>
    <w:p>
      <w:pPr>
        <w:pStyle w:val="BodyText"/>
      </w:pPr>
      <w:del w:id="3732" w:author="PR Preview" w:date="2026-01-01T00:00:00Z">
        <w:r>
          <w:rPr>
            <w:i/>
            <w:iCs/>
          </w:rPr>
          <w:delText xml:space="preserve">Solution 38</w:delText>
        </w:r>
      </w:del>
      <w:del w:id="3733" w:author="PR Preview" w:date="2026-01-01T00:00:00Z">
        <w:r>
          <w:delText xml:space="preserve">. </w:delText>
        </w:r>
      </w:del>
      <w:del w:id="3734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3735" w:author="PR Preview" w:date="2026-01-01T00:00:00Z">
        <w:r>
          <w:rPr>
            <w:i/>
            <w:iCs/>
          </w:rPr>
          <w:t xml:space="preserve">Solution 35</w:t>
        </w:r>
      </w:ins>
      <w:ins w:id="3736" w:author="PR Preview" w:date="2026-01-01T00:00:00Z">
        <w:r>
          <w:t xml:space="preserve">. </w:t>
        </w:r>
      </w:ins>
      <w:ins w:id="3737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6"/>
    <w:bookmarkStart w:id="327" w:name="exr-prac-gauss-iid-lik"/>
    <w:p>
      <w:pPr>
        <w:pStyle w:val="BodyText"/>
      </w:pPr>
      <w:del w:id="3738" w:author="PR Preview" w:date="2026-01-01T00:00:00Z">
        <w:r>
          <w:rPr>
            <w:b/>
            <w:bCs/>
          </w:rPr>
          <w:delText xml:space="preserve">Exercise 39 (Gaussian log-likelihood (adapted from</w:delText>
        </w:r>
      </w:del>
      <w:del w:id="3739" w:author="PR Preview" w:date="2026-01-01T00:00:00Z">
        <w:r>
          <w:rPr>
            <w:b/>
            <w:bCs/>
          </w:rPr>
          <w:delText xml:space="preserve"> </w:delText>
        </w:r>
      </w:del>
      <w:del w:id="3740" w:author="PR Preview" w:date="2026-01-01T00:00:00Z">
        <w:r>
          <w:rPr>
            <w:b/>
            <w:bCs/>
          </w:rPr>
          <w:delText xml:space="preserve">Kleinbaum et al. [26]</w:delText>
        </w:r>
      </w:del>
      <w:del w:id="3741" w:author="PR Preview" w:date="2026-01-01T00:00:00Z">
        <w:r>
          <w:rPr>
            <w:b/>
            <w:bCs/>
          </w:rPr>
          <w:delText xml:space="preserve">, Chapter 5))</w:delText>
        </w:r>
      </w:del>
      <w:del w:id="3742" w:author="PR Preview" w:date="2026-01-01T00:00:00Z">
        <w:r>
          <w:delText xml:space="preserve"> </w:delText>
        </w:r>
      </w:del>
      <w:del w:id="3743" w:author="PR Preview" w:date="2026-01-01T00:00:00Z">
        <w:r>
          <w:delText xml:space="preserve">Let</w:delText>
        </w:r>
      </w:del>
      <w:del w:id="374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3745" w:author="PR Preview" w:date="2026-01-01T00:00:00Z">
        <w:r>
          <w:delText xml:space="preserve">.</w:delText>
        </w:r>
      </w:del>
    </w:p>
    <w:p>
      <w:pPr>
        <w:pStyle w:val="BodyText"/>
      </w:pPr>
      <w:ins w:id="3746" w:author="PR Preview" w:date="2026-01-01T00:00:00Z">
        <w:r>
          <w:rPr>
            <w:b/>
            <w:bCs/>
          </w:rPr>
          <w:t xml:space="preserve">Exercise 36 (Gaussian log-likelihood (adapted from</w:t>
        </w:r>
      </w:ins>
      <w:ins w:id="3747" w:author="PR Preview" w:date="2026-01-01T00:00:00Z">
        <w:r>
          <w:rPr>
            <w:b/>
            <w:bCs/>
          </w:rPr>
          <w:t xml:space="preserve"> </w:t>
        </w:r>
      </w:ins>
      <w:ins w:id="3748" w:author="PR Preview" w:date="2026-01-01T00:00:00Z">
        <w:r>
          <w:rPr>
            <w:b/>
            <w:bCs/>
          </w:rPr>
          <w:t xml:space="preserve">Kleinbaum et al. [26]</w:t>
        </w:r>
      </w:ins>
      <w:ins w:id="3749" w:author="PR Preview" w:date="2026-01-01T00:00:00Z">
        <w:r>
          <w:rPr>
            <w:b/>
            <w:bCs/>
          </w:rPr>
          <w:t xml:space="preserve">, Chapter 5))</w:t>
        </w:r>
      </w:ins>
      <w:ins w:id="3750" w:author="PR Preview" w:date="2026-01-01T00:00:00Z">
        <w:r>
          <w:t xml:space="preserve"> </w:t>
        </w:r>
      </w:ins>
      <w:ins w:id="3751" w:author="PR Preview" w:date="2026-01-01T00:00:00Z">
        <w:r>
          <w:t xml:space="preserve">Let</w:t>
        </w:r>
      </w:ins>
      <w:ins w:id="375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3753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7"/>
    <w:bookmarkStart w:id="328" w:name="sol-prac-gauss-iid-lik"/>
    <w:p>
      <w:pPr>
        <w:pStyle w:val="BodyText"/>
      </w:pPr>
      <w:del w:id="3754" w:author="PR Preview" w:date="2026-01-01T00:00:00Z">
        <w:r>
          <w:rPr>
            <w:i/>
            <w:iCs/>
          </w:rPr>
          <w:delText xml:space="preserve">Solution 39</w:delText>
        </w:r>
      </w:del>
      <w:del w:id="3755" w:author="PR Preview" w:date="2026-01-01T00:00:00Z">
        <w:r>
          <w:delText xml:space="preserve">. </w:delText>
        </w:r>
      </w:del>
      <w:del w:id="3756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3757" w:author="PR Preview" w:date="2026-01-01T00:00:00Z">
        <w:r>
          <w:rPr>
            <w:i/>
            <w:iCs/>
          </w:rPr>
          <w:t xml:space="preserve">Solution 36</w:t>
        </w:r>
      </w:ins>
      <w:ins w:id="3758" w:author="PR Preview" w:date="2026-01-01T00:00:00Z">
        <w:r>
          <w:t xml:space="preserve">. </w:t>
        </w:r>
      </w:ins>
      <w:ins w:id="3759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8"/>
    <w:bookmarkStart w:id="329" w:name="exr-prac-score-zero"/>
    <w:p>
      <w:pPr>
        <w:pStyle w:val="BodyText"/>
      </w:pPr>
      <w:del w:id="3760" w:author="PR Preview" w:date="2026-01-01T00:00:00Z">
        <w:r>
          <w:rPr>
            <w:b/>
            <w:bCs/>
          </w:rPr>
          <w:delText xml:space="preserve">Exercise 40 (Score at the MLE (adapted from</w:delText>
        </w:r>
      </w:del>
      <w:del w:id="3761" w:author="PR Preview" w:date="2026-01-01T00:00:00Z">
        <w:r>
          <w:rPr>
            <w:b/>
            <w:bCs/>
          </w:rPr>
          <w:delText xml:space="preserve"> </w:delText>
        </w:r>
      </w:del>
      <w:del w:id="3762" w:author="PR Preview" w:date="2026-01-01T00:00:00Z">
        <w:r>
          <w:rPr>
            <w:b/>
            <w:bCs/>
          </w:rPr>
          <w:delText xml:space="preserve">Dobson and Barnett [1]</w:delText>
        </w:r>
      </w:del>
      <w:del w:id="3763" w:author="PR Preview" w:date="2026-01-01T00:00:00Z">
        <w:r>
          <w:rPr>
            <w:b/>
            <w:bCs/>
          </w:rPr>
          <w:delText xml:space="preserve">, Chapter 3))</w:delText>
        </w:r>
      </w:del>
      <w:del w:id="3764" w:author="PR Preview" w:date="2026-01-01T00:00:00Z">
        <w:r>
          <w:delText xml:space="preserve"> </w:delText>
        </w:r>
      </w:del>
      <w:del w:id="3765" w:author="PR Preview" w:date="2026-01-01T00:00:00Z">
        <w:r>
          <w:delText xml:space="preserve">Let</w:delText>
        </w:r>
      </w:del>
      <w:del w:id="376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3767" w:author="PR Preview" w:date="2026-01-01T00:00:00Z">
        <w:r>
          <w:delText xml:space="preserve">.</w:delText>
        </w:r>
      </w:del>
    </w:p>
    <w:p>
      <w:pPr>
        <w:pStyle w:val="BodyText"/>
      </w:pPr>
      <w:ins w:id="3768" w:author="PR Preview" w:date="2026-01-01T00:00:00Z">
        <w:r>
          <w:rPr>
            <w:b/>
            <w:bCs/>
          </w:rPr>
          <w:t xml:space="preserve">Exercise 37 (Score at the MLE (adapted from</w:t>
        </w:r>
      </w:ins>
      <w:ins w:id="3769" w:author="PR Preview" w:date="2026-01-01T00:00:00Z">
        <w:r>
          <w:rPr>
            <w:b/>
            <w:bCs/>
          </w:rPr>
          <w:t xml:space="preserve"> </w:t>
        </w:r>
      </w:ins>
      <w:ins w:id="3770" w:author="PR Preview" w:date="2026-01-01T00:00:00Z">
        <w:r>
          <w:rPr>
            <w:b/>
            <w:bCs/>
          </w:rPr>
          <w:t xml:space="preserve">Dobson and Barnett [1]</w:t>
        </w:r>
      </w:ins>
      <w:ins w:id="3771" w:author="PR Preview" w:date="2026-01-01T00:00:00Z">
        <w:r>
          <w:rPr>
            <w:b/>
            <w:bCs/>
          </w:rPr>
          <w:t xml:space="preserve">, Chapter 3))</w:t>
        </w:r>
      </w:ins>
      <w:ins w:id="3772" w:author="PR Preview" w:date="2026-01-01T00:00:00Z">
        <w:r>
          <w:t xml:space="preserve"> </w:t>
        </w:r>
      </w:ins>
      <w:ins w:id="3773" w:author="PR Preview" w:date="2026-01-01T00:00:00Z">
        <w:r>
          <w:t xml:space="preserve">Let</w:t>
        </w:r>
      </w:ins>
      <w:ins w:id="377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3775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9"/>
    <w:bookmarkStart w:id="330" w:name="sol-prac-score-zero"/>
    <w:p>
      <w:pPr>
        <w:pStyle w:val="BodyText"/>
      </w:pPr>
      <w:del w:id="3776" w:author="PR Preview" w:date="2026-01-01T00:00:00Z">
        <w:r>
          <w:rPr>
            <w:i/>
            <w:iCs/>
          </w:rPr>
          <w:delText xml:space="preserve">Solution 40</w:delText>
        </w:r>
      </w:del>
      <w:del w:id="3777" w:author="PR Preview" w:date="2026-01-01T00:00:00Z">
        <w:r>
          <w:delText xml:space="preserve">. </w:delText>
        </w:r>
      </w:del>
      <w:del w:id="3778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3779" w:author="PR Preview" w:date="2026-01-01T00:00:00Z">
        <w:r>
          <w:rPr>
            <w:i/>
            <w:iCs/>
          </w:rPr>
          <w:t xml:space="preserve">Solution 37</w:t>
        </w:r>
      </w:ins>
      <w:ins w:id="3780" w:author="PR Preview" w:date="2026-01-01T00:00:00Z">
        <w:r>
          <w:t xml:space="preserve">. </w:t>
        </w:r>
      </w:ins>
      <w:ins w:id="3781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0"/>
    <w:bookmarkStart w:id="331" w:name="exr-prac-mle-se"/>
    <w:p>
      <w:pPr>
        <w:pStyle w:val="BodyText"/>
      </w:pPr>
      <w:del w:id="3782" w:author="PR Preview" w:date="2026-01-01T00:00:00Z">
        <w:r>
          <w:rPr>
            <w:b/>
            <w:bCs/>
          </w:rPr>
          <w:delText xml:space="preserve">Exercise 41 (Standard error of an MLE (adapted from</w:delText>
        </w:r>
      </w:del>
      <w:del w:id="3783" w:author="PR Preview" w:date="2026-01-01T00:00:00Z">
        <w:r>
          <w:rPr>
            <w:b/>
            <w:bCs/>
          </w:rPr>
          <w:delText xml:space="preserve"> </w:delText>
        </w:r>
      </w:del>
      <w:del w:id="3784" w:author="PR Preview" w:date="2026-01-01T00:00:00Z">
        <w:r>
          <w:rPr>
            <w:b/>
            <w:bCs/>
          </w:rPr>
          <w:delText xml:space="preserve">Dobson and Barnett [1]</w:delText>
        </w:r>
      </w:del>
      <w:del w:id="3785" w:author="PR Preview" w:date="2026-01-01T00:00:00Z">
        <w:r>
          <w:rPr>
            <w:b/>
            <w:bCs/>
          </w:rPr>
          <w:delText xml:space="preserve">, Chapter 5))</w:delText>
        </w:r>
      </w:del>
      <w:del w:id="3786" w:author="PR Preview" w:date="2026-01-01T00:00:00Z">
        <w:r>
          <w:delText xml:space="preserve"> </w:delText>
        </w:r>
      </w:del>
      <w:del w:id="3787" w:author="PR Preview" w:date="2026-01-01T00:00:00Z">
        <w:r>
          <w:delText xml:space="preserve">Let</w:delText>
        </w:r>
      </w:del>
      <w:del w:id="378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3789" w:author="PR Preview" w:date="2026-01-01T00:00:00Z">
        <w:r>
          <w:delText xml:space="preserve">.</w:delText>
        </w:r>
      </w:del>
    </w:p>
    <w:p>
      <w:pPr>
        <w:pStyle w:val="BodyText"/>
      </w:pPr>
      <w:ins w:id="3790" w:author="PR Preview" w:date="2026-01-01T00:00:00Z">
        <w:r>
          <w:rPr>
            <w:b/>
            <w:bCs/>
          </w:rPr>
          <w:t xml:space="preserve">Exercise 38 (Standard error of an MLE (adapted from</w:t>
        </w:r>
      </w:ins>
      <w:ins w:id="3791" w:author="PR Preview" w:date="2026-01-01T00:00:00Z">
        <w:r>
          <w:rPr>
            <w:b/>
            <w:bCs/>
          </w:rPr>
          <w:t xml:space="preserve"> </w:t>
        </w:r>
      </w:ins>
      <w:ins w:id="3792" w:author="PR Preview" w:date="2026-01-01T00:00:00Z">
        <w:r>
          <w:rPr>
            <w:b/>
            <w:bCs/>
          </w:rPr>
          <w:t xml:space="preserve">Dobson and Barnett [1]</w:t>
        </w:r>
      </w:ins>
      <w:ins w:id="3793" w:author="PR Preview" w:date="2026-01-01T00:00:00Z">
        <w:r>
          <w:rPr>
            <w:b/>
            <w:bCs/>
          </w:rPr>
          <w:t xml:space="preserve">, Chapter 5))</w:t>
        </w:r>
      </w:ins>
      <w:ins w:id="3794" w:author="PR Preview" w:date="2026-01-01T00:00:00Z">
        <w:r>
          <w:t xml:space="preserve"> </w:t>
        </w:r>
      </w:ins>
      <w:ins w:id="3795" w:author="PR Preview" w:date="2026-01-01T00:00:00Z">
        <w:r>
          <w:t xml:space="preserve">Let</w:t>
        </w:r>
      </w:ins>
      <w:ins w:id="379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3797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1"/>
    <w:bookmarkStart w:id="332" w:name="sol-prac-mle-se"/>
    <w:p>
      <w:pPr>
        <w:pStyle w:val="BodyText"/>
      </w:pPr>
      <w:del w:id="3798" w:author="PR Preview" w:date="2026-01-01T00:00:00Z">
        <w:r>
          <w:rPr>
            <w:i/>
            <w:iCs/>
          </w:rPr>
          <w:delText xml:space="preserve">Solution 41</w:delText>
        </w:r>
      </w:del>
      <w:del w:id="3799" w:author="PR Preview" w:date="2026-01-01T00:00:00Z">
        <w:r>
          <w:delText xml:space="preserve">. </w:delText>
        </w:r>
      </w:del>
      <w:del w:id="3800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del w:id="3801" w:author="PR Preview" w:date="2026-01-01T00:00:00Z">
        <w:r>
          <w:delText xml:space="preserve">From</w:delText>
        </w:r>
      </w:del>
      <w:del w:id="3802" w:author="PR Preview" w:date="2026-01-01T00:00:00Z">
        <w:r>
          <w:delText xml:space="preserve"> </w:delText>
        </w:r>
      </w:del>
      <w:hyperlink w:anchor="exr-prac-score-zero">
        <w:del w:id="3803" w:author="PR Preview" w:date="2026-01-01T00:00:00Z">
          <w:r>
            <w:rPr>
              <w:rStyle w:val="Hyperlink"/>
            </w:rPr>
            <w:delText xml:space="preserve">Exercise 40</w:delText>
          </w:r>
        </w:del>
      </w:hyperlink>
      <w:del w:id="3804" w:author="PR Preview" w:date="2026-01-01T00:00:00Z">
        <w:r>
          <w:delText xml:space="preserve">,</w:delText>
        </w:r>
      </w:del>
      <w:del w:id="3805" w:author="PR Preview" w:date="2026-01-01T00:00:00Z">
        <w:r>
          <w:delText xml:space="preserve"> </w:delText>
        </w:r>
      </w:del>
      <w:del w:id="3806" w:author="PR Preview" w:date="2026-01-01T00:00:00Z">
        <w:r>
          <w:delText xml:space="preserve">$\ell'({\lambda}; \mathord{\smash[b]{\underset{\raise.3ex\hbox{$\scriptstyle\sim$}}{x}}\vphantom{x}}) = \frac{n\bar{x}}{{\lambda}} - n$</w:delText>
        </w:r>
      </w:del>
      <w:del w:id="3807" w:author="PR Preview" w:date="2026-01-01T00:00:00Z">
        <w:r>
          <w:delText xml:space="preserve">.</w:delText>
        </w:r>
      </w:del>
    </w:p>
    <w:p>
      <w:pPr>
        <w:pStyle w:val="BodyText"/>
      </w:pPr>
      <w:ins w:id="3808" w:author="PR Preview" w:date="2026-01-01T00:00:00Z">
        <w:r>
          <w:rPr>
            <w:i/>
            <w:iCs/>
          </w:rPr>
          <w:t xml:space="preserve">Solution 38</w:t>
        </w:r>
      </w:ins>
      <w:ins w:id="3809" w:author="PR Preview" w:date="2026-01-01T00:00:00Z">
        <w:r>
          <w:t xml:space="preserve">. </w:t>
        </w:r>
      </w:ins>
      <w:ins w:id="3810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ins w:id="3811" w:author="PR Preview" w:date="2026-01-01T00:00:00Z">
        <w:r>
          <w:t xml:space="preserve">From</w:t>
        </w:r>
      </w:ins>
      <w:ins w:id="3812" w:author="PR Preview" w:date="2026-01-01T00:00:00Z">
        <w:r>
          <w:t xml:space="preserve"> </w:t>
        </w:r>
      </w:ins>
      <w:hyperlink w:anchor="exr-prac-score-zero">
        <w:ins w:id="3813" w:author="PR Preview" w:date="2026-01-01T00:00:00Z">
          <w:r>
            <w:rPr>
              <w:rStyle w:val="Hyperlink"/>
            </w:rPr>
            <w:t xml:space="preserve">Exercise 37</w:t>
          </w:r>
        </w:ins>
      </w:hyperlink>
      <w:ins w:id="3814" w:author="PR Preview" w:date="2026-01-01T00:00:00Z">
        <w:r>
          <w:t xml:space="preserve">,</w:t>
        </w:r>
      </w:ins>
      <w:ins w:id="3815" w:author="PR Preview" w:date="2026-01-01T00:00:00Z">
        <w:r>
          <w:t xml:space="preserve"> </w:t>
        </w:r>
      </w:ins>
      <w:ins w:id="3816" w:author="PR Preview" w:date="2026-01-01T00:00:00Z">
        <w:r>
          <w:t xml:space="preserve">$\ell'({\lambda}; \mathord{\smash[b]{\underset{\raise.3ex\hbox{$\scriptstyle\sim$}}{x}}\vphantom{x}}) = \frac{n\bar{x}}{{\lambda}} - n$</w:t>
        </w:r>
      </w:ins>
      <w:ins w:id="3817" w:author="PR Preview" w:date="2026-01-01T00:00:00Z">
        <w:r>
          <w:t xml:space="preserve">.</w:t>
        </w:r>
      </w:ins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2"/>
    <w:bookmarkStart w:id="333" w:name="exr-prac-exp-mle"/>
    <w:p>
      <w:pPr>
        <w:pStyle w:val="FirstParagraph"/>
      </w:pPr>
      <w:del w:id="3818" w:author="PR Preview" w:date="2026-01-01T00:00:00Z">
        <w:r>
          <w:rPr>
            <w:b/>
            <w:bCs/>
          </w:rPr>
          <w:delText xml:space="preserve">Exercise 42 (Exponential MLE (adapted from</w:delText>
        </w:r>
      </w:del>
      <w:del w:id="3819" w:author="PR Preview" w:date="2026-01-01T00:00:00Z">
        <w:r>
          <w:rPr>
            <w:b/>
            <w:bCs/>
          </w:rPr>
          <w:delText xml:space="preserve"> </w:delText>
        </w:r>
      </w:del>
      <w:del w:id="3820" w:author="PR Preview" w:date="2026-01-01T00:00:00Z">
        <w:r>
          <w:rPr>
            <w:b/>
            <w:bCs/>
          </w:rPr>
          <w:delText xml:space="preserve">Dobson and Barnett [1]</w:delText>
        </w:r>
      </w:del>
      <w:del w:id="3821" w:author="PR Preview" w:date="2026-01-01T00:00:00Z">
        <w:r>
          <w:rPr>
            <w:b/>
            <w:bCs/>
          </w:rPr>
          <w:delText xml:space="preserve">, Chapter 3))</w:delText>
        </w:r>
      </w:del>
      <w:del w:id="3822" w:author="PR Preview" w:date="2026-01-01T00:00:00Z">
        <w:r>
          <w:delText xml:space="preserve"> </w:delText>
        </w:r>
      </w:del>
      <w:del w:id="3823" w:author="PR Preview" w:date="2026-01-01T00:00:00Z">
        <w:r>
          <w:delText xml:space="preserve">Let</w:delText>
        </w:r>
      </w:del>
      <w:del w:id="382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3825" w:author="PR Preview" w:date="2026-01-01T00:00:00Z">
        <w:r>
          <w:delText xml:space="preserve">,</w:delText>
        </w:r>
      </w:del>
      <w:del w:id="3826" w:author="PR Preview" w:date="2026-01-01T00:00:00Z">
        <w:r>
          <w:delText xml:space="preserve"> </w:delText>
        </w:r>
      </w:del>
      <w:del w:id="3827" w:author="PR Preview" w:date="2026-01-01T00:00:00Z">
        <w:r>
          <w:delText xml:space="preserve">so that</w:delText>
        </w:r>
      </w:del>
    </w:p>
    <w:p>
      <w:pPr>
        <w:pStyle w:val="FirstParagraph"/>
      </w:pPr>
      <w:ins w:id="3828" w:author="PR Preview" w:date="2026-01-01T00:00:00Z">
        <w:r>
          <w:rPr>
            <w:b/>
            <w:bCs/>
          </w:rPr>
          <w:t xml:space="preserve">Exercise 39 (Exponential MLE (adapted from</w:t>
        </w:r>
      </w:ins>
      <w:ins w:id="3829" w:author="PR Preview" w:date="2026-01-01T00:00:00Z">
        <w:r>
          <w:rPr>
            <w:b/>
            <w:bCs/>
          </w:rPr>
          <w:t xml:space="preserve"> </w:t>
        </w:r>
      </w:ins>
      <w:ins w:id="3830" w:author="PR Preview" w:date="2026-01-01T00:00:00Z">
        <w:r>
          <w:rPr>
            <w:b/>
            <w:bCs/>
          </w:rPr>
          <w:t xml:space="preserve">Dobson and Barnett [1]</w:t>
        </w:r>
      </w:ins>
      <w:ins w:id="3831" w:author="PR Preview" w:date="2026-01-01T00:00:00Z">
        <w:r>
          <w:rPr>
            <w:b/>
            <w:bCs/>
          </w:rPr>
          <w:t xml:space="preserve">, Chapter 3))</w:t>
        </w:r>
      </w:ins>
      <w:ins w:id="3832" w:author="PR Preview" w:date="2026-01-01T00:00:00Z">
        <w:r>
          <w:t xml:space="preserve"> </w:t>
        </w:r>
      </w:ins>
      <w:ins w:id="3833" w:author="PR Preview" w:date="2026-01-01T00:00:00Z">
        <w:r>
          <w:t xml:space="preserve">Let</w:t>
        </w:r>
      </w:ins>
      <w:ins w:id="383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3835" w:author="PR Preview" w:date="2026-01-01T00:00:00Z">
        <w:r>
          <w:t xml:space="preserve">,</w:t>
        </w:r>
      </w:ins>
      <w:ins w:id="3836" w:author="PR Preview" w:date="2026-01-01T00:00:00Z">
        <w:r>
          <w:t xml:space="preserve"> </w:t>
        </w:r>
      </w:ins>
      <w:ins w:id="3837" w:author="PR Preview" w:date="2026-01-01T00:00:00Z">
        <w:r>
          <w:t xml:space="preserve">so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3"/>
    <w:bookmarkStart w:id="334" w:name="sol-prac-exp-mle"/>
    <w:p>
      <w:pPr>
        <w:pStyle w:val="BodyText"/>
      </w:pPr>
      <w:del w:id="3838" w:author="PR Preview" w:date="2026-01-01T00:00:00Z">
        <w:r>
          <w:rPr>
            <w:i/>
            <w:iCs/>
          </w:rPr>
          <w:delText xml:space="preserve">Solution 42</w:delText>
        </w:r>
      </w:del>
      <w:del w:id="3839" w:author="PR Preview" w:date="2026-01-01T00:00:00Z">
        <w:r>
          <w:delText xml:space="preserve">. </w:delText>
        </w:r>
      </w:del>
      <w:del w:id="3840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3841" w:author="PR Preview" w:date="2026-01-01T00:00:00Z">
        <w:r>
          <w:rPr>
            <w:i/>
            <w:iCs/>
          </w:rPr>
          <w:t xml:space="preserve">Solution 39</w:t>
        </w:r>
      </w:ins>
      <w:ins w:id="3842" w:author="PR Preview" w:date="2026-01-01T00:00:00Z">
        <w:r>
          <w:t xml:space="preserve">. </w:t>
        </w:r>
      </w:ins>
      <w:ins w:id="3843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4"/>
    <w:bookmarkEnd w:id="335"/>
    <w:bookmarkStart w:id="387" w:name="references"/>
    <w:p>
      <w:pPr>
        <w:pStyle w:val="Heading2"/>
      </w:pPr>
      <w:r>
        <w:t xml:space="preserve">References</w:t>
      </w:r>
    </w:p>
    <w:bookmarkStart w:id="386" w:name="refs"/>
    <w:bookmarkStart w:id="337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6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7"/>
    <w:bookmarkStart w:id="339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8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9"/>
    <w:bookmarkStart w:id="341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1"/>
    <w:bookmarkStart w:id="343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https://en.wikipedia.org/wiki/Likelihood_function</w:t>
        </w:r>
      </w:hyperlink>
    </w:p>
    <w:bookmarkEnd w:id="343"/>
    <w:bookmarkStart w:id="345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https://en.wikipedia.org/wiki/Maximum_likelihood_estimation</w:t>
        </w:r>
      </w:hyperlink>
    </w:p>
    <w:bookmarkEnd w:id="345"/>
    <w:bookmarkStart w:id="347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7"/>
    <w:bookmarkStart w:id="348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8"/>
    <w:bookmarkStart w:id="349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9"/>
    <w:bookmarkStart w:id="351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https://en.wikipedia.org/wiki/Critical_point_%28mathematics%29</w:t>
        </w:r>
      </w:hyperlink>
    </w:p>
    <w:bookmarkEnd w:id="351"/>
    <w:bookmarkStart w:id="353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https://en.wikipedia.org/wiki/Informant_function</w:t>
        </w:r>
      </w:hyperlink>
    </w:p>
    <w:bookmarkEnd w:id="353"/>
    <w:bookmarkStart w:id="355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https://en.wikipedia.org/wiki/Hessian_matrix</w:t>
        </w:r>
      </w:hyperlink>
    </w:p>
    <w:bookmarkEnd w:id="355"/>
    <w:bookmarkStart w:id="357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6">
        <w:r>
          <w:rPr>
            <w:rStyle w:val="Hyperlink"/>
          </w:rPr>
          <w:t xml:space="preserve">https://en.wikipedia.org/wiki/Fisher_information</w:t>
        </w:r>
      </w:hyperlink>
    </w:p>
    <w:bookmarkEnd w:id="357"/>
    <w:bookmarkStart w:id="359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8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0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1"/>
    <w:bookmarkStart w:id="363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2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3"/>
    <w:bookmarkStart w:id="365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4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5"/>
    <w:bookmarkStart w:id="367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6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7"/>
    <w:bookmarkStart w:id="369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https://en.wikipedia.org/wiki/Wald_test</w:t>
        </w:r>
      </w:hyperlink>
    </w:p>
    <w:bookmarkEnd w:id="369"/>
    <w:bookmarkStart w:id="371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https://en.wikipedia.org/wiki/Likelihood-ratio_test</w:t>
        </w:r>
      </w:hyperlink>
    </w:p>
    <w:bookmarkEnd w:id="371"/>
    <w:bookmarkStart w:id="373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https://en.wikipedia.org/wiki/Wilks%27_theorem</w:t>
        </w:r>
      </w:hyperlink>
    </w:p>
    <w:bookmarkEnd w:id="373"/>
    <w:bookmarkStart w:id="375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4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5"/>
    <w:bookmarkStart w:id="377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https://en.wikipedia.org/wiki/Prediction_interval</w:t>
        </w:r>
      </w:hyperlink>
    </w:p>
    <w:bookmarkEnd w:id="377"/>
    <w:bookmarkStart w:id="379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8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9"/>
    <w:bookmarkStart w:id="381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1"/>
    <w:bookmarkStart w:id="383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2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3"/>
    <w:bookmarkStart w:id="385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4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5"/>
    <w:bookmarkEnd w:id="386"/>
    <w:bookmarkEnd w:id="3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4" Type="http://schemas.openxmlformats.org/officeDocument/2006/relationships/image" Target="media/rId204.png"/><Relationship Id="rId220" Type="http://schemas.openxmlformats.org/officeDocument/2006/relationships/image" Target="media/rId220.png"/><Relationship Id="rId226" Type="http://schemas.openxmlformats.org/officeDocument/2006/relationships/image" Target="media/rId226.png"/><Relationship Id="rId238" Type="http://schemas.openxmlformats.org/officeDocument/2006/relationships/image" Target="media/rId238.png"/><Relationship Id="rId242" Type="http://schemas.openxmlformats.org/officeDocument/2006/relationships/image" Target="media/rId242.png"/><Relationship Id="rId246" Type="http://schemas.openxmlformats.org/officeDocument/2006/relationships/image" Target="media/rId246.png"/><Relationship Id="rId250" Type="http://schemas.openxmlformats.org/officeDocument/2006/relationships/image" Target="media/rId250.png"/><Relationship Id="rId255" Type="http://schemas.openxmlformats.org/officeDocument/2006/relationships/image" Target="media/rId255.png"/><Relationship Id="rId280" Type="http://schemas.openxmlformats.org/officeDocument/2006/relationships/image" Target="media/rId280.png"/><Relationship Id="rId285" Type="http://schemas.openxmlformats.org/officeDocument/2006/relationships/image" Target="media/rId285.png"/><Relationship Id="rId290" Type="http://schemas.openxmlformats.org/officeDocument/2006/relationships/image" Target="media/rId290.png"/><Relationship Id="rId294" Type="http://schemas.openxmlformats.org/officeDocument/2006/relationships/image" Target="media/rId294.png"/><Relationship Id="rId299" Type="http://schemas.openxmlformats.org/officeDocument/2006/relationships/image" Target="media/rId299.png"/><Relationship Id="rId303" Type="http://schemas.openxmlformats.org/officeDocument/2006/relationships/image" Target="media/rId303.png"/><Relationship Id="rId311" Type="http://schemas.openxmlformats.org/officeDocument/2006/relationships/image" Target="media/rId311.png"/><Relationship Id="rId317" Type="http://schemas.openxmlformats.org/officeDocument/2006/relationships/image" Target="media/rId317.png"/><Relationship Id="rId150" Type="http://schemas.openxmlformats.org/officeDocument/2006/relationships/image" Target="media/rId150.png"/><Relationship Id="rId154" Type="http://schemas.openxmlformats.org/officeDocument/2006/relationships/image" Target="media/rId154.png"/><Relationship Id="rId177" Type="http://schemas.openxmlformats.org/officeDocument/2006/relationships/image" Target="media/rId177.png"/><Relationship Id="rId185" Type="http://schemas.openxmlformats.org/officeDocument/2006/relationships/image" Target="media/rId185.png"/><Relationship Id="rId194" Type="http://schemas.openxmlformats.org/officeDocument/2006/relationships/image" Target="media/rId194.png"/><Relationship Id="rId263" Type="http://schemas.openxmlformats.org/officeDocument/2006/relationships/hyperlink" Target="bernoulli-mle.qmd" TargetMode="External"/><Relationship Id="rId58" Type="http://schemas.openxmlformats.org/officeDocument/2006/relationships/hyperlink" Target="bernoulli-mle.qmd#thm-bernoulli-score" TargetMode="External"/><Relationship Id="rId160" Type="http://schemas.openxmlformats.org/officeDocument/2006/relationships/hyperlink" Target="estimation.qmd#def-estimand" TargetMode="External"/><Relationship Id="rId273" Type="http://schemas.openxmlformats.org/officeDocument/2006/relationships/hyperlink" Target="estimation.qmd#exm-biased-variance-mle" TargetMode="External"/><Relationship Id="rId378" Type="http://schemas.openxmlformats.org/officeDocument/2006/relationships/hyperlink" Target="https://doi.org/10.1001/jama.280.7.605" TargetMode="External"/><Relationship Id="rId338" Type="http://schemas.openxmlformats.org/officeDocument/2006/relationships/hyperlink" Target="https://doi.org/10.1002/9780470191613" TargetMode="External"/><Relationship Id="rId358" Type="http://schemas.openxmlformats.org/officeDocument/2006/relationships/hyperlink" Target="https://doi.org/10.1007/978-1-4419-0118-7" TargetMode="External"/><Relationship Id="rId380" Type="http://schemas.openxmlformats.org/officeDocument/2006/relationships/hyperlink" Target="https://doi.org/10.1007/978-1-4614-1353-0" TargetMode="External"/><Relationship Id="rId362" Type="http://schemas.openxmlformats.org/officeDocument/2006/relationships/hyperlink" Target="https://doi.org/10.1007/b98855" TargetMode="External"/><Relationship Id="rId364" Type="http://schemas.openxmlformats.org/officeDocument/2006/relationships/hyperlink" Target="https://doi.org/10.1016/S1573-4412(05)80005-4" TargetMode="External"/><Relationship Id="rId366" Type="http://schemas.openxmlformats.org/officeDocument/2006/relationships/hyperlink" Target="https://doi.org/10.1093/biomet/65.3.457" TargetMode="External"/><Relationship Id="rId38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74" Type="http://schemas.openxmlformats.org/officeDocument/2006/relationships/hyperlink" Target="https://doi.org/10.1214/aoms/1177732360" TargetMode="External"/><Relationship Id="rId350" Type="http://schemas.openxmlformats.org/officeDocument/2006/relationships/hyperlink" Target="https://en.wikipedia.org/wiki/Critical_point_%28mathematics%29" TargetMode="External"/><Relationship Id="rId69" Type="http://schemas.openxmlformats.org/officeDocument/2006/relationships/hyperlink" Target="https://en.wikipedia.org/wiki/Exponential_family" TargetMode="External"/><Relationship Id="rId356" Type="http://schemas.openxmlformats.org/officeDocument/2006/relationships/hyperlink" Target="https://en.wikipedia.org/wiki/Fisher_information" TargetMode="External"/><Relationship Id="rId354" Type="http://schemas.openxmlformats.org/officeDocument/2006/relationships/hyperlink" Target="https://en.wikipedia.org/wiki/Hessian_matrix" TargetMode="External"/><Relationship Id="rId352" Type="http://schemas.openxmlformats.org/officeDocument/2006/relationships/hyperlink" Target="https://en.wikipedia.org/wiki/Informant_function" TargetMode="External"/><Relationship Id="rId370" Type="http://schemas.openxmlformats.org/officeDocument/2006/relationships/hyperlink" Target="https://en.wikipedia.org/wiki/Likelihood-ratio_test" TargetMode="External"/><Relationship Id="rId342" Type="http://schemas.openxmlformats.org/officeDocument/2006/relationships/hyperlink" Target="https://en.wikipedia.org/wiki/Likelihood_function" TargetMode="External"/><Relationship Id="rId344" Type="http://schemas.openxmlformats.org/officeDocument/2006/relationships/hyperlink" Target="https://en.wikipedia.org/wiki/Maximum_likelihood_estimation" TargetMode="External"/><Relationship Id="rId76" Type="http://schemas.openxmlformats.org/officeDocument/2006/relationships/hyperlink" Target="https://en.wikipedia.org/wiki/Otto_Hesse" TargetMode="External"/><Relationship Id="rId376" Type="http://schemas.openxmlformats.org/officeDocument/2006/relationships/hyperlink" Target="https://en.wikipedia.org/wiki/Prediction_interval" TargetMode="External"/><Relationship Id="rId232" Type="http://schemas.openxmlformats.org/officeDocument/2006/relationships/hyperlink" Target="https://en.wikipedia.org/wiki/Taylor%27s_theorem" TargetMode="External"/><Relationship Id="rId368" Type="http://schemas.openxmlformats.org/officeDocument/2006/relationships/hyperlink" Target="https://en.wikipedia.org/wiki/Wald_test" TargetMode="External"/><Relationship Id="rId372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56" Type="http://schemas.openxmlformats.org/officeDocument/2006/relationships/hyperlink" Target="https://morrison-lab.github.io/pds/probability-basics.html#def-event" TargetMode="External"/><Relationship Id="rId57" Type="http://schemas.openxmlformats.org/officeDocument/2006/relationships/hyperlink" Target="https://morrison-lab.github.io/pds/probability-basics.html#def-probability" TargetMode="External"/><Relationship Id="rId267" Type="http://schemas.openxmlformats.org/officeDocument/2006/relationships/hyperlink" Target="https://morrison-lab.github.io/pds/variance-covariance.html#def-deviation-pop-mean" TargetMode="External"/><Relationship Id="rId266" Type="http://schemas.openxmlformats.org/officeDocument/2006/relationships/hyperlink" Target="https://morrison-lab.github.io/pds/variance-covariance.html#def-variance" TargetMode="External"/><Relationship Id="rId135" Type="http://schemas.openxmlformats.org/officeDocument/2006/relationships/hyperlink" Target="https://online.stat.psu.edu/stat504/Lesson02" TargetMode="External"/><Relationship Id="rId384" Type="http://schemas.openxmlformats.org/officeDocument/2006/relationships/hyperlink" Target="https://www.cengage.com/c/applied-regression-analysis-and-other-multivariable-methods-5e-kleinbaum/9781285051086/" TargetMode="External"/><Relationship Id="rId340" Type="http://schemas.openxmlformats.org/officeDocument/2006/relationships/hyperlink" Target="https://www.cengage.com/c/statistical-inference-2e-casella-berger/9780534243128/" TargetMode="External"/><Relationship Id="rId346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4" Type="http://schemas.openxmlformats.org/officeDocument/2006/relationships/hyperlink" Target="inference.qmd#def-approximate-ci" TargetMode="External"/><Relationship Id="rId143" Type="http://schemas.openxmlformats.org/officeDocument/2006/relationships/hyperlink" Target="inference.qmd#def-confidence-interval" TargetMode="External"/><Relationship Id="rId116" Type="http://schemas.openxmlformats.org/officeDocument/2006/relationships/hyperlink" Target="inference.qmd#def-test-statistic" TargetMode="External"/><Relationship Id="rId138" Type="http://schemas.openxmlformats.org/officeDocument/2006/relationships/hyperlink" Target="inference.qmd#sec-reference-distributions" TargetMode="External"/><Relationship Id="rId200" Type="http://schemas.openxmlformats.org/officeDocument/2006/relationships/hyperlink" Target="intro-MLEs.qmd#def-hessian" TargetMode="External"/><Relationship Id="rId167" Type="http://schemas.openxmlformats.org/officeDocument/2006/relationships/hyperlink" Target="intro-MLEs.qmd#def-lik-obs" TargetMode="External"/><Relationship Id="rId225" Type="http://schemas.openxmlformats.org/officeDocument/2006/relationships/hyperlink" Target="intro-MLEs.qmd#def-oinf" TargetMode="External"/><Relationship Id="rId190" Type="http://schemas.openxmlformats.org/officeDocument/2006/relationships/hyperlink" Target="intro-MLEs.qmd#def-score" TargetMode="External"/><Relationship Id="rId262" Type="http://schemas.openxmlformats.org/officeDocument/2006/relationships/hyperlink" Target="model-validation.qmd#def-covariate" TargetMode="External"/><Relationship Id="rId142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263" Type="http://schemas.openxmlformats.org/officeDocument/2006/relationships/hyperlink" Target="bernoulli-mle.qmd" TargetMode="External"/><Relationship Id="rId58" Type="http://schemas.openxmlformats.org/officeDocument/2006/relationships/hyperlink" Target="bernoulli-mle.qmd#thm-bernoulli-score" TargetMode="External"/><Relationship Id="rId160" Type="http://schemas.openxmlformats.org/officeDocument/2006/relationships/hyperlink" Target="estimation.qmd#def-estimand" TargetMode="External"/><Relationship Id="rId273" Type="http://schemas.openxmlformats.org/officeDocument/2006/relationships/hyperlink" Target="estimation.qmd#exm-biased-variance-mle" TargetMode="External"/><Relationship Id="rId378" Type="http://schemas.openxmlformats.org/officeDocument/2006/relationships/hyperlink" Target="https://doi.org/10.1001/jama.280.7.605" TargetMode="External"/><Relationship Id="rId338" Type="http://schemas.openxmlformats.org/officeDocument/2006/relationships/hyperlink" Target="https://doi.org/10.1002/9780470191613" TargetMode="External"/><Relationship Id="rId358" Type="http://schemas.openxmlformats.org/officeDocument/2006/relationships/hyperlink" Target="https://doi.org/10.1007/978-1-4419-0118-7" TargetMode="External"/><Relationship Id="rId380" Type="http://schemas.openxmlformats.org/officeDocument/2006/relationships/hyperlink" Target="https://doi.org/10.1007/978-1-4614-1353-0" TargetMode="External"/><Relationship Id="rId362" Type="http://schemas.openxmlformats.org/officeDocument/2006/relationships/hyperlink" Target="https://doi.org/10.1007/b98855" TargetMode="External"/><Relationship Id="rId364" Type="http://schemas.openxmlformats.org/officeDocument/2006/relationships/hyperlink" Target="https://doi.org/10.1016/S1573-4412(05)80005-4" TargetMode="External"/><Relationship Id="rId366" Type="http://schemas.openxmlformats.org/officeDocument/2006/relationships/hyperlink" Target="https://doi.org/10.1093/biomet/65.3.457" TargetMode="External"/><Relationship Id="rId38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74" Type="http://schemas.openxmlformats.org/officeDocument/2006/relationships/hyperlink" Target="https://doi.org/10.1214/aoms/1177732360" TargetMode="External"/><Relationship Id="rId350" Type="http://schemas.openxmlformats.org/officeDocument/2006/relationships/hyperlink" Target="https://en.wikipedia.org/wiki/Critical_point_%28mathematics%29" TargetMode="External"/><Relationship Id="rId69" Type="http://schemas.openxmlformats.org/officeDocument/2006/relationships/hyperlink" Target="https://en.wikipedia.org/wiki/Exponential_family" TargetMode="External"/><Relationship Id="rId356" Type="http://schemas.openxmlformats.org/officeDocument/2006/relationships/hyperlink" Target="https://en.wikipedia.org/wiki/Fisher_information" TargetMode="External"/><Relationship Id="rId354" Type="http://schemas.openxmlformats.org/officeDocument/2006/relationships/hyperlink" Target="https://en.wikipedia.org/wiki/Hessian_matrix" TargetMode="External"/><Relationship Id="rId352" Type="http://schemas.openxmlformats.org/officeDocument/2006/relationships/hyperlink" Target="https://en.wikipedia.org/wiki/Informant_function" TargetMode="External"/><Relationship Id="rId370" Type="http://schemas.openxmlformats.org/officeDocument/2006/relationships/hyperlink" Target="https://en.wikipedia.org/wiki/Likelihood-ratio_test" TargetMode="External"/><Relationship Id="rId342" Type="http://schemas.openxmlformats.org/officeDocument/2006/relationships/hyperlink" Target="https://en.wikipedia.org/wiki/Likelihood_function" TargetMode="External"/><Relationship Id="rId344" Type="http://schemas.openxmlformats.org/officeDocument/2006/relationships/hyperlink" Target="https://en.wikipedia.org/wiki/Maximum_likelihood_estimation" TargetMode="External"/><Relationship Id="rId76" Type="http://schemas.openxmlformats.org/officeDocument/2006/relationships/hyperlink" Target="https://en.wikipedia.org/wiki/Otto_Hesse" TargetMode="External"/><Relationship Id="rId376" Type="http://schemas.openxmlformats.org/officeDocument/2006/relationships/hyperlink" Target="https://en.wikipedia.org/wiki/Prediction_interval" TargetMode="External"/><Relationship Id="rId232" Type="http://schemas.openxmlformats.org/officeDocument/2006/relationships/hyperlink" Target="https://en.wikipedia.org/wiki/Taylor%27s_theorem" TargetMode="External"/><Relationship Id="rId368" Type="http://schemas.openxmlformats.org/officeDocument/2006/relationships/hyperlink" Target="https://en.wikipedia.org/wiki/Wald_test" TargetMode="External"/><Relationship Id="rId372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56" Type="http://schemas.openxmlformats.org/officeDocument/2006/relationships/hyperlink" Target="https://morrison-lab.github.io/pds/probability-basics.html#def-event" TargetMode="External"/><Relationship Id="rId57" Type="http://schemas.openxmlformats.org/officeDocument/2006/relationships/hyperlink" Target="https://morrison-lab.github.io/pds/probability-basics.html#def-probability" TargetMode="External"/><Relationship Id="rId267" Type="http://schemas.openxmlformats.org/officeDocument/2006/relationships/hyperlink" Target="https://morrison-lab.github.io/pds/variance-covariance.html#def-deviation-pop-mean" TargetMode="External"/><Relationship Id="rId266" Type="http://schemas.openxmlformats.org/officeDocument/2006/relationships/hyperlink" Target="https://morrison-lab.github.io/pds/variance-covariance.html#def-variance" TargetMode="External"/><Relationship Id="rId135" Type="http://schemas.openxmlformats.org/officeDocument/2006/relationships/hyperlink" Target="https://online.stat.psu.edu/stat504/Lesson02" TargetMode="External"/><Relationship Id="rId384" Type="http://schemas.openxmlformats.org/officeDocument/2006/relationships/hyperlink" Target="https://www.cengage.com/c/applied-regression-analysis-and-other-multivariable-methods-5e-kleinbaum/9781285051086/" TargetMode="External"/><Relationship Id="rId340" Type="http://schemas.openxmlformats.org/officeDocument/2006/relationships/hyperlink" Target="https://www.cengage.com/c/statistical-inference-2e-casella-berger/9780534243128/" TargetMode="External"/><Relationship Id="rId346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4" Type="http://schemas.openxmlformats.org/officeDocument/2006/relationships/hyperlink" Target="inference.qmd#def-approximate-ci" TargetMode="External"/><Relationship Id="rId143" Type="http://schemas.openxmlformats.org/officeDocument/2006/relationships/hyperlink" Target="inference.qmd#def-confidence-interval" TargetMode="External"/><Relationship Id="rId116" Type="http://schemas.openxmlformats.org/officeDocument/2006/relationships/hyperlink" Target="inference.qmd#def-test-statistic" TargetMode="External"/><Relationship Id="rId138" Type="http://schemas.openxmlformats.org/officeDocument/2006/relationships/hyperlink" Target="inference.qmd#sec-reference-distributions" TargetMode="External"/><Relationship Id="rId200" Type="http://schemas.openxmlformats.org/officeDocument/2006/relationships/hyperlink" Target="intro-MLEs.qmd#def-hessian" TargetMode="External"/><Relationship Id="rId167" Type="http://schemas.openxmlformats.org/officeDocument/2006/relationships/hyperlink" Target="intro-MLEs.qmd#def-lik-obs" TargetMode="External"/><Relationship Id="rId225" Type="http://schemas.openxmlformats.org/officeDocument/2006/relationships/hyperlink" Target="intro-MLEs.qmd#def-oinf" TargetMode="External"/><Relationship Id="rId190" Type="http://schemas.openxmlformats.org/officeDocument/2006/relationships/hyperlink" Target="intro-MLEs.qmd#def-score" TargetMode="External"/><Relationship Id="rId262" Type="http://schemas.openxmlformats.org/officeDocument/2006/relationships/hyperlink" Target="model-validation.qmd#def-covariate" TargetMode="External"/><Relationship Id="rId142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2026-10-21T21:28:16Z</dcterms:created>
  <dcterms:modified xsi:type="dcterms:W3CDTF">2026-10-21T21:28:16Z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14:06:33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