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Maximum Likelihood for a Bernoulli Model</w:t>
        </w:r>
      </w:ins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69" w:name="sec-bernoulli-mle"/>
    <w:p>
      <w:pPr>
        <w:pStyle w:val="Heading2"/>
      </w:pPr>
      <w:ins w:id="3" w:author="PR Preview" w:date="2026-01-01T00:00:00Z">
        <w:r>
          <w:t xml:space="preserve">1 Maximum likelihood for a Bernoulli model without covariates</w:t>
        </w:r>
      </w:ins>
    </w:p>
    <w:bookmarkStart w:id="13" w:name="the-likelihood"/>
    <w:p>
      <w:pPr>
        <w:pStyle w:val="Heading3"/>
      </w:pPr>
      <w:ins w:id="4" w:author="PR Preview" w:date="2026-01-01T00:00:00Z">
        <w:r>
          <w:t xml:space="preserve">1.1 The likelihood</w:t>
        </w:r>
      </w:ins>
    </w:p>
    <w:bookmarkStart w:id="10" w:name="exr-bernoulli-likelihood-one-group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(Likelihood of binary outcomes with one event probability)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binary outcome</w:t>
        </w:r>
      </w:ins>
      <w:ins w:id="8" w:author="PR Preview" w:date="2026-01-01T00:00:00Z">
        <w:r>
          <w:t xml:space="preserve"> </w:t>
        </w:r>
      </w:ins>
      <m:oMath>
        <m:r>
          <m:t>Y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with event probability</w:t>
        </w:r>
      </w:ins>
      <w:ins w:id="11" w:author="PR Preview" w:date="2026-01-01T00:00:00Z">
        <w:r>
          <w:t xml:space="preserve"> </w:t>
        </w:r>
      </w:ins>
      <m:oMath>
        <m:r>
          <m:t>π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ins w:id="14" w:author="PR Preview" w:date="2026-01-01T00:00:00Z">
        <w:r>
          <w:t xml:space="preserve">Let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be a dataset of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mutually independent binary outcomes,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all with the same event probability</w:t>
        </w:r>
      </w:ins>
      <w:ins w:id="23" w:author="PR Preview" w:date="2026-01-01T00:00:00Z">
        <w:r>
          <w:t xml:space="preserve"> </w:t>
        </w:r>
      </w:ins>
      <m:oMath>
        <m:r>
          <m:t>π</m:t>
        </m:r>
      </m:oMath>
      <w:ins w:id="24" w:author="PR Preview" w:date="2026-01-01T00:00:00Z">
        <w:r>
          <w:t xml:space="preserve">:</w:t>
        </w:r>
      </w:ins>
      <w:ins w:id="2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Derive the</w:t>
        </w:r>
      </w:ins>
      <w:ins w:id="29" w:author="PR Preview" w:date="2026-01-01T00:00:00Z">
        <w:r>
          <w:t xml:space="preserve"> </w:t>
        </w:r>
      </w:ins>
      <w:hyperlink r:id="rId9">
        <w:ins w:id="30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$\mathord{\smash[b]{\underset{\raise.3ex\hbox{$\scriptstyle\sim$}}{y}}\vphantom{y}}$</w:t>
        </w:r>
      </w:ins>
      <w:ins w:id="35" w:author="PR Preview" w:date="2026-01-01T00:00:00Z">
        <w:r>
          <w:t xml:space="preserve">.</w:t>
        </w:r>
      </w:ins>
    </w:p>
    <w:bookmarkEnd w:id="10"/>
    <w:bookmarkStart w:id="11" w:name="sol-bernoulli-likelihood-one-group"/>
    <w:p>
      <w:pPr>
        <w:pStyle w:val="BodyText"/>
      </w:pPr>
      <w:ins w:id="36" w:author="PR Preview" w:date="2026-01-01T00:00:00Z">
        <w:r>
          <w:rPr>
            <w:i/>
            <w:iCs/>
          </w:rPr>
          <w:t xml:space="preserve">Solution 1</w:t>
        </w:r>
      </w:ins>
      <w:ins w:id="37" w:author="PR Preview" w:date="2026-01-01T00:00:00Z">
        <w:r>
          <w:t xml:space="preserve">. </w:t>
        </w:r>
      </w:ins>
    </w:p>
    <w:p>
      <w:pPr>
        <w:pStyle w:val="BodyText"/>
      </w:pPr>
      <w:ins w:id="38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  </w:r>
      </w:ins>
    </w:p>
    <w:bookmarkEnd w:id="11"/>
    <w:bookmarkStart w:id="12" w:name="thm-bernoulli-likelihood-one-group"/>
    <w:p>
      <w:pPr>
        <w:pStyle w:val="FirstParagraph"/>
      </w:pPr>
      <w:ins w:id="39" w:author="PR Preview" w:date="2026-01-01T00:00:00Z">
        <w:r>
          <w:rPr>
            <w:b/>
            <w:bCs/>
          </w:rPr>
          <w:t xml:space="preserve">Theorem 1 (Likelihood of binary outcomes with one event probability)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Let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mutually independent binary random variables,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each with the same event probability</w:t>
        </w:r>
      </w:ins>
      <w:ins w:id="47" w:author="PR Preview" w:date="2026-01-01T00:00:00Z">
        <w:r>
          <w:t xml:space="preserve"> </w:t>
        </w:r>
      </w:ins>
      <m:oMath>
        <m:r>
          <m:t>π</m:t>
        </m:r>
      </m:oMath>
      <w:ins w:id="48" w:author="PR Preview" w:date="2026-01-01T00:00:00Z">
        <w:r>
          <w:t xml:space="preserve">: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observed outcomes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55" w:author="PR Preview" w:date="2026-01-01T00:00:00Z">
        <w:r>
          <w:t xml:space="preserve">, with each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likelihood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$\mathcal{L}(\pi; \mathord{\smash[b]{\underset{\raise.3ex\hbox{$\scriptstyle\sim$}}{y}}\vphantom{y}})$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t>π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depends on the data only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through the number of events</w:t>
        </w:r>
      </w:ins>
      <w:ins w:id="6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70" w:author="PR Preview" w:date="2026-01-01T00:00:00Z">
        <w:r>
          <w:t xml:space="preserve">:</w:t>
        </w:r>
      </w:ins>
    </w:p>
    <w:p>
      <w:pPr>
        <w:pStyle w:val="BodyText"/>
      </w:pPr>
      <w:ins w:id="71" w:author="PR Preview" w:date="2026-01-01T00:00:00Z">
        <w:r>
          <w:t xml:space="preserve">$$\mathcal{L}(\pi; \mathord{\smash[b]{\underset{\raise.3ex\hbox{$\scriptstyle\sim$}}{y}}\vphantom{y}}) = \pi^{\sum_{i=1}^ny_i} (1 - \pi)^{n - \sum_{i=1}^ny_i}$$</w:t>
        </w:r>
      </w:ins>
    </w:p>
    <w:bookmarkEnd w:id="12"/>
    <w:p>
      <w:pPr>
        <w:pStyle w:val="FirstParagraph"/>
      </w:pPr>
      <w:ins w:id="72" w:author="PR Preview" w:date="2026-01-01T00:00:00Z">
        <w:r>
          <w:rPr>
            <w:i/>
            <w:iCs/>
          </w:rPr>
          <w:t xml:space="preserve">Proof</w:t>
        </w:r>
      </w:ins>
      <w:ins w:id="73" w:author="PR Preview" w:date="2026-01-01T00:00:00Z">
        <w:r>
          <w:t xml:space="preserve">. </w:t>
        </w:r>
      </w:ins>
      <w:ins w:id="74" w:author="PR Preview" w:date="2026-01-01T00:00:00Z">
        <w:r>
          <w:t xml:space="preserve">This is the solution to</w:t>
        </w:r>
      </w:ins>
      <w:ins w:id="75" w:author="PR Preview" w:date="2026-01-01T00:00:00Z">
        <w:r>
          <w:t xml:space="preserve"> </w:t>
        </w:r>
      </w:ins>
      <w:hyperlink w:anchor="exr-bernoulli-likelihood-one-group">
        <w:ins w:id="7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7" w:author="PR Preview" w:date="2026-01-01T00:00:00Z">
        <w:r>
          <w:t xml:space="preserve">, worked in</w:t>
        </w:r>
      </w:ins>
      <w:ins w:id="78" w:author="PR Preview" w:date="2026-01-01T00:00:00Z">
        <w:r>
          <w:t xml:space="preserve"> </w:t>
        </w:r>
      </w:ins>
      <w:hyperlink w:anchor="sol-bernoulli-likelihood-one-group">
        <w:ins w:id="79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80" w:author="PR Preview" w:date="2026-01-01T00:00:00Z">
        <w:r>
          <w:t xml:space="preserve">.</w:t>
        </w:r>
      </w:ins>
    </w:p>
    <w:bookmarkEnd w:id="13"/>
    <w:bookmarkStart w:id="21" w:name="log-likelihood-contributions"/>
    <w:p>
      <w:pPr>
        <w:pStyle w:val="Heading3"/>
      </w:pPr>
      <w:ins w:id="81" w:author="PR Preview" w:date="2026-01-01T00:00:00Z">
        <w:r>
          <w:t xml:space="preserve">1.2 Log-likelihood contributions</w:t>
        </w:r>
      </w:ins>
    </w:p>
    <w:bookmarkStart w:id="17" w:name="exr-bernoulli-loglik-contribution"/>
    <w:p>
      <w:pPr>
        <w:pStyle w:val="FirstParagraph"/>
      </w:pPr>
      <w:ins w:id="82" w:author="PR Preview" w:date="2026-01-01T00:00:00Z">
        <w:r>
          <w:rPr>
            <w:b/>
            <w:bCs/>
          </w:rPr>
          <w:t xml:space="preserve">Exercise 2 (Log-likelihood contribution of one binary outcome)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</w:t>
        </w:r>
      </w:ins>
      <w:ins w:id="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88" w:author="PR Preview" w:date="2026-01-01T00:00:00Z">
        <w:r>
          <w:t xml:space="preserve">, with no</w:t>
        </w:r>
      </w:ins>
      <w:ins w:id="89" w:author="PR Preview" w:date="2026-01-01T00:00:00Z">
        <w:r>
          <w:t xml:space="preserve"> </w:t>
        </w:r>
      </w:ins>
      <w:hyperlink r:id="rId14">
        <w:ins w:id="90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9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the observed value of</w:t>
        </w:r>
      </w:ins>
      <w:ins w:id="9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5" w:author="PR Preview" w:date="2026-01-01T00:00:00Z">
        <w:r>
          <w:t xml:space="preserve">.</w:t>
        </w:r>
      </w:ins>
    </w:p>
    <w:p>
      <w:pPr>
        <w:pStyle w:val="FirstParagraph"/>
      </w:pPr>
      <w:ins w:id="96" w:author="PR Preview" w:date="2026-01-01T00:00:00Z">
        <w:r>
          <w:t xml:space="preserve">Derive the</w:t>
        </w:r>
      </w:ins>
      <w:ins w:id="97" w:author="PR Preview" w:date="2026-01-01T00:00:00Z">
        <w:r>
          <w:t xml:space="preserve"> </w:t>
        </w:r>
      </w:ins>
      <w:hyperlink r:id="rId15">
        <w:ins w:id="9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contribution</w:t>
        </w:r>
      </w:ins>
      <w:ins w:id="10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of observation</w:t>
        </w:r>
      </w:ins>
      <w:ins w:id="104" w:author="PR Preview" w:date="2026-01-01T00:00:00Z">
        <w:r>
          <w:t xml:space="preserve"> </w:t>
        </w:r>
      </w:ins>
      <m:oMath>
        <m:r>
          <m:t>i</m:t>
        </m:r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</w:t>
        </w:r>
      </w:ins>
      <w:ins w:id="108" w:author="PR Preview" w:date="2026-01-01T00:00:00Z">
        <w:r>
          <w:t xml:space="preserve"> </w:t>
        </w:r>
      </w:ins>
      <w:hyperlink r:id="rId15">
        <w:ins w:id="109" w:author="PR Preview" w:date="2026-01-01T00:00:00Z">
          <w:r>
            <w:rPr>
              <w:rStyle w:val="Hyperlink"/>
            </w:rPr>
            <w:t xml:space="preserve">log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 its</w:t>
        </w:r>
      </w:ins>
      <w:ins w:id="112" w:author="PR Preview" w:date="2026-01-01T00:00:00Z">
        <w:r>
          <w:t xml:space="preserve"> </w:t>
        </w:r>
      </w:ins>
      <w:hyperlink r:id="rId16">
        <w:ins w:id="113" w:author="PR Preview" w:date="2026-01-01T00:00:00Z">
          <w:r>
            <w:rPr>
              <w:rStyle w:val="Hyperlink"/>
            </w:rPr>
            <w:t xml:space="preserve">likelihood component</w:t>
          </w:r>
        </w:ins>
      </w:hyperlink>
      <w:ins w:id="114" w:author="PR Preview" w:date="2026-01-01T00:00:00Z">
        <w:r>
          <w:t xml:space="preserve">.</w:t>
        </w:r>
      </w:ins>
    </w:p>
    <w:bookmarkEnd w:id="17"/>
    <w:bookmarkStart w:id="18" w:name="sol-bernoulli-loglik-contribution"/>
    <w:p>
      <w:pPr>
        <w:pStyle w:val="BodyText"/>
      </w:pPr>
      <w:ins w:id="115" w:author="PR Preview" w:date="2026-01-01T00:00:00Z">
        <w:r>
          <w:rPr>
            <w:i/>
            <w:iCs/>
          </w:rPr>
          <w:t xml:space="preserve">Solution 2</w:t>
        </w:r>
      </w:ins>
      <w:ins w:id="11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ins w:id="117" w:author="PR Preview" w:date="2026-01-01T00:00:00Z">
        <w:r>
          <w:rPr>
            <w:b/>
            <w:bCs/>
          </w:rPr>
          <w:t xml:space="preserve">Theorem 2 (Log-likelihood contribution of one binary outcome)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If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has observed value</w:t>
        </w:r>
      </w:ins>
      <w:ins w:id="1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its</w:t>
        </w:r>
      </w:ins>
      <w:ins w:id="127" w:author="PR Preview" w:date="2026-01-01T00:00:00Z">
        <w:r>
          <w:t xml:space="preserve"> </w:t>
        </w:r>
      </w:ins>
      <w:hyperlink r:id="rId15">
        <w:ins w:id="12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ins w:id="131" w:author="PR Preview" w:date="2026-01-01T00:00:00Z">
        <w:r>
          <w:rPr>
            <w:i/>
            <w:iCs/>
          </w:rPr>
          <w:t xml:space="preserve">Proof</w:t>
        </w:r>
      </w:ins>
      <w:ins w:id="132" w:author="PR Preview" w:date="2026-01-01T00:00:00Z">
        <w:r>
          <w:t xml:space="preserve">. </w:t>
        </w:r>
      </w:ins>
      <w:ins w:id="133" w:author="PR Preview" w:date="2026-01-01T00:00:00Z">
        <w:r>
          <w:t xml:space="preserve">This is the solution to</w:t>
        </w:r>
      </w:ins>
      <w:ins w:id="134" w:author="PR Preview" w:date="2026-01-01T00:00:00Z">
        <w:r>
          <w:t xml:space="preserve"> </w:t>
        </w:r>
      </w:ins>
      <w:hyperlink w:anchor="exr-bernoulli-loglik-contribution">
        <w:ins w:id="13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36" w:author="PR Preview" w:date="2026-01-01T00:00:00Z">
        <w:r>
          <w:t xml:space="preserve">, worked in</w:t>
        </w:r>
      </w:ins>
      <w:ins w:id="137" w:author="PR Preview" w:date="2026-01-01T00:00:00Z">
        <w:r>
          <w:t xml:space="preserve"> </w:t>
        </w:r>
      </w:ins>
      <w:hyperlink w:anchor="sol-bernoulli-loglik-contribution">
        <w:ins w:id="138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Rewriting it with the</w:t>
        </w:r>
      </w:ins>
      <w:ins w:id="142" w:author="PR Preview" w:date="2026-01-01T00:00:00Z">
        <w:r>
          <w:t xml:space="preserve"> </w:t>
        </w:r>
      </w:ins>
      <w:hyperlink r:id="rId20">
        <w:ins w:id="143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summing over</w:t>
        </w:r>
      </w:ins>
      <w:ins w:id="147" w:author="PR Preview" w:date="2026-01-01T00:00:00Z">
        <w:r>
          <w:t xml:space="preserve"> </w:t>
        </w:r>
      </w:ins>
      <m:oMath>
        <m:r>
          <m:t>i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gives</w:t>
        </w:r>
      </w:ins>
      <w:ins w:id="150" w:author="PR Preview" w:date="2026-01-01T00:00:00Z">
        <w:r>
          <w:t xml:space="preserve"> </w:t>
        </w:r>
      </w:ins>
      <w:hyperlink w:anchor="thm-bernoulli-loglik-one-group">
        <w:ins w:id="15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2" w:author="PR Preview" w:date="2026-01-01T00:00:00Z">
        <w:r>
          <w:t xml:space="preserve">.</w:t>
        </w:r>
      </w:ins>
    </w:p>
    <w:bookmarkEnd w:id="21"/>
    <w:bookmarkStart w:id="25" w:name="the-log-likelihood-of-the-sample"/>
    <w:p>
      <w:pPr>
        <w:pStyle w:val="Heading3"/>
      </w:pPr>
      <w:ins w:id="153" w:author="PR Preview" w:date="2026-01-01T00:00:00Z">
        <w:r>
          <w:t xml:space="preserve">1.3 The log-likelihood of the sample</w:t>
        </w:r>
      </w:ins>
    </w:p>
    <w:bookmarkStart w:id="22" w:name="exr-bernoulli-loglik-one-group"/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Exercise 3 (Log-likelihood of binary outcomes with one event probability)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Derive the</w:t>
        </w:r>
      </w:ins>
      <w:ins w:id="157" w:author="PR Preview" w:date="2026-01-01T00:00:00Z">
        <w:r>
          <w:t xml:space="preserve"> </w:t>
        </w:r>
      </w:ins>
      <w:hyperlink r:id="rId15">
        <w:ins w:id="15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of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$\mathord{\smash[b]{\underset{\raise.3ex\hbox{$\scriptstyle\sim$}}{y}}\vphantom{y}}$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from</w:t>
        </w:r>
      </w:ins>
      <w:ins w:id="165" w:author="PR Preview" w:date="2026-01-01T00:00:00Z">
        <w:r>
          <w:t xml:space="preserve"> </w:t>
        </w:r>
      </w:ins>
      <w:hyperlink w:anchor="exr-bernoulli-likelihood-one-group">
        <w:ins w:id="16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7" w:author="PR Preview" w:date="2026-01-01T00:00:00Z">
        <w:r>
          <w:t xml:space="preserve">.</w:t>
        </w:r>
      </w:ins>
    </w:p>
    <w:bookmarkEnd w:id="22"/>
    <w:bookmarkStart w:id="23" w:name="sol-bernoulli-loglik-one-group"/>
    <w:p>
      <w:pPr>
        <w:pStyle w:val="BodyText"/>
      </w:pPr>
      <w:ins w:id="168" w:author="PR Preview" w:date="2026-01-01T00:00:00Z">
        <w:r>
          <w:rPr>
            <w:i/>
            <w:iCs/>
          </w:rPr>
          <w:t xml:space="preserve">Solution 3</w:t>
        </w:r>
      </w:ins>
      <w:ins w:id="169" w:author="PR Preview" w:date="2026-01-01T00:00:00Z">
        <w:r>
          <w:t xml:space="preserve">. </w:t>
        </w:r>
      </w:ins>
      <w:ins w:id="170" w:author="PR Preview" w:date="2026-01-01T00:00:00Z">
        <w:r>
          <w:t xml:space="preserve">Starting from the likelihood in</w:t>
        </w:r>
      </w:ins>
      <w:ins w:id="171" w:author="PR Preview" w:date="2026-01-01T00:00:00Z">
        <w:r>
          <w:t xml:space="preserve"> </w:t>
        </w:r>
      </w:ins>
      <w:hyperlink w:anchor="thm-bernoulli-likelihood-one-group">
        <w:ins w:id="17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73" w:author="PR Preview" w:date="2026-01-01T00:00:00Z">
        <w:r>
          <w:t xml:space="preserve">:</w:t>
        </w:r>
      </w:ins>
    </w:p>
    <w:p>
      <w:pPr>
        <w:pStyle w:val="BodyText"/>
      </w:pPr>
      <w:ins w:id="174" w:author="PR Preview" w:date="2026-01-01T00:00:00Z">
        <w:r>
  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  </w:r>
      </w:ins>
    </w:p>
    <w:bookmarkEnd w:id="23"/>
    <w:bookmarkStart w:id="24" w:name="thm-bernoulli-loglik-one-group"/>
    <w:p>
      <w:pPr>
        <w:pStyle w:val="FirstParagraph"/>
      </w:pPr>
      <w:ins w:id="175" w:author="PR Preview" w:date="2026-01-01T00:00:00Z">
        <w:r>
          <w:rPr>
            <w:b/>
            <w:bCs/>
          </w:rPr>
          <w:t xml:space="preserve">Theorem 3 (Log-likelihood of binary outcomes with one event probability)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Let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for</w:t>
        </w:r>
      </w:ins>
      <w:ins w:id="1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with observed outcomes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187" w:author="PR Preview" w:date="2026-01-01T00:00:00Z">
        <w:r>
          <w:t xml:space="preserve">, each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89" w:author="PR Preview" w:date="2026-01-01T00:00:00Z">
        <w:r>
          <w:t xml:space="preserve">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log-likelihood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$\ell(\pi; \mathord{\smash[b]{\underset{\raise.3ex\hbox{$\scriptstyle\sim$}}{y}}\vphantom{y}})$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 the event probability</w:t>
        </w:r>
      </w:ins>
      <w:ins w:id="196" w:author="PR Preview" w:date="2026-01-01T00:00:00Z">
        <w:r>
          <w:t xml:space="preserve"> </w:t>
        </w:r>
      </w:ins>
      <m:oMath>
        <m:r>
          <m:t>π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written with the log-odds</w:t>
        </w:r>
      </w:ins>
      <w:ins w:id="200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01" w:author="PR Preview" w:date="2026-01-01T00:00:00Z">
        <w:r>
          <w:t xml:space="preserve">, is:</w:t>
        </w:r>
      </w:ins>
    </w:p>
    <w:p>
      <w:pPr>
        <w:pStyle w:val="BodyText"/>
      </w:pPr>
      <w:ins w:id="202" w:author="PR Preview" w:date="2026-01-01T00:00:00Z">
        <w:r>
  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  </w:r>
      </w:ins>
    </w:p>
    <w:bookmarkEnd w:id="24"/>
    <w:p>
      <w:pPr>
        <w:pStyle w:val="FirstParagraph"/>
      </w:pPr>
      <w:ins w:id="203" w:author="PR Preview" w:date="2026-01-01T00:00:00Z">
        <w:r>
          <w:rPr>
            <w:i/>
            <w:iCs/>
          </w:rPr>
          <w:t xml:space="preserve">Proof</w:t>
        </w:r>
      </w:ins>
      <w:ins w:id="204" w:author="PR Preview" w:date="2026-01-01T00:00:00Z">
        <w:r>
          <w:t xml:space="preserve">. </w:t>
        </w:r>
      </w:ins>
      <w:ins w:id="205" w:author="PR Preview" w:date="2026-01-01T00:00:00Z">
        <w:r>
          <w:t xml:space="preserve">This is the solution to</w:t>
        </w:r>
      </w:ins>
      <w:ins w:id="206" w:author="PR Preview" w:date="2026-01-01T00:00:00Z">
        <w:r>
          <w:t xml:space="preserve"> </w:t>
        </w:r>
      </w:ins>
      <w:hyperlink w:anchor="exr-bernoulli-loglik-one-group">
        <w:ins w:id="207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208" w:author="PR Preview" w:date="2026-01-01T00:00:00Z">
        <w:r>
          <w:t xml:space="preserve">, worked in</w:t>
        </w:r>
      </w:ins>
      <w:ins w:id="209" w:author="PR Preview" w:date="2026-01-01T00:00:00Z">
        <w:r>
          <w:t xml:space="preserve"> </w:t>
        </w:r>
      </w:ins>
      <w:hyperlink w:anchor="sol-bernoulli-loglik-one-group">
        <w:ins w:id="210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It builds on</w:t>
        </w:r>
      </w:ins>
      <w:ins w:id="214" w:author="PR Preview" w:date="2026-01-01T00:00:00Z">
        <w:r>
          <w:t xml:space="preserve"> </w:t>
        </w:r>
      </w:ins>
      <w:hyperlink w:anchor="thm-bernoulli-likelihood-one-group">
        <w:ins w:id="21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16" w:author="PR Preview" w:date="2026-01-01T00:00:00Z">
        <w:r>
          <w:t xml:space="preserve">.</w:t>
        </w:r>
      </w:ins>
    </w:p>
    <w:bookmarkEnd w:id="25"/>
    <w:bookmarkStart w:id="30" w:name="the-score-of-one-observation"/>
    <w:p>
      <w:pPr>
        <w:pStyle w:val="Heading3"/>
      </w:pPr>
      <w:ins w:id="217" w:author="PR Preview" w:date="2026-01-01T00:00:00Z">
        <w:r>
          <w:t xml:space="preserve">1.4 The score of one observation</w:t>
        </w:r>
      </w:ins>
    </w:p>
    <w:bookmarkStart w:id="26" w:name="exr-derive-bernoulli-score"/>
    <w:p>
      <w:pPr>
        <w:pStyle w:val="FirstParagraph"/>
      </w:pPr>
      <w:ins w:id="218" w:author="PR Preview" w:date="2026-01-01T00:00:00Z">
        <w:r>
          <w:rPr>
            <w:b/>
            <w:bCs/>
          </w:rPr>
          <w:t xml:space="preserve">Exercise 4 (Score function of a Bernoulli variable)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Derive the score function for a single Bernoulli random variable</w:t>
        </w:r>
      </w:ins>
      <w:ins w:id="221" w:author="PR Preview" w:date="2026-01-01T00:00:00Z">
        <w:r>
          <w:t xml:space="preserve"> </w:t>
        </w:r>
      </w:ins>
      <m:oMath>
        <m:r>
          <m:t>X</m:t>
        </m:r>
      </m:oMath>
      <w:ins w:id="222" w:author="PR Preview" w:date="2026-01-01T00:00:00Z">
        <w:r>
          <w:t xml:space="preserve">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In other words, differentiate the log-likelihood of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 single Bernoulli random variable</w:t>
        </w:r>
      </w:ins>
      <w:ins w:id="227" w:author="PR Preview" w:date="2026-01-01T00:00:00Z">
        <w:r>
          <w:t xml:space="preserve"> </w:t>
        </w:r>
      </w:ins>
      <m:oMath>
        <m:r>
          <m:t>X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 respect to the event probability parameter</w:t>
        </w:r>
      </w:ins>
      <w:ins w:id="230" w:author="PR Preview" w:date="2026-01-01T00:00:00Z">
        <w:r>
          <w:t xml:space="preserve"> </w:t>
        </w:r>
      </w:ins>
      <m:oMath>
        <m:r>
          <m:t>π</m:t>
        </m:r>
      </m:oMath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Simplify as much as possible.</w:t>
        </w:r>
      </w:ins>
    </w:p>
    <w:bookmarkEnd w:id="26"/>
    <w:bookmarkStart w:id="27" w:name="sol-derive-bernoulli-score"/>
    <w:p>
      <w:pPr>
        <w:pStyle w:val="BodyText"/>
      </w:pPr>
      <w:ins w:id="234" w:author="PR Preview" w:date="2026-01-01T00:00:00Z">
        <w:r>
          <w:rPr>
            <w:i/>
            <w:iCs/>
          </w:rPr>
          <w:t xml:space="preserve">Solution 4</w:t>
        </w:r>
      </w:ins>
      <w:ins w:id="235" w:author="PR Preview" w:date="2026-01-01T00:00:00Z">
        <w:r>
          <w:t xml:space="preserve">. </w:t>
        </w:r>
      </w:ins>
      <w:ins w:id="236" w:author="PR Preview" w:date="2026-01-01T00:00:00Z">
        <w:r>
          <w:t xml:space="preserve">With</w:t>
        </w:r>
      </w:ins>
      <w:ins w:id="2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w:hyperlink w:anchor="thm-bernoulli-loglik-one-group">
        <w:ins w:id="24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gives</w:t>
        </w:r>
      </w:ins>
      <w:ins w:id="243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4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ins w:id="245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246" w:author="PR Preview" w:date="2026-01-01T00:00:00Z">
        <w:r>
          <w:t xml:space="preserve">Substituting the inner derivative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"/>
    <w:bookmarkStart w:id="29" w:name="thm-bernoulli-score"/>
    <w:p>
      <w:pPr>
        <w:pStyle w:val="FirstParagraph"/>
      </w:pPr>
      <w:ins w:id="247" w:author="PR Preview" w:date="2026-01-01T00:00:00Z">
        <w:r>
          <w:rPr>
            <w:b/>
            <w:bCs/>
          </w:rPr>
          <w:t xml:space="preserve">Theorem 4 (Score function of a Bernoulli variable)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Let</w:t>
        </w:r>
      </w:ins>
      <w:ins w:id="2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51" w:author="PR Preview" w:date="2026-01-01T00:00:00Z">
        <w:r>
          <w:t xml:space="preserve">, with event probability</w:t>
        </w:r>
      </w:ins>
      <w:ins w:id="252" w:author="PR Preview" w:date="2026-01-01T00:00:00Z">
        <w:r>
          <w:t xml:space="preserve"> </w:t>
        </w:r>
      </w:ins>
      <m:oMath>
        <m:r>
          <m:t>π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 observed value</w:t>
        </w:r>
      </w:ins>
      <w:ins w:id="2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56" w:author="PR Preview" w:date="2026-01-01T00:00:00Z">
        <w:r>
          <w:t xml:space="preserve">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The</w:t>
        </w:r>
      </w:ins>
      <w:ins w:id="259" w:author="PR Preview" w:date="2026-01-01T00:00:00Z">
        <w:r>
          <w:t xml:space="preserve"> </w:t>
        </w:r>
      </w:ins>
      <w:hyperlink r:id="rId28">
        <w:ins w:id="26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6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 the single observation</w:t>
        </w:r>
      </w:ins>
      <w:ins w:id="264" w:author="PR Preview" w:date="2026-01-01T00:00:00Z">
        <w:r>
          <w:t xml:space="preserve"> </w:t>
        </w:r>
      </w:ins>
      <m:oMath>
        <m:r>
          <m:t>x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the derivative of its log-likelihood</w:t>
        </w:r>
      </w:ins>
      <w:ins w:id="267" w:author="PR Preview" w:date="2026-01-01T00:00:00Z">
        <w:r>
          <w:t xml:space="preserve"> </w:t>
        </w:r>
      </w:ins>
      <m:oMath>
        <m:r>
          <m:t>ℓ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with respect to</w:t>
        </w:r>
      </w:ins>
      <w:ins w:id="270" w:author="PR Preview" w:date="2026-01-01T00:00:00Z">
        <w:r>
          <w:t xml:space="preserve"> </w:t>
        </w:r>
      </w:ins>
      <m:oMath>
        <m:r>
          <m:t>π</m:t>
        </m:r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It equals the deviation of</w:t>
        </w:r>
      </w:ins>
      <w:ins w:id="274" w:author="PR Preview" w:date="2026-01-01T00:00:00Z">
        <w:r>
          <w:t xml:space="preserve"> </w:t>
        </w:r>
      </w:ins>
      <m:oMath>
        <m:r>
          <m:t>x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from the mean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divided by the variance</w:t>
        </w:r>
      </w:ins>
      <w:ins w:id="28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"/>
    <w:p>
      <w:pPr>
        <w:pStyle w:val="FirstParagraph"/>
      </w:pPr>
      <w:ins w:id="283" w:author="PR Preview" w:date="2026-01-01T00:00:00Z">
        <w:r>
          <w:rPr>
            <w:i/>
            <w:iCs/>
          </w:rPr>
          <w:t xml:space="preserve">Proof</w:t>
        </w:r>
      </w:ins>
      <w:ins w:id="284" w:author="PR Preview" w:date="2026-01-01T00:00:00Z">
        <w:r>
          <w:t xml:space="preserve">. </w:t>
        </w:r>
      </w:ins>
      <w:ins w:id="285" w:author="PR Preview" w:date="2026-01-01T00:00:00Z">
        <w:r>
          <w:t xml:space="preserve">This is the solution to</w:t>
        </w:r>
      </w:ins>
      <w:ins w:id="286" w:author="PR Preview" w:date="2026-01-01T00:00:00Z">
        <w:r>
          <w:t xml:space="preserve"> </w:t>
        </w:r>
      </w:ins>
      <w:hyperlink w:anchor="exr-derive-bernoulli-score">
        <w:ins w:id="28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88" w:author="PR Preview" w:date="2026-01-01T00:00:00Z">
        <w:r>
          <w:t xml:space="preserve">, worked in</w:t>
        </w:r>
      </w:ins>
      <w:ins w:id="289" w:author="PR Preview" w:date="2026-01-01T00:00:00Z">
        <w:r>
          <w:t xml:space="preserve"> </w:t>
        </w:r>
      </w:ins>
      <w:hyperlink w:anchor="sol-derive-bernoulli-score">
        <w:ins w:id="290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291" w:author="PR Preview" w:date="2026-01-01T00:00:00Z">
        <w:r>
          <w:t xml:space="preserve">.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It builds on</w:t>
        </w:r>
      </w:ins>
      <w:ins w:id="294" w:author="PR Preview" w:date="2026-01-01T00:00:00Z">
        <w:r>
          <w:t xml:space="preserve"> </w:t>
        </w:r>
      </w:ins>
      <w:hyperlink w:anchor="thm-bernoulli-loglik-one-group">
        <w:ins w:id="29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96" w:author="PR Preview" w:date="2026-01-01T00:00:00Z">
        <w:r>
          <w:t xml:space="preserve">, with</w:t>
        </w:r>
      </w:ins>
      <w:ins w:id="2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98" w:author="PR Preview" w:date="2026-01-01T00:00:00Z">
        <w:r>
          <w:t xml:space="preserve">.</w:t>
        </w:r>
      </w:ins>
    </w:p>
    <w:bookmarkEnd w:id="30"/>
    <w:bookmarkStart w:id="37" w:name="score-contributions"/>
    <w:p>
      <w:pPr>
        <w:pStyle w:val="Heading3"/>
      </w:pPr>
      <w:ins w:id="299" w:author="PR Preview" w:date="2026-01-01T00:00:00Z">
        <w:r>
          <w:t xml:space="preserve">1.5 Score contributions</w:t>
        </w:r>
      </w:ins>
    </w:p>
    <w:bookmarkStart w:id="31" w:name="exr-bernoulli-score-contribution"/>
    <w:p>
      <w:pPr>
        <w:pStyle w:val="FirstParagraph"/>
      </w:pPr>
      <w:ins w:id="300" w:author="PR Preview" w:date="2026-01-01T00:00:00Z">
        <w:r>
          <w:rPr>
            <w:b/>
            <w:bCs/>
          </w:rPr>
          <w:t xml:space="preserve">Exercise 5 (Score contribution of one binary outcome)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In the setting of</w:t>
        </w:r>
      </w:ins>
      <w:ins w:id="303" w:author="PR Preview" w:date="2026-01-01T00:00:00Z">
        <w:r>
          <w:t xml:space="preserve"> </w:t>
        </w:r>
      </w:ins>
      <w:hyperlink w:anchor="exr-bernoulli-loglik-contribution">
        <w:ins w:id="30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05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be the precision of</w:t>
        </w:r>
      </w:ins>
      <w:ins w:id="30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09" w:author="PR Preview" w:date="2026-01-01T00:00:00Z">
        <w:r>
          <w:t xml:space="preserve">.</w:t>
        </w:r>
      </w:ins>
    </w:p>
    <w:p>
      <w:pPr>
        <w:pStyle w:val="FirstParagraph"/>
      </w:pPr>
      <w:ins w:id="310" w:author="PR Preview" w:date="2026-01-01T00:00:00Z">
        <w:r>
          <w:t xml:space="preserve">Derive the</w:t>
        </w:r>
      </w:ins>
      <w:ins w:id="311" w:author="PR Preview" w:date="2026-01-01T00:00:00Z">
        <w:r>
          <w:t xml:space="preserve"> </w:t>
        </w:r>
      </w:ins>
      <w:hyperlink r:id="rId28">
        <w:ins w:id="31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contribution</w:t>
        </w:r>
      </w:ins>
      <w:ins w:id="315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 observation</w:t>
        </w:r>
      </w:ins>
      <w:ins w:id="318" w:author="PR Preview" w:date="2026-01-01T00:00:00Z">
        <w:r>
          <w:t xml:space="preserve"> </w:t>
        </w:r>
      </w:ins>
      <m:oMath>
        <m:r>
          <m:t>i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 write it using</w:t>
        </w:r>
      </w:ins>
      <w:ins w:id="322" w:author="PR Preview" w:date="2026-01-01T00:00:00Z">
        <w:r>
          <w:t xml:space="preserve"> </w:t>
        </w:r>
      </w:ins>
      <m:oMath>
        <m:r>
          <m:t>τ</m:t>
        </m:r>
      </m:oMath>
      <w:ins w:id="323" w:author="PR Preview" w:date="2026-01-01T00:00:00Z">
        <w:r>
          <w:t xml:space="preserve">.</w:t>
        </w:r>
      </w:ins>
    </w:p>
    <w:bookmarkEnd w:id="31"/>
    <w:bookmarkStart w:id="32" w:name="sol-bernoulli-score-contribution"/>
    <w:p>
      <w:pPr>
        <w:pStyle w:val="BodyText"/>
      </w:pPr>
      <w:ins w:id="324" w:author="PR Preview" w:date="2026-01-01T00:00:00Z">
        <w:r>
          <w:rPr>
            <w:i/>
            <w:iCs/>
          </w:rPr>
          <w:t xml:space="preserve">Solution 5</w:t>
        </w:r>
      </w:ins>
      <w:ins w:id="32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"/>
    <w:bookmarkStart w:id="36" w:name="thm-bernoulli-score-contribution"/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Theorem 5 (Score contribution of one binary outcome)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If</w:t>
        </w:r>
      </w:ins>
      <w:ins w:id="32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has observed value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 precision</w:t>
        </w:r>
      </w:ins>
      <w:ins w:id="33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its</w:t>
        </w:r>
      </w:ins>
      <w:ins w:id="339" w:author="PR Preview" w:date="2026-01-01T00:00:00Z">
        <w:r>
          <w:t xml:space="preserve"> </w:t>
        </w:r>
      </w:ins>
      <w:hyperlink r:id="rId28">
        <w:ins w:id="34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contribution is the precision times the</w:t>
        </w:r>
      </w:ins>
      <w:ins w:id="343" w:author="PR Preview" w:date="2026-01-01T00:00:00Z">
        <w:r>
          <w:t xml:space="preserve"> </w:t>
        </w:r>
      </w:ins>
      <w:hyperlink r:id="rId33">
        <w:ins w:id="34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of</w:t>
        </w:r>
      </w:ins>
      <w:ins w:id="34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from its mean</w:t>
        </w:r>
      </w:ins>
      <w:ins w:id="350" w:author="PR Preview" w:date="2026-01-01T00:00:00Z">
        <w:r>
          <w:t xml:space="preserve"> </w:t>
        </w:r>
      </w:ins>
      <m:oMath>
        <m:r>
          <m:t>π</m:t>
        </m:r>
      </m:oMath>
      <w:ins w:id="3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352" w:author="PR Preview" w:date="2026-01-01T00:00:00Z">
        <w:r>
          <w:t xml:space="preserve">The precision</w:t>
        </w:r>
      </w:ins>
      <w:ins w:id="353" w:author="PR Preview" w:date="2026-01-01T00:00:00Z">
        <w:r>
          <w:t xml:space="preserve"> </w:t>
        </w:r>
      </w:ins>
      <m:oMath>
        <m:r>
          <m:t>τ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the same for every</w:t>
        </w:r>
      </w:ins>
      <w:ins w:id="356" w:author="PR Preview" w:date="2026-01-01T00:00:00Z">
        <w:r>
          <w:t xml:space="preserve"> </w:t>
        </w:r>
      </w:ins>
      <m:oMath>
        <m:r>
          <m:t>i</m:t>
        </m:r>
      </m:oMath>
      <w:ins w:id="357" w:author="PR Preview" w:date="2026-01-01T00:00:00Z">
        <w:r>
          <w:t xml:space="preserve">, because all</w:t>
        </w:r>
      </w:ins>
      <w:ins w:id="3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share the</w:t>
        </w:r>
      </w:ins>
      <w:ins w:id="361" w:author="PR Preview" w:date="2026-01-01T00:00:00Z">
        <w:r>
          <w:t xml:space="preserve"> </w:t>
        </w:r>
      </w:ins>
      <w:hyperlink r:id="rId34">
        <w:ins w:id="362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63" w:author="PR Preview" w:date="2026-01-01T00:00:00Z">
        <w:r>
          <w:t xml:space="preserve"> </w:t>
        </w:r>
      </w:ins>
      <w:hyperlink r:id="rId35">
        <w:ins w:id="36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65" w:author="PR Preview" w:date="2026-01-01T00:00:00Z">
        <w:r>
          <w:t xml:space="preserve"> </w:t>
        </w:r>
      </w:ins>
      <m:oMath>
        <m:r>
          <m:t>π</m:t>
        </m:r>
      </m:oMath>
      <w:ins w:id="366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367" w:author="PR Preview" w:date="2026-01-01T00:00:00Z">
        <w:r>
          <w:rPr>
            <w:i/>
            <w:iCs/>
          </w:rPr>
          <w:t xml:space="preserve">Proof</w:t>
        </w:r>
      </w:ins>
      <w:ins w:id="368" w:author="PR Preview" w:date="2026-01-01T00:00:00Z">
        <w:r>
          <w:t xml:space="preserve">. </w:t>
        </w:r>
      </w:ins>
      <w:ins w:id="369" w:author="PR Preview" w:date="2026-01-01T00:00:00Z">
        <w:r>
          <w:t xml:space="preserve">This is the solution to</w:t>
        </w:r>
      </w:ins>
      <w:ins w:id="370" w:author="PR Preview" w:date="2026-01-01T00:00:00Z">
        <w:r>
          <w:t xml:space="preserve"> </w:t>
        </w:r>
      </w:ins>
      <w:hyperlink w:anchor="exr-bernoulli-score-contribution">
        <w:ins w:id="371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372" w:author="PR Preview" w:date="2026-01-01T00:00:00Z">
        <w:r>
          <w:t xml:space="preserve">, worked in</w:t>
        </w:r>
      </w:ins>
      <w:ins w:id="373" w:author="PR Preview" w:date="2026-01-01T00:00:00Z">
        <w:r>
          <w:t xml:space="preserve"> </w:t>
        </w:r>
      </w:ins>
      <w:hyperlink w:anchor="sol-bernoulli-score-contribution">
        <w:ins w:id="374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375" w:author="PR Preview" w:date="2026-01-01T00:00:00Z">
        <w:r>
          <w:t xml:space="preserve">.</w:t>
        </w:r>
      </w:ins>
    </w:p>
    <w:bookmarkEnd w:id="37"/>
    <w:bookmarkStart w:id="43" w:name="the-score-function-of-the-sample"/>
    <w:p>
      <w:pPr>
        <w:pStyle w:val="Heading3"/>
      </w:pPr>
      <w:ins w:id="376" w:author="PR Preview" w:date="2026-01-01T00:00:00Z">
        <w:r>
          <w:t xml:space="preserve">1.6 The score function of the sample</w:t>
        </w:r>
      </w:ins>
    </w:p>
    <w:bookmarkStart w:id="40" w:name="exr-bernoulli-score-sum"/>
    <w:p>
      <w:pPr>
        <w:pStyle w:val="FirstParagraph"/>
      </w:pPr>
      <w:ins w:id="377" w:author="PR Preview" w:date="2026-01-01T00:00:00Z">
        <w:r>
          <w:rPr>
            <w:b/>
            <w:bCs/>
          </w:rPr>
          <w:t xml:space="preserve">Exercise 6 (Score function of a binary sample)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In the setting of</w:t>
        </w:r>
      </w:ins>
      <w:ins w:id="380" w:author="PR Preview" w:date="2026-01-01T00:00:00Z">
        <w:r>
          <w:t xml:space="preserve"> </w:t>
        </w:r>
      </w:ins>
      <w:hyperlink w:anchor="exr-bernoulli-score-contribution">
        <w:ins w:id="381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let</w:t>
        </w:r>
      </w:ins>
      <w:ins w:id="38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be the</w:t>
        </w:r>
      </w:ins>
      <w:ins w:id="388" w:author="PR Preview" w:date="2026-01-01T00:00:00Z">
        <w:r>
          <w:t xml:space="preserve"> </w:t>
        </w:r>
      </w:ins>
      <w:hyperlink r:id="rId38">
        <w:ins w:id="389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 the observed outcomes.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Assemble the</w:t>
        </w:r>
      </w:ins>
      <w:ins w:id="394" w:author="PR Preview" w:date="2026-01-01T00:00:00Z">
        <w:r>
          <w:t xml:space="preserve"> </w:t>
        </w:r>
      </w:ins>
      <w:hyperlink r:id="rId28">
        <w:ins w:id="395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39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of the whole</w:t>
        </w:r>
      </w:ins>
      <w:ins w:id="399" w:author="PR Preview" w:date="2026-01-01T00:00:00Z">
        <w:r>
          <w:t xml:space="preserve"> </w:t>
        </w:r>
      </w:ins>
      <w:hyperlink r:id="rId39">
        <w:ins w:id="40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from the</w:t>
        </w:r>
      </w:ins>
      <w:ins w:id="403" w:author="PR Preview" w:date="2026-01-01T00:00:00Z">
        <w:r>
          <w:t xml:space="preserve"> </w:t>
        </w:r>
      </w:ins>
      <w:hyperlink r:id="rId28">
        <w:ins w:id="40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contributions.</w:t>
        </w:r>
      </w:ins>
    </w:p>
    <w:bookmarkEnd w:id="40"/>
    <w:bookmarkStart w:id="41" w:name="sol-bernoulli-score-sum"/>
    <w:p>
      <w:pPr>
        <w:pStyle w:val="BodyText"/>
      </w:pPr>
      <w:ins w:id="407" w:author="PR Preview" w:date="2026-01-01T00:00:00Z">
        <w:r>
          <w:rPr>
            <w:i/>
            <w:iCs/>
          </w:rPr>
          <w:t xml:space="preserve">Solution 6</w:t>
        </w:r>
      </w:ins>
      <w:ins w:id="40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2" w:name="thm-bernoulli-score-sum"/>
    <w:p>
      <w:pPr>
        <w:pStyle w:val="FirstParagraph"/>
      </w:pPr>
      <w:ins w:id="409" w:author="PR Preview" w:date="2026-01-01T00:00:00Z">
        <w:r>
          <w:rPr>
            <w:b/>
            <w:bCs/>
          </w:rPr>
          <w:t xml:space="preserve">Theorem 6 (Score function of a binary sample)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If</w:t>
        </w:r>
      </w:ins>
      <w:ins w:id="41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</w:t>
        </w:r>
      </w:ins>
      <w:ins w:id="41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with observed</w:t>
        </w:r>
      </w:ins>
      <w:ins w:id="419" w:author="PR Preview" w:date="2026-01-01T00:00:00Z">
        <w:r>
          <w:t xml:space="preserve"> </w:t>
        </w:r>
      </w:ins>
      <w:hyperlink r:id="rId38">
        <w:ins w:id="42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2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precision</w:t>
        </w:r>
      </w:ins>
      <w:ins w:id="424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25" w:author="PR Preview" w:date="2026-01-01T00:00:00Z">
        <w:r>
          <w:t xml:space="preserve">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</w:t>
        </w:r>
      </w:ins>
      <w:ins w:id="428" w:author="PR Preview" w:date="2026-01-01T00:00:00Z">
        <w:r>
          <w:t xml:space="preserve"> </w:t>
        </w:r>
      </w:ins>
      <w:hyperlink r:id="rId28">
        <w:ins w:id="429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ins w:id="432" w:author="PR Preview" w:date="2026-01-01T00:00:00Z">
        <w:r>
          <w:rPr>
            <w:i/>
            <w:iCs/>
          </w:rPr>
          <w:t xml:space="preserve">Proof</w:t>
        </w:r>
      </w:ins>
      <w:ins w:id="433" w:author="PR Preview" w:date="2026-01-01T00:00:00Z">
        <w:r>
          <w:t xml:space="preserve">. </w:t>
        </w:r>
      </w:ins>
      <w:ins w:id="434" w:author="PR Preview" w:date="2026-01-01T00:00:00Z">
        <w:r>
          <w:t xml:space="preserve">This is the solution to</w:t>
        </w:r>
      </w:ins>
      <w:ins w:id="435" w:author="PR Preview" w:date="2026-01-01T00:00:00Z">
        <w:r>
          <w:t xml:space="preserve"> </w:t>
        </w:r>
      </w:ins>
      <w:hyperlink w:anchor="exr-bernoulli-score-sum">
        <w:ins w:id="436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437" w:author="PR Preview" w:date="2026-01-01T00:00:00Z">
        <w:r>
          <w:t xml:space="preserve">, worked in</w:t>
        </w:r>
      </w:ins>
      <w:ins w:id="438" w:author="PR Preview" w:date="2026-01-01T00:00:00Z">
        <w:r>
          <w:t xml:space="preserve"> </w:t>
        </w:r>
      </w:ins>
      <w:hyperlink w:anchor="sol-bernoulli-score-sum">
        <w:ins w:id="439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440" w:author="PR Preview" w:date="2026-01-01T00:00:00Z">
        <w:r>
          <w:t xml:space="preserve">.</w:t>
        </w:r>
      </w:ins>
    </w:p>
    <w:bookmarkEnd w:id="43"/>
    <w:bookmarkStart w:id="48" w:name="solving-the-score-equation"/>
    <w:p>
      <w:pPr>
        <w:pStyle w:val="Heading3"/>
      </w:pPr>
      <w:ins w:id="441" w:author="PR Preview" w:date="2026-01-01T00:00:00Z">
        <w:r>
          <w:t xml:space="preserve">1.7 Solving the score equation</w:t>
        </w:r>
      </w:ins>
    </w:p>
    <w:bookmarkStart w:id="45" w:name="exr-bernoulli-score-equation"/>
    <w:p>
      <w:pPr>
        <w:pStyle w:val="FirstParagraph"/>
      </w:pPr>
      <w:ins w:id="442" w:author="PR Preview" w:date="2026-01-01T00:00:00Z">
        <w:r>
          <w:rPr>
            <w:b/>
            <w:bCs/>
          </w:rPr>
          <w:t xml:space="preserve">Exercise 7 (Solving the score equation of a binary sample)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In the setting of</w:t>
        </w:r>
      </w:ins>
      <w:ins w:id="445" w:author="PR Preview" w:date="2026-01-01T00:00:00Z">
        <w:r>
          <w:t xml:space="preserve"> </w:t>
        </w:r>
      </w:ins>
      <w:hyperlink w:anchor="exr-bernoulli-score-sum">
        <w:ins w:id="446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447" w:author="PR Preview" w:date="2026-01-01T00:00:00Z">
        <w:r>
          <w:t xml:space="preserve">, assume</w:t>
        </w:r>
      </w:ins>
      <w:ins w:id="44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449" w:author="PR Preview" w:date="2026-01-01T00:00:00Z">
        <w:r>
          <w:t xml:space="preserve">: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</w:t>
        </w:r>
      </w:ins>
      <w:ins w:id="452" w:author="PR Preview" w:date="2026-01-01T00:00:00Z">
        <w:r>
          <w:t xml:space="preserve"> </w:t>
        </w:r>
      </w:ins>
      <w:hyperlink r:id="rId39">
        <w:ins w:id="45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has at least one</w:t>
        </w:r>
      </w:ins>
      <w:ins w:id="456" w:author="PR Preview" w:date="2026-01-01T00:00:00Z">
        <w:r>
          <w:t xml:space="preserve"> </w:t>
        </w:r>
      </w:ins>
      <w:hyperlink r:id="rId34">
        <w:ins w:id="457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and at least one non-event.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Solve the</w:t>
        </w:r>
      </w:ins>
      <w:ins w:id="462" w:author="PR Preview" w:date="2026-01-01T00:00:00Z">
        <w:r>
          <w:t xml:space="preserve"> </w:t>
        </w:r>
      </w:ins>
      <w:hyperlink r:id="rId44">
        <w:ins w:id="463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46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for</w:t>
        </w:r>
      </w:ins>
      <w:ins w:id="46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68" w:author="PR Preview" w:date="2026-01-01T00:00:00Z">
        <w:r>
          <w:t xml:space="preserve">.</w:t>
        </w:r>
      </w:ins>
    </w:p>
    <w:bookmarkEnd w:id="45"/>
    <w:bookmarkStart w:id="46" w:name="sol-bernoulli-score-equation"/>
    <w:p>
      <w:pPr>
        <w:pStyle w:val="BodyText"/>
      </w:pPr>
      <w:ins w:id="469" w:author="PR Preview" w:date="2026-01-01T00:00:00Z">
        <w:r>
          <w:rPr>
            <w:i/>
            <w:iCs/>
          </w:rPr>
          <w:t xml:space="preserve">Solution 7</w:t>
        </w:r>
      </w:ins>
      <w:ins w:id="470" w:author="PR Preview" w:date="2026-01-01T00:00:00Z">
        <w:r>
          <w:t xml:space="preserve">. </w:t>
        </w:r>
      </w:ins>
      <w:ins w:id="471" w:author="PR Preview" w:date="2026-01-01T00:00:00Z">
        <w:r>
          <w:t xml:space="preserve">For</w:t>
        </w:r>
      </w:ins>
      <w:ins w:id="47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is finite and positive,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and</w:t>
        </w:r>
      </w:ins>
      <w:ins w:id="4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481" w:author="PR Preview" w:date="2026-01-01T00:00:00Z">
        <w:r>
          <w:t xml:space="preserve">, so</w:t>
        </w:r>
      </w:ins>
      <w:ins w:id="482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483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484" w:author="PR Preview" w:date="2026-01-01T00:00:00Z">
        <w:r>
          <w:t xml:space="preserve">Since</w:t>
        </w:r>
      </w:ins>
      <w:ins w:id="48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486" w:author="PR Preview" w:date="2026-01-01T00:00:00Z">
        <w:r>
          <w:t xml:space="preserve">, this solution lies in</w:t>
        </w:r>
      </w:ins>
      <w:ins w:id="4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88" w:author="PR Preview" w:date="2026-01-01T00:00:00Z">
        <w:r>
          <w:t xml:space="preserve">.</w:t>
        </w:r>
      </w:ins>
    </w:p>
    <w:bookmarkEnd w:id="46"/>
    <w:bookmarkStart w:id="47" w:name="thm-bernoulli-score-equation"/>
    <w:p>
      <w:pPr>
        <w:pStyle w:val="BodyText"/>
      </w:pPr>
      <w:ins w:id="489" w:author="PR Preview" w:date="2026-01-01T00:00:00Z">
        <w:r>
          <w:rPr>
            <w:b/>
            <w:bCs/>
          </w:rPr>
          <w:t xml:space="preserve">Theorem 7 (Solution of the score equation of a binary sample)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If</w:t>
        </w:r>
      </w:ins>
      <w:ins w:id="4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for</w:t>
        </w:r>
      </w:ins>
      <w:ins w:id="49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and the observed</w:t>
        </w:r>
      </w:ins>
      <w:ins w:id="498" w:author="PR Preview" w:date="2026-01-01T00:00:00Z">
        <w:r>
          <w:t xml:space="preserve"> </w:t>
        </w:r>
      </w:ins>
      <w:hyperlink r:id="rId38">
        <w:ins w:id="499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satisfies</w:t>
        </w:r>
      </w:ins>
      <w:ins w:id="50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then the</w:t>
        </w:r>
      </w:ins>
      <w:ins w:id="506" w:author="PR Preview" w:date="2026-01-01T00:00:00Z">
        <w:r>
          <w:t xml:space="preserve"> </w:t>
        </w:r>
      </w:ins>
      <w:hyperlink r:id="rId44">
        <w:ins w:id="507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0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has exactly one solution in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12" w:author="PR Preview" w:date="2026-01-01T00:00:00Z">
        <w:r>
          <w:t xml:space="preserve">: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sample mean</w:t>
        </w:r>
      </w:ins>
      <w:ins w:id="51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516" w:author="PR Preview" w:date="2026-01-01T00:00:00Z">
        <w:r>
          <w:t xml:space="preserve">.</w:t>
        </w:r>
      </w:ins>
    </w:p>
    <w:bookmarkEnd w:id="47"/>
    <w:p>
      <w:pPr>
        <w:pStyle w:val="BodyText"/>
      </w:pPr>
      <w:ins w:id="517" w:author="PR Preview" w:date="2026-01-01T00:00:00Z">
        <w:r>
          <w:rPr>
            <w:i/>
            <w:iCs/>
          </w:rPr>
          <w:t xml:space="preserve">Proof</w:t>
        </w:r>
      </w:ins>
      <w:ins w:id="518" w:author="PR Preview" w:date="2026-01-01T00:00:00Z">
        <w:r>
          <w:t xml:space="preserve">. </w:t>
        </w:r>
      </w:ins>
      <w:ins w:id="519" w:author="PR Preview" w:date="2026-01-01T00:00:00Z">
        <w:r>
          <w:t xml:space="preserve">This is the solution to</w:t>
        </w:r>
      </w:ins>
      <w:ins w:id="520" w:author="PR Preview" w:date="2026-01-01T00:00:00Z">
        <w:r>
          <w:t xml:space="preserve"> </w:t>
        </w:r>
      </w:ins>
      <w:hyperlink w:anchor="exr-bernoulli-score-equation">
        <w:ins w:id="52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22" w:author="PR Preview" w:date="2026-01-01T00:00:00Z">
        <w:r>
          <w:t xml:space="preserve">, worked in</w:t>
        </w:r>
      </w:ins>
      <w:ins w:id="523" w:author="PR Preview" w:date="2026-01-01T00:00:00Z">
        <w:r>
          <w:t xml:space="preserve"> </w:t>
        </w:r>
      </w:ins>
      <w:hyperlink w:anchor="sol-bernoulli-score-equation">
        <w:ins w:id="524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525" w:author="PR Preview" w:date="2026-01-01T00:00:00Z">
        <w:r>
          <w:t xml:space="preserve">.</w:t>
        </w:r>
      </w:ins>
    </w:p>
    <w:bookmarkEnd w:id="48"/>
    <w:bookmarkStart w:id="53" w:name="hessian-contributions"/>
    <w:p>
      <w:pPr>
        <w:pStyle w:val="Heading3"/>
      </w:pPr>
      <w:ins w:id="526" w:author="PR Preview" w:date="2026-01-01T00:00:00Z">
        <w:r>
          <w:t xml:space="preserve">1.8 Hessian contributions</w:t>
        </w:r>
      </w:ins>
    </w:p>
    <w:bookmarkStart w:id="50" w:name="exr-bernoulli-hessian-contribution"/>
    <w:p>
      <w:pPr>
        <w:pStyle w:val="FirstParagraph"/>
      </w:pPr>
      <w:ins w:id="527" w:author="PR Preview" w:date="2026-01-01T00:00:00Z">
        <w:r>
          <w:rPr>
            <w:b/>
            <w:bCs/>
          </w:rPr>
          <w:t xml:space="preserve">Exercise 8 (Hessian contribution of one binary outcome)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In the setting of</w:t>
        </w:r>
      </w:ins>
      <w:ins w:id="530" w:author="PR Preview" w:date="2026-01-01T00:00:00Z">
        <w:r>
          <w:t xml:space="preserve"> </w:t>
        </w:r>
      </w:ins>
      <w:hyperlink w:anchor="exr-bernoulli-score-contribution">
        <w:ins w:id="531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derive the</w:t>
        </w:r>
      </w:ins>
      <w:ins w:id="535" w:author="PR Preview" w:date="2026-01-01T00:00:00Z">
        <w:r>
          <w:t xml:space="preserve"> </w:t>
        </w:r>
      </w:ins>
      <w:hyperlink r:id="rId49">
        <w:ins w:id="53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contribution</w:t>
        </w:r>
      </w:ins>
      <w:ins w:id="539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of observation</w:t>
        </w:r>
      </w:ins>
      <w:ins w:id="542" w:author="PR Preview" w:date="2026-01-01T00:00:00Z">
        <w:r>
          <w:t xml:space="preserve"> </w:t>
        </w:r>
      </w:ins>
      <m:oMath>
        <m:r>
          <m:t>i</m:t>
        </m:r>
      </m:oMath>
      <w:ins w:id="543" w:author="PR Preview" w:date="2026-01-01T00:00:00Z">
        <w:r>
          <w:t xml:space="preserve">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Start from the</w:t>
        </w:r>
      </w:ins>
      <w:ins w:id="546" w:author="PR Preview" w:date="2026-01-01T00:00:00Z">
        <w:r>
          <w:t xml:space="preserve"> </w:t>
        </w:r>
      </w:ins>
      <w:hyperlink r:id="rId28">
        <w:ins w:id="54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contribution written as a difference of two fractions,</w:t>
        </w:r>
      </w:ins>
      <w:ins w:id="550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 form in</w:t>
        </w:r>
      </w:ins>
      <w:ins w:id="554" w:author="PR Preview" w:date="2026-01-01T00:00:00Z">
        <w:r>
          <w:t xml:space="preserve"> </w:t>
        </w:r>
      </w:ins>
      <w:hyperlink w:anchor="sol-derive-bernoulli-score">
        <w:ins w:id="555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before its fractions are combined.</w:t>
        </w:r>
      </w:ins>
    </w:p>
    <w:bookmarkEnd w:id="50"/>
    <w:bookmarkStart w:id="51" w:name="sol-bernoulli-hessian-contribution"/>
    <w:p>
      <w:pPr>
        <w:pStyle w:val="BodyText"/>
      </w:pPr>
      <w:ins w:id="558" w:author="PR Preview" w:date="2026-01-01T00:00:00Z">
        <w:r>
          <w:rPr>
            <w:i/>
            <w:iCs/>
          </w:rPr>
          <w:t xml:space="preserve">Solution 8</w:t>
        </w:r>
      </w:ins>
      <w:ins w:id="55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ins w:id="560" w:author="PR Preview" w:date="2026-01-01T00:00:00Z">
        <w:r>
          <w:t xml:space="preserve">The first derivative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ins w:id="561" w:author="PR Preview" w:date="2026-01-01T00:00:00Z">
        <w:r>
          <w:t xml:space="preserve">The second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562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1"/>
    <w:bookmarkStart w:id="52" w:name="thm-bernoulli-hessian-contribution"/>
    <w:p>
      <w:pPr>
        <w:pStyle w:val="FirstParagraph"/>
      </w:pPr>
      <w:ins w:id="563" w:author="PR Preview" w:date="2026-01-01T00:00:00Z">
        <w:r>
          <w:rPr>
            <w:b/>
            <w:bCs/>
          </w:rPr>
          <w:t xml:space="preserve">Theorem 8 (Hessian contribution of one binary outcome)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If</w:t>
        </w:r>
      </w:ins>
      <w:ins w:id="5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has observed value</w:t>
        </w:r>
      </w:ins>
      <w:ins w:id="56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its</w:t>
        </w:r>
      </w:ins>
      <w:ins w:id="573" w:author="PR Preview" w:date="2026-01-01T00:00:00Z">
        <w:r>
          <w:t xml:space="preserve"> </w:t>
        </w:r>
      </w:ins>
      <w:hyperlink r:id="rId49">
        <w:ins w:id="57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ins w:id="577" w:author="PR Preview" w:date="2026-01-01T00:00:00Z">
        <w:r>
          <w:rPr>
            <w:i/>
            <w:iCs/>
          </w:rPr>
          <w:t xml:space="preserve">Proof</w:t>
        </w:r>
      </w:ins>
      <w:ins w:id="578" w:author="PR Preview" w:date="2026-01-01T00:00:00Z">
        <w:r>
          <w:t xml:space="preserve">. </w:t>
        </w:r>
      </w:ins>
      <w:ins w:id="579" w:author="PR Preview" w:date="2026-01-01T00:00:00Z">
        <w:r>
          <w:t xml:space="preserve">This is the solution to</w:t>
        </w:r>
      </w:ins>
      <w:ins w:id="580" w:author="PR Preview" w:date="2026-01-01T00:00:00Z">
        <w:r>
          <w:t xml:space="preserve"> </w:t>
        </w:r>
      </w:ins>
      <w:hyperlink w:anchor="exr-bernoulli-hessian-contribution">
        <w:ins w:id="581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582" w:author="PR Preview" w:date="2026-01-01T00:00:00Z">
        <w:r>
          <w:t xml:space="preserve">, worked in</w:t>
        </w:r>
      </w:ins>
      <w:ins w:id="583" w:author="PR Preview" w:date="2026-01-01T00:00:00Z">
        <w:r>
          <w:t xml:space="preserve"> </w:t>
        </w:r>
      </w:ins>
      <w:hyperlink w:anchor="sol-bernoulli-hessian-contribution">
        <w:ins w:id="584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585" w:author="PR Preview" w:date="2026-01-01T00:00:00Z">
        <w:r>
          <w:t xml:space="preserve">.</w:t>
        </w:r>
      </w:ins>
    </w:p>
    <w:bookmarkEnd w:id="53"/>
    <w:bookmarkStart w:id="57" w:name="the-hessian-of-the-sample"/>
    <w:p>
      <w:pPr>
        <w:pStyle w:val="Heading3"/>
      </w:pPr>
      <w:ins w:id="586" w:author="PR Preview" w:date="2026-01-01T00:00:00Z">
        <w:r>
          <w:t xml:space="preserve">1.9 The Hessian of the sample</w:t>
        </w:r>
      </w:ins>
    </w:p>
    <w:bookmarkStart w:id="54" w:name="exr-bernoulli-hessian-sum"/>
    <w:p>
      <w:pPr>
        <w:pStyle w:val="FirstParagraph"/>
      </w:pPr>
      <w:ins w:id="587" w:author="PR Preview" w:date="2026-01-01T00:00:00Z">
        <w:r>
          <w:rPr>
            <w:b/>
            <w:bCs/>
          </w:rPr>
          <w:t xml:space="preserve">Exercise 9 (Hessian of a binary sample)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In the setting of</w:t>
        </w:r>
      </w:ins>
      <w:ins w:id="590" w:author="PR Preview" w:date="2026-01-01T00:00:00Z">
        <w:r>
          <w:t xml:space="preserve"> </w:t>
        </w:r>
      </w:ins>
      <w:hyperlink w:anchor="exr-bernoulli-score-sum">
        <w:ins w:id="591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assemble the</w:t>
        </w:r>
      </w:ins>
      <w:ins w:id="595" w:author="PR Preview" w:date="2026-01-01T00:00:00Z">
        <w:r>
          <w:t xml:space="preserve"> </w:t>
        </w:r>
      </w:ins>
      <w:hyperlink r:id="rId49">
        <w:ins w:id="59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9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of the whole</w:t>
        </w:r>
      </w:ins>
      <w:ins w:id="600" w:author="PR Preview" w:date="2026-01-01T00:00:00Z">
        <w:r>
          <w:t xml:space="preserve"> </w:t>
        </w:r>
      </w:ins>
      <w:hyperlink r:id="rId39">
        <w:ins w:id="601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from the Hessian contributions.</w:t>
        </w:r>
      </w:ins>
    </w:p>
    <w:bookmarkEnd w:id="54"/>
    <w:bookmarkStart w:id="55" w:name="sol-bernoulli-hessian-sum"/>
    <w:p>
      <w:pPr>
        <w:pStyle w:val="BodyText"/>
      </w:pPr>
      <w:ins w:id="604" w:author="PR Preview" w:date="2026-01-01T00:00:00Z">
        <w:r>
          <w:rPr>
            <w:i/>
            <w:iCs/>
          </w:rPr>
          <w:t xml:space="preserve">Solution 9</w:t>
        </w:r>
      </w:ins>
      <w:ins w:id="60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bernoulli-hessian-sum"/>
    <w:p>
      <w:pPr>
        <w:pStyle w:val="FirstParagraph"/>
      </w:pPr>
      <w:ins w:id="606" w:author="PR Preview" w:date="2026-01-01T00:00:00Z">
        <w:r>
          <w:rPr>
            <w:b/>
            <w:bCs/>
          </w:rPr>
          <w:t xml:space="preserve">Theorem 9 (Hessian of a binary sample)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If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for</w:t>
        </w:r>
      </w:ins>
      <w:ins w:id="6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613" w:author="PR Preview" w:date="2026-01-01T00:00:00Z">
        <w:r>
          <w:t xml:space="preserve">, with observed</w:t>
        </w:r>
      </w:ins>
      <w:ins w:id="614" w:author="PR Preview" w:date="2026-01-01T00:00:00Z">
        <w:r>
          <w:t xml:space="preserve"> </w:t>
        </w:r>
      </w:ins>
      <w:hyperlink r:id="rId38">
        <w:ins w:id="61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61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617" w:author="PR Preview" w:date="2026-01-01T00:00:00Z">
        <w:r>
          <w:t xml:space="preserve">,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</w:t>
        </w:r>
      </w:ins>
      <w:ins w:id="620" w:author="PR Preview" w:date="2026-01-01T00:00:00Z">
        <w:r>
          <w:t xml:space="preserve"> </w:t>
        </w:r>
      </w:ins>
      <w:hyperlink r:id="rId49">
        <w:ins w:id="62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of the</w:t>
        </w:r>
      </w:ins>
      <w:ins w:id="624" w:author="PR Preview" w:date="2026-01-01T00:00:00Z">
        <w:r>
          <w:t xml:space="preserve"> </w:t>
        </w:r>
      </w:ins>
      <w:hyperlink r:id="rId15">
        <w:ins w:id="62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is the</w:t>
        </w:r>
      </w:ins>
      <w:ins w:id="62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matrix whose only entry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6"/>
    <w:p>
      <w:pPr>
        <w:pStyle w:val="FirstParagraph"/>
      </w:pPr>
      <w:ins w:id="631" w:author="PR Preview" w:date="2026-01-01T00:00:00Z">
        <w:r>
          <w:rPr>
            <w:i/>
            <w:iCs/>
          </w:rPr>
          <w:t xml:space="preserve">Proof</w:t>
        </w:r>
      </w:ins>
      <w:ins w:id="632" w:author="PR Preview" w:date="2026-01-01T00:00:00Z">
        <w:r>
          <w:t xml:space="preserve">. </w:t>
        </w:r>
      </w:ins>
      <w:ins w:id="633" w:author="PR Preview" w:date="2026-01-01T00:00:00Z">
        <w:r>
          <w:t xml:space="preserve">This is the solution to</w:t>
        </w:r>
      </w:ins>
      <w:ins w:id="634" w:author="PR Preview" w:date="2026-01-01T00:00:00Z">
        <w:r>
          <w:t xml:space="preserve"> </w:t>
        </w:r>
      </w:ins>
      <w:hyperlink w:anchor="exr-bernoulli-hessian-sum">
        <w:ins w:id="635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36" w:author="PR Preview" w:date="2026-01-01T00:00:00Z">
        <w:r>
          <w:t xml:space="preserve">, worked in</w:t>
        </w:r>
      </w:ins>
      <w:ins w:id="637" w:author="PR Preview" w:date="2026-01-01T00:00:00Z">
        <w:r>
          <w:t xml:space="preserve"> </w:t>
        </w:r>
      </w:ins>
      <w:hyperlink w:anchor="sol-bernoulli-hessian-sum">
        <w:ins w:id="638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639" w:author="PR Preview" w:date="2026-01-01T00:00:00Z">
        <w:r>
          <w:t xml:space="preserve">.</w:t>
        </w:r>
      </w:ins>
    </w:p>
    <w:bookmarkEnd w:id="57"/>
    <w:bookmarkStart w:id="61" w:name="Xe6f0330750786d17cdc249e2ac3930030794e59"/>
    <w:p>
      <w:pPr>
        <w:pStyle w:val="Heading3"/>
      </w:pPr>
      <w:ins w:id="640" w:author="PR Preview" w:date="2026-01-01T00:00:00Z">
        <w:r>
          <w:t xml:space="preserve">1.10 Checking that the Hessian is negative definite</w:t>
        </w:r>
      </w:ins>
    </w:p>
    <w:bookmarkStart w:id="58" w:name="exr-bernoulli-hessian-nd"/>
    <w:p>
      <w:pPr>
        <w:pStyle w:val="FirstParagraph"/>
      </w:pPr>
      <w:ins w:id="641" w:author="PR Preview" w:date="2026-01-01T00:00:00Z">
        <w:r>
          <w:rPr>
            <w:b/>
            <w:bCs/>
          </w:rPr>
          <w:t xml:space="preserve">Exercise 10 (Negative definiteness of the Hessian of a binary sample)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In the setting of</w:t>
        </w:r>
      </w:ins>
      <w:ins w:id="644" w:author="PR Preview" w:date="2026-01-01T00:00:00Z">
        <w:r>
          <w:t xml:space="preserve"> </w:t>
        </w:r>
      </w:ins>
      <w:hyperlink w:anchor="exr-bernoulli-hessian-sum">
        <w:ins w:id="645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show that the</w:t>
        </w:r>
      </w:ins>
      <w:ins w:id="649" w:author="PR Preview" w:date="2026-01-01T00:00:00Z">
        <w:r>
          <w:t xml:space="preserve"> </w:t>
        </w:r>
      </w:ins>
      <w:hyperlink r:id="rId49">
        <w:ins w:id="65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5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negative definite for every</w:t>
        </w:r>
      </w:ins>
      <w:ins w:id="65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55" w:author="PR Preview" w:date="2026-01-01T00:00:00Z">
        <w:r>
          <w:t xml:space="preserve">.</w:t>
        </w:r>
      </w:ins>
      <w:ins w:id="656" w:author="PR Preview" w:date="2026-01-01T00:00:00Z">
        <w:r>
          <w:t xml:space="preserve"> </w:t>
        </w:r>
      </w:ins>
    </w:p>
    <w:bookmarkEnd w:id="58"/>
    <w:bookmarkStart w:id="59" w:name="sol-bernoulli-hessian-nd"/>
    <w:p>
      <w:pPr>
        <w:pStyle w:val="BodyText"/>
      </w:pPr>
      <w:ins w:id="657" w:author="PR Preview" w:date="2026-01-01T00:00:00Z">
        <w:r>
          <w:rPr>
            <w:i/>
            <w:iCs/>
          </w:rPr>
          <w:t xml:space="preserve">Solution 10</w:t>
        </w:r>
      </w:ins>
      <w:ins w:id="658" w:author="PR Preview" w:date="2026-01-01T00:00:00Z">
        <w:r>
          <w:t xml:space="preserve">. </w:t>
        </w:r>
      </w:ins>
      <w:ins w:id="659" w:author="PR Preview" w:date="2026-01-01T00:00:00Z">
        <w:r>
          <w:t xml:space="preserve">A</w:t>
        </w:r>
      </w:ins>
      <w:ins w:id="66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matrix is negative definite exactly when its only entry is negative,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so it is enough to show</w:t>
        </w:r>
      </w:ins>
      <w:ins w:id="66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667" w:author="PR Preview" w:date="2026-01-01T00:00:00Z">
        <w:r>
          <w:t xml:space="preserve">.</w:t>
        </w:r>
      </w:ins>
    </w:p>
    <w:p>
      <w:pPr>
        <w:pStyle w:val="BodyText"/>
      </w:pPr>
      <w:ins w:id="668" w:author="PR Preview" w:date="2026-01-01T00:00:00Z">
        <w:r>
          <w:t xml:space="preserve">Fix</w:t>
        </w:r>
      </w:ins>
      <w:ins w:id="66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70" w:author="PR Preview" w:date="2026-01-01T00:00:00Z">
        <w:r>
          <w:t xml:space="preserve">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67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and</w:t>
        </w:r>
      </w:ins>
      <w:ins w:id="6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680" w:author="PR Preview" w:date="2026-01-01T00:00:00Z">
        <w:r>
          <w:t xml:space="preserve">, because</w:t>
        </w:r>
      </w:ins>
      <w:ins w:id="6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8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and</w:t>
        </w:r>
      </w:ins>
      <w:ins w:id="6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are not both zero, because they sum to</w:t>
        </w:r>
      </w:ins>
      <w:ins w:id="688" w:author="PR Preview" w:date="2026-01-01T00:00:00Z">
        <w:r>
          <w:t xml:space="preserve"> </w:t>
        </w:r>
      </w:ins>
      <m:oMath>
        <m:r>
          <m:t>1</m:t>
        </m:r>
      </m:oMath>
      <w:ins w:id="689" w:author="PR Preview" w:date="2026-01-01T00:00:00Z">
        <w:r>
          <w:t xml:space="preserve">.</w:t>
        </w:r>
      </w:ins>
    </w:p>
    <w:p>
      <w:pPr>
        <w:pStyle w:val="FirstParagraph"/>
      </w:pPr>
      <w:ins w:id="690" w:author="PR Preview" w:date="2026-01-01T00:00:00Z">
        <w:r>
          <w:t xml:space="preserve">So</w:t>
        </w:r>
      </w:ins>
      <w:ins w:id="69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 a sum of two nonnegative terms, at least one of them positive.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It is therefore positive, and with</w:t>
        </w:r>
      </w:ins>
      <w:ins w:id="6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6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ins w:id="699" w:author="PR Preview" w:date="2026-01-01T00:00:00Z">
        <w:r>
          <w:t xml:space="preserve">This holds for every</w:t>
        </w:r>
      </w:ins>
      <w:ins w:id="70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01" w:author="PR Preview" w:date="2026-01-01T00:00:00Z">
        <w:r>
          <w:t xml:space="preserve">.</w:t>
        </w:r>
      </w:ins>
    </w:p>
    <w:bookmarkEnd w:id="59"/>
    <w:bookmarkStart w:id="60" w:name="thm-bernoulli-hessian-nd"/>
    <w:p>
      <w:pPr>
        <w:pStyle w:val="BodyText"/>
      </w:pPr>
      <w:ins w:id="702" w:author="PR Preview" w:date="2026-01-01T00:00:00Z">
        <w:r>
          <w:rPr>
            <w:b/>
            <w:bCs/>
          </w:rPr>
          <w:t xml:space="preserve">Theorem 10 (Negative definiteness of the Hessian of a binary sample)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If</w:t>
        </w:r>
      </w:ins>
      <w:ins w:id="70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for</w:t>
        </w:r>
      </w:ins>
      <w:ins w:id="70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the</w:t>
        </w:r>
      </w:ins>
      <w:ins w:id="712" w:author="PR Preview" w:date="2026-01-01T00:00:00Z">
        <w:r>
          <w:t xml:space="preserve"> </w:t>
        </w:r>
      </w:ins>
      <w:hyperlink r:id="rId49">
        <w:ins w:id="71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1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of the</w:t>
        </w:r>
      </w:ins>
      <w:ins w:id="717" w:author="PR Preview" w:date="2026-01-01T00:00:00Z">
        <w:r>
          <w:t xml:space="preserve"> </w:t>
        </w:r>
      </w:ins>
      <w:hyperlink r:id="rId15">
        <w:ins w:id="71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is negative definite for every</w:t>
        </w:r>
      </w:ins>
      <w:ins w:id="72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whatever the observed outcomes.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Hence the log-likelihood is strictly concave on</w:t>
        </w:r>
      </w:ins>
      <w:ins w:id="7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29" w:author="PR Preview" w:date="2026-01-01T00:00:00Z">
        <w:r>
          <w:t xml:space="preserve">.</w:t>
        </w:r>
      </w:ins>
    </w:p>
    <w:bookmarkEnd w:id="60"/>
    <w:p>
      <w:pPr>
        <w:pStyle w:val="BodyText"/>
      </w:pPr>
      <w:ins w:id="730" w:author="PR Preview" w:date="2026-01-01T00:00:00Z">
        <w:r>
          <w:rPr>
            <w:i/>
            <w:iCs/>
          </w:rPr>
          <w:t xml:space="preserve">Proof</w:t>
        </w:r>
      </w:ins>
      <w:ins w:id="731" w:author="PR Preview" w:date="2026-01-01T00:00:00Z">
        <w:r>
          <w:t xml:space="preserve">. </w:t>
        </w:r>
      </w:ins>
      <w:ins w:id="732" w:author="PR Preview" w:date="2026-01-01T00:00:00Z">
        <w:r>
          <w:t xml:space="preserve">This is the solution to</w:t>
        </w:r>
      </w:ins>
      <w:ins w:id="733" w:author="PR Preview" w:date="2026-01-01T00:00:00Z">
        <w:r>
          <w:t xml:space="preserve"> </w:t>
        </w:r>
      </w:ins>
      <w:hyperlink w:anchor="exr-bernoulli-hessian-nd">
        <w:ins w:id="734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735" w:author="PR Preview" w:date="2026-01-01T00:00:00Z">
        <w:r>
          <w:t xml:space="preserve">, worked in</w:t>
        </w:r>
      </w:ins>
      <w:ins w:id="736" w:author="PR Preview" w:date="2026-01-01T00:00:00Z">
        <w:r>
          <w:t xml:space="preserve"> </w:t>
        </w:r>
      </w:ins>
      <w:hyperlink w:anchor="sol-bernoulli-hessian-nd">
        <w:ins w:id="737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738" w:author="PR Preview" w:date="2026-01-01T00:00:00Z">
        <w:r>
          <w:t xml:space="preserve">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It builds on</w:t>
        </w:r>
      </w:ins>
      <w:ins w:id="741" w:author="PR Preview" w:date="2026-01-01T00:00:00Z">
        <w:r>
          <w:t xml:space="preserve"> </w:t>
        </w:r>
      </w:ins>
      <w:hyperlink w:anchor="thm-bernoulli-hessian-sum">
        <w:ins w:id="74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43" w:author="PR Preview" w:date="2026-01-01T00:00:00Z">
        <w:r>
          <w:t xml:space="preserve">.</w:t>
        </w:r>
      </w:ins>
    </w:p>
    <w:bookmarkEnd w:id="61"/>
    <w:bookmarkStart w:id="68" w:name="the-maximum-likelihood-estimate"/>
    <w:p>
      <w:pPr>
        <w:pStyle w:val="Heading3"/>
      </w:pPr>
      <w:ins w:id="744" w:author="PR Preview" w:date="2026-01-01T00:00:00Z">
        <w:r>
          <w:t xml:space="preserve">1.11 The maximum likelihood estimate</w:t>
        </w:r>
      </w:ins>
    </w:p>
    <w:bookmarkStart w:id="63" w:name="exr-bernoulli-mle"/>
    <w:p>
      <w:pPr>
        <w:pStyle w:val="FirstParagraph"/>
      </w:pPr>
      <w:ins w:id="745" w:author="PR Preview" w:date="2026-01-01T00:00:00Z">
        <w:r>
          <w:rPr>
            <w:b/>
            <w:bCs/>
          </w:rPr>
          <w:t xml:space="preserve">Exercise 11 (Maximum likelihood estimate of a binary sample)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In the setting of</w:t>
        </w:r>
      </w:ins>
      <w:ins w:id="748" w:author="PR Preview" w:date="2026-01-01T00:00:00Z">
        <w:r>
          <w:t xml:space="preserve"> </w:t>
        </w:r>
      </w:ins>
      <w:hyperlink w:anchor="exr-bernoulli-score-equation">
        <w:ins w:id="74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50" w:author="PR Preview" w:date="2026-01-01T00:00:00Z">
        <w:r>
          <w:t xml:space="preserve">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use</w:t>
        </w:r>
      </w:ins>
      <w:ins w:id="753" w:author="PR Preview" w:date="2026-01-01T00:00:00Z">
        <w:r>
          <w:t xml:space="preserve"> </w:t>
        </w:r>
      </w:ins>
      <w:hyperlink w:anchor="thm-bernoulli-hessian-nd">
        <w:ins w:id="75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to find the</w:t>
        </w:r>
      </w:ins>
      <w:ins w:id="757" w:author="PR Preview" w:date="2026-01-01T00:00:00Z">
        <w:r>
          <w:t xml:space="preserve"> </w:t>
        </w:r>
      </w:ins>
      <w:hyperlink r:id="rId62">
        <w:ins w:id="758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7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of</w:t>
        </w:r>
      </w:ins>
      <w:ins w:id="762" w:author="PR Preview" w:date="2026-01-01T00:00:00Z">
        <w:r>
          <w:t xml:space="preserve"> </w:t>
        </w:r>
      </w:ins>
      <m:oMath>
        <m:r>
          <m:t>π</m:t>
        </m:r>
      </m:oMath>
      <w:ins w:id="763" w:author="PR Preview" w:date="2026-01-01T00:00:00Z">
        <w:r>
          <w:t xml:space="preserve">.</w:t>
        </w:r>
      </w:ins>
    </w:p>
    <w:bookmarkEnd w:id="63"/>
    <w:bookmarkStart w:id="66" w:name="sol-bernoulli-mle"/>
    <w:p>
      <w:pPr>
        <w:pStyle w:val="BodyText"/>
      </w:pPr>
      <w:ins w:id="764" w:author="PR Preview" w:date="2026-01-01T00:00:00Z">
        <w:r>
          <w:rPr>
            <w:i/>
            <w:iCs/>
          </w:rPr>
          <w:t xml:space="preserve">Solution 11</w:t>
        </w:r>
      </w:ins>
      <w:ins w:id="765" w:author="PR Preview" w:date="2026-01-01T00:00:00Z">
        <w:r>
          <w:t xml:space="preserve">. </w:t>
        </w:r>
      </w:ins>
      <w:ins w:id="766" w:author="PR Preview" w:date="2026-01-01T00:00:00Z">
        <w:r>
          <w:t xml:space="preserve">By</w:t>
        </w:r>
      </w:ins>
      <w:ins w:id="767" w:author="PR Preview" w:date="2026-01-01T00:00:00Z">
        <w:r>
          <w:t xml:space="preserve"> </w:t>
        </w:r>
      </w:ins>
      <w:hyperlink w:anchor="thm-bernoulli-hessian-nd">
        <w:ins w:id="76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69" w:author="PR Preview" w:date="2026-01-01T00:00:00Z">
        <w:r>
          <w:t xml:space="preserve">,</w:t>
        </w:r>
      </w:ins>
      <w:ins w:id="770" w:author="PR Preview" w:date="2026-01-01T00:00:00Z">
        <w:r>
          <w:t xml:space="preserve"> </w:t>
        </w:r>
      </w:ins>
      <m:oMath>
        <m:r>
          <m:t>ℓ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 strictly concave on</w:t>
        </w:r>
      </w:ins>
      <w:ins w:id="7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 strictly concave</w:t>
        </w:r>
      </w:ins>
      <w:ins w:id="777" w:author="PR Preview" w:date="2026-01-01T00:00:00Z">
        <w:r>
          <w:t xml:space="preserve"> </w:t>
        </w:r>
      </w:ins>
      <w:hyperlink r:id="rId64">
        <w:ins w:id="77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that has a</w:t>
        </w:r>
      </w:ins>
      <w:ins w:id="781" w:author="PR Preview" w:date="2026-01-01T00:00:00Z">
        <w:r>
          <w:t xml:space="preserve"> </w:t>
        </w:r>
      </w:ins>
      <w:hyperlink r:id="rId65">
        <w:ins w:id="782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maximized there, and nowhere else.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With</w:t>
        </w:r>
      </w:ins>
      <w:ins w:id="78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788" w:author="PR Preview" w:date="2026-01-01T00:00:00Z">
        <w:r>
          <w:t xml:space="preserve">,</w:t>
        </w:r>
      </w:ins>
      <w:ins w:id="789" w:author="PR Preview" w:date="2026-01-01T00:00:00Z">
        <w:r>
          <w:t xml:space="preserve"> </w:t>
        </w:r>
      </w:ins>
      <w:hyperlink w:anchor="thm-bernoulli-score-equation">
        <w:ins w:id="79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says the only critical point of</w:t>
        </w:r>
      </w:ins>
      <w:ins w:id="793" w:author="PR Preview" w:date="2026-01-01T00:00:00Z">
        <w:r>
          <w:t xml:space="preserve"> </w:t>
        </w:r>
      </w:ins>
      <m:oMath>
        <m:r>
          <m:t>ℓ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in</w:t>
        </w:r>
      </w:ins>
      <w:ins w:id="7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is</w:t>
        </w:r>
      </w:ins>
      <w:ins w:id="79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800" w:author="PR Preview" w:date="2026-01-01T00:00:00Z">
        <w:r>
          <w:t xml:space="preserve">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So</w:t>
        </w:r>
      </w:ins>
      <w:ins w:id="803" w:author="PR Preview" w:date="2026-01-01T00:00:00Z">
        <w:r>
          <w:t xml:space="preserve"> </w:t>
        </w:r>
      </w:ins>
      <m:oMath>
        <m:r>
          <m:t>ℓ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is maximized at</w:t>
        </w:r>
      </w:ins>
      <w:ins w:id="80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807" w:author="PR Preview" w:date="2026-01-01T00:00:00Z">
        <w:r>
          <w:t xml:space="preserve">.</w:t>
        </w:r>
      </w:ins>
    </w:p>
    <w:bookmarkEnd w:id="66"/>
    <w:bookmarkStart w:id="67" w:name="thm-bernoulli-mle"/>
    <w:p>
      <w:pPr>
        <w:pStyle w:val="BodyText"/>
      </w:pPr>
      <w:ins w:id="808" w:author="PR Preview" w:date="2026-01-01T00:00:00Z">
        <w:r>
          <w:rPr>
            <w:b/>
            <w:bCs/>
          </w:rPr>
          <w:t xml:space="preserve">Theorem 11 (Maximum likelihood estimate of a binary sample)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If</w:t>
        </w:r>
      </w:ins>
      <w:ins w:id="8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for</w:t>
        </w:r>
      </w:ins>
      <w:ins w:id="81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 the observed</w:t>
        </w:r>
      </w:ins>
      <w:ins w:id="817" w:author="PR Preview" w:date="2026-01-01T00:00:00Z">
        <w:r>
          <w:t xml:space="preserve"> </w:t>
        </w:r>
      </w:ins>
      <w:hyperlink r:id="rId38">
        <w:ins w:id="818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satisfies</w:t>
        </w:r>
      </w:ins>
      <w:ins w:id="82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the</w:t>
        </w:r>
      </w:ins>
      <w:ins w:id="825" w:author="PR Preview" w:date="2026-01-01T00:00:00Z">
        <w:r>
          <w:t xml:space="preserve"> </w:t>
        </w:r>
      </w:ins>
      <w:hyperlink r:id="rId62">
        <w:ins w:id="826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of</w:t>
        </w:r>
      </w:ins>
      <w:ins w:id="829" w:author="PR Preview" w:date="2026-01-01T00:00:00Z">
        <w:r>
          <w:t xml:space="preserve"> </w:t>
        </w:r>
      </w:ins>
      <m:oMath>
        <m:r>
          <m:t>π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the sample mean: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7"/>
    <w:p>
      <w:pPr>
        <w:pStyle w:val="FirstParagraph"/>
      </w:pPr>
      <w:ins w:id="832" w:author="PR Preview" w:date="2026-01-01T00:00:00Z">
        <w:r>
          <w:rPr>
            <w:i/>
            <w:iCs/>
          </w:rPr>
          <w:t xml:space="preserve">Proof</w:t>
        </w:r>
      </w:ins>
      <w:ins w:id="833" w:author="PR Preview" w:date="2026-01-01T00:00:00Z">
        <w:r>
          <w:t xml:space="preserve">. </w:t>
        </w:r>
      </w:ins>
      <w:ins w:id="834" w:author="PR Preview" w:date="2026-01-01T00:00:00Z">
        <w:r>
          <w:t xml:space="preserve">This is the solution to</w:t>
        </w:r>
      </w:ins>
      <w:ins w:id="835" w:author="PR Preview" w:date="2026-01-01T00:00:00Z">
        <w:r>
          <w:t xml:space="preserve"> </w:t>
        </w:r>
      </w:ins>
      <w:hyperlink w:anchor="exr-bernoulli-mle">
        <w:ins w:id="836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837" w:author="PR Preview" w:date="2026-01-01T00:00:00Z">
        <w:r>
          <w:t xml:space="preserve">, worked in</w:t>
        </w:r>
      </w:ins>
      <w:ins w:id="838" w:author="PR Preview" w:date="2026-01-01T00:00:00Z">
        <w:r>
          <w:t xml:space="preserve"> </w:t>
        </w:r>
      </w:ins>
      <w:hyperlink w:anchor="sol-bernoulli-mle">
        <w:ins w:id="839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840" w:author="PR Preview" w:date="2026-01-01T00:00:00Z">
        <w:r>
          <w:t xml:space="preserve">.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It builds on</w:t>
        </w:r>
      </w:ins>
      <w:ins w:id="843" w:author="PR Preview" w:date="2026-01-01T00:00:00Z">
        <w:r>
          <w:t xml:space="preserve"> </w:t>
        </w:r>
      </w:ins>
      <w:hyperlink w:anchor="thm-bernoulli-score-equation">
        <w:ins w:id="84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and</w:t>
        </w:r>
      </w:ins>
      <w:ins w:id="847" w:author="PR Preview" w:date="2026-01-01T00:00:00Z">
        <w:r>
          <w:t xml:space="preserve"> </w:t>
        </w:r>
      </w:ins>
      <w:hyperlink w:anchor="thm-bernoulli-hessian-nd">
        <w:ins w:id="84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849" w:author="PR Preview" w:date="2026-01-01T00:00:00Z">
        <w:r>
          <w:t xml:space="preserve">.</w:t>
        </w:r>
      </w:ins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exploratory-descriptive.qmd#def-sample" TargetMode="External"/><Relationship Id="rId38" Type="http://schemas.openxmlformats.org/officeDocument/2006/relationships/hyperlink" Target="exploratory-descriptive.qmd#def-sample-mean" TargetMode="External"/><Relationship Id="rId64" Type="http://schemas.openxmlformats.org/officeDocument/2006/relationships/hyperlink" Target="https://morrison-lab.github.io/mds/functions.html#def-function" TargetMode="External"/><Relationship Id="rId34" Type="http://schemas.openxmlformats.org/officeDocument/2006/relationships/hyperlink" Target="https://morrison-lab.github.io/pds/probability-basics.html#def-event" TargetMode="External"/><Relationship Id="rId20" Type="http://schemas.openxmlformats.org/officeDocument/2006/relationships/hyperlink" Target="https://morrison-lab.github.io/pds/probability-basics.html#def-odds" TargetMode="External"/><Relationship Id="rId35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def-deviation-pop-mean" TargetMode="External"/><Relationship Id="rId65" Type="http://schemas.openxmlformats.org/officeDocument/2006/relationships/hyperlink" Target="intro-MLEs.qmd#def-critical-point" TargetMode="External"/><Relationship Id="rId49" Type="http://schemas.openxmlformats.org/officeDocument/2006/relationships/hyperlink" Target="intro-MLEs.qmd#def-hessian" TargetMode="External"/><Relationship Id="rId9" Type="http://schemas.openxmlformats.org/officeDocument/2006/relationships/hyperlink" Target="intro-MLEs.qmd#def-lik" TargetMode="External"/><Relationship Id="rId16" Type="http://schemas.openxmlformats.org/officeDocument/2006/relationships/hyperlink" Target="intro-MLEs.qmd#def-lik-factor" TargetMode="External"/><Relationship Id="rId15" Type="http://schemas.openxmlformats.org/officeDocument/2006/relationships/hyperlink" Target="intro-MLEs.qmd#def-loglik" TargetMode="External"/><Relationship Id="rId62" Type="http://schemas.openxmlformats.org/officeDocument/2006/relationships/hyperlink" Target="intro-MLEs.qmd#def-mle" TargetMode="External"/><Relationship Id="rId28" Type="http://schemas.openxmlformats.org/officeDocument/2006/relationships/hyperlink" Target="intro-MLEs.qmd#def-score" TargetMode="External"/><Relationship Id="rId44" Type="http://schemas.openxmlformats.org/officeDocument/2006/relationships/hyperlink" Target="intro-MLEs.qmd#def-score-equation" TargetMode="External"/><Relationship Id="rId14" Type="http://schemas.openxmlformats.org/officeDocument/2006/relationships/hyperlink" Target="model-validation.qmd#def-covariate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xploratory-descriptive.qmd#def-sample" TargetMode="External"/><Relationship Id="rId38" Type="http://schemas.openxmlformats.org/officeDocument/2006/relationships/hyperlink" Target="exploratory-descriptive.qmd#def-sample-mean" TargetMode="External"/><Relationship Id="rId64" Type="http://schemas.openxmlformats.org/officeDocument/2006/relationships/hyperlink" Target="https://morrison-lab.github.io/mds/functions.html#def-function" TargetMode="External"/><Relationship Id="rId34" Type="http://schemas.openxmlformats.org/officeDocument/2006/relationships/hyperlink" Target="https://morrison-lab.github.io/pds/probability-basics.html#def-event" TargetMode="External"/><Relationship Id="rId20" Type="http://schemas.openxmlformats.org/officeDocument/2006/relationships/hyperlink" Target="https://morrison-lab.github.io/pds/probability-basics.html#def-odds" TargetMode="External"/><Relationship Id="rId35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def-deviation-pop-mean" TargetMode="External"/><Relationship Id="rId65" Type="http://schemas.openxmlformats.org/officeDocument/2006/relationships/hyperlink" Target="intro-MLEs.qmd#def-critical-point" TargetMode="External"/><Relationship Id="rId49" Type="http://schemas.openxmlformats.org/officeDocument/2006/relationships/hyperlink" Target="intro-MLEs.qmd#def-hessian" TargetMode="External"/><Relationship Id="rId9" Type="http://schemas.openxmlformats.org/officeDocument/2006/relationships/hyperlink" Target="intro-MLEs.qmd#def-lik" TargetMode="External"/><Relationship Id="rId16" Type="http://schemas.openxmlformats.org/officeDocument/2006/relationships/hyperlink" Target="intro-MLEs.qmd#def-lik-factor" TargetMode="External"/><Relationship Id="rId15" Type="http://schemas.openxmlformats.org/officeDocument/2006/relationships/hyperlink" Target="intro-MLEs.qmd#def-loglik" TargetMode="External"/><Relationship Id="rId62" Type="http://schemas.openxmlformats.org/officeDocument/2006/relationships/hyperlink" Target="intro-MLEs.qmd#def-mle" TargetMode="External"/><Relationship Id="rId28" Type="http://schemas.openxmlformats.org/officeDocument/2006/relationships/hyperlink" Target="intro-MLEs.qmd#def-score" TargetMode="External"/><Relationship Id="rId44" Type="http://schemas.openxmlformats.org/officeDocument/2006/relationships/hyperlink" Target="intro-MLEs.qmd#def-score-equation" TargetMode="External"/><Relationship Id="rId14" Type="http://schemas.openxmlformats.org/officeDocument/2006/relationships/hyperlink" Target="model-validation.qmd#def-covari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2026-10-21T21:22:47Z</dcterms:created>
  <dcterms:modified xsi:type="dcterms:W3CDTF">2026-10-21T21:22:47Z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