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14:06:33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9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ins w:id="3" w:author="PR Preview" w:date="2026-01-01T00:00:00Z">
          <w:r>
            <w:rPr>
              <w:rStyle w:val="Hyperlink"/>
            </w:rPr>
            <w:t xml:space="preserve">Maximum likelihood for a Bernoulli model</w:t>
          </w:r>
        </w:ins>
      </w:hyperlink>
      <w:ins w:id="4" w:author="PR Preview" w:date="2026-01-01T00:00:00Z">
        <w:r>
          <w:t xml:space="preserve">: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a worked derivation for Bernoulli data;</w:t>
        </w:r>
      </w:ins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9"/>
    <w:bookmarkStart w:id="35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2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5"/>
    <w:bookmarkStart w:id="39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6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8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9"/>
    <w:bookmarkStart w:id="40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hyperlink" Target="basic-statistical-methods.qmd" TargetMode="External"/><Relationship Id="rId28" Type="http://schemas.openxmlformats.org/officeDocument/2006/relationships/hyperlink" Target="bayesian-examples.qmd" TargetMode="External"/><Relationship Id="rId26" Type="http://schemas.openxmlformats.org/officeDocument/2006/relationships/hyperlink" Target="bayesian-inference.qmd" TargetMode="External"/><Relationship Id="rId15" Type="http://schemas.openxmlformats.org/officeDocument/2006/relationships/hyperlink" Target="bernoulli-mle.qmd" TargetMode="External"/><Relationship Id="rId21" Type="http://schemas.openxmlformats.org/officeDocument/2006/relationships/hyperlink" Target="bootstrap.qmd" TargetMode="External"/><Relationship Id="rId19" Type="http://schemas.openxmlformats.org/officeDocument/2006/relationships/hyperlink" Target="categorical-tests.qmd" TargetMode="External"/><Relationship Id="rId25" Type="http://schemas.openxmlformats.org/officeDocument/2006/relationships/hyperlink" Target="classification.qmd" TargetMode="External"/><Relationship Id="rId20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6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8" Type="http://schemas.openxmlformats.org/officeDocument/2006/relationships/hyperlink" Target="https://morrison-lab.github.io/mds/" TargetMode="External"/><Relationship Id="rId37" Type="http://schemas.openxmlformats.org/officeDocument/2006/relationships/hyperlink" Target="https://morrison-lab.github.io/pds/" TargetMode="External"/><Relationship Id="rId36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web.stanford.edu/class/archive/stats/stats200/stats200.1172/lectures.html" TargetMode="External"/><Relationship Id="rId31" Type="http://schemas.openxmlformats.org/officeDocument/2006/relationships/hyperlink" Target="https://web.stanford.edu/class/stats300a/" TargetMode="External"/><Relationship Id="rId33" Type="http://schemas.openxmlformats.org/officeDocument/2006/relationships/hyperlink" Target="https://web.stanford.edu/class/stats300b/lectures.html" TargetMode="External"/><Relationship Id="rId34" Type="http://schemas.openxmlformats.org/officeDocument/2006/relationships/hyperlink" Target="https://web.stanford.edu/class/stats305b/" TargetMode="External"/><Relationship Id="rId32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7" Type="http://schemas.openxmlformats.org/officeDocument/2006/relationships/hyperlink" Target="mcmc.qmd" TargetMode="External"/><Relationship Id="rId24" Type="http://schemas.openxmlformats.org/officeDocument/2006/relationships/hyperlink" Target="model-validation.qmd" TargetMode="External"/><Relationship Id="rId23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2" Type="http://schemas.openxmlformats.org/officeDocument/2006/relationships/hyperlink" Target="permutation-tests.qmd" TargetMode="External"/><Relationship Id="rId17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basic-statistical-methods.qmd" TargetMode="External"/><Relationship Id="rId28" Type="http://schemas.openxmlformats.org/officeDocument/2006/relationships/hyperlink" Target="bayesian-examples.qmd" TargetMode="External"/><Relationship Id="rId26" Type="http://schemas.openxmlformats.org/officeDocument/2006/relationships/hyperlink" Target="bayesian-inference.qmd" TargetMode="External"/><Relationship Id="rId15" Type="http://schemas.openxmlformats.org/officeDocument/2006/relationships/hyperlink" Target="bernoulli-mle.qmd" TargetMode="External"/><Relationship Id="rId21" Type="http://schemas.openxmlformats.org/officeDocument/2006/relationships/hyperlink" Target="bootstrap.qmd" TargetMode="External"/><Relationship Id="rId19" Type="http://schemas.openxmlformats.org/officeDocument/2006/relationships/hyperlink" Target="categorical-tests.qmd" TargetMode="External"/><Relationship Id="rId25" Type="http://schemas.openxmlformats.org/officeDocument/2006/relationships/hyperlink" Target="classification.qmd" TargetMode="External"/><Relationship Id="rId20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6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8" Type="http://schemas.openxmlformats.org/officeDocument/2006/relationships/hyperlink" Target="https://morrison-lab.github.io/mds/" TargetMode="External"/><Relationship Id="rId37" Type="http://schemas.openxmlformats.org/officeDocument/2006/relationships/hyperlink" Target="https://morrison-lab.github.io/pds/" TargetMode="External"/><Relationship Id="rId36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web.stanford.edu/class/archive/stats/stats200/stats200.1172/lectures.html" TargetMode="External"/><Relationship Id="rId31" Type="http://schemas.openxmlformats.org/officeDocument/2006/relationships/hyperlink" Target="https://web.stanford.edu/class/stats300a/" TargetMode="External"/><Relationship Id="rId33" Type="http://schemas.openxmlformats.org/officeDocument/2006/relationships/hyperlink" Target="https://web.stanford.edu/class/stats300b/lectures.html" TargetMode="External"/><Relationship Id="rId34" Type="http://schemas.openxmlformats.org/officeDocument/2006/relationships/hyperlink" Target="https://web.stanford.edu/class/stats305b/" TargetMode="External"/><Relationship Id="rId32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7" Type="http://schemas.openxmlformats.org/officeDocument/2006/relationships/hyperlink" Target="mcmc.qmd" TargetMode="External"/><Relationship Id="rId24" Type="http://schemas.openxmlformats.org/officeDocument/2006/relationships/hyperlink" Target="model-validation.qmd" TargetMode="External"/><Relationship Id="rId23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2" Type="http://schemas.openxmlformats.org/officeDocument/2006/relationships/hyperlink" Target="permutation-tests.qmd" TargetMode="External"/><Relationship Id="rId17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2026-10-21T21:26:46Z</dcterms:created>
  <dcterms:modified xsi:type="dcterms:W3CDTF">2026-10-21T21:26:46Z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14:06:33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