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4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92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thm-sq-bias-expand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3 (Expanded squared bias)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For any one-dimensional estimator</w:t>
        </w:r>
      </w:ins>
      <w:ins w:id="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of an estimand</w:t>
        </w:r>
      </w:ins>
      <w:ins w:id="9" w:author="PR Preview" w:date="2026-01-01T00:00:00Z">
        <w:r>
          <w:t xml:space="preserve"> </w:t>
        </w:r>
      </w:ins>
      <m:oMath>
        <m:r>
          <m:t>θ</m:t>
        </m:r>
      </m:oMath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squared</w:t>
        </w:r>
      </w:ins>
      <w:ins w:id="13" w:author="PR Preview" w:date="2026-01-01T00:00:00Z">
        <w:r>
          <w:t xml:space="preserve"> </w:t>
        </w:r>
      </w:ins>
      <w:hyperlink w:anchor="def-bias">
        <w:ins w:id="1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Proof</w:t>
        </w:r>
      </w:ins>
      <w:ins w:id="18" w:author="PR Preview" w:date="2026-01-01T00:00:00Z">
        <w:r>
          <w:t xml:space="preserve">. </w:t>
        </w:r>
      </w:ins>
      <w:ins w:id="19" w:author="PR Preview" w:date="2026-01-01T00:00:00Z">
        <w:r>
          <w:t xml:space="preserve">This is the solution to</w:t>
        </w:r>
      </w:ins>
      <w:ins w:id="20" w:author="PR Preview" w:date="2026-01-01T00:00:00Z">
        <w:r>
          <w:t xml:space="preserve"> </w:t>
        </w:r>
      </w:ins>
      <w:hyperlink w:anchor="exr-sq-bias-expand">
        <w:ins w:id="21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22" w:author="PR Preview" w:date="2026-01-01T00:00:00Z">
        <w:r>
          <w:t xml:space="preserve">, worked in</w:t>
        </w:r>
      </w:ins>
      <w:ins w:id="23" w:author="PR Preview" w:date="2026-01-01T00:00:00Z">
        <w:r>
          <w:t xml:space="preserve"> </w:t>
        </w:r>
      </w:ins>
      <w:hyperlink w:anchor="sol-sq-bias-expand">
        <w:ins w:id="24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25" w:author="PR Preview" w:date="2026-01-01T00:00:00Z">
        <w:r>
          <w:t xml:space="preserve">.</w:t>
        </w:r>
      </w:ins>
    </w:p>
    <w:bookmarkStart w:id="76" w:name="exr-bias-sq-plus-var"/>
    <w:p>
      <w:pPr>
        <w:pStyle w:val="BodyText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80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9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thm-bias-sq-plus-var"/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Theorem 4 (Expanded squared bias plus variance)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any one-dimensional estimator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of an estimand</w:t>
        </w:r>
      </w:ins>
      <w:ins w:id="32" w:author="PR Preview" w:date="2026-01-01T00:00:00Z">
        <w:r>
          <w:t xml:space="preserve"> </w:t>
        </w:r>
      </w:ins>
      <m:oMath>
        <m:r>
          <m:t>θ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squared bias plus the variance 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81"/>
    <w:p>
      <w:pPr>
        <w:pStyle w:val="FirstParagraph"/>
      </w:pPr>
      <w:ins w:id="36" w:author="PR Preview" w:date="2026-01-01T00:00:00Z">
        <w:r>
          <w:rPr>
            <w:i/>
            <w:iCs/>
          </w:rPr>
          <w:t xml:space="preserve">Proof</w:t>
        </w:r>
      </w:ins>
      <w:ins w:id="37" w:author="PR Preview" w:date="2026-01-01T00:00:00Z">
        <w:r>
          <w:t xml:space="preserve">. </w:t>
        </w:r>
      </w:ins>
      <w:ins w:id="38" w:author="PR Preview" w:date="2026-01-01T00:00:00Z">
        <w:r>
          <w:t xml:space="preserve">This is the solution to</w:t>
        </w:r>
      </w:ins>
      <w:ins w:id="39" w:author="PR Preview" w:date="2026-01-01T00:00:00Z">
        <w:r>
          <w:t xml:space="preserve"> </w:t>
        </w:r>
      </w:ins>
      <w:hyperlink w:anchor="exr-bias-sq-plus-var">
        <w:ins w:id="40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1" w:author="PR Preview" w:date="2026-01-01T00:00:00Z">
        <w:r>
          <w:t xml:space="preserve">, worked in</w:t>
        </w:r>
      </w:ins>
      <w:ins w:id="42" w:author="PR Preview" w:date="2026-01-01T00:00:00Z">
        <w:r>
          <w:t xml:space="preserve"> </w:t>
        </w:r>
      </w:ins>
      <w:hyperlink w:anchor="sol-bias-sq-plus-var">
        <w:ins w:id="43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It adds the variance to the squared bias of</w:t>
        </w:r>
      </w:ins>
      <w:ins w:id="47" w:author="PR Preview" w:date="2026-01-01T00:00:00Z">
        <w:r>
          <w:t xml:space="preserve"> </w:t>
        </w:r>
      </w:ins>
      <w:hyperlink w:anchor="thm-sq-bias-expand">
        <w:ins w:id="4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9" w:author="PR Preview" w:date="2026-01-01T00:00:00Z">
        <w:r>
          <w:t xml:space="preserve">.</w:t>
        </w:r>
      </w:ins>
    </w:p>
    <w:bookmarkStart w:id="82" w:name="exr-mse-expand"/>
    <w:p>
      <w:pPr>
        <w:pStyle w:val="BodyText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3"/>
    <w:bookmarkStart w:id="84" w:name="thm-mse-expand"/>
    <w:p>
      <w:pPr>
        <w:pStyle w:val="FirstParagraph"/>
      </w:pPr>
      <w:del w:id="50" w:author="PR Preview" w:date="2026-01-01T00:00:00Z">
        <w:r>
          <w:rPr>
            <w:b/>
            <w:bCs/>
          </w:rPr>
          <w:delText xml:space="preserve">Theorem 3 (Mean squared error equals bias squared plus variance)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For any one-dimensional estimator</w:delText>
        </w:r>
      </w:del>
      <w:del w:id="5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4" w:author="PR Preview" w:date="2026-01-01T00:00:00Z">
        <w:r>
          <w:delText xml:space="preserve">:</w:delText>
        </w:r>
      </w:del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del w:id="55" w:author="PR Preview" w:date="2026-01-01T00:00:00Z">
        <w:r>
          <w:rPr>
            <w:i/>
            <w:iCs/>
          </w:rPr>
          <w:delText xml:space="preserve">Proof</w:delText>
        </w:r>
      </w:del>
      <w:del w:id="56" w:author="PR Preview" w:date="2026-01-01T00:00:00Z">
        <w:r>
          <w:delText xml:space="preserve">. </w:delText>
        </w:r>
      </w:del>
      <w:del w:id="57" w:author="PR Preview" w:date="2026-01-01T00:00:00Z">
        <w:r>
          <w:delText xml:space="preserve">By</w:delText>
        </w:r>
      </w:del>
      <w:del w:id="58" w:author="PR Preview" w:date="2026-01-01T00:00:00Z">
        <w:r>
          <w:delText xml:space="preserve"> </w:delText>
        </w:r>
      </w:del>
      <w:hyperlink w:anchor="exr-mse-expand">
        <w:del w:id="59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and</w:delText>
        </w:r>
      </w:del>
      <w:del w:id="62" w:author="PR Preview" w:date="2026-01-01T00:00:00Z">
        <w:r>
          <w:delText xml:space="preserve"> </w:delText>
        </w:r>
      </w:del>
      <w:hyperlink w:anchor="exr-bias-sq-plus-var">
        <w:del w:id="63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</w:delText>
        </w:r>
      </w:del>
      <w:del w:id="68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both equal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so they are equal to each other.</w:delText>
        </w:r>
      </w:del>
    </w:p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Example 11 (Mean squared error of two estimators of a mean)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Continuing</w:delText>
        </w:r>
      </w:del>
      <w:del w:id="78" w:author="PR Preview" w:date="2026-01-01T00:00:00Z">
        <w:r>
          <w:delText xml:space="preserve"> </w:delText>
        </w:r>
      </w:del>
      <w:hyperlink w:anchor="exm-bias-sample-mean">
        <w:del w:id="7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suppose also that</w:delText>
        </w:r>
      </w:del>
      <w:del w:id="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are mutually independent,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each with variance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89" w:author="PR Preview" w:date="2026-01-01T00:00:00Z">
        <w:r>
          <w:delText xml:space="preserve">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Both</w:delText>
        </w:r>
      </w:del>
      <w:del w:id="9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have zero bias,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so by</w:delText>
        </w:r>
      </w:del>
      <w:del w:id="100" w:author="PR Preview" w:date="2026-01-01T00:00:00Z">
        <w:r>
          <w:delText xml:space="preserve"> </w:delText>
        </w:r>
      </w:del>
      <w:hyperlink w:anchor="thm-mse-bias-variance">
        <w:del w:id="10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each estimator’s mean squared error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equals its variance.</w:delText>
        </w:r>
      </w:del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Theorem 5 (Expanded mean squared error)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For any one-dimensional estimator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 an estimand</w:t>
        </w:r>
      </w:ins>
      <w:ins w:id="112" w:author="PR Preview" w:date="2026-01-01T00:00:00Z">
        <w:r>
          <w:t xml:space="preserve"> </w:t>
        </w:r>
      </w:ins>
      <m:oMath>
        <m:r>
          <m:t>θ</m:t>
        </m:r>
      </m:oMath>
      <w:ins w:id="113" w:author="PR Preview" w:date="2026-01-01T00:00:00Z">
        <w:r>
          <w:t xml:space="preserve">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</w:t>
        </w:r>
      </w:ins>
      <w:ins w:id="116" w:author="PR Preview" w:date="2026-01-01T00:00:00Z">
        <w:r>
          <w:t xml:space="preserve"> </w:t>
        </w:r>
      </w:ins>
      <w:hyperlink w:anchor="def-mse">
        <w:ins w:id="11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84"/>
    <w:p>
      <w:pPr>
        <w:pStyle w:val="FirstParagraph"/>
      </w:pPr>
      <w:ins w:id="120" w:author="PR Preview" w:date="2026-01-01T00:00:00Z">
        <w:r>
          <w:rPr>
            <w:i/>
            <w:iCs/>
          </w:rPr>
          <w:t xml:space="preserve">Proof</w:t>
        </w:r>
      </w:ins>
      <w:ins w:id="121" w:author="PR Preview" w:date="2026-01-01T00:00:00Z">
        <w:r>
          <w:t xml:space="preserve">. </w:t>
        </w:r>
      </w:ins>
      <w:ins w:id="122" w:author="PR Preview" w:date="2026-01-01T00:00:00Z">
        <w:r>
          <w:t xml:space="preserve">This is the solution to</w:t>
        </w:r>
      </w:ins>
      <w:ins w:id="123" w:author="PR Preview" w:date="2026-01-01T00:00:00Z">
        <w:r>
          <w:t xml:space="preserve"> </w:t>
        </w:r>
      </w:ins>
      <w:hyperlink w:anchor="exr-mse-expand">
        <w:ins w:id="124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25" w:author="PR Preview" w:date="2026-01-01T00:00:00Z">
        <w:r>
          <w:t xml:space="preserve">, worked in</w:t>
        </w:r>
      </w:ins>
      <w:ins w:id="126" w:author="PR Preview" w:date="2026-01-01T00:00:00Z">
        <w:r>
          <w:t xml:space="preserve"> </w:t>
        </w:r>
      </w:ins>
      <w:hyperlink w:anchor="sol-mse-expand">
        <w:ins w:id="127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28" w:author="PR Preview" w:date="2026-01-01T00:00:00Z">
        <w:r>
          <w:t xml:space="preserve">.</w:t>
        </w:r>
      </w:ins>
    </w:p>
    <w:bookmarkStart w:id="86" w:name="thm-mse-bias-variance"/>
    <w:p>
      <w:pPr>
        <w:pStyle w:val="BodyText"/>
      </w:pPr>
      <w:ins w:id="129" w:author="PR Preview" w:date="2026-01-01T00:00:00Z">
        <w:r>
          <w:rPr>
            <w:b/>
            <w:bCs/>
          </w:rPr>
          <w:t xml:space="preserve">Theorem 6 (Mean squared error equals bias squared plus variance)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For any one-dimensional estimator</w:t>
        </w:r>
      </w:ins>
      <w:ins w:id="1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3" w:author="PR Preview" w:date="2026-01-01T00:00:00Z">
        <w:r>
          <w:t xml:space="preserve">:</w:t>
        </w:r>
      </w:ins>
    </w:p>
    <w:p>
      <w:pPr>
        <w:pStyle w:val="BodyText"/>
      </w:pPr>
      <w:bookmarkStart w:id="85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ins w:id="134" w:author="PR Preview" w:date="2026-01-01T00:00:00Z">
        <w:r>
          <w:rPr>
            <w:i/>
            <w:iCs/>
          </w:rPr>
          <w:t xml:space="preserve">Proof</w:t>
        </w:r>
      </w:ins>
      <w:ins w:id="135" w:author="PR Preview" w:date="2026-01-01T00:00:00Z">
        <w:r>
          <w:t xml:space="preserve">. </w:t>
        </w:r>
      </w:ins>
      <w:ins w:id="136" w:author="PR Preview" w:date="2026-01-01T00:00:00Z">
        <w:r>
          <w:t xml:space="preserve">By</w:t>
        </w:r>
      </w:ins>
      <w:ins w:id="137" w:author="PR Preview" w:date="2026-01-01T00:00:00Z">
        <w:r>
          <w:t xml:space="preserve"> </w:t>
        </w:r>
      </w:ins>
      <w:hyperlink w:anchor="thm-mse-expand">
        <w:ins w:id="13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w:hyperlink w:anchor="thm-bias-sq-plus-var">
        <w:ins w:id="14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</w:t>
        </w:r>
      </w:ins>
      <w:ins w:id="147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both equal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so they are equal to each other.</w:t>
        </w:r>
      </w:ins>
    </w:p>
    <w:bookmarkStart w:id="88" w:name="exm-mse-sample-mean"/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Example 11 (Mean squared error of two estimators of a mean)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Continuing</w:t>
        </w:r>
      </w:ins>
      <w:ins w:id="157" w:author="PR Preview" w:date="2026-01-01T00:00:00Z">
        <w:r>
          <w:t xml:space="preserve"> </w:t>
        </w:r>
      </w:ins>
      <w:hyperlink w:anchor="exm-bias-sample-mean">
        <w:ins w:id="15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suppose also that</w:t>
        </w:r>
      </w:ins>
      <w:ins w:id="1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are mutually independent,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each with variance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Both</w:t>
        </w:r>
      </w:ins>
      <w:ins w:id="17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have zero bias,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so by</w:t>
        </w:r>
      </w:ins>
      <w:ins w:id="179" w:author="PR Preview" w:date="2026-01-01T00:00:00Z">
        <w:r>
          <w:t xml:space="preserve"> </w:t>
        </w:r>
      </w:ins>
      <w:hyperlink w:anchor="thm-mse-bias-variance">
        <w:ins w:id="1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each estimator’s mean squared error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8"/>
    <w:bookmarkStart w:id="89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9"/>
    <w:bookmarkStart w:id="90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90"/>
    <w:bookmarkStart w:id="91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91"/>
    <w:bookmarkEnd w:id="92"/>
    <w:bookmarkStart w:id="106" w:name="sec-unbiased-estimators"/>
    <w:p>
      <w:pPr>
        <w:pStyle w:val="Heading3"/>
      </w:pPr>
      <w:r>
        <w:t xml:space="preserve">3.6 Unbiased estimators</w:t>
      </w:r>
    </w:p>
    <w:bookmarkStart w:id="93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bookmarkStart w:id="94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4"/>
    <w:bookmarkStart w:id="95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5"/>
    <w:bookmarkStart w:id="97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7"/>
    <w:bookmarkStart w:id="9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bookmarkStart w:id="9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9"/>
    <w:bookmarkStart w:id="100" w:name="exr-unbiased-mse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Exercise 7 (Mean squared error of an unbiased estimator)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Using</w:delText>
        </w:r>
      </w:del>
      <w:del w:id="188" w:author="PR Preview" w:date="2026-01-01T00:00:00Z">
        <w:r>
          <w:delText xml:space="preserve"> </w:delText>
        </w:r>
      </w:del>
      <w:hyperlink w:anchor="thm-mse-bias-variance">
        <w:del w:id="18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write the</w:delText>
        </w:r>
      </w:del>
      <w:del w:id="193" w:author="PR Preview" w:date="2026-01-01T00:00:00Z">
        <w:r>
          <w:delText xml:space="preserve"> </w:delText>
        </w:r>
      </w:del>
      <w:hyperlink w:anchor="def-mse">
        <w:del w:id="194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of an</w:delText>
        </w:r>
      </w:del>
      <w:del w:id="197" w:author="PR Preview" w:date="2026-01-01T00:00:00Z">
        <w:r>
          <w:delText xml:space="preserve"> </w:delText>
        </w:r>
      </w:del>
      <w:hyperlink w:anchor="def-unbiased">
        <w:del w:id="198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estimator</w:delText>
        </w:r>
      </w:del>
      <w:del w:id="2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in terms of its variance.</w:delText>
        </w:r>
      </w:del>
    </w:p>
    <w:p>
      <w:pPr>
        <w:pStyle w:val="BodyText"/>
      </w:pPr>
      <w:ins w:id="204" w:author="PR Preview" w:date="2026-01-01T00:00:00Z">
        <w:r>
          <w:rPr>
            <w:b/>
            <w:bCs/>
          </w:rPr>
          <w:t xml:space="preserve">Exercise 7 (Mean squared error of an unbiased estimator)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Using</w:t>
        </w:r>
      </w:ins>
      <w:ins w:id="207" w:author="PR Preview" w:date="2026-01-01T00:00:00Z">
        <w:r>
          <w:t xml:space="preserve"> </w:t>
        </w:r>
      </w:ins>
      <w:hyperlink w:anchor="thm-mse-bias-variance">
        <w:ins w:id="20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write the</w:t>
        </w:r>
      </w:ins>
      <w:ins w:id="212" w:author="PR Preview" w:date="2026-01-01T00:00:00Z">
        <w:r>
          <w:t xml:space="preserve"> </w:t>
        </w:r>
      </w:ins>
      <w:hyperlink w:anchor="def-mse">
        <w:ins w:id="21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 an</w:t>
        </w:r>
      </w:ins>
      <w:ins w:id="216" w:author="PR Preview" w:date="2026-01-01T00:00:00Z">
        <w:r>
          <w:t xml:space="preserve"> </w:t>
        </w:r>
      </w:ins>
      <w:hyperlink w:anchor="def-unbiased">
        <w:ins w:id="217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estimator</w:t>
        </w:r>
      </w:ins>
      <w:ins w:id="2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in terms of its variance.</w:t>
        </w:r>
      </w:ins>
    </w:p>
    <w:bookmarkEnd w:id="100"/>
    <w:bookmarkStart w:id="10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4" w:name="thm-unbiased-props"/>
    <w:p>
      <w:pPr>
        <w:pStyle w:val="FirstParagraph"/>
      </w:pPr>
      <w:del w:id="223" w:author="PR Preview" w:date="2026-01-01T00:00:00Z">
        <w:r>
          <w:rPr>
            <w:b/>
            <w:bCs/>
          </w:rPr>
          <w:delText xml:space="preserve">Theorem 4 (Properties of unbiased estimators)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If</w:delText>
        </w:r>
      </w:del>
      <w:del w:id="2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is an</w:delText>
        </w:r>
      </w:del>
      <w:del w:id="229" w:author="PR Preview" w:date="2026-01-01T00:00:00Z">
        <w:r>
          <w:delText xml:space="preserve"> </w:delText>
        </w:r>
      </w:del>
      <w:hyperlink w:anchor="def-unbiased">
        <w:del w:id="230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estimator of</w:delText>
        </w:r>
      </w:del>
      <w:del w:id="233" w:author="PR Preview" w:date="2026-01-01T00:00:00Z">
        <w:r>
          <w:delText xml:space="preserve"> </w:delText>
        </w:r>
      </w:del>
      <m:oMath>
        <m:r>
          <m:t>θ</m:t>
        </m:r>
      </m:oMath>
      <w:del w:id="234" w:author="PR Preview" w:date="2026-01-01T00:00:00Z">
        <w:r>
          <w:delText xml:space="preserve">, then:</w:delText>
        </w:r>
      </w:del>
    </w:p>
    <w:p>
      <w:pPr>
        <w:pStyle w:val="FirstParagraph"/>
      </w:pPr>
      <w:ins w:id="235" w:author="PR Preview" w:date="2026-01-01T00:00:00Z">
        <w:r>
          <w:rPr>
            <w:b/>
            <w:bCs/>
          </w:rPr>
          <w:t xml:space="preserve">Theorem 7 (Properties of unbiased estimators)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If</w:t>
        </w:r>
      </w:ins>
      <w:ins w:id="2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an</w:t>
        </w:r>
      </w:ins>
      <w:ins w:id="241" w:author="PR Preview" w:date="2026-01-01T00:00:00Z">
        <w:r>
          <w:t xml:space="preserve"> </w:t>
        </w:r>
      </w:ins>
      <w:hyperlink w:anchor="def-unbiased">
        <w:ins w:id="242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estimator of</w:t>
        </w:r>
      </w:ins>
      <w:ins w:id="245" w:author="PR Preview" w:date="2026-01-01T00:00:00Z">
        <w:r>
          <w:t xml:space="preserve"> </w:t>
        </w:r>
      </w:ins>
      <m:oMath>
        <m:r>
          <m:t>θ</m:t>
        </m:r>
      </m:oMath>
      <w:ins w:id="246" w:author="PR Preview" w:date="2026-01-01T00:00:00Z">
        <w:r>
          <w:t xml:space="preserve">, then:</w:t>
        </w:r>
      </w:ins>
    </w:p>
    <w:p>
      <w:pPr>
        <w:pStyle w:val="BodyText"/>
      </w:pPr>
      <w:bookmarkStart w:id="10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bookmarkStart w:id="10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5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09" w:name="mean-absolute-error"/>
    <w:p>
      <w:pPr>
        <w:pStyle w:val="Heading3"/>
      </w:pPr>
      <w:r>
        <w:t xml:space="preserve">3.7 Mean absolute error</w:t>
      </w:r>
    </w:p>
    <w:bookmarkStart w:id="107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bookmarkStart w:id="108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7" w:author="PR Preview" w:date="2026-01-01T00:00:00Z">
        <w:r>
          <w:delText xml:space="preserve">So for an</w:delText>
        </w:r>
      </w:del>
      <w:del w:id="248" w:author="PR Preview" w:date="2026-01-01T00:00:00Z">
        <w:r>
          <w:delText xml:space="preserve"> </w:delText>
        </w:r>
      </w:del>
      <w:hyperlink w:anchor="def-unbiased">
        <w:del w:id="249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Gaussian estimator,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mean absolute error is about</w:delText>
        </w:r>
      </w:del>
      <w:del w:id="254" w:author="PR Preview" w:date="2026-01-01T00:00:00Z">
        <w:r>
          <w:delText xml:space="preserve"> </w:delText>
        </w:r>
      </w:del>
      <m:oMath>
        <m:r>
          <m:t>0.80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times the standard deviation</w:delText>
        </w:r>
      </w:del>
      <w:del w:id="257" w:author="PR Preview" w:date="2026-01-01T00:00:00Z">
        <w:r>
          <w:delText xml:space="preserve"> </w:delText>
        </w:r>
      </w:del>
      <m:oMath>
        <m:r>
          <m:t>τ</m:t>
        </m:r>
      </m:oMath>
      <w:del w:id="258" w:author="PR Preview" w:date="2026-01-01T00:00:00Z">
        <w:r>
          <w:delText xml:space="preserve">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while the</w:delText>
        </w:r>
      </w:del>
      <w:del w:id="261" w:author="PR Preview" w:date="2026-01-01T00:00:00Z">
        <w:r>
          <w:delText xml:space="preserve"> </w:delText>
        </w:r>
      </w:del>
      <w:hyperlink w:anchor="def-rmse">
        <w:del w:id="262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</w:delText>
        </w:r>
      </w:del>
      <w:del w:id="265" w:author="PR Preview" w:date="2026-01-01T00:00:00Z">
        <w:r>
          <w:delText xml:space="preserve"> </w:delText>
        </w:r>
      </w:del>
      <m:oMath>
        <m:r>
          <m:t>τ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itself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(</w:delText>
        </w:r>
      </w:del>
      <w:hyperlink w:anchor="thm-unbiased-props">
        <w:del w:id="27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71" w:author="PR Preview" w:date="2026-01-01T00:00:00Z">
        <w:r>
          <w:delText xml:space="preserve">).</w:delText>
        </w:r>
      </w:del>
    </w:p>
    <w:p>
      <w:pPr>
        <w:pStyle w:val="FirstParagraph"/>
      </w:pPr>
      <w:ins w:id="272" w:author="PR Preview" w:date="2026-01-01T00:00:00Z">
        <w:r>
          <w:t xml:space="preserve">So for an</w:t>
        </w:r>
      </w:ins>
      <w:ins w:id="273" w:author="PR Preview" w:date="2026-01-01T00:00:00Z">
        <w:r>
          <w:t xml:space="preserve"> </w:t>
        </w:r>
      </w:ins>
      <w:hyperlink w:anchor="def-unbiased">
        <w:ins w:id="274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Gaussian estimator,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 mean absolute error is about</w:t>
        </w:r>
      </w:ins>
      <w:ins w:id="279" w:author="PR Preview" w:date="2026-01-01T00:00:00Z">
        <w:r>
          <w:t xml:space="preserve"> </w:t>
        </w:r>
      </w:ins>
      <m:oMath>
        <m:r>
          <m:t>0.80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times the standard deviation</w:t>
        </w:r>
      </w:ins>
      <w:ins w:id="282" w:author="PR Preview" w:date="2026-01-01T00:00:00Z">
        <w:r>
          <w:t xml:space="preserve"> </w:t>
        </w:r>
      </w:ins>
      <m:oMath>
        <m:r>
          <m:t>τ</m:t>
        </m:r>
      </m:oMath>
      <w:ins w:id="283" w:author="PR Preview" w:date="2026-01-01T00:00:00Z">
        <w:r>
          <w:t xml:space="preserve">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while the</w:t>
        </w:r>
      </w:ins>
      <w:ins w:id="286" w:author="PR Preview" w:date="2026-01-01T00:00:00Z">
        <w:r>
          <w:t xml:space="preserve"> </w:t>
        </w:r>
      </w:ins>
      <w:hyperlink w:anchor="def-rmse">
        <w:ins w:id="287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</w:t>
        </w:r>
      </w:ins>
      <w:ins w:id="290" w:author="PR Preview" w:date="2026-01-01T00:00:00Z">
        <w:r>
          <w:t xml:space="preserve"> </w:t>
        </w:r>
      </w:ins>
      <m:oMath>
        <m:r>
          <m:t>τ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itself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(</w:t>
        </w:r>
      </w:ins>
      <w:hyperlink w:anchor="thm-unbiased-props">
        <w:ins w:id="29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96" w:author="PR Preview" w:date="2026-01-01T00:00:00Z">
        <w:r>
          <w:t xml:space="preserve">).</w:t>
        </w:r>
      </w:ins>
    </w:p>
    <w:bookmarkEnd w:id="108"/>
    <w:bookmarkEnd w:id="109"/>
    <w:bookmarkStart w:id="123" w:name="standard-error"/>
    <w:p>
      <w:pPr>
        <w:pStyle w:val="Heading3"/>
      </w:pPr>
      <w:r>
        <w:t xml:space="preserve">3.8 Standard error</w:t>
      </w:r>
    </w:p>
    <w:bookmarkStart w:id="111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11"/>
    <w:bookmarkStart w:id="112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12"/>
    <w:bookmarkStart w:id="11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3"/>
    <w:bookmarkStart w:id="11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se-error-sd"/>
    <w:p>
      <w:pPr>
        <w:pStyle w:val="FirstParagraph"/>
      </w:pPr>
      <w:del w:id="297" w:author="PR Preview" w:date="2026-01-01T00:00:00Z">
        <w:r>
          <w:rPr>
            <w:b/>
            <w:bCs/>
          </w:rPr>
          <w:delText xml:space="preserve">Theorem 5 (Standard error is the spread of the estimation error)</w:delText>
        </w:r>
      </w:del>
    </w:p>
    <w:p>
      <w:pPr>
        <w:pStyle w:val="FirstParagraph"/>
      </w:pPr>
      <w:ins w:id="298" w:author="PR Preview" w:date="2026-01-01T00:00:00Z">
        <w:r>
          <w:rPr>
            <w:b/>
            <w:bCs/>
          </w:rPr>
          <w:t xml:space="preserve">Theorem 8 (Standard error is the spread of the estimation error)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6" w:name="rem-standard-error-name"/>
    <w:p>
      <w:pPr>
        <w:pStyle w:val="BodyText"/>
      </w:pPr>
      <w:del w:id="299" w:author="PR Preview" w:date="2026-01-01T00:00:00Z">
        <w:r>
          <w:rPr>
            <w:i/>
            <w:iCs/>
          </w:rPr>
          <w:delText xml:space="preserve">Remark 4</w:delText>
        </w:r>
      </w:del>
      <w:del w:id="300" w:author="PR Preview" w:date="2026-01-01T00:00:00Z">
        <w:r>
          <w:delText xml:space="preserve"> (The name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“standard error”</w:delText>
        </w:r>
      </w:del>
      <w:del w:id="303" w:author="PR Preview" w:date="2026-01-01T00:00:00Z">
        <w:r>
          <w:delText xml:space="preserve">). </w:delText>
        </w:r>
      </w:del>
      <w:del w:id="304" w:author="PR Preview" w:date="2026-01-01T00:00:00Z">
        <w:r>
          <w:delText xml:space="preserve">“Standard error”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a confusing name in two ways.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It is defined through the estimator’s own spread,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not through the</w:delText>
        </w:r>
      </w:del>
      <w:del w:id="311" w:author="PR Preview" w:date="2026-01-01T00:00:00Z">
        <w:r>
          <w:delText xml:space="preserve"> </w:delText>
        </w:r>
      </w:del>
      <w:hyperlink w:anchor="def-estimation-error">
        <w:del w:id="312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(although</w:delText>
        </w:r>
      </w:del>
      <w:del w:id="315" w:author="PR Preview" w:date="2026-01-01T00:00:00Z">
        <w:r>
          <w:delText xml:space="preserve"> </w:delText>
        </w:r>
      </w:del>
      <w:hyperlink w:anchor="thm-se-error-sd">
        <w:del w:id="31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shows that the two spreads are equal).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It is also a synonym for the standard deviation of an estimator,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so it can look redundant.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 name persists because standard errors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are the building blocks of p-values and confidence intervals,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del w:id="329" w:author="PR Preview" w:date="2026-01-01T00:00:00Z">
        <w:r>
          <w:rPr>
            <w:b/>
            <w:bCs/>
          </w:rPr>
          <w:delText xml:space="preserve">Exercise 9 (Squared standard error from MSE and bias)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Using</w:delText>
        </w:r>
      </w:del>
      <w:del w:id="332" w:author="PR Preview" w:date="2026-01-01T00:00:00Z">
        <w:r>
          <w:delText xml:space="preserve"> </w:delText>
        </w:r>
      </w:del>
      <w:hyperlink w:anchor="thm-mse-bias-variance">
        <w:del w:id="33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34" w:author="PR Preview" w:date="2026-01-01T00:00:00Z">
        <w:r>
          <w:delText xml:space="preserve">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write the squared</w:delText>
        </w:r>
      </w:del>
      <w:del w:id="337" w:author="PR Preview" w:date="2026-01-01T00:00:00Z">
        <w:r>
          <w:delText xml:space="preserve"> </w:delText>
        </w:r>
      </w:del>
      <w:hyperlink w:anchor="def-SE">
        <w:del w:id="33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39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in terms of the</w:delText>
        </w:r>
      </w:del>
      <w:del w:id="342" w:author="PR Preview" w:date="2026-01-01T00:00:00Z">
        <w:r>
          <w:delText xml:space="preserve"> </w:delText>
        </w:r>
      </w:del>
      <w:hyperlink w:anchor="def-mse">
        <w:del w:id="34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 the</w:delText>
        </w:r>
      </w:del>
      <w:del w:id="346" w:author="PR Preview" w:date="2026-01-01T00:00:00Z">
        <w:r>
          <w:delText xml:space="preserve"> </w:delText>
        </w:r>
      </w:del>
      <w:hyperlink w:anchor="def-bias">
        <w:del w:id="34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of</w:delText>
        </w:r>
      </w:del>
      <w:del w:id="35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351" w:author="PR Preview" w:date="2026-01-01T00:00:00Z">
        <w:r>
          <w:delText xml:space="preserve">.</w:delText>
        </w:r>
      </w:del>
    </w:p>
    <w:p>
      <w:pPr>
        <w:pStyle w:val="BodyText"/>
      </w:pPr>
      <w:ins w:id="352" w:author="PR Preview" w:date="2026-01-01T00:00:00Z">
        <w:r>
          <w:rPr>
            <w:i/>
            <w:iCs/>
          </w:rPr>
          <w:t xml:space="preserve">Remark 4</w:t>
        </w:r>
      </w:ins>
      <w:ins w:id="353" w:author="PR Preview" w:date="2026-01-01T00:00:00Z">
        <w:r>
          <w:t xml:space="preserve"> (The name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“standard error”</w:t>
        </w:r>
      </w:ins>
      <w:ins w:id="356" w:author="PR Preview" w:date="2026-01-01T00:00:00Z">
        <w:r>
          <w:t xml:space="preserve">). </w:t>
        </w:r>
      </w:ins>
      <w:ins w:id="357" w:author="PR Preview" w:date="2026-01-01T00:00:00Z">
        <w:r>
          <w:t xml:space="preserve">“Standard error”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a confusing name in two ways.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It is defined through the estimator’s own spread,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not through the</w:t>
        </w:r>
      </w:ins>
      <w:ins w:id="364" w:author="PR Preview" w:date="2026-01-01T00:00:00Z">
        <w:r>
          <w:t xml:space="preserve"> </w:t>
        </w:r>
      </w:ins>
      <w:hyperlink w:anchor="def-estimation-error">
        <w:ins w:id="365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(although</w:t>
        </w:r>
      </w:ins>
      <w:ins w:id="368" w:author="PR Preview" w:date="2026-01-01T00:00:00Z">
        <w:r>
          <w:t xml:space="preserve"> </w:t>
        </w:r>
      </w:ins>
      <w:hyperlink w:anchor="thm-se-error-sd">
        <w:ins w:id="36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shows that the two spreads are equal).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It is also a synonym for the standard deviation of an estimator,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so it can look redundant.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 name persists because standard errors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are the building blocks of p-values and confidence intervals,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so they come up often enough to deserve their own name.</w:t>
        </w:r>
      </w:ins>
    </w:p>
    <w:bookmarkEnd w:id="116"/>
    <w:bookmarkStart w:id="117" w:name="exr-var-mse-bias"/>
    <w:p>
      <w:pPr>
        <w:pStyle w:val="BodyText"/>
      </w:pPr>
      <w:ins w:id="382" w:author="PR Preview" w:date="2026-01-01T00:00:00Z">
        <w:r>
          <w:rPr>
            <w:b/>
            <w:bCs/>
          </w:rPr>
          <w:t xml:space="preserve">Exercise 9 (Squared standard error from MSE and bias)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Using</w:t>
        </w:r>
      </w:ins>
      <w:ins w:id="385" w:author="PR Preview" w:date="2026-01-01T00:00:00Z">
        <w:r>
          <w:t xml:space="preserve"> </w:t>
        </w:r>
      </w:ins>
      <w:hyperlink w:anchor="thm-mse-bias-variance">
        <w:ins w:id="38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write the squared</w:t>
        </w:r>
      </w:ins>
      <w:ins w:id="390" w:author="PR Preview" w:date="2026-01-01T00:00:00Z">
        <w:r>
          <w:t xml:space="preserve"> </w:t>
        </w:r>
      </w:ins>
      <w:hyperlink w:anchor="def-SE">
        <w:ins w:id="39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92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in terms of the</w:t>
        </w:r>
      </w:ins>
      <w:ins w:id="395" w:author="PR Preview" w:date="2026-01-01T00:00:00Z">
        <w:r>
          <w:t xml:space="preserve"> </w:t>
        </w:r>
      </w:ins>
      <w:hyperlink w:anchor="def-mse">
        <w:ins w:id="39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the</w:t>
        </w:r>
      </w:ins>
      <w:ins w:id="399" w:author="PR Preview" w:date="2026-01-01T00:00:00Z">
        <w:r>
          <w:t xml:space="preserve"> </w:t>
        </w:r>
      </w:ins>
      <w:hyperlink w:anchor="def-bias">
        <w:ins w:id="400" w:author="PR Preview" w:date="2026-01-01T00:00:00Z">
          <w:r>
            <w:rPr>
              <w:rStyle w:val="Hyperlink"/>
            </w:rPr>
            <w:t xml:space="preserve">bias</w:t>
          </w:r>
        </w:ins>
      </w:hyperlink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</w:t>
        </w:r>
      </w:ins>
      <w:ins w:id="4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404" w:author="PR Preview" w:date="2026-01-01T00:00:00Z">
        <w:r>
          <w:t xml:space="preserve">.</w:t>
        </w:r>
      </w:ins>
    </w:p>
    <w:bookmarkEnd w:id="117"/>
    <w:bookmarkStart w:id="11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8"/>
    <w:bookmarkStart w:id="11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2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20"/>
    <w:bookmarkStart w:id="12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3"/>
    <w:bookmarkEnd w:id="124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6"/>
    <w:bookmarkStart w:id="127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7"/>
    <w:bookmarkStart w:id="12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9"/>
    <w:bookmarkStart w:id="13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30"/>
    <w:bookmarkStart w:id="13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3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32"/>
    <w:bookmarkStart w:id="13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4"/>
    <w:bookmarkStart w:id="136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5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6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8" Type="http://schemas.openxmlformats.org/officeDocument/2006/relationships/hyperlink" Target="https://doi.org/10.1007/978-1-4419-0118-7" TargetMode="External"/><Relationship Id="rId131" Type="http://schemas.openxmlformats.org/officeDocument/2006/relationships/hyperlink" Target="https://doi.org/10.1186/s41687-020-00218-5" TargetMode="External"/><Relationship Id="rId13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10" Type="http://schemas.openxmlformats.org/officeDocument/2006/relationships/hyperlink" Target="https://morrison-lab.github.io/pds/variance-covariance.html#def-sd" TargetMode="External"/><Relationship Id="rId87" Type="http://schemas.openxmlformats.org/officeDocument/2006/relationships/hyperlink" Target="https://morrison-lab.github.io/pds/variance-covariance.html#thm-var-lincom" TargetMode="External"/><Relationship Id="rId77" Type="http://schemas.openxmlformats.org/officeDocument/2006/relationships/hyperlink" Target="https://morrison-lab.github.io/pds/variance-covariance.html#thm-variance" TargetMode="External"/><Relationship Id="rId135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6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8" Type="http://schemas.openxmlformats.org/officeDocument/2006/relationships/hyperlink" Target="https://doi.org/10.1007/978-1-4419-0118-7" TargetMode="External"/><Relationship Id="rId131" Type="http://schemas.openxmlformats.org/officeDocument/2006/relationships/hyperlink" Target="https://doi.org/10.1186/s41687-020-00218-5" TargetMode="External"/><Relationship Id="rId13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10" Type="http://schemas.openxmlformats.org/officeDocument/2006/relationships/hyperlink" Target="https://morrison-lab.github.io/pds/variance-covariance.html#def-sd" TargetMode="External"/><Relationship Id="rId87" Type="http://schemas.openxmlformats.org/officeDocument/2006/relationships/hyperlink" Target="https://morrison-lab.github.io/pds/variance-covariance.html#thm-var-lincom" TargetMode="External"/><Relationship Id="rId77" Type="http://schemas.openxmlformats.org/officeDocument/2006/relationships/hyperlink" Target="https://morrison-lab.github.io/pds/variance-covariance.html#thm-variance" TargetMode="External"/><Relationship Id="rId135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2026-10-14T20:50:22Z</dcterms:created>
  <dcterms:modified xsi:type="dcterms:W3CDTF">2026-10-14T20:50:22Z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