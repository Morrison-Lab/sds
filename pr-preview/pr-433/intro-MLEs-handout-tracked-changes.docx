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4 (Score of one Bernoulli observation)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Bernoulli variable with</w:delText>
        </w:r>
      </w:del>
      <w:del w:id="6" w:author="PR Preview" w:date="2026-01-01T00:00:00Z">
        <w:r>
          <w:delText xml:space="preserve"> </w:delText>
        </w:r>
      </w:del>
      <w:hyperlink r:id="rId276">
        <w:del w:id="7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8" w:author="PR Preview" w:date="2026-01-01T00:00:00Z">
        <w:r>
          <w:delText xml:space="preserve"> </w:delText>
        </w:r>
      </w:del>
      <w:hyperlink r:id="rId277">
        <w:del w:id="9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10" w:author="PR Preview" w:date="2026-01-01T00:00:00Z">
        <w:r>
          <w:delText xml:space="preserve"> </w:delText>
        </w:r>
      </w:del>
      <m:oMath>
        <m:r>
          <m:t>π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observed value</w:delText>
        </w:r>
      </w:del>
      <w:del w:id="1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</w:delText>
        </w:r>
      </w:del>
      <w:del w:id="17" w:author="PR Preview" w:date="2026-01-01T00:00:00Z">
        <w:r>
          <w:delText xml:space="preserve"> </w:delText>
        </w:r>
      </w:del>
      <w:hyperlink w:anchor="def-score">
        <w:del w:id="18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is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derived in</w:delText>
        </w:r>
      </w:del>
      <w:del w:id="25" w:author="PR Preview" w:date="2026-01-01T00:00:00Z">
        <w:r>
          <w:delText xml:space="preserve"> </w:delText>
        </w:r>
      </w:del>
      <w:hyperlink w:anchor="thm-bernoulli-score">
        <w:del w:id="26" w:author="PR Preview" w:date="2026-01-01T00:00:00Z">
          <w:r>
            <w:rPr>
              <w:rStyle w:val="Hyperlink"/>
            </w:rPr>
            <w:delText xml:space="preserve">the Bernoulli score</w:delText>
          </w:r>
        </w:del>
      </w:hyperlink>
      <w:del w:id="27" w:author="PR Preview" w:date="2026-01-01T00:00:00Z">
        <w:r>
          <w:delText xml:space="preserve">.</w:delText>
        </w:r>
      </w:del>
    </w:p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del w:id="28" w:author="PR Preview" w:date="2026-01-01T00:00:00Z">
        <w:r>
          <w:delText xml:space="preserve">In all four examples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(</w:delText>
        </w:r>
      </w:del>
      <w:hyperlink w:anchor="thm-bernoulli-score">
        <w:del w:id="31" w:author="PR Preview" w:date="2026-01-01T00:00:00Z">
          <w:r>
            <w:rPr>
              <w:rStyle w:val="Hyperlink"/>
            </w:rPr>
            <w:delText xml:space="preserve">Bernoulli score</w:delText>
          </w:r>
        </w:del>
      </w:hyperlink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hyperlink w:anchor="thm-pois-score">
        <w:del w:id="34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w:hyperlink w:anchor="thm-gauss-score">
        <w:del w:id="37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8" w:author="PR Preview" w:date="2026-01-01T00:00:00Z">
        <w:r>
          <w:delText xml:space="preserve">, and</w:delText>
        </w:r>
      </w:del>
      <w:del w:id="39" w:author="PR Preview" w:date="2026-01-01T00:00:00Z">
        <w:r>
          <w:delText xml:space="preserve"> </w:delText>
        </w:r>
      </w:del>
      <w:hyperlink w:anchor="thm-exp-score">
        <w:del w:id="40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41" w:author="PR Preview" w:date="2026-01-01T00:00:00Z">
        <w:r>
          <w:delText xml:space="preserve">),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the score function with respect to the mean turned out to be: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del w:id="44" w:author="PR Preview" w:date="2026-01-01T00:00:00Z">
        <w:r>
          <w:rPr>
            <w:i/>
            <w:iCs/>
          </w:rPr>
          <w:delText xml:space="preserve">Remark 2</w:delText>
        </w:r>
      </w:del>
      <w:del w:id="45" w:author="PR Preview" w:date="2026-01-01T00:00:00Z">
        <w:r>
          <w:delText xml:space="preserve"> (The score function in natural exponential families). </w:delText>
        </w:r>
      </w:del>
      <w:del w:id="46" w:author="PR Preview" w:date="2026-01-01T00:00:00Z">
        <w:r>
          <w:delText xml:space="preserve">This pattern is no coincidence.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With the mean as the parameter,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each of these four models is a one-parameter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rPr>
            <w:i/>
            <w:iCs/>
          </w:rPr>
          <w:delText xml:space="preserve">natural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(or linear) exponential family,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whose log-density is linear in</w:delText>
        </w:r>
      </w:del>
      <w:del w:id="57" w:author="PR Preview" w:date="2026-01-01T00:00:00Z">
        <w:r>
          <w:delText xml:space="preserve"> </w:delText>
        </w:r>
      </w:del>
      <m:oMath>
        <m:r>
          <m:t>x</m:t>
        </m:r>
      </m:oMath>
      <w:del w:id="58" w:author="PR Preview" w:date="2026-01-01T00:00:00Z">
        <w:r>
          <w:delText xml:space="preserve">;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for every such family, the score with respect to the mean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is</w:delText>
        </w:r>
      </w:del>
      <w:del w:id="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4" w:author="PR Preview" w:date="2026-01-01T00:00:00Z">
        <w:r>
          <w:delText xml:space="preserve">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Other members of the broader</w:delText>
        </w:r>
      </w:del>
      <w:del w:id="67" w:author="PR Preview" w:date="2026-01-01T00:00:00Z">
        <w:r>
          <w:delText xml:space="preserve"> </w:delText>
        </w:r>
      </w:del>
      <w:hyperlink r:id="rId282">
        <w:del w:id="68" w:author="PR Preview" w:date="2026-01-01T00:00:00Z">
          <w:r>
            <w:rPr>
              <w:rStyle w:val="Hyperlink"/>
            </w:rPr>
            <w:delText xml:space="preserve">exponential family</w:delText>
          </w:r>
        </w:del>
      </w:hyperlink>
      <w:del w:id="69" w:author="PR Preview" w:date="2026-01-01T00:00:00Z">
        <w:r>
          <w:delText xml:space="preserve">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such as the Weibull distribution with known shape</w:delText>
        </w:r>
      </w:del>
      <w:del w:id="7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≠</m:t>
        </m:r>
        <m:r>
          <m:t>1</m:t>
        </m:r>
      </m:oMath>
      <w:del w:id="73" w:author="PR Preview" w:date="2026-01-01T00:00:00Z">
        <w:r>
          <w:delText xml:space="preserve">,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do not have this form.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Exponential-family distributions share many special properties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[1, Ch. 3], [7, Sec. 6.7]</w:delText>
        </w:r>
      </w:del>
      <w:del w:id="80" w:author="PR Preview" w:date="2026-01-01T00:00:00Z">
        <w:r>
          <w:delText xml:space="preserve">.</w:delText>
        </w:r>
      </w:del>
    </w:p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del w:id="81" w:author="PR Preview" w:date="2026-01-01T00:00:00Z">
        <w:r>
          <w:rPr>
            <w:b/>
            <w:bCs/>
          </w:rPr>
          <w:delText xml:space="preserve">Example 5 (Score equation of a Bernoulli sample)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For</w:delText>
        </w:r>
      </w:del>
      <w:del w:id="84" w:author="PR Preview" w:date="2026-01-01T00:00:00Z">
        <w:r>
          <w:delText xml:space="preserve"> </w:delText>
        </w:r>
      </w:del>
      <m:oMath>
        <m:r>
          <m:t>n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independent Bernoulli observations with</w:delText>
        </w:r>
      </w:del>
      <w:del w:id="87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successes,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the score is</w:delText>
        </w:r>
      </w:del>
      <w:del w:id="9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(summing</w:delText>
        </w:r>
      </w:del>
      <w:del w:id="95" w:author="PR Preview" w:date="2026-01-01T00:00:00Z">
        <w:r>
          <w:delText xml:space="preserve"> </w:delText>
        </w:r>
      </w:del>
      <w:hyperlink w:anchor="thm-bernoulli-score">
        <w:del w:id="96" w:author="PR Preview" w:date="2026-01-01T00:00:00Z">
          <w:r>
            <w:rPr>
              <w:rStyle w:val="Hyperlink"/>
            </w:rPr>
            <w:delText xml:space="preserve">Bernoulli score</w:delText>
          </w:r>
        </w:del>
      </w:hyperlink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over the observations),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so for</w:delText>
        </w:r>
      </w:del>
      <w:del w:id="10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the score equation</w:delText>
        </w:r>
      </w:del>
      <w:del w:id="1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has the single solution</w:delText>
        </w:r>
      </w:del>
      <w:del w:id="107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del w:id="108" w:author="PR Preview" w:date="2026-01-01T00:00:00Z">
        <w:r>
          <w:delText xml:space="preserve">.</w:delText>
        </w:r>
      </w:del>
    </w:p>
    <w:p>
      <w:pPr>
        <w:pStyle w:val="BodyText"/>
      </w:pPr>
      <w:del w:id="109" w:author="PR Preview" w:date="2026-01-01T00:00:00Z">
        <w:r>
          <w:rPr>
            <w:b/>
            <w:bCs/>
          </w:rPr>
          <w:delText xml:space="preserve">Definition 9 (Precision of a random variable)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The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rPr>
            <w:b/>
            <w:bCs/>
          </w:rPr>
          <w:delText xml:space="preserve">precision</w:delText>
        </w:r>
      </w:del>
      <w:del w:id="114" w:author="PR Preview" w:date="2026-01-01T00:00:00Z">
        <w:r>
          <w:delText xml:space="preserve"> </w:delText>
        </w:r>
      </w:del>
      <m:oMath>
        <m:r>
          <m:t>τ</m:t>
        </m:r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of a random variable</w:delText>
        </w:r>
      </w:del>
      <w:del w:id="117" w:author="PR Preview" w:date="2026-01-01T00:00:00Z">
        <w:r>
          <w:delText xml:space="preserve"> </w:delText>
        </w:r>
      </w:del>
      <m:oMath>
        <m:r>
          <m:t>Y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with nonzero</w:delText>
        </w:r>
      </w:del>
      <w:del w:id="120" w:author="PR Preview" w:date="2026-01-01T00:00:00Z">
        <w:r>
          <w:delText xml:space="preserve"> </w:delText>
        </w:r>
      </w:del>
      <w:hyperlink r:id="rId317">
        <w:del w:id="121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2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is the reciprocal of</w:delText>
        </w:r>
      </w:del>
      <w:del w:id="12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del w:id="12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del w:id="127" w:author="PR Preview" w:date="2026-01-01T00:00:00Z">
        <w:r>
          <w:rPr>
            <w:b/>
            <w:bCs/>
          </w:rPr>
          <w:delText xml:space="preserve">Example 6 (Precision of a Bernoulli variable)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If</w:delText>
        </w:r>
      </w:del>
      <w:del w:id="13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with</w:delText>
        </w:r>
      </w:del>
      <w:del w:id="13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del w:id="134" w:author="PR Preview" w:date="2026-01-01T00:00:00Z">
        <w:r>
          <w:delText xml:space="preserve">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then</w:delText>
        </w:r>
      </w:del>
      <w:del w:id="137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138" w:author="PR Preview" w:date="2026-01-01T00:00:00Z">
        <w:r>
          <w:delText xml:space="preserve">,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so the</w:delText>
        </w:r>
      </w:del>
      <w:del w:id="141" w:author="PR Preview" w:date="2026-01-01T00:00:00Z">
        <w:r>
          <w:delText xml:space="preserve"> </w:delText>
        </w:r>
      </w:del>
      <w:hyperlink w:anchor="def-precision-rv">
        <w:del w:id="142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of</w:delText>
        </w:r>
      </w:del>
      <w:del w:id="145" w:author="PR Preview" w:date="2026-01-01T00:00:00Z">
        <w:r>
          <w:delText xml:space="preserve"> </w:delText>
        </w:r>
      </w:del>
      <m:oMath>
        <m:r>
          <m:t>Y</m:t>
        </m:r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is</w:delText>
        </w:r>
      </w:del>
      <w:del w:id="148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49" w:author="PR Preview" w:date="2026-01-01T00:00:00Z">
        <w:r>
          <w:delText xml:space="preserve">.</w:delText>
        </w:r>
      </w:del>
    </w:p>
    <w:p>
      <w:pPr>
        <w:pStyle w:val="BodyText"/>
      </w:pPr>
      <w:ins w:id="150" w:author="PR Preview" w:date="2026-01-01T00:00:00Z">
        <w:r>
          <w:rPr>
            <w:b/>
            <w:bCs/>
          </w:rPr>
          <w:t xml:space="preserve">Example 4 (Precision of a Bernoulli variable)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If</w:t>
        </w:r>
      </w:ins>
      <w:ins w:id="15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with</w:t>
        </w:r>
      </w:ins>
      <w:ins w:id="15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ins w:id="157" w:author="PR Preview" w:date="2026-01-01T00:00:00Z">
        <w:r>
          <w:t xml:space="preserve">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then</w:t>
        </w:r>
      </w:ins>
      <w:ins w:id="160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161" w:author="PR Preview" w:date="2026-01-01T00:00:00Z">
        <w:r>
          <w:t xml:space="preserve">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so the</w:t>
        </w:r>
      </w:ins>
      <w:ins w:id="164" w:author="PR Preview" w:date="2026-01-01T00:00:00Z">
        <w:r>
          <w:t xml:space="preserve"> </w:t>
        </w:r>
      </w:ins>
      <w:hyperlink r:id="rId66">
        <w:ins w:id="165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of</w:t>
        </w:r>
      </w:ins>
      <w:ins w:id="168" w:author="PR Preview" w:date="2026-01-01T00:00:00Z">
        <w:r>
          <w:t xml:space="preserve"> </w:t>
        </w:r>
      </w:ins>
      <m:oMath>
        <m:r>
          <m:t>Y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is</w:t>
        </w:r>
      </w:ins>
      <w:ins w:id="171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72" w:author="PR Preview" w:date="2026-01-01T00:00:00Z">
        <w:r>
          <w:t xml:space="preserve">.</w:t>
        </w:r>
      </w:ins>
    </w:p>
    <w:bookmarkEnd w:id="67"/>
    <w:bookmarkEnd w:id="68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del w:id="173" w:author="PR Preview" w:date="2026-01-01T00:00:00Z">
        <w:r>
          <w:rPr>
            <w:b/>
            <w:bCs/>
          </w:rPr>
          <w:delText xml:space="preserve">Definition 10 (Hessian)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The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rPr>
            <w:b/>
            <w:bCs/>
          </w:rPr>
          <w:delText xml:space="preserve">Hessian matrix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of the log-likelihood function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the matrix of its second derivatives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with respect to the parameters:</w:delText>
        </w:r>
      </w:del>
    </w:p>
    <w:p>
      <w:pPr>
        <w:pStyle w:val="FirstParagraph"/>
      </w:pPr>
      <w:ins w:id="184" w:author="PR Preview" w:date="2026-01-01T00:00:00Z">
        <w:r>
          <w:rPr>
            <w:b/>
            <w:bCs/>
          </w:rPr>
          <w:t xml:space="preserve">Definition 9 (Hessian)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rPr>
            <w:b/>
            <w:bCs/>
          </w:rPr>
          <w:t xml:space="preserve">Hessian matrix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of the log-likelihood function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the matrix of its second derivatives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with respect to the parameters:</w:t>
        </w:r>
      </w:ins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del w:id="195" w:author="PR Preview" w:date="2026-01-01T00:00:00Z">
        <w:r>
          <w:rPr>
            <w:b/>
            <w:bCs/>
          </w:rPr>
          <w:delText xml:space="preserve">Definition 11 (Expected information matrix (Fisher information matrix, information matrix))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The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rPr>
            <w:b/>
            <w:bCs/>
          </w:rPr>
          <w:delText xml:space="preserve">expected information matrix</w:delText>
        </w:r>
      </w:del>
      <w:del w:id="200" w:author="PR Preview" w:date="2026-01-01T00:00:00Z">
        <w:r>
          <w:delText xml:space="preserve">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also called the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rPr>
            <w:b/>
            <w:bCs/>
          </w:rPr>
          <w:delText xml:space="preserve">Fisher information matrix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or just the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rPr>
            <w:b/>
            <w:bCs/>
          </w:rPr>
          <w:delText xml:space="preserve">information matrix</w:delText>
        </w:r>
      </w:del>
      <w:del w:id="209" w:author="PR Preview" w:date="2026-01-01T00:00:00Z">
        <w:r>
          <w:delText xml:space="preserve">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is written</w:delText>
        </w:r>
      </w:del>
      <w:del w:id="2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</m:oMath>
      <w:del w:id="213" w:author="PR Preview" w:date="2026-01-01T00:00:00Z">
        <w:r>
          <w:delText xml:space="preserve">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and is the expected value of the negative</w:delText>
        </w:r>
      </w:del>
      <w:del w:id="216" w:author="PR Preview" w:date="2026-01-01T00:00:00Z">
        <w:r>
          <w:delText xml:space="preserve"> </w:delText>
        </w:r>
      </w:del>
      <w:hyperlink w:anchor="def-hessian">
        <w:del w:id="217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of the log-likelihood,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with the data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$\mathord{\smash[b]{\underset{\raise.3ex\hbox{$\scriptstyle\sim$}}{X}}\vphantom{X}}$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treated as random:</w:delText>
        </w:r>
      </w:del>
    </w:p>
    <w:p>
      <w:pPr>
        <w:pStyle w:val="BodyText"/>
      </w:pPr>
      <w:ins w:id="226" w:author="PR Preview" w:date="2026-01-01T00:00:00Z">
        <w:r>
          <w:rPr>
            <w:b/>
            <w:bCs/>
          </w:rPr>
          <w:t xml:space="preserve">Definition 10 (Expected information matrix (Fisher information matrix, information matrix))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The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rPr>
            <w:b/>
            <w:bCs/>
          </w:rPr>
          <w:t xml:space="preserve">expected information matrix</w:t>
        </w:r>
      </w:ins>
      <w:ins w:id="231" w:author="PR Preview" w:date="2026-01-01T00:00:00Z">
        <w:r>
          <w:t xml:space="preserve">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also called the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rPr>
            <w:b/>
            <w:bCs/>
          </w:rPr>
          <w:t xml:space="preserve">Fisher information matrix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or just the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rPr>
            <w:b/>
            <w:bCs/>
          </w:rPr>
          <w:t xml:space="preserve">information matrix</w:t>
        </w:r>
      </w:ins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is written</w:t>
        </w:r>
      </w:ins>
      <w:ins w:id="2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</m:oMath>
      <w:ins w:id="244" w:author="PR Preview" w:date="2026-01-01T00:00:00Z">
        <w:r>
          <w:t xml:space="preserve">,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and is the expected value of the negative</w:t>
        </w:r>
      </w:ins>
      <w:ins w:id="247" w:author="PR Preview" w:date="2026-01-01T00:00:00Z">
        <w:r>
          <w:t xml:space="preserve"> </w:t>
        </w:r>
      </w:ins>
      <w:hyperlink w:anchor="def-hessian">
        <w:ins w:id="24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of the log-likelihood,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with the data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$\mathord{\smash[b]{\underset{\raise.3ex\hbox{$\scriptstyle\sim$}}{X}}\vphantom{X}}$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treated as random:</w:t>
        </w:r>
      </w:ins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del w:id="257" w:author="PR Preview" w:date="2026-01-01T00:00:00Z">
        <w:r>
          <w:rPr>
            <w:i/>
            <w:iCs/>
          </w:rPr>
          <w:delText xml:space="preserve">Remark 3</w:delText>
        </w:r>
      </w:del>
      <w:del w:id="258" w:author="PR Preview" w:date="2026-01-01T00:00:00Z">
        <w:r>
          <w:delText xml:space="preserve"> (The expected information is a function of the parameter alone). </w:delText>
        </w:r>
      </w:del>
      <w:del w:id="259" w:author="PR Preview" w:date="2026-01-01T00:00:00Z">
        <w:r>
          <w:delText xml:space="preserve">The expected information is a function of the parameter alone,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so it is the quantity that the</w:delText>
        </w:r>
      </w:del>
      <w:del w:id="262" w:author="PR Preview" w:date="2026-01-01T00:00:00Z">
        <w:r>
          <w:delText xml:space="preserve"> </w:delText>
        </w:r>
      </w:del>
      <w:hyperlink w:anchor="def-oinf">
        <w:del w:id="263" w:author="PR Preview" w:date="2026-01-01T00:00:00Z">
          <w:r>
            <w:rPr>
              <w:rStyle w:val="Hyperlink"/>
            </w:rPr>
            <w:delText xml:space="preserve">observed information</w:delText>
          </w:r>
        </w:del>
      </w:hyperlink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estimates from one data set.</w:delText>
        </w:r>
      </w:del>
    </w:p>
    <w:p>
      <w:pPr>
        <w:pStyle w:val="BodyText"/>
      </w:pPr>
      <w:del w:id="266" w:author="PR Preview" w:date="2026-01-01T00:00:00Z">
        <w:r>
          <w:rPr>
            <w:b/>
            <w:bCs/>
          </w:rPr>
          <w:delText xml:space="preserve">Definition 12 (Observed information matrix)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The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rPr>
            <w:b/>
            <w:bCs/>
          </w:rPr>
          <w:delText xml:space="preserve">observed information matrix</w:delText>
        </w:r>
      </w:del>
      <w:del w:id="271" w:author="PR Preview" w:date="2026-01-01T00:00:00Z">
        <w:r>
          <w:delText xml:space="preserve">, written</w:delText>
        </w:r>
      </w:del>
      <w:del w:id="272" w:author="PR Preview" w:date="2026-01-01T00:00:00Z">
        <w:r>
          <w:delText xml:space="preserve"> </w:delText>
        </w:r>
      </w:del>
      <m:oMath>
        <m:r>
          <m:t>I</m:t>
        </m:r>
      </m:oMath>
      <w:del w:id="273" w:author="PR Preview" w:date="2026-01-01T00:00:00Z">
        <w:r>
          <w:delText xml:space="preserve">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is the negative of the</w:delText>
        </w:r>
      </w:del>
      <w:del w:id="276" w:author="PR Preview" w:date="2026-01-01T00:00:00Z">
        <w:r>
          <w:delText xml:space="preserve"> </w:delText>
        </w:r>
      </w:del>
      <w:hyperlink w:anchor="def-hessian">
        <w:del w:id="277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of the log-likelihood,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evaluated at the observed data:</w:delText>
        </w:r>
      </w:del>
    </w:p>
    <w:p>
      <w:pPr>
        <w:pStyle w:val="BodyText"/>
      </w:pPr>
      <w:ins w:id="282" w:author="PR Preview" w:date="2026-01-01T00:00:00Z">
        <w:r>
          <w:rPr>
            <w:b/>
            <w:bCs/>
          </w:rPr>
          <w:t xml:space="preserve">Definition 11 (Observed information matrix)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The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rPr>
            <w:b/>
            <w:bCs/>
          </w:rPr>
          <w:t xml:space="preserve">observed information matrix</w:t>
        </w:r>
      </w:ins>
      <w:ins w:id="287" w:author="PR Preview" w:date="2026-01-01T00:00:00Z">
        <w:r>
          <w:t xml:space="preserve">, written</w:t>
        </w:r>
      </w:ins>
      <w:ins w:id="288" w:author="PR Preview" w:date="2026-01-01T00:00:00Z">
        <w:r>
          <w:t xml:space="preserve"> </w:t>
        </w:r>
      </w:ins>
      <m:oMath>
        <m:r>
          <m:t>I</m:t>
        </m:r>
      </m:oMath>
      <w:ins w:id="289" w:author="PR Preview" w:date="2026-01-01T00:00:00Z">
        <w:r>
          <w:t xml:space="preserve">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is the negative of the</w:t>
        </w:r>
      </w:ins>
      <w:ins w:id="292" w:author="PR Preview" w:date="2026-01-01T00:00:00Z">
        <w:r>
          <w:t xml:space="preserve"> </w:t>
        </w:r>
      </w:ins>
      <w:hyperlink w:anchor="def-hessian">
        <w:ins w:id="29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of the log-likelihood,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evaluated at the observed data:</w:t>
        </w:r>
      </w:ins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del w:id="298" w:author="PR Preview" w:date="2026-01-01T00:00:00Z">
        <w:r>
          <w:rPr>
            <w:i/>
            <w:iCs/>
          </w:rPr>
          <w:delText xml:space="preserve">Remark 4</w:delText>
        </w:r>
      </w:del>
      <w:del w:id="299" w:author="PR Preview" w:date="2026-01-01T00:00:00Z">
        <w:r>
          <w:delText xml:space="preserve"> (The observed information is the sample counterpart of the expected information). </w:delText>
        </w:r>
      </w:del>
      <w:del w:id="300" w:author="PR Preview" w:date="2026-01-01T00:00:00Z">
        <w:r>
          <w:delText xml:space="preserve">The observed information matrix is the sample counterpart of the</w:delText>
        </w:r>
      </w:del>
      <w:del w:id="301" w:author="PR Preview" w:date="2026-01-01T00:00:00Z">
        <w:r>
          <w:delText xml:space="preserve"> </w:delText>
        </w:r>
      </w:del>
      <w:hyperlink w:anchor="def-einf">
        <w:del w:id="302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303" w:author="PR Preview" w:date="2026-01-01T00:00:00Z">
        <w:r>
          <w:delText xml:space="preserve">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which averages the same quantity over possible data sets.</w:delText>
        </w:r>
      </w:del>
    </w:p>
    <w:p>
      <w:pPr>
        <w:pStyle w:val="BodyText"/>
      </w:pPr>
      <w:del w:id="306" w:author="PR Preview" w:date="2026-01-01T00:00:00Z">
        <w:r>
          <w:rPr>
            <w:b/>
            <w:bCs/>
          </w:rPr>
          <w:delText xml:space="preserve">Example 7 (Information for Poisson data)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For</w:delText>
        </w:r>
      </w:del>
      <w:del w:id="30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10" w:author="PR Preview" w:date="2026-01-01T00:00:00Z">
        <w:r>
          <w:delText xml:space="preserve">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one observation’s score is</w:delText>
        </w:r>
      </w:del>
      <w:del w:id="31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(</w:delText>
        </w:r>
      </w:del>
      <w:hyperlink w:anchor="thm-pois-score">
        <w:del w:id="316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317" w:author="PR Preview" w:date="2026-01-01T00:00:00Z">
        <w:r>
          <w:delText xml:space="preserve">),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whose derivative with respect to</w:delText>
        </w:r>
      </w:del>
      <w:del w:id="320" w:author="PR Preview" w:date="2026-01-01T00:00:00Z">
        <w:r>
          <w:delText xml:space="preserve"> </w:delText>
        </w:r>
      </w:del>
      <m:oMath>
        <m:r>
          <m:t>λ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is</w:delText>
        </w:r>
      </w:del>
      <w:del w:id="32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324" w:author="PR Preview" w:date="2026-01-01T00:00:00Z">
        <w:r>
          <w:delText xml:space="preserve">.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Summing over the observations (</w:delText>
        </w:r>
      </w:del>
      <w:hyperlink w:anchor="thm-deriv-llik-iid">
        <w:del w:id="327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28" w:author="PR Preview" w:date="2026-01-01T00:00:00Z">
        <w:r>
          <w:delText xml:space="preserve">),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the Hessian is</w:delText>
        </w:r>
      </w:del>
      <w:del w:id="331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332" w:author="PR Preview" w:date="2026-01-01T00:00:00Z">
        <w:r>
          <w:delText xml:space="preserve">, so:</w:delText>
        </w:r>
      </w:del>
    </w:p>
    <w:p>
      <w:pPr>
        <w:pStyle w:val="FirstParagraph"/>
      </w:pPr>
      <w:ins w:id="333" w:author="PR Preview" w:date="2026-01-01T00:00:00Z">
        <w:r>
          <w:rPr>
            <w:i/>
            <w:iCs/>
          </w:rPr>
          <w:t xml:space="preserve">Remark 2</w:t>
        </w:r>
      </w:ins>
      <w:ins w:id="334" w:author="PR Preview" w:date="2026-01-01T00:00:00Z">
        <w:r>
          <w:t xml:space="preserve"> (The expected information is a function of the parameter alone). </w:t>
        </w:r>
      </w:ins>
      <w:ins w:id="335" w:author="PR Preview" w:date="2026-01-01T00:00:00Z">
        <w:r>
          <w:t xml:space="preserve">The expected information is a function of the parameter alone,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so it is the quantity that the</w:t>
        </w:r>
      </w:ins>
      <w:ins w:id="338" w:author="PR Preview" w:date="2026-01-01T00:00:00Z">
        <w:r>
          <w:t xml:space="preserve"> </w:t>
        </w:r>
      </w:ins>
      <w:hyperlink w:anchor="def-oinf">
        <w:ins w:id="339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estimates from one data set.</w:t>
        </w:r>
      </w:ins>
    </w:p>
    <w:bookmarkEnd w:id="83"/>
    <w:bookmarkStart w:id="84" w:name="rem-oinf-vs-einf"/>
    <w:p>
      <w:pPr>
        <w:pStyle w:val="BodyText"/>
      </w:pPr>
      <w:ins w:id="342" w:author="PR Preview" w:date="2026-01-01T00:00:00Z">
        <w:r>
          <w:rPr>
            <w:i/>
            <w:iCs/>
          </w:rPr>
          <w:t xml:space="preserve">Remark 3</w:t>
        </w:r>
      </w:ins>
      <w:ins w:id="343" w:author="PR Preview" w:date="2026-01-01T00:00:00Z">
        <w:r>
          <w:t xml:space="preserve"> (The observed information is the sample counterpart of the expected information). </w:t>
        </w:r>
      </w:ins>
      <w:ins w:id="344" w:author="PR Preview" w:date="2026-01-01T00:00:00Z">
        <w:r>
          <w:t xml:space="preserve">The observed information matrix is the sample counterpart of the</w:t>
        </w:r>
      </w:ins>
      <w:ins w:id="345" w:author="PR Preview" w:date="2026-01-01T00:00:00Z">
        <w:r>
          <w:t xml:space="preserve"> </w:t>
        </w:r>
      </w:ins>
      <w:hyperlink w:anchor="def-einf">
        <w:ins w:id="346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347" w:author="PR Preview" w:date="2026-01-01T00:00:00Z">
        <w:r>
          <w:t xml:space="preserve">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which averages the same quantity over possible data sets.</w:t>
        </w:r>
      </w:ins>
    </w:p>
    <w:bookmarkEnd w:id="84"/>
    <w:bookmarkStart w:id="85" w:name="exm-information-poisson"/>
    <w:p>
      <w:pPr>
        <w:pStyle w:val="BodyText"/>
      </w:pPr>
      <w:ins w:id="350" w:author="PR Preview" w:date="2026-01-01T00:00:00Z">
        <w:r>
          <w:rPr>
            <w:b/>
            <w:bCs/>
          </w:rPr>
          <w:t xml:space="preserve">Example 5 (Information for Poisson data)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For</w:t>
        </w:r>
      </w:ins>
      <w:ins w:id="35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354" w:author="PR Preview" w:date="2026-01-01T00:00:00Z">
        <w:r>
          <w:t xml:space="preserve">,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one observation’s score is</w:t>
        </w:r>
      </w:ins>
      <w:ins w:id="35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(</w:t>
        </w:r>
      </w:ins>
      <w:hyperlink w:anchor="thm-pois-score">
        <w:ins w:id="36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61" w:author="PR Preview" w:date="2026-01-01T00:00:00Z">
        <w:r>
          <w:t xml:space="preserve">),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whose derivative with respect to</w:t>
        </w:r>
      </w:ins>
      <w:ins w:id="364" w:author="PR Preview" w:date="2026-01-01T00:00:00Z">
        <w:r>
          <w:t xml:space="preserve"> </w:t>
        </w:r>
      </w:ins>
      <m:oMath>
        <m:r>
          <m:t>λ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is</w:t>
        </w:r>
      </w:ins>
      <w:ins w:id="36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368" w:author="PR Preview" w:date="2026-01-01T00:00:00Z">
        <w:r>
          <w:t xml:space="preserve">.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Summing over the observations (</w:t>
        </w:r>
      </w:ins>
      <w:hyperlink w:anchor="thm-deriv-llik-iid">
        <w:ins w:id="37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72" w:author="PR Preview" w:date="2026-01-01T00:00:00Z">
        <w:r>
          <w:t xml:space="preserve">),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the Hessian is</w:t>
        </w:r>
      </w:ins>
      <w:ins w:id="37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376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del w:id="377" w:author="PR Preview" w:date="2026-01-01T00:00:00Z">
        <w:r>
          <w:rPr>
            <w:b/>
            <w:bCs/>
          </w:rPr>
          <w:delText xml:space="preserve">Example 8 (Checking the information equality for Poisson data)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For</w:delText>
        </w:r>
      </w:del>
      <w:del w:id="3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81" w:author="PR Preview" w:date="2026-01-01T00:00:00Z">
        <w:r>
          <w:delText xml:space="preserve">,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the score is</w:delText>
        </w:r>
      </w:del>
      <w:del w:id="38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(</w:delText>
        </w:r>
      </w:del>
      <w:hyperlink w:anchor="exm-information-poisson">
        <w:del w:id="387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388" w:author="PR Preview" w:date="2026-01-01T00:00:00Z">
        <w:r>
          <w:delText xml:space="preserve">). 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89" w:author="PR Preview" w:date="2026-01-01T00:00:00Z">
        <w:r>
          <w:delText xml:space="preserve">which matches</w:delText>
        </w:r>
      </w:del>
      <w:del w:id="39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from</w:delText>
        </w:r>
      </w:del>
      <w:del w:id="393" w:author="PR Preview" w:date="2026-01-01T00:00:00Z">
        <w:r>
          <w:delText xml:space="preserve"> </w:delText>
        </w:r>
      </w:del>
      <w:hyperlink w:anchor="exm-information-poisson">
        <w:del w:id="394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395" w:author="PR Preview" w:date="2026-01-01T00:00:00Z">
        <w:r>
          <w:delText xml:space="preserve">.</w:delText>
        </w:r>
      </w:del>
    </w:p>
    <w:p>
      <w:pPr>
        <w:pStyle w:val="BodyText"/>
      </w:pPr>
      <w:del w:id="396" w:author="PR Preview" w:date="2026-01-01T00:00:00Z">
        <w:r>
          <w:rPr>
            <w:b/>
            <w:bCs/>
          </w:rPr>
          <w:delText xml:space="preserve">Example 9 (When the support depends on the parameter)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Let</w:delText>
        </w:r>
      </w:del>
      <w:del w:id="39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400" w:author="PR Preview" w:date="2026-01-01T00:00:00Z">
        <w:r>
          <w:delText xml:space="preserve">.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The likelihood is</w:delText>
        </w:r>
      </w:del>
      <w:del w:id="4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for</w:delText>
        </w:r>
      </w:del>
      <w:del w:id="406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(and 0 otherwise),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so on that range</w:delText>
        </w:r>
      </w:del>
      <w:del w:id="411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and</w:delText>
        </w:r>
      </w:del>
      <w:del w:id="41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del w:id="415" w:author="PR Preview" w:date="2026-01-01T00:00:00Z">
        <w:r>
          <w:delText xml:space="preserve">.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The score is a nonzero constant,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so</w:delText>
        </w:r>
      </w:del>
      <w:del w:id="42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del w:id="421" w:author="PR Preview" w:date="2026-01-01T00:00:00Z">
        <w:r>
          <w:delText xml:space="preserve">:</w:delText>
        </w:r>
      </w:del>
      <w:del w:id="422" w:author="PR Preview" w:date="2026-01-01T00:00:00Z">
        <w:r>
          <w:delText xml:space="preserve"> </w:delText>
        </w:r>
      </w:del>
      <w:hyperlink w:anchor="eq-score-mean-zero">
        <w:del w:id="423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fails,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because the set of possible data values,</w:delText>
        </w:r>
      </w:del>
      <w:del w:id="4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429" w:author="PR Preview" w:date="2026-01-01T00:00:00Z">
        <w:r>
          <w:delText xml:space="preserve">, depends on</w:delText>
        </w:r>
      </w:del>
      <w:del w:id="430" w:author="PR Preview" w:date="2026-01-01T00:00:00Z">
        <w:r>
          <w:delText xml:space="preserve"> </w:delText>
        </w:r>
      </w:del>
      <m:oMath>
        <m:r>
          <m:t>θ</m:t>
        </m:r>
      </m:oMath>
      <w:del w:id="431" w:author="PR Preview" w:date="2026-01-01T00:00:00Z">
        <w:r>
          <w:delText xml:space="preserve">.</w:delText>
        </w:r>
      </w:del>
    </w:p>
    <w:p>
      <w:pPr>
        <w:pStyle w:val="FirstParagraph"/>
      </w:pPr>
      <w:ins w:id="432" w:author="PR Preview" w:date="2026-01-01T00:00:00Z">
        <w:r>
          <w:rPr>
            <w:b/>
            <w:bCs/>
          </w:rPr>
          <w:t xml:space="preserve">Example 6 (Checking the information equality for Poisson data)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For</w:t>
        </w:r>
      </w:ins>
      <w:ins w:id="4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436" w:author="PR Preview" w:date="2026-01-01T00:00:00Z">
        <w:r>
          <w:t xml:space="preserve">,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the score is</w:t>
        </w:r>
      </w:ins>
      <w:ins w:id="43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(</w:t>
        </w:r>
      </w:ins>
      <w:hyperlink w:anchor="exm-information-poisson">
        <w:ins w:id="442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443" w:author="PR Preview" w:date="2026-01-01T00:00:00Z">
        <w:r>
          <w:t xml:space="preserve">).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44" w:author="PR Preview" w:date="2026-01-01T00:00:00Z">
        <w:r>
          <w:t xml:space="preserve">which matches</w:t>
        </w:r>
      </w:ins>
      <w:ins w:id="4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from</w:t>
        </w:r>
      </w:ins>
      <w:ins w:id="448" w:author="PR Preview" w:date="2026-01-01T00:00:00Z">
        <w:r>
          <w:t xml:space="preserve"> </w:t>
        </w:r>
      </w:ins>
      <w:hyperlink w:anchor="exm-information-poisson">
        <w:ins w:id="449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450" w:author="PR Preview" w:date="2026-01-01T00:00:00Z">
        <w:r>
          <w:t xml:space="preserve">.</w:t>
        </w:r>
      </w:ins>
    </w:p>
    <w:bookmarkEnd w:id="98"/>
    <w:bookmarkStart w:id="99" w:name="exm-information-equality-fails"/>
    <w:p>
      <w:pPr>
        <w:pStyle w:val="BodyText"/>
      </w:pPr>
      <w:ins w:id="451" w:author="PR Preview" w:date="2026-01-01T00:00:00Z">
        <w:r>
          <w:rPr>
            <w:b/>
            <w:bCs/>
          </w:rPr>
          <w:t xml:space="preserve">Example 7 (When the support depends on the parameter)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Let</w:t>
        </w:r>
      </w:ins>
      <w:ins w:id="4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455" w:author="PR Preview" w:date="2026-01-01T00:00:00Z">
        <w:r>
          <w:t xml:space="preserve">.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The likelihood is</w:t>
        </w:r>
      </w:ins>
      <w:ins w:id="4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for</w:t>
        </w:r>
      </w:ins>
      <w:ins w:id="46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(and 0 otherwise),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so on that range</w:t>
        </w:r>
      </w:ins>
      <w:ins w:id="466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and</w:t>
        </w:r>
      </w:ins>
      <w:ins w:id="46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ins w:id="470" w:author="PR Preview" w:date="2026-01-01T00:00:00Z">
        <w:r>
          <w:t xml:space="preserve">.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The score is a nonzero constant,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so</w:t>
        </w:r>
      </w:ins>
      <w:ins w:id="47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ins w:id="476" w:author="PR Preview" w:date="2026-01-01T00:00:00Z">
        <w:r>
          <w:t xml:space="preserve">:</w:t>
        </w:r>
      </w:ins>
      <w:ins w:id="477" w:author="PR Preview" w:date="2026-01-01T00:00:00Z">
        <w:r>
          <w:t xml:space="preserve"> </w:t>
        </w:r>
      </w:ins>
      <w:hyperlink w:anchor="eq-score-mean-zero">
        <w:ins w:id="478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fails,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because the set of possible data values,</w:t>
        </w:r>
      </w:ins>
      <w:ins w:id="4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484" w:author="PR Preview" w:date="2026-01-01T00:00:00Z">
        <w:r>
          <w:t xml:space="preserve">, depends on</w:t>
        </w:r>
      </w:ins>
      <w:ins w:id="485" w:author="PR Preview" w:date="2026-01-01T00:00:00Z">
        <w:r>
          <w:t xml:space="preserve"> </w:t>
        </w:r>
      </w:ins>
      <m:oMath>
        <m:r>
          <m:t>θ</m:t>
        </m:r>
      </m:oMath>
      <w:ins w:id="486" w:author="PR Preview" w:date="2026-01-01T00:00:00Z">
        <w:r>
          <w:t xml:space="preserve">.</w:t>
        </w:r>
      </w:ins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del w:id="487" w:author="PR Preview" w:date="2026-01-01T00:00:00Z">
        <w:r>
          <w:rPr>
            <w:i/>
            <w:iCs/>
          </w:rPr>
          <w:delText xml:space="preserve">Remark 5</w:delText>
        </w:r>
      </w:del>
      <w:del w:id="488" w:author="PR Preview" w:date="2026-01-01T00:00:00Z">
        <w:r>
          <w:delText xml:space="preserve"> (Consistent roots and global maximizers). </w:delText>
        </w:r>
      </w:del>
      <w:del w:id="489" w:author="PR Preview" w:date="2026-01-01T00:00:00Z">
        <w:r>
          <w:delText xml:space="preserve">These conditions guarantee a consistent root of the score equation;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that root is the global maximizer of the likelihood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under further conditions,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for example when the log-likelihood is strictly concave,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as for Poisson data, whose Hessian is negative for every</w:delText>
        </w:r>
      </w:del>
      <w:del w:id="498" w:author="PR Preview" w:date="2026-01-01T00:00:00Z">
        <w:r>
          <w:delText xml:space="preserve"> </w:delText>
        </w:r>
      </w:del>
      <m:oMath>
        <m:r>
          <m:t>λ</m:t>
        </m:r>
      </m:oMath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(</w:delText>
        </w:r>
      </w:del>
      <w:hyperlink w:anchor="exm-information-poisson">
        <w:del w:id="501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502" w:author="PR Preview" w:date="2026-01-01T00:00:00Z">
        <w:r>
          <w:delText xml:space="preserve">).</w:delText>
        </w:r>
      </w:del>
    </w:p>
    <w:p>
      <w:pPr>
        <w:pStyle w:val="BodyText"/>
      </w:pPr>
      <w:del w:id="503" w:author="PR Preview" w:date="2026-01-01T00:00:00Z">
        <w:r>
          <w:rPr>
            <w:b/>
            <w:bCs/>
          </w:rPr>
          <w:delText xml:space="preserve">Example 10 (Approximate distribution of the Poisson MLE)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For</w:delText>
        </w:r>
      </w:del>
      <w:del w:id="50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507" w:author="PR Preview" w:date="2026-01-01T00:00:00Z">
        <w:r>
          <w:delText xml:space="preserve">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setting the score</w:delText>
        </w:r>
      </w:del>
      <w:del w:id="51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(</w:delText>
        </w:r>
      </w:del>
      <w:hyperlink w:anchor="exm-information-equality">
        <w:del w:id="513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514" w:author="PR Preview" w:date="2026-01-01T00:00:00Z">
        <w:r>
          <w:delText xml:space="preserve">)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to zero gives</w:delText>
        </w:r>
      </w:del>
      <w:del w:id="51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518" w:author="PR Preview" w:date="2026-01-01T00:00:00Z">
        <w:r>
          <w:delText xml:space="preserve">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and</w:delText>
        </w:r>
      </w:del>
      <w:del w:id="5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(</w:delText>
        </w:r>
      </w:del>
      <w:hyperlink w:anchor="exm-information-poisson">
        <w:del w:id="524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525" w:author="PR Preview" w:date="2026-01-01T00:00:00Z">
        <w:r>
          <w:delText xml:space="preserve">),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so</w:delText>
        </w:r>
      </w:del>
      <w:del w:id="528" w:author="PR Preview" w:date="2026-01-01T00:00:00Z">
        <w:r>
          <w:delText xml:space="preserve"> </w:delText>
        </w:r>
      </w:del>
      <w:hyperlink w:anchor="thm-dist-mle">
        <w:del w:id="529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says that for large</w:delText>
        </w:r>
      </w:del>
      <w:del w:id="532" w:author="PR Preview" w:date="2026-01-01T00:00:00Z">
        <w:r>
          <w:delText xml:space="preserve"> </w:delText>
        </w:r>
      </w:del>
      <m:oMath>
        <m:r>
          <m:t>n</m:t>
        </m:r>
      </m:oMath>
      <w:del w:id="533" w:author="PR Preview" w:date="2026-01-01T00:00:00Z">
        <w:r>
          <w:delText xml:space="preserve">:</w:delText>
        </w:r>
      </w:del>
    </w:p>
    <w:p>
      <w:pPr>
        <w:pStyle w:val="BodyText"/>
      </w:pPr>
      <w:ins w:id="534" w:author="PR Preview" w:date="2026-01-01T00:00:00Z">
        <w:r>
          <w:rPr>
            <w:i/>
            <w:iCs/>
          </w:rPr>
          <w:t xml:space="preserve">Remark 4</w:t>
        </w:r>
      </w:ins>
      <w:ins w:id="535" w:author="PR Preview" w:date="2026-01-01T00:00:00Z">
        <w:r>
          <w:t xml:space="preserve"> (Consistent roots and global maximizers). </w:t>
        </w:r>
      </w:ins>
      <w:ins w:id="536" w:author="PR Preview" w:date="2026-01-01T00:00:00Z">
        <w:r>
          <w:t xml:space="preserve">These conditions guarantee a consistent root of the score equation;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that root is the global maximizer of the likelihood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under further conditions,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for example when the log-likelihood is strictly concave,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as for Poisson data, whose Hessian is negative for every</w:t>
        </w:r>
      </w:ins>
      <w:ins w:id="545" w:author="PR Preview" w:date="2026-01-01T00:00:00Z">
        <w:r>
          <w:t xml:space="preserve"> </w:t>
        </w:r>
      </w:ins>
      <m:oMath>
        <m:r>
          <m:t>λ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(</w:t>
        </w:r>
      </w:ins>
      <w:hyperlink w:anchor="exm-information-poisson">
        <w:ins w:id="548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549" w:author="PR Preview" w:date="2026-01-01T00:00:00Z">
        <w:r>
          <w:t xml:space="preserve">).</w:t>
        </w:r>
      </w:ins>
    </w:p>
    <w:bookmarkEnd w:id="106"/>
    <w:bookmarkStart w:id="107" w:name="exm-dist-mle-poisson"/>
    <w:p>
      <w:pPr>
        <w:pStyle w:val="BodyText"/>
      </w:pPr>
      <w:ins w:id="550" w:author="PR Preview" w:date="2026-01-01T00:00:00Z">
        <w:r>
          <w:rPr>
            <w:b/>
            <w:bCs/>
          </w:rPr>
          <w:t xml:space="preserve">Example 8 (Approximate distribution of the Poisson MLE)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For</w:t>
        </w:r>
      </w:ins>
      <w:ins w:id="55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554" w:author="PR Preview" w:date="2026-01-01T00:00:00Z">
        <w:r>
          <w:t xml:space="preserve">,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setting the score</w:t>
        </w:r>
      </w:ins>
      <w:ins w:id="55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(</w:t>
        </w:r>
      </w:ins>
      <w:hyperlink w:anchor="exm-information-equality">
        <w:ins w:id="56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561" w:author="PR Preview" w:date="2026-01-01T00:00:00Z">
        <w:r>
          <w:t xml:space="preserve">)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to zero gives</w:t>
        </w:r>
      </w:ins>
      <w:ins w:id="56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565" w:author="PR Preview" w:date="2026-01-01T00:00:00Z">
        <w:r>
          <w:t xml:space="preserve">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and</w:t>
        </w:r>
      </w:ins>
      <w:ins w:id="5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(</w:t>
        </w:r>
      </w:ins>
      <w:hyperlink w:anchor="exm-information-poisson">
        <w:ins w:id="571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572" w:author="PR Preview" w:date="2026-01-01T00:00:00Z">
        <w:r>
          <w:t xml:space="preserve">),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so</w:t>
        </w:r>
      </w:ins>
      <w:ins w:id="575" w:author="PR Preview" w:date="2026-01-01T00:00:00Z">
        <w:r>
          <w:t xml:space="preserve"> </w:t>
        </w:r>
      </w:ins>
      <w:hyperlink w:anchor="thm-dist-mle">
        <w:ins w:id="576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says that for large</w:t>
        </w:r>
      </w:ins>
      <w:ins w:id="579" w:author="PR Preview" w:date="2026-01-01T00:00:00Z">
        <w:r>
          <w:t xml:space="preserve"> </w:t>
        </w:r>
      </w:ins>
      <m:oMath>
        <m:r>
          <m:t>n</m:t>
        </m:r>
      </m:oMath>
      <w:ins w:id="58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del w:id="581" w:author="PR Preview" w:date="2026-01-01T00:00:00Z">
        <w:r>
          <w:rPr>
            <w:i/>
            <w:iCs/>
          </w:rPr>
          <w:delText xml:space="preserve">Remark 6</w:delText>
        </w:r>
      </w:del>
      <w:del w:id="582" w:author="PR Preview" w:date="2026-01-01T00:00:00Z">
        <w:r>
          <w:delText xml:space="preserve"> (Observed versus expected information). </w:delText>
        </w:r>
      </w:del>
      <w:del w:id="583" w:author="PR Preview" w:date="2026-01-01T00:00:00Z">
        <w:r>
          <w:delText xml:space="preserve">Using the observed information is often more convenient,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and there are settings where it is provably better by some criteria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[15]</w:delText>
        </w:r>
      </w:del>
      <w:del w:id="588" w:author="PR Preview" w:date="2026-01-01T00:00:00Z">
        <w:r>
          <w:delText xml:space="preserve">.</w:delText>
        </w:r>
      </w:del>
    </w:p>
    <w:p>
      <w:pPr>
        <w:pStyle w:val="BodyText"/>
      </w:pPr>
      <w:ins w:id="589" w:author="PR Preview" w:date="2026-01-01T00:00:00Z">
        <w:r>
          <w:rPr>
            <w:i/>
            <w:iCs/>
          </w:rPr>
          <w:t xml:space="preserve">Remark 5</w:t>
        </w:r>
      </w:ins>
      <w:ins w:id="590" w:author="PR Preview" w:date="2026-01-01T00:00:00Z">
        <w:r>
          <w:t xml:space="preserve"> (Observed versus expected information). </w:t>
        </w:r>
      </w:ins>
      <w:ins w:id="591" w:author="PR Preview" w:date="2026-01-01T00:00:00Z">
        <w:r>
          <w:t xml:space="preserve">Using the observed information is often more convenient,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and there are settings where it is provably better by some criteria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[15]</w:t>
        </w:r>
      </w:ins>
      <w:ins w:id="596" w:author="PR Preview" w:date="2026-01-01T00:00:00Z">
        <w:r>
          <w:t xml:space="preserve">.</w:t>
        </w:r>
      </w:ins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del w:id="597" w:author="PR Preview" w:date="2026-01-01T00:00:00Z">
        <w:r>
          <w:rPr>
            <w:b/>
            <w:bCs/>
          </w:rPr>
          <w:delText xml:space="preserve">Definition 13 (Wald confidence interval)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The approximate</w:delText>
        </w:r>
      </w:del>
      <w:del w:id="600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rPr>
            <w:b/>
            <w:bCs/>
          </w:rPr>
          <w:delText xml:space="preserve">Wald confidence interval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for the</w:delText>
        </w:r>
      </w:del>
      <w:del w:id="605" w:author="PR Preview" w:date="2026-01-01T00:00:00Z">
        <w:r>
          <w:delText xml:space="preserve"> </w:delText>
        </w:r>
      </w:del>
      <m:oMath>
        <m:r>
          <m:t>k</m:t>
        </m:r>
      </m:oMath>
      <w:del w:id="606" w:author="PR Preview" w:date="2026-01-01T00:00:00Z">
        <w:r>
          <w:delText xml:space="preserve">th entry</w:delText>
        </w:r>
      </w:del>
      <w:del w:id="607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of a parameter vector is</w:delText>
        </w:r>
      </w:del>
    </w:p>
    <w:p>
      <w:pPr>
        <w:pStyle w:val="FirstParagraph"/>
      </w:pPr>
      <w:ins w:id="610" w:author="PR Preview" w:date="2026-01-01T00:00:00Z">
        <w:r>
          <w:rPr>
            <w:b/>
            <w:bCs/>
          </w:rPr>
          <w:t xml:space="preserve">Definition 12 (Wald confidence interval)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The approximate</w:t>
        </w:r>
      </w:ins>
      <w:ins w:id="613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rPr>
            <w:b/>
            <w:bCs/>
          </w:rPr>
          <w:t xml:space="preserve">Wald confidence interval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for the</w:t>
        </w:r>
      </w:ins>
      <w:ins w:id="618" w:author="PR Preview" w:date="2026-01-01T00:00:00Z">
        <w:r>
          <w:t xml:space="preserve"> </w:t>
        </w:r>
      </w:ins>
      <m:oMath>
        <m:r>
          <m:t>k</m:t>
        </m:r>
      </m:oMath>
      <w:ins w:id="619" w:author="PR Preview" w:date="2026-01-01T00:00:00Z">
        <w:r>
          <w:t xml:space="preserve">th entry</w:t>
        </w:r>
      </w:ins>
      <w:ins w:id="620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of a parameter vector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del w:id="623" w:author="PR Preview" w:date="2026-01-01T00:00:00Z">
        <w:r>
          <w:rPr>
            <w:b/>
            <w:bCs/>
          </w:rPr>
          <w:delText xml:space="preserve">Definition 14 (Wald test)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The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rPr>
            <w:b/>
            <w:bCs/>
          </w:rPr>
          <w:delText xml:space="preserve">Wald test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of</w:delText>
        </w:r>
      </w:del>
      <w:del w:id="63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uses the</w:delText>
        </w:r>
      </w:del>
      <w:del w:id="633" w:author="PR Preview" w:date="2026-01-01T00:00:00Z">
        <w:r>
          <w:delText xml:space="preserve"> </w:delText>
        </w:r>
      </w:del>
      <w:hyperlink r:id="rId113">
        <w:del w:id="634" w:author="PR Preview" w:date="2026-01-01T00:00:00Z">
          <w:r>
            <w:rPr>
              <w:rStyle w:val="Hyperlink"/>
            </w:rPr>
            <w:delText xml:space="preserve">test statistic</w:delText>
          </w:r>
        </w:del>
      </w:hyperlink>
    </w:p>
    <w:p>
      <w:pPr>
        <w:pStyle w:val="FirstParagraph"/>
      </w:pPr>
      <w:ins w:id="635" w:author="PR Preview" w:date="2026-01-01T00:00:00Z">
        <w:r>
          <w:rPr>
            <w:b/>
            <w:bCs/>
          </w:rPr>
          <w:t xml:space="preserve">Definition 13 (Wald test)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The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rPr>
            <w:b/>
            <w:bCs/>
          </w:rPr>
          <w:t xml:space="preserve">Wald test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of</w:t>
        </w:r>
      </w:ins>
      <w:ins w:id="64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uses the</w:t>
        </w:r>
      </w:ins>
      <w:ins w:id="645" w:author="PR Preview" w:date="2026-01-01T00:00:00Z">
        <w:r>
          <w:t xml:space="preserve"> </w:t>
        </w:r>
      </w:ins>
      <w:hyperlink r:id="rId113">
        <w:ins w:id="646" w:author="PR Preview" w:date="2026-01-01T00:00:00Z">
          <w:r>
            <w:rPr>
              <w:rStyle w:val="Hyperlink"/>
            </w:rPr>
            <w:t xml:space="preserve">test statistic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del w:id="647" w:author="PR Preview" w:date="2026-01-01T00:00:00Z">
        <w:r>
          <w:rPr>
            <w:b/>
            <w:bCs/>
          </w:rPr>
          <w:delText xml:space="preserve">Definition 15 (Wald statistic for several constraints)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For</w:delText>
        </w:r>
      </w:del>
      <w:del w:id="650" w:author="PR Preview" w:date="2026-01-01T00:00:00Z">
        <w:r>
          <w:delText xml:space="preserve"> </w:delText>
        </w:r>
      </w:del>
      <m:oMath>
        <m:r>
          <m:t>q</m:t>
        </m:r>
      </m:oMath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constraints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$H_0: \mathord{\smash[b]{\underset{\raise.3ex\hbox{$\scriptstyle\sim$}}{\theta}}\vphantom{\theta}}_{(q)} = \mathord{\smash[b]{\underset{\raise.3ex\hbox{$\scriptstyle\sim$}}{\theta}}\vphantom{\theta}}_{(q),0}$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on a</w:delText>
        </w:r>
      </w:del>
      <w:del w:id="65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subvector,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the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rPr>
            <w:b/>
            <w:bCs/>
          </w:rPr>
          <w:delText xml:space="preserve">Wald statistic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is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delText>
        </w:r>
      </w:del>
      <w:del w:id="668" w:author="PR Preview" w:date="2026-01-01T00:00:00Z">
        <w:r>
          <w:delText xml:space="preserve">,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where</w:delText>
        </w:r>
      </w:del>
      <w:del w:id="67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is the corresponding</w:delText>
        </w:r>
      </w:del>
      <w:del w:id="674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q</m:t>
        </m:r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block of</w:delText>
        </w:r>
      </w:del>
      <w:del w:id="677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678" w:author="PR Preview" w:date="2026-01-01T00:00:00Z">
        <w:r>
          <w:delText xml:space="preserve">.</w:delText>
        </w:r>
      </w:del>
    </w:p>
    <w:p>
      <w:pPr>
        <w:pStyle w:val="BodyText"/>
      </w:pPr>
      <w:del w:id="679" w:author="PR Preview" w:date="2026-01-01T00:00:00Z">
        <w:r>
          <w:rPr>
            <w:b/>
            <w:bCs/>
          </w:rPr>
          <w:delText xml:space="preserve">Example 11 (Wald interval and test for a Poisson rate)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For</w:delText>
        </w:r>
      </w:del>
      <w:del w:id="68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683" w:author="PR Preview" w:date="2026-01-01T00:00:00Z">
        <w:r>
          <w:delText xml:space="preserve">,</w:delText>
        </w:r>
      </w:del>
      <w:del w:id="68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and</w:delText>
        </w:r>
      </w:del>
      <w:del w:id="6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(</w:delText>
        </w:r>
      </w:del>
      <w:hyperlink w:anchor="exm-dist-mle-poisson">
        <w:del w:id="690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691" w:author="PR Preview" w:date="2026-01-01T00:00:00Z">
        <w:r>
          <w:delText xml:space="preserve">),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so</w:delText>
        </w:r>
      </w:del>
      <w:del w:id="694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695" w:author="PR Preview" w:date="2026-01-01T00:00:00Z">
        <w:r>
          <w:delText xml:space="preserve">.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With</w:delText>
        </w:r>
      </w:del>
      <w:del w:id="69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13</m:t>
        </m:r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and</w:delText>
        </w:r>
      </w:del>
      <w:del w:id="70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del w:id="702" w:author="PR Preview" w:date="2026-01-01T00:00:00Z">
        <w:r>
          <w:delText xml:space="preserve">,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the 95% Wald interval for</w:delText>
        </w:r>
      </w:del>
      <w:del w:id="705" w:author="PR Preview" w:date="2026-01-01T00:00:00Z">
        <w:r>
          <w:delText xml:space="preserve"> </w:delText>
        </w:r>
      </w:del>
      <m:oMath>
        <m:r>
          <m:t>λ</m:t>
        </m:r>
      </m:oMath>
      <w:del w:id="706" w:author="PR Preview" w:date="2026-01-01T00:00:00Z">
        <w:r>
          <w:delText xml:space="preserve">,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and the Wald test of</w:delText>
        </w:r>
      </w:del>
      <w:del w:id="70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del w:id="710" w:author="PR Preview" w:date="2026-01-01T00:00:00Z">
        <w:r>
          <w:delText xml:space="preserve">, are:</w:delText>
        </w:r>
      </w:del>
    </w:p>
    <w:p>
      <w:pPr>
        <w:pStyle w:val="BodyText"/>
      </w:pPr>
      <w:ins w:id="711" w:author="PR Preview" w:date="2026-01-01T00:00:00Z">
        <w:r>
          <w:rPr>
            <w:b/>
            <w:bCs/>
          </w:rPr>
          <w:t xml:space="preserve">Definition 14 (Wald statistic for several constraints)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For</w:t>
        </w:r>
      </w:ins>
      <w:ins w:id="714" w:author="PR Preview" w:date="2026-01-01T00:00:00Z">
        <w:r>
          <w:t xml:space="preserve"> </w:t>
        </w:r>
      </w:ins>
      <m:oMath>
        <m:r>
          <m:t>q</m:t>
        </m:r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constraints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$H_0: \mathord{\smash[b]{\underset{\raise.3ex\hbox{$\scriptstyle\sim$}}{\theta}}\vphantom{\theta}}_{(q)} = \mathord{\smash[b]{\underset{\raise.3ex\hbox{$\scriptstyle\sim$}}{\theta}}\vphantom{\theta}}_{(q),0}$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on a</w:t>
        </w:r>
      </w:ins>
      <w:ins w:id="72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subvector,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the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rPr>
            <w:b/>
            <w:bCs/>
          </w:rPr>
          <w:t xml:space="preserve">Wald statistic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is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  </w:r>
      </w:ins>
      <w:ins w:id="732" w:author="PR Preview" w:date="2026-01-01T00:00:00Z">
        <w:r>
          <w:t xml:space="preserve">,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where</w:t>
        </w:r>
      </w:ins>
      <w:ins w:id="73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is the corresponding</w:t>
        </w:r>
      </w:ins>
      <w:ins w:id="738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q</m:t>
        </m:r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block of</w:t>
        </w:r>
      </w:ins>
      <w:ins w:id="741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742" w:author="PR Preview" w:date="2026-01-01T00:00:00Z">
        <w:r>
          <w:t xml:space="preserve">.</w:t>
        </w:r>
      </w:ins>
    </w:p>
    <w:bookmarkEnd w:id="115"/>
    <w:bookmarkStart w:id="116" w:name="exm-wald-poisson"/>
    <w:p>
      <w:pPr>
        <w:pStyle w:val="BodyText"/>
      </w:pPr>
      <w:ins w:id="743" w:author="PR Preview" w:date="2026-01-01T00:00:00Z">
        <w:r>
          <w:rPr>
            <w:b/>
            <w:bCs/>
          </w:rPr>
          <w:t xml:space="preserve">Example 9 (Wald interval and test for a Poisson rate)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For</w:t>
        </w:r>
      </w:ins>
      <w:ins w:id="7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747" w:author="PR Preview" w:date="2026-01-01T00:00:00Z">
        <w:r>
          <w:t xml:space="preserve">,</w:t>
        </w:r>
      </w:ins>
      <w:ins w:id="74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and</w:t>
        </w:r>
      </w:ins>
      <w:ins w:id="7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(</w:t>
        </w:r>
      </w:ins>
      <w:hyperlink w:anchor="exm-dist-mle-poisson">
        <w:ins w:id="754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755" w:author="PR Preview" w:date="2026-01-01T00:00:00Z">
        <w:r>
          <w:t xml:space="preserve">),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so</w:t>
        </w:r>
      </w:ins>
      <w:ins w:id="758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759" w:author="PR Preview" w:date="2026-01-01T00:00:00Z">
        <w:r>
          <w:t xml:space="preserve">.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With</w:t>
        </w:r>
      </w:ins>
      <w:ins w:id="76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13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and</w:t>
        </w:r>
      </w:ins>
      <w:ins w:id="76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ins w:id="766" w:author="PR Preview" w:date="2026-01-01T00:00:00Z">
        <w:r>
          <w:t xml:space="preserve">,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the 95% Wald interval for</w:t>
        </w:r>
      </w:ins>
      <w:ins w:id="769" w:author="PR Preview" w:date="2026-01-01T00:00:00Z">
        <w:r>
          <w:t xml:space="preserve"> </w:t>
        </w:r>
      </w:ins>
      <m:oMath>
        <m:r>
          <m:t>λ</m:t>
        </m:r>
      </m:oMath>
      <w:ins w:id="770" w:author="PR Preview" w:date="2026-01-01T00:00:00Z">
        <w:r>
          <w:t xml:space="preserve">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and the Wald test of</w:t>
        </w:r>
      </w:ins>
      <w:ins w:id="77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ins w:id="774" w:author="PR Preview" w:date="2026-01-01T00:00:00Z">
        <w:r>
          <w:t xml:space="preserve">, are:</w:t>
        </w:r>
      </w:ins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del w:id="775" w:author="PR Preview" w:date="2026-01-01T00:00:00Z">
        <w:r>
          <w:rPr>
            <w:i/>
            <w:iCs/>
          </w:rPr>
          <w:delText xml:space="preserve">Remark 7</w:delText>
        </w:r>
      </w:del>
      <w:del w:id="776" w:author="PR Preview" w:date="2026-01-01T00:00:00Z">
        <w:r>
          <w:delText xml:space="preserve"> (Null distributions of the Wald statistics). </w:delText>
        </w:r>
      </w:del>
      <w:del w:id="777" w:author="PR Preview" w:date="2026-01-01T00:00:00Z">
        <w:r>
          <w:delText xml:space="preserve">By</w:delText>
        </w:r>
      </w:del>
      <w:del w:id="778" w:author="PR Preview" w:date="2026-01-01T00:00:00Z">
        <w:r>
          <w:delText xml:space="preserve"> </w:delText>
        </w:r>
      </w:del>
      <w:hyperlink w:anchor="thm-dist-mle">
        <w:del w:id="779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780" w:author="PR Preview" w:date="2026-01-01T00:00:00Z">
        <w:r>
          <w:delText xml:space="preserve">, the statistic</w:delText>
        </w:r>
      </w:del>
      <w:del w:id="781" w:author="PR Preview" w:date="2026-01-01T00:00:00Z">
        <w:r>
          <w:delText xml:space="preserve"> </w:delText>
        </w:r>
      </w:del>
      <m:oMath>
        <m:r>
          <m:t>Z</m:t>
        </m:r>
      </m:oMath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of the</w:delText>
        </w:r>
      </w:del>
      <w:del w:id="784" w:author="PR Preview" w:date="2026-01-01T00:00:00Z">
        <w:r>
          <w:delText xml:space="preserve"> </w:delText>
        </w:r>
      </w:del>
      <w:hyperlink w:anchor="def-wald-test">
        <w:del w:id="785" w:author="PR Preview" w:date="2026-01-01T00:00:00Z">
          <w:r>
            <w:rPr>
              <w:rStyle w:val="Hyperlink"/>
            </w:rPr>
            <w:delText xml:space="preserve">Wald test</w:delText>
          </w:r>
        </w:del>
      </w:hyperlink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has approximately a standard Gaussian distribution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under</w:delText>
        </w:r>
      </w:del>
      <w:del w:id="79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in large samples.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The Wald statistic for</w:delText>
        </w:r>
      </w:del>
      <w:del w:id="795" w:author="PR Preview" w:date="2026-01-01T00:00:00Z">
        <w:r>
          <w:delText xml:space="preserve"> </w:delText>
        </w:r>
      </w:del>
      <m:oMath>
        <m:r>
          <m:t>q</m:t>
        </m:r>
      </m:oMath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constraints (</w:delText>
        </w:r>
      </w:del>
      <w:hyperlink w:anchor="def-wald-statistic-q">
        <w:del w:id="798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799" w:author="PR Preview" w:date="2026-01-01T00:00:00Z">
        <w:r>
          <w:delText xml:space="preserve">)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has approximately a</w:delText>
        </w:r>
      </w:del>
      <w:del w:id="802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distribution under</w:delText>
        </w:r>
      </w:del>
      <w:del w:id="80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806" w:author="PR Preview" w:date="2026-01-01T00:00:00Z">
        <w:r>
          <w:delText xml:space="preserve">.</w:delText>
        </w:r>
      </w:del>
    </w:p>
    <w:p>
      <w:pPr>
        <w:pStyle w:val="FirstParagraph"/>
      </w:pPr>
      <w:ins w:id="807" w:author="PR Preview" w:date="2026-01-01T00:00:00Z">
        <w:r>
          <w:rPr>
            <w:i/>
            <w:iCs/>
          </w:rPr>
          <w:t xml:space="preserve">Remark 6</w:t>
        </w:r>
      </w:ins>
      <w:ins w:id="808" w:author="PR Preview" w:date="2026-01-01T00:00:00Z">
        <w:r>
          <w:t xml:space="preserve"> (Null distributions of the Wald statistics). </w:t>
        </w:r>
      </w:ins>
      <w:ins w:id="809" w:author="PR Preview" w:date="2026-01-01T00:00:00Z">
        <w:r>
          <w:t xml:space="preserve">By</w:t>
        </w:r>
      </w:ins>
      <w:ins w:id="810" w:author="PR Preview" w:date="2026-01-01T00:00:00Z">
        <w:r>
          <w:t xml:space="preserve"> </w:t>
        </w:r>
      </w:ins>
      <w:hyperlink w:anchor="thm-dist-mle">
        <w:ins w:id="811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812" w:author="PR Preview" w:date="2026-01-01T00:00:00Z">
        <w:r>
          <w:t xml:space="preserve">, the statistic</w:t>
        </w:r>
      </w:ins>
      <w:ins w:id="813" w:author="PR Preview" w:date="2026-01-01T00:00:00Z">
        <w:r>
          <w:t xml:space="preserve"> </w:t>
        </w:r>
      </w:ins>
      <m:oMath>
        <m:r>
          <m:t>Z</m:t>
        </m:r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of the</w:t>
        </w:r>
      </w:ins>
      <w:ins w:id="816" w:author="PR Preview" w:date="2026-01-01T00:00:00Z">
        <w:r>
          <w:t xml:space="preserve"> </w:t>
        </w:r>
      </w:ins>
      <w:hyperlink w:anchor="def-wald-test">
        <w:ins w:id="817" w:author="PR Preview" w:date="2026-01-01T00:00:00Z">
          <w:r>
            <w:rPr>
              <w:rStyle w:val="Hyperlink"/>
            </w:rPr>
            <w:t xml:space="preserve">Wald test</w:t>
          </w:r>
        </w:ins>
      </w:hyperlink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has approximately a standard Gaussian distribution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under</w:t>
        </w:r>
      </w:ins>
      <w:ins w:id="82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in large samples.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The Wald statistic for</w:t>
        </w:r>
      </w:ins>
      <w:ins w:id="827" w:author="PR Preview" w:date="2026-01-01T00:00:00Z">
        <w:r>
          <w:t xml:space="preserve"> </w:t>
        </w:r>
      </w:ins>
      <m:oMath>
        <m:r>
          <m:t>q</m:t>
        </m:r>
      </m:oMath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constraints (</w:t>
        </w:r>
      </w:ins>
      <w:hyperlink w:anchor="def-wald-statistic-q">
        <w:ins w:id="83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831" w:author="PR Preview" w:date="2026-01-01T00:00:00Z">
        <w:r>
          <w:t xml:space="preserve">)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has approximately a</w:t>
        </w:r>
      </w:ins>
      <w:ins w:id="834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distribution under</w:t>
        </w:r>
      </w:ins>
      <w:ins w:id="83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838" w:author="PR Preview" w:date="2026-01-01T00:00:00Z">
        <w:r>
          <w:t xml:space="preserve">.</w:t>
        </w:r>
      </w:ins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del w:id="839" w:author="PR Preview" w:date="2026-01-01T00:00:00Z">
        <w:r>
          <w:rPr>
            <w:b/>
            <w:bCs/>
          </w:rPr>
          <w:delText xml:space="preserve">Definition 16 (Likelihood ratio statistic)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Suppose a null hypothesis</w:delText>
        </w:r>
      </w:del>
      <w:del w:id="84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imposes</w:delText>
        </w:r>
      </w:del>
      <w:del w:id="845" w:author="PR Preview" w:date="2026-01-01T00:00:00Z">
        <w:r>
          <w:delText xml:space="preserve"> </w:delText>
        </w:r>
      </w:del>
      <m:oMath>
        <m:r>
          <m:t>q</m:t>
        </m:r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constraints on the parameter vector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$\mathord{\smash[b]{\underset{\raise.3ex\hbox{$\scriptstyle\sim$}}{\theta}}\vphantom{\theta}}$</w:delText>
        </w:r>
      </w:del>
      <w:del w:id="850" w:author="PR Preview" w:date="2026-01-01T00:00:00Z">
        <w:r>
          <w:delText xml:space="preserve">.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Let</w:delText>
        </w:r>
      </w:del>
      <w:del w:id="85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be the unrestricted MLE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and</w:delText>
        </w:r>
      </w:del>
      <w:del w:id="85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the MLE under</w:delText>
        </w:r>
      </w:del>
      <w:del w:id="86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862" w:author="PR Preview" w:date="2026-01-01T00:00:00Z">
        <w:r>
          <w:delText xml:space="preserve">.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The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rPr>
            <w:b/>
            <w:bCs/>
          </w:rPr>
          <w:delText xml:space="preserve">likelihood ratio statistic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is</w:delText>
        </w:r>
      </w:del>
    </w:p>
    <w:p>
      <w:pPr>
        <w:pStyle w:val="FirstParagraph"/>
      </w:pPr>
      <w:ins w:id="869" w:author="PR Preview" w:date="2026-01-01T00:00:00Z">
        <w:r>
          <w:rPr>
            <w:b/>
            <w:bCs/>
          </w:rPr>
          <w:t xml:space="preserve">Definition 15 (Likelihood ratio statistic)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Suppose a null hypothesis</w:t>
        </w:r>
      </w:ins>
      <w:ins w:id="87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imposes</w:t>
        </w:r>
      </w:ins>
      <w:ins w:id="875" w:author="PR Preview" w:date="2026-01-01T00:00:00Z">
        <w:r>
          <w:t xml:space="preserve"> </w:t>
        </w:r>
      </w:ins>
      <m:oMath>
        <m:r>
          <m:t>q</m:t>
        </m:r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constraints on the parameter vector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$\mathord{\smash[b]{\underset{\raise.3ex\hbox{$\scriptstyle\sim$}}{\theta}}\vphantom{\theta}}$</w:t>
        </w:r>
      </w:ins>
      <w:ins w:id="880" w:author="PR Preview" w:date="2026-01-01T00:00:00Z">
        <w:r>
          <w:t xml:space="preserve">.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Let</w:t>
        </w:r>
      </w:ins>
      <w:ins w:id="88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be the unrestricted MLE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and</w:t>
        </w:r>
      </w:ins>
      <w:ins w:id="88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the MLE under</w:t>
        </w:r>
      </w:ins>
      <w:ins w:id="89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892" w:author="PR Preview" w:date="2026-01-01T00:00:00Z">
        <w:r>
          <w:t xml:space="preserve">.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The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rPr>
            <w:b/>
            <w:bCs/>
          </w:rPr>
          <w:t xml:space="preserve">likelihood ratio statistic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del w:id="899" w:author="PR Preview" w:date="2026-01-01T00:00:00Z">
        <w:r>
          <w:rPr>
            <w:i/>
            <w:iCs/>
          </w:rPr>
          <w:delText xml:space="preserve">Remark 8</w:delText>
        </w:r>
      </w:del>
      <w:del w:id="900" w:author="PR Preview" w:date="2026-01-01T00:00:00Z">
        <w:r>
          <w:delText xml:space="preserve"> (Wilks’ theorem for nested models). </w:delText>
        </w:r>
      </w:del>
      <w:del w:id="901" w:author="PR Preview" w:date="2026-01-01T00:00:00Z">
        <w:r>
          <w:delText xml:space="preserve">Equivalently, in terms of nested models:</w:delText>
        </w:r>
      </w:del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if a full model</w:delText>
        </w:r>
      </w:del>
      <w:del w:id="904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1</m:t>
            </m:r>
          </m:sub>
        </m:sSub>
      </m:oMath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has</w:delText>
        </w:r>
      </w:del>
      <w:del w:id="907" w:author="PR Preview" w:date="2026-01-01T00:00:00Z">
        <w:r>
          <w:delText xml:space="preserve"> </w:delText>
        </w:r>
      </w:del>
      <m:oMath>
        <m:r>
          <m:t>p</m:t>
        </m:r>
      </m:oMath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free parameters,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and a nested model</w:delText>
        </w:r>
      </w:del>
      <w:del w:id="912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del w:id="913" w:author="PR Preview" w:date="2026-01-01T00:00:00Z">
        <w:r>
          <w:delText xml:space="preserve">,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obtained by imposing</w:delText>
        </w:r>
      </w:del>
      <w:del w:id="916" w:author="PR Preview" w:date="2026-01-01T00:00:00Z">
        <w:r>
          <w:delText xml:space="preserve"> </w:delText>
        </w:r>
      </w:del>
      <m:oMath>
        <m:r>
          <m:t>q</m:t>
        </m:r>
      </m:oMath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constraints on</w:delText>
        </w:r>
      </w:del>
      <w:del w:id="919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1</m:t>
            </m:r>
          </m:sub>
        </m:sSub>
      </m:oMath>
      <w:del w:id="920" w:author="PR Preview" w:date="2026-01-01T00:00:00Z">
        <w:r>
          <w:delText xml:space="preserve">,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has</w:delText>
        </w:r>
      </w:del>
      <w:del w:id="923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free parameters,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then when</w:delText>
        </w:r>
      </w:del>
      <w:del w:id="928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</m:oMath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is true,</w:delText>
        </w:r>
      </w:del>
      <w:del w:id="931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converges in distribution to</w:delText>
        </w:r>
      </w:del>
      <w:del w:id="934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935" w:author="PR Preview" w:date="2026-01-01T00:00:00Z">
        <w:r>
          <w:delText xml:space="preserve">.</w:delText>
        </w:r>
      </w:del>
    </w:p>
    <w:p>
      <w:pPr>
        <w:pStyle w:val="BodyText"/>
      </w:pPr>
      <w:del w:id="936" w:author="PR Preview" w:date="2026-01-01T00:00:00Z">
        <w:r>
          <w:rPr>
            <w:b/>
            <w:bCs/>
          </w:rPr>
          <w:delText xml:space="preserve">Example 12 (Likelihood ratio test for a Poisson rate)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For</w:delText>
        </w:r>
      </w:del>
      <w:del w:id="9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and</w:delText>
        </w:r>
      </w:del>
      <w:del w:id="94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del w:id="943" w:author="PR Preview" w:date="2026-01-01T00:00:00Z">
        <w:r>
          <w:delText xml:space="preserve">,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the log-likelihood is</w:delText>
        </w:r>
      </w:del>
      <w:del w:id="946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and</w:delText>
        </w:r>
      </w:del>
      <w:del w:id="94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950" w:author="PR Preview" w:date="2026-01-01T00:00:00Z">
        <w:r>
          <w:delText xml:space="preserve">, so:</w:delText>
        </w:r>
      </w:del>
    </w:p>
    <w:p>
      <w:pPr>
        <w:pStyle w:val="BodyText"/>
      </w:pPr>
      <w:ins w:id="951" w:author="PR Preview" w:date="2026-01-01T00:00:00Z">
        <w:r>
          <w:rPr>
            <w:i/>
            <w:iCs/>
          </w:rPr>
          <w:t xml:space="preserve">Remark 7</w:t>
        </w:r>
      </w:ins>
      <w:ins w:id="952" w:author="PR Preview" w:date="2026-01-01T00:00:00Z">
        <w:r>
          <w:t xml:space="preserve"> (Wilks’ theorem for nested models). </w:t>
        </w:r>
      </w:ins>
      <w:ins w:id="953" w:author="PR Preview" w:date="2026-01-01T00:00:00Z">
        <w:r>
          <w:t xml:space="preserve">Equivalently, in terms of nested models: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if a full model</w:t>
        </w:r>
      </w:ins>
      <w:ins w:id="956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1</m:t>
            </m:r>
          </m:sub>
        </m:sSub>
      </m:oMath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has</w:t>
        </w:r>
      </w:ins>
      <w:ins w:id="959" w:author="PR Preview" w:date="2026-01-01T00:00:00Z">
        <w:r>
          <w:t xml:space="preserve"> </w:t>
        </w:r>
      </w:ins>
      <m:oMath>
        <m:r>
          <m:t>p</m:t>
        </m:r>
      </m:oMath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free parameters,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and a nested model</w:t>
        </w:r>
      </w:ins>
      <w:ins w:id="964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ins w:id="965" w:author="PR Preview" w:date="2026-01-01T00:00:00Z">
        <w:r>
          <w:t xml:space="preserve">,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obtained by imposing</w:t>
        </w:r>
      </w:ins>
      <w:ins w:id="968" w:author="PR Preview" w:date="2026-01-01T00:00:00Z">
        <w:r>
          <w:t xml:space="preserve"> </w:t>
        </w:r>
      </w:ins>
      <m:oMath>
        <m:r>
          <m:t>q</m:t>
        </m:r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constraints on</w:t>
        </w:r>
      </w:ins>
      <w:ins w:id="971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1</m:t>
            </m:r>
          </m:sub>
        </m:sSub>
      </m:oMath>
      <w:ins w:id="972" w:author="PR Preview" w:date="2026-01-01T00:00:00Z">
        <w:r>
          <w:t xml:space="preserve">,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has</w:t>
        </w:r>
      </w:ins>
      <w:ins w:id="97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free parameters,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then when</w:t>
        </w:r>
      </w:ins>
      <w:ins w:id="980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is true,</w:t>
        </w:r>
      </w:ins>
      <w:ins w:id="983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converges in distribution to</w:t>
        </w:r>
      </w:ins>
      <w:ins w:id="986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987" w:author="PR Preview" w:date="2026-01-01T00:00:00Z">
        <w:r>
          <w:t xml:space="preserve">.</w:t>
        </w:r>
      </w:ins>
    </w:p>
    <w:bookmarkEnd w:id="130"/>
    <w:bookmarkStart w:id="131" w:name="exm-wilks-poisson"/>
    <w:p>
      <w:pPr>
        <w:pStyle w:val="BodyText"/>
      </w:pPr>
      <w:ins w:id="988" w:author="PR Preview" w:date="2026-01-01T00:00:00Z">
        <w:r>
          <w:rPr>
            <w:b/>
            <w:bCs/>
          </w:rPr>
          <w:t xml:space="preserve">Example 10 (Likelihood ratio test for a Poisson rate)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For</w:t>
        </w:r>
      </w:ins>
      <w:ins w:id="99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and</w:t>
        </w:r>
      </w:ins>
      <w:ins w:id="99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ins w:id="995" w:author="PR Preview" w:date="2026-01-01T00:00:00Z">
        <w:r>
          <w:t xml:space="preserve">,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the log-likelihood is</w:t>
        </w:r>
      </w:ins>
      <w:ins w:id="998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and</w:t>
        </w:r>
      </w:ins>
      <w:ins w:id="100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002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del w:id="1003" w:author="PR Preview" w:date="2026-01-01T00:00:00Z">
        <w:r>
          <w:rPr>
            <w:i/>
            <w:iCs/>
          </w:rPr>
          <w:delText xml:space="preserve">Remark 9</w:delText>
        </w:r>
      </w:del>
      <w:del w:id="1004" w:author="PR Preview" w:date="2026-01-01T00:00:00Z">
        <w:r>
          <w:delText xml:space="preserve"> (Exact and approximate tests). </w:delText>
        </w:r>
      </w:del>
      <w:del w:id="1005" w:author="PR Preview" w:date="2026-01-01T00:00:00Z">
        <w:r>
          <w:delText xml:space="preserve">The</w:delText>
        </w:r>
      </w:del>
      <w:del w:id="1006" w:author="PR Preview" w:date="2026-01-01T00:00:00Z">
        <w:r>
          <w:delText xml:space="preserve"> </w:delText>
        </w:r>
      </w:del>
      <m:oMath>
        <m:r>
          <m:t>t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and</w:delText>
        </w:r>
      </w:del>
      <w:del w:id="1009" w:author="PR Preview" w:date="2026-01-01T00:00:00Z">
        <w:r>
          <w:delText xml:space="preserve"> </w:delText>
        </w:r>
      </w:del>
      <m:oMath>
        <m:r>
          <m:t>F</m:t>
        </m:r>
      </m:oMath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distributions are defined in</w:delText>
        </w:r>
      </w:del>
      <w:del w:id="1012" w:author="PR Preview" w:date="2026-01-01T00:00:00Z">
        <w:r>
          <w:delText xml:space="preserve"> </w:delText>
        </w:r>
      </w:del>
      <w:hyperlink r:id="rId135">
        <w:del w:id="1013" w:author="PR Preview" w:date="2026-01-01T00:00:00Z">
          <w:r>
            <w:rPr>
              <w:rStyle w:val="Hyperlink"/>
            </w:rPr>
            <w:delText xml:space="preserve">Statistical Inference</w:delText>
          </w:r>
        </w:del>
      </w:hyperlink>
      <w:del w:id="1014" w:author="PR Preview" w:date="2026-01-01T00:00:00Z">
        <w:r>
          <w:delText xml:space="preserve">.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The exact tests assume</w:delText>
        </w:r>
      </w:del>
      <w:del w:id="101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018" w:author="PR Preview" w:date="2026-01-01T00:00:00Z">
        <w:r>
          <w:delText xml:space="preserve">,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with a common variance.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The approximate tests hold asymptotically,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for any model that is correctly specified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and satisfies the regularity conditions of</w:delText>
        </w:r>
      </w:del>
      <w:del w:id="1027" w:author="PR Preview" w:date="2026-01-01T00:00:00Z">
        <w:r>
          <w:delText xml:space="preserve"> </w:delText>
        </w:r>
      </w:del>
      <w:hyperlink w:anchor="thm-dist-mle">
        <w:del w:id="1028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029" w:author="PR Preview" w:date="2026-01-01T00:00:00Z">
        <w:r>
          <w:delText xml:space="preserve">,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Gaussian or not.</w:delText>
        </w:r>
      </w:del>
    </w:p>
    <w:p>
      <w:pPr>
        <w:pStyle w:val="BodyText"/>
      </w:pPr>
      <w:ins w:id="1032" w:author="PR Preview" w:date="2026-01-01T00:00:00Z">
        <w:r>
          <w:rPr>
            <w:i/>
            <w:iCs/>
          </w:rPr>
          <w:t xml:space="preserve">Remark 8</w:t>
        </w:r>
      </w:ins>
      <w:ins w:id="1033" w:author="PR Preview" w:date="2026-01-01T00:00:00Z">
        <w:r>
          <w:t xml:space="preserve"> (Exact and approximate tests). </w:t>
        </w:r>
      </w:ins>
      <w:ins w:id="1034" w:author="PR Preview" w:date="2026-01-01T00:00:00Z">
        <w:r>
          <w:t xml:space="preserve">The</w:t>
        </w:r>
      </w:ins>
      <w:ins w:id="1035" w:author="PR Preview" w:date="2026-01-01T00:00:00Z">
        <w:r>
          <w:t xml:space="preserve"> </w:t>
        </w:r>
      </w:ins>
      <m:oMath>
        <m:r>
          <m:t>t</m:t>
        </m:r>
      </m:oMath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and</w:t>
        </w:r>
      </w:ins>
      <w:ins w:id="1038" w:author="PR Preview" w:date="2026-01-01T00:00:00Z">
        <w:r>
          <w:t xml:space="preserve"> </w:t>
        </w:r>
      </w:ins>
      <m:oMath>
        <m:r>
          <m:t>F</m:t>
        </m:r>
      </m:oMath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distributions are defined in</w:t>
        </w:r>
      </w:ins>
      <w:ins w:id="1041" w:author="PR Preview" w:date="2026-01-01T00:00:00Z">
        <w:r>
          <w:t xml:space="preserve"> </w:t>
        </w:r>
      </w:ins>
      <w:hyperlink r:id="rId135">
        <w:ins w:id="1042" w:author="PR Preview" w:date="2026-01-01T00:00:00Z">
          <w:r>
            <w:rPr>
              <w:rStyle w:val="Hyperlink"/>
            </w:rPr>
            <w:t xml:space="preserve">Statistical Inference</w:t>
          </w:r>
        </w:ins>
      </w:hyperlink>
      <w:ins w:id="1043" w:author="PR Preview" w:date="2026-01-01T00:00:00Z">
        <w:r>
          <w:t xml:space="preserve">.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The exact tests assume</w:t>
        </w:r>
      </w:ins>
      <w:ins w:id="104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047" w:author="PR Preview" w:date="2026-01-01T00:00:00Z">
        <w:r>
          <w:t xml:space="preserve">,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with a common variance.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The approximate tests hold asymptotically,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for any model that is correctly specified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and satisfies the regularity conditions of</w:t>
        </w:r>
      </w:ins>
      <w:ins w:id="1056" w:author="PR Preview" w:date="2026-01-01T00:00:00Z">
        <w:r>
          <w:t xml:space="preserve"> </w:t>
        </w:r>
      </w:ins>
      <w:hyperlink w:anchor="thm-dist-mle">
        <w:ins w:id="1057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058" w:author="PR Preview" w:date="2026-01-01T00:00:00Z">
        <w:r>
          <w:t xml:space="preserve">,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Gaussian or not.</w:t>
        </w:r>
      </w:ins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del w:id="1061" w:author="PR Preview" w:date="2026-01-01T00:00:00Z">
        <w:r>
          <w:rPr>
            <w:b/>
            <w:bCs/>
          </w:rPr>
          <w:delText xml:space="preserve">Definition 17 (Prediction interval)</w:delText>
        </w:r>
      </w:del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A</w:delText>
        </w:r>
      </w:del>
      <w:del w:id="1064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rPr>
            <w:b/>
            <w:bCs/>
          </w:rPr>
          <w:delText xml:space="preserve">prediction interval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for a future random quantity</w:delText>
        </w:r>
      </w:del>
      <w:del w:id="1069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is a pair of statistics</w:delText>
        </w:r>
      </w:del>
      <w:del w:id="1072" w:author="PR Preview" w:date="2026-01-01T00:00:00Z">
        <w:r>
          <w:delText xml:space="preserve"> </w:delText>
        </w:r>
      </w:del>
      <m:oMath>
        <m:r>
          <m:t>L</m:t>
        </m:r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and</w:delText>
        </w:r>
      </w:del>
      <w:del w:id="1075" w:author="PR Preview" w:date="2026-01-01T00:00:00Z">
        <w:r>
          <w:delText xml:space="preserve"> </w:delText>
        </w:r>
      </w:del>
      <m:oMath>
        <m:r>
          <m:t>U</m:t>
        </m:r>
      </m:oMath>
      <w:del w:id="1076" w:author="PR Preview" w:date="2026-01-01T00:00:00Z">
        <w:r>
          <w:delText xml:space="preserve">, computed from the observed data,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such that the interval from</w:delText>
        </w:r>
      </w:del>
      <w:del w:id="1079" w:author="PR Preview" w:date="2026-01-01T00:00:00Z">
        <w:r>
          <w:delText xml:space="preserve"> </w:delText>
        </w:r>
      </w:del>
      <m:oMath>
        <m:r>
          <m:t>L</m:t>
        </m:r>
      </m:oMath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to</w:delText>
        </w:r>
      </w:del>
      <w:del w:id="1082" w:author="PR Preview" w:date="2026-01-01T00:00:00Z">
        <w:r>
          <w:delText xml:space="preserve"> </w:delText>
        </w:r>
      </w:del>
      <m:oMath>
        <m:r>
          <m:t>U</m:t>
        </m:r>
      </m:oMath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contains</w:delText>
        </w:r>
      </w:del>
      <w:del w:id="1085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with probability</w:delText>
        </w:r>
      </w:del>
      <w:del w:id="108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1089" w:author="PR Preview" w:date="2026-01-01T00:00:00Z">
        <w:r>
          <w:delText xml:space="preserve">,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where the probability accounts for the randomness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of both the observed data and</w:delText>
        </w:r>
      </w:del>
      <w:del w:id="1094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1095" w:author="PR Preview" w:date="2026-01-01T00:00:00Z">
        <w:r>
          <w:delText xml:space="preserve">:</w:delText>
        </w:r>
      </w:del>
    </w:p>
    <w:p>
      <w:pPr>
        <w:pStyle w:val="FirstParagraph"/>
      </w:pPr>
      <w:ins w:id="1096" w:author="PR Preview" w:date="2026-01-01T00:00:00Z">
        <w:r>
          <w:rPr>
            <w:b/>
            <w:bCs/>
          </w:rPr>
          <w:t xml:space="preserve">Definition 16 (Prediction interval)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A</w:t>
        </w:r>
      </w:ins>
      <w:ins w:id="1099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1100" w:author="PR Preview" w:date="2026-01-01T00:00:00Z">
        <w:r>
          <w:t xml:space="preserve"> </w:t>
        </w:r>
      </w:ins>
      <w:ins w:id="1101" w:author="PR Preview" w:date="2026-01-01T00:00:00Z">
        <w:r>
          <w:rPr>
            <w:b/>
            <w:bCs/>
          </w:rPr>
          <w:t xml:space="preserve">prediction interval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for a future random quantity</w:t>
        </w:r>
      </w:ins>
      <w:ins w:id="1104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is a pair of statistics</w:t>
        </w:r>
      </w:ins>
      <w:ins w:id="1107" w:author="PR Preview" w:date="2026-01-01T00:00:00Z">
        <w:r>
          <w:t xml:space="preserve"> </w:t>
        </w:r>
      </w:ins>
      <m:oMath>
        <m:r>
          <m:t>L</m:t>
        </m:r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and</w:t>
        </w:r>
      </w:ins>
      <w:ins w:id="1110" w:author="PR Preview" w:date="2026-01-01T00:00:00Z">
        <w:r>
          <w:t xml:space="preserve"> </w:t>
        </w:r>
      </w:ins>
      <m:oMath>
        <m:r>
          <m:t>U</m:t>
        </m:r>
      </m:oMath>
      <w:ins w:id="1111" w:author="PR Preview" w:date="2026-01-01T00:00:00Z">
        <w:r>
          <w:t xml:space="preserve">, computed from the observed data,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such that the interval from</w:t>
        </w:r>
      </w:ins>
      <w:ins w:id="1114" w:author="PR Preview" w:date="2026-01-01T00:00:00Z">
        <w:r>
          <w:t xml:space="preserve"> </w:t>
        </w:r>
      </w:ins>
      <m:oMath>
        <m:r>
          <m:t>L</m:t>
        </m:r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to</w:t>
        </w:r>
      </w:ins>
      <w:ins w:id="1117" w:author="PR Preview" w:date="2026-01-01T00:00:00Z">
        <w:r>
          <w:t xml:space="preserve"> </w:t>
        </w:r>
      </w:ins>
      <m:oMath>
        <m:r>
          <m:t>U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contains</w:t>
        </w:r>
      </w:ins>
      <w:ins w:id="1120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with probability</w:t>
        </w:r>
      </w:ins>
      <w:ins w:id="112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1124" w:author="PR Preview" w:date="2026-01-01T00:00:00Z">
        <w:r>
          <w:t xml:space="preserve">,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where the probability accounts for the randomness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of both the observed data and</w:t>
        </w:r>
      </w:ins>
      <w:ins w:id="1129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11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del w:id="1131" w:author="PR Preview" w:date="2026-01-01T00:00:00Z">
        <w:r>
          <w:rPr>
            <w:i/>
            <w:iCs/>
          </w:rPr>
          <w:delText xml:space="preserve">Remark 10</w:delText>
        </w:r>
      </w:del>
      <w:del w:id="1132" w:author="PR Preview" w:date="2026-01-01T00:00:00Z">
        <w:r>
          <w:delText xml:space="preserve"> (Prediction intervals versus confidence intervals). </w:delText>
        </w:r>
      </w:del>
      <w:del w:id="1133" w:author="PR Preview" w:date="2026-01-01T00:00:00Z">
        <w:r>
          <w:delText xml:space="preserve">A</w:delText>
        </w:r>
      </w:del>
      <w:del w:id="1134" w:author="PR Preview" w:date="2026-01-01T00:00:00Z">
        <w:r>
          <w:delText xml:space="preserve"> </w:delText>
        </w:r>
      </w:del>
      <w:hyperlink r:id="rId140">
        <w:del w:id="1135" w:author="PR Preview" w:date="2026-01-01T00:00:00Z">
          <w:r>
            <w:rPr>
              <w:rStyle w:val="Hyperlink"/>
            </w:rPr>
            <w:delText xml:space="preserve">confidence interval</w:delText>
          </w:r>
        </w:del>
      </w:hyperlink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covers a fixed parameter, such as the population mean</w:delText>
        </w:r>
      </w:del>
      <w:del w:id="1138" w:author="PR Preview" w:date="2026-01-01T00:00:00Z">
        <w:r>
          <w:delText xml:space="preserve"> </w:delText>
        </w:r>
      </w:del>
      <m:oMath>
        <m:r>
          <m:t>μ</m:t>
        </m:r>
      </m:oMath>
      <w:del w:id="1139" w:author="PR Preview" w:date="2026-01-01T00:00:00Z">
        <w:r>
          <w:delText xml:space="preserve">.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A prediction interval (</w:delText>
        </w:r>
      </w:del>
      <w:hyperlink w:anchor="def-prediction-interval">
        <w:del w:id="1142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143" w:author="PR Preview" w:date="2026-01-01T00:00:00Z">
        <w:r>
          <w:delText xml:space="preserve">)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covers a random quantity,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such as a new outcome,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or, in the example above, the sample mean</w:delText>
        </w:r>
      </w:del>
      <w:del w:id="1150" w:author="PR Preview" w:date="2026-01-01T00:00:00Z">
        <w:r>
          <w:delText xml:space="preserve"> </w:delText>
        </w:r>
      </w:del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of</w:delText>
        </w:r>
      </w:del>
      <w:del w:id="1153" w:author="PR Preview" w:date="2026-01-01T00:00:00Z">
        <w:r>
          <w:delText xml:space="preserve"> </w:delText>
        </w:r>
      </w:del>
      <m:oMath>
        <m:r>
          <m:t>m</m:t>
        </m:r>
      </m:oMath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new observations.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Its probability accounts for the randomness of the new observations,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not only of the observed data.</w:delText>
        </w:r>
      </w:del>
    </w:p>
    <w:p>
      <w:pPr>
        <w:pStyle w:val="BodyText"/>
      </w:pPr>
      <w:ins w:id="1160" w:author="PR Preview" w:date="2026-01-01T00:00:00Z">
        <w:r>
          <w:rPr>
            <w:i/>
            <w:iCs/>
          </w:rPr>
          <w:t xml:space="preserve">Remark 9</w:t>
        </w:r>
      </w:ins>
      <w:ins w:id="1161" w:author="PR Preview" w:date="2026-01-01T00:00:00Z">
        <w:r>
          <w:t xml:space="preserve"> (Prediction intervals versus confidence intervals). </w:t>
        </w:r>
      </w:ins>
      <w:ins w:id="1162" w:author="PR Preview" w:date="2026-01-01T00:00:00Z">
        <w:r>
          <w:t xml:space="preserve">A</w:t>
        </w:r>
      </w:ins>
      <w:ins w:id="1163" w:author="PR Preview" w:date="2026-01-01T00:00:00Z">
        <w:r>
          <w:t xml:space="preserve"> </w:t>
        </w:r>
      </w:ins>
      <w:hyperlink r:id="rId140">
        <w:ins w:id="1164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covers a fixed parameter, such as the population mean</w:t>
        </w:r>
      </w:ins>
      <w:ins w:id="1167" w:author="PR Preview" w:date="2026-01-01T00:00:00Z">
        <w:r>
          <w:t xml:space="preserve"> </w:t>
        </w:r>
      </w:ins>
      <m:oMath>
        <m:r>
          <m:t>μ</m:t>
        </m:r>
      </m:oMath>
      <w:ins w:id="1168" w:author="PR Preview" w:date="2026-01-01T00:00:00Z">
        <w:r>
          <w:t xml:space="preserve">.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A prediction interval (</w:t>
        </w:r>
      </w:ins>
      <w:hyperlink w:anchor="def-prediction-interval">
        <w:ins w:id="117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172" w:author="PR Preview" w:date="2026-01-01T00:00:00Z">
        <w:r>
          <w:t xml:space="preserve">)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covers a random quantity,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such as a new outcome,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or, in the example above, the sample mean</w:t>
        </w:r>
      </w:ins>
      <w:ins w:id="1179" w:author="PR Preview" w:date="2026-01-01T00:00:00Z">
        <w:r>
          <w:t xml:space="preserve"> </w:t>
        </w:r>
      </w:ins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of</w:t>
        </w:r>
      </w:ins>
      <w:ins w:id="1182" w:author="PR Preview" w:date="2026-01-01T00:00:00Z">
        <w:r>
          <w:t xml:space="preserve"> </w:t>
        </w:r>
      </w:ins>
      <m:oMath>
        <m:r>
          <m:t>m</m:t>
        </m:r>
      </m:oMath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new observations.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Its probability accounts for the randomness of the new observations,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not only of the observed data.</w:t>
        </w:r>
      </w:ins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del w:id="1189" w:author="PR Preview" w:date="2026-01-01T00:00:00Z">
        <w:r>
          <w:rPr>
            <w:b/>
            <w:bCs/>
          </w:rPr>
          <w:delText xml:space="preserve">Definition 18 (Newton-Raphson algorithm)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The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rPr>
            <w:b/>
            <w:bCs/>
          </w:rPr>
          <w:delText xml:space="preserve">Newton-Raphson algorithm</w:delText>
        </w:r>
      </w:del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for solving the score equation</w:delText>
        </w:r>
      </w:del>
      <w:del w:id="119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starts from an initial guess</w:delText>
        </w:r>
      </w:del>
      <w:del w:id="119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and repeats the update</w:delText>
        </w:r>
      </w:del>
    </w:p>
    <w:p>
      <w:pPr>
        <w:pStyle w:val="BodyText"/>
      </w:pPr>
      <w:ins w:id="1202" w:author="PR Preview" w:date="2026-01-01T00:00:00Z">
        <w:r>
          <w:rPr>
            <w:b/>
            <w:bCs/>
          </w:rPr>
          <w:t xml:space="preserve">Definition 17 (Newton-Raphson algorithm)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The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rPr>
            <w:b/>
            <w:bCs/>
          </w:rPr>
          <w:t xml:space="preserve">Newton-Raphson algorithm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for solving the score equation</w:t>
        </w:r>
      </w:ins>
      <w:ins w:id="120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starts from an initial guess</w:t>
        </w:r>
      </w:ins>
      <w:ins w:id="121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and repeats the update</w:t>
        </w:r>
      </w:ins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del w:id="1215" w:author="PR Preview" w:date="2026-01-01T00:00:00Z">
        <w:r>
          <w:rPr>
            <w:b/>
            <w:bCs/>
          </w:rPr>
          <w:delText xml:space="preserve">Definition 19 (Fisher scoring (method of scoring))</w:delText>
        </w:r>
      </w:del>
      <w:del w:id="1216" w:author="PR Preview" w:date="2026-01-01T00:00:00Z">
        <w:r>
          <w:delText xml:space="preserve"> </w:delText>
        </w:r>
      </w:del>
      <w:del w:id="1217" w:author="PR Preview" w:date="2026-01-01T00:00:00Z">
        <w:r>
          <w:rPr>
            <w:b/>
            <w:bCs/>
          </w:rPr>
          <w:delText xml:space="preserve">Fisher scoring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(also called the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rPr>
            <w:b/>
            <w:bCs/>
          </w:rPr>
          <w:delText xml:space="preserve">method of scoring</w:delText>
        </w:r>
      </w:del>
      <w:del w:id="1222" w:author="PR Preview" w:date="2026-01-01T00:00:00Z">
        <w:r>
          <w:delText xml:space="preserve">)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is the</w:delText>
        </w:r>
      </w:del>
      <w:del w:id="1225" w:author="PR Preview" w:date="2026-01-01T00:00:00Z">
        <w:r>
          <w:delText xml:space="preserve"> </w:delText>
        </w:r>
      </w:del>
      <w:hyperlink w:anchor="def-newton-raphson">
        <w:del w:id="1226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with the observed information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$I(\mathord{\smash[b]{\underset{\raise.3ex\hbox{$\scriptstyle\sim$}}{x}}\vphantom{x}}; {\widehat{\theta}}^*)$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in the update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replaced by the</w:delText>
        </w:r>
      </w:del>
      <w:del w:id="1235" w:author="PR Preview" w:date="2026-01-01T00:00:00Z">
        <w:r>
          <w:delText xml:space="preserve"> </w:delText>
        </w:r>
      </w:del>
      <w:hyperlink w:anchor="def-einf">
        <w:del w:id="1236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123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238" w:author="PR Preview" w:date="2026-01-01T00:00:00Z">
        <w:r>
          <w:delText xml:space="preserve">:</w:delText>
        </w:r>
      </w:del>
    </w:p>
    <w:p>
      <w:pPr>
        <w:pStyle w:val="BodyText"/>
      </w:pPr>
      <w:ins w:id="1239" w:author="PR Preview" w:date="2026-01-01T00:00:00Z">
        <w:r>
          <w:rPr>
            <w:b/>
            <w:bCs/>
          </w:rPr>
          <w:t xml:space="preserve">Definition 18 (Fisher scoring (method of scoring))</w:t>
        </w:r>
      </w:ins>
      <w:ins w:id="1240" w:author="PR Preview" w:date="2026-01-01T00:00:00Z">
        <w:r>
          <w:t xml:space="preserve"> </w:t>
        </w:r>
      </w:ins>
      <w:ins w:id="1241" w:author="PR Preview" w:date="2026-01-01T00:00:00Z">
        <w:r>
          <w:rPr>
            <w:b/>
            <w:bCs/>
          </w:rPr>
          <w:t xml:space="preserve">Fisher scoring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(also called the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rPr>
            <w:b/>
            <w:bCs/>
          </w:rPr>
          <w:t xml:space="preserve">method of scoring</w:t>
        </w:r>
      </w:ins>
      <w:ins w:id="1246" w:author="PR Preview" w:date="2026-01-01T00:00:00Z">
        <w:r>
          <w:t xml:space="preserve">)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is the</w:t>
        </w:r>
      </w:ins>
      <w:ins w:id="1249" w:author="PR Preview" w:date="2026-01-01T00:00:00Z">
        <w:r>
          <w:t xml:space="preserve"> </w:t>
        </w:r>
      </w:ins>
      <w:hyperlink w:anchor="def-newton-raphson">
        <w:ins w:id="1250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with the observed information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$I(\mathord{\smash[b]{\underset{\raise.3ex\hbox{$\scriptstyle\sim$}}{x}}\vphantom{x}}; {\widehat{\theta}}^*)$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in the update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replaced by the</w:t>
        </w:r>
      </w:ins>
      <w:ins w:id="1259" w:author="PR Preview" w:date="2026-01-01T00:00:00Z">
        <w:r>
          <w:t xml:space="preserve"> </w:t>
        </w:r>
      </w:ins>
      <w:hyperlink w:anchor="def-einf">
        <w:ins w:id="1260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2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1262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del w:id="1263" w:author="PR Preview" w:date="2026-01-01T00:00:00Z">
        <w:r>
          <w:rPr>
            <w:b/>
            <w:bCs/>
          </w:rPr>
          <w:delText xml:space="preserve">Example 13 (Fisher scoring for Poisson data)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For</w:delText>
        </w:r>
      </w:del>
      <w:del w:id="12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267" w:author="PR Preview" w:date="2026-01-01T00:00:00Z">
        <w:r>
          <w:delText xml:space="preserve">,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the score is</w:delText>
        </w:r>
      </w:del>
      <w:del w:id="1270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and the expected information is</w:delText>
        </w:r>
      </w:del>
      <w:del w:id="12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(</w:delText>
        </w:r>
      </w:del>
      <w:hyperlink w:anchor="exm-information-poisson">
        <w:del w:id="1276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277" w:author="PR Preview" w:date="2026-01-01T00:00:00Z">
        <w:r>
          <w:delText xml:space="preserve">), so one Fisher scoring step from any</w:delText>
        </w:r>
      </w:del>
      <w:del w:id="127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gives:</w:delText>
        </w:r>
      </w:del>
    </w:p>
    <w:p>
      <w:pPr>
        <w:pStyle w:val="BodyText"/>
      </w:pPr>
      <w:ins w:id="1281" w:author="PR Preview" w:date="2026-01-01T00:00:00Z">
        <w:r>
          <w:rPr>
            <w:b/>
            <w:bCs/>
          </w:rPr>
          <w:t xml:space="preserve">Example 11 (Fisher scoring for Poisson data)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For</w:t>
        </w:r>
      </w:ins>
      <w:ins w:id="128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285" w:author="PR Preview" w:date="2026-01-01T00:00:00Z">
        <w:r>
          <w:t xml:space="preserve">,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the score is</w:t>
        </w:r>
      </w:ins>
      <w:ins w:id="128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and the expected information is</w:t>
        </w:r>
      </w:ins>
      <w:ins w:id="12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(</w:t>
        </w:r>
      </w:ins>
      <w:hyperlink w:anchor="exm-information-poisson">
        <w:ins w:id="1294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295" w:author="PR Preview" w:date="2026-01-01T00:00:00Z">
        <w:r>
          <w:t xml:space="preserve">), so one Fisher scoring step from any</w:t>
        </w:r>
      </w:ins>
      <w:ins w:id="1296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del w:id="1299" w:author="PR Preview" w:date="2026-01-01T00:00:00Z">
        <w:r>
          <w:rPr>
            <w:b/>
            <w:bCs/>
          </w:rPr>
          <w:delText xml:space="preserve">Definition 20 (Empirical information matrix)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For mutually independent observations,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the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rPr>
            <w:b/>
            <w:bCs/>
          </w:rPr>
          <w:delText xml:space="preserve">empirical information matrix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is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[2]</w:delText>
        </w:r>
      </w:del>
      <w:del w:id="1310" w:author="PR Preview" w:date="2026-01-01T00:00:00Z">
        <w:r>
          <w:delText xml:space="preserve">:</w:delText>
        </w:r>
      </w:del>
    </w:p>
    <w:p>
      <w:pPr>
        <w:pStyle w:val="BodyText"/>
      </w:pPr>
      <w:ins w:id="1311" w:author="PR Preview" w:date="2026-01-01T00:00:00Z">
        <w:r>
          <w:rPr>
            <w:b/>
            <w:bCs/>
          </w:rPr>
          <w:t xml:space="preserve">Definition 19 (Empirical information matrix)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For mutually independent observations,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the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rPr>
            <w:b/>
            <w:bCs/>
          </w:rPr>
          <w:t xml:space="preserve">empirical information matrix</w:t>
        </w:r>
      </w:ins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is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[2]</w:t>
        </w:r>
      </w:ins>
      <w:ins w:id="1322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del w:id="1323" w:author="PR Preview" w:date="2026-01-01T00:00:00Z">
        <w:r>
          <w:rPr>
            <w:b/>
            <w:bCs/>
          </w:rPr>
          <w:delText xml:space="preserve">Example 14 (Finding the MLE using the Newton-Raphson algorithm)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We found the MLE</w:delText>
        </w:r>
      </w:del>
      <w:del w:id="132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by solving the score equation</w:delText>
        </w:r>
      </w:del>
      <w:del w:id="132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algebraically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(</w:delText>
        </w:r>
      </w:del>
      <w:hyperlink w:anchor="exr-solve-score-equation">
        <w:del w:id="1334" w:author="PR Preview" w:date="2026-01-01T00:00:00Z">
          <w:r>
            <w:rPr>
              <w:rStyle w:val="Hyperlink"/>
            </w:rPr>
            <w:delText xml:space="preserve">Exercise 31</w:delText>
          </w:r>
        </w:del>
      </w:hyperlink>
      <w:del w:id="1335" w:author="PR Preview" w:date="2026-01-01T00:00:00Z">
        <w:r>
          <w:delText xml:space="preserve">).</w:delText>
        </w:r>
      </w:del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If we could not have solved it,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we could instead start from an initial guess such as</w:delText>
        </w:r>
      </w:del>
      <w:del w:id="134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and apply the</w:delText>
        </w:r>
      </w:del>
      <w:del w:id="1343" w:author="PR Preview" w:date="2026-01-01T00:00:00Z">
        <w:r>
          <w:delText xml:space="preserve"> </w:delText>
        </w:r>
      </w:del>
      <w:hyperlink w:anchor="sec-newton-raphson">
        <w:del w:id="1344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1345" w:author="PR Preview" w:date="2026-01-01T00:00:00Z">
        <w:r>
          <w:delText xml:space="preserve">.</w:delText>
        </w:r>
      </w:del>
    </w:p>
    <w:p>
      <w:pPr>
        <w:pStyle w:val="FirstParagraph"/>
      </w:pPr>
      <w:ins w:id="1346" w:author="PR Preview" w:date="2026-01-01T00:00:00Z">
        <w:r>
          <w:rPr>
            <w:b/>
            <w:bCs/>
          </w:rPr>
          <w:t xml:space="preserve">Example 12 (Finding the MLE using the Newton-Raphson algorithm)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We found the MLE</w:t>
        </w:r>
      </w:ins>
      <w:ins w:id="134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by solving the score equation</w:t>
        </w:r>
      </w:ins>
      <w:ins w:id="135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algebraically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(</w:t>
        </w:r>
      </w:ins>
      <w:hyperlink w:anchor="exr-solve-score-equation">
        <w:ins w:id="1357" w:author="PR Preview" w:date="2026-01-01T00:00:00Z">
          <w:r>
            <w:rPr>
              <w:rStyle w:val="Hyperlink"/>
            </w:rPr>
            <w:t xml:space="preserve">Exercise 31</w:t>
          </w:r>
        </w:ins>
      </w:hyperlink>
      <w:ins w:id="1358" w:author="PR Preview" w:date="2026-01-01T00:00:00Z">
        <w:r>
          <w:t xml:space="preserve">).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If we could not have solved it,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we could instead start from an initial guess such as</w:t>
        </w:r>
      </w:ins>
      <w:ins w:id="1363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and apply the</w:t>
        </w:r>
      </w:ins>
      <w:ins w:id="1366" w:author="PR Preview" w:date="2026-01-01T00:00:00Z">
        <w:r>
          <w:t xml:space="preserve"> </w:t>
        </w:r>
      </w:ins>
      <w:hyperlink w:anchor="sec-newton-raphson">
        <w:ins w:id="1367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1368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16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del w:id="1369" w:author="PR Preview" w:date="2026-01-01T00:00:00Z">
        <w:r>
          <w:rPr>
            <w:i/>
            <w:iCs/>
          </w:rPr>
          <w:delText xml:space="preserve">Proof</w:delText>
        </w:r>
      </w:del>
      <w:del w:id="1370" w:author="PR Preview" w:date="2026-01-01T00:00:00Z">
        <w:r>
          <w:delText xml:space="preserve">. </w:delText>
        </w:r>
      </w:del>
      <w:del w:id="1371" w:author="PR Preview" w:date="2026-01-01T00:00:00Z">
        <w:r>
          <w:delText xml:space="preserve">This is the solution to</w:delText>
        </w:r>
      </w:del>
      <w:del w:id="1372" w:author="PR Preview" w:date="2026-01-01T00:00:00Z">
        <w:r>
          <w:delText xml:space="preserve"> </w:delText>
        </w:r>
      </w:del>
      <w:hyperlink w:anchor="X1734dd3f58ee52f27eb6f74d803b6f3594d3649">
        <w:del w:id="1373" w:author="PR Preview" w:date="2026-01-01T00:00:00Z">
          <w:r>
            <w:rPr>
              <w:rStyle w:val="Hyperlink"/>
            </w:rPr>
            <w:delText xml:space="preserve">Exercise 37</w:delText>
          </w:r>
        </w:del>
      </w:hyperlink>
      <w:del w:id="1374" w:author="PR Preview" w:date="2026-01-01T00:00:00Z">
        <w:r>
          <w:delText xml:space="preserve">, worked in</w:delText>
        </w:r>
      </w:del>
      <w:del w:id="1375" w:author="PR Preview" w:date="2026-01-01T00:00:00Z">
        <w:r>
          <w:delText xml:space="preserve"> </w:delText>
        </w:r>
      </w:del>
      <w:hyperlink w:anchor="X002ac8be43d871d260cfbecb7edf76451bcf3de">
        <w:del w:id="1376" w:author="PR Preview" w:date="2026-01-01T00:00:00Z">
          <w:r>
            <w:rPr>
              <w:rStyle w:val="Hyperlink"/>
            </w:rPr>
            <w:delText xml:space="preserve">Solution 37</w:delText>
          </w:r>
        </w:del>
      </w:hyperlink>
      <w:del w:id="1377" w:author="PR Preview" w:date="2026-01-01T00:00:00Z">
        <w:r>
          <w:delText xml:space="preserve">.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It follows from</w:delText>
        </w:r>
      </w:del>
      <w:del w:id="1380" w:author="PR Preview" w:date="2026-01-01T00:00:00Z">
        <w:r>
          <w:delText xml:space="preserve"> </w:delText>
        </w:r>
      </w:del>
      <w:hyperlink w:anchor="thm-bernoulli-loglik-contribution">
        <w:del w:id="1381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382" w:author="PR Preview" w:date="2026-01-01T00:00:00Z">
        <w:r>
          <w:delText xml:space="preserve">.</w:delText>
        </w:r>
      </w:del>
      <w:del w:id="1383" w:author="PR Preview" w:date="2026-01-01T00:00:00Z">
        <w:r>
          <w:delText xml:space="preserve"> </w:delText>
        </w:r>
      </w:del>
      <w:del w:id="1384" w:author="PR Preview" w:date="2026-01-01T00:00:00Z">
        <w:r>
          <w:delText xml:space="preserve">Summing over</w:delText>
        </w:r>
      </w:del>
      <w:del w:id="1385" w:author="PR Preview" w:date="2026-01-01T00:00:00Z">
        <w:r>
          <w:delText xml:space="preserve"> </w:delText>
        </w:r>
      </w:del>
      <m:oMath>
        <m:r>
          <m:t>i</m:t>
        </m:r>
      </m:oMath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gives</w:delText>
        </w:r>
      </w:del>
      <w:del w:id="1388" w:author="PR Preview" w:date="2026-01-01T00:00:00Z">
        <w:r>
          <w:delText xml:space="preserve"> </w:delText>
        </w:r>
      </w:del>
      <w:hyperlink w:anchor="thm-bernoulli-loglik-one-group">
        <w:del w:id="1389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1390" w:author="PR Preview" w:date="2026-01-01T00:00:00Z">
        <w:r>
          <w:delText xml:space="preserve">.</w:delText>
        </w:r>
      </w:del>
    </w:p>
    <w:p>
      <w:pPr>
        <w:pStyle w:val="FirstParagraph"/>
      </w:pPr>
      <w:ins w:id="1391" w:author="PR Preview" w:date="2026-01-01T00:00:00Z">
        <w:r>
          <w:rPr>
            <w:i/>
            <w:iCs/>
          </w:rPr>
          <w:t xml:space="preserve">Proof</w:t>
        </w:r>
      </w:ins>
      <w:ins w:id="1392" w:author="PR Preview" w:date="2026-01-01T00:00:00Z">
        <w:r>
          <w:t xml:space="preserve">. </w:t>
        </w:r>
      </w:ins>
      <w:ins w:id="1393" w:author="PR Preview" w:date="2026-01-01T00:00:00Z">
        <w:r>
          <w:t xml:space="preserve">This is the solution to</w:t>
        </w:r>
      </w:ins>
      <w:ins w:id="1394" w:author="PR Preview" w:date="2026-01-01T00:00:00Z">
        <w:r>
          <w:t xml:space="preserve"> </w:t>
        </w:r>
      </w:ins>
      <w:hyperlink w:anchor="X1734dd3f58ee52f27eb6f74d803b6f3594d3649">
        <w:ins w:id="1395" w:author="PR Preview" w:date="2026-01-01T00:00:00Z">
          <w:r>
            <w:rPr>
              <w:rStyle w:val="Hyperlink"/>
            </w:rPr>
            <w:t xml:space="preserve">Exercise 37</w:t>
          </w:r>
        </w:ins>
      </w:hyperlink>
      <w:ins w:id="1396" w:author="PR Preview" w:date="2026-01-01T00:00:00Z">
        <w:r>
          <w:t xml:space="preserve">, worked in</w:t>
        </w:r>
      </w:ins>
      <w:ins w:id="1397" w:author="PR Preview" w:date="2026-01-01T00:00:00Z">
        <w:r>
          <w:t xml:space="preserve"> </w:t>
        </w:r>
      </w:ins>
      <w:hyperlink w:anchor="X002ac8be43d871d260cfbecb7edf76451bcf3de">
        <w:ins w:id="1398" w:author="PR Preview" w:date="2026-01-01T00:00:00Z">
          <w:r>
            <w:rPr>
              <w:rStyle w:val="Hyperlink"/>
            </w:rPr>
            <w:t xml:space="preserve">Solution 37</w:t>
          </w:r>
        </w:ins>
      </w:hyperlink>
      <w:ins w:id="1399" w:author="PR Preview" w:date="2026-01-01T00:00:00Z">
        <w:r>
          <w:t xml:space="preserve">.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It follows from</w:t>
        </w:r>
      </w:ins>
      <w:ins w:id="1402" w:author="PR Preview" w:date="2026-01-01T00:00:00Z">
        <w:r>
          <w:t xml:space="preserve"> </w:t>
        </w:r>
      </w:ins>
      <w:hyperlink w:anchor="thm-bernoulli-loglik-contribution">
        <w:ins w:id="140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404" w:author="PR Preview" w:date="2026-01-01T00:00:00Z">
        <w:r>
          <w:t xml:space="preserve">.</w:t>
        </w:r>
      </w:ins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7" w:name="score-contributions"/>
    <w:p>
      <w:pPr>
        <w:pStyle w:val="Heading3"/>
      </w:pPr>
      <w:del w:id="1405" w:author="PR Preview" w:date="2026-01-01T00:00:00Z">
        <w:r>
          <w:delText xml:space="preserve">3.4 The score of one observation</w:delText>
        </w:r>
      </w:del>
    </w:p>
    <w:p>
      <w:pPr>
        <w:pStyle w:val="FirstParagraph"/>
      </w:pPr>
      <w:del w:id="1406" w:author="PR Preview" w:date="2026-01-01T00:00:00Z">
        <w:r>
          <w:rPr>
            <w:b/>
            <w:bCs/>
          </w:rPr>
          <w:delText xml:space="preserve">Exercise 39 (Score function of a Bernoulli variable)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Let</w:delText>
        </w:r>
      </w:del>
      <w:del w:id="1409" w:author="PR Preview" w:date="2026-01-01T00:00:00Z">
        <w:r>
          <w:delText xml:space="preserve"> </w:delText>
        </w:r>
      </w:del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be the</w:delText>
        </w:r>
      </w:del>
      <w:del w:id="1412" w:author="PR Preview" w:date="2026-01-01T00:00:00Z">
        <w:r>
          <w:delText xml:space="preserve"> </w:delText>
        </w:r>
      </w:del>
      <w:hyperlink r:id="rId275">
        <w:del w:id="1413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of the observed value</w:delText>
        </w:r>
      </w:del>
      <w:del w:id="1416" w:author="PR Preview" w:date="2026-01-01T00:00:00Z">
        <w:r>
          <w:delText xml:space="preserve"> </w:delText>
        </w:r>
      </w:del>
      <m:oMath>
        <m:r>
          <m:t>x</m:t>
        </m:r>
      </m:oMath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from the mean of</w:delText>
        </w:r>
      </w:del>
      <w:del w:id="1419" w:author="PR Preview" w:date="2026-01-01T00:00:00Z">
        <w:r>
          <w:delText xml:space="preserve"> </w:delText>
        </w:r>
      </w:del>
      <m:oMath>
        <m:r>
          <m:t>X</m:t>
        </m:r>
      </m:oMath>
      <w:del w:id="1420" w:author="PR Preview" w:date="2026-01-01T00:00:00Z">
        <w:r>
          <w:delText xml:space="preserve">.</w:delText>
        </w:r>
      </w:del>
    </w:p>
    <w:p>
      <w:pPr>
        <w:pStyle w:val="BodyText"/>
      </w:pPr>
      <w:del w:id="1421" w:author="PR Preview" w:date="2026-01-01T00:00:00Z">
        <w:r>
          <w:delText xml:space="preserve">Derive the score function for a single Bernoulli random variable</w:delText>
        </w:r>
      </w:del>
      <w:del w:id="1422" w:author="PR Preview" w:date="2026-01-01T00:00:00Z">
        <w:r>
          <w:delText xml:space="preserve"> </w:delText>
        </w:r>
      </w:del>
      <m:oMath>
        <m:r>
          <m:t>X</m:t>
        </m:r>
      </m:oMath>
      <w:del w:id="1423" w:author="PR Preview" w:date="2026-01-01T00:00:00Z">
        <w:r>
          <w:delText xml:space="preserve">.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In other words, differentiate the log-likelihood of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a single Bernoulli random variable</w:delText>
        </w:r>
      </w:del>
      <w:del w:id="1428" w:author="PR Preview" w:date="2026-01-01T00:00:00Z">
        <w:r>
          <w:delText xml:space="preserve"> </w:delText>
        </w:r>
      </w:del>
      <m:oMath>
        <m:r>
          <m:t>X</m:t>
        </m:r>
      </m:oMath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with respect to the event probability parameter</w:delText>
        </w:r>
      </w:del>
      <w:del w:id="1431" w:author="PR Preview" w:date="2026-01-01T00:00:00Z">
        <w:r>
          <w:delText xml:space="preserve"> </w:delText>
        </w:r>
      </w:del>
      <m:oMath>
        <m:r>
          <m:t>π</m:t>
        </m:r>
      </m:oMath>
      <w:del w:id="1432" w:author="PR Preview" w:date="2026-01-01T00:00:00Z">
        <w:r>
          <w:delText xml:space="preserve">.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Simplify as much as possible.</w:delText>
        </w:r>
      </w:del>
    </w:p>
    <w:p>
      <w:pPr>
        <w:pStyle w:val="BodyText"/>
      </w:pPr>
      <w:del w:id="1435" w:author="PR Preview" w:date="2026-01-01T00:00:00Z">
        <w:r>
          <w:rPr>
            <w:i/>
            <w:iCs/>
          </w:rPr>
          <w:delText xml:space="preserve">Solution 39</w:delText>
        </w:r>
      </w:del>
      <w:del w:id="1436" w:author="PR Preview" w:date="2026-01-01T00:00:00Z">
        <w:r>
          <w:delText xml:space="preserve">. </w:delText>
        </w:r>
      </w:del>
      <w:del w:id="1437" w:author="PR Preview" w:date="2026-01-01T00:00:00Z">
        <w:r>
          <w:delText xml:space="preserve">With</w:delText>
        </w:r>
      </w:del>
      <w:del w:id="143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1439" w:author="PR Preview" w:date="2026-01-01T00:00:00Z">
        <w:r>
          <w:delText xml:space="preserve">,</w:delText>
        </w:r>
      </w:del>
      <w:del w:id="1440" w:author="PR Preview" w:date="2026-01-01T00:00:00Z">
        <w:r>
          <w:delText xml:space="preserve"> </w:delText>
        </w:r>
      </w:del>
      <w:hyperlink w:anchor="thm-bernoulli-loglik-one-group">
        <w:del w:id="144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gives</w:delText>
        </w:r>
      </w:del>
      <w:del w:id="1444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del w:id="1445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del w:id="1446" w:author="PR Preview" w:date="2026-01-01T00:00:00Z">
        <w:r>
          <w:delText xml:space="preserve">The inner derivative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1447" w:author="PR Preview" w:date="2026-01-01T00:00:00Z">
        <w:r>
          <w:delText xml:space="preserve">Substituting the inner derivative back in: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448" w:author="PR Preview" w:date="2026-01-01T00:00:00Z">
        <w:r>
          <w:rPr>
            <w:b/>
            <w:bCs/>
          </w:rPr>
          <w:delText xml:space="preserve">Theorem 19 (Score function of a Bernoulli variable)</w:delText>
        </w:r>
      </w:del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Let</w:delText>
        </w:r>
      </w:del>
      <w:del w:id="145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452" w:author="PR Preview" w:date="2026-01-01T00:00:00Z">
        <w:r>
          <w:delText xml:space="preserve">, with event probability</w:delText>
        </w:r>
      </w:del>
      <w:del w:id="1453" w:author="PR Preview" w:date="2026-01-01T00:00:00Z">
        <w:r>
          <w:delText xml:space="preserve"> </w:delText>
        </w:r>
      </w:del>
      <m:oMath>
        <m:r>
          <m:t>π</m:t>
        </m:r>
      </m:oMath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and observed value</w:delText>
        </w:r>
      </w:del>
      <w:del w:id="145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457" w:author="PR Preview" w:date="2026-01-01T00:00:00Z">
        <w:r>
          <w:delText xml:space="preserve">.</w:delText>
        </w:r>
      </w:del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The</w:delText>
        </w:r>
      </w:del>
      <w:del w:id="1460" w:author="PR Preview" w:date="2026-01-01T00:00:00Z">
        <w:r>
          <w:delText xml:space="preserve"> </w:delText>
        </w:r>
      </w:del>
      <w:hyperlink w:anchor="def-score">
        <w:del w:id="1461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46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of the single observation</w:delText>
        </w:r>
      </w:del>
      <w:del w:id="1465" w:author="PR Preview" w:date="2026-01-01T00:00:00Z">
        <w:r>
          <w:delText xml:space="preserve"> </w:delText>
        </w:r>
      </w:del>
      <m:oMath>
        <m:r>
          <m:t>x</m:t>
        </m:r>
      </m:oMath>
      <w:del w:id="1466" w:author="PR Preview" w:date="2026-01-01T00:00:00Z">
        <w:r>
          <w:delText xml:space="preserve"> </w:delText>
        </w:r>
      </w:del>
      <w:del w:id="1467" w:author="PR Preview" w:date="2026-01-01T00:00:00Z">
        <w:r>
          <w:delText xml:space="preserve">is the derivative of its log-likelihood</w:delText>
        </w:r>
      </w:del>
      <w:del w:id="1468" w:author="PR Preview" w:date="2026-01-01T00:00:00Z">
        <w:r>
          <w:delText xml:space="preserve"> </w:delText>
        </w:r>
      </w:del>
      <m:oMath>
        <m:r>
          <m:t>ℓ</m:t>
        </m:r>
      </m:oMath>
      <w:del w:id="1469" w:author="PR Preview" w:date="2026-01-01T00:00:00Z">
        <w:r>
          <w:delText xml:space="preserve"> </w:delText>
        </w:r>
      </w:del>
      <w:del w:id="1470" w:author="PR Preview" w:date="2026-01-01T00:00:00Z">
        <w:r>
          <w:delText xml:space="preserve">with respect to</w:delText>
        </w:r>
      </w:del>
      <w:del w:id="1471" w:author="PR Preview" w:date="2026-01-01T00:00:00Z">
        <w:r>
          <w:delText xml:space="preserve"> </w:delText>
        </w:r>
      </w:del>
      <m:oMath>
        <m:r>
          <m:t>π</m:t>
        </m:r>
      </m:oMath>
      <w:del w:id="1472" w:author="PR Preview" w:date="2026-01-01T00:00:00Z">
        <w:r>
          <w:delText xml:space="preserve">.</w:delText>
        </w:r>
      </w:del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It equals the</w:delText>
        </w:r>
      </w:del>
      <w:del w:id="1475" w:author="PR Preview" w:date="2026-01-01T00:00:00Z">
        <w:r>
          <w:delText xml:space="preserve"> </w:delText>
        </w:r>
      </w:del>
      <w:hyperlink r:id="rId275">
        <w:del w:id="1476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1477" w:author="PR Preview" w:date="2026-01-01T00:00:00Z">
        <w:r>
          <w:delText xml:space="preserve"> </w:delText>
        </w:r>
      </w:del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of</w:delText>
        </w:r>
      </w:del>
      <w:del w:id="1480" w:author="PR Preview" w:date="2026-01-01T00:00:00Z">
        <w:r>
          <w:delText xml:space="preserve"> </w:delText>
        </w:r>
      </w:del>
      <m:oMath>
        <m:r>
          <m:t>x</m:t>
        </m:r>
      </m:oMath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from the mean</w:delText>
        </w:r>
      </w:del>
      <w:del w:id="148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1484" w:author="PR Preview" w:date="2026-01-01T00:00:00Z">
        <w:r>
          <w:delText xml:space="preserve">,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divided by the variance</w:delText>
        </w:r>
      </w:del>
      <w:del w:id="1487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48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1489" w:author="PR Preview" w:date="2026-01-01T00:00:00Z">
        <w:r>
          <w:rPr>
            <w:i/>
            <w:iCs/>
          </w:rPr>
          <w:delText xml:space="preserve">Proof</w:delText>
        </w:r>
      </w:del>
      <w:del w:id="1490" w:author="PR Preview" w:date="2026-01-01T00:00:00Z">
        <w:r>
          <w:delText xml:space="preserve">. </w:delText>
        </w:r>
      </w:del>
      <w:del w:id="1491" w:author="PR Preview" w:date="2026-01-01T00:00:00Z">
        <w:r>
          <w:delText xml:space="preserve">This is the solution to</w:delText>
        </w:r>
      </w:del>
      <w:del w:id="1492" w:author="PR Preview" w:date="2026-01-01T00:00:00Z">
        <w:r>
          <w:delText xml:space="preserve"> </w:delText>
        </w:r>
      </w:del>
      <w:hyperlink w:anchor="exr-derive-bernoulli-score">
        <w:del w:id="1493" w:author="PR Preview" w:date="2026-01-01T00:00:00Z">
          <w:r>
            <w:rPr>
              <w:rStyle w:val="Hyperlink"/>
            </w:rPr>
            <w:delText xml:space="preserve">Exercise 39</w:delText>
          </w:r>
        </w:del>
      </w:hyperlink>
      <w:del w:id="1494" w:author="PR Preview" w:date="2026-01-01T00:00:00Z">
        <w:r>
          <w:delText xml:space="preserve">, worked in</w:delText>
        </w:r>
      </w:del>
      <w:del w:id="1495" w:author="PR Preview" w:date="2026-01-01T00:00:00Z">
        <w:r>
          <w:delText xml:space="preserve"> </w:delText>
        </w:r>
      </w:del>
      <w:hyperlink w:anchor="sol-derive-bernoulli-score">
        <w:del w:id="1496" w:author="PR Preview" w:date="2026-01-01T00:00:00Z">
          <w:r>
            <w:rPr>
              <w:rStyle w:val="Hyperlink"/>
            </w:rPr>
            <w:delText xml:space="preserve">Solution 39</w:delText>
          </w:r>
        </w:del>
      </w:hyperlink>
      <w:del w:id="1497" w:author="PR Preview" w:date="2026-01-01T00:00:00Z">
        <w:r>
          <w:delText xml:space="preserve">.</w:delText>
        </w:r>
      </w:del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It builds on</w:delText>
        </w:r>
      </w:del>
      <w:del w:id="1500" w:author="PR Preview" w:date="2026-01-01T00:00:00Z">
        <w:r>
          <w:delText xml:space="preserve"> </w:delText>
        </w:r>
      </w:del>
      <w:hyperlink w:anchor="thm-bernoulli-loglik-one-group">
        <w:del w:id="150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1502" w:author="PR Preview" w:date="2026-01-01T00:00:00Z">
        <w:r>
          <w:delText xml:space="preserve">, with</w:delText>
        </w:r>
      </w:del>
      <w:del w:id="150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1504" w:author="PR Preview" w:date="2026-01-01T00:00:00Z">
        <w:r>
          <w:delText xml:space="preserve">.</w:delText>
        </w:r>
      </w:del>
    </w:p>
    <w:p>
      <w:pPr>
        <w:pStyle w:val="Heading3"/>
      </w:pPr>
      <w:del w:id="1505" w:author="PR Preview" w:date="2026-01-01T00:00:00Z">
        <w:r>
          <w:delText xml:space="preserve">3.5 Score contributions</w:delText>
        </w:r>
      </w:del>
    </w:p>
    <w:p>
      <w:pPr>
        <w:pStyle w:val="Heading3"/>
      </w:pPr>
      <w:ins w:id="1506" w:author="PR Preview" w:date="2026-01-01T00:00:00Z">
        <w:r>
          <w:t xml:space="preserve">3.4 Score contributions</w:t>
        </w:r>
      </w:ins>
    </w:p>
    <w:bookmarkStart w:id="278" w:name="exr-derive-bernoulli-score"/>
    <w:p>
      <w:pPr>
        <w:pStyle w:val="FirstParagraph"/>
      </w:pPr>
      <w:ins w:id="1507" w:author="PR Preview" w:date="2026-01-01T00:00:00Z">
        <w:r>
          <w:rPr>
            <w:b/>
            <w:bCs/>
          </w:rPr>
          <w:t xml:space="preserve">Exercise 39 (Score function of a Bernoulli variable)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Let</w:t>
        </w:r>
      </w:ins>
      <w:ins w:id="15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have observed value</w:t>
        </w:r>
      </w:ins>
      <w:ins w:id="151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514" w:author="PR Preview" w:date="2026-01-01T00:00:00Z">
        <w:r>
          <w:t xml:space="preserve">, and let:</w:t>
        </w:r>
      </w:ins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be the</w:t>
        </w:r>
      </w:ins>
      <w:ins w:id="1517" w:author="PR Preview" w:date="2026-01-01T00:00:00Z">
        <w:r>
          <w:t xml:space="preserve"> </w:t>
        </w:r>
      </w:ins>
      <w:hyperlink r:id="rId275">
        <w:ins w:id="1518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of</w:t>
        </w:r>
      </w:ins>
      <w:ins w:id="1521" w:author="PR Preview" w:date="2026-01-01T00:00:00Z">
        <w:r>
          <w:t xml:space="preserve"> </w:t>
        </w:r>
      </w:ins>
      <m:oMath>
        <m:r>
          <m:t>x</m:t>
        </m:r>
      </m:oMath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from the mean of</w:t>
        </w:r>
      </w:ins>
      <w:ins w:id="1524" w:author="PR Preview" w:date="2026-01-01T00:00:00Z">
        <w:r>
          <w:t xml:space="preserve"> </w:t>
        </w:r>
      </w:ins>
      <m:oMath>
        <m:r>
          <m:t>X</m:t>
        </m:r>
      </m:oMath>
      <w:ins w:id="152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be the</w:t>
        </w:r>
      </w:ins>
      <w:ins w:id="1528" w:author="PR Preview" w:date="2026-01-01T00:00:00Z">
        <w:r>
          <w:t xml:space="preserve"> </w:t>
        </w:r>
      </w:ins>
      <w:hyperlink r:id="rId66">
        <w:ins w:id="1529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of</w:t>
        </w:r>
      </w:ins>
      <w:ins w:id="1532" w:author="PR Preview" w:date="2026-01-01T00:00:00Z">
        <w:r>
          <w:t xml:space="preserve"> </w:t>
        </w:r>
      </w:ins>
      <m:oMath>
        <m:r>
          <m:t>X</m:t>
        </m:r>
      </m:oMath>
      <w:ins w:id="1533" w:author="PR Preview" w:date="2026-01-01T00:00:00Z">
        <w:r>
          <w:t xml:space="preserve">.</w:t>
        </w:r>
      </w:ins>
    </w:p>
    <w:p>
      <w:pPr>
        <w:pStyle w:val="FirstParagraph"/>
      </w:pPr>
      <w:ins w:id="1534" w:author="PR Preview" w:date="2026-01-01T00:00:00Z">
        <w:r>
          <w:t xml:space="preserve">Derive the</w:t>
        </w:r>
      </w:ins>
      <w:ins w:id="1535" w:author="PR Preview" w:date="2026-01-01T00:00:00Z">
        <w:r>
          <w:t xml:space="preserve"> </w:t>
        </w:r>
      </w:ins>
      <w:hyperlink w:anchor="def-score">
        <w:ins w:id="1536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of</w:t>
        </w:r>
      </w:ins>
      <w:ins w:id="1539" w:author="PR Preview" w:date="2026-01-01T00:00:00Z">
        <w:r>
          <w:t xml:space="preserve"> </w:t>
        </w:r>
      </w:ins>
      <m:oMath>
        <m:r>
          <m:t>x</m:t>
        </m:r>
      </m:oMath>
      <w:ins w:id="1540" w:author="PR Preview" w:date="2026-01-01T00:00:00Z">
        <w:r>
          <w:t xml:space="preserve">.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In other words, differentiate the</w:t>
        </w:r>
      </w:ins>
      <w:ins w:id="1543" w:author="PR Preview" w:date="2026-01-01T00:00:00Z">
        <w:r>
          <w:t xml:space="preserve"> </w:t>
        </w:r>
      </w:ins>
      <w:hyperlink w:anchor="def-loglik">
        <w:ins w:id="1544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of</w:t>
        </w:r>
      </w:ins>
      <w:ins w:id="1547" w:author="PR Preview" w:date="2026-01-01T00:00:00Z">
        <w:r>
          <w:t xml:space="preserve"> </w:t>
        </w:r>
      </w:ins>
      <m:oMath>
        <m:r>
          <m:t>x</m:t>
        </m:r>
      </m:oMath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with respect to the</w:t>
        </w:r>
      </w:ins>
      <w:ins w:id="1550" w:author="PR Preview" w:date="2026-01-01T00:00:00Z">
        <w:r>
          <w:t xml:space="preserve"> </w:t>
        </w:r>
      </w:ins>
      <w:hyperlink r:id="rId276">
        <w:ins w:id="1551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1552" w:author="PR Preview" w:date="2026-01-01T00:00:00Z">
        <w:r>
          <w:t xml:space="preserve"> </w:t>
        </w:r>
      </w:ins>
      <w:hyperlink r:id="rId277">
        <w:ins w:id="1553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parameter</w:t>
        </w:r>
      </w:ins>
      <w:ins w:id="1556" w:author="PR Preview" w:date="2026-01-01T00:00:00Z">
        <w:r>
          <w:t xml:space="preserve"> </w:t>
        </w:r>
      </w:ins>
      <m:oMath>
        <m:r>
          <m:t>π</m:t>
        </m:r>
      </m:oMath>
      <w:ins w:id="1557" w:author="PR Preview" w:date="2026-01-01T00:00:00Z">
        <w:r>
          <w:t xml:space="preserve">,</w:t>
        </w:r>
      </w:ins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starting from the log-likelihood in terms of the</w:t>
        </w:r>
      </w:ins>
      <w:ins w:id="1560" w:author="PR Preview" w:date="2026-01-01T00:00:00Z">
        <w:r>
          <w:t xml:space="preserve"> </w:t>
        </w:r>
      </w:ins>
      <w:hyperlink r:id="rId266">
        <w:ins w:id="1561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1562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in</w:t>
        </w:r>
      </w:ins>
      <w:ins w:id="1565" w:author="PR Preview" w:date="2026-01-01T00:00:00Z">
        <w:r>
          <w:t xml:space="preserve"> </w:t>
        </w:r>
      </w:ins>
      <w:hyperlink w:anchor="X6d4d05e0ca3b471fd744e6e442ea2ee92da6dc3">
        <w:ins w:id="1566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567" w:author="PR Preview" w:date="2026-01-01T00:00:00Z">
        <w:r>
          <w:t xml:space="preserve">.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Write the result using</w:t>
        </w:r>
      </w:ins>
      <w:ins w:id="1570" w:author="PR Preview" w:date="2026-01-01T00:00:00Z">
        <w:r>
          <w:t xml:space="preserve"> </w:t>
        </w:r>
      </w:ins>
      <m:oMath>
        <m:r>
          <m:t>δ</m:t>
        </m:r>
      </m:oMath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and</w:t>
        </w:r>
      </w:ins>
      <w:ins w:id="1573" w:author="PR Preview" w:date="2026-01-01T00:00:00Z">
        <w:r>
          <w:t xml:space="preserve"> </w:t>
        </w:r>
      </w:ins>
      <m:oMath>
        <m:r>
          <m:t>τ</m:t>
        </m:r>
      </m:oMath>
      <w:ins w:id="1574" w:author="PR Preview" w:date="2026-01-01T00:00:00Z">
        <w:r>
          <w:t xml:space="preserve">.</w:t>
        </w:r>
      </w:ins>
    </w:p>
    <w:bookmarkEnd w:id="278"/>
    <w:bookmarkStart w:id="279" w:name="sol-derive-bernoulli-score"/>
    <w:p>
      <w:pPr>
        <w:pStyle w:val="BodyText"/>
      </w:pPr>
      <w:ins w:id="1575" w:author="PR Preview" w:date="2026-01-01T00:00:00Z">
        <w:r>
          <w:rPr>
            <w:i/>
            <w:iCs/>
          </w:rPr>
          <w:t xml:space="preserve">Solution 39</w:t>
        </w:r>
      </w:ins>
      <w:ins w:id="1576" w:author="PR Preview" w:date="2026-01-01T00:00:00Z">
        <w:r>
          <w:t xml:space="preserve">. </w:t>
        </w:r>
      </w:ins>
      <w:ins w:id="1577" w:author="PR Preview" w:date="2026-01-01T00:00:00Z">
        <w:r>
          <w:t xml:space="preserve">With</w:t>
        </w:r>
      </w:ins>
      <w:ins w:id="157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ins w:id="1579" w:author="PR Preview" w:date="2026-01-01T00:00:00Z">
        <w:r>
          <w:t xml:space="preserve">,</w:t>
        </w:r>
      </w:ins>
      <w:ins w:id="1580" w:author="PR Preview" w:date="2026-01-01T00:00:00Z">
        <w:r>
          <w:t xml:space="preserve"> </w:t>
        </w:r>
      </w:ins>
      <w:hyperlink w:anchor="X6d4d05e0ca3b471fd744e6e442ea2ee92da6dc3">
        <w:ins w:id="1581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gives</w:t>
        </w:r>
      </w:ins>
      <w:ins w:id="1584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ins w:id="1585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ins w:id="1586" w:author="PR Preview" w:date="2026-01-01T00:00:00Z">
        <w:r>
          <w:t xml:space="preserve">The inner derivative in the second term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ins w:id="1587" w:author="PR Preview" w:date="2026-01-01T00:00:00Z">
        <w:r>
          <w:t xml:space="preserve">The second term is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588" w:author="PR Preview" w:date="2026-01-01T00:00:00Z">
        <w:r>
          <w:t xml:space="preserve">The derivative of the</w:t>
        </w:r>
      </w:ins>
      <w:ins w:id="1589" w:author="PR Preview" w:date="2026-01-01T00:00:00Z">
        <w:r>
          <w:t xml:space="preserve"> </w:t>
        </w:r>
      </w:ins>
      <w:hyperlink r:id="rId266">
        <w:ins w:id="1590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593" w:author="PR Preview" w:date="2026-01-01T00:00:00Z">
        <w:r>
          <w:t xml:space="preserve">Substituting both derivatives back 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9"/>
    <w:bookmarkStart w:id="280" w:name="thm-bernoulli-score"/>
    <w:p>
      <w:pPr>
        <w:pStyle w:val="FirstParagraph"/>
      </w:pPr>
      <w:ins w:id="1594" w:author="PR Preview" w:date="2026-01-01T00:00:00Z">
        <w:r>
          <w:rPr>
            <w:b/>
            <w:bCs/>
          </w:rPr>
          <w:t xml:space="preserve">Theorem 19 (Score function of a Bernoulli variable)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Let</w:t>
        </w:r>
      </w:ins>
      <w:ins w:id="159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598" w:author="PR Preview" w:date="2026-01-01T00:00:00Z">
        <w:r>
          <w:t xml:space="preserve">, with event probability</w:t>
        </w:r>
      </w:ins>
      <w:ins w:id="1599" w:author="PR Preview" w:date="2026-01-01T00:00:00Z">
        <w:r>
          <w:t xml:space="preserve"> </w:t>
        </w:r>
      </w:ins>
      <m:oMath>
        <m:r>
          <m:t>π</m:t>
        </m:r>
      </m:oMath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and observed value</w:t>
        </w:r>
      </w:ins>
      <w:ins w:id="160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603" w:author="PR Preview" w:date="2026-01-01T00:00:00Z">
        <w:r>
          <w:t xml:space="preserve">.</w:t>
        </w:r>
      </w:ins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The</w:t>
        </w:r>
      </w:ins>
      <w:ins w:id="1606" w:author="PR Preview" w:date="2026-01-01T00:00:00Z">
        <w:r>
          <w:t xml:space="preserve"> </w:t>
        </w:r>
      </w:ins>
      <w:hyperlink w:anchor="def-score">
        <w:ins w:id="1607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60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of the single observation</w:t>
        </w:r>
      </w:ins>
      <w:ins w:id="1611" w:author="PR Preview" w:date="2026-01-01T00:00:00Z">
        <w:r>
          <w:t xml:space="preserve"> </w:t>
        </w:r>
      </w:ins>
      <m:oMath>
        <m:r>
          <m:t>x</m:t>
        </m:r>
      </m:oMath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is the derivative of its log-likelihood</w:t>
        </w:r>
      </w:ins>
      <w:ins w:id="1614" w:author="PR Preview" w:date="2026-01-01T00:00:00Z">
        <w:r>
          <w:t xml:space="preserve"> </w:t>
        </w:r>
      </w:ins>
      <m:oMath>
        <m:r>
          <m:t>ℓ</m:t>
        </m:r>
      </m:oMath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with respect to</w:t>
        </w:r>
      </w:ins>
      <w:ins w:id="1617" w:author="PR Preview" w:date="2026-01-01T00:00:00Z">
        <w:r>
          <w:t xml:space="preserve"> </w:t>
        </w:r>
      </w:ins>
      <m:oMath>
        <m:r>
          <m:t>π</m:t>
        </m:r>
      </m:oMath>
      <w:ins w:id="1618" w:author="PR Preview" w:date="2026-01-01T00:00:00Z">
        <w:r>
          <w:t xml:space="preserve">.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It equals the</w:t>
        </w:r>
      </w:ins>
      <w:ins w:id="1621" w:author="PR Preview" w:date="2026-01-01T00:00:00Z">
        <w:r>
          <w:t xml:space="preserve"> </w:t>
        </w:r>
      </w:ins>
      <w:hyperlink r:id="rId66">
        <w:ins w:id="1622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623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of</w:t>
        </w:r>
      </w:ins>
      <w:ins w:id="1626" w:author="PR Preview" w:date="2026-01-01T00:00:00Z">
        <w:r>
          <w:t xml:space="preserve"> </w:t>
        </w:r>
      </w:ins>
      <m:oMath>
        <m:r>
          <m:t>X</m:t>
        </m:r>
      </m:oMath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times the</w:t>
        </w:r>
      </w:ins>
      <w:ins w:id="1629" w:author="PR Preview" w:date="2026-01-01T00:00:00Z">
        <w:r>
          <w:t xml:space="preserve"> </w:t>
        </w:r>
      </w:ins>
      <w:hyperlink r:id="rId275">
        <w:ins w:id="1630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631" w:author="PR Preview" w:date="2026-01-01T00:00:00Z">
        <w:r>
          <w:t xml:space="preserve"> </w:t>
        </w:r>
      </w:ins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of</w:t>
        </w:r>
      </w:ins>
      <w:ins w:id="1634" w:author="PR Preview" w:date="2026-01-01T00:00:00Z">
        <w:r>
          <w:t xml:space="preserve"> </w:t>
        </w:r>
      </w:ins>
      <m:oMath>
        <m:r>
          <m:t>x</m:t>
        </m:r>
      </m:oMath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from the mean</w:t>
        </w:r>
      </w:ins>
      <w:ins w:id="163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16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0"/>
    <w:p>
      <w:pPr>
        <w:pStyle w:val="FirstParagraph"/>
      </w:pPr>
      <w:ins w:id="1639" w:author="PR Preview" w:date="2026-01-01T00:00:00Z">
        <w:r>
          <w:rPr>
            <w:i/>
            <w:iCs/>
          </w:rPr>
          <w:t xml:space="preserve">Proof</w:t>
        </w:r>
      </w:ins>
      <w:ins w:id="1640" w:author="PR Preview" w:date="2026-01-01T00:00:00Z">
        <w:r>
          <w:t xml:space="preserve">. </w:t>
        </w:r>
      </w:ins>
      <w:ins w:id="1641" w:author="PR Preview" w:date="2026-01-01T00:00:00Z">
        <w:r>
          <w:t xml:space="preserve">This is the solution to</w:t>
        </w:r>
      </w:ins>
      <w:ins w:id="1642" w:author="PR Preview" w:date="2026-01-01T00:00:00Z">
        <w:r>
          <w:t xml:space="preserve"> </w:t>
        </w:r>
      </w:ins>
      <w:hyperlink w:anchor="exr-derive-bernoulli-score">
        <w:ins w:id="1643" w:author="PR Preview" w:date="2026-01-01T00:00:00Z">
          <w:r>
            <w:rPr>
              <w:rStyle w:val="Hyperlink"/>
            </w:rPr>
            <w:t xml:space="preserve">Exercise 39</w:t>
          </w:r>
        </w:ins>
      </w:hyperlink>
      <w:ins w:id="1644" w:author="PR Preview" w:date="2026-01-01T00:00:00Z">
        <w:r>
          <w:t xml:space="preserve">, worked in</w:t>
        </w:r>
      </w:ins>
      <w:ins w:id="1645" w:author="PR Preview" w:date="2026-01-01T00:00:00Z">
        <w:r>
          <w:t xml:space="preserve"> </w:t>
        </w:r>
      </w:ins>
      <w:hyperlink w:anchor="sol-derive-bernoulli-score">
        <w:ins w:id="1646" w:author="PR Preview" w:date="2026-01-01T00:00:00Z">
          <w:r>
            <w:rPr>
              <w:rStyle w:val="Hyperlink"/>
            </w:rPr>
            <w:t xml:space="preserve">Solution 39</w:t>
          </w:r>
        </w:ins>
      </w:hyperlink>
      <w:ins w:id="1647" w:author="PR Preview" w:date="2026-01-01T00:00:00Z">
        <w:r>
          <w:t xml:space="preserve">.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It builds on</w:t>
        </w:r>
      </w:ins>
      <w:ins w:id="1650" w:author="PR Preview" w:date="2026-01-01T00:00:00Z">
        <w:r>
          <w:t xml:space="preserve"> </w:t>
        </w:r>
      </w:ins>
      <w:hyperlink w:anchor="X6d4d05e0ca3b471fd744e6e442ea2ee92da6dc3">
        <w:ins w:id="1651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652" w:author="PR Preview" w:date="2026-01-01T00:00:00Z">
        <w:r>
          <w:t xml:space="preserve">.</w:t>
        </w:r>
      </w:ins>
    </w:p>
    <w:bookmarkStart w:id="281" w:name="exm-score-bernoulli"/>
    <w:p>
      <w:pPr>
        <w:pStyle w:val="BodyText"/>
      </w:pPr>
      <w:ins w:id="1653" w:author="PR Preview" w:date="2026-01-01T00:00:00Z">
        <w:r>
          <w:rPr>
            <w:b/>
            <w:bCs/>
          </w:rPr>
          <w:t xml:space="preserve">Example 13 (Score of one Bernoulli observation)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For a Bernoulli variable with</w:t>
        </w:r>
      </w:ins>
      <w:ins w:id="1656" w:author="PR Preview" w:date="2026-01-01T00:00:00Z">
        <w:r>
          <w:t xml:space="preserve"> </w:t>
        </w:r>
      </w:ins>
      <w:hyperlink r:id="rId276">
        <w:ins w:id="1657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1658" w:author="PR Preview" w:date="2026-01-01T00:00:00Z">
        <w:r>
          <w:t xml:space="preserve"> </w:t>
        </w:r>
      </w:ins>
      <w:hyperlink r:id="rId277">
        <w:ins w:id="1659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660" w:author="PR Preview" w:date="2026-01-01T00:00:00Z">
        <w:r>
          <w:t xml:space="preserve"> </w:t>
        </w:r>
      </w:ins>
      <m:oMath>
        <m:r>
          <m:t>π</m:t>
        </m:r>
      </m:oMath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and observed value</w:t>
        </w:r>
      </w:ins>
      <w:ins w:id="166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664" w:author="PR Preview" w:date="2026-01-01T00:00:00Z">
        <w:r>
          <w:t xml:space="preserve">,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the</w:t>
        </w:r>
      </w:ins>
      <w:ins w:id="1667" w:author="PR Preview" w:date="2026-01-01T00:00:00Z">
        <w:r>
          <w:t xml:space="preserve"> </w:t>
        </w:r>
      </w:ins>
      <w:hyperlink w:anchor="def-score">
        <w:ins w:id="1668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in</w:t>
        </w:r>
      </w:ins>
      <w:ins w:id="1671" w:author="PR Preview" w:date="2026-01-01T00:00:00Z">
        <w:r>
          <w:t xml:space="preserve"> </w:t>
        </w:r>
      </w:ins>
      <w:hyperlink w:anchor="thm-bernoulli-score">
        <w:ins w:id="1672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is</w:t>
        </w:r>
      </w:ins>
      <w:ins w:id="167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π</m:t>
        </m:r>
      </m:oMath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when</w:t>
        </w:r>
      </w:ins>
      <w:ins w:id="167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and</w:t>
        </w:r>
      </w:ins>
      <w:ins w:id="168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when</w:t>
        </w:r>
      </w:ins>
      <w:ins w:id="16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685" w:author="PR Preview" w:date="2026-01-01T00:00:00Z">
        <w:r>
          <w:t xml:space="preserve">.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When the event occurs, the</w:t>
        </w:r>
      </w:ins>
      <w:ins w:id="1688" w:author="PR Preview" w:date="2026-01-01T00:00:00Z">
        <w:r>
          <w:t xml:space="preserve"> </w:t>
        </w:r>
      </w:ins>
      <w:hyperlink w:anchor="def-loglik">
        <w:ins w:id="1689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increases as</w:t>
        </w:r>
      </w:ins>
      <w:ins w:id="1692" w:author="PR Preview" w:date="2026-01-01T00:00:00Z">
        <w:r>
          <w:t xml:space="preserve"> </w:t>
        </w:r>
      </w:ins>
      <m:oMath>
        <m:r>
          <m:t>π</m:t>
        </m:r>
      </m:oMath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increases.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When the event does not occur, the log-likelihood decreases as</w:t>
        </w:r>
      </w:ins>
      <w:ins w:id="1697" w:author="PR Preview" w:date="2026-01-01T00:00:00Z">
        <w:r>
          <w:t xml:space="preserve"> </w:t>
        </w:r>
      </w:ins>
      <m:oMath>
        <m:r>
          <m:t>π</m:t>
        </m:r>
      </m:oMath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increases.</w:t>
        </w:r>
      </w:ins>
    </w:p>
    <w:bookmarkEnd w:id="281"/>
    <w:p>
      <w:pPr>
        <w:pStyle w:val="BodyText"/>
      </w:pPr>
      <w:ins w:id="1700" w:author="PR Preview" w:date="2026-01-01T00:00:00Z">
        <w:r>
          <w:t xml:space="preserve">In all four examples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(</w:t>
        </w:r>
      </w:ins>
      <w:hyperlink w:anchor="thm-bernoulli-score">
        <w:ins w:id="1703" w:author="PR Preview" w:date="2026-01-01T00:00:00Z">
          <w:r>
            <w:rPr>
              <w:rStyle w:val="Hyperlink"/>
            </w:rPr>
            <w:t xml:space="preserve">Bernoulli score</w:t>
          </w:r>
        </w:ins>
      </w:hyperlink>
      <w:ins w:id="1704" w:author="PR Preview" w:date="2026-01-01T00:00:00Z">
        <w:r>
          <w:t xml:space="preserve">,</w:t>
        </w:r>
      </w:ins>
      <w:ins w:id="1705" w:author="PR Preview" w:date="2026-01-01T00:00:00Z">
        <w:r>
          <w:t xml:space="preserve"> </w:t>
        </w:r>
      </w:ins>
      <w:hyperlink w:anchor="thm-pois-score">
        <w:ins w:id="1706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707" w:author="PR Preview" w:date="2026-01-01T00:00:00Z">
        <w:r>
          <w:t xml:space="preserve">,</w:t>
        </w:r>
      </w:ins>
      <w:ins w:id="1708" w:author="PR Preview" w:date="2026-01-01T00:00:00Z">
        <w:r>
          <w:t xml:space="preserve"> </w:t>
        </w:r>
      </w:ins>
      <w:hyperlink w:anchor="thm-gauss-score">
        <w:ins w:id="1709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710" w:author="PR Preview" w:date="2026-01-01T00:00:00Z">
        <w:r>
          <w:t xml:space="preserve">, and</w:t>
        </w:r>
      </w:ins>
      <w:ins w:id="1711" w:author="PR Preview" w:date="2026-01-01T00:00:00Z">
        <w:r>
          <w:t xml:space="preserve"> </w:t>
        </w:r>
      </w:ins>
      <w:hyperlink w:anchor="thm-exp-score">
        <w:ins w:id="171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713" w:author="PR Preview" w:date="2026-01-01T00:00:00Z">
        <w:r>
          <w:t xml:space="preserve">),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the score function with respect to the mean turned out to be: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3" w:name="rem-score-natural-exponential-family"/>
    <w:p>
      <w:pPr>
        <w:pStyle w:val="FirstParagraph"/>
      </w:pPr>
      <w:ins w:id="1716" w:author="PR Preview" w:date="2026-01-01T00:00:00Z">
        <w:r>
          <w:rPr>
            <w:i/>
            <w:iCs/>
          </w:rPr>
          <w:t xml:space="preserve">Remark 10</w:t>
        </w:r>
      </w:ins>
      <w:ins w:id="1717" w:author="PR Preview" w:date="2026-01-01T00:00:00Z">
        <w:r>
          <w:t xml:space="preserve"> (The score function in natural exponential families). </w:t>
        </w:r>
      </w:ins>
      <w:ins w:id="1718" w:author="PR Preview" w:date="2026-01-01T00:00:00Z">
        <w:r>
          <w:t xml:space="preserve">This pattern is no coincidence.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With the mean as the parameter,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each of these four models is a one-parameter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rPr>
            <w:i/>
            <w:iCs/>
          </w:rPr>
          <w:t xml:space="preserve">natural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(or linear) exponential family,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whose log-density is linear in</w:t>
        </w:r>
      </w:ins>
      <w:ins w:id="1729" w:author="PR Preview" w:date="2026-01-01T00:00:00Z">
        <w:r>
          <w:t xml:space="preserve"> </w:t>
        </w:r>
      </w:ins>
      <m:oMath>
        <m:r>
          <m:t>x</m:t>
        </m:r>
      </m:oMath>
      <w:ins w:id="1730" w:author="PR Preview" w:date="2026-01-01T00:00:00Z">
        <w:r>
          <w:t xml:space="preserve">;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for every such family, the score with respect to the mean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is</w:t>
        </w:r>
      </w:ins>
      <w:ins w:id="17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36" w:author="PR Preview" w:date="2026-01-01T00:00:00Z">
        <w:r>
          <w:t xml:space="preserve">.</w:t>
        </w:r>
      </w:ins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Other members of the broader</w:t>
        </w:r>
      </w:ins>
      <w:ins w:id="1739" w:author="PR Preview" w:date="2026-01-01T00:00:00Z">
        <w:r>
          <w:t xml:space="preserve"> </w:t>
        </w:r>
      </w:ins>
      <w:hyperlink r:id="rId282">
        <w:ins w:id="1740" w:author="PR Preview" w:date="2026-01-01T00:00:00Z">
          <w:r>
            <w:rPr>
              <w:rStyle w:val="Hyperlink"/>
            </w:rPr>
            <w:t xml:space="preserve">exponential family</w:t>
          </w:r>
        </w:ins>
      </w:hyperlink>
      <w:ins w:id="1741" w:author="PR Preview" w:date="2026-01-01T00:00:00Z">
        <w:r>
          <w:t xml:space="preserve">,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such as the Weibull distribution with known shape</w:t>
        </w:r>
      </w:ins>
      <w:ins w:id="174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≠</m:t>
        </m:r>
        <m:r>
          <m:t>1</m:t>
        </m:r>
      </m:oMath>
      <w:ins w:id="1745" w:author="PR Preview" w:date="2026-01-01T00:00:00Z">
        <w:r>
          <w:t xml:space="preserve">,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do not have this form.</w:t>
        </w:r>
      </w:ins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Exponential-family distributions share many special properties</w:t>
        </w:r>
      </w:ins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[1, Ch. 3], [7, Sec. 6.7]</w:t>
        </w:r>
      </w:ins>
      <w:ins w:id="1752" w:author="PR Preview" w:date="2026-01-01T00:00:00Z">
        <w:r>
          <w:t xml:space="preserve">.</w:t>
        </w:r>
      </w:ins>
    </w:p>
    <w:bookmarkEnd w:id="283"/>
    <w:bookmarkStart w:id="284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4"/>
    <w:bookmarkStart w:id="285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753" w:author="PR Preview" w:date="2026-01-01T00:00:00Z">
        <w:r>
          <w:t xml:space="preserve">The last step is</w:t>
        </w:r>
      </w:ins>
      <w:ins w:id="1754" w:author="PR Preview" w:date="2026-01-01T00:00:00Z">
        <w:r>
          <w:t xml:space="preserve"> </w:t>
        </w:r>
      </w:ins>
      <w:hyperlink w:anchor="thm-bernoulli-score">
        <w:ins w:id="1755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for the observed value</w:t>
        </w:r>
      </w:ins>
      <w:ins w:id="175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of</w:t>
        </w:r>
      </w:ins>
      <w:ins w:id="176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762" w:author="PR Preview" w:date="2026-01-01T00:00:00Z">
        <w:r>
          <w:t xml:space="preserve">,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whose</w:t>
        </w:r>
      </w:ins>
      <w:ins w:id="1765" w:author="PR Preview" w:date="2026-01-01T00:00:00Z">
        <w:r>
          <w:t xml:space="preserve"> </w:t>
        </w:r>
      </w:ins>
      <w:hyperlink r:id="rId66">
        <w:ins w:id="1766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is</w:t>
        </w:r>
      </w:ins>
      <w:ins w:id="1769" w:author="PR Preview" w:date="2026-01-01T00:00:00Z">
        <w:r>
          <w:t xml:space="preserve"> </w:t>
        </w:r>
      </w:ins>
      <m:oMath>
        <m:r>
          <m:t>τ</m:t>
        </m:r>
      </m:oMath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and whose</w:t>
        </w:r>
      </w:ins>
      <w:ins w:id="1772" w:author="PR Preview" w:date="2026-01-01T00:00:00Z">
        <w:r>
          <w:t xml:space="preserve"> </w:t>
        </w:r>
      </w:ins>
      <w:hyperlink r:id="rId275">
        <w:ins w:id="1773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is</w:t>
        </w:r>
      </w:ins>
      <w:ins w:id="1776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</m:oMath>
      <w:ins w:id="1777" w:author="PR Preview" w:date="2026-01-01T00:00:00Z">
        <w:r>
          <w:t xml:space="preserve">.</w:t>
        </w:r>
      </w:ins>
    </w:p>
    <w:bookmarkEnd w:id="285"/>
    <w:bookmarkStart w:id="286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hyperlink r:id="rId27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7"/>
    <w:bookmarkStart w:id="293" w:name="the-score-function-of-the-sample"/>
    <w:p>
      <w:pPr>
        <w:pStyle w:val="Heading3"/>
      </w:pPr>
      <w:del w:id="1778" w:author="PR Preview" w:date="2026-01-01T00:00:00Z">
        <w:r>
          <w:delText xml:space="preserve">3.6 The score function of the sample</w:delText>
        </w:r>
      </w:del>
    </w:p>
    <w:p>
      <w:pPr>
        <w:pStyle w:val="Heading3"/>
      </w:pPr>
      <w:ins w:id="1779" w:author="PR Preview" w:date="2026-01-01T00:00:00Z">
        <w:r>
          <w:t xml:space="preserve">3.5 The score function of the sample</w:t>
        </w:r>
      </w:ins>
    </w:p>
    <w:bookmarkStart w:id="290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0"/>
    <w:bookmarkStart w:id="291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t>
      </w:r>
    </w:p>
    <w:bookmarkEnd w:id="291"/>
    <w:bookmarkStart w:id="292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3"/>
    <w:bookmarkStart w:id="298" w:name="solving-the-score-equation-1"/>
    <w:p>
      <w:pPr>
        <w:pStyle w:val="Heading3"/>
      </w:pPr>
      <w:del w:id="1780" w:author="PR Preview" w:date="2026-01-01T00:00:00Z">
        <w:r>
          <w:delText xml:space="preserve">3.7 Solving the score equation</w:delText>
        </w:r>
      </w:del>
    </w:p>
    <w:p>
      <w:pPr>
        <w:pStyle w:val="Heading3"/>
      </w:pPr>
      <w:ins w:id="1781" w:author="PR Preview" w:date="2026-01-01T00:00:00Z">
        <w:r>
          <w:t xml:space="preserve">3.6 Solving the score equation</w:t>
        </w:r>
      </w:ins>
    </w:p>
    <w:bookmarkStart w:id="294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8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4"/>
    <w:bookmarkStart w:id="295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7" w:name="exm-score-equation"/>
    <w:p>
      <w:pPr>
        <w:pStyle w:val="Heading3"/>
      </w:pPr>
      <w:del w:id="1782" w:author="PR Preview" w:date="2026-01-01T00:00:00Z">
        <w:r>
          <w:delText xml:space="preserve">3.8 Hessian contributions</w:delText>
        </w:r>
      </w:del>
    </w:p>
    <w:p>
      <w:pPr>
        <w:pStyle w:val="BodyText"/>
      </w:pPr>
      <w:ins w:id="1783" w:author="PR Preview" w:date="2026-01-01T00:00:00Z">
        <w:r>
          <w:rPr>
            <w:b/>
            <w:bCs/>
          </w:rPr>
          <w:t xml:space="preserve">Example 14 (Score equation of a Bernoulli sample)</w:t>
        </w:r>
      </w:ins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For</w:t>
        </w:r>
      </w:ins>
      <w:ins w:id="1786" w:author="PR Preview" w:date="2026-01-01T00:00:00Z">
        <w:r>
          <w:t xml:space="preserve"> </w:t>
        </w:r>
      </w:ins>
      <m:oMath>
        <m:r>
          <m:t>n</m:t>
        </m:r>
      </m:oMath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independent Bernoulli observations with</w:t>
        </w:r>
      </w:ins>
      <w:ins w:id="178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successes,</w:t>
        </w:r>
      </w:ins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the score is</w:t>
        </w:r>
      </w:ins>
      <w:ins w:id="179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(summing</w:t>
        </w:r>
      </w:ins>
      <w:ins w:id="1797" w:author="PR Preview" w:date="2026-01-01T00:00:00Z">
        <w:r>
          <w:t xml:space="preserve"> </w:t>
        </w:r>
      </w:ins>
      <w:hyperlink w:anchor="thm-bernoulli-score">
        <w:ins w:id="1798" w:author="PR Preview" w:date="2026-01-01T00:00:00Z">
          <w:r>
            <w:rPr>
              <w:rStyle w:val="Hyperlink"/>
            </w:rPr>
            <w:t xml:space="preserve">Bernoulli score</w:t>
          </w:r>
        </w:ins>
      </w:hyperlink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over the observations),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so for</w:t>
        </w:r>
      </w:ins>
      <w:ins w:id="180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the score equation</w:t>
        </w:r>
      </w:ins>
      <w:ins w:id="18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has the single solution</w:t>
        </w:r>
      </w:ins>
      <w:ins w:id="180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ins w:id="1810" w:author="PR Preview" w:date="2026-01-01T00:00:00Z">
        <w:r>
          <w:t xml:space="preserve">.</w:t>
        </w:r>
      </w:ins>
    </w:p>
    <w:bookmarkEnd w:id="297"/>
    <w:bookmarkEnd w:id="298"/>
    <w:bookmarkStart w:id="302" w:name="hessian-contributions"/>
    <w:p>
      <w:pPr>
        <w:pStyle w:val="Heading3"/>
      </w:pPr>
      <w:ins w:id="1811" w:author="PR Preview" w:date="2026-01-01T00:00:00Z">
        <w:r>
          <w:t xml:space="preserve">3.7 Hessian contributions</w:t>
        </w:r>
      </w:ins>
    </w:p>
    <w:bookmarkStart w:id="299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299"/>
    <w:bookmarkStart w:id="300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0"/>
    <w:bookmarkStart w:id="301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2"/>
    <w:bookmarkStart w:id="306" w:name="the-hessian-of-the-sample"/>
    <w:p>
      <w:pPr>
        <w:pStyle w:val="Heading3"/>
      </w:pPr>
      <w:del w:id="1812" w:author="PR Preview" w:date="2026-01-01T00:00:00Z">
        <w:r>
          <w:delText xml:space="preserve">3.9 The Hessian of the sample</w:delText>
        </w:r>
      </w:del>
    </w:p>
    <w:p>
      <w:pPr>
        <w:pStyle w:val="Heading3"/>
      </w:pPr>
      <w:ins w:id="1813" w:author="PR Preview" w:date="2026-01-01T00:00:00Z">
        <w:r>
          <w:t xml:space="preserve">3.8 The Hessian of the sample</w:t>
        </w:r>
      </w:ins>
    </w:p>
    <w:bookmarkStart w:id="303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3"/>
    <w:bookmarkStart w:id="304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t>
      </w:r>
    </w:p>
    <w:bookmarkEnd w:id="304"/>
    <w:bookmarkStart w:id="305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6"/>
    <w:bookmarkStart w:id="310" w:name="Xe6f0330750786d17cdc249e2ac3930030794e59"/>
    <w:p>
      <w:pPr>
        <w:pStyle w:val="Heading3"/>
      </w:pPr>
      <w:del w:id="1814" w:author="PR Preview" w:date="2026-01-01T00:00:00Z">
        <w:r>
          <w:delText xml:space="preserve">3.10 Checking that the Hessian is negative definite</w:delText>
        </w:r>
      </w:del>
    </w:p>
    <w:p>
      <w:pPr>
        <w:pStyle w:val="Heading3"/>
      </w:pPr>
      <w:ins w:id="1815" w:author="PR Preview" w:date="2026-01-01T00:00:00Z">
        <w:r>
          <w:t xml:space="preserve">3.9 Checking that the Hessian is negative definite</w:t>
        </w:r>
      </w:ins>
    </w:p>
    <w:bookmarkStart w:id="307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7"/>
    <w:bookmarkStart w:id="308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8"/>
    <w:bookmarkStart w:id="309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0"/>
    <w:bookmarkStart w:id="315" w:name="the-maximum-likelihood-estimate-1"/>
    <w:p>
      <w:pPr>
        <w:pStyle w:val="Heading3"/>
      </w:pPr>
      <w:del w:id="1816" w:author="PR Preview" w:date="2026-01-01T00:00:00Z">
        <w:r>
          <w:delText xml:space="preserve">3.11 The maximum likelihood estimate</w:delText>
        </w:r>
      </w:del>
    </w:p>
    <w:p>
      <w:pPr>
        <w:pStyle w:val="Heading3"/>
      </w:pPr>
      <w:ins w:id="1817" w:author="PR Preview" w:date="2026-01-01T00:00:00Z">
        <w:r>
          <w:t xml:space="preserve">3.10 The maximum likelihood estimate</w:t>
        </w:r>
      </w:ins>
    </w:p>
    <w:bookmarkStart w:id="311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1"/>
    <w:bookmarkStart w:id="313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3"/>
    <w:bookmarkStart w:id="314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5"/>
    <w:bookmarkEnd w:id="316"/>
    <w:bookmarkStart w:id="32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1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8"/>
    <w:bookmarkStart w:id="31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9"/>
    <w:bookmarkStart w:id="322" w:name="the-profile-log-likelihood"/>
    <w:p>
      <w:pPr>
        <w:pStyle w:val="Heading3"/>
      </w:pPr>
      <w:del w:id="1818" w:author="PR Preview" w:date="2026-01-01T00:00:00Z">
        <w:r>
          <w:delText xml:space="preserve">4.3 MLE of</w:delText>
        </w:r>
      </w:del>
      <w:del w:id="181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Heading3"/>
      </w:pPr>
      <w:ins w:id="1820" w:author="PR Preview" w:date="2026-01-01T00:00:00Z">
        <w:r>
          <w:t xml:space="preserve">4.3 The profile log-likelihood</w:t>
        </w:r>
      </w:ins>
    </w:p>
    <w:bookmarkStart w:id="320" w:name="def-profile-loglik"/>
    <w:p>
      <w:pPr>
        <w:pStyle w:val="FirstParagraph"/>
      </w:pPr>
      <w:ins w:id="1821" w:author="PR Preview" w:date="2026-01-01T00:00:00Z">
        <w:r>
          <w:rPr>
            <w:b/>
            <w:bCs/>
          </w:rPr>
          <w:t xml:space="preserve">Definition 20 (Profile log-likelihood)</w:t>
        </w:r>
      </w:ins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Split a parameter vector into</w:t>
        </w:r>
      </w:ins>
      <w:ins w:id="18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ins w:id="1825" w:author="PR Preview" w:date="2026-01-01T00:00:00Z">
        <w:r>
          <w:t xml:space="preserve">,</w:t>
        </w:r>
      </w:ins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and for each fixed value of</w:t>
        </w:r>
      </w:ins>
      <w:ins w:id="1828" w:author="PR Preview" w:date="2026-01-01T00:00:00Z">
        <w:r>
          <w:t xml:space="preserve"> </w:t>
        </w:r>
      </w:ins>
      <m:oMath>
        <m:r>
          <m:t>ψ</m:t>
        </m:r>
      </m:oMath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let</w:t>
        </w:r>
      </w:ins>
      <w:ins w:id="183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maximize</w:t>
        </w:r>
      </w:ins>
      <w:ins w:id="1834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over</w:t>
        </w:r>
      </w:ins>
      <w:ins w:id="1837" w:author="PR Preview" w:date="2026-01-01T00:00:00Z">
        <w:r>
          <w:t xml:space="preserve"> </w:t>
        </w:r>
      </w:ins>
      <m:oMath>
        <m:r>
          <m:t>λ</m:t>
        </m:r>
      </m:oMath>
      <w:ins w:id="1838" w:author="PR Preview" w:date="2026-01-01T00:00:00Z">
        <w:r>
          <w:t xml:space="preserve">.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The</w:t>
        </w:r>
      </w:ins>
      <w:ins w:id="1841" w:author="PR Preview" w:date="2026-01-01T00:00:00Z">
        <w:r>
          <w:t xml:space="preserve"> </w:t>
        </w:r>
      </w:ins>
      <w:ins w:id="1842" w:author="PR Preview" w:date="2026-01-01T00:00:00Z">
        <w:r>
          <w:rPr>
            <w:b/>
            <w:bCs/>
          </w:rPr>
          <w:t xml:space="preserve">profile log-likelihood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of</w:t>
        </w:r>
      </w:ins>
      <w:ins w:id="1845" w:author="PR Preview" w:date="2026-01-01T00:00:00Z">
        <w:r>
          <w:t xml:space="preserve"> </w:t>
        </w:r>
      </w:ins>
      <m:oMath>
        <m:r>
          <m:t>ψ</m:t>
        </m:r>
      </m:oMath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0"/>
    <w:bookmarkStart w:id="321" w:name="exm-profile-loglik"/>
    <w:p>
      <w:pPr>
        <w:pStyle w:val="FirstParagraph"/>
      </w:pPr>
      <w:ins w:id="1848" w:author="PR Preview" w:date="2026-01-01T00:00:00Z">
        <w:r>
          <w:rPr>
            <w:b/>
            <w:bCs/>
          </w:rPr>
          <w:t xml:space="preserve">Example 15 (Profile log-likelihood of a Gaussian variance)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In the Gaussian model,</w:t>
        </w:r>
      </w:ins>
      <w:ins w:id="185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maximizes</w:t>
        </w:r>
      </w:ins>
      <w:ins w:id="1854" w:author="PR Preview" w:date="2026-01-01T00:00:00Z">
        <w:r>
          <w:t xml:space="preserve"> </w:t>
        </w:r>
      </w:ins>
      <m:oMath>
        <m:r>
          <m:t>ℓ</m:t>
        </m:r>
      </m:oMath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over</w:t>
        </w:r>
      </w:ins>
      <w:ins w:id="1857" w:author="PR Preview" w:date="2026-01-01T00:00:00Z">
        <w:r>
          <w:t xml:space="preserve"> </w:t>
        </w:r>
      </w:ins>
      <m:oMath>
        <m:r>
          <m:t>μ</m:t>
        </m:r>
      </m:oMath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for every value of</w:t>
        </w:r>
      </w:ins>
      <w:ins w:id="186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(</w:t>
        </w:r>
      </w:ins>
      <w:hyperlink w:anchor="sec-gaussian-mle">
        <w:ins w:id="1863" w:author="PR Preview" w:date="2026-01-01T00:00:00Z">
          <w:r>
            <w:rPr>
              <w:rStyle w:val="Hyperlink"/>
            </w:rPr>
            <w:t xml:space="preserve">Gaussian MLEs</w:t>
          </w:r>
        </w:ins>
      </w:hyperlink>
      <w:ins w:id="1864" w:author="PR Preview" w:date="2026-01-01T00:00:00Z">
        <w:r>
          <w:t xml:space="preserve">),</w:t>
        </w:r>
      </w:ins>
      <w:ins w:id="1865" w:author="PR Preview" w:date="2026-01-01T00:00:00Z">
        <w:r>
          <w:t xml:space="preserve"> </w:t>
        </w:r>
      </w:ins>
      <w:ins w:id="1866" w:author="PR Preview" w:date="2026-01-01T00:00:00Z">
        <w:r>
          <w:t xml:space="preserve">so the profile log-likelihood of</w:t>
        </w:r>
      </w:ins>
      <w:ins w:id="186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68" w:author="PR Preview" w:date="2026-01-01T00:00:00Z">
        <w:r>
          <w:t xml:space="preserve"> </w:t>
        </w:r>
      </w:ins>
      <w:ins w:id="186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1"/>
    <w:bookmarkEnd w:id="322"/>
    <w:bookmarkStart w:id="326" w:name="sec-gaussian-mle-sigma"/>
    <w:p>
      <w:pPr>
        <w:pStyle w:val="Heading3"/>
      </w:pPr>
      <w:ins w:id="1870" w:author="PR Preview" w:date="2026-01-01T00:00:00Z">
        <w:r>
          <w:t xml:space="preserve">4.4 MLE of</w:t>
        </w:r>
      </w:ins>
      <w:ins w:id="187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5"/>
    <w:bookmarkEnd w:id="326"/>
    <w:bookmarkStart w:id="327" w:name="second-derivatives"/>
    <w:p>
      <w:pPr>
        <w:pStyle w:val="Heading3"/>
      </w:pPr>
      <w:del w:id="1872" w:author="PR Preview" w:date="2026-01-01T00:00:00Z">
        <w:r>
          <w:delText xml:space="preserve">4.4 Second derivatives</w:delText>
        </w:r>
      </w:del>
    </w:p>
    <w:p>
      <w:pPr>
        <w:pStyle w:val="Heading3"/>
      </w:pPr>
      <w:ins w:id="1873" w:author="PR Preview" w:date="2026-01-01T00:00:00Z">
        <w:r>
          <w:t xml:space="preserve">4.5 Second derivatives</w:t>
        </w:r>
      </w:ins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7"/>
    <w:bookmarkStart w:id="328" w:name="sec-covariance-matrix"/>
    <w:p>
      <w:pPr>
        <w:pStyle w:val="Heading3"/>
      </w:pPr>
      <w:del w:id="1874" w:author="PR Preview" w:date="2026-01-01T00:00:00Z">
        <w:r>
          <w:delText xml:space="preserve">4.5 Information matrix and standard errors</w:delText>
        </w:r>
      </w:del>
    </w:p>
    <w:p>
      <w:pPr>
        <w:pStyle w:val="Heading3"/>
      </w:pPr>
      <w:ins w:id="1875" w:author="PR Preview" w:date="2026-01-01T00:00:00Z">
        <w:r>
          <w:t xml:space="preserve">4.6 Information matrix and standard errors</w:t>
        </w:r>
      </w:ins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8"/>
    <w:bookmarkEnd w:id="329"/>
    <w:bookmarkStart w:id="375" w:name="sec-hers-mle-example"/>
    <w:p>
      <w:pPr>
        <w:pStyle w:val="Heading3"/>
      </w:pPr>
      <w:del w:id="1876" w:author="PR Preview" w:date="2026-01-01T00:00:00Z">
        <w:r>
          <w:delText xml:space="preserve">4.6 The profile log-likelihood</w:delText>
        </w:r>
      </w:del>
    </w:p>
    <w:p>
      <w:pPr>
        <w:pStyle w:val="FirstParagraph"/>
      </w:pPr>
      <w:del w:id="1877" w:author="PR Preview" w:date="2026-01-01T00:00:00Z">
        <w:r>
          <w:rPr>
            <w:b/>
            <w:bCs/>
          </w:rPr>
          <w:delText xml:space="preserve">Definition 21 (Profile log-likelihood)</w:delText>
        </w:r>
      </w:del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Split a parameter vector into</w:delText>
        </w:r>
      </w:del>
      <w:del w:id="18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del w:id="1881" w:author="PR Preview" w:date="2026-01-01T00:00:00Z">
        <w:r>
          <w:delText xml:space="preserve">,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and for each fixed value of</w:delText>
        </w:r>
      </w:del>
      <w:del w:id="1884" w:author="PR Preview" w:date="2026-01-01T00:00:00Z">
        <w:r>
          <w:delText xml:space="preserve"> </w:delText>
        </w:r>
      </w:del>
      <m:oMath>
        <m:r>
          <m:t>ψ</m:t>
        </m:r>
      </m:oMath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let</w:delText>
        </w:r>
      </w:del>
      <w:del w:id="188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maximize</w:delText>
        </w:r>
      </w:del>
      <w:del w:id="1890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over</w:delText>
        </w:r>
      </w:del>
      <w:del w:id="1893" w:author="PR Preview" w:date="2026-01-01T00:00:00Z">
        <w:r>
          <w:delText xml:space="preserve"> </w:delText>
        </w:r>
      </w:del>
      <m:oMath>
        <m:r>
          <m:t>λ</m:t>
        </m:r>
      </m:oMath>
      <w:del w:id="1894" w:author="PR Preview" w:date="2026-01-01T00:00:00Z">
        <w:r>
          <w:delText xml:space="preserve">.</w:delText>
        </w:r>
      </w:del>
      <w:del w:id="1895" w:author="PR Preview" w:date="2026-01-01T00:00:00Z">
        <w:r>
          <w:delText xml:space="preserve"> </w:delText>
        </w:r>
      </w:del>
      <w:del w:id="1896" w:author="PR Preview" w:date="2026-01-01T00:00:00Z">
        <w:r>
          <w:delText xml:space="preserve">The</w:delText>
        </w:r>
      </w:del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rPr>
            <w:b/>
            <w:bCs/>
          </w:rPr>
          <w:delText xml:space="preserve">profile log-likelihood</w:delText>
        </w:r>
      </w:del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of</w:delText>
        </w:r>
      </w:del>
      <w:del w:id="1901" w:author="PR Preview" w:date="2026-01-01T00:00:00Z">
        <w:r>
          <w:delText xml:space="preserve"> </w:delText>
        </w:r>
      </w:del>
      <m:oMath>
        <m:r>
          <m:t>ψ</m:t>
        </m:r>
      </m:oMath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904" w:author="PR Preview" w:date="2026-01-01T00:00:00Z">
        <w:r>
          <w:rPr>
            <w:b/>
            <w:bCs/>
          </w:rPr>
          <w:delText xml:space="preserve">Example 15 (Profile log-likelihood of a Gaussian variance)</w:delText>
        </w:r>
      </w:del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In the Gaussian model,</w:delText>
        </w:r>
      </w:del>
      <w:del w:id="190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maximizes</w:delText>
        </w:r>
      </w:del>
      <w:del w:id="1910" w:author="PR Preview" w:date="2026-01-01T00:00:00Z">
        <w:r>
          <w:delText xml:space="preserve"> </w:delText>
        </w:r>
      </w:del>
      <m:oMath>
        <m:r>
          <m:t>ℓ</m:t>
        </m:r>
      </m:oMath>
      <w:del w:id="1911" w:author="PR Preview" w:date="2026-01-01T00:00:00Z">
        <w:r>
          <w:delText xml:space="preserve"> </w:delText>
        </w:r>
      </w:del>
      <w:del w:id="1912" w:author="PR Preview" w:date="2026-01-01T00:00:00Z">
        <w:r>
          <w:delText xml:space="preserve">over</w:delText>
        </w:r>
      </w:del>
      <w:del w:id="1913" w:author="PR Preview" w:date="2026-01-01T00:00:00Z">
        <w:r>
          <w:delText xml:space="preserve"> </w:delText>
        </w:r>
      </w:del>
      <m:oMath>
        <m:r>
          <m:t>μ</m:t>
        </m:r>
      </m:oMath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for every value of</w:delText>
        </w:r>
      </w:del>
      <w:del w:id="191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(</w:delText>
        </w:r>
      </w:del>
      <w:hyperlink w:anchor="sec-gaussian-mle">
        <w:del w:id="1919" w:author="PR Preview" w:date="2026-01-01T00:00:00Z">
          <w:r>
            <w:rPr>
              <w:rStyle w:val="Hyperlink"/>
            </w:rPr>
            <w:delText xml:space="preserve">Gaussian MLEs</w:delText>
          </w:r>
        </w:del>
      </w:hyperlink>
      <w:del w:id="1920" w:author="PR Preview" w:date="2026-01-01T00:00:00Z">
        <w:r>
          <w:delText xml:space="preserve">),</w:delText>
        </w:r>
      </w:del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so the profile log-likelihood of</w:delText>
        </w:r>
      </w:del>
      <w:del w:id="192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5"/>
    <w:bookmarkStart w:id="34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0"/>
    <w:bookmarkStart w:id="35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8"/>
    <w:bookmarkEnd w:id="359"/>
    <w:bookmarkStart w:id="36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0"/>
        </w:tc>
      </w:tr>
    </w:tbl>
    <w:bookmarkEnd w:id="361"/>
    <w:bookmarkStart w:id="36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5"/>
        </w:tc>
      </w:tr>
    </w:tbl>
    <w:bookmarkEnd w:id="366"/>
    <w:bookmarkStart w:id="37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7" w:name="def-power"/>
    <w:p>
      <w:pPr>
        <w:pStyle w:val="FirstParagraph"/>
      </w:pPr>
      <w:del w:id="1926" w:author="PR Preview" w:date="2026-01-01T00:00:00Z">
        <w:r>
          <w:rPr>
            <w:b/>
            <w:bCs/>
          </w:rPr>
          <w:delText xml:space="preserve">Definition 22 (Power)</w:delText>
        </w:r>
      </w:del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The</w:delText>
        </w:r>
      </w:del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rPr>
            <w:b/>
            <w:bCs/>
          </w:rPr>
          <w:delText xml:space="preserve">power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of a test of a null hypothesis</w:delText>
        </w:r>
      </w:del>
      <w:del w:id="193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about a parameter</w:delText>
        </w:r>
      </w:del>
      <w:del w:id="1936" w:author="PR Preview" w:date="2026-01-01T00:00:00Z">
        <w:r>
          <w:delText xml:space="preserve"> </w:delText>
        </w:r>
      </w:del>
      <m:oMath>
        <m:r>
          <m:t>θ</m:t>
        </m:r>
      </m:oMath>
      <w:del w:id="1937" w:author="PR Preview" w:date="2026-01-01T00:00:00Z">
        <w:r>
          <w:delText xml:space="preserve">,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against an alternative value</w:delText>
        </w:r>
      </w:del>
      <w:del w:id="1940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1</m:t>
            </m:r>
          </m:sub>
        </m:sSub>
      </m:oMath>
      <w:del w:id="1941" w:author="PR Preview" w:date="2026-01-01T00:00:00Z">
        <w:r>
          <w:delText xml:space="preserve">,</w:delText>
        </w:r>
      </w:del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is the probability that the test rejects</w:delText>
        </w:r>
      </w:del>
      <w:del w:id="194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when</w:delText>
        </w:r>
      </w:del>
      <w:del w:id="1947" w:author="PR Preview" w:date="2026-01-01T00:00:00Z">
        <w:r>
          <w:delText xml:space="preserve"> </w:delText>
        </w:r>
      </w:del>
      <m:oMath>
        <m:r>
          <m:t>θ</m:t>
        </m:r>
      </m:oMath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equals</w:delText>
        </w:r>
      </w:del>
      <w:del w:id="1950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1</m:t>
            </m:r>
          </m:sub>
        </m:sSub>
      </m:oMath>
      <w:del w:id="1951" w:author="PR Preview" w:date="2026-01-01T00:00:00Z">
        <w:r>
          <w:delText xml:space="preserve">:</w:delText>
        </w:r>
      </w:del>
    </w:p>
    <w:p>
      <w:pPr>
        <w:pStyle w:val="FirstParagraph"/>
      </w:pPr>
      <w:ins w:id="1952" w:author="PR Preview" w:date="2026-01-01T00:00:00Z">
        <w:r>
          <w:rPr>
            <w:b/>
            <w:bCs/>
          </w:rPr>
          <w:t xml:space="preserve">Definition 21 (Power)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The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rPr>
            <w:b/>
            <w:bCs/>
          </w:rPr>
          <w:t xml:space="preserve">power</w:t>
        </w:r>
      </w:ins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of a test of a null hypothesis</w:t>
        </w:r>
      </w:ins>
      <w:ins w:id="195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about a parameter</w:t>
        </w:r>
      </w:ins>
      <w:ins w:id="1962" w:author="PR Preview" w:date="2026-01-01T00:00:00Z">
        <w:r>
          <w:t xml:space="preserve"> </w:t>
        </w:r>
      </w:ins>
      <m:oMath>
        <m:r>
          <m:t>θ</m:t>
        </m:r>
      </m:oMath>
      <w:ins w:id="1963" w:author="PR Preview" w:date="2026-01-01T00:00:00Z">
        <w:r>
          <w:t xml:space="preserve">,</w:t>
        </w:r>
      </w:ins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against an alternative value</w:t>
        </w:r>
      </w:ins>
      <w:ins w:id="1966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967" w:author="PR Preview" w:date="2026-01-01T00:00:00Z">
        <w:r>
          <w:t xml:space="preserve">,</w:t>
        </w:r>
      </w:ins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is the probability that the test rejects</w:t>
        </w:r>
      </w:ins>
      <w:ins w:id="197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when</w:t>
        </w:r>
      </w:ins>
      <w:ins w:id="1973" w:author="PR Preview" w:date="2026-01-01T00:00:00Z">
        <w:r>
          <w:t xml:space="preserve"> </w:t>
        </w:r>
      </w:ins>
      <m:oMath>
        <m:r>
          <m:t>θ</m:t>
        </m:r>
      </m:oMath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equals</w:t>
        </w:r>
      </w:ins>
      <w:ins w:id="1976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9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1"/>
        </w:tc>
      </w:tr>
    </w:tbl>
    <w:bookmarkStart w:id="37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2"/>
    <w:bookmarkEnd w:id="373"/>
    <w:bookmarkStart w:id="37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4"/>
    <w:bookmarkEnd w:id="375"/>
    <w:bookmarkStart w:id="386" w:name="sec-mle-practice"/>
    <w:p>
      <w:pPr>
        <w:pStyle w:val="Heading2"/>
      </w:pPr>
      <w:r>
        <w:t xml:space="preserve">6 Practice exercises</w:t>
      </w:r>
    </w:p>
    <w:bookmarkStart w:id="376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6"/>
    <w:bookmarkStart w:id="377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7"/>
    <w:bookmarkStart w:id="378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8"/>
    <w:bookmarkStart w:id="379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9"/>
    <w:bookmarkStart w:id="380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0"/>
    <w:bookmarkStart w:id="381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1"/>
    <w:bookmarkStart w:id="382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2"/>
    <w:bookmarkStart w:id="383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3"/>
    <w:bookmarkStart w:id="384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4"/>
    <w:bookmarkStart w:id="385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5"/>
    <w:bookmarkEnd w:id="386"/>
    <w:bookmarkStart w:id="434" w:name="references"/>
    <w:p>
      <w:pPr>
        <w:pStyle w:val="Heading2"/>
      </w:pPr>
      <w:r>
        <w:t xml:space="preserve">References</w:t>
      </w:r>
    </w:p>
    <w:bookmarkStart w:id="433" w:name="refs"/>
    <w:bookmarkStart w:id="38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8"/>
    <w:bookmarkStart w:id="39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0"/>
    <w:bookmarkStart w:id="39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2"/>
    <w:bookmarkStart w:id="39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https://en.wikipedia.org/wiki/Likelihood_function</w:t>
        </w:r>
      </w:hyperlink>
    </w:p>
    <w:bookmarkEnd w:id="394"/>
    <w:bookmarkStart w:id="39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https://en.wikipedia.org/wiki/Maximum_likelihood_estimation</w:t>
        </w:r>
      </w:hyperlink>
    </w:p>
    <w:bookmarkEnd w:id="396"/>
    <w:bookmarkStart w:id="39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8"/>
    <w:bookmarkStart w:id="39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9"/>
    <w:bookmarkStart w:id="40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0"/>
    <w:bookmarkStart w:id="40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https://en.wikipedia.org/wiki/Critical_point_%28mathematics%29</w:t>
        </w:r>
      </w:hyperlink>
    </w:p>
    <w:bookmarkEnd w:id="402"/>
    <w:bookmarkStart w:id="40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https://en.wikipedia.org/wiki/Informant_function</w:t>
        </w:r>
      </w:hyperlink>
    </w:p>
    <w:bookmarkEnd w:id="404"/>
    <w:bookmarkStart w:id="40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https://en.wikipedia.org/wiki/Hessian_matrix</w:t>
        </w:r>
      </w:hyperlink>
    </w:p>
    <w:bookmarkEnd w:id="406"/>
    <w:bookmarkStart w:id="40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https://en.wikipedia.org/wiki/Fisher_information</w:t>
        </w:r>
      </w:hyperlink>
    </w:p>
    <w:bookmarkEnd w:id="408"/>
    <w:bookmarkStart w:id="410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09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0"/>
    <w:bookmarkStart w:id="412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1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2"/>
    <w:bookmarkStart w:id="414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3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4"/>
    <w:bookmarkStart w:id="416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https://en.wikipedia.org/wiki/Wald_test</w:t>
        </w:r>
      </w:hyperlink>
    </w:p>
    <w:bookmarkEnd w:id="416"/>
    <w:bookmarkStart w:id="418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https://en.wikipedia.org/wiki/Likelihood-ratio_test</w:t>
        </w:r>
      </w:hyperlink>
    </w:p>
    <w:bookmarkEnd w:id="418"/>
    <w:bookmarkStart w:id="420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https://en.wikipedia.org/wiki/Wilks%27_theorem</w:t>
        </w:r>
      </w:hyperlink>
    </w:p>
    <w:bookmarkEnd w:id="420"/>
    <w:bookmarkStart w:id="422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1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2"/>
    <w:bookmarkStart w:id="424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https://en.wikipedia.org/wiki/Prediction_interval</w:t>
        </w:r>
      </w:hyperlink>
    </w:p>
    <w:bookmarkEnd w:id="424"/>
    <w:bookmarkStart w:id="426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5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6"/>
    <w:bookmarkStart w:id="428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8"/>
    <w:bookmarkStart w:id="430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29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0"/>
    <w:bookmarkStart w:id="432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2"/>
    <w:bookmarkEnd w:id="433"/>
    <w:bookmarkEnd w:id="4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31" Type="http://schemas.openxmlformats.org/officeDocument/2006/relationships/image" Target="media/rId331.png"/><Relationship Id="rId336" Type="http://schemas.openxmlformats.org/officeDocument/2006/relationships/image" Target="media/rId336.png"/><Relationship Id="rId341" Type="http://schemas.openxmlformats.org/officeDocument/2006/relationships/image" Target="media/rId341.png"/><Relationship Id="rId345" Type="http://schemas.openxmlformats.org/officeDocument/2006/relationships/image" Target="media/rId345.png"/><Relationship Id="rId350" Type="http://schemas.openxmlformats.org/officeDocument/2006/relationships/image" Target="media/rId350.png"/><Relationship Id="rId354" Type="http://schemas.openxmlformats.org/officeDocument/2006/relationships/image" Target="media/rId354.png"/><Relationship Id="rId362" Type="http://schemas.openxmlformats.org/officeDocument/2006/relationships/image" Target="media/rId362.png"/><Relationship Id="rId368" Type="http://schemas.openxmlformats.org/officeDocument/2006/relationships/image" Target="media/rId368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24" Type="http://schemas.openxmlformats.org/officeDocument/2006/relationships/hyperlink" Target="estimation.qmd#exm-biased-variance-mle" TargetMode="External"/><Relationship Id="rId289" Type="http://schemas.openxmlformats.org/officeDocument/2006/relationships/hyperlink" Target="exploratory-descriptive.qmd#def-sample" TargetMode="External"/><Relationship Id="rId288" Type="http://schemas.openxmlformats.org/officeDocument/2006/relationships/hyperlink" Target="exploratory-descriptive.qmd#def-sample-mean" TargetMode="External"/><Relationship Id="rId425" Type="http://schemas.openxmlformats.org/officeDocument/2006/relationships/hyperlink" Target="https://doi.org/10.1001/jama.280.7.605" TargetMode="External"/><Relationship Id="rId389" Type="http://schemas.openxmlformats.org/officeDocument/2006/relationships/hyperlink" Target="https://doi.org/10.1002/9780470191613" TargetMode="External"/><Relationship Id="rId427" Type="http://schemas.openxmlformats.org/officeDocument/2006/relationships/hyperlink" Target="https://doi.org/10.1007/978-1-4614-1353-0" TargetMode="External"/><Relationship Id="rId409" Type="http://schemas.openxmlformats.org/officeDocument/2006/relationships/hyperlink" Target="https://doi.org/10.1007/b98855" TargetMode="External"/><Relationship Id="rId411" Type="http://schemas.openxmlformats.org/officeDocument/2006/relationships/hyperlink" Target="https://doi.org/10.1016/S1573-4412(05)80005-4" TargetMode="External"/><Relationship Id="rId413" Type="http://schemas.openxmlformats.org/officeDocument/2006/relationships/hyperlink" Target="https://doi.org/10.1093/biomet/65.3.457" TargetMode="External"/><Relationship Id="rId429" Type="http://schemas.openxmlformats.org/officeDocument/2006/relationships/hyperlink" Target="https://doi.org/10.1198/000313001300339897" TargetMode="External"/><Relationship Id="rId387" Type="http://schemas.openxmlformats.org/officeDocument/2006/relationships/hyperlink" Target="https://doi.org/10.1201/9781315182780" TargetMode="External"/><Relationship Id="rId421" Type="http://schemas.openxmlformats.org/officeDocument/2006/relationships/hyperlink" Target="https://doi.org/10.1214/aoms/1177732360" TargetMode="External"/><Relationship Id="rId401" Type="http://schemas.openxmlformats.org/officeDocument/2006/relationships/hyperlink" Target="https://en.wikipedia.org/wiki/Critical_point_%28mathematics%29" TargetMode="External"/><Relationship Id="rId282" Type="http://schemas.openxmlformats.org/officeDocument/2006/relationships/hyperlink" Target="https://en.wikipedia.org/wiki/Exponential_family" TargetMode="External"/><Relationship Id="rId407" Type="http://schemas.openxmlformats.org/officeDocument/2006/relationships/hyperlink" Target="https://en.wikipedia.org/wiki/Fisher_information" TargetMode="External"/><Relationship Id="rId405" Type="http://schemas.openxmlformats.org/officeDocument/2006/relationships/hyperlink" Target="https://en.wikipedia.org/wiki/Hessian_matrix" TargetMode="External"/><Relationship Id="rId403" Type="http://schemas.openxmlformats.org/officeDocument/2006/relationships/hyperlink" Target="https://en.wikipedia.org/wiki/Informant_function" TargetMode="External"/><Relationship Id="rId417" Type="http://schemas.openxmlformats.org/officeDocument/2006/relationships/hyperlink" Target="https://en.wikipedia.org/wiki/Likelihood-ratio_test" TargetMode="External"/><Relationship Id="rId393" Type="http://schemas.openxmlformats.org/officeDocument/2006/relationships/hyperlink" Target="https://en.wikipedia.org/wiki/Likelihood_function" TargetMode="External"/><Relationship Id="rId395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23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15" Type="http://schemas.openxmlformats.org/officeDocument/2006/relationships/hyperlink" Target="https://en.wikipedia.org/wiki/Wald_test" TargetMode="External"/><Relationship Id="rId419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2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276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7" Type="http://schemas.openxmlformats.org/officeDocument/2006/relationships/hyperlink" Target="https://morrison-lab.github.io/pds/probability-basics.html#def-probability" TargetMode="External"/><Relationship Id="rId275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17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31" Type="http://schemas.openxmlformats.org/officeDocument/2006/relationships/hyperlink" Target="https://www.cengage.com/c/applied-regression-analysis-and-other-multivariable-methods-5e-kleinbaum/9781285051086/" TargetMode="External"/><Relationship Id="rId391" Type="http://schemas.openxmlformats.org/officeDocument/2006/relationships/hyperlink" Target="https://www.cengage.com/c/statistical-inference-2e-casella-berger/9780534243128/" TargetMode="External"/><Relationship Id="rId397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24" Type="http://schemas.openxmlformats.org/officeDocument/2006/relationships/hyperlink" Target="estimation.qmd#exm-biased-variance-mle" TargetMode="External"/><Relationship Id="rId289" Type="http://schemas.openxmlformats.org/officeDocument/2006/relationships/hyperlink" Target="exploratory-descriptive.qmd#def-sample" TargetMode="External"/><Relationship Id="rId288" Type="http://schemas.openxmlformats.org/officeDocument/2006/relationships/hyperlink" Target="exploratory-descriptive.qmd#def-sample-mean" TargetMode="External"/><Relationship Id="rId425" Type="http://schemas.openxmlformats.org/officeDocument/2006/relationships/hyperlink" Target="https://doi.org/10.1001/jama.280.7.605" TargetMode="External"/><Relationship Id="rId389" Type="http://schemas.openxmlformats.org/officeDocument/2006/relationships/hyperlink" Target="https://doi.org/10.1002/9780470191613" TargetMode="External"/><Relationship Id="rId427" Type="http://schemas.openxmlformats.org/officeDocument/2006/relationships/hyperlink" Target="https://doi.org/10.1007/978-1-4614-1353-0" TargetMode="External"/><Relationship Id="rId409" Type="http://schemas.openxmlformats.org/officeDocument/2006/relationships/hyperlink" Target="https://doi.org/10.1007/b98855" TargetMode="External"/><Relationship Id="rId411" Type="http://schemas.openxmlformats.org/officeDocument/2006/relationships/hyperlink" Target="https://doi.org/10.1016/S1573-4412(05)80005-4" TargetMode="External"/><Relationship Id="rId413" Type="http://schemas.openxmlformats.org/officeDocument/2006/relationships/hyperlink" Target="https://doi.org/10.1093/biomet/65.3.457" TargetMode="External"/><Relationship Id="rId429" Type="http://schemas.openxmlformats.org/officeDocument/2006/relationships/hyperlink" Target="https://doi.org/10.1198/000313001300339897" TargetMode="External"/><Relationship Id="rId387" Type="http://schemas.openxmlformats.org/officeDocument/2006/relationships/hyperlink" Target="https://doi.org/10.1201/9781315182780" TargetMode="External"/><Relationship Id="rId421" Type="http://schemas.openxmlformats.org/officeDocument/2006/relationships/hyperlink" Target="https://doi.org/10.1214/aoms/1177732360" TargetMode="External"/><Relationship Id="rId401" Type="http://schemas.openxmlformats.org/officeDocument/2006/relationships/hyperlink" Target="https://en.wikipedia.org/wiki/Critical_point_%28mathematics%29" TargetMode="External"/><Relationship Id="rId282" Type="http://schemas.openxmlformats.org/officeDocument/2006/relationships/hyperlink" Target="https://en.wikipedia.org/wiki/Exponential_family" TargetMode="External"/><Relationship Id="rId407" Type="http://schemas.openxmlformats.org/officeDocument/2006/relationships/hyperlink" Target="https://en.wikipedia.org/wiki/Fisher_information" TargetMode="External"/><Relationship Id="rId405" Type="http://schemas.openxmlformats.org/officeDocument/2006/relationships/hyperlink" Target="https://en.wikipedia.org/wiki/Hessian_matrix" TargetMode="External"/><Relationship Id="rId403" Type="http://schemas.openxmlformats.org/officeDocument/2006/relationships/hyperlink" Target="https://en.wikipedia.org/wiki/Informant_function" TargetMode="External"/><Relationship Id="rId417" Type="http://schemas.openxmlformats.org/officeDocument/2006/relationships/hyperlink" Target="https://en.wikipedia.org/wiki/Likelihood-ratio_test" TargetMode="External"/><Relationship Id="rId393" Type="http://schemas.openxmlformats.org/officeDocument/2006/relationships/hyperlink" Target="https://en.wikipedia.org/wiki/Likelihood_function" TargetMode="External"/><Relationship Id="rId395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23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15" Type="http://schemas.openxmlformats.org/officeDocument/2006/relationships/hyperlink" Target="https://en.wikipedia.org/wiki/Wald_test" TargetMode="External"/><Relationship Id="rId419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2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276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7" Type="http://schemas.openxmlformats.org/officeDocument/2006/relationships/hyperlink" Target="https://morrison-lab.github.io/pds/probability-basics.html#def-probability" TargetMode="External"/><Relationship Id="rId275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17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31" Type="http://schemas.openxmlformats.org/officeDocument/2006/relationships/hyperlink" Target="https://www.cengage.com/c/applied-regression-analysis-and-other-multivariable-methods-5e-kleinbaum/9781285051086/" TargetMode="External"/><Relationship Id="rId391" Type="http://schemas.openxmlformats.org/officeDocument/2006/relationships/hyperlink" Target="https://www.cengage.com/c/statistical-inference-2e-casella-berger/9780534243128/" TargetMode="External"/><Relationship Id="rId397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2026-10-22T20:57:30Z</dcterms:created>
  <dcterms:modified xsi:type="dcterms:W3CDTF">2026-10-22T20:57:30Z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