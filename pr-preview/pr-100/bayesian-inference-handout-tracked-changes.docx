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2026-10-08 23:15:22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00:57:40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π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bookmarkEnd w:id="16"/>
    <w:bookmarkStart w:id="17" w:name="rem-two-paradigms"/>
    <w:p>
      <w:pPr>
        <w:pStyle w:val="BodyText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59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7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26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1" w:name="sec-bayes-normal-normal"/>
    <w:p>
      <w:pPr>
        <w:pStyle w:val="Heading3"/>
      </w:pPr>
      <w:r>
        <w:t xml:space="preserve">2.1 A Gaussian mean with a Gaussian prior</w:t>
      </w:r>
    </w:p>
    <w:bookmarkStart w:id="30" w:name="exm-normal-normal"/>
    <w:p>
      <w:pPr>
        <w:pStyle w:val="FirstParagraph"/>
      </w:pPr>
      <w:r>
        <w:rPr>
          <w:b/>
          <w:bCs/>
        </w:rPr>
        <w:t xml:space="preserve">Example 5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square;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0"/>
    <w:bookmarkEnd w:id="31"/>
    <w:bookmarkStart w:id="43" w:name="sec-bayes-map"/>
    <w:p>
      <w:pPr>
        <w:pStyle w:val="Heading3"/>
      </w:pPr>
      <w:r>
        <w:t xml:space="preserve">2.2 The posterior mode</w:t>
      </w:r>
    </w:p>
    <w:bookmarkStart w:id="33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2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2"/>
    </w:p>
    <w:p>
      <w:pPr>
        <w:pStyle w:val="FirstParagraph"/>
      </w:pPr>
      <w:r>
        <w:t xml:space="preserve">The MAP estimate is the mode of the posterior distribution.</w:t>
      </w:r>
    </w:p>
    <w:bookmarkEnd w:id="33"/>
    <w:bookmarkStart w:id="35" w:name="exm-map-beta-bernoulli"/>
    <w:p>
      <w:pPr>
        <w:pStyle w:val="BodyText"/>
      </w:pPr>
      <w:r>
        <w:rPr>
          <w:b/>
          <w:bCs/>
        </w:rPr>
        <w:t xml:space="preserve">Example 6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5"/>
    <w:bookmarkStart w:id="37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36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2" w:name="exm-map-normal-normal"/>
    <w:p>
      <w:pPr>
        <w:pStyle w:val="BodyText"/>
      </w:pPr>
      <w:r>
        <w:rPr>
          <w:b/>
          <w:bCs/>
        </w:rPr>
        <w:t xml:space="preserve">Example 7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1"/>
        </w:tc>
      </w:tr>
    </w:tbl>
    <w:bookmarkEnd w:id="42"/>
    <w:bookmarkEnd w:id="43"/>
    <w:bookmarkStart w:id="53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44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4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4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exm-equal-tailed-interval"/>
    <w:p>
      <w:pPr>
        <w:pStyle w:val="BodyText"/>
      </w:pPr>
      <w:r>
        <w:rPr>
          <w:b/>
          <w:bCs/>
        </w:rPr>
        <w:t xml:space="preserve">Example 8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47"/>
    <w:bookmarkStart w:id="52" w:name="exm-normal-credible-vs-confidence"/>
    <w:p>
      <w:pPr>
        <w:pStyle w:val="BodyText"/>
      </w:pPr>
      <w:r>
        <w:rPr>
          <w:b/>
          <w:bCs/>
        </w:rPr>
        <w:t xml:space="preserve">Example 9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</w:p>
          <w:bookmarkEnd w:id="5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2"/>
    <w:bookmarkEnd w:id="53"/>
    <w:bookmarkStart w:id="58" w:name="sec-bayes-parameter-space"/>
    <w:p>
      <w:pPr>
        <w:pStyle w:val="Heading3"/>
      </w:pPr>
      <w:r>
        <w:t xml:space="preserve">2.4 The parameter space</w:t>
      </w:r>
    </w:p>
    <w:bookmarkStart w:id="54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54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55" w:name="exm-parameter-space"/>
    <w:p>
      <w:pPr>
        <w:pStyle w:val="BodyText"/>
      </w:pPr>
      <w:r>
        <w:rPr>
          <w:b/>
          <w:bCs/>
        </w:rPr>
        <w:t xml:space="preserve">Example 10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5"/>
    <w:bookmarkStart w:id="56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7" w:name="exm-prior-support"/>
    <w:p>
      <w:pPr>
        <w:pStyle w:val="BodyText"/>
      </w:pPr>
      <w:r>
        <w:rPr>
          <w:b/>
          <w:bCs/>
        </w:rPr>
        <w:t xml:space="preserve">Example 11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57"/>
    <w:bookmarkEnd w:id="58"/>
    <w:bookmarkEnd w:id="59"/>
    <w:bookmarkStart w:id="90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3" w:name="sec-bayes-conjugate"/>
    <w:p>
      <w:pPr>
        <w:pStyle w:val="Heading3"/>
      </w:pPr>
      <w:r>
        <w:t xml:space="preserve">3.1 Conjugate priors</w:t>
      </w:r>
    </w:p>
    <w:bookmarkStart w:id="60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60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61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62" w:name="exm-beta-bernoulli"/>
    <w:p>
      <w:pPr>
        <w:pStyle w:val="BodyText"/>
      </w:pPr>
      <w:r>
        <w:rPr>
          <w:b/>
          <w:bCs/>
        </w:rPr>
        <w:t xml:space="preserve">Example 12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</w:p>
    <w:bookmarkEnd w:id="62"/>
    <w:bookmarkStart w:id="72" w:name="exm-prior-posterior-figure"/>
    <w:p>
      <w:pPr>
        <w:pStyle w:val="BodyText"/>
      </w:pPr>
      <w:r>
        <w:rPr>
          <w:b/>
          <w:bCs/>
        </w:rPr>
        <w:t xml:space="preserve">Example 13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del w:id="3" w:author="PR Preview" w:date="2026-01-01T00:00:00Z">
        <w:r>
          <w:rPr>
            <w:b/>
            <w:bCs/>
          </w:rPr>
          <w:delText xml:space="preserve">Real data.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We use 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rStyle w:val="VerbatimChar"/>
          </w:rPr>
          <w:delText xml:space="preserve">birthwt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data on 189 births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at Baystate Medical Center in Springfield, Massachusetts, in 1986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(Hosmer and Lemeshow 1989; Venables and Ripley 2002, sec. 7.2)</w:delText>
        </w:r>
      </w:del>
      <w:del w:id="14" w:author="PR Preview" w:date="2026-01-01T00:00:00Z">
        <w:r>
          <w:delText xml:space="preserve">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Here</w:delText>
        </w:r>
      </w:del>
      <w:del w:id="17" w:author="PR Preview" w:date="2026-01-01T00:00:00Z">
        <w:r>
          <w:delText xml:space="preserve"> </w:delText>
        </w:r>
      </w:del>
      <m:oMath>
        <m:r>
          <m:t>π</m:t>
        </m:r>
      </m:oMath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is the probability that a mother in this population smoked during pregnancy,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and its true value is unknown.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The data ship with R’s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rPr>
            <w:rStyle w:val="VerbatimChar"/>
          </w:rPr>
          <w:delText xml:space="preserve">MASS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package as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rPr>
            <w:rStyle w:val="VerbatimChar"/>
          </w:rPr>
          <w:delText xml:space="preserve">MASS::birthwt</w:delText>
        </w:r>
      </w:del>
      <w:del w:id="30" w:author="PR Preview" w:date="2026-01-01T00:00:00Z">
        <w:r>
          <w:delText xml:space="preserve">;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the Python code reads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rPr>
            <w:rStyle w:val="VerbatimChar"/>
          </w:rPr>
          <w:delText xml:space="preserve">data/birthwt.csv</w:delText>
        </w:r>
      </w:del>
      <w:del w:id="35" w:author="PR Preview" w:date="2026-01-01T00:00:00Z">
        <w:r>
          <w:delText xml:space="preserve">, a copy of the same table,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which is also posted as a CSV file by the</w:delText>
        </w:r>
      </w:del>
      <w:del w:id="38" w:author="PR Preview" w:date="2026-01-01T00:00:00Z">
        <w:r>
          <w:delText xml:space="preserve"> </w:delText>
        </w:r>
      </w:del>
      <w:hyperlink r:id="rId64">
        <w:del w:id="39" w:author="PR Preview" w:date="2026-01-01T00:00:00Z">
          <w:r>
            <w:rPr>
              <w:rStyle w:val="Hyperlink"/>
            </w:rPr>
            <w:delText xml:space="preserve">Rdatasets project</w:delText>
          </w:r>
        </w:del>
      </w:hyperlink>
      <w:del w:id="4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02"/>
        </w:numPr>
      </w:pPr>
      <w:ins w:id="41" w:author="PR Preview" w:date="2026-01-01T00:00:00Z">
        <w:r>
          <w:rPr>
            <w:b/>
            <w:bCs/>
          </w:rPr>
          <w:t xml:space="preserve">Real data.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We use the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rPr>
            <w:rStyle w:val="VerbatimChar"/>
          </w:rPr>
          <w:t xml:space="preserve">birthwt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data on 189 births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at Baystate Medical Center in Springfield, Massachusetts, in 1986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(Hosmer and Lemeshow 1989; Venables and Ripley 2002, sec. 7.2)</w:t>
        </w:r>
      </w:ins>
      <w:ins w:id="52" w:author="PR Preview" w:date="2026-01-01T00:00:00Z">
        <w:r>
          <w:t xml:space="preserve">.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Here</w:t>
        </w:r>
      </w:ins>
      <w:ins w:id="55" w:author="PR Preview" w:date="2026-01-01T00:00:00Z">
        <w:r>
          <w:t xml:space="preserve"> </w:t>
        </w:r>
      </w:ins>
      <m:oMath>
        <m:r>
          <m:t>π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is the probability that a mother in this population smoked during pregnancy,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and its true value is unknown.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The data ship with R’s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rPr>
            <w:rStyle w:val="VerbatimChar"/>
          </w:rPr>
          <w:t xml:space="preserve">MASS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package as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rPr>
            <w:rStyle w:val="VerbatimChar"/>
          </w:rPr>
          <w:t xml:space="preserve">MASS::birthwt</w:t>
        </w:r>
      </w:ins>
      <w:ins w:id="68" w:author="PR Preview" w:date="2026-01-01T00:00:00Z">
        <w:r>
          <w:t xml:space="preserve">;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the Python code reads</w:t>
        </w:r>
      </w:ins>
      <w:ins w:id="71" w:author="PR Preview" w:date="2026-01-01T00:00:00Z">
        <w:r>
          <w:t xml:space="preserve"> </w:t>
        </w:r>
      </w:ins>
      <w:hyperlink r:id="rId63">
        <w:ins w:id="72" w:author="PR Preview" w:date="2026-01-01T00:00:00Z">
          <w:r>
            <w:rPr>
              <w:rStyle w:val="VerbatimChar"/>
            </w:rPr>
            <w:t xml:space="preserve">data/birthwt.csv</w:t>
          </w:r>
        </w:ins>
      </w:hyperlink>
      <w:ins w:id="73" w:author="PR Preview" w:date="2026-01-01T00:00:00Z">
        <w:r>
          <w:t xml:space="preserve">, a copy of the same table on this site,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which is also posted as a CSV file by the</w:t>
        </w:r>
      </w:ins>
      <w:ins w:id="76" w:author="PR Preview" w:date="2026-01-01T00:00:00Z">
        <w:r>
          <w:t xml:space="preserve"> </w:t>
        </w:r>
      </w:ins>
      <w:hyperlink r:id="rId64">
        <w:ins w:id="77" w:author="PR Preview" w:date="2026-01-01T00:00:00Z">
          <w:r>
            <w:rPr>
              <w:rStyle w:val="Hyperlink"/>
            </w:rPr>
            <w:t xml:space="preserve">Rdatasets project</w:t>
          </w:r>
        </w:ins>
      </w:hyperlink>
      <w:ins w:id="78" w:author="PR Preview" w:date="2026-01-01T00:00:00Z">
        <w:r>
          <w:t xml:space="preserve">.</w:t>
        </w:r>
      </w:ins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do.call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rbind,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71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72"/>
    <w:bookmarkEnd w:id="73"/>
    <w:bookmarkStart w:id="85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4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74"/>
    <w:bookmarkStart w:id="75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75"/>
    <w:bookmarkStart w:id="76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76"/>
    <w:bookmarkStart w:id="77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77"/>
    <w:bookmarkStart w:id="78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78"/>
    <w:bookmarkStart w:id="79" w:name="exm-prior-spectrum"/>
    <w:p>
      <w:pPr>
        <w:pStyle w:val="BodyText"/>
      </w:pPr>
      <w:r>
        <w:rPr>
          <w:b/>
          <w:bCs/>
        </w:rPr>
        <w:t xml:space="preserve">Example 14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79"/>
    <w:bookmarkStart w:id="80" w:name="exm-flat-prior-reparam"/>
    <w:p>
      <w:pPr>
        <w:pStyle w:val="BodyText"/>
      </w:pPr>
      <w:r>
        <w:rPr>
          <w:b/>
          <w:bCs/>
        </w:rPr>
        <w:t xml:space="preserve">Example 15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η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80"/>
    <w:bookmarkStart w:id="82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81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83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83"/>
    <w:bookmarkStart w:id="84" w:name="exm-flat-prior-posterior"/>
    <w:p>
      <w:pPr>
        <w:pStyle w:val="BodyText"/>
      </w:pPr>
      <w:r>
        <w:rPr>
          <w:b/>
          <w:bCs/>
        </w:rPr>
        <w:t xml:space="preserve">Example 16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0.604</m:t>
        </m:r>
      </m:oMath>
      <w:r>
        <w:t xml:space="preserve">.</w:t>
      </w:r>
      <w:r>
        <w:t xml:space="preserve"> </w:t>
      </w: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84"/>
    <w:bookmarkEnd w:id="85"/>
    <w:bookmarkStart w:id="89" w:name="sec-bayes-skeptical"/>
    <w:p>
      <w:pPr>
        <w:pStyle w:val="Heading3"/>
      </w:pPr>
      <w:r>
        <w:t xml:space="preserve">3.3 A skeptical prior</w:t>
      </w:r>
    </w:p>
    <w:bookmarkStart w:id="86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86"/>
    <w:bookmarkStart w:id="87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87"/>
    <w:bookmarkStart w:id="88" w:name="exm-skeptical-prior"/>
    <w:p>
      <w:pPr>
        <w:pStyle w:val="BodyText"/>
      </w:pPr>
      <w:r>
        <w:rPr>
          <w:b/>
          <w:bCs/>
        </w:rPr>
        <w:t xml:space="preserve">Example 17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End w:id="89"/>
    <w:bookmarkEnd w:id="90"/>
    <w:bookmarkStart w:id="119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91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92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92"/>
    <w:bookmarkStart w:id="93" w:name="exm-prior-predictive"/>
    <w:p>
      <w:pPr>
        <w:pStyle w:val="BodyText"/>
      </w:pPr>
      <w:r>
        <w:rPr>
          <w:b/>
          <w:bCs/>
        </w:rPr>
        <w:t xml:space="preserve">Example 18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93"/>
    <w:bookmarkStart w:id="94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94"/>
    <w:bookmarkStart w:id="95" w:name="exm-posterior-predictive"/>
    <w:p>
      <w:pPr>
        <w:pStyle w:val="BodyText"/>
      </w:pPr>
      <w:r>
        <w:rPr>
          <w:b/>
          <w:bCs/>
        </w:rPr>
        <w:t xml:space="preserve">Example 19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w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  <w:r>
        <w:t xml:space="preserve"> </w:t>
      </w: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95"/>
    <w:bookmarkStart w:id="96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96"/>
    <w:bookmarkStart w:id="97" w:name="exm-test-quantity"/>
    <w:p>
      <w:pPr>
        <w:pStyle w:val="BodyText"/>
      </w:pPr>
      <w:r>
        <w:rPr>
          <w:b/>
          <w:bCs/>
        </w:rPr>
        <w:t xml:space="preserve">Example 20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97"/>
    <w:bookmarkStart w:id="98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98"/>
    <w:bookmarkStart w:id="106" w:name="exm-prior-predictive-check"/>
    <w:p>
      <w:pPr>
        <w:pStyle w:val="BodyText"/>
      </w:pPr>
      <w:r>
        <w:rPr>
          <w:b/>
          <w:bCs/>
        </w:rPr>
        <w:t xml:space="preserve">Example 21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05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06"/>
    <w:bookmarkStart w:id="107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07"/>
    <w:bookmarkStart w:id="115" w:name="exm-posterior-predictive-check"/>
    <w:p>
      <w:pPr>
        <w:pStyle w:val="BodyText"/>
      </w:pPr>
      <w:r>
        <w:rPr>
          <w:b/>
          <w:bCs/>
        </w:rPr>
        <w:t xml:space="preserve">Example 22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14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15"/>
    <w:bookmarkStart w:id="116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16"/>
    <w:bookmarkStart w:id="118" w:name="exm-ppp-value"/>
    <w:p>
      <w:pPr>
        <w:pStyle w:val="BodyText"/>
      </w:pPr>
      <w:r>
        <w:rPr>
          <w:b/>
          <w:bCs/>
        </w:rPr>
        <w:t xml:space="preserve">Example 23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22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17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18"/>
    <w:bookmarkEnd w:id="119"/>
    <w:bookmarkStart w:id="127" w:name="sec-bayes-hierarchies"/>
    <w:p>
      <w:pPr>
        <w:pStyle w:val="Heading2"/>
      </w:pPr>
      <w:r>
        <w:t xml:space="preserve">5 Distributions and hierarchies</w:t>
      </w:r>
    </w:p>
    <w:bookmarkStart w:id="120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20"/>
    <w:bookmarkStart w:id="121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21"/>
    <w:bookmarkStart w:id="122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22"/>
    <w:bookmarkStart w:id="123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23"/>
    <w:bookmarkStart w:id="124" w:name="exm-two-level-normal"/>
    <w:p>
      <w:pPr>
        <w:pStyle w:val="BodyText"/>
      </w:pPr>
      <w:r>
        <w:rPr>
          <w:b/>
          <w:bCs/>
        </w:rPr>
        <w:t xml:space="preserve">Example 24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24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25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26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27"/>
    <w:bookmarkStart w:id="141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36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28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29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30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31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32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33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34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35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36"/>
    <w:bookmarkStart w:id="140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31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37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38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course materials</w:t>
        </w:r>
      </w:hyperlink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32">
        <w:r>
          <w:rPr>
            <w:rStyle w:val="Hyperlink"/>
          </w:rPr>
          <w:t xml:space="preserve">PLS 207</w:t>
        </w:r>
      </w:hyperlink>
    </w:p>
    <w:bookmarkEnd w:id="140"/>
    <w:bookmarkEnd w:id="141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43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42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43"/>
    <w:bookmarkStart w:id="14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5"/>
    <w:bookmarkStart w:id="147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46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47"/>
    <w:bookmarkStart w:id="149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48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49"/>
    <w:bookmarkStart w:id="151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50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51"/>
    <w:bookmarkStart w:id="152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52"/>
    <w:bookmarkStart w:id="1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53"/>
    <w:bookmarkStart w:id="155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54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55"/>
    <w:bookmarkStart w:id="156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56"/>
    <w:bookmarkStart w:id="157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57"/>
    <w:bookmarkStart w:id="159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58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59"/>
    <w:bookmarkStart w:id="161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8" Type="http://schemas.openxmlformats.org/officeDocument/2006/relationships/image" Target="media/rId108.png"/><Relationship Id="rId111" Type="http://schemas.openxmlformats.org/officeDocument/2006/relationships/image" Target="media/rId111.png"/><Relationship Id="rId65" Type="http://schemas.openxmlformats.org/officeDocument/2006/relationships/image" Target="media/rId65.png"/><Relationship Id="rId68" Type="http://schemas.openxmlformats.org/officeDocument/2006/relationships/image" Target="media/rId68.png"/><Relationship Id="rId99" Type="http://schemas.openxmlformats.org/officeDocument/2006/relationships/image" Target="media/rId99.png"/><Relationship Id="rId102" Type="http://schemas.openxmlformats.org/officeDocument/2006/relationships/image" Target="media/rId102.png"/><Relationship Id="rId38" Type="http://schemas.openxmlformats.org/officeDocument/2006/relationships/image" Target="media/rId38.png"/><Relationship Id="rId48" Type="http://schemas.openxmlformats.org/officeDocument/2006/relationships/image" Target="media/rId48.png"/><Relationship Id="rId117" Type="http://schemas.openxmlformats.org/officeDocument/2006/relationships/hyperlink" Target="bayesian-examples.qmd#exm-bayes-logistic" TargetMode="External"/><Relationship Id="rId34" Type="http://schemas.openxmlformats.org/officeDocument/2006/relationships/hyperlink" Target="bayesian-inference.qmd#exm-beta-bernoulli" TargetMode="External"/><Relationship Id="rId63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58" Type="http://schemas.openxmlformats.org/officeDocument/2006/relationships/hyperlink" Target="https://bookdown.org/kevin_davisross/bayesian-reasoning-and-methods/" TargetMode="External"/><Relationship Id="rId135" Type="http://schemas.openxmlformats.org/officeDocument/2006/relationships/hyperlink" Target="https://catalog.ucdavis.edu/search/?q=BAX+442" TargetMode="External"/><Relationship Id="rId131" Type="http://schemas.openxmlformats.org/officeDocument/2006/relationships/hyperlink" Target="https://catalog.ucdavis.edu/search/?q=ECL+234" TargetMode="External"/><Relationship Id="rId132" Type="http://schemas.openxmlformats.org/officeDocument/2006/relationships/hyperlink" Target="https://catalog.ucdavis.edu/search/?q=PLS+207" TargetMode="External"/><Relationship Id="rId134" Type="http://schemas.openxmlformats.org/officeDocument/2006/relationships/hyperlink" Target="https://catalog.ucdavis.edu/search/?q=POL+280" TargetMode="External"/><Relationship Id="rId133" Type="http://schemas.openxmlformats.org/officeDocument/2006/relationships/hyperlink" Target="https://catalog.ucdavis.edu/search/?q=PSC+205H" TargetMode="External"/><Relationship Id="rId128" Type="http://schemas.openxmlformats.org/officeDocument/2006/relationships/hyperlink" Target="https://catalog.ucdavis.edu/search/?q=STA+015C" TargetMode="External"/><Relationship Id="rId129" Type="http://schemas.openxmlformats.org/officeDocument/2006/relationships/hyperlink" Target="https://catalog.ucdavis.edu/search/?q=STA+035C" TargetMode="External"/><Relationship Id="rId130" Type="http://schemas.openxmlformats.org/officeDocument/2006/relationships/hyperlink" Target="https://catalog.ucdavis.edu/search/?q=STA+145" TargetMode="External"/><Relationship Id="rId160" Type="http://schemas.openxmlformats.org/officeDocument/2006/relationships/hyperlink" Target="https://doi.org/10.1007/978-0-387-21706-2" TargetMode="External"/><Relationship Id="rId146" Type="http://schemas.openxmlformats.org/officeDocument/2006/relationships/hyperlink" Target="https://doi.org/10.1007/978-1-4614-5696-4" TargetMode="External"/><Relationship Id="rId148" Type="http://schemas.openxmlformats.org/officeDocument/2006/relationships/hyperlink" Target="https://doi.org/10.1201/9781315182780" TargetMode="External"/><Relationship Id="rId150" Type="http://schemas.openxmlformats.org/officeDocument/2006/relationships/hyperlink" Target="https://doi.org/10.1201/b16018" TargetMode="External"/><Relationship Id="rId142" Type="http://schemas.openxmlformats.org/officeDocument/2006/relationships/hyperlink" Target="https://escholarship.org/uc/item/8000r5m5" TargetMode="External"/><Relationship Id="rId139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28" Type="http://schemas.openxmlformats.org/officeDocument/2006/relationships/hyperlink" Target="https://morrison-lab.github.io/pds/probability-basics.html#thm-bayes" TargetMode="External"/><Relationship Id="rId125" Type="http://schemas.openxmlformats.org/officeDocument/2006/relationships/hyperlink" Target="https://morrison-lab.github.io/rme/chapters/intro-multilevel-models.html" TargetMode="External"/><Relationship Id="rId154" Type="http://schemas.openxmlformats.org/officeDocument/2006/relationships/hyperlink" Target="https://shop.elsevier.com/books/bayesian-population-analysis-using-winbugs/kery/978-0-12-387020-9" TargetMode="External"/><Relationship Id="rId64" Type="http://schemas.openxmlformats.org/officeDocument/2006/relationships/hyperlink" Target="https://vincentarelbundock.github.io/Rdatasets/csv/MASS/birthwt.csv" TargetMode="External"/><Relationship Id="rId144" Type="http://schemas.openxmlformats.org/officeDocument/2006/relationships/hyperlink" Target="https://www.cengage.com/c/statistical-inference-2e-casella-berger/9780534243128/" TargetMode="External"/><Relationship Id="rId137" Type="http://schemas.openxmlformats.org/officeDocument/2006/relationships/hyperlink" Target="https://www.youtube.com/@rmcelreath/playlists" TargetMode="External"/><Relationship Id="rId138" Type="http://schemas.openxmlformats.org/officeDocument/2006/relationships/hyperlink" Target="https://www.youtube.com/playlist?list=PLDcUM9US4XdNOlqSyhe38US8mFgmqzI14" TargetMode="External"/><Relationship Id="rId91" Type="http://schemas.openxmlformats.org/officeDocument/2006/relationships/hyperlink" Target="https://www.youtube.com/watch?v=JX_UyidsQNg" TargetMode="External"/><Relationship Id="rId126" Type="http://schemas.openxmlformats.org/officeDocument/2006/relationships/hyperlink" Target="https://www.youtube.com/watch?v=jh3RltVrQ-Q" TargetMode="External"/><Relationship Id="rId61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44" Type="http://schemas.openxmlformats.org/officeDocument/2006/relationships/hyperlink" Target="inference.qmd#def-confidence-interval" TargetMode="External"/><Relationship Id="rId29" Type="http://schemas.openxmlformats.org/officeDocument/2006/relationships/hyperlink" Target="intro-MLEs.qmd#def-lik" TargetMode="External"/><Relationship Id="rId81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17" Type="http://schemas.openxmlformats.org/officeDocument/2006/relationships/hyperlink" Target="bayesian-examples.qmd#exm-bayes-logistic" TargetMode="External"/><Relationship Id="rId34" Type="http://schemas.openxmlformats.org/officeDocument/2006/relationships/hyperlink" Target="bayesian-inference.qmd#exm-beta-bernoulli" TargetMode="External"/><Relationship Id="rId63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58" Type="http://schemas.openxmlformats.org/officeDocument/2006/relationships/hyperlink" Target="https://bookdown.org/kevin_davisross/bayesian-reasoning-and-methods/" TargetMode="External"/><Relationship Id="rId135" Type="http://schemas.openxmlformats.org/officeDocument/2006/relationships/hyperlink" Target="https://catalog.ucdavis.edu/search/?q=BAX+442" TargetMode="External"/><Relationship Id="rId131" Type="http://schemas.openxmlformats.org/officeDocument/2006/relationships/hyperlink" Target="https://catalog.ucdavis.edu/search/?q=ECL+234" TargetMode="External"/><Relationship Id="rId132" Type="http://schemas.openxmlformats.org/officeDocument/2006/relationships/hyperlink" Target="https://catalog.ucdavis.edu/search/?q=PLS+207" TargetMode="External"/><Relationship Id="rId134" Type="http://schemas.openxmlformats.org/officeDocument/2006/relationships/hyperlink" Target="https://catalog.ucdavis.edu/search/?q=POL+280" TargetMode="External"/><Relationship Id="rId133" Type="http://schemas.openxmlformats.org/officeDocument/2006/relationships/hyperlink" Target="https://catalog.ucdavis.edu/search/?q=PSC+205H" TargetMode="External"/><Relationship Id="rId128" Type="http://schemas.openxmlformats.org/officeDocument/2006/relationships/hyperlink" Target="https://catalog.ucdavis.edu/search/?q=STA+015C" TargetMode="External"/><Relationship Id="rId129" Type="http://schemas.openxmlformats.org/officeDocument/2006/relationships/hyperlink" Target="https://catalog.ucdavis.edu/search/?q=STA+035C" TargetMode="External"/><Relationship Id="rId130" Type="http://schemas.openxmlformats.org/officeDocument/2006/relationships/hyperlink" Target="https://catalog.ucdavis.edu/search/?q=STA+145" TargetMode="External"/><Relationship Id="rId160" Type="http://schemas.openxmlformats.org/officeDocument/2006/relationships/hyperlink" Target="https://doi.org/10.1007/978-0-387-21706-2" TargetMode="External"/><Relationship Id="rId146" Type="http://schemas.openxmlformats.org/officeDocument/2006/relationships/hyperlink" Target="https://doi.org/10.1007/978-1-4614-5696-4" TargetMode="External"/><Relationship Id="rId148" Type="http://schemas.openxmlformats.org/officeDocument/2006/relationships/hyperlink" Target="https://doi.org/10.1201/9781315182780" TargetMode="External"/><Relationship Id="rId150" Type="http://schemas.openxmlformats.org/officeDocument/2006/relationships/hyperlink" Target="https://doi.org/10.1201/b16018" TargetMode="External"/><Relationship Id="rId142" Type="http://schemas.openxmlformats.org/officeDocument/2006/relationships/hyperlink" Target="https://escholarship.org/uc/item/8000r5m5" TargetMode="External"/><Relationship Id="rId139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28" Type="http://schemas.openxmlformats.org/officeDocument/2006/relationships/hyperlink" Target="https://morrison-lab.github.io/pds/probability-basics.html#thm-bayes" TargetMode="External"/><Relationship Id="rId125" Type="http://schemas.openxmlformats.org/officeDocument/2006/relationships/hyperlink" Target="https://morrison-lab.github.io/rme/chapters/intro-multilevel-models.html" TargetMode="External"/><Relationship Id="rId154" Type="http://schemas.openxmlformats.org/officeDocument/2006/relationships/hyperlink" Target="https://shop.elsevier.com/books/bayesian-population-analysis-using-winbugs/kery/978-0-12-387020-9" TargetMode="External"/><Relationship Id="rId64" Type="http://schemas.openxmlformats.org/officeDocument/2006/relationships/hyperlink" Target="https://vincentarelbundock.github.io/Rdatasets/csv/MASS/birthwt.csv" TargetMode="External"/><Relationship Id="rId144" Type="http://schemas.openxmlformats.org/officeDocument/2006/relationships/hyperlink" Target="https://www.cengage.com/c/statistical-inference-2e-casella-berger/9780534243128/" TargetMode="External"/><Relationship Id="rId137" Type="http://schemas.openxmlformats.org/officeDocument/2006/relationships/hyperlink" Target="https://www.youtube.com/@rmcelreath/playlists" TargetMode="External"/><Relationship Id="rId138" Type="http://schemas.openxmlformats.org/officeDocument/2006/relationships/hyperlink" Target="https://www.youtube.com/playlist?list=PLDcUM9US4XdNOlqSyhe38US8mFgmqzI14" TargetMode="External"/><Relationship Id="rId91" Type="http://schemas.openxmlformats.org/officeDocument/2006/relationships/hyperlink" Target="https://www.youtube.com/watch?v=JX_UyidsQNg" TargetMode="External"/><Relationship Id="rId126" Type="http://schemas.openxmlformats.org/officeDocument/2006/relationships/hyperlink" Target="https://www.youtube.com/watch?v=jh3RltVrQ-Q" TargetMode="External"/><Relationship Id="rId61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44" Type="http://schemas.openxmlformats.org/officeDocument/2006/relationships/hyperlink" Target="inference.qmd#def-confidence-interval" TargetMode="External"/><Relationship Id="rId29" Type="http://schemas.openxmlformats.org/officeDocument/2006/relationships/hyperlink" Target="intro-MLEs.qmd#def-lik" TargetMode="External"/><Relationship Id="rId81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2026-10-09T08:10:30Z</dcterms:created>
  <dcterms:modified xsi:type="dcterms:W3CDTF">2026-10-09T08:10:30Z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