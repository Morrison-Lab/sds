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3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7 (Residuals and prediction errors for birth weights)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rStyle w:val="VerbatimChar"/>
          </w:rPr>
          <w:delText xml:space="preserve">birthwt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data record the birth weight (grams) of 189 babies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their mothers’ weight at the last menstrual period (pounds),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from a study at Baystate Medical Center in Springfield, Massachusetts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(Hosmer and Lemeshow 1989)</w:delText>
        </w:r>
      </w:del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They ship with the R package</w:delText>
        </w:r>
      </w:del>
      <w:del w:id="19" w:author="PR Preview" w:date="2026-01-01T00:00:00Z">
        <w:r>
          <w:delText xml:space="preserve"> </w:delText>
        </w:r>
      </w:del>
      <w:hyperlink r:id="rId48">
        <w:del w:id="20" w:author="PR Preview" w:date="2026-01-01T00:00:00Z">
          <w:r>
            <w:rPr>
              <w:rStyle w:val="VerbatimChar"/>
            </w:rPr>
            <w:delText xml:space="preserve">MASS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(</w:delText>
        </w:r>
      </w:del>
      <w:del w:id="23" w:author="PR Preview" w:date="2026-01-01T00:00:00Z">
        <w:r>
          <w:rPr>
            <w:rStyle w:val="VerbatimChar"/>
          </w:rPr>
          <w:delText xml:space="preserve">MASS::birthwt</w:delText>
        </w:r>
      </w:del>
      <w:del w:id="24" w:author="PR Preview" w:date="2026-01-01T00:00:00Z">
        <w:r>
          <w:delText xml:space="preserve">),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this repository holds a copy at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rStyle w:val="VerbatimChar"/>
          </w:rPr>
          <w:delText xml:space="preserve">data/birthwt.csv</w:delText>
        </w:r>
      </w:del>
      <w:del w:id="29" w:author="PR Preview" w:date="2026-01-01T00:00:00Z">
        <w:r>
          <w:delText xml:space="preserve">.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Example 7 (Residuals and prediction errors for birth weights)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rStyle w:val="VerbatimChar"/>
          </w:rPr>
          <w:t xml:space="preserve">birthwt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data record the birth weight (grams) of 189 babies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and their mothers’ weight at the last menstrual period (pounds),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from a study at Baystate Medical Center in Springfield, Massachusetts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(Hosmer and Lemeshow 1989)</w:t>
        </w:r>
      </w:ins>
      <w:ins w:id="43" w:author="PR Preview" w:date="2026-01-01T00:00:00Z">
        <w:r>
          <w:t xml:space="preserve">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They ship with the R package</w:t>
        </w:r>
      </w:ins>
      <w:ins w:id="46" w:author="PR Preview" w:date="2026-01-01T00:00:00Z">
        <w:r>
          <w:t xml:space="preserve"> </w:t>
        </w:r>
      </w:ins>
      <w:hyperlink r:id="rId48">
        <w:ins w:id="47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(</w:t>
        </w:r>
      </w:ins>
      <w:ins w:id="50" w:author="PR Preview" w:date="2026-01-01T00:00:00Z">
        <w:r>
          <w:rPr>
            <w:rStyle w:val="VerbatimChar"/>
          </w:rPr>
          <w:t xml:space="preserve">MASS::birthwt</w:t>
        </w:r>
      </w:ins>
      <w:ins w:id="51" w:author="PR Preview" w:date="2026-01-01T00:00:00Z">
        <w:r>
          <w:t xml:space="preserve">),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this site has a copy at</w:t>
        </w:r>
      </w:ins>
      <w:ins w:id="54" w:author="PR Preview" w:date="2026-01-01T00:00:00Z">
        <w:r>
          <w:t xml:space="preserve"> </w:t>
        </w:r>
      </w:ins>
      <w:hyperlink r:id="rId49">
        <w:ins w:id="55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56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3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5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5"/>
    <w:bookmarkStart w:id="76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7"/>
    <w:bookmarkStart w:id="79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8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1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1"/>
    <w:bookmarkStart w:id="82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2"/>
    <w:bookmarkEnd w:id="83"/>
    <w:bookmarkStart w:id="95" w:name="sec-unbiased-estimators"/>
    <w:p>
      <w:pPr>
        <w:pStyle w:val="Heading3"/>
      </w:pPr>
      <w:r>
        <w:t xml:space="preserve">3.6 Unbiased estimators</w:t>
      </w:r>
    </w:p>
    <w:bookmarkStart w:id="84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4"/>
    <w:bookmarkStart w:id="85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5"/>
    <w:bookmarkStart w:id="87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6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7"/>
    <w:bookmarkStart w:id="88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8"/>
    <w:bookmarkStart w:id="89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9"/>
    <w:bookmarkStart w:id="90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0"/>
    <w:bookmarkStart w:id="91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4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2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5"/>
    <w:bookmarkStart w:id="98" w:name="mean-absolute-error"/>
    <w:p>
      <w:pPr>
        <w:pStyle w:val="Heading3"/>
      </w:pPr>
      <w:r>
        <w:t xml:space="preserve">3.7 Mean absolute error</w:t>
      </w:r>
    </w:p>
    <w:bookmarkStart w:id="96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bookmarkStart w:id="97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7"/>
    <w:bookmarkEnd w:id="98"/>
    <w:bookmarkStart w:id="112" w:name="standard-error"/>
    <w:p>
      <w:pPr>
        <w:pStyle w:val="Heading3"/>
      </w:pPr>
      <w:r>
        <w:t xml:space="preserve">3.8 Standard error</w:t>
      </w:r>
    </w:p>
    <w:bookmarkStart w:id="100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9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0"/>
    <w:bookmarkStart w:id="101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1"/>
    <w:bookmarkStart w:id="102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9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3"/>
    <w:bookmarkStart w:id="104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5"/>
    <w:bookmarkStart w:id="106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6"/>
    <w:bookmarkStart w:id="107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7"/>
    <w:bookmarkStart w:id="108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9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9"/>
    <w:bookmarkStart w:id="110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10"/>
    <w:bookmarkStart w:id="111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2"/>
    <w:bookmarkEnd w:id="113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11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4"/>
    <w:bookmarkStart w:id="11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6"/>
    <w:bookmarkStart w:id="11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7"/>
    <w:bookmarkStart w:id="11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9"/>
    <w:bookmarkStart w:id="12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1"/>
    <w:bookmarkStart w:id="12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6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5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2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9" Type="http://schemas.openxmlformats.org/officeDocument/2006/relationships/hyperlink" Target="https://morrison-lab.github.io/pds/variance-covariance.html#def-sd" TargetMode="External"/><Relationship Id="rId80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2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6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5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2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9" Type="http://schemas.openxmlformats.org/officeDocument/2006/relationships/hyperlink" Target="https://morrison-lab.github.io/pds/variance-covariance.html#def-sd" TargetMode="External"/><Relationship Id="rId80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2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2026-10-09T08:12:26Z</dcterms:created>
  <dcterms:modified xsi:type="dcterms:W3CDTF">2026-10-09T08:12:26Z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