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  </w:r>
      </w:ins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del w:id="5" w:author="PR Preview" w:date="2026-01-01T00:00:00Z">
        <w:r>
          <w:delText xml:space="preserve">$$
    {\operatorname{Cov}\mathopen{}\left(\hat{\theta}, \ell'(\mathord{\smash[b]{\underset{\raise.3ex\hbox{$\scriptstyle\sim$}}{X}}\vphantom{X}}\mid \theta)\right)\mathclose{}} = 1
     \qquad(4)$$</w:delText>
        </w:r>
      </w:del>
      <w:bookmarkEnd w:id="48"/>
    </w:p>
    <w:p>
      <w:pPr>
        <w:pStyle w:val="BodyText"/>
      </w:pPr>
      <w:bookmarkStart w:id="48" w:name="eq-cov-estimator-score"/>
      <w:ins w:id="6" w:author="PR Preview" w:date="2026-01-01T00:00:00Z">
        <w:r>
          <w:t xml:space="preserve">$$
    \operatorname{Cov}\mathopen{}\left(\hat{\theta}, \ell'(\mathord{\smash[b]{\underset{\raise.3ex\hbox{$\scriptstyle\sim$}}{X}}\vphantom{X}}\mid \theta)\right)\mathclose{} = 1
     \qquad(4)$$</w:t>
        </w:r>
      </w:ins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2026-10-19T16:59:36Z</dcterms:created>
  <dcterms:modified xsi:type="dcterms:W3CDTF">2026-10-19T16:59:36Z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