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delText>
        </w:r>
      </w:del>
    </w:p>
    <w:p>
      <w:pPr>
        <w:pStyle w:val="BodyText"/>
      </w:pPr>
      <w:ins w:id="4" w:author="PR Preview" w:date="2026-01-01T00:00:00Z">
        <w:r>
  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  </w:r>
      </w:ins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2026-10-19T16:54:55Z</dcterms:created>
  <dcterms:modified xsi:type="dcterms:W3CDTF">2026-10-19T16:54:55Z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