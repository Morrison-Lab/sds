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2026-10-19 09:50:23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09:41:00 (PDT)</w:t>
        </w:r>
      </w:ins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1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del w:id="3" w:author="PR Preview" w:date="2026-01-01T00:00:00Z">
        <w:r>
          <w:delText xml:space="preserve">Give the values of those indicator variables,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in the order A2, B3, B4,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for a person in category B3,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and for a person in category A1.</w:delText>
        </w:r>
      </w:del>
    </w:p>
    <w:p>
      <w:pPr>
        <w:pStyle w:val="Compact"/>
        <w:numPr>
          <w:ilvl w:val="0"/>
          <w:numId w:val="1002"/>
        </w:numPr>
      </w:pPr>
      <w:ins w:id="10" w:author="PR Preview" w:date="2026-01-01T00:00:00Z">
        <w:r>
          <w:t xml:space="preserve">Write the values of those indicator variables,</w:t>
        </w:r>
      </w:ins>
      <w:ins w:id="11" w:author="PR Preview" w:date="2026-01-01T00:00:00Z">
        <w:r>
          <w:t xml:space="preserve"> </w:t>
        </w:r>
      </w:ins>
      <w:ins w:id="12" w:author="PR Preview" w:date="2026-01-01T00:00:00Z">
        <w:r>
          <w:t xml:space="preserve">in the order A2, B3, B4,</w:t>
        </w:r>
      </w:ins>
      <w:ins w:id="13" w:author="PR Preview" w:date="2026-01-01T00:00:00Z">
        <w:r>
          <w:t xml:space="preserve"> </w:t>
        </w:r>
      </w:ins>
      <w:ins w:id="14" w:author="PR Preview" w:date="2026-01-01T00:00:00Z">
        <w:r>
          <w:t xml:space="preserve">for a person in category B3,</w:t>
        </w:r>
      </w:ins>
      <w:ins w:id="15" w:author="PR Preview" w:date="2026-01-01T00:00:00Z">
        <w:r>
          <w:t xml:space="preserve"> </w:t>
        </w:r>
      </w:ins>
      <w:ins w:id="16" w:author="PR Preview" w:date="2026-01-01T00:00:00Z">
        <w:r>
          <w:t xml:space="preserve">and for a person in category A1.</w:t>
        </w:r>
      </w:ins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2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2"/>
    <w:bookmarkStart w:id="33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3"/>
    <w:bookmarkStart w:id="34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4"/>
    <w:bookmarkStart w:id="35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5"/>
    <w:bookmarkStart w:id="36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36"/>
    <w:bookmarkStart w:id="37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7"/>
    <w:bookmarkStart w:id="38" w:name="rem-source-reference-level"/>
    <w:p>
      <w:pPr>
        <w:pStyle w:val="BodyText"/>
      </w:pPr>
      <w:r>
        <w:rPr>
          <w:i/>
          <w:iCs/>
        </w:rPr>
        <w:t xml:space="preserve">Remark 4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8"/>
    <w:bookmarkStart w:id="39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39"/>
    <w:bookmarkStart w:id="40" w:name="rem-reference-level-choice"/>
    <w:p>
      <w:pPr>
        <w:pStyle w:val="BodyText"/>
      </w:pPr>
      <w:r>
        <w:rPr>
          <w:i/>
          <w:iCs/>
        </w:rPr>
        <w:t xml:space="preserve">Remark 5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0"/>
    <w:bookmarkEnd w:id="41"/>
    <w:bookmarkStart w:id="49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49"/>
    <w:bookmarkStart w:id="51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0"/>
          <w:p/>
        </w:tc>
      </w:tr>
    </w:tbl>
    <w:bookmarkEnd w:id="51"/>
    <w:bookmarkStart w:id="63" w:name="random-variables"/>
    <w:p>
      <w:pPr>
        <w:pStyle w:val="Heading2"/>
      </w:pPr>
      <w:r>
        <w:t xml:space="preserve">5 Random variables</w:t>
      </w:r>
    </w:p>
    <w:bookmarkStart w:id="55" w:name="sec-binary-vars"/>
    <w:p>
      <w:pPr>
        <w:pStyle w:val="Heading3"/>
      </w:pPr>
      <w:r>
        <w:t xml:space="preserve">5.1 Binary variables</w:t>
      </w:r>
    </w:p>
    <w:bookmarkStart w:id="52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2"/>
    <w:bookmarkStart w:id="53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3"/>
    <w:bookmarkStart w:id="54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4"/>
    <w:bookmarkEnd w:id="55"/>
    <w:bookmarkStart w:id="62" w:name="sec-count-vars"/>
    <w:p>
      <w:pPr>
        <w:pStyle w:val="Heading3"/>
      </w:pPr>
      <w:r>
        <w:t xml:space="preserve">5.2 Count variables</w:t>
      </w:r>
    </w:p>
    <w:bookmarkStart w:id="56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6"/>
    <w:bookmarkStart w:id="57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7"/>
    <w:bookmarkStart w:id="58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8"/>
    <w:bookmarkStart w:id="61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59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Negative binomial distribution</w:t>
        </w:r>
      </w:hyperlink>
    </w:p>
    <w:bookmarkEnd w:id="61"/>
    <w:bookmarkEnd w:id="62"/>
    <w:bookmarkEnd w:id="63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65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4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6" Type="http://schemas.openxmlformats.org/officeDocument/2006/relationships/image" Target="media/rId46.png"/><Relationship Id="rId42" Type="http://schemas.openxmlformats.org/officeDocument/2006/relationships/image" Target="media/rId42.png"/><Relationship Id="rId64" Type="http://schemas.openxmlformats.org/officeDocument/2006/relationships/hyperlink" Target="https://doi.org/10.1201/9781315182780" TargetMode="External"/><Relationship Id="rId60" Type="http://schemas.openxmlformats.org/officeDocument/2006/relationships/hyperlink" Target="https://morrison-lab.github.io/pds/distributions.html#sec-nb-dist" TargetMode="External"/><Relationship Id="rId59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4" Type="http://schemas.openxmlformats.org/officeDocument/2006/relationships/hyperlink" Target="https://doi.org/10.1201/9781315182780" TargetMode="External"/><Relationship Id="rId60" Type="http://schemas.openxmlformats.org/officeDocument/2006/relationships/hyperlink" Target="https://morrison-lab.github.io/pds/distributions.html#sec-nb-dist" TargetMode="External"/><Relationship Id="rId59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2026-10-19T16:58:48Z</dcterms:created>
  <dcterms:modified xsi:type="dcterms:W3CDTF">2026-10-19T16:58:48Z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09:41:00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