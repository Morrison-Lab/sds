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Let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be a dataset of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mutually independent binary outcomes,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all with the same event probability</w:delText>
        </w:r>
      </w:del>
      <w:del w:id="12" w:author="PR Preview" w:date="2026-01-01T00:00:00Z">
        <w:r>
          <w:delText xml:space="preserve"> </w:delText>
        </w:r>
      </w:del>
      <m:oMath>
        <m:r>
          <m:t>π</m:t>
        </m:r>
      </m:oMath>
      <w:del w:id="13" w:author="PR Preview" w:date="2026-01-01T00:00:00Z">
        <w:r>
          <w:delText xml:space="preserve">: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Derive the</w:delText>
        </w:r>
      </w:del>
      <w:del w:id="18" w:author="PR Preview" w:date="2026-01-01T00:00:00Z">
        <w:r>
          <w:delText xml:space="preserve"> </w:delText>
        </w:r>
      </w:del>
      <w:hyperlink w:anchor="def-lik">
        <w:del w:id="19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$\mathord{\smash[b]{\underset{\raise.3ex\hbox{$\scriptstyle\sim$}}{y}}\vphantom{y}}$</w:delText>
        </w:r>
      </w:del>
      <w:del w:id="24" w:author="PR Preview" w:date="2026-01-01T00:00:00Z">
        <w:r>
          <w:delText xml:space="preserve">.</w:delText>
        </w:r>
      </w:del>
    </w:p>
    <w:p>
      <w:pPr>
        <w:pStyle w:val="FirstParagraph"/>
      </w:pPr>
      <w:ins w:id="25" w:author="PR Preview" w:date="2026-01-01T00:00:00Z">
        <w:r>
          <w:t xml:space="preserve">Let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be a dataset of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mutually independent binary outcomes,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all with the same event probability</w:t>
        </w:r>
      </w:ins>
      <w:ins w:id="34" w:author="PR Preview" w:date="2026-01-01T00:00:00Z">
        <w:r>
          <w:t xml:space="preserve"> </w:t>
        </w:r>
      </w:ins>
      <m:oMath>
        <m:r>
          <m:t>π</m:t>
        </m:r>
      </m:oMath>
      <w:ins w:id="35" w:author="PR Preview" w:date="2026-01-01T00:00:00Z">
        <w:r>
          <w:t xml:space="preserve">:</w:t>
        </w:r>
      </w:ins>
      <w:ins w:id="3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Write the likelihood of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$\mathord{\smash[b]{\underset{\raise.3ex\hbox{$\scriptstyle\sim$}}{y}}\vphantom{y}}$</w:t>
        </w:r>
      </w:ins>
      <w:ins w:id="42" w:author="PR Preview" w:date="2026-01-01T00:00:00Z">
        <w:r>
          <w:t xml:space="preserve">.</w:t>
        </w:r>
      </w:ins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del w:id="43" w:author="PR Preview" w:date="2026-01-01T00:00:00Z">
        <w:r>
          <w:delText xml:space="preserve">$$\ell\stackrel{\text{def}}{=}{\operatorname{log}\mathopen{}\left\{\mathcal{L}(\mathord{\smash[b]{\underset{\raise.3ex\hbox{$\scriptstyle\sim$}}{x}}\vphantom{x}}|\theta)\right\}\mathclose{}} \qquad(4)$$</w:delText>
        </w:r>
      </w:del>
      <w:bookmarkEnd w:id="40"/>
    </w:p>
    <w:p>
      <w:pPr>
        <w:pStyle w:val="BodyText"/>
      </w:pPr>
      <w:bookmarkStart w:id="40" w:name="eq-def-loglik"/>
      <w:ins w:id="44" w:author="PR Preview" w:date="2026-01-01T00:00:00Z">
        <w:r>
          <w:t xml:space="preserve">$$\ell\stackrel{\text{def}}{=}\operatorname{log}\mathopen{}\left\{\mathcal{L}(\mathord{\smash[b]{\underset{\raise.3ex\hbox{$\scriptstyle\sim$}}{x}}\vphantom{x}}|\theta)\right\}\mathclose{} \qquad(4)$$</w:t>
        </w:r>
      </w:ins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del w:id="45" w:author="PR Preview" w:date="2026-01-01T00:00:00Z">
        <w:r>
          <w:rPr>
            <w:b/>
            <w:bCs/>
          </w:rPr>
          <w:delText xml:space="preserve">Exercise 7 (Log-likelihood of binary outcomes with one event probability)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Derive the</w:delText>
        </w:r>
      </w:del>
      <w:del w:id="48" w:author="PR Preview" w:date="2026-01-01T00:00:00Z">
        <w:r>
          <w:delText xml:space="preserve"> </w:delText>
        </w:r>
      </w:del>
      <w:hyperlink w:anchor="def-loglik">
        <w:del w:id="49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of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$\mathord{\smash[b]{\underset{\raise.3ex\hbox{$\scriptstyle\sim$}}{y}}\vphantom{y}}$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from</w:delText>
        </w:r>
      </w:del>
      <w:del w:id="56" w:author="PR Preview" w:date="2026-01-01T00:00:00Z">
        <w:r>
          <w:delText xml:space="preserve"> </w:delText>
        </w:r>
      </w:del>
      <w:hyperlink w:anchor="exr-bernoulli-likelihood-one-group">
        <w:del w:id="57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58" w:author="PR Preview" w:date="2026-01-01T00:00:00Z">
        <w:r>
          <w:delText xml:space="preserve">.</w:delText>
        </w:r>
      </w:del>
    </w:p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Exercise 7 (Log-likelihood of binary outcomes with one event probability)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Write the log-likelihood of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$\mathord{\smash[b]{\underset{\raise.3ex\hbox{$\scriptstyle\sim$}}{y}}\vphantom{y}}$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from</w:t>
        </w:r>
      </w:ins>
      <w:ins w:id="66" w:author="PR Preview" w:date="2026-01-01T00:00:00Z">
        <w:r>
          <w:t xml:space="preserve"> </w:t>
        </w:r>
      </w:ins>
      <w:hyperlink w:anchor="exr-bernoulli-likelihood-one-group">
        <w:ins w:id="67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68" w:author="PR Preview" w:date="2026-01-01T00:00:00Z">
        <w:r>
          <w:t xml:space="preserve">.</w:t>
        </w:r>
      </w:ins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del w:id="69" w:author="PR Preview" w:date="2026-01-01T00:00:00Z">
        <w:r>
          <w:delTex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delText>
        </w:r>
      </w:del>
    </w:p>
    <w:p>
      <w:pPr>
        <w:pStyle w:val="BodyText"/>
      </w:pPr>
      <w:ins w:id="70" w:author="PR Preview" w:date="2026-01-01T00:00:00Z">
        <w:r>
  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  </w:r>
      </w:ins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del w:id="71" w:author="PR Preview" w:date="2026-01-01T00:00:00Z">
        <w:r>
          <w:delText xml:space="preserve">$$\ell(\pi; \mathord{\smash[b]{\underset{\raise.3ex\hbox{$\scriptstyle\sim$}}{y}}\vphantom{y}}) = \mathopen{}\left(\sum_{i=1}^ny_i\right)\mathclose{} \operatorname{logit}(\pi) + n {\operatorname{log}\mathopen{}\left\{1 - \pi\right\}\mathclose{}}$$</w:delText>
        </w:r>
      </w:del>
    </w:p>
    <w:p>
      <w:pPr>
        <w:pStyle w:val="BodyText"/>
      </w:pPr>
      <w:ins w:id="72" w:author="PR Preview" w:date="2026-01-01T00:00:00Z">
        <w:r>
  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  </w:r>
      </w:ins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Exercise 13 (Hessian from the score)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Express the</w:delText>
        </w:r>
      </w:del>
      <w:del w:id="76" w:author="PR Preview" w:date="2026-01-01T00:00:00Z">
        <w:r>
          <w:delText xml:space="preserve"> </w:delText>
        </w:r>
      </w:del>
      <w:hyperlink w:anchor="def-hessian">
        <w:del w:id="77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as a derivative of the</w:delText>
        </w:r>
      </w:del>
      <w:del w:id="81" w:author="PR Preview" w:date="2026-01-01T00:00:00Z">
        <w:r>
          <w:delText xml:space="preserve"> </w:delText>
        </w:r>
      </w:del>
      <w:hyperlink w:anchor="def-score">
        <w:del w:id="82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8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84" w:author="PR Preview" w:date="2026-01-01T00:00:00Z">
        <w:r>
          <w:delText xml:space="preserve">.</w:delText>
        </w:r>
      </w:del>
    </w:p>
    <w:p>
      <w:pPr>
        <w:pStyle w:val="BodyText"/>
      </w:pPr>
      <w:ins w:id="85" w:author="PR Preview" w:date="2026-01-01T00:00:00Z">
        <w:r>
          <w:rPr>
            <w:b/>
            <w:bCs/>
          </w:rPr>
          <w:t xml:space="preserve">Exercise 13 (Hessian from the score)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Write the</w:t>
        </w:r>
      </w:ins>
      <w:ins w:id="88" w:author="PR Preview" w:date="2026-01-01T00:00:00Z">
        <w:r>
          <w:t xml:space="preserve"> </w:t>
        </w:r>
      </w:ins>
      <w:hyperlink w:anchor="def-hessian">
        <w:ins w:id="8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9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as a derivative of the</w:t>
        </w:r>
      </w:ins>
      <w:ins w:id="93" w:author="PR Preview" w:date="2026-01-01T00:00:00Z">
        <w:r>
          <w:t xml:space="preserve"> </w:t>
        </w:r>
      </w:ins>
      <w:hyperlink w:anchor="def-score">
        <w:ins w:id="94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9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6" w:author="PR Preview" w:date="2026-01-01T00:00:00Z">
        <w:r>
          <w:t xml:space="preserve">.</w:t>
        </w:r>
      </w:ins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del w:id="97" w:author="PR Preview" w:date="2026-01-01T00:00:00Z">
        <w:r>
          <w:delTex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delText>
        </w:r>
      </w:del>
      <w:bookmarkEnd w:id="89"/>
    </w:p>
    <w:p>
      <w:pPr>
        <w:pStyle w:val="BodyText"/>
      </w:pPr>
      <w:bookmarkStart w:id="89" w:name="eq-def-einf"/>
      <w:ins w:id="98" w:author="PR Preview" w:date="2026-01-01T00:00:00Z">
        <w:r>
  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  </w:r>
      </w:ins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del w:id="99" w:author="PR Preview" w:date="2026-01-01T00:00:00Z">
        <w:r>
          <w:rPr>
            <w:b/>
            <w:bCs/>
          </w:rPr>
          <w:delText xml:space="preserve">Exercise 14 (Derivative of a density through its logarithm)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Let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$\operatorname{p}(\mathord{\smash[b]{\underset{\raise.3ex\hbox{$\scriptstyle\sim$}}{x}}\vphantom{x}}\mid \theta)$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be a density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that is positive and differentiable in a scalar parameter</w:delText>
        </w:r>
      </w:del>
      <w:del w:id="108" w:author="PR Preview" w:date="2026-01-01T00:00:00Z">
        <w:r>
          <w:delText xml:space="preserve"> </w:delText>
        </w:r>
      </w:del>
      <m:oMath>
        <m:r>
          <m:t>θ</m:t>
        </m:r>
      </m:oMath>
      <w:del w:id="109" w:author="PR Preview" w:date="2026-01-01T00:00:00Z">
        <w:r>
          <w:delText xml:space="preserve">.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Express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$\frac{\partial}{\partial \theta}\operatorname{p}(\mathord{\smash[b]{\underset{\raise.3ex\hbox{$\scriptstyle\sim$}}{x}}\vphantom{x}}\mid \theta)$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in terms of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$\frac{\partial}{\partial \theta}\log \operatorname{p}(\mathord{\smash[b]{\underset{\raise.3ex\hbox{$\scriptstyle\sim$}}{x}}\vphantom{x}}\mid \theta)$</w:delText>
        </w:r>
      </w:del>
      <w:del w:id="118" w:author="PR Preview" w:date="2026-01-01T00:00:00Z">
        <w:r>
          <w:delText xml:space="preserve">.</w:delText>
        </w:r>
      </w:del>
    </w:p>
    <w:p>
      <w:pPr>
        <w:pStyle w:val="FirstParagraph"/>
      </w:pPr>
      <w:ins w:id="119" w:author="PR Preview" w:date="2026-01-01T00:00:00Z">
        <w:r>
          <w:rPr>
            <w:b/>
            <w:bCs/>
          </w:rPr>
          <w:t xml:space="preserve">Exercise 14 (Derivative of a density through its logarithm)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Let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$\operatorname{p}(\mathord{\smash[b]{\underset{\raise.3ex\hbox{$\scriptstyle\sim$}}{x}}\vphantom{x}}\mid \theta)$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be a density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that is positive and differentiable in a scalar parameter</w:t>
        </w:r>
      </w:ins>
      <w:ins w:id="128" w:author="PR Preview" w:date="2026-01-01T00:00:00Z">
        <w:r>
          <w:t xml:space="preserve"> </w:t>
        </w:r>
      </w:ins>
      <m:oMath>
        <m:r>
          <m:t>θ</m:t>
        </m:r>
      </m:oMath>
      <w:ins w:id="129" w:author="PR Preview" w:date="2026-01-01T00:00:00Z">
        <w:r>
          <w:t xml:space="preserve">.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Write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in terms of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$\frac{\partial}{\partial \theta}\log \operatorname{p}(\mathord{\smash[b]{\underset{\raise.3ex\hbox{$\scriptstyle\sim$}}{x}}\vphantom{x}}\mid \theta)$</w:t>
        </w:r>
      </w:ins>
      <w:ins w:id="138" w:author="PR Preview" w:date="2026-01-01T00:00:00Z">
        <w:r>
          <w:t xml:space="preserve">.</w:t>
        </w:r>
      </w:ins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del w:id="139" w:author="PR Preview" w:date="2026-01-01T00:00:00Z">
        <w:r>
          <w:delTex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delText>
        </w:r>
      </w:del>
    </w:p>
    <w:p>
      <w:pPr>
        <w:pStyle w:val="BodyText"/>
      </w:pPr>
      <w:ins w:id="140" w:author="PR Preview" w:date="2026-01-01T00:00:00Z">
        <w:r>
  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  </w:r>
      </w:ins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del w:id="141" w:author="PR Preview" w:date="2026-01-01T00:00:00Z">
        <w:r>
          <w:delTex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delText>
        </w:r>
      </w:del>
    </w:p>
    <w:p>
      <w:pPr>
        <w:pStyle w:val="BodyText"/>
      </w:pPr>
      <w:ins w:id="142" w:author="PR Preview" w:date="2026-01-01T00:00:00Z">
        <w:r>
  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  </w:r>
      </w:ins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del w:id="143" w:author="PR Preview" w:date="2026-01-01T00:00:00Z">
        <w:r>
          <w:delTex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delText>
        </w:r>
      </w:del>
      <w:bookmarkEnd w:id="105"/>
    </w:p>
    <w:p>
      <w:pPr>
        <w:pStyle w:val="FirstParagraph"/>
      </w:pPr>
      <w:bookmarkStart w:id="106" w:name="eq-information-equality"/>
      <w:del w:id="144" w:author="PR Preview" w:date="2026-01-01T00:00:00Z">
        <w:r>
          <w:delTex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delText>
        </w:r>
      </w:del>
      <w:bookmarkEnd w:id="106"/>
    </w:p>
    <w:p>
      <w:pPr>
        <w:pStyle w:val="BodyText"/>
      </w:pPr>
      <w:bookmarkStart w:id="105" w:name="eq-score-mean-zero"/>
      <w:ins w:id="145" w:author="PR Preview" w:date="2026-01-01T00:00:00Z">
        <w:r>
  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  </w:r>
      </w:ins>
      <w:bookmarkEnd w:id="105"/>
    </w:p>
    <w:p>
      <w:pPr>
        <w:pStyle w:val="FirstParagraph"/>
      </w:pPr>
      <w:bookmarkStart w:id="106" w:name="eq-information-equality"/>
      <w:ins w:id="146" w:author="PR Preview" w:date="2026-01-01T00:00:00Z">
        <w:r>
  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  </w:r>
      </w:ins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del w:id="147" w:author="PR Preview" w:date="2026-01-01T00:00:00Z">
        <w:r>
          <w:delTex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delText>
        </w:r>
      </w:del>
      <w:bookmarkEnd w:id="112"/>
    </w:p>
    <w:p>
      <w:pPr>
        <w:pStyle w:val="BodyText"/>
      </w:pPr>
      <w:bookmarkStart w:id="112" w:name="eq-adist-mle"/>
      <w:ins w:id="148" w:author="PR Preview" w:date="2026-01-01T00:00:00Z">
        <w:r>
  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  </w:r>
      </w:ins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del w:id="149" w:author="PR Preview" w:date="2026-01-01T00:00:00Z">
        <w:r>
          <w:delTex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delText>
        </w:r>
      </w:del>
    </w:p>
    <w:p>
      <w:pPr>
        <w:pStyle w:val="BodyText"/>
      </w:pPr>
      <w:ins w:id="150" w:author="PR Preview" w:date="2026-01-01T00:00:00Z">
        <w:r>
  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  </w:r>
      </w:ins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del w:id="151" w:author="PR Preview" w:date="2026-01-01T00:00:00Z">
        <w:r>
          <w:delTex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delText>
        </w:r>
      </w:del>
    </w:p>
    <w:p>
      <w:pPr>
        <w:pStyle w:val="BodyText"/>
      </w:pPr>
      <w:ins w:id="152" w:author="PR Preview" w:date="2026-01-01T00:00:00Z">
        <w:r>
  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  </w:r>
      </w:ins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del w:id="153" w:author="PR Preview" w:date="2026-01-01T00:00:00Z">
        <w:r>
          <w:rPr>
            <w:b/>
            <w:bCs/>
          </w:rPr>
          <w:delText xml:space="preserve">Exercise 33 (Score equation)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State the</w:delText>
        </w:r>
      </w:del>
      <w:del w:id="156" w:author="PR Preview" w:date="2026-01-01T00:00:00Z">
        <w:r>
          <w:delText xml:space="preserve"> </w:delText>
        </w:r>
      </w:del>
      <w:hyperlink w:anchor="def-score-equation">
        <w:del w:id="157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58" w:author="PR Preview" w:date="2026-01-01T00:00:00Z">
        <w:r>
          <w:delText xml:space="preserve">.</w:delText>
        </w:r>
      </w:del>
    </w:p>
    <w:p>
      <w:pPr>
        <w:pStyle w:val="BodyText"/>
      </w:pPr>
      <w:ins w:id="159" w:author="PR Preview" w:date="2026-01-01T00:00:00Z">
        <w:r>
          <w:rPr>
            <w:b/>
            <w:bCs/>
          </w:rPr>
          <w:t xml:space="preserve">Exercise 33 (Score equation)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Write the</w:t>
        </w:r>
      </w:ins>
      <w:ins w:id="162" w:author="PR Preview" w:date="2026-01-01T00:00:00Z">
        <w:r>
          <w:t xml:space="preserve"> </w:t>
        </w:r>
      </w:ins>
      <w:hyperlink w:anchor="def-score-equation">
        <w:ins w:id="163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64" w:author="PR Preview" w:date="2026-01-01T00:00:00Z">
        <w:r>
          <w:t xml:space="preserve">.</w:t>
        </w:r>
      </w:ins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del w:id="165" w:author="PR Preview" w:date="2026-01-01T00:00:00Z">
        <w:r>
          <w:delTex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delText>
        </w:r>
      </w:del>
    </w:p>
    <w:p>
      <w:pPr>
        <w:pStyle w:val="BodyText"/>
      </w:pPr>
      <w:ins w:id="166" w:author="PR Preview" w:date="2026-01-01T00:00:00Z">
        <w:r>
  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  </w:r>
      </w:ins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del w:id="167" w:author="PR Preview" w:date="2026-01-01T00:00:00Z">
        <w:r>
          <w:delTex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delText>
        </w:r>
      </w:del>
    </w:p>
    <w:p>
      <w:pPr>
        <w:pStyle w:val="BodyText"/>
      </w:pPr>
      <w:ins w:id="168" w:author="PR Preview" w:date="2026-01-01T00:00:00Z">
        <w:r>
  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  </w:r>
      </w:ins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9" w:author="PR Preview" w:date="2026-01-01T00:00:00Z">
        <w:r>
          <w:delText xml:space="preserve">For the second entry,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write the</w:delText>
        </w:r>
      </w:del>
      <w:del w:id="172" w:author="PR Preview" w:date="2026-01-01T00:00:00Z">
        <w:r>
          <w:delText xml:space="preserve"> </w:delText>
        </w:r>
      </w:del>
      <w:hyperlink r:id="rId9">
        <w:del w:id="173" w:author="PR Preview" w:date="2026-01-01T00:00:00Z">
          <w:r>
            <w:rPr>
              <w:rStyle w:val="Hyperlink"/>
            </w:rPr>
            <w:delText xml:space="preserve">population variance</w:delText>
          </w:r>
        </w:del>
      </w:hyperlink>
      <w:del w:id="17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as a single variable</w:delText>
        </w:r>
      </w:del>
      <w:del w:id="177" w:author="PR Preview" w:date="2026-01-01T00:00:00Z">
        <w:r>
          <w:delText xml:space="preserve"> </w:delText>
        </w:r>
      </w:del>
      <m:oMath>
        <m:r>
          <m:t>v</m:t>
        </m:r>
      </m:oMath>
      <w:del w:id="178" w:author="PR Preview" w:date="2026-01-01T00:00:00Z">
        <w:r>
          <w:delText xml:space="preserve">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so that the</w:delText>
        </w:r>
      </w:del>
      <w:del w:id="181" w:author="PR Preview" w:date="2026-01-01T00:00:00Z">
        <w:r>
          <w:delText xml:space="preserve"> </w:delText>
        </w:r>
      </w:del>
      <w:hyperlink w:anchor="def-loglik">
        <w:del w:id="182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183" w:author="PR Preview" w:date="2026-01-01T00:00:00Z">
        <w:r>
          <w:delText xml:space="preserve"> </w:delText>
        </w:r>
      </w:del>
      <m:oMath>
        <m:r>
          <m:t>ℓ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contains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and</w:delText>
        </w:r>
      </w:del>
      <w:del w:id="18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del w:id="190" w:author="PR Preview" w:date="2026-01-01T00:00:00Z">
        <w:r>
          <w:delText xml:space="preserve">,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where the sum of squared</w:delText>
        </w:r>
      </w:del>
      <w:del w:id="193" w:author="PR Preview" w:date="2026-01-01T00:00:00Z">
        <w:r>
          <w:delText xml:space="preserve"> </w:delText>
        </w:r>
      </w:del>
      <w:hyperlink r:id="rId10">
        <w:del w:id="194" w:author="PR Preview" w:date="2026-01-01T00:00:00Z">
          <w:r>
            <w:rPr>
              <w:rStyle w:val="Hyperlink"/>
            </w:rPr>
            <w:delText xml:space="preserve">deviations</w:delText>
          </w:r>
        </w:del>
      </w:hyperlink>
      <w:del w:id="19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from the mean parameter</w:delText>
        </w:r>
      </w:del>
      <w:del w:id="198" w:author="PR Preview" w:date="2026-01-01T00:00:00Z">
        <w:r>
          <w:delText xml:space="preserve"> </w:delText>
        </w:r>
      </w:del>
      <m:oMath>
        <m:r>
          <m:t>μ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does not depend on</w:delText>
        </w:r>
      </w:del>
      <w:del w:id="20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02" w:author="PR Preview" w:date="2026-01-01T00:00:00Z">
        <w:r>
          <w:delText xml:space="preserve">:</w:delText>
        </w:r>
      </w:del>
    </w:p>
    <w:p>
      <w:pPr>
        <w:pStyle w:val="FirstParagraph"/>
      </w:pPr>
      <w:ins w:id="203" w:author="PR Preview" w:date="2026-01-01T00:00:00Z">
        <w:r>
          <w:t xml:space="preserve">For the second entry,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write</w:t>
        </w:r>
      </w:ins>
      <w:ins w:id="20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as a single variable</w:t>
        </w:r>
      </w:ins>
      <w:ins w:id="209" w:author="PR Preview" w:date="2026-01-01T00:00:00Z">
        <w:r>
          <w:t xml:space="preserve"> </w:t>
        </w:r>
      </w:ins>
      <m:oMath>
        <m:r>
          <m:t>v</m:t>
        </m:r>
      </m:oMath>
      <w:ins w:id="210" w:author="PR Preview" w:date="2026-01-01T00:00:00Z">
        <w:r>
          <w:t xml:space="preserve">, so that</w:t>
        </w:r>
      </w:ins>
      <w:ins w:id="211" w:author="PR Preview" w:date="2026-01-01T00:00:00Z">
        <w:r>
          <w:t xml:space="preserve"> </w:t>
        </w:r>
      </w:ins>
      <m:oMath>
        <m:r>
          <m:t>ℓ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contains</w:t>
        </w:r>
      </w:ins>
      <w:ins w:id="21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219" w:author="PR Preview" w:date="2026-01-01T00:00:00Z">
        <w:r>
          <w:delTex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delText>
        </w:r>
      </w:del>
    </w:p>
    <w:p>
      <w:pPr>
        <w:pStyle w:val="BodyText"/>
      </w:pPr>
      <w:ins w:id="220" w:author="PR Preview" w:date="2026-01-01T00:00:00Z">
        <w:r>
  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del w:id="221" w:author="PR Preview" w:date="2026-01-01T00:00:00Z">
        <w:r>
          <w:delTex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delText>
        </w:r>
      </w:del>
    </w:p>
    <w:p>
      <w:pPr>
        <w:pStyle w:val="BodyText"/>
      </w:pPr>
      <w:ins w:id="222" w:author="PR Preview" w:date="2026-01-01T00:00:00Z">
        <w:r>
  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223" w:author="PR Preview" w:date="2026-01-01T00:00:00Z">
        <w:r>
          <w:delTex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delText>
        </w:r>
      </w:del>
    </w:p>
    <w:p>
      <w:pPr>
        <w:pStyle w:val="BodyText"/>
      </w:pPr>
      <w:ins w:id="224" w:author="PR Preview" w:date="2026-01-01T00:00:00Z">
        <w:r>
  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del w:id="225" w:author="PR Preview" w:date="2026-01-01T00:00:00Z">
        <w:r>
          <w:delTex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delText>
        </w:r>
      </w:del>
    </w:p>
    <w:p>
      <w:pPr>
        <w:pStyle w:val="BodyText"/>
      </w:pPr>
      <w:ins w:id="226" w:author="PR Preview" w:date="2026-01-01T00:00:00Z">
        <w:r>
  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227" w:author="PR Preview" w:date="2026-01-01T00:00:00Z">
        <w:r>
          <w:delTex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delText>
        </w:r>
      </w:del>
    </w:p>
    <w:p>
      <w:pPr>
        <w:pStyle w:val="BodyText"/>
      </w:pPr>
      <w:ins w:id="228" w:author="PR Preview" w:date="2026-01-01T00:00:00Z">
        <w:r>
  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del w:id="229" w:author="PR Preview" w:date="2026-01-01T00:00:00Z">
        <w:r>
          <w:delTex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delText>
        </w:r>
      </w:del>
    </w:p>
    <w:p>
      <w:pPr>
        <w:pStyle w:val="BodyText"/>
      </w:pPr>
      <w:ins w:id="230" w:author="PR Preview" w:date="2026-01-01T00:00:00Z">
        <w:r>
  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del w:id="231" w:author="PR Preview" w:date="2026-01-01T00:00:00Z">
        <w:r>
          <w:delText xml:space="preserve">So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${\operatorname{SE}\mathopen{}\left(\hat\mu_{ML}\right)\mathclose{}} \approx \sqrt{I(\hat\mu_{ML}; \mathord{\smash[b]{\underset{\raise.3ex\hbox{$\scriptstyle\sim$}}{x}}\vphantom{x}})^{-1}} = \frac{\bar{x}}{\sqrt{n}}$</w:delText>
        </w:r>
      </w:del>
      <w:del w:id="234" w:author="PR Preview" w:date="2026-01-01T00:00:00Z">
        <w:r>
          <w:delText xml:space="preserve">.</w:delText>
        </w:r>
      </w:del>
    </w:p>
    <w:p>
      <w:pPr>
        <w:pStyle w:val="FirstParagraph"/>
      </w:pPr>
      <w:ins w:id="235" w:author="PR Preview" w:date="2026-01-01T00:00:00Z">
        <w:r>
          <w:t xml:space="preserve">So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$\operatorname{SE}\mathopen{}\left(\hat\mu_{ML}\right)\mathclose{} \approx \sqrt{I(\hat\mu_{ML}; \mathord{\smash[b]{\underset{\raise.3ex\hbox{$\scriptstyle\sim$}}{x}}\vphantom{x}})^{-1}} = \frac{\bar{x}}{\sqrt{n}}$</w:t>
        </w:r>
      </w:ins>
      <w:ins w:id="238" w:author="PR Preview" w:date="2026-01-01T00:00:00Z">
        <w:r>
          <w:t xml:space="preserve">.</w:t>
        </w:r>
      </w:ins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Relationship Id="rId9" Type="http://schemas.openxmlformats.org/officeDocument/2006/relationships/hyperlink" Target="https://morrison-lab.github.io/pds/variance-covariance.html#def-variance" TargetMode="External"/><Relationship Id="rId10" Type="http://schemas.openxmlformats.org/officeDocument/2006/relationships/hyperlink" Target="https://morrison-lab.github.io/pds/variance-covariance.html#def-deviation-pop-mean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2026-10-19T17:02:20Z</dcterms:created>
  <dcterms:modified xsi:type="dcterms:W3CDTF">2026-10-19T17:02:20Z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