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del w:id="3" w:author="PR Preview" w:date="2026-01-01T00:00:00Z">
        <w:r>
          <w:delText xml:space="preserve">7 Further reading</w:delText>
        </w:r>
      </w:del>
    </w:p>
    <w:p>
      <w:pPr>
        <w:pStyle w:val="FirstParagraph"/>
      </w:pPr>
      <w:hyperlink r:id="rId9">
        <w:del w:id="4" w:author="PR Preview" w:date="2026-01-01T00:00:00Z">
          <w:r>
            <w:rPr>
              <w:rStyle w:val="Hyperlink"/>
            </w:rPr>
            <w:delText xml:space="preserve">Plotting a Binary Outcome</w:delText>
          </w:r>
        </w:del>
      </w:hyperlink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shows how to plot a 0/1 outcome against a</w:delText>
        </w:r>
      </w:del>
      <w:del w:id="7" w:author="PR Preview" w:date="2026-01-01T00:00:00Z">
        <w:r>
          <w:delText xml:space="preserve"> </w:delText>
        </w:r>
      </w:del>
      <w:hyperlink r:id="rId62">
        <w:del w:id="8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feature,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where</w:delText>
        </w:r>
      </w:del>
      <w:del w:id="13" w:author="PR Preview" w:date="2026-01-01T00:00:00Z">
        <w:r>
          <w:delText xml:space="preserve"> </w:delText>
        </w:r>
      </w:del>
      <w:hyperlink r:id="rId11">
        <w:del w:id="14" w:author="PR Preview" w:date="2026-01-01T00:00:00Z">
          <w:r>
            <w:rPr>
              <w:rStyle w:val="Hyperlink"/>
            </w:rPr>
            <w:delText xml:space="preserve">scatterplot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dots would pile into two stripes.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It draws a rug and two</w:delText>
        </w:r>
      </w:del>
      <w:del w:id="19" w:author="PR Preview" w:date="2026-01-01T00:00:00Z">
        <w:r>
          <w:delText xml:space="preserve"> </w:delText>
        </w:r>
      </w:del>
      <w:hyperlink r:id="rId12">
        <w:del w:id="20" w:author="PR Preview" w:date="2026-01-01T00:00:00Z">
          <w:r>
            <w:rPr>
              <w:rStyle w:val="Hyperlink"/>
            </w:rPr>
            <w:delText xml:space="preserve">histograms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 the WCGS data, in R and Python.</w:delText>
        </w:r>
      </w:del>
    </w:p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Relationship Id="rId9" Type="http://schemas.openxmlformats.org/officeDocument/2006/relationships/hyperlink" Target="https://morrison-lab.github.io/vds/chapters/binary-outcomes.html" TargetMode="External"/><Relationship Id="rId11" Type="http://schemas.openxmlformats.org/officeDocument/2006/relationships/hyperlink" Target="exploratory-descriptive.qmd#def-scatterplot" TargetMode="External"/><Relationship Id="rId12" Type="http://schemas.openxmlformats.org/officeDocument/2006/relationships/hyperlink" Target="exploratory-descriptive.qmd#def-histogram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2026-10-19T17:00:30Z</dcterms:created>
  <dcterms:modified xsi:type="dcterms:W3CDTF">2026-10-19T17:00:30Z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