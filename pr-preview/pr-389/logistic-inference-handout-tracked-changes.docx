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del w:id="3" w:author="PR Preview" w:date="2026-01-01T00:00:00Z">
        <w:r>
          <w:delTex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delText>
        </w:r>
      </w:del>
      <w:bookmarkEnd w:id="11"/>
    </w:p>
    <w:p>
      <w:pPr>
        <w:pStyle w:val="BodyText"/>
      </w:pPr>
      <w:bookmarkStart w:id="11" w:name="eq-logistic-model"/>
      <w:ins w:id="4" w:author="PR Preview" w:date="2026-01-01T00:00:00Z">
        <w:r>
  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  </w:r>
      </w:ins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del w:id="5" w:author="PR Preview" w:date="2026-01-01T00:00:00Z">
        <w:r>
          <w:delTex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delText>
        </w:r>
      </w:del>
      <w:bookmarkEnd w:id="15"/>
    </w:p>
    <w:p>
      <w:pPr>
        <w:pStyle w:val="FirstParagraph"/>
      </w:pPr>
      <w:del w:id="6" w:author="PR Preview" w:date="2026-01-01T00:00:00Z">
        <w:r>
          <w:delText xml:space="preserve">where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$\hat\pi_i = {\sigma\mathopen{}\left(\hat{\mathord{\smash[b]{\underset{\raise.3ex\hbox{$\scriptstyle\sim$}}{\beta}}\vphantom{\beta}}} \cdot \mathord{\smash[b]{\underset{\raise.3ex\hbox{$\scriptstyle\sim$}}{x}}\vphantom{x}}_i\right)\mathclose{}}$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the fitted probability.</w:delText>
        </w:r>
      </w:del>
    </w:p>
    <w:p>
      <w:pPr>
        <w:pStyle w:val="BodyText"/>
      </w:pPr>
      <w:bookmarkStart w:id="15" w:name="eq-deviance"/>
      <w:ins w:id="11" w:author="PR Preview" w:date="2026-01-01T00:00:00Z">
        <w:r>
  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  </w:r>
      </w:ins>
      <w:bookmarkEnd w:id="15"/>
    </w:p>
    <w:p>
      <w:pPr>
        <w:pStyle w:val="FirstParagraph"/>
      </w:pPr>
      <w:ins w:id="12" w:author="PR Preview" w:date="2026-01-01T00:00:00Z">
        <w:r>
          <w:t xml:space="preserve">where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is the fitted probability.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del w:id="17" w:author="PR Preview" w:date="2026-01-01T00:00:00Z">
        <w:r>
          <w:delTex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delText>
        </w:r>
      </w:del>
      <w:bookmarkEnd w:id="40"/>
    </w:p>
    <w:p>
      <w:pPr>
        <w:pStyle w:val="BodyText"/>
      </w:pPr>
      <w:bookmarkStart w:id="40" w:name="eq-saturated-model"/>
      <w:ins w:id="18" w:author="PR Preview" w:date="2026-01-01T00:00:00Z">
        <w:r>
  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  </w:r>
      </w:ins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del w:id="19" w:author="PR Preview" w:date="2026-01-01T00:00:00Z">
        <w:r>
          <w:rPr>
            <w:b/>
            <w:bCs/>
          </w:rPr>
          <w:delText xml:space="preserve">Definition 8 (Deviance relative to the saturated model)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rPr>
            <w:b/>
            <w:bCs/>
          </w:rPr>
          <w:delText xml:space="preserve">deviance relative to the saturated model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 a fitted model is twice the amount by which its maximized log-likelihood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${\ell\mathopen{}\left(\hat{\mathord{\smash[b]{\underset{\raise.3ex\hbox{$\scriptstyle\sim$}}{\beta}}\vphantom{\beta}}}\right)\mathclose{}}$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falls short of the maximized log-likelihood</w:delText>
        </w:r>
      </w:del>
      <w:del w:id="3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of the</w:delText>
        </w:r>
      </w:del>
      <w:del w:id="33" w:author="PR Preview" w:date="2026-01-01T00:00:00Z">
        <w:r>
          <w:delText xml:space="preserve"> </w:delText>
        </w:r>
      </w:del>
      <w:hyperlink w:anchor="def-saturated-model">
        <w:del w:id="34" w:author="PR Preview" w:date="2026-01-01T00:00:00Z">
          <w:r>
            <w:rPr>
              <w:rStyle w:val="Hyperlink"/>
            </w:rPr>
            <w:delText xml:space="preserve">saturated model</w:delText>
          </w:r>
        </w:del>
      </w:hyperlink>
      <w:del w:id="35" w:author="PR Preview" w:date="2026-01-01T00:00:00Z">
        <w:r>
          <w:delText xml:space="preserve">:</w:delText>
        </w:r>
      </w:del>
    </w:p>
    <w:p>
      <w:pPr>
        <w:pStyle w:val="BodyText"/>
      </w:pPr>
      <w:bookmarkStart w:id="46" w:name="eq-saturated-deviance"/>
      <w:del w:id="36" w:author="PR Preview" w:date="2026-01-01T00:00:00Z">
        <w:r>
          <w:delText xml:space="preserve">$$
    D_{\mathrm{sat}}= 2 \mathopen{}\left(\ell_{\mathrm{sat}}- {\ell\mathopen{}\left(\hat{\mathord{\smash[b]{\underset{\raise.3ex\hbox{$\scriptstyle\sim$}}{\beta}}\vphantom{\beta}}}\right)\mathclose{}}\right)\mathclose{}.
     \qquad(5)$$</w:delText>
        </w:r>
      </w:del>
      <w:bookmarkEnd w:id="46"/>
    </w:p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Definition 8 (Deviance relative to the saturated model)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rPr>
            <w:b/>
            <w:bCs/>
          </w:rPr>
          <w:t xml:space="preserve">deviance relative to the saturated model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of a fitted model is twice the amount by which its maximized log-likelihood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$\ell\mathopen{}\left(\hat{\mathord{\smash[b]{\underset{\raise.3ex\hbox{$\scriptstyle\sim$}}{\beta}}\vphantom{\beta}}}\right)\mathclose{}$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falls short of the maximized log-likelihood</w:t>
        </w:r>
      </w:ins>
      <w:ins w:id="4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of the</w:t>
        </w:r>
      </w:ins>
      <w:ins w:id="51" w:author="PR Preview" w:date="2026-01-01T00:00:00Z">
        <w:r>
          <w:t xml:space="preserve"> </w:t>
        </w:r>
      </w:ins>
      <w:hyperlink w:anchor="def-saturated-model">
        <w:ins w:id="52" w:author="PR Preview" w:date="2026-01-01T00:00:00Z">
          <w:r>
            <w:rPr>
              <w:rStyle w:val="Hyperlink"/>
            </w:rPr>
            <w:t xml:space="preserve">saturated model</w:t>
          </w:r>
        </w:ins>
      </w:hyperlink>
      <w:ins w:id="53" w:author="PR Preview" w:date="2026-01-01T00:00:00Z">
        <w:r>
          <w:t xml:space="preserve">:</w:t>
        </w:r>
      </w:ins>
    </w:p>
    <w:p>
      <w:pPr>
        <w:pStyle w:val="BodyText"/>
      </w:pPr>
      <w:bookmarkStart w:id="46" w:name="eq-saturated-deviance"/>
      <w:ins w:id="54" w:author="PR Preview" w:date="2026-01-01T00:00:00Z">
        <w:r>
  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  </w:r>
      </w:ins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del w:id="55" w:author="PR Preview" w:date="2026-01-01T00:00:00Z">
        <w:r>
          <w:rPr>
            <w:i/>
            <w:iCs/>
          </w:rPr>
          <w:delText xml:space="preserve">Proof</w:delText>
        </w:r>
      </w:del>
      <w:del w:id="56" w:author="PR Preview" w:date="2026-01-01T00:00:00Z">
        <w:r>
          <w:delText xml:space="preserve">. </w:delText>
        </w:r>
      </w:del>
      <w:del w:id="57" w:author="PR Preview" w:date="2026-01-01T00:00:00Z">
        <w:r>
          <w:delText xml:space="preserve">Grouping the outcomes by pattern, the</w:delText>
        </w:r>
      </w:del>
      <w:del w:id="58" w:author="PR Preview" w:date="2026-01-01T00:00:00Z">
        <w:r>
          <w:delText xml:space="preserve"> </w:delText>
        </w:r>
      </w:del>
      <w:hyperlink r:id="rId50">
        <w:del w:id="5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0" w:author="PR Preview" w:date="2026-01-01T00:00:00Z">
        <w:r>
          <w:delText xml:space="preserve">’s</w:delText>
        </w:r>
      </w:del>
      <w:del w:id="61" w:author="PR Preview" w:date="2026-01-01T00:00:00Z">
        <w:r>
          <w:delText xml:space="preserve"> </w:delText>
        </w:r>
      </w:del>
      <w:hyperlink r:id="rId45">
        <w:del w:id="62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is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delText>
        </w:r>
      </w:del>
      <w:del w:id="67" w:author="PR Preview" w:date="2026-01-01T00:00:00Z">
        <w:r>
          <w:delText xml:space="preserve">.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By</w:delText>
        </w:r>
      </w:del>
      <w:del w:id="70" w:author="PR Preview" w:date="2026-01-01T00:00:00Z">
        <w:r>
          <w:delText xml:space="preserve"> </w:delText>
        </w:r>
      </w:del>
      <w:hyperlink w:anchor="thm-saturated-mle">
        <w:del w:id="7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72" w:author="PR Preview" w:date="2026-01-01T00:00:00Z">
        <w:r>
          <w:delText xml:space="preserve">, the saturated log-likelihood is the same sum with</w:delText>
        </w:r>
      </w:del>
      <w:del w:id="7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replaced by</w:delText>
        </w:r>
      </w:del>
      <w:del w:id="7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Subtracting the fitted from the saturated log-likelihood, term by term, replaces each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by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84" w:author="PR Preview" w:date="2026-01-01T00:00:00Z">
        <w:r>
          <w:delText xml:space="preserve">, and likewise for the non-events.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Multiplying by</w:delText>
        </w:r>
      </w:del>
      <w:del w:id="87" w:author="PR Preview" w:date="2026-01-01T00:00:00Z">
        <w:r>
          <w:delText xml:space="preserve"> </w:delText>
        </w:r>
      </w:del>
      <m:oMath>
        <m:r>
          <m:t>2</m:t>
        </m:r>
      </m:oMath>
      <w:del w:id="88" w:author="PR Preview" w:date="2026-01-01T00:00:00Z">
        <w:r>
          <w:delText xml:space="preserve">, as</w:delText>
        </w:r>
      </w:del>
      <w:del w:id="89" w:author="PR Preview" w:date="2026-01-01T00:00:00Z">
        <w:r>
          <w:delText xml:space="preserve"> </w:delText>
        </w:r>
      </w:del>
      <w:hyperlink w:anchor="eq-saturated-deviance">
        <w:del w:id="90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does, gives</w:delText>
        </w:r>
      </w:del>
      <w:del w:id="93" w:author="PR Preview" w:date="2026-01-01T00:00:00Z">
        <w:r>
          <w:delText xml:space="preserve"> </w:delText>
        </w:r>
      </w:del>
      <w:hyperlink w:anchor="eq-saturated-deviance-grouped">
        <w:del w:id="94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95" w:author="PR Preview" w:date="2026-01-01T00:00:00Z">
        <w:r>
          <w:delText xml:space="preserve">.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A count of</w:delText>
        </w:r>
      </w:del>
      <w:del w:id="98" w:author="PR Preview" w:date="2026-01-01T00:00:00Z">
        <w:r>
          <w:delText xml:space="preserve"> </w:delText>
        </w:r>
      </w:del>
      <m:oMath>
        <m:r>
          <m:t>0</m:t>
        </m:r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times</w:delText>
        </w:r>
      </w:del>
      <w:del w:id="101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0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is taken as</w:delText>
        </w:r>
      </w:del>
      <w:del w:id="104" w:author="PR Preview" w:date="2026-01-01T00:00:00Z">
        <w:r>
          <w:delText xml:space="preserve"> </w:delText>
        </w:r>
      </w:del>
      <m:oMath>
        <m:r>
          <m:t>0</m:t>
        </m:r>
      </m:oMath>
      <w:del w:id="105" w:author="PR Preview" w:date="2026-01-01T00:00:00Z">
        <w:r>
          <w:delText xml:space="preserve">, its limit.</w:delText>
        </w:r>
      </w:del>
    </w:p>
    <w:p>
      <w:pPr>
        <w:pStyle w:val="BodyText"/>
      </w:pPr>
      <w:ins w:id="106" w:author="PR Preview" w:date="2026-01-01T00:00:00Z">
        <w:r>
          <w:rPr>
            <w:i/>
            <w:iCs/>
          </w:rPr>
          <w:t xml:space="preserve">Proof</w:t>
        </w:r>
      </w:ins>
      <w:ins w:id="107" w:author="PR Preview" w:date="2026-01-01T00:00:00Z">
        <w:r>
          <w:t xml:space="preserve">. </w:t>
        </w:r>
      </w:ins>
      <w:ins w:id="108" w:author="PR Preview" w:date="2026-01-01T00:00:00Z">
        <w:r>
          <w:t xml:space="preserve">Grouping the outcomes by pattern, the</w:t>
        </w:r>
      </w:ins>
      <w:ins w:id="109" w:author="PR Preview" w:date="2026-01-01T00:00:00Z">
        <w:r>
          <w:t xml:space="preserve"> </w:t>
        </w:r>
      </w:ins>
      <w:hyperlink r:id="rId50">
        <w:ins w:id="110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11" w:author="PR Preview" w:date="2026-01-01T00:00:00Z">
        <w:r>
          <w:t xml:space="preserve">’s</w:t>
        </w:r>
      </w:ins>
      <w:ins w:id="112" w:author="PR Preview" w:date="2026-01-01T00:00:00Z">
        <w:r>
          <w:t xml:space="preserve"> </w:t>
        </w:r>
      </w:ins>
      <w:hyperlink r:id="rId45">
        <w:ins w:id="113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  </w:r>
      </w:ins>
      <w:ins w:id="118" w:author="PR Preview" w:date="2026-01-01T00:00:00Z">
        <w:r>
          <w:t xml:space="preserve">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By</w:t>
        </w:r>
      </w:ins>
      <w:ins w:id="121" w:author="PR Preview" w:date="2026-01-01T00:00:00Z">
        <w:r>
          <w:t xml:space="preserve"> </w:t>
        </w:r>
      </w:ins>
      <w:hyperlink w:anchor="thm-saturated-mle">
        <w:ins w:id="12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3" w:author="PR Preview" w:date="2026-01-01T00:00:00Z">
        <w:r>
          <w:t xml:space="preserve">, the saturated log-likelihood is the same sum with</w:t>
        </w:r>
      </w:ins>
      <w:ins w:id="12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replaced by</w:t>
        </w:r>
      </w:ins>
      <w:ins w:id="12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128" w:author="PR Preview" w:date="2026-01-01T00:00:00Z">
        <w:r>
          <w:t xml:space="preserve">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Subtracting the fitted from the saturated log-likelihood, term by term, replaces each</w:t>
        </w:r>
      </w:ins>
      <w:ins w:id="131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by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135" w:author="PR Preview" w:date="2026-01-01T00:00:00Z">
        <w:r>
          <w:t xml:space="preserve">, and likewise for the non-events.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Multiplying by</w:t>
        </w:r>
      </w:ins>
      <w:ins w:id="138" w:author="PR Preview" w:date="2026-01-01T00:00:00Z">
        <w:r>
          <w:t xml:space="preserve"> </w:t>
        </w:r>
      </w:ins>
      <m:oMath>
        <m:r>
          <m:t>2</m:t>
        </m:r>
      </m:oMath>
      <w:ins w:id="139" w:author="PR Preview" w:date="2026-01-01T00:00:00Z">
        <w:r>
          <w:t xml:space="preserve">, as</w:t>
        </w:r>
      </w:ins>
      <w:ins w:id="140" w:author="PR Preview" w:date="2026-01-01T00:00:00Z">
        <w:r>
          <w:t xml:space="preserve"> </w:t>
        </w:r>
      </w:ins>
      <w:hyperlink w:anchor="eq-saturated-deviance">
        <w:ins w:id="141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does, gives</w:t>
        </w:r>
      </w:ins>
      <w:ins w:id="144" w:author="PR Preview" w:date="2026-01-01T00:00:00Z">
        <w:r>
          <w:t xml:space="preserve"> </w:t>
        </w:r>
      </w:ins>
      <w:hyperlink w:anchor="eq-saturated-deviance-grouped">
        <w:ins w:id="145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46" w:author="PR Preview" w:date="2026-01-01T00:00:00Z">
        <w:r>
          <w:t xml:space="preserve">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 count of</w:t>
        </w:r>
      </w:ins>
      <w:ins w:id="149" w:author="PR Preview" w:date="2026-01-01T00:00:00Z">
        <w:r>
          <w:t xml:space="preserve"> </w:t>
        </w:r>
      </w:ins>
      <m:oMath>
        <m:r>
          <m:t>0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times</w:t>
        </w:r>
      </w:ins>
      <w:ins w:id="152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0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is taken as</w:t>
        </w:r>
      </w:ins>
      <w:ins w:id="155" w:author="PR Preview" w:date="2026-01-01T00:00:00Z">
        <w:r>
          <w:t xml:space="preserve"> </w:t>
        </w:r>
      </w:ins>
      <m:oMath>
        <m:r>
          <m:t>0</m:t>
        </m:r>
      </m:oMath>
      <w:ins w:id="156" w:author="PR Preview" w:date="2026-01-01T00:00:00Z">
        <w:r>
          <w:t xml:space="preserve">, its limit.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del w:id="157" w:author="PR Preview" w:date="2026-01-01T00:00:00Z">
        <w:r>
          <w:rPr>
            <w:i/>
            <w:iCs/>
          </w:rPr>
          <w:delText xml:space="preserve">Proof</w:delText>
        </w:r>
      </w:del>
      <w:del w:id="158" w:author="PR Preview" w:date="2026-01-01T00:00:00Z">
        <w:r>
          <w:delText xml:space="preserve">. </w:delText>
        </w:r>
      </w:del>
      <w:hyperlink w:anchor="def-deviance">
        <w:del w:id="15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gives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$D= -2 {\ell\mathopen{}\left(\hat{\mathord{\smash[b]{\underset{\raise.3ex\hbox{$\scriptstyle\sim$}}{\beta}}\vphantom{\beta}}}\right)\mathclose{}}$</w:delText>
        </w:r>
      </w:del>
      <w:del w:id="164" w:author="PR Preview" w:date="2026-01-01T00:00:00Z">
        <w:r>
          <w:delText xml:space="preserve">.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Distributing the</w:delText>
        </w:r>
      </w:del>
      <w:del w:id="167" w:author="PR Preview" w:date="2026-01-01T00:00:00Z">
        <w:r>
          <w:delText xml:space="preserve"> </w:delText>
        </w:r>
      </w:del>
      <m:oMath>
        <m:r>
          <m:t>2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in</w:delText>
        </w:r>
      </w:del>
      <w:del w:id="170" w:author="PR Preview" w:date="2026-01-01T00:00:00Z">
        <w:r>
          <w:delText xml:space="preserve"> </w:delText>
        </w:r>
      </w:del>
      <w:hyperlink w:anchor="eq-saturated-deviance">
        <w:del w:id="171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gives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$D_{\mathrm{sat}}= 2 \ell_{\mathrm{sat}}- 2 {\ell\mathopen{}\left(\hat{\mathord{\smash[b]{\underset{\raise.3ex\hbox{$\scriptstyle\sim$}}{\beta}}\vphantom{\beta}}}\right)\mathclose{}}$</w:delText>
        </w:r>
      </w:del>
      <w:del w:id="176" w:author="PR Preview" w:date="2026-01-01T00:00:00Z">
        <w:r>
          <w:delText xml:space="preserve">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Substituting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$D= -2 {\ell\mathopen{}\left(\hat{\mathord{\smash[b]{\underset{\raise.3ex\hbox{$\scriptstyle\sim$}}{\beta}}\vphantom{\beta}}}\right)\mathclose{}}$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into this expression gives</w:delText>
        </w:r>
      </w:del>
      <w:del w:id="183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del w:id="184" w:author="PR Preview" w:date="2026-01-01T00:00:00Z">
        <w:r>
          <w:delText xml:space="preserve">.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Subtracting</w:delText>
        </w:r>
      </w:del>
      <w:del w:id="187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from both sides gives the claim.</w:delText>
        </w:r>
      </w:del>
    </w:p>
    <w:p>
      <w:pPr>
        <w:pStyle w:val="FirstParagraph"/>
      </w:pPr>
      <w:ins w:id="190" w:author="PR Preview" w:date="2026-01-01T00:00:00Z">
        <w:r>
          <w:rPr>
            <w:i/>
            <w:iCs/>
          </w:rPr>
          <w:t xml:space="preserve">Proof</w:t>
        </w:r>
      </w:ins>
      <w:ins w:id="191" w:author="PR Preview" w:date="2026-01-01T00:00:00Z">
        <w:r>
          <w:t xml:space="preserve">. </w:t>
        </w:r>
      </w:ins>
      <w:hyperlink w:anchor="def-deviance">
        <w:ins w:id="19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gives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$D= -2 \ell\mathopen{}\left(\hat{\mathord{\smash[b]{\underset{\raise.3ex\hbox{$\scriptstyle\sim$}}{\beta}}\vphantom{\beta}}}\right)\mathclose{}$</w:t>
        </w:r>
      </w:ins>
      <w:ins w:id="197" w:author="PR Preview" w:date="2026-01-01T00:00:00Z">
        <w:r>
          <w:t xml:space="preserve">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Distributing the</w:t>
        </w:r>
      </w:ins>
      <w:ins w:id="200" w:author="PR Preview" w:date="2026-01-01T00:00:00Z">
        <w:r>
          <w:t xml:space="preserve"> </w:t>
        </w:r>
      </w:ins>
      <m:oMath>
        <m:r>
          <m:t>2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in</w:t>
        </w:r>
      </w:ins>
      <w:ins w:id="203" w:author="PR Preview" w:date="2026-01-01T00:00:00Z">
        <w:r>
          <w:t xml:space="preserve"> </w:t>
        </w:r>
      </w:ins>
      <w:hyperlink w:anchor="eq-saturated-deviance">
        <w:ins w:id="204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gives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$D_{\mathrm{sat}}= 2 \ell_{\mathrm{sat}}- 2 \ell\mathopen{}\left(\hat{\mathord{\smash[b]{\underset{\raise.3ex\hbox{$\scriptstyle\sim$}}{\beta}}\vphantom{\beta}}}\right)\mathclose{}$</w:t>
        </w:r>
      </w:ins>
      <w:ins w:id="209" w:author="PR Preview" w:date="2026-01-01T00:00:00Z">
        <w:r>
          <w:t xml:space="preserve">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Substituting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$D= -2 \ell\mathopen{}\left(\hat{\mathord{\smash[b]{\underset{\raise.3ex\hbox{$\scriptstyle\sim$}}{\beta}}\vphantom{\beta}}}\right)\mathclose{}$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into this expression gives</w:t>
        </w:r>
      </w:ins>
      <w:ins w:id="216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ins w:id="217" w:author="PR Preview" w:date="2026-01-01T00:00:00Z">
        <w:r>
          <w:t xml:space="preserve">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Subtracting</w:t>
        </w:r>
      </w:ins>
      <w:ins w:id="220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from both sides gives the claim.</w:t>
        </w:r>
      </w:ins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2026-10-19T17:03:02Z</dcterms:created>
  <dcterms:modified xsi:type="dcterms:W3CDTF">2026-10-19T17:03:02Z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