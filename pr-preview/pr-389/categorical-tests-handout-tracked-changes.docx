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del w:id="3" w:author="PR Preview" w:date="2026-01-01T00:00:00Z">
        <w:r>
          <w:delText xml:space="preserve">Tests of independence say whether two binary variables are associated,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but not how strongly.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</w:delText>
        </w:r>
      </w:del>
      <w:del w:id="8" w:author="PR Preview" w:date="2026-01-01T00:00:00Z">
        <w:r>
          <w:delText xml:space="preserve"> </w:delText>
        </w:r>
      </w:del>
      <w:hyperlink w:anchor="def-risk-difference">
        <w:del w:id="9" w:author="PR Preview" w:date="2026-01-01T00:00:00Z">
          <w:r>
            <w:rPr>
              <w:rStyle w:val="Hyperlink"/>
            </w:rPr>
            <w:delText xml:space="preserve">risk difference</w:delText>
          </w:r>
        </w:del>
      </w:hyperlink>
      <w:del w:id="10" w:author="PR Preview" w:date="2026-01-01T00:00:00Z">
        <w:r>
          <w:delText xml:space="preserve">, the</w:delText>
        </w:r>
      </w:del>
      <w:del w:id="11" w:author="PR Preview" w:date="2026-01-01T00:00:00Z">
        <w:r>
          <w:delText xml:space="preserve"> </w:delText>
        </w:r>
      </w:del>
      <w:hyperlink w:anchor="def-risk-ratio">
        <w:del w:id="12" w:author="PR Preview" w:date="2026-01-01T00:00:00Z">
          <w:r>
            <w:rPr>
              <w:rStyle w:val="Hyperlink"/>
            </w:rPr>
            <w:delText xml:space="preserve">risk ratio</w:delText>
          </w:r>
        </w:del>
      </w:hyperlink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the</w:delText>
        </w:r>
      </w:del>
      <w:del w:id="15" w:author="PR Preview" w:date="2026-01-01T00:00:00Z">
        <w:r>
          <w:delText xml:space="preserve"> </w:delText>
        </w:r>
      </w:del>
      <w:hyperlink w:anchor="def-odds-ratio">
        <w:del w:id="16" w:author="PR Preview" w:date="2026-01-01T00:00:00Z">
          <w:r>
            <w:rPr>
              <w:rStyle w:val="Hyperlink"/>
            </w:rPr>
            <w:delText xml:space="preserve">odds ratio</w:delText>
          </w:r>
        </w:del>
      </w:hyperlink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measure the strength of the association.</w:delText>
        </w:r>
      </w:del>
    </w:p>
    <w:p>
      <w:pPr>
        <w:pStyle w:val="BodyText"/>
      </w:pPr>
      <w:del w:id="19" w:author="PR Preview" w:date="2026-01-01T00:00:00Z">
        <w:r>
          <w:rPr>
            <w:b/>
            <w:bCs/>
          </w:rPr>
          <w:delText xml:space="preserve">Definition 4 (Risk of a binary outcome)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rPr>
            <w:b/>
            <w:bCs/>
          </w:rPr>
          <w:delText xml:space="preserve">risk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 a</w:delText>
        </w:r>
      </w:del>
      <w:del w:id="26" w:author="PR Preview" w:date="2026-01-01T00:00:00Z">
        <w:r>
          <w:delText xml:space="preserve"> </w:delText>
        </w:r>
      </w:del>
      <w:hyperlink r:id="rId11">
        <w:del w:id="27" w:author="PR Preview" w:date="2026-01-01T00:00:00Z">
          <w:r>
            <w:rPr>
              <w:rStyle w:val="Hyperlink"/>
            </w:rPr>
            <w:delText xml:space="preserve">binary</w:delText>
          </w:r>
        </w:del>
      </w:hyperlink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outcome in a group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the</w:delText>
        </w:r>
      </w:del>
      <w:del w:id="32" w:author="PR Preview" w:date="2026-01-01T00:00:00Z">
        <w:r>
          <w:delText xml:space="preserve"> </w:delText>
        </w:r>
      </w:del>
      <w:hyperlink r:id="rId13">
        <w:del w:id="33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that a member of the group has the outcome.</w:delText>
        </w:r>
      </w:del>
    </w:p>
    <w:p>
      <w:pPr>
        <w:pStyle w:val="BodyText"/>
      </w:pPr>
      <w:del w:id="36" w:author="PR Preview" w:date="2026-01-01T00:00:00Z">
        <w:r>
          <w:delText xml:space="preserve">The risk lies in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8" w:author="PR Preview" w:date="2026-01-01T00:00:00Z">
        <w:r>
          <w:delText xml:space="preserve">, and its</w:delText>
        </w:r>
      </w:del>
      <w:del w:id="39" w:author="PR Preview" w:date="2026-01-01T00:00:00Z">
        <w:r>
          <w:delText xml:space="preserve"> </w:delText>
        </w:r>
      </w:del>
      <w:hyperlink r:id="rId14">
        <w:del w:id="40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the proportion of the group’s observations that have the outcome.</w:delText>
        </w:r>
      </w:del>
    </w:p>
    <w:p>
      <w:pPr>
        <w:pStyle w:val="BodyText"/>
      </w:pPr>
      <w:del w:id="43" w:author="PR Preview" w:date="2026-01-01T00:00:00Z">
        <w:r>
          <w:delText xml:space="preserve">Source: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Wikipedia contributors [7]</w:delText>
        </w:r>
      </w:del>
      <w:del w:id="46" w:author="PR Preview" w:date="2026-01-01T00:00:00Z">
        <w:r>
          <w:delText xml:space="preserve">.</w:delText>
        </w:r>
      </w:del>
    </w:p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Example 5 (Risk of regular exercise in each HERS treatment group)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In</w:delText>
        </w:r>
      </w:del>
      <w:del w:id="50" w:author="PR Preview" w:date="2026-01-01T00:00:00Z">
        <w:r>
          <w:delText xml:space="preserve"> </w:delText>
        </w:r>
      </w:del>
      <w:hyperlink w:anchor="tbl-hers-crosstab">
        <w:del w:id="51" w:author="PR Preview" w:date="2026-01-01T00:00:00Z">
          <w:r>
            <w:rPr>
              <w:rStyle w:val="Hyperlink"/>
            </w:rPr>
            <w:delText xml:space="preserve">Table 1</w:delText>
          </w:r>
        </w:del>
      </w:hyperlink>
      <w:del w:id="52" w:author="PR Preview" w:date="2026-01-01T00:00:00Z">
        <w:r>
          <w:delText xml:space="preserve">, the outcome is regular exercise at baseline.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The estimated</w:delText>
        </w:r>
      </w:del>
      <w:del w:id="55" w:author="PR Preview" w:date="2026-01-01T00:00:00Z">
        <w:r>
          <w:delText xml:space="preserve"> </w:delText>
        </w:r>
      </w:del>
      <w:hyperlink w:anchor="def-outcome-risk">
        <w:del w:id="56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in each treatment group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 the proportion of that group’s column who exercise regularly:</w:delText>
        </w:r>
      </w:del>
    </w:p>
    <w:p>
      <w:pPr>
        <w:pStyle w:val="SourceCode"/>
      </w:pPr>
      <w:del w:id="61" w:author="PR Preview" w:date="2026-01-01T00:00:00Z">
        <w:r>
          <w:rPr>
            <w:rStyle w:val="NormalTok"/>
          </w:rPr>
          <w:delText xml:space="preserve">risk_hat </w:delText>
        </w:r>
      </w:del>
      <w:del w:id="62" w:author="PR Preview" w:date="2026-01-01T00:00:00Z">
        <w:r>
          <w:rPr>
            <w:rStyle w:val="OtherTok"/>
          </w:rPr>
          <w:delText xml:space="preserve">&lt;-</w:delText>
        </w:r>
      </w:del>
      <w:del w:id="63" w:author="PR Preview" w:date="2026-01-01T00:00:00Z">
        <w:r>
          <w:rPr>
            <w:rStyle w:val="NormalTok"/>
          </w:rPr>
          <w:delText xml:space="preserve"> </w:delText>
        </w:r>
      </w:del>
      <w:del w:id="64" w:author="PR Preview" w:date="2026-01-01T00:00:00Z">
        <w:r>
          <w:rPr>
            <w:rStyle w:val="FunctionTok"/>
          </w:rPr>
          <w:delText xml:space="preserve">prop.table</w:delText>
        </w:r>
      </w:del>
      <w:del w:id="65" w:author="PR Preview" w:date="2026-01-01T00:00:00Z">
        <w:r>
          <w:rPr>
            <w:rStyle w:val="NormalTok"/>
          </w:rPr>
          <w:delText xml:space="preserve">(</w:delText>
        </w:r>
      </w:del>
      <w:del w:id="66" w:author="PR Preview" w:date="2026-01-01T00:00:00Z">
        <w:r>
          <w:rPr>
            <w:rStyle w:val="FunctionTok"/>
          </w:rPr>
          <w:delText xml:space="preserve">table</w:delText>
        </w:r>
      </w:del>
      <w:del w:id="67" w:author="PR Preview" w:date="2026-01-01T00:00:00Z">
        <w:r>
          <w:rPr>
            <w:rStyle w:val="NormalTok"/>
          </w:rPr>
          <w:delText xml:space="preserve">(hers</w:delText>
        </w:r>
      </w:del>
      <w:del w:id="68" w:author="PR Preview" w:date="2026-01-01T00:00:00Z">
        <w:r>
          <w:rPr>
            <w:rStyle w:val="SpecialCharTok"/>
          </w:rPr>
          <w:delText xml:space="preserve">$</w:delText>
        </w:r>
      </w:del>
      <w:del w:id="69" w:author="PR Preview" w:date="2026-01-01T00:00:00Z">
        <w:r>
          <w:rPr>
            <w:rStyle w:val="NormalTok"/>
          </w:rPr>
          <w:delText xml:space="preserve">exercise, hers</w:delText>
        </w:r>
      </w:del>
      <w:del w:id="70" w:author="PR Preview" w:date="2026-01-01T00:00:00Z">
        <w:r>
          <w:rPr>
            <w:rStyle w:val="SpecialCharTok"/>
          </w:rPr>
          <w:delText xml:space="preserve">$</w:delText>
        </w:r>
      </w:del>
      <w:del w:id="71" w:author="PR Preview" w:date="2026-01-01T00:00:00Z">
        <w:r>
          <w:rPr>
            <w:rStyle w:val="NormalTok"/>
          </w:rPr>
          <w:delText xml:space="preserve">HT), </w:delText>
        </w:r>
      </w:del>
      <w:del w:id="72" w:author="PR Preview" w:date="2026-01-01T00:00:00Z">
        <w:r>
          <w:rPr>
            <w:rStyle w:val="AttributeTok"/>
          </w:rPr>
          <w:delText xml:space="preserve">margin =</w:delText>
        </w:r>
      </w:del>
      <w:del w:id="73" w:author="PR Preview" w:date="2026-01-01T00:00:00Z">
        <w:r>
          <w:rPr>
            <w:rStyle w:val="NormalTok"/>
          </w:rPr>
          <w:delText xml:space="preserve"> </w:delText>
        </w:r>
      </w:del>
      <w:del w:id="74" w:author="PR Preview" w:date="2026-01-01T00:00:00Z">
        <w:r>
          <w:rPr>
            <w:rStyle w:val="DecValTok"/>
          </w:rPr>
          <w:delText xml:space="preserve">2</w:delText>
        </w:r>
      </w:del>
      <w:del w:id="75" w:author="PR Preview" w:date="2026-01-01T00:00:00Z">
        <w:r>
          <w:rPr>
            <w:rStyle w:val="NormalTok"/>
          </w:rPr>
          <w:delText xml:space="preserve">)[</w:delText>
        </w:r>
      </w:del>
      <w:del w:id="76" w:author="PR Preview" w:date="2026-01-01T00:00:00Z">
        <w:r>
          <w:rPr>
            <w:rStyle w:val="StringTok"/>
          </w:rPr>
          <w:delText xml:space="preserve">"yes"</w:delText>
        </w:r>
      </w:del>
      <w:del w:id="77" w:author="PR Preview" w:date="2026-01-01T00:00:00Z">
        <w:r>
          <w:rPr>
            <w:rStyle w:val="NormalTok"/>
          </w:rPr>
          <w:delText xml:space="preserve">, ]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risk_hat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CommentTok"/>
          </w:rPr>
          <w:delText xml:space="preserve">#&gt;         placebo hormone therapy 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CommentTok"/>
          </w:rPr>
          <w:delText xml:space="preserve">#&gt;        0.383225        0.389855</w:delText>
        </w:r>
      </w:del>
    </w:p>
    <w:p>
      <w:pPr>
        <w:pStyle w:val="FirstParagraph"/>
      </w:pPr>
      <w:del w:id="84" w:author="PR Preview" w:date="2026-01-01T00:00:00Z">
        <w:r>
          <w:delText xml:space="preserve">The estimated risk of regular exercise is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0.383 in the placebo group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and 0.39 in the hormone therapy group.</w:delText>
        </w:r>
      </w:del>
    </w:p>
    <w:p>
      <w:pPr>
        <w:pStyle w:val="BodyText"/>
      </w:pPr>
      <w:del w:id="89" w:author="PR Preview" w:date="2026-01-01T00:00:00Z">
        <w:r>
          <w:rPr>
            <w:b/>
            <w:bCs/>
          </w:rPr>
          <w:delText xml:space="preserve">Definition 5 (Reference group)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In a comparison of an outcome measure between two groups,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the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rPr>
            <w:b/>
            <w:bCs/>
          </w:rPr>
          <w:delText xml:space="preserve">reference group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is the group whose measure is the subtrahend of a difference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or the denominator of a quotient.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The other group is the group being compared with it.</w:delText>
        </w:r>
      </w:del>
    </w:p>
    <w:p>
      <w:pPr>
        <w:pStyle w:val="BodyText"/>
      </w:pPr>
      <w:del w:id="102" w:author="PR Preview" w:date="2026-01-01T00:00:00Z">
        <w:r>
          <w:rPr>
            <w:b/>
            <w:bCs/>
          </w:rPr>
          <w:delText xml:space="preserve">Example 6 (The placebo group as the reference group in HERS)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To compare the</w:delText>
        </w:r>
      </w:del>
      <w:del w:id="105" w:author="PR Preview" w:date="2026-01-01T00:00:00Z">
        <w:r>
          <w:delText xml:space="preserve"> </w:delText>
        </w:r>
      </w:del>
      <w:hyperlink w:anchor="def-outcome-risk">
        <w:del w:id="106" w:author="PR Preview" w:date="2026-01-01T00:00:00Z">
          <w:r>
            <w:rPr>
              <w:rStyle w:val="Hyperlink"/>
            </w:rPr>
            <w:delText xml:space="preserve">risks</w:delText>
          </w:r>
        </w:del>
      </w:hyperlink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of regular exercise in</w:delText>
        </w:r>
      </w:del>
      <w:del w:id="109" w:author="PR Preview" w:date="2026-01-01T00:00:00Z">
        <w:r>
          <w:delText xml:space="preserve"> </w:delText>
        </w:r>
      </w:del>
      <w:hyperlink w:anchor="exm-hers-outcome-risk">
        <w:del w:id="110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take the placebo group as the</w:delText>
        </w:r>
      </w:del>
      <w:del w:id="114" w:author="PR Preview" w:date="2026-01-01T00:00:00Z">
        <w:r>
          <w:delText xml:space="preserve"> </w:delText>
        </w:r>
      </w:del>
      <w:hyperlink w:anchor="def-reference-group">
        <w:del w:id="115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 the hormone therapy group as the group being compared with it.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Then a difference is hormone therapy minus placebo,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and a quotient is hormone therapy divided by placebo.</w:delText>
        </w:r>
      </w:del>
    </w:p>
    <w:p>
      <w:pPr>
        <w:pStyle w:val="BodyText"/>
      </w:pPr>
      <w:del w:id="122" w:author="PR Preview" w:date="2026-01-01T00:00:00Z">
        <w:r>
          <w:rPr>
            <w:b/>
            <w:bCs/>
          </w:rPr>
          <w:delText xml:space="preserve">Definition 6 (Risk difference (also called the absolute risk reduction))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Let:</w:delText>
        </w:r>
      </w:del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be the</w:delText>
        </w:r>
      </w:del>
      <w:del w:id="127" w:author="PR Preview" w:date="2026-01-01T00:00:00Z">
        <w:r>
          <w:delText xml:space="preserve"> </w:delText>
        </w:r>
      </w:del>
      <w:hyperlink w:anchor="def-outcome-risk">
        <w:del w:id="128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of a</w:delText>
        </w:r>
      </w:del>
      <w:del w:id="131" w:author="PR Preview" w:date="2026-01-01T00:00:00Z">
        <w:r>
          <w:delText xml:space="preserve"> </w:delText>
        </w:r>
      </w:del>
      <w:hyperlink r:id="rId11">
        <w:del w:id="132" w:author="PR Preview" w:date="2026-01-01T00:00:00Z">
          <w:r>
            <w:rPr>
              <w:rStyle w:val="Hyperlink"/>
            </w:rPr>
            <w:delText xml:space="preserve">binary</w:delText>
          </w:r>
        </w:del>
      </w:hyperlink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outcome in group 1.</w:delText>
        </w:r>
      </w:del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be the risk of the same outcome in the</w:delText>
        </w:r>
      </w:del>
      <w:del w:id="137" w:author="PR Preview" w:date="2026-01-01T00:00:00Z">
        <w:r>
          <w:delText xml:space="preserve"> </w:delText>
        </w:r>
      </w:del>
      <w:hyperlink w:anchor="def-reference-group">
        <w:del w:id="138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139" w:author="PR Preview" w:date="2026-01-01T00:00:00Z">
        <w:r>
          <w:delText xml:space="preserve">, group 2.</w:delText>
        </w:r>
      </w:del>
    </w:p>
    <w:p>
      <w:pPr>
        <w:pStyle w:val="FirstParagraph"/>
      </w:pPr>
      <w:del w:id="140" w:author="PR Preview" w:date="2026-01-01T00:00:00Z">
        <w:r>
          <w:delText xml:space="preserve">The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rPr>
            <w:b/>
            <w:bCs/>
          </w:rPr>
          <w:delText xml:space="preserve">risk difference</w:delText>
        </w:r>
      </w:del>
      <w:del w:id="143" w:author="PR Preview" w:date="2026-01-01T00:00:00Z">
        <w:r>
          <w:delText xml:space="preserve">, also called the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absolute risk reduction</w:delText>
        </w:r>
      </w:del>
      <w:del w:id="146" w:author="PR Preview" w:date="2026-01-01T00:00:00Z">
        <w:r>
          <w:delText xml:space="preserve">, of group 1 compared with group 2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47" w:author="PR Preview" w:date="2026-01-01T00:00:00Z">
        <w:r>
          <w:delText xml:space="preserve">Source: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Wikipedia contributors [8]</w:delText>
        </w:r>
      </w:del>
      <w:del w:id="150" w:author="PR Preview" w:date="2026-01-01T00:00:00Z">
        <w:r>
          <w:delText xml:space="preserve">.</w:delText>
        </w:r>
      </w:del>
    </w:p>
    <w:p>
      <w:pPr>
        <w:pStyle w:val="BodyText"/>
      </w:pPr>
      <w:del w:id="151" w:author="PR Preview" w:date="2026-01-01T00:00:00Z">
        <w:r>
          <w:rPr>
            <w:b/>
            <w:bCs/>
          </w:rPr>
          <w:delText xml:space="preserve">Example 7 (Risk difference of regular exercise in HERS)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Take group 1 to be hormone therapy and group 2, the</w:delText>
        </w:r>
      </w:del>
      <w:del w:id="154" w:author="PR Preview" w:date="2026-01-01T00:00:00Z">
        <w:r>
          <w:delText xml:space="preserve"> </w:delText>
        </w:r>
      </w:del>
      <w:hyperlink w:anchor="def-reference-group">
        <w:del w:id="155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156" w:author="PR Preview" w:date="2026-01-01T00:00:00Z">
        <w:r>
          <w:delText xml:space="preserve">, to be placebo.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The estimated</w:delText>
        </w:r>
      </w:del>
      <w:del w:id="159" w:author="PR Preview" w:date="2026-01-01T00:00:00Z">
        <w:r>
          <w:delText xml:space="preserve"> </w:delText>
        </w:r>
      </w:del>
      <w:hyperlink w:anchor="def-risk-difference">
        <w:del w:id="160" w:author="PR Preview" w:date="2026-01-01T00:00:00Z">
          <w:r>
            <w:rPr>
              <w:rStyle w:val="Hyperlink"/>
            </w:rPr>
            <w:delText xml:space="preserve">risk difference</w:delText>
          </w:r>
        </w:del>
      </w:hyperlink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for the estimated</w:delText>
        </w:r>
      </w:del>
      <w:del w:id="163" w:author="PR Preview" w:date="2026-01-01T00:00:00Z">
        <w:r>
          <w:delText xml:space="preserve"> </w:delText>
        </w:r>
      </w:del>
      <w:hyperlink w:anchor="def-outcome-risk">
        <w:del w:id="164" w:author="PR Preview" w:date="2026-01-01T00:00:00Z">
          <w:r>
            <w:rPr>
              <w:rStyle w:val="Hyperlink"/>
            </w:rPr>
            <w:delText xml:space="preserve">risks</w:delText>
          </w:r>
        </w:del>
      </w:hyperlink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of</w:delText>
        </w:r>
      </w:del>
      <w:del w:id="167" w:author="PR Preview" w:date="2026-01-01T00:00:00Z">
        <w:r>
          <w:delText xml:space="preserve"> </w:delText>
        </w:r>
      </w:del>
      <w:hyperlink w:anchor="exm-hers-outcome-risk">
        <w:del w:id="16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is:</w:delText>
        </w:r>
      </w:del>
    </w:p>
    <w:p>
      <w:pPr>
        <w:pStyle w:val="SourceCode"/>
      </w:pPr>
      <w:del w:id="171" w:author="PR Preview" w:date="2026-01-01T00:00:00Z">
        <w:r>
          <w:rPr>
            <w:rStyle w:val="NormalTok"/>
          </w:rPr>
          <w:delText xml:space="preserve">rd_hat </w:delText>
        </w:r>
      </w:del>
      <w:del w:id="172" w:author="PR Preview" w:date="2026-01-01T00:00:00Z">
        <w:r>
          <w:rPr>
            <w:rStyle w:val="OtherTok"/>
          </w:rPr>
          <w:delText xml:space="preserve">&lt;-</w:delText>
        </w:r>
      </w:del>
      <w:del w:id="173" w:author="PR Preview" w:date="2026-01-01T00:00:00Z">
        <w:r>
          <w:rPr>
            <w:rStyle w:val="NormalTok"/>
          </w:rPr>
          <w:delText xml:space="preserve"> risk_hat[[</w:delText>
        </w:r>
      </w:del>
      <w:del w:id="174" w:author="PR Preview" w:date="2026-01-01T00:00:00Z">
        <w:r>
          <w:rPr>
            <w:rStyle w:val="StringTok"/>
          </w:rPr>
          <w:delText xml:space="preserve">"hormone therapy"</w:delText>
        </w:r>
      </w:del>
      <w:del w:id="175" w:author="PR Preview" w:date="2026-01-01T00:00:00Z">
        <w:r>
          <w:rPr>
            <w:rStyle w:val="NormalTok"/>
          </w:rPr>
          <w:delText xml:space="preserve">]] </w:delText>
        </w:r>
      </w:del>
      <w:del w:id="176" w:author="PR Preview" w:date="2026-01-01T00:00:00Z">
        <w:r>
          <w:rPr>
            <w:rStyle w:val="SpecialCharTok"/>
          </w:rPr>
          <w:delText xml:space="preserve">-</w:delText>
        </w:r>
      </w:del>
      <w:del w:id="177" w:author="PR Preview" w:date="2026-01-01T00:00:00Z">
        <w:r>
          <w:rPr>
            <w:rStyle w:val="NormalTok"/>
          </w:rPr>
          <w:delText xml:space="preserve"> risk_hat[[</w:delText>
        </w:r>
      </w:del>
      <w:del w:id="178" w:author="PR Preview" w:date="2026-01-01T00:00:00Z">
        <w:r>
          <w:rPr>
            <w:rStyle w:val="StringTok"/>
          </w:rPr>
          <w:delText xml:space="preserve">"placebo"</w:delText>
        </w:r>
      </w:del>
      <w:del w:id="179" w:author="PR Preview" w:date="2026-01-01T00:00:00Z">
        <w:r>
          <w:rPr>
            <w:rStyle w:val="NormalTok"/>
          </w:rPr>
          <w:delText xml:space="preserve">]]</w:delText>
        </w:r>
      </w:del>
      <w:del w:id="180" w:author="PR Preview" w:date="2026-01-01T00:00:00Z">
        <w:r>
          <w:br/>
        </w:r>
      </w:del>
      <w:del w:id="181" w:author="PR Preview" w:date="2026-01-01T00:00:00Z">
        <w:r>
          <w:rPr>
            <w:rStyle w:val="NormalTok"/>
          </w:rPr>
          <w:delText xml:space="preserve">rd_hat</w:delText>
        </w:r>
      </w:del>
      <w:del w:id="182" w:author="PR Preview" w:date="2026-01-01T00:00:00Z">
        <w:r>
          <w:br/>
        </w:r>
      </w:del>
      <w:del w:id="183" w:author="PR Preview" w:date="2026-01-01T00:00:00Z">
        <w:r>
          <w:rPr>
            <w:rStyle w:val="CommentTok"/>
          </w:rPr>
          <w:delText xml:space="preserve">#&gt; [1] 0.0066302</w:delText>
        </w:r>
      </w:del>
    </w:p>
    <w:p>
      <w:pPr>
        <w:pStyle w:val="FirstParagraph"/>
      </w:pPr>
      <w:del w:id="184" w:author="PR Preview" w:date="2026-01-01T00:00:00Z">
        <w:r>
          <w:delText xml:space="preserve">The estimated</w:delText>
        </w:r>
      </w:del>
      <w:del w:id="185" w:author="PR Preview" w:date="2026-01-01T00:00:00Z">
        <w:r>
          <w:delText xml:space="preserve"> </w:delText>
        </w:r>
      </w:del>
      <w:hyperlink w:anchor="def-outcome-risk">
        <w:del w:id="186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of regular exercise is 0.007 higher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in the hormone therapy group than in the placebo group.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Multiplying by 100 gives 0.7 percentage points.</w:delText>
        </w:r>
      </w:del>
    </w:p>
    <w:p>
      <w:pPr>
        <w:pStyle w:val="BodyText"/>
      </w:pPr>
      <w:del w:id="193" w:author="PR Preview" w:date="2026-01-01T00:00:00Z">
        <w:r>
          <w:rPr>
            <w:b/>
            <w:bCs/>
          </w:rPr>
          <w:delText xml:space="preserve">Definition 7 (Risk ratio (also called the relative risk))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Let:</w:delText>
        </w:r>
      </w:del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be the</w:delText>
        </w:r>
      </w:del>
      <w:del w:id="198" w:author="PR Preview" w:date="2026-01-01T00:00:00Z">
        <w:r>
          <w:delText xml:space="preserve"> </w:delText>
        </w:r>
      </w:del>
      <w:hyperlink w:anchor="def-outcome-risk">
        <w:del w:id="199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of a</w:delText>
        </w:r>
      </w:del>
      <w:del w:id="202" w:author="PR Preview" w:date="2026-01-01T00:00:00Z">
        <w:r>
          <w:delText xml:space="preserve"> </w:delText>
        </w:r>
      </w:del>
      <w:hyperlink r:id="rId11">
        <w:del w:id="203" w:author="PR Preview" w:date="2026-01-01T00:00:00Z">
          <w:r>
            <w:rPr>
              <w:rStyle w:val="Hyperlink"/>
            </w:rPr>
            <w:delText xml:space="preserve">binary</w:delText>
          </w:r>
        </w:del>
      </w:hyperlink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outcome in group 1.</w:delText>
        </w:r>
      </w:del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be the risk of the same outcome in the</w:delText>
        </w:r>
      </w:del>
      <w:del w:id="208" w:author="PR Preview" w:date="2026-01-01T00:00:00Z">
        <w:r>
          <w:delText xml:space="preserve"> </w:delText>
        </w:r>
      </w:del>
      <w:hyperlink w:anchor="def-reference-group">
        <w:del w:id="209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210" w:author="PR Preview" w:date="2026-01-01T00:00:00Z">
        <w:r>
          <w:delText xml:space="preserve">, group 2.</w:delText>
        </w:r>
      </w:del>
    </w:p>
    <w:p>
      <w:pPr>
        <w:pStyle w:val="FirstParagraph"/>
      </w:pPr>
      <w:del w:id="211" w:author="PR Preview" w:date="2026-01-01T00:00:00Z">
        <w:r>
          <w:delText xml:space="preserve">The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rPr>
            <w:b/>
            <w:bCs/>
          </w:rPr>
          <w:delText xml:space="preserve">risk ratio</w:delText>
        </w:r>
      </w:del>
      <w:del w:id="214" w:author="PR Preview" w:date="2026-01-01T00:00:00Z">
        <w:r>
          <w:delText xml:space="preserve">, also called the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rPr>
            <w:b/>
            <w:bCs/>
          </w:rPr>
          <w:delText xml:space="preserve">relative risk</w:delText>
        </w:r>
      </w:del>
      <w:del w:id="217" w:author="PR Preview" w:date="2026-01-01T00:00:00Z">
        <w:r>
          <w:delText xml:space="preserve">, of group 1 compared with group 2 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18" w:author="PR Preview" w:date="2026-01-01T00:00:00Z">
        <w:r>
          <w:delText xml:space="preserve">Source: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Wikipedia contributors [7]</w:delText>
        </w:r>
      </w:del>
      <w:del w:id="221" w:author="PR Preview" w:date="2026-01-01T00:00:00Z">
        <w:r>
          <w:delText xml:space="preserve">.</w:delText>
        </w:r>
      </w:del>
    </w:p>
    <w:p>
      <w:pPr>
        <w:pStyle w:val="BodyText"/>
      </w:pPr>
      <w:del w:id="222" w:author="PR Preview" w:date="2026-01-01T00:00:00Z">
        <w:r>
          <w:rPr>
            <w:b/>
            <w:bCs/>
          </w:rPr>
          <w:delText xml:space="preserve">Example 8 (Risk ratio of regular exercise in HERS)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Take group 1 to be hormone therapy and group 2, the</w:delText>
        </w:r>
      </w:del>
      <w:del w:id="225" w:author="PR Preview" w:date="2026-01-01T00:00:00Z">
        <w:r>
          <w:delText xml:space="preserve"> </w:delText>
        </w:r>
      </w:del>
      <w:hyperlink w:anchor="def-reference-group">
        <w:del w:id="226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227" w:author="PR Preview" w:date="2026-01-01T00:00:00Z">
        <w:r>
          <w:delText xml:space="preserve">, to be placebo.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The estimated</w:delText>
        </w:r>
      </w:del>
      <w:del w:id="230" w:author="PR Preview" w:date="2026-01-01T00:00:00Z">
        <w:r>
          <w:delText xml:space="preserve"> </w:delText>
        </w:r>
      </w:del>
      <w:hyperlink w:anchor="def-risk-ratio">
        <w:del w:id="231" w:author="PR Preview" w:date="2026-01-01T00:00:00Z">
          <w:r>
            <w:rPr>
              <w:rStyle w:val="Hyperlink"/>
            </w:rPr>
            <w:delText xml:space="preserve">risk ratio</w:delText>
          </w:r>
        </w:del>
      </w:hyperlink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for the estimated</w:delText>
        </w:r>
      </w:del>
      <w:del w:id="234" w:author="PR Preview" w:date="2026-01-01T00:00:00Z">
        <w:r>
          <w:delText xml:space="preserve"> </w:delText>
        </w:r>
      </w:del>
      <w:hyperlink w:anchor="def-outcome-risk">
        <w:del w:id="235" w:author="PR Preview" w:date="2026-01-01T00:00:00Z">
          <w:r>
            <w:rPr>
              <w:rStyle w:val="Hyperlink"/>
            </w:rPr>
            <w:delText xml:space="preserve">risks</w:delText>
          </w:r>
        </w:del>
      </w:hyperlink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of</w:delText>
        </w:r>
      </w:del>
      <w:del w:id="238" w:author="PR Preview" w:date="2026-01-01T00:00:00Z">
        <w:r>
          <w:delText xml:space="preserve"> </w:delText>
        </w:r>
      </w:del>
      <w:hyperlink w:anchor="exm-hers-outcome-risk">
        <w:del w:id="239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is:</w:delText>
        </w:r>
      </w:del>
    </w:p>
    <w:p>
      <w:pPr>
        <w:pStyle w:val="SourceCode"/>
      </w:pPr>
      <w:del w:id="242" w:author="PR Preview" w:date="2026-01-01T00:00:00Z">
        <w:r>
          <w:rPr>
            <w:rStyle w:val="NormalTok"/>
          </w:rPr>
          <w:delText xml:space="preserve">rr_hat </w:delText>
        </w:r>
      </w:del>
      <w:del w:id="243" w:author="PR Preview" w:date="2026-01-01T00:00:00Z">
        <w:r>
          <w:rPr>
            <w:rStyle w:val="OtherTok"/>
          </w:rPr>
          <w:delText xml:space="preserve">&lt;-</w:delText>
        </w:r>
      </w:del>
      <w:del w:id="244" w:author="PR Preview" w:date="2026-01-01T00:00:00Z">
        <w:r>
          <w:rPr>
            <w:rStyle w:val="NormalTok"/>
          </w:rPr>
          <w:delText xml:space="preserve"> risk_hat[[</w:delText>
        </w:r>
      </w:del>
      <w:del w:id="245" w:author="PR Preview" w:date="2026-01-01T00:00:00Z">
        <w:r>
          <w:rPr>
            <w:rStyle w:val="StringTok"/>
          </w:rPr>
          <w:delText xml:space="preserve">"hormone therapy"</w:delText>
        </w:r>
      </w:del>
      <w:del w:id="246" w:author="PR Preview" w:date="2026-01-01T00:00:00Z">
        <w:r>
          <w:rPr>
            <w:rStyle w:val="NormalTok"/>
          </w:rPr>
          <w:delText xml:space="preserve">]] </w:delText>
        </w:r>
      </w:del>
      <w:del w:id="247" w:author="PR Preview" w:date="2026-01-01T00:00:00Z">
        <w:r>
          <w:rPr>
            <w:rStyle w:val="SpecialCharTok"/>
          </w:rPr>
          <w:delText xml:space="preserve">/</w:delText>
        </w:r>
      </w:del>
      <w:del w:id="248" w:author="PR Preview" w:date="2026-01-01T00:00:00Z">
        <w:r>
          <w:rPr>
            <w:rStyle w:val="NormalTok"/>
          </w:rPr>
          <w:delText xml:space="preserve"> risk_hat[[</w:delText>
        </w:r>
      </w:del>
      <w:del w:id="249" w:author="PR Preview" w:date="2026-01-01T00:00:00Z">
        <w:r>
          <w:rPr>
            <w:rStyle w:val="StringTok"/>
          </w:rPr>
          <w:delText xml:space="preserve">"placebo"</w:delText>
        </w:r>
      </w:del>
      <w:del w:id="250" w:author="PR Preview" w:date="2026-01-01T00:00:00Z">
        <w:r>
          <w:rPr>
            <w:rStyle w:val="NormalTok"/>
          </w:rPr>
          <w:delText xml:space="preserve">]]</w:delText>
        </w:r>
      </w:del>
      <w:del w:id="251" w:author="PR Preview" w:date="2026-01-01T00:00:00Z">
        <w:r>
          <w:br/>
        </w:r>
      </w:del>
      <w:del w:id="252" w:author="PR Preview" w:date="2026-01-01T00:00:00Z">
        <w:r>
          <w:rPr>
            <w:rStyle w:val="NormalTok"/>
          </w:rPr>
          <w:delText xml:space="preserve">rr_hat</w:delText>
        </w:r>
      </w:del>
      <w:del w:id="253" w:author="PR Preview" w:date="2026-01-01T00:00:00Z">
        <w:r>
          <w:br/>
        </w:r>
      </w:del>
      <w:del w:id="254" w:author="PR Preview" w:date="2026-01-01T00:00:00Z">
        <w:r>
          <w:rPr>
            <w:rStyle w:val="CommentTok"/>
          </w:rPr>
          <w:delText xml:space="preserve">#&gt; [1] 1.0173</w:delText>
        </w:r>
      </w:del>
    </w:p>
    <w:p>
      <w:pPr>
        <w:pStyle w:val="FirstParagraph"/>
      </w:pPr>
      <w:del w:id="255" w:author="PR Preview" w:date="2026-01-01T00:00:00Z">
        <w:r>
          <w:delText xml:space="preserve">The estimated</w:delText>
        </w:r>
      </w:del>
      <w:del w:id="256" w:author="PR Preview" w:date="2026-01-01T00:00:00Z">
        <w:r>
          <w:delText xml:space="preserve"> </w:delText>
        </w:r>
      </w:del>
      <w:hyperlink w:anchor="def-outcome-risk">
        <w:del w:id="257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of regular exercise in the hormone therapy group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is 1.017 times the estimated risk in the placebo group.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This</w:delText>
        </w:r>
      </w:del>
      <w:del w:id="264" w:author="PR Preview" w:date="2026-01-01T00:00:00Z">
        <w:r>
          <w:delText xml:space="preserve"> </w:delText>
        </w:r>
      </w:del>
      <w:hyperlink r:id="rId15">
        <w:del w:id="265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is close to 1,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which agrees with the large</w:delText>
        </w:r>
      </w:del>
      <w:del w:id="270" w:author="PR Preview" w:date="2026-01-01T00:00:00Z">
        <w:r>
          <w:delText xml:space="preserve"> </w:delText>
        </w:r>
      </w:del>
      <w:hyperlink r:id="rId16">
        <w:del w:id="271" w:author="PR Preview" w:date="2026-01-01T00:00:00Z">
          <w:r>
            <w:rPr>
              <w:rStyle w:val="Hyperlink"/>
            </w:rPr>
            <w:delText xml:space="preserve">p-value</w:delText>
          </w:r>
        </w:del>
      </w:hyperlink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of</w:delText>
        </w:r>
      </w:del>
      <w:del w:id="274" w:author="PR Preview" w:date="2026-01-01T00:00:00Z">
        <w:r>
          <w:delText xml:space="preserve"> </w:delText>
        </w:r>
      </w:del>
      <w:hyperlink w:anchor="exm-hers-chisq">
        <w:del w:id="275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76" w:author="PR Preview" w:date="2026-01-01T00:00:00Z">
        <w:r>
          <w:delText xml:space="preserve">: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the two groups have about the same estimated risk.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The estimate alone does not show how precise it is.</w:delText>
        </w:r>
      </w:del>
    </w:p>
    <w:p>
      <w:pPr>
        <w:pStyle w:val="BodyText"/>
      </w:pPr>
      <w:del w:id="281" w:author="PR Preview" w:date="2026-01-01T00:00:00Z">
        <w:r>
          <w:rPr>
            <w:b/>
            <w:bCs/>
          </w:rPr>
          <w:delText xml:space="preserve">Definition 8 (Odds ratio)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Let:</w:delText>
        </w:r>
      </w:del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be the</w:delText>
        </w:r>
      </w:del>
      <w:del w:id="286" w:author="PR Preview" w:date="2026-01-01T00:00:00Z">
        <w:r>
          <w:delText xml:space="preserve"> </w:delText>
        </w:r>
      </w:del>
      <w:hyperlink r:id="rId17">
        <w:del w:id="287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of a</w:delText>
        </w:r>
      </w:del>
      <w:del w:id="290" w:author="PR Preview" w:date="2026-01-01T00:00:00Z">
        <w:r>
          <w:delText xml:space="preserve"> </w:delText>
        </w:r>
      </w:del>
      <w:hyperlink r:id="rId11">
        <w:del w:id="291" w:author="PR Preview" w:date="2026-01-01T00:00:00Z">
          <w:r>
            <w:rPr>
              <w:rStyle w:val="Hyperlink"/>
            </w:rPr>
            <w:delText xml:space="preserve">binary</w:delText>
          </w:r>
        </w:del>
      </w:hyperlink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outcome in group 1.</w:delText>
        </w:r>
      </w:del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be the odds of the same outcome in the</w:delText>
        </w:r>
      </w:del>
      <w:del w:id="296" w:author="PR Preview" w:date="2026-01-01T00:00:00Z">
        <w:r>
          <w:delText xml:space="preserve"> </w:delText>
        </w:r>
      </w:del>
      <w:hyperlink w:anchor="def-reference-group">
        <w:del w:id="297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298" w:author="PR Preview" w:date="2026-01-01T00:00:00Z">
        <w:r>
          <w:delText xml:space="preserve">, group 2.</w:delText>
        </w:r>
      </w:del>
    </w:p>
    <w:p>
      <w:pPr>
        <w:pStyle w:val="FirstParagraph"/>
      </w:pPr>
      <w:del w:id="299" w:author="PR Preview" w:date="2026-01-01T00:00:00Z">
        <w:r>
          <w:delText xml:space="preserve">The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rPr>
            <w:b/>
            <w:bCs/>
          </w:rPr>
          <w:delText xml:space="preserve">odds ratio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of group 1 compared with group 2 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04" w:author="PR Preview" w:date="2026-01-01T00:00:00Z">
        <w:r>
          <w:delText xml:space="preserve">Here</w:delText>
        </w:r>
      </w:del>
      <w:del w:id="305" w:author="PR Preview" w:date="2026-01-01T00:00:00Z">
        <w:r>
          <w:delText xml:space="preserve"> </w:delText>
        </w:r>
      </w:del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for the</w:delText>
        </w:r>
      </w:del>
      <w:del w:id="308" w:author="PR Preview" w:date="2026-01-01T00:00:00Z">
        <w:r>
          <w:delText xml:space="preserve"> </w:delText>
        </w:r>
      </w:del>
      <w:hyperlink w:anchor="def-outcome-risk">
        <w:del w:id="309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310" w:author="PR Preview" w:date="2026-01-01T00:00:00Z">
        <w:r>
          <w:delText xml:space="preserve"> </w:delText>
        </w:r>
      </w:del>
      <m:oMath>
        <m:sSub>
          <m:e>
            <m:r>
              <m:t>π</m:t>
            </m:r>
          </m:e>
          <m:sub>
            <m:r>
              <m:t>g</m:t>
            </m:r>
          </m:sub>
        </m:sSub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of group</w:delText>
        </w:r>
      </w:del>
      <w:del w:id="313" w:author="PR Preview" w:date="2026-01-01T00:00:00Z">
        <w:r>
          <w:delText xml:space="preserve"> </w:delText>
        </w:r>
      </w:del>
      <m:oMath>
        <m:r>
          <m:t>g</m:t>
        </m:r>
      </m:oMath>
      <w:del w:id="314" w:author="PR Preview" w:date="2026-01-01T00:00:00Z">
        <w:r>
          <w:delText xml:space="preserve">.</w:delText>
        </w:r>
      </w:del>
    </w:p>
    <w:p>
      <w:pPr>
        <w:pStyle w:val="BodyText"/>
      </w:pPr>
      <w:del w:id="315" w:author="PR Preview" w:date="2026-01-01T00:00:00Z">
        <w:r>
          <w:delText xml:space="preserve">Source: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Wikipedia contributors [9]</w:delText>
        </w:r>
      </w:del>
      <w:del w:id="318" w:author="PR Preview" w:date="2026-01-01T00:00:00Z">
        <w:r>
          <w:delText xml:space="preserve">.</w:delText>
        </w:r>
      </w:del>
    </w:p>
    <w:p>
      <w:pPr>
        <w:pStyle w:val="BodyText"/>
      </w:pPr>
      <w:del w:id="319" w:author="PR Preview" w:date="2026-01-01T00:00:00Z">
        <w:r>
          <w:rPr>
            <w:b/>
            <w:bCs/>
          </w:rPr>
          <w:delText xml:space="preserve">Example 9 (Odds ratio of regular exercise in HERS)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Take group 1 to be hormone therapy and group 2, the</w:delText>
        </w:r>
      </w:del>
      <w:del w:id="322" w:author="PR Preview" w:date="2026-01-01T00:00:00Z">
        <w:r>
          <w:delText xml:space="preserve"> </w:delText>
        </w:r>
      </w:del>
      <w:hyperlink w:anchor="def-reference-group">
        <w:del w:id="323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324" w:author="PR Preview" w:date="2026-01-01T00:00:00Z">
        <w:r>
          <w:delText xml:space="preserve">, to be placebo.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The</w:delText>
        </w:r>
      </w:del>
      <w:del w:id="327" w:author="PR Preview" w:date="2026-01-01T00:00:00Z">
        <w:r>
          <w:delText xml:space="preserve"> </w:delText>
        </w:r>
      </w:del>
      <w:hyperlink r:id="rId17">
        <w:del w:id="328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of regular exercise in each group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follow from the estimated</w:delText>
        </w:r>
      </w:del>
      <w:del w:id="333" w:author="PR Preview" w:date="2026-01-01T00:00:00Z">
        <w:r>
          <w:delText xml:space="preserve"> </w:delText>
        </w:r>
      </w:del>
      <w:hyperlink w:anchor="def-outcome-risk">
        <w:del w:id="334" w:author="PR Preview" w:date="2026-01-01T00:00:00Z">
          <w:r>
            <w:rPr>
              <w:rStyle w:val="Hyperlink"/>
            </w:rPr>
            <w:delText xml:space="preserve">risks</w:delText>
          </w:r>
        </w:del>
      </w:hyperlink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of</w:delText>
        </w:r>
      </w:del>
      <w:del w:id="337" w:author="PR Preview" w:date="2026-01-01T00:00:00Z">
        <w:r>
          <w:delText xml:space="preserve"> </w:delText>
        </w:r>
      </w:del>
      <w:hyperlink w:anchor="exm-hers-outcome-risk">
        <w:del w:id="33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339" w:author="PR Preview" w:date="2026-01-01T00:00:00Z">
        <w:r>
          <w:delText xml:space="preserve">.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The estimated</w:delText>
        </w:r>
      </w:del>
      <w:del w:id="342" w:author="PR Preview" w:date="2026-01-01T00:00:00Z">
        <w:r>
          <w:delText xml:space="preserve"> </w:delText>
        </w:r>
      </w:del>
      <w:hyperlink w:anchor="def-odds-ratio">
        <w:del w:id="343" w:author="PR Preview" w:date="2026-01-01T00:00:00Z">
          <w:r>
            <w:rPr>
              <w:rStyle w:val="Hyperlink"/>
            </w:rPr>
            <w:delText xml:space="preserve">odds ratio</w:delText>
          </w:r>
        </w:del>
      </w:hyperlink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divides the odds in the hormone therapy group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by the odds in the placebo group:</w:delText>
        </w:r>
      </w:del>
    </w:p>
    <w:p>
      <w:pPr>
        <w:pStyle w:val="SourceCode"/>
      </w:pPr>
      <w:del w:id="348" w:author="PR Preview" w:date="2026-01-01T00:00:00Z">
        <w:r>
          <w:rPr>
            <w:rStyle w:val="NormalTok"/>
          </w:rPr>
          <w:delText xml:space="preserve">odds_hat </w:delText>
        </w:r>
      </w:del>
      <w:del w:id="349" w:author="PR Preview" w:date="2026-01-01T00:00:00Z">
        <w:r>
          <w:rPr>
            <w:rStyle w:val="OtherTok"/>
          </w:rPr>
          <w:delText xml:space="preserve">&lt;-</w:delText>
        </w:r>
      </w:del>
      <w:del w:id="350" w:author="PR Preview" w:date="2026-01-01T00:00:00Z">
        <w:r>
          <w:rPr>
            <w:rStyle w:val="NormalTok"/>
          </w:rPr>
          <w:delText xml:space="preserve"> risk_hat </w:delText>
        </w:r>
      </w:del>
      <w:del w:id="351" w:author="PR Preview" w:date="2026-01-01T00:00:00Z">
        <w:r>
          <w:rPr>
            <w:rStyle w:val="SpecialCharTok"/>
          </w:rPr>
          <w:delText xml:space="preserve">/</w:delText>
        </w:r>
      </w:del>
      <w:del w:id="352" w:author="PR Preview" w:date="2026-01-01T00:00:00Z">
        <w:r>
          <w:rPr>
            <w:rStyle w:val="NormalTok"/>
          </w:rPr>
          <w:delText xml:space="preserve"> (</w:delText>
        </w:r>
      </w:del>
      <w:del w:id="353" w:author="PR Preview" w:date="2026-01-01T00:00:00Z">
        <w:r>
          <w:rPr>
            <w:rStyle w:val="DecValTok"/>
          </w:rPr>
          <w:delText xml:space="preserve">1</w:delText>
        </w:r>
      </w:del>
      <w:del w:id="354" w:author="PR Preview" w:date="2026-01-01T00:00:00Z">
        <w:r>
          <w:rPr>
            <w:rStyle w:val="NormalTok"/>
          </w:rPr>
          <w:delText xml:space="preserve"> </w:delText>
        </w:r>
      </w:del>
      <w:del w:id="355" w:author="PR Preview" w:date="2026-01-01T00:00:00Z">
        <w:r>
          <w:rPr>
            <w:rStyle w:val="SpecialCharTok"/>
          </w:rPr>
          <w:delText xml:space="preserve">-</w:delText>
        </w:r>
      </w:del>
      <w:del w:id="356" w:author="PR Preview" w:date="2026-01-01T00:00:00Z">
        <w:r>
          <w:rPr>
            <w:rStyle w:val="NormalTok"/>
          </w:rPr>
          <w:delText xml:space="preserve"> risk_hat)</w:delText>
        </w:r>
      </w:del>
      <w:del w:id="357" w:author="PR Preview" w:date="2026-01-01T00:00:00Z">
        <w:r>
          <w:br/>
        </w:r>
      </w:del>
      <w:del w:id="358" w:author="PR Preview" w:date="2026-01-01T00:00:00Z">
        <w:r>
          <w:rPr>
            <w:rStyle w:val="NormalTok"/>
          </w:rPr>
          <w:delText xml:space="preserve">or_hat </w:delText>
        </w:r>
      </w:del>
      <w:del w:id="359" w:author="PR Preview" w:date="2026-01-01T00:00:00Z">
        <w:r>
          <w:rPr>
            <w:rStyle w:val="OtherTok"/>
          </w:rPr>
          <w:delText xml:space="preserve">&lt;-</w:delText>
        </w:r>
      </w:del>
      <w:del w:id="360" w:author="PR Preview" w:date="2026-01-01T00:00:00Z">
        <w:r>
          <w:rPr>
            <w:rStyle w:val="NormalTok"/>
          </w:rPr>
          <w:delText xml:space="preserve"> odds_hat[[</w:delText>
        </w:r>
      </w:del>
      <w:del w:id="361" w:author="PR Preview" w:date="2026-01-01T00:00:00Z">
        <w:r>
          <w:rPr>
            <w:rStyle w:val="StringTok"/>
          </w:rPr>
          <w:delText xml:space="preserve">"hormone therapy"</w:delText>
        </w:r>
      </w:del>
      <w:del w:id="362" w:author="PR Preview" w:date="2026-01-01T00:00:00Z">
        <w:r>
          <w:rPr>
            <w:rStyle w:val="NormalTok"/>
          </w:rPr>
          <w:delText xml:space="preserve">]] </w:delText>
        </w:r>
      </w:del>
      <w:del w:id="363" w:author="PR Preview" w:date="2026-01-01T00:00:00Z">
        <w:r>
          <w:rPr>
            <w:rStyle w:val="SpecialCharTok"/>
          </w:rPr>
          <w:delText xml:space="preserve">/</w:delText>
        </w:r>
      </w:del>
      <w:del w:id="364" w:author="PR Preview" w:date="2026-01-01T00:00:00Z">
        <w:r>
          <w:rPr>
            <w:rStyle w:val="NormalTok"/>
          </w:rPr>
          <w:delText xml:space="preserve"> odds_hat[[</w:delText>
        </w:r>
      </w:del>
      <w:del w:id="365" w:author="PR Preview" w:date="2026-01-01T00:00:00Z">
        <w:r>
          <w:rPr>
            <w:rStyle w:val="StringTok"/>
          </w:rPr>
          <w:delText xml:space="preserve">"placebo"</w:delText>
        </w:r>
      </w:del>
      <w:del w:id="366" w:author="PR Preview" w:date="2026-01-01T00:00:00Z">
        <w:r>
          <w:rPr>
            <w:rStyle w:val="NormalTok"/>
          </w:rPr>
          <w:delText xml:space="preserve">]]</w:delText>
        </w:r>
      </w:del>
      <w:del w:id="367" w:author="PR Preview" w:date="2026-01-01T00:00:00Z">
        <w:r>
          <w:br/>
        </w:r>
      </w:del>
      <w:del w:id="368" w:author="PR Preview" w:date="2026-01-01T00:00:00Z">
        <w:r>
          <w:rPr>
            <w:rStyle w:val="FunctionTok"/>
          </w:rPr>
          <w:delText xml:space="preserve">c</w:delText>
        </w:r>
      </w:del>
      <w:del w:id="369" w:author="PR Preview" w:date="2026-01-01T00:00:00Z">
        <w:r>
          <w:rPr>
            <w:rStyle w:val="NormalTok"/>
          </w:rPr>
          <w:delText xml:space="preserve">(odds_hat, </w:delText>
        </w:r>
      </w:del>
      <w:del w:id="370" w:author="PR Preview" w:date="2026-01-01T00:00:00Z">
        <w:r>
          <w:rPr>
            <w:rStyle w:val="AttributeTok"/>
          </w:rPr>
          <w:delText xml:space="preserve">odds_ratio =</w:delText>
        </w:r>
      </w:del>
      <w:del w:id="371" w:author="PR Preview" w:date="2026-01-01T00:00:00Z">
        <w:r>
          <w:rPr>
            <w:rStyle w:val="NormalTok"/>
          </w:rPr>
          <w:delText xml:space="preserve"> or_hat)</w:delText>
        </w:r>
      </w:del>
      <w:del w:id="372" w:author="PR Preview" w:date="2026-01-01T00:00:00Z">
        <w:r>
          <w:br/>
        </w:r>
      </w:del>
      <w:del w:id="373" w:author="PR Preview" w:date="2026-01-01T00:00:00Z">
        <w:r>
          <w:rPr>
            <w:rStyle w:val="CommentTok"/>
          </w:rPr>
          <w:delText xml:space="preserve">#&gt;         placebo hormone therapy      odds_ratio </w:delText>
        </w:r>
      </w:del>
      <w:del w:id="374" w:author="PR Preview" w:date="2026-01-01T00:00:00Z">
        <w:r>
          <w:br/>
        </w:r>
      </w:del>
      <w:del w:id="375" w:author="PR Preview" w:date="2026-01-01T00:00:00Z">
        <w:r>
          <w:rPr>
            <w:rStyle w:val="CommentTok"/>
          </w:rPr>
          <w:delText xml:space="preserve">#&gt;        0.621336        0.638955        1.028356</w:delText>
        </w:r>
      </w:del>
    </w:p>
    <w:p>
      <w:pPr>
        <w:pStyle w:val="FirstParagraph"/>
      </w:pPr>
      <w:del w:id="376" w:author="PR Preview" w:date="2026-01-01T00:00:00Z">
        <w:r>
          <w:delText xml:space="preserve">The estimated odds ratio 1.028 is close to the</w:delText>
        </w:r>
      </w:del>
      <w:del w:id="377" w:author="PR Preview" w:date="2026-01-01T00:00:00Z">
        <w:r>
          <w:delText xml:space="preserve"> </w:delText>
        </w:r>
      </w:del>
      <w:hyperlink w:anchor="def-risk-ratio">
        <w:del w:id="378" w:author="PR Preview" w:date="2026-01-01T00:00:00Z">
          <w:r>
            <w:rPr>
              <w:rStyle w:val="Hyperlink"/>
            </w:rPr>
            <w:delText xml:space="preserve">risk ratio</w:delText>
          </w:r>
        </w:del>
      </w:hyperlink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1.017 of</w:delText>
        </w:r>
      </w:del>
      <w:del w:id="381" w:author="PR Preview" w:date="2026-01-01T00:00:00Z">
        <w:r>
          <w:delText xml:space="preserve"> </w:delText>
        </w:r>
      </w:del>
      <w:hyperlink w:anchor="exm-hers-risk-ratio">
        <w:del w:id="38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383" w:author="PR Preview" w:date="2026-01-01T00:00:00Z">
        <w:r>
          <w:delText xml:space="preserve">,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because the two groups have nearly equal risks.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 odds ratio is 1 exactly when the risk ratio is 1,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so it also agrees with the large</w:delText>
        </w:r>
      </w:del>
      <w:del w:id="390" w:author="PR Preview" w:date="2026-01-01T00:00:00Z">
        <w:r>
          <w:delText xml:space="preserve"> </w:delText>
        </w:r>
      </w:del>
      <w:hyperlink r:id="rId16">
        <w:del w:id="391" w:author="PR Preview" w:date="2026-01-01T00:00:00Z">
          <w:r>
            <w:rPr>
              <w:rStyle w:val="Hyperlink"/>
            </w:rPr>
            <w:delText xml:space="preserve">p-value</w:delText>
          </w:r>
        </w:del>
      </w:hyperlink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of</w:delText>
        </w:r>
      </w:del>
      <w:del w:id="394" w:author="PR Preview" w:date="2026-01-01T00:00:00Z">
        <w:r>
          <w:delText xml:space="preserve"> </w:delText>
        </w:r>
      </w:del>
      <w:hyperlink w:anchor="exm-hers-chisq">
        <w:del w:id="395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96" w:author="PR Preview" w:date="2026-01-01T00:00:00Z">
        <w:r>
          <w:delText xml:space="preserve">.</w:delText>
        </w:r>
      </w:del>
    </w:p>
    <w:p>
      <w:pPr>
        <w:pStyle w:val="FirstParagraph"/>
      </w:pPr>
      <w:ins w:id="397" w:author="PR Preview" w:date="2026-01-01T00:00:00Z">
        <w:r>
          <w:t xml:space="preserve">Tests of independence say whether two binary variables are associated,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but not how strongly.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Risk differences, risk ratios, and odds ratios measure the strength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of the association;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see</w:t>
        </w:r>
      </w:ins>
      <w:ins w:id="406" w:author="PR Preview" w:date="2026-01-01T00:00:00Z">
        <w:r>
          <w:t xml:space="preserve"> </w:t>
        </w:r>
      </w:ins>
      <w:hyperlink r:id="rId30">
        <w:ins w:id="407" w:author="PR Preview" w:date="2026-01-01T00:00:00Z">
          <w:r>
            <w:rPr>
              <w:rStyle w:val="Hyperlink"/>
            </w:rPr>
            <w:t xml:space="preserve">Odds Ratios and Relative Risks</w:t>
          </w:r>
        </w:ins>
      </w:hyperlink>
      <w:ins w:id="408" w:author="PR Preview" w:date="2026-01-01T00:00:00Z">
        <w:r>
          <w:t xml:space="preserve">.</w:t>
        </w:r>
      </w:ins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p>
      <w:pPr>
        <w:pStyle w:val="Bibliography"/>
      </w:pPr>
      <w:del w:id="409" w:author="PR Preview" w:date="2026-01-01T00:00:00Z">
        <w:r>
          <w:delText xml:space="preserve">[7]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	</w:delText>
        </w:r>
      </w:del>
      <w:del w:id="412" w:author="PR Preview" w:date="2026-01-01T00:00:00Z">
        <w:r>
          <w:delText xml:space="preserve">Wikipedia contributors,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“Relative risk —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Wikipedia</w:delText>
        </w:r>
      </w:del>
      <w:del w:id="417" w:author="PR Preview" w:date="2026-01-01T00:00:00Z">
        <w:r>
          <w:delText xml:space="preserve">,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the free encyclopedia.”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2026. Available:</w:delText>
        </w:r>
      </w:del>
      <w:del w:id="422" w:author="PR Preview" w:date="2026-01-01T00:00:00Z">
        <w:r>
          <w:delText xml:space="preserve"> </w:delText>
        </w:r>
      </w:del>
      <w:hyperlink r:id="rId20">
        <w:del w:id="423" w:author="PR Preview" w:date="2026-01-01T00:00:00Z">
          <w:r>
            <w:rPr>
              <w:rStyle w:val="Hyperlink"/>
            </w:rPr>
            <w:delText xml:space="preserve">https://en.wikipedia.org/wiki/Relative_risk</w:delText>
          </w:r>
        </w:del>
      </w:hyperlink>
    </w:p>
    <w:p>
      <w:pPr>
        <w:pStyle w:val="Bibliography"/>
      </w:pPr>
      <w:del w:id="424" w:author="PR Preview" w:date="2026-01-01T00:00:00Z">
        <w:r>
          <w:delText xml:space="preserve">[8]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	</w:delText>
        </w:r>
      </w:del>
      <w:del w:id="427" w:author="PR Preview" w:date="2026-01-01T00:00:00Z">
        <w:r>
          <w:delText xml:space="preserve">Wikipedia contributors,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“Absolute risk reduction —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Wikipedia</w:delText>
        </w:r>
      </w:del>
      <w:del w:id="432" w:author="PR Preview" w:date="2026-01-01T00:00:00Z">
        <w:r>
          <w:delText xml:space="preserve">,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the free encyclopedia.”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2026. Available:</w:delText>
        </w:r>
      </w:del>
      <w:del w:id="437" w:author="PR Preview" w:date="2026-01-01T00:00:00Z">
        <w:r>
          <w:delText xml:space="preserve"> </w:delText>
        </w:r>
      </w:del>
      <w:hyperlink r:id="rId21">
        <w:del w:id="438" w:author="PR Preview" w:date="2026-01-01T00:00:00Z">
          <w:r>
            <w:rPr>
              <w:rStyle w:val="Hyperlink"/>
            </w:rPr>
            <w:delText xml:space="preserve">https://en.wikipedia.org/wiki/Absolute_risk_reduction</w:delText>
          </w:r>
        </w:del>
      </w:hyperlink>
    </w:p>
    <w:p>
      <w:pPr>
        <w:pStyle w:val="Bibliography"/>
      </w:pPr>
      <w:del w:id="439" w:author="PR Preview" w:date="2026-01-01T00:00:00Z">
        <w:r>
          <w:delText xml:space="preserve">[9]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	</w:delText>
        </w:r>
      </w:del>
      <w:del w:id="442" w:author="PR Preview" w:date="2026-01-01T00:00:00Z">
        <w:r>
          <w:delText xml:space="preserve">Wikipedia contributors,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“Odds ratio —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Wikipedia</w:delText>
        </w:r>
      </w:del>
      <w:del w:id="447" w:author="PR Preview" w:date="2026-01-01T00:00:00Z">
        <w:r>
          <w:delText xml:space="preserve">,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the free encyclopedia.”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2026. Available:</w:delText>
        </w:r>
      </w:del>
      <w:del w:id="452" w:author="PR Preview" w:date="2026-01-01T00:00:00Z">
        <w:r>
          <w:delText xml:space="preserve"> </w:delText>
        </w:r>
      </w:del>
      <w:hyperlink r:id="rId22">
        <w:del w:id="453" w:author="PR Preview" w:date="2026-01-01T00:00:00Z">
          <w:r>
            <w:rPr>
              <w:rStyle w:val="Hyperlink"/>
            </w:rPr>
            <w:delText xml:space="preserve">https://en.wikipedia.org/wiki/Odds_ratio</w:delText>
          </w:r>
        </w:del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Relationship Id="rId11" Type="http://schemas.openxmlformats.org/officeDocument/2006/relationships/hyperlink" Target="data.qmd#def-binary-var" TargetMode="External"/><Relationship Id="rId13" Type="http://schemas.openxmlformats.org/officeDocument/2006/relationships/hyperlink" Target="https://morrison-lab.github.io/pds/probability-basics.html#def-probability" TargetMode="External"/><Relationship Id="rId14" Type="http://schemas.openxmlformats.org/officeDocument/2006/relationships/hyperlink" Target="intro-MLEs.qmd#def-mle" TargetMode="External"/><Relationship Id="rId15" Type="http://schemas.openxmlformats.org/officeDocument/2006/relationships/hyperlink" Target="estimation.qmd#def-estimate" TargetMode="External"/><Relationship Id="rId16" Type="http://schemas.openxmlformats.org/officeDocument/2006/relationships/hyperlink" Target="inference.qmd#def-p-value" TargetMode="External"/><Relationship Id="rId17" Type="http://schemas.openxmlformats.org/officeDocument/2006/relationships/hyperlink" Target="https://morrison-lab.github.io/pds/probability-basics.html#def-odds" TargetMode="External"/><Relationship Id="rId20" Type="http://schemas.openxmlformats.org/officeDocument/2006/relationships/hyperlink" Target="https://en.wikipedia.org/wiki/Relative_risk" TargetMode="External"/><Relationship Id="rId21" Type="http://schemas.openxmlformats.org/officeDocument/2006/relationships/hyperlink" Target="https://en.wikipedia.org/wiki/Absolute_risk_reduction" TargetMode="External"/><Relationship Id="rId22" Type="http://schemas.openxmlformats.org/officeDocument/2006/relationships/hyperlink" Target="https://en.wikipedia.org/wiki/Odds_ratio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2026-10-19T16:57:09Z</dcterms:created>
  <dcterms:modified xsi:type="dcterms:W3CDTF">2026-10-19T16:57:09Z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