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09:50:23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09:41:00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del w:id="3" w:author="PR Preview" w:date="2026-01-01T00:00:00Z">
        <w:r>
          <w:delTex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delText>
        </w:r>
      </w:del>
    </w:p>
    <w:p>
      <w:pPr>
        <w:pStyle w:val="BodyText"/>
      </w:pPr>
      <w:ins w:id="4" w:author="PR Preview" w:date="2026-01-01T00:00:00Z">
        <w:r>
  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  </w:r>
      </w:ins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2026-10-19T17:08:23Z</dcterms:created>
  <dcterms:modified xsi:type="dcterms:W3CDTF">2026-10-19T17:08:23Z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