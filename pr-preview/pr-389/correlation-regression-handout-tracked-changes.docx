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2026-10-19 09:50:23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09:41:00 (PDT)</w:t>
        </w:r>
      </w:ins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correlation"/>
    <w:p>
      <w:pPr>
        <w:pStyle w:val="Heading2"/>
      </w:pPr>
      <w:r>
        <w:t xml:space="preserve">2 Correlation</w:t>
      </w:r>
    </w:p>
    <w:bookmarkStart w:id="26" w:name="sec-pearson"/>
    <w:p>
      <w:pPr>
        <w:pStyle w:val="Heading3"/>
      </w:pPr>
      <w:r>
        <w:t xml:space="preserve">2.1 Testing the Pearson correlation</w:t>
      </w:r>
    </w:p>
    <w:bookmarkStart w:id="14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12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3">
        <w:r>
          <w:rPr>
            <w:rStyle w:val="Hyperlink"/>
          </w:rPr>
          <w:t xml:space="preserve">covariance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6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6"/>
    <w:bookmarkStart w:id="18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7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8"/>
    <w:bookmarkStart w:id="19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[3, Sec. 9.6], pp. 472-473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bookmarkStart w:id="20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0"/>
    <w:bookmarkStart w:id="25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4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5"/>
    <w:p>
      <w:pPr>
        <w:pStyle w:val="Compact"/>
        <w:numPr>
          <w:ilvl w:val="0"/>
          <w:numId w:val="1001"/>
        </w:numPr>
      </w:pPr>
      <w:r>
        <w:t xml:space="preserve">Hogg et al. [3, Sec. 9.6], pp. 471–476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[4, Sec. 14.2.3], pp. 560–563</w:t>
      </w:r>
      <w:r>
        <w:t xml:space="preserve"> </w:t>
      </w:r>
      <w:r>
        <w:t xml:space="preserve">covers correlation and regression.</w:t>
      </w:r>
    </w:p>
    <w:bookmarkEnd w:id="26"/>
    <w:bookmarkStart w:id="30" w:name="sec-spearman"/>
    <w:p>
      <w:pPr>
        <w:pStyle w:val="Heading3"/>
      </w:pPr>
      <w:r>
        <w:t xml:space="preserve">2.2 Spearman rank correlation</w:t>
      </w:r>
    </w:p>
    <w:bookmarkStart w:id="27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7"/>
    <w:bookmarkStart w:id="28" w:name="rem-spearman-monotone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8"/>
    <w:bookmarkStart w:id="29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9"/>
    <w:bookmarkEnd w:id="30"/>
    <w:bookmarkEnd w:id="31"/>
    <w:bookmarkStart w:id="161" w:name="sec-simple-linear-regression"/>
    <w:p>
      <w:pPr>
        <w:pStyle w:val="Heading2"/>
      </w:pPr>
      <w:r>
        <w:t xml:space="preserve">3 Simple linear regression</w:t>
      </w:r>
    </w:p>
    <w:bookmarkStart w:id="50" w:name="sec-slr-model"/>
    <w:p>
      <w:pPr>
        <w:pStyle w:val="Heading3"/>
      </w:pPr>
      <w:r>
        <w:t xml:space="preserve">3.1 Model specification</w:t>
      </w:r>
    </w:p>
    <w:bookmarkStart w:id="32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3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5"/>
    <w:bookmarkStart w:id="36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6"/>
    <w:bookmarkStart w:id="37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8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8"/>
    <w:bookmarkStart w:id="41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9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40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ν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1"/>
    <w:bookmarkStart w:id="42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3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43"/>
    <w:bookmarkStart w:id="44" w:name="cor-homoskedastic-deviations"/>
    <w:p>
      <w:pPr>
        <w:pStyle w:val="BodyText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5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5"/>
    <w:bookmarkStart w:id="46" w:name="def-slr"/>
    <w:p>
      <w:pPr>
        <w:pStyle w:val="BodyText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6"/>
    <w:bookmarkStart w:id="47" w:name="def-slr-intercept"/>
    <w:p>
      <w:pPr>
        <w:pStyle w:val="BodyText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8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8"/>
    <w:bookmarkStart w:id="49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bookmarkEnd w:id="50"/>
    <w:bookmarkStart w:id="122" w:name="sec-ols"/>
    <w:p>
      <w:pPr>
        <w:pStyle w:val="Heading3"/>
      </w:pPr>
      <w:r>
        <w:t xml:space="preserve">3.2 Ordinary least squares estimation</w:t>
      </w:r>
    </w:p>
    <w:bookmarkStart w:id="52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$r_i(\mathord{\smash[b]{\underset{\raise.3ex\hbox{$\scriptstyle\sim$}}{\theta}}\vphantom{\theta}})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\stackrel{\text{def}}{=}\sum_{i=1}^nr_i(\mathord{\smash[b]{\underset{\raise.3ex\hbox{$\scriptstyle\sim$}}{\theta}}\vphantom{\theta}})^2.$$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$r_i(\hat{\mathord{\smash[b]{\underset{\raise.3ex\hbox{$\scriptstyle\sim$}}{\theta}}\vphantom{\theta}}})$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2"/>
    <w:bookmarkStart w:id="53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\sum_{i=1}^nr_i(\beta_{0}, \beta_{x})^2
    &amp;&amp; \text{(definition of RSS)}\\
    &amp;= \sum_{i=1}^n\mathopen{}\left(y_i- \mu(x_i; \beta_{0}, \beta_{x})\right)\mathclose{}^2
    &amp;&amp; \text{(definition of $r_i(\mathord{\smash[b]{\underset{\raise.3ex\hbox{$\scriptstyle\sim$}}{\theta}}\vphantom{\theta}})$)}\\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3"/>
    <w:bookmarkStart w:id="58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7"/>
        </w:tc>
      </w:tr>
    </w:tbl>
    <w:bookmarkEnd w:id="58"/>
    <w:bookmarkStart w:id="60" w:name="exr-mse-rss"/>
    <w:p>
      <w:pPr>
        <w:pStyle w:val="BodyText"/>
      </w:pPr>
      <w:del w:id="3" w:author="PR Preview" w:date="2026-01-01T00:00:00Z">
        <w:r>
          <w:rPr>
            <w:b/>
            <w:bCs/>
          </w:rPr>
          <w:delText xml:space="preserve">Exercise 3 (Sample mean squared error and residual sum of squares)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For a regression model with conditional mean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delText xml:space="preserve">$\mu(x; \mathord{\smash[b]{\underset{\raise.3ex\hbox{$\scriptstyle\sim$}}{\theta}}\vphantom{\theta}})$</w:delText>
        </w:r>
      </w:del>
      <w:del w:id="8" w:author="PR Preview" w:date="2026-01-01T00:00:00Z">
        <w:r>
          <w:delText xml:space="preserve">,</w:delText>
        </w:r>
      </w:del>
      <w:del w:id="9" w:author="PR Preview" w:date="2026-01-01T00:00:00Z">
        <w:r>
          <w:delText xml:space="preserve"> </w:delText>
        </w:r>
      </w:del>
      <w:del w:id="10" w:author="PR Preview" w:date="2026-01-01T00:00:00Z">
        <w:r>
          <w:delText xml:space="preserve">let</w:delText>
        </w:r>
      </w:del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delText xml:space="preserve">$\hat y_i\stackrel{\text{def}}{=}\mu(x_i; \mathord{\smash[b]{\underset{\raise.3ex\hbox{$\scriptstyle\sim$}}{\theta}}\vphantom{\theta}})$</w:delText>
        </w:r>
      </w:del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delText xml:space="preserve">be its predictions of</w:delText>
        </w:r>
      </w:del>
      <w:del w:id="15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≥</m:t>
        </m:r>
        <m:r>
          <m:t>1</m:t>
        </m:r>
      </m:oMath>
      <w:del w:id="16" w:author="PR Preview" w:date="2026-01-01T00:00:00Z">
        <w:r>
          <w:delText xml:space="preserve"> </w:delText>
        </w:r>
      </w:del>
      <w:del w:id="17" w:author="PR Preview" w:date="2026-01-01T00:00:00Z">
        <w:r>
          <w:delText xml:space="preserve">outcomes</w:delText>
        </w:r>
      </w:del>
      <w:del w:id="18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del w:id="19" w:author="PR Preview" w:date="2026-01-01T00:00:00Z">
        <w:r>
          <w:delText xml:space="preserve">,</w:delText>
        </w:r>
      </w:del>
      <w:del w:id="20" w:author="PR Preview" w:date="2026-01-01T00:00:00Z">
        <w:r>
          <w:delText xml:space="preserve"> </w:delText>
        </w:r>
      </w:del>
      <w:del w:id="21" w:author="PR Preview" w:date="2026-01-01T00:00:00Z">
        <w:r>
          <w:delText xml:space="preserve">and let</w:delText>
        </w:r>
      </w:del>
      <w:del w:id="22" w:author="PR Preview" w:date="2026-01-01T00:00:00Z">
        <w:r>
          <w:delText xml:space="preserve"> </w:delText>
        </w:r>
      </w:del>
      <w:del w:id="23" w:author="PR Preview" w:date="2026-01-01T00:00:00Z">
        <w:r>
          <w:delText xml:space="preserve">$\text{RSS}(\mathord{\smash[b]{\underset{\raise.3ex\hbox{$\scriptstyle\sim$}}{\theta}}\vphantom{\theta}})$</w:delText>
        </w:r>
      </w:del>
      <w:del w:id="24" w:author="PR Preview" w:date="2026-01-01T00:00:00Z">
        <w:r>
          <w:delText xml:space="preserve"> </w:delText>
        </w:r>
      </w:del>
      <w:del w:id="25" w:author="PR Preview" w:date="2026-01-01T00:00:00Z">
        <w:r>
          <w:delText xml:space="preserve">(</w:delText>
        </w:r>
      </w:del>
      <w:hyperlink w:anchor="def-rss">
        <w:del w:id="26" w:author="PR Preview" w:date="2026-01-01T00:00:00Z">
          <w:r>
            <w:rPr>
              <w:rStyle w:val="Hyperlink"/>
            </w:rPr>
            <w:delText xml:space="preserve">Definition 11</w:delText>
          </w:r>
        </w:del>
      </w:hyperlink>
      <w:del w:id="27" w:author="PR Preview" w:date="2026-01-01T00:00:00Z">
        <w:r>
          <w:delText xml:space="preserve">) be taken over those same outcomes.</w:delText>
        </w:r>
      </w:del>
      <w:del w:id="28" w:author="PR Preview" w:date="2026-01-01T00:00:00Z">
        <w:r>
          <w:delText xml:space="preserve"> </w:delText>
        </w:r>
      </w:del>
      <w:del w:id="29" w:author="PR Preview" w:date="2026-01-01T00:00:00Z">
        <w:r>
          <w:delText xml:space="preserve">Express the</w:delText>
        </w:r>
      </w:del>
      <w:del w:id="30" w:author="PR Preview" w:date="2026-01-01T00:00:00Z">
        <w:r>
          <w:delText xml:space="preserve"> </w:delText>
        </w:r>
      </w:del>
      <w:hyperlink r:id="rId59">
        <w:del w:id="31" w:author="PR Preview" w:date="2026-01-01T00:00:00Z">
          <w:r>
            <w:rPr>
              <w:rStyle w:val="Hyperlink"/>
            </w:rPr>
            <w:delText xml:space="preserve">sMSE</w:delText>
          </w:r>
        </w:del>
      </w:hyperlink>
      <w:del w:id="32" w:author="PR Preview" w:date="2026-01-01T00:00:00Z">
        <w:r>
          <w:delText xml:space="preserve"> </w:delText>
        </w:r>
      </w:del>
      <w:del w:id="33" w:author="PR Preview" w:date="2026-01-01T00:00:00Z">
        <w:r>
          <w:delText xml:space="preserve">of these predictions in terms of</w:delText>
        </w:r>
      </w:del>
      <w:del w:id="34" w:author="PR Preview" w:date="2026-01-01T00:00:00Z">
        <w:r>
          <w:delText xml:space="preserve"> </w:delText>
        </w:r>
      </w:del>
      <w:del w:id="35" w:author="PR Preview" w:date="2026-01-01T00:00:00Z">
        <w:r>
          <w:delText xml:space="preserve">$\text{RSS}(\mathord{\smash[b]{\underset{\raise.3ex\hbox{$\scriptstyle\sim$}}{\theta}}\vphantom{\theta}})$</w:delText>
        </w:r>
      </w:del>
      <w:del w:id="36" w:author="PR Preview" w:date="2026-01-01T00:00:00Z">
        <w:r>
          <w:delText xml:space="preserve">,</w:delText>
        </w:r>
      </w:del>
      <w:del w:id="37" w:author="PR Preview" w:date="2026-01-01T00:00:00Z">
        <w:r>
          <w:delText xml:space="preserve"> </w:delText>
        </w:r>
      </w:del>
      <w:del w:id="38" w:author="PR Preview" w:date="2026-01-01T00:00:00Z">
        <w:r>
          <w:delText xml:space="preserve">and</w:delText>
        </w:r>
      </w:del>
      <w:del w:id="39" w:author="PR Preview" w:date="2026-01-01T00:00:00Z">
        <w:r>
          <w:delText xml:space="preserve"> </w:delText>
        </w:r>
      </w:del>
      <w:del w:id="40" w:author="PR Preview" w:date="2026-01-01T00:00:00Z">
        <w:r>
          <w:delText xml:space="preserve">$\text{RSS}(\mathord{\smash[b]{\underset{\raise.3ex\hbox{$\scriptstyle\sim$}}{\theta}}\vphantom{\theta}})$</w:delText>
        </w:r>
      </w:del>
      <w:del w:id="41" w:author="PR Preview" w:date="2026-01-01T00:00:00Z">
        <w:r>
          <w:delText xml:space="preserve"> </w:delText>
        </w:r>
      </w:del>
      <w:del w:id="42" w:author="PR Preview" w:date="2026-01-01T00:00:00Z">
        <w:r>
          <w:delText xml:space="preserve">in terms of that sMSE.</w:delText>
        </w:r>
      </w:del>
    </w:p>
    <w:p>
      <w:pPr>
        <w:pStyle w:val="BodyText"/>
      </w:pPr>
      <w:ins w:id="43" w:author="PR Preview" w:date="2026-01-01T00:00:00Z">
        <w:r>
          <w:rPr>
            <w:b/>
            <w:bCs/>
          </w:rPr>
          <w:t xml:space="preserve">Exercise 3 (Sample mean squared error and residual sum of squares)</w:t>
        </w:r>
      </w:ins>
      <w:ins w:id="44" w:author="PR Preview" w:date="2026-01-01T00:00:00Z">
        <w:r>
          <w:t xml:space="preserve"> </w:t>
        </w:r>
      </w:ins>
      <w:ins w:id="45" w:author="PR Preview" w:date="2026-01-01T00:00:00Z">
        <w:r>
          <w:t xml:space="preserve">For a regression model with conditional mean</w:t>
        </w:r>
      </w:ins>
      <w:ins w:id="46" w:author="PR Preview" w:date="2026-01-01T00:00:00Z">
        <w:r>
          <w:t xml:space="preserve"> </w:t>
        </w:r>
      </w:ins>
      <w:ins w:id="47" w:author="PR Preview" w:date="2026-01-01T00:00:00Z">
        <w:r>
          <w:t xml:space="preserve">$\mu(x; \mathord{\smash[b]{\underset{\raise.3ex\hbox{$\scriptstyle\sim$}}{\theta}}\vphantom{\theta}})$</w:t>
        </w:r>
      </w:ins>
      <w:ins w:id="48" w:author="PR Preview" w:date="2026-01-01T00:00:00Z">
        <w:r>
          <w:t xml:space="preserve">,</w:t>
        </w:r>
      </w:ins>
      <w:ins w:id="49" w:author="PR Preview" w:date="2026-01-01T00:00:00Z">
        <w:r>
          <w:t xml:space="preserve"> </w:t>
        </w:r>
      </w:ins>
      <w:ins w:id="50" w:author="PR Preview" w:date="2026-01-01T00:00:00Z">
        <w:r>
          <w:t xml:space="preserve">let</w:t>
        </w:r>
      </w:ins>
      <w:ins w:id="51" w:author="PR Preview" w:date="2026-01-01T00:00:00Z">
        <w:r>
          <w:t xml:space="preserve"> </w:t>
        </w:r>
      </w:ins>
      <w:ins w:id="52" w:author="PR Preview" w:date="2026-01-01T00:00:00Z">
        <w:r>
          <w:t xml:space="preserve">$\hat y_i\stackrel{\text{def}}{=}\mu(x_i; \mathord{\smash[b]{\underset{\raise.3ex\hbox{$\scriptstyle\sim$}}{\theta}}\vphantom{\theta}})$</w:t>
        </w:r>
      </w:ins>
      <w:ins w:id="53" w:author="PR Preview" w:date="2026-01-01T00:00:00Z">
        <w:r>
          <w:t xml:space="preserve"> </w:t>
        </w:r>
      </w:ins>
      <w:ins w:id="54" w:author="PR Preview" w:date="2026-01-01T00:00:00Z">
        <w:r>
          <w:t xml:space="preserve">be its predictions of</w:t>
        </w:r>
      </w:ins>
      <w:ins w:id="55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≥</m:t>
        </m:r>
        <m:r>
          <m:t>1</m:t>
        </m:r>
      </m:oMath>
      <w:ins w:id="56" w:author="PR Preview" w:date="2026-01-01T00:00:00Z">
        <w:r>
          <w:t xml:space="preserve"> </w:t>
        </w:r>
      </w:ins>
      <w:ins w:id="57" w:author="PR Preview" w:date="2026-01-01T00:00:00Z">
        <w:r>
          <w:t xml:space="preserve">outcomes</w:t>
        </w:r>
      </w:ins>
      <w:ins w:id="58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ins w:id="59" w:author="PR Preview" w:date="2026-01-01T00:00:00Z">
        <w:r>
          <w:t xml:space="preserve">,</w:t>
        </w:r>
      </w:ins>
      <w:ins w:id="60" w:author="PR Preview" w:date="2026-01-01T00:00:00Z">
        <w:r>
          <w:t xml:space="preserve"> </w:t>
        </w:r>
      </w:ins>
      <w:ins w:id="61" w:author="PR Preview" w:date="2026-01-01T00:00:00Z">
        <w:r>
          <w:t xml:space="preserve">and let</w:t>
        </w:r>
      </w:ins>
      <w:ins w:id="62" w:author="PR Preview" w:date="2026-01-01T00:00:00Z">
        <w:r>
          <w:t xml:space="preserve"> </w:t>
        </w:r>
      </w:ins>
      <w:ins w:id="63" w:author="PR Preview" w:date="2026-01-01T00:00:00Z">
        <w:r>
          <w:t xml:space="preserve">$\text{RSS}(\mathord{\smash[b]{\underset{\raise.3ex\hbox{$\scriptstyle\sim$}}{\theta}}\vphantom{\theta}})$</w:t>
        </w:r>
      </w:ins>
      <w:ins w:id="64" w:author="PR Preview" w:date="2026-01-01T00:00:00Z">
        <w:r>
          <w:t xml:space="preserve"> </w:t>
        </w:r>
      </w:ins>
      <w:ins w:id="65" w:author="PR Preview" w:date="2026-01-01T00:00:00Z">
        <w:r>
          <w:t xml:space="preserve">(</w:t>
        </w:r>
      </w:ins>
      <w:hyperlink w:anchor="def-rss">
        <w:ins w:id="66" w:author="PR Preview" w:date="2026-01-01T00:00:00Z">
          <w:r>
            <w:rPr>
              <w:rStyle w:val="Hyperlink"/>
            </w:rPr>
            <w:t xml:space="preserve">Definition 11</w:t>
          </w:r>
        </w:ins>
      </w:hyperlink>
      <w:ins w:id="67" w:author="PR Preview" w:date="2026-01-01T00:00:00Z">
        <w:r>
          <w:t xml:space="preserve">) be taken over those same outcomes.</w:t>
        </w:r>
      </w:ins>
      <w:ins w:id="68" w:author="PR Preview" w:date="2026-01-01T00:00:00Z">
        <w:r>
          <w:t xml:space="preserve"> </w:t>
        </w:r>
      </w:ins>
      <w:ins w:id="69" w:author="PR Preview" w:date="2026-01-01T00:00:00Z">
        <w:r>
          <w:t xml:space="preserve">Write the</w:t>
        </w:r>
      </w:ins>
      <w:ins w:id="70" w:author="PR Preview" w:date="2026-01-01T00:00:00Z">
        <w:r>
          <w:t xml:space="preserve"> </w:t>
        </w:r>
      </w:ins>
      <w:hyperlink r:id="rId59">
        <w:ins w:id="71" w:author="PR Preview" w:date="2026-01-01T00:00:00Z">
          <w:r>
            <w:rPr>
              <w:rStyle w:val="Hyperlink"/>
            </w:rPr>
            <w:t xml:space="preserve">sMSE</w:t>
          </w:r>
        </w:ins>
      </w:hyperlink>
      <w:ins w:id="72" w:author="PR Preview" w:date="2026-01-01T00:00:00Z">
        <w:r>
          <w:t xml:space="preserve"> </w:t>
        </w:r>
      </w:ins>
      <w:ins w:id="73" w:author="PR Preview" w:date="2026-01-01T00:00:00Z">
        <w:r>
          <w:t xml:space="preserve">of these predictions in terms of</w:t>
        </w:r>
      </w:ins>
      <w:ins w:id="74" w:author="PR Preview" w:date="2026-01-01T00:00:00Z">
        <w:r>
          <w:t xml:space="preserve"> </w:t>
        </w:r>
      </w:ins>
      <w:ins w:id="75" w:author="PR Preview" w:date="2026-01-01T00:00:00Z">
        <w:r>
          <w:t xml:space="preserve">$\text{RSS}(\mathord{\smash[b]{\underset{\raise.3ex\hbox{$\scriptstyle\sim$}}{\theta}}\vphantom{\theta}})$</w:t>
        </w:r>
      </w:ins>
      <w:ins w:id="76" w:author="PR Preview" w:date="2026-01-01T00:00:00Z">
        <w:r>
          <w:t xml:space="preserve">,</w:t>
        </w:r>
      </w:ins>
      <w:ins w:id="77" w:author="PR Preview" w:date="2026-01-01T00:00:00Z">
        <w:r>
          <w:t xml:space="preserve"> </w:t>
        </w:r>
      </w:ins>
      <w:ins w:id="78" w:author="PR Preview" w:date="2026-01-01T00:00:00Z">
        <w:r>
          <w:t xml:space="preserve">and</w:t>
        </w:r>
      </w:ins>
      <w:ins w:id="79" w:author="PR Preview" w:date="2026-01-01T00:00:00Z">
        <w:r>
          <w:t xml:space="preserve"> </w:t>
        </w:r>
      </w:ins>
      <w:ins w:id="80" w:author="PR Preview" w:date="2026-01-01T00:00:00Z">
        <w:r>
          <w:t xml:space="preserve">$\text{RSS}(\mathord{\smash[b]{\underset{\raise.3ex\hbox{$\scriptstyle\sim$}}{\theta}}\vphantom{\theta}})$</w:t>
        </w:r>
      </w:ins>
      <w:ins w:id="81" w:author="PR Preview" w:date="2026-01-01T00:00:00Z">
        <w:r>
          <w:t xml:space="preserve"> </w:t>
        </w:r>
      </w:ins>
      <w:ins w:id="82" w:author="PR Preview" w:date="2026-01-01T00:00:00Z">
        <w:r>
          <w:t xml:space="preserve">in terms of that sMSE.</w:t>
        </w:r>
      </w:ins>
    </w:p>
    <w:bookmarkEnd w:id="60"/>
    <w:bookmarkStart w:id="62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\varepsilon_i^2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\mathopen{}\left(-r_i(\mathord{\smash[b]{\underset{\raise.3ex\hbox{$\scriptstyle\sim$}}{\theta}}\vphantom{\theta}})\right)\mathclose{}^2
    &amp;&amp; \text{(definition of $r_i(\mathord{\smash[b]{\underset{\raise.3ex\hbox{$\scriptstyle\sim$}}{\theta}}\vphantom{\theta}})$)}\\
    &amp;= r_i(\mathord{\smash[b]{\underset{\raise.3ex\hbox{$\scriptstyle\sim$}}{\theta}}\vphantom{\theta}})^2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del w:id="83" w:author="PR Preview" w:date="2026-01-01T00:00:00Z">
        <w:r>
          <w:delText xml:space="preserve">$$
    \begin{aligned}
    {\operatorname{sMSE}\mathopen{}\left(\hat y\right)\mathclose{}}
    &amp;= \frac{1}{n}\sum_{i=1}^n\varepsilon_i^2
    &amp;&amp; \text{(definition of sMSE)}\\
    &amp;= \frac{1}{n}\sum_{i=1}^nr_i(\mathord{\smash[b]{\underset{\raise.3ex\hbox{$\scriptstyle\sim$}}{\theta}}\vphantom{\theta}})^2
    &amp;&amp; \text{($\varepsilon_i^2 = r_i(\mathord{\smash[b]{\underset{\raise.3ex\hbox{$\scriptstyle\sim$}}{\theta}}\vphantom{\theta}})^2$)}\\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delText>
        </w:r>
      </w:del>
    </w:p>
    <w:p>
      <w:pPr>
        <w:pStyle w:val="BodyText"/>
      </w:pPr>
      <w:ins w:id="84" w:author="PR Preview" w:date="2026-01-01T00:00:00Z">
        <w:r>
          <w:t xml:space="preserve">$$
    \begin{aligned}
    \operatorname{sMSE}\mathopen{}\left(\hat y\right)\mathclose{}
    &amp;= \frac{1}{n}\sum_{i=1}^n\varepsilon_i^2
    &amp;&amp; \text{(definition of sMSE)}\\
    &amp;= \frac{1}{n}\sum_{i=1}^nr_i(\mathord{\smash[b]{\underset{\raise.3ex\hbox{$\scriptstyle\sim$}}{\theta}}\vphantom{\theta}})^2
    &amp;&amp; \text{($\varepsilon_i^2 = r_i(\mathord{\smash[b]{\underset{\raise.3ex\hbox{$\scriptstyle\sim$}}{\theta}}\vphantom{\theta}})^2$)}\\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  </w:r>
      </w:ins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del w:id="85" w:author="PR Preview" w:date="2026-01-01T00:00:00Z">
        <w:r>
          <w:delText xml:space="preserve">$$
    \begin{aligned}
    {\operatorname{sMSE}\mathopen{}\left(\hat y\right)\mathclose{}}
    &amp;= \frac{1}{n} \text{RSS}(\mathord{\smash[b]{\underset{\raise.3ex\hbox{$\scriptstyle\sim$}}{\theta}}\vphantom{\theta}})
    &amp;&amp; \text{(result above)}\\
    n \, {\operatorname{sMSE}\mathopen{}\left(\hat y\right)\mathclose{}}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{\operatorname{sMSE}\mathopen{}\left(\hat y\right)\mathclose{}}
    &amp;&amp; \text{(swap the two sides)}
    \end{aligned}
    $$</w:delText>
        </w:r>
      </w:del>
    </w:p>
    <w:p>
      <w:pPr>
        <w:pStyle w:val="BodyText"/>
      </w:pPr>
      <w:ins w:id="86" w:author="PR Preview" w:date="2026-01-01T00:00:00Z">
        <w:r>
          <w:t xml:space="preserve">$$
    \begin{aligned}
    \operatorname{sMSE}\mathopen{}\left(\hat y\right)\mathclose{}
    &amp;= \frac{1}{n} \text{RSS}(\mathord{\smash[b]{\underset{\raise.3ex\hbox{$\scriptstyle\sim$}}{\theta}}\vphantom{\theta}})
    &amp;&amp; \text{(result above)}\\
    n \, \operatorname{sMSE}\mathopen{}\left(\hat y\right)\mathclose{}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\operatorname{sMSE}\mathopen{}\left(\hat y\right)\mathclose{}
    &amp;&amp; \text{(swap the two sides)}
    \end{aligned}
    $$</w:t>
        </w:r>
      </w:ins>
    </w:p>
    <w:bookmarkEnd w:id="62"/>
    <w:bookmarkStart w:id="63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del w:id="87" w:author="PR Preview" w:date="2026-01-01T00:00:00Z">
        <w:r>
          <w:delText xml:space="preserve">$${\operatorname{sMSE}\mathopen{}\left(\hat y\right)\mathclose{}} = \frac{1}{n} \text{RSS}(\mathord{\smash[b]{\underset{\raise.3ex\hbox{$\scriptstyle\sim$}}{\theta}}\vphantom{\theta}}),$$</w:delText>
        </w:r>
      </w:del>
    </w:p>
    <w:p>
      <w:pPr>
        <w:pStyle w:val="BodyText"/>
      </w:pPr>
      <w:ins w:id="88" w:author="PR Preview" w:date="2026-01-01T00:00:00Z">
        <w:r>
          <w:t xml:space="preserve">$$\operatorname{sMSE}\mathopen{}\left(\hat y\right)\mathclose{} = \frac{1}{n} \text{RSS}(\mathord{\smash[b]{\underset{\raise.3ex\hbox{$\scriptstyle\sim$}}{\theta}}\vphantom{\theta}}),$$</w:t>
        </w:r>
      </w:ins>
    </w:p>
    <w:p>
      <w:pPr>
        <w:pStyle w:val="FirstParagraph"/>
      </w:pPr>
      <w:r>
        <w:t xml:space="preserve">and equivalently</w:t>
      </w:r>
    </w:p>
    <w:p>
      <w:pPr>
        <w:pStyle w:val="BodyText"/>
      </w:pPr>
      <w:del w:id="89" w:author="PR Preview" w:date="2026-01-01T00:00:00Z">
        <w:r>
          <w:delText xml:space="preserve">$$\text{RSS}(\mathord{\smash[b]{\underset{\raise.3ex\hbox{$\scriptstyle\sim$}}{\theta}}\vphantom{\theta}}) = n \, {\operatorname{sMSE}\mathopen{}\left(\hat y\right)\mathclose{}}.$$</w:delText>
        </w:r>
      </w:del>
    </w:p>
    <w:p>
      <w:pPr>
        <w:pStyle w:val="BodyText"/>
      </w:pPr>
      <w:ins w:id="90" w:author="PR Preview" w:date="2026-01-01T00:00:00Z">
        <w:r>
          <w:t xml:space="preserve">$$\text{RSS}(\mathord{\smash[b]{\underset{\raise.3ex\hbox{$\scriptstyle\sim$}}{\theta}}\vphantom{\theta}}) = n \, \operatorname{sMSE}\mathopen{}\left(\hat y\right)\mathclose{}.$$</w:t>
        </w:r>
      </w:ins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4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4"/>
    <w:bookmarkStart w:id="65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5"/>
    <w:bookmarkStart w:id="70" w:name="exm-ols-slr"/>
    <w:p>
      <w:pPr>
        <w:pStyle w:val="BodyText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9"/>
        </w:tc>
      </w:tr>
    </w:tbl>
    <w:bookmarkEnd w:id="70"/>
    <w:bookmarkStart w:id="71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1"/>
    <w:bookmarkStart w:id="72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4"/>
    <w:bookmarkStart w:id="75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6"/>
    <w:bookmarkStart w:id="77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8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8"/>
    <w:bookmarkStart w:id="79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9"/>
    <w:bookmarkStart w:id="80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1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1"/>
    <w:bookmarkStart w:id="82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2"/>
    <w:bookmarkStart w:id="83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4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4"/>
    <w:bookmarkStart w:id="85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5"/>
    <w:bookmarkStart w:id="86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7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7"/>
    <w:bookmarkStart w:id="88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8"/>
    <w:bookmarkStart w:id="89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0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0"/>
    <w:bookmarkStart w:id="91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1"/>
    <w:bookmarkStart w:id="92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3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4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94"/>
    <w:bookmarkStart w:id="95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5"/>
    <w:bookmarkStart w:id="96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96"/>
    <w:bookmarkStart w:id="97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8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98"/>
    <w:bookmarkStart w:id="99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9"/>
    <w:bookmarkStart w:id="100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100"/>
    <w:bookmarkStart w:id="101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2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02"/>
    <w:bookmarkStart w:id="103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03"/>
    <w:bookmarkStart w:id="104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5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n\bar{x}\\ n\bar{x}&amp; \sum_{i=1}^nx_i^2 \end{pmatrix}
    &amp;&amp; \text{($\sum_{i=1}^nx_i= n \bar{x}$)}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n\bar{y}\\ \sum_{i=1}^nx_iy_i\end{pmatrix}
    &amp;&amp; \text{($\sum_{i=1}^ny_i= n \bar{y}$)}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-n\bar{x}\\ -n\bar{x}&amp; n \end{pmatrix}
      \mathord{\smash[b]{\underset{\raise.3ex\hbox{$\scriptstyle\sim$}}{c}}\vphantom{c}}
    &amp;&amp; \text{(inverse of a $2 \times 2$ matrix)}\\
    &amp;= \frac{1}{n S_{xx}}
      \begin{pmatrix} \sum_{i=1}^nx_i^2 &amp; -n\bar{x}\\ -n\bar{x}&amp; n \end{pmatrix}
      \mathord{\smash[b]{\underset{\raise.3ex\hbox{$\scriptstyle\sim$}}{c}}\vphantom{c}}
    &amp;&amp; \text{($\det A = n S_{xx}$)}\\
    &amp;= \frac{1}{n S_{xx}}
      \begin{pmatrix} \sum_{i=1}^nx_i^2 &amp; -n\bar{x}\\ -n\bar{x}&amp; n \end{pmatrix}
      \begin{pmatrix} n\bar{y}\\ \sum_{i=1}^nx_iy_i\end{pmatrix}
    &amp;&amp; \text{(substitute $\mathord{\smash[b]{\underset{\raise.3ex\hbox{$\scriptstyle\sim$}}{c}}\vphantom{c}}$)}\\
    &amp;= \frac{1}{n S_{xx}}
      \begin{pmatrix}
      \sum_{i=1}^nx_i^2 \cdot n\bar{y}+ \mathopen{}\left(-n\bar{x}\right)\mathclose{} \sum_{i=1}^nx_iy_i\\
      \mathopen{}\left(-n\bar{x}\right)\mathclose{} \cdot n\bar{y}+ n \sum_{i=1}^nx_iy_i
      \end{pmatrix}
    &amp;&amp; \text{(matrix times a vector)}\\
    &amp;= \frac{1}{n S_{xx}}
      \begin{pmatrix}
      n \bar{y}\sum_{i=1}^nx_i^2 - n \bar{x}\sum_{i=1}^nx_iy_i\\
      -n^2 \bar{x}\bar{y}+ n \sum_{i=1}^nx_iy_i
      \end{pmatrix}
    &amp;&amp; \text{(multiply out the products)}\\
    &amp;= \frac{1}{n S_{xx}} \, n
      \begin{pmatrix}
      \bar{y}\sum_{i=1}^nx_i^2 - \bar{x}\sum_{i=1}^nx_iy_i\\
      -n \bar{x}\bar{y}+ \sum_{i=1}^nx_iy_i
      \end{pmatrix}
    &amp;&amp; \text{(factor $n$ out of the vector)}\\
    &amp;= \frac{1}{S_{xx}}
      \begin{pmatrix}
      \bar{y}\sum_{i=1}^nx_i^2 - \bar{x}\sum_{i=1}^nx_iy_i\\
      -n \bar{x}\bar{y}+ \sum_{i=1}^nx_iy_i
      \end{pmatrix}
    &amp;&amp; \text{(cancel $n$)}\\
    &amp;= \frac{1}{S_{xx}}
      \begin{pmatrix}
      \bar{y}\sum_{i=1}^nx_i^2 - \bar{x}\sum_{i=1}^nx_iy_i\\
      \sum_{i=1}^nx_iy_i- n \bar{x}\bar{y}
      \end{pmatrix}
    &amp;&amp; \text{(reorder the terms of the second entry)}\\
    &amp;= \frac{1}{S_{xx}}
      \begin{pmatrix}
      \bar{y}\mathopen{}\left(S_{xx}+ n\bar{x}^2\right)\mathclose{} - \bar{x}\sum_{i=1}^nx_iy_i\\
      \sum_{i=1}^nx_iy_i- n \bar{x}\bar{y}
      \end{pmatrix}
    &amp;&amp; \text{($\sum_{i=1}^nx_i^2 = S_{xx}+ n\bar{x}^2$)}\\
    &amp;= \frac{1}{S_{xx}}
      \begin{pmatrix}
      \bar{y}\mathopen{}\left(S_{xx}+ n\bar{x}^2\right)\mathclose{} - \bar{x}\mathopen{}\left(S_{xy}+ n\bar{x}\bar{y}\right)\mathclose{} \\
      \mathopen{}\left(S_{xy}+ n\bar{x}\bar{y}\right)\mathclose{} - n \bar{x}\bar{y}
      \end{pmatrix}
    &amp;&amp; \text{($\sum_{i=1}^nx_iy_i= S_{xy}+ n\bar{x}\bar{y}$)}\\
    &amp;= \frac{1}{S_{xx}}
      \begin{pmatrix}
      \bar{y}S_{xx}+ \bar{y}n\bar{x}^2 - \bar{x}S_{xy}- \bar{x}n\bar{x}\bar{y}\\
      S_{xy}+ n\bar{x}\bar{y}- n \bar{x}\bar{y}
      \end{pmatrix}
    &amp;&amp; \text{(distribute)}\\
    &amp;= \frac{1}{S_{xx}}
      \begin{pmatrix}
      \bar{y}S_{xx}+ n\bar{x}^2\bar{y}- \bar{x}S_{xy}- n\bar{x}\bar{x}\bar{y}\\
      S_{xy}+ n\bar{x}\bar{y}- n \bar{x}\bar{y}
      \end{pmatrix}
    &amp;&amp; \text{(reorder the factors)}\\
    &amp;= \frac{1}{S_{xx}}
      \begin{pmatrix}
      \bar{y}S_{xx}+ n\bar{x}^2\bar{y}- \bar{x}S_{xy}- n\bar{x}^2\bar{y}\\
      S_{xy}+ n\bar{x}\bar{y}- n \bar{x}\bar{y}
      \end{pmatrix}
    &amp;&amp; \text{($\bar{x}\bar{x}= \bar{x}^2$)}\\
    &amp;= \frac{1}{S_{xx}}
      \begin{pmatrix}
      \bar{y}S_{xx}- \bar{x}S_{xy}\\
      S_{xy}+ n\bar{x}\bar{y}- n \bar{x}\bar{y}
      \end{pmatrix}
    &amp;&amp; \text{(first entry: cancel $\pm n\bar{x}^2\bar{y}$)}\\
    &amp;= \frac{1}{S_{xx}}
      \begin{pmatrix}
      \bar{y}S_{xx}- \bar{x}S_{xy}\\
      S_{xy}
      \end{pmatrix}
    &amp;&amp; \text{(second entry: cancel $\pm n\bar{x}\bar{y}$)}\\
    &amp;= \begin{pmatrix}
      \bar{y}S_{xx}/ S_{xx}- \bar{x}\, S_{xy}/ S_{xx}\\
      S_{xy}/ S_{xx}
      \end{pmatrix}
    &amp;&amp; \text{(multiply each entry by $1 / S_{xx}$)}\\
    &amp;= \begin{pmatrix}
      \bar{y}- \bar{x}\,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6"/>
    <w:bookmarkStart w:id="107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\bar{y}- \beta_{x} \bar{x}\\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9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9"/>
    <w:bookmarkStart w:id="110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10"/>
    <w:bookmarkStart w:id="111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2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14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4"/>
    <w:bookmarkStart w:id="115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5"/>
    <w:bookmarkStart w:id="116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[11]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[3, Sec. 6.5], pp. 277–284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[12, Sec. 11.3], pp. 539–562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[4, Sec. 14.2.1], pp. 547–549</w:t>
      </w:r>
      <w:r>
        <w:t xml:space="preserve"> </w:t>
      </w:r>
      <w:r>
        <w:t xml:space="preserve">covers slope and intercept properties.</w:t>
      </w:r>
    </w:p>
    <w:bookmarkEnd w:id="122"/>
    <w:bookmarkStart w:id="128" w:name="sec-slr-R"/>
    <w:p>
      <w:pPr>
        <w:pStyle w:val="Heading3"/>
      </w:pPr>
      <w:r>
        <w:t xml:space="preserve">3.3 Fitting a simple linear regression in R</w:t>
      </w:r>
    </w:p>
    <w:bookmarkStart w:id="127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6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7"/>
    <w:bookmarkEnd w:id="128"/>
    <w:bookmarkStart w:id="142" w:name="sec-r-squared"/>
    <w:p>
      <w:pPr>
        <w:pStyle w:val="Heading3"/>
      </w:pPr>
      <w:r>
        <w:t xml:space="preserve">3.4 The coefficient of determination</w:t>
      </w:r>
    </w:p>
    <w:bookmarkStart w:id="129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129"/>
    <w:bookmarkStart w:id="130" w:name="exm-tss"/>
    <w:p>
      <w:pPr>
        <w:pStyle w:val="BodyText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30"/>
    <w:bookmarkStart w:id="131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131"/>
    <w:bookmarkStart w:id="132" w:name="rem-r-squared-interpretation"/>
    <w:p>
      <w:pPr>
        <w:pStyle w:val="BodyText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2"/>
    <w:bookmarkStart w:id="133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3"/>
    <w:bookmarkStart w:id="135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5"/>
    <w:bookmarkStart w:id="136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7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7"/>
    <w:bookmarkStart w:id="139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\text{(split the fraction)}\\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9"/>
    <w:bookmarkStart w:id="140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1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1"/>
    <w:p>
      <w:pPr>
        <w:pStyle w:val="Compact"/>
        <w:numPr>
          <w:ilvl w:val="0"/>
          <w:numId w:val="1003"/>
        </w:numPr>
      </w:pPr>
      <w:r>
        <w:t xml:space="preserve">Hogg et al. [3, Sec. 7.6], pp. 344–352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[4, Sec. 14.2.2], pp. 550–559</w:t>
      </w:r>
      <w:r>
        <w:t xml:space="preserve"> </w:t>
      </w:r>
      <w:r>
        <w:t xml:space="preserve">covers assessing the fit of a regression line.</w:t>
      </w:r>
    </w:p>
    <w:bookmarkEnd w:id="142"/>
    <w:bookmarkStart w:id="158" w:name="sec-partial-f"/>
    <w:p>
      <w:pPr>
        <w:pStyle w:val="Heading3"/>
      </w:pPr>
      <w:r>
        <w:t xml:space="preserve">3.5 Comparing nested regression models</w:t>
      </w:r>
    </w:p>
    <w:bookmarkStart w:id="143" w:name="def-nested-regression-models"/>
    <w:p>
      <w:pPr>
        <w:pStyle w:val="FirstParagraph"/>
      </w:pPr>
      <w:r>
        <w:rPr>
          <w:b/>
          <w:bCs/>
        </w:rPr>
        <w:t xml:space="preserve">Definition 19 (Nested linear regression models)</w:t>
      </w:r>
      <w:r>
        <w:t xml:space="preserve"> </w:t>
      </w:r>
      <w:r>
        <w:t xml:space="preserve">Let a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have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 and an</w:t>
      </w:r>
      <w:r>
        <w:t xml:space="preserve"> </w:t>
      </w:r>
      <w:hyperlink w:anchor="def-slr-intercept">
        <w:r>
          <w:rPr>
            <w:rStyle w:val="Hyperlink"/>
          </w:rPr>
          <w:t xml:space="preserve">intercept</w:t>
        </w:r>
      </w:hyperlink>
      <w:r>
        <w:t xml:space="preserve">.</w:t>
      </w:r>
      <w:r>
        <w:t xml:space="preserve"> </w:t>
      </w:r>
      <w:r>
        <w:t xml:space="preserve">A second linear regression model is</w:t>
      </w:r>
      <w:r>
        <w:t xml:space="preserve"> </w:t>
      </w:r>
      <w:r>
        <w:rPr>
          <w:b/>
          <w:bCs/>
        </w:rPr>
        <w:t xml:space="preserve">nested</w:t>
      </w:r>
      <w:r>
        <w:t xml:space="preserve"> </w:t>
      </w:r>
      <w:r>
        <w:t xml:space="preserve">in it</w:t>
      </w:r>
      <w:r>
        <w:t xml:space="preserve"> </w:t>
      </w:r>
      <w:r>
        <w:t xml:space="preserve">if it uses the same outcome and the same observations</w:t>
      </w:r>
      <w:r>
        <w:t xml:space="preserve"> </w:t>
      </w:r>
      <w:r>
        <w:t xml:space="preserve">and is the special case in which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coefficients equal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first model is the</w:t>
      </w:r>
      <w:r>
        <w:t xml:space="preserve"> </w:t>
      </w:r>
      <w:r>
        <w:rPr>
          <w:i/>
          <w:iCs/>
        </w:rPr>
        <w:t xml:space="preserve">larger</w:t>
      </w:r>
      <w:r>
        <w:t xml:space="preserve"> </w:t>
      </w:r>
      <w:r>
        <w:t xml:space="preserve">model,</w:t>
      </w:r>
      <w:r>
        <w:t xml:space="preserve"> </w:t>
      </w:r>
      <w:r>
        <w:t xml:space="preserve">and the second is the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model;</w:t>
      </w:r>
      <w:r>
        <w:t xml:space="preserve"> </w:t>
      </w:r>
      <w:r>
        <w:t xml:space="preserve">the smaller model has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features.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43"/>
    <w:bookmarkStart w:id="144" w:name="exm-hers-nested-models"/>
    <w:p>
      <w:pPr>
        <w:pStyle w:val="BodyText"/>
      </w:pPr>
      <w:r>
        <w:rPr>
          <w:b/>
          <w:bCs/>
        </w:rPr>
        <w:t xml:space="preserve">Example 11 (Nested models for fasting glucose in HERS)</w:t>
      </w:r>
      <w:r>
        <w:t xml:space="preserve"> </w:t>
      </w:r>
      <w:r>
        <w:t xml:space="preserve">In the HERS data, take the linear regression of</w:t>
      </w:r>
      <w:r>
        <w:t xml:space="preserve"> </w:t>
      </w:r>
      <w:r>
        <w:rPr>
          <w:rStyle w:val="VerbatimChar"/>
        </w:rPr>
        <w:t xml:space="preserve">glucose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as the smaller model.</w:t>
      </w:r>
      <w:r>
        <w:t xml:space="preserve"> </w:t>
      </w:r>
      <w:r>
        <w:t xml:space="preserve">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adds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exercise</w:t>
      </w:r>
      <w:r>
        <w:t xml:space="preserve">, so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smaller: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nor/>
                  <m:sty m:val="p"/>
                </m:rPr>
                <m:t>larger: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age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age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exercise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Both models must be fitted to the same HERS participants,</w:t>
      </w:r>
      <w:r>
        <w:t xml:space="preserve"> </w:t>
      </w:r>
      <w:r>
        <w:t xml:space="preserve">so keep the participants with all four variables measured:</w:t>
      </w:r>
    </w:p>
    <w:p>
      <w:pPr>
        <w:pStyle w:val="SourceCode"/>
      </w:pPr>
      <w:r>
        <w:rPr>
          <w:rStyle w:val="NormalTok"/>
        </w:rPr>
        <w:t xml:space="preserve">hers_nested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tidyr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(glucose, BMI, age, exercise)</w:t>
      </w:r>
      <w:r>
        <w:br/>
      </w:r>
      <w:r>
        <w:rPr>
          <w:rStyle w:val="NormalTok"/>
        </w:rPr>
        <w:t xml:space="preserve">fit_smaller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NormalTok"/>
        </w:rPr>
        <w:t xml:space="preserve">fit_larger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exercise,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(hers_nested)</w:t>
      </w:r>
      <w:r>
        <w:br/>
      </w:r>
      <w:r>
        <w:rPr>
          <w:rStyle w:val="CommentTok"/>
        </w:rPr>
        <w:t xml:space="preserve">#&gt; [1] 2758</w:t>
      </w:r>
    </w:p>
    <w:p>
      <w:pPr>
        <w:pStyle w:val="FirstParagraph"/>
      </w:pPr>
      <w:r>
        <w:t xml:space="preserve">The smaller model sets</w:t>
      </w:r>
      <w:r>
        <w:t xml:space="preserve"> </w:t>
      </w:r>
      <m:oMath>
        <m:sSub>
          <m:e>
            <m:r>
              <m:t>β</m:t>
            </m:r>
          </m:e>
          <m:sub>
            <m:r>
              <m:rPr>
                <m:nor/>
                <m:sty m:val="p"/>
              </m:rPr>
              <m:t>age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rPr>
                <m:nor/>
                <m:sty m:val="p"/>
              </m:rPr>
              <m:t>exercise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the larger one.</w:t>
      </w:r>
    </w:p>
    <w:bookmarkEnd w:id="144"/>
    <w:bookmarkStart w:id="148" w:name="def-partial-f-test"/>
    <w:p>
      <w:pPr>
        <w:pStyle w:val="BodyText"/>
      </w:pPr>
      <w:r>
        <w:rPr>
          <w:b/>
          <w:bCs/>
        </w:rPr>
        <w:t xml:space="preserve">Definition 20 (Partial F-test)</w:t>
      </w:r>
      <w:r>
        <w:t xml:space="preserve"> </w:t>
      </w:r>
      <w:r>
        <w:t xml:space="preserve">Let a smaller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be</w:t>
      </w:r>
      <w:r>
        <w:t xml:space="preserve"> </w:t>
      </w:r>
      <w:hyperlink w:anchor="def-nested-regression-models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in a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features,</w:t>
      </w:r>
      <w:r>
        <w:t xml:space="preserve"> </w:t>
      </w:r>
      <w:r>
        <w:t xml:space="preserve">so that they differ by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coefficients,</w:t>
      </w:r>
      <w:r>
        <w:t xml:space="preserve"> </w:t>
      </w:r>
      <w:r>
        <w:t xml:space="preserve">and let both be fitted by</w:t>
      </w:r>
      <w:r>
        <w:t xml:space="preserve"> </w:t>
      </w:r>
      <w:hyperlink w:anchor="def-ols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rss">
        <w:r>
          <w:rPr>
            <w:rStyle w:val="Hyperlink"/>
          </w:rPr>
          <w:t xml:space="preserve">residual sums of squares</w:t>
        </w:r>
      </w:hyperlink>
      <w:r>
        <w:t xml:space="preserve"> </w:t>
      </w:r>
      <w:r>
        <w:t xml:space="preserve">of the smaller and the larger fit.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F-test</w:t>
      </w:r>
      <w:r>
        <w:t xml:space="preserve"> </w:t>
      </w:r>
      <w:r>
        <w:t xml:space="preserve">of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H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:</m:t>
                </m:r>
                <m:r>
                  <m:rPr>
                    <m:nor/>
                    <m:sty m:val="p"/>
                  </m:rPr>
                  <m:t>the </m:t>
                </m:r>
                <m:r>
                  <m:t>q</m:t>
                </m:r>
                <m:r>
                  <m:rPr>
                    <m:nor/>
                    <m:sty m:val="p"/>
                  </m:rPr>
                  <m:t> coefficients are all </m:t>
                </m:r>
                <m:r>
                  <m:t>0</m:t>
                </m:r>
              </m:e>
            </m:mr>
          </m:m>
        </m:oMath>
      </m:oMathPara>
    </w:p>
    <w:p>
      <w:pPr>
        <w:pStyle w:val="FirstParagraph"/>
      </w:pPr>
      <w:r>
        <w:t xml:space="preserve">uses the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q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</w:t>
      </w:r>
      <w:r>
        <w:t xml:space="preserve"> </w:t>
      </w:r>
      <w:hyperlink r:id="rId146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147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 </w:t>
      </w:r>
      <w:r>
        <w:t xml:space="preserve">and</w:t>
      </w:r>
      <w:r>
        <w:t xml:space="preserve"> </w:t>
      </w:r>
      <w:r>
        <w:t xml:space="preserve">Dobson and Barnett [15, Sec. 6.3]</w:t>
      </w:r>
      <w:r>
        <w:t xml:space="preserve">.</w:t>
      </w:r>
    </w:p>
    <w:bookmarkEnd w:id="148"/>
    <w:bookmarkStart w:id="150" w:name="thm-partial-f-null"/>
    <w:p>
      <w:pPr>
        <w:pStyle w:val="BodyText"/>
      </w:pPr>
      <w:r>
        <w:rPr>
          <w:b/>
          <w:bCs/>
        </w:rPr>
        <w:t xml:space="preserve">Theorem 8 (Null distribution of the partial F statistic)</w:t>
      </w:r>
      <w:r>
        <w:t xml:space="preserve"> </w:t>
      </w:r>
      <w:r>
        <w:t xml:space="preserve">Let the errors of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be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Gaussian</w:t>
      </w:r>
      <w:r>
        <w:t xml:space="preserve"> </w:t>
      </w:r>
      <w:r>
        <w:t xml:space="preserve">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same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partial-f-test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for every number of observations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The two are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 of the</w:t>
      </w:r>
      <w:r>
        <w:t xml:space="preserve"> </w:t>
      </w:r>
      <w:hyperlink r:id="rId151">
        <w:r>
          <w:rPr>
            <w:rStyle w:val="Hyperlink"/>
          </w:rPr>
          <w:t xml:space="preserve">outcome vector</w:t>
        </w:r>
      </w:hyperlink>
      <w:r>
        <w:t xml:space="preserve"> </w:t>
      </w:r>
      <w:r>
        <w:t xml:space="preserve">orthogonal to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’s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</w:t>
      </w:r>
      <w:r>
        <w:t xml:space="preserve"> </w:t>
      </w:r>
      <w:r>
        <w:t xml:space="preserve">in the larger model but orthogonal to the smaller one.</w:t>
      </w:r>
      <w:r>
        <w:t xml:space="preserve"> </w:t>
      </w:r>
      <w:r>
        <w:t xml:space="preserve">Dividing each by its degrees of freedom,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 from the quotient, which is therefore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r:id="rId147">
        <w:r>
          <w:rPr>
            <w:rStyle w:val="Hyperlink"/>
          </w:rPr>
          <w:t xml:space="preserve">the definition of the F-distribution</w:t>
        </w:r>
      </w:hyperlink>
      <w:r>
        <w:t xml:space="preserve">.</w:t>
      </w:r>
    </w:p>
    <w:bookmarkStart w:id="152" w:name="exm-hers-partial-f"/>
    <w:p>
      <w:pPr>
        <w:pStyle w:val="BodyText"/>
      </w:pPr>
      <w:r>
        <w:rPr>
          <w:b/>
          <w:bCs/>
        </w:rPr>
        <w:t xml:space="preserve">Example 12 (Partial F-test of age and exercise in HERS)</w:t>
      </w:r>
      <w:r>
        <w:t xml:space="preserve"> </w:t>
      </w:r>
      <w:r>
        <w:t xml:space="preserve">For the models of</w:t>
      </w:r>
      <w:r>
        <w:t xml:space="preserve"> </w:t>
      </w:r>
      <w:hyperlink w:anchor="exm-hers-nested-model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anova()</w:t>
      </w:r>
      <w:r>
        <w:t xml:space="preserve"> </w:t>
      </w:r>
      <w:r>
        <w:t xml:space="preserve">gives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(fit_smaller, fit_larger)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60"/>
        <w:gridCol w:w="814"/>
        <w:gridCol w:w="962"/>
        <w:gridCol w:w="296"/>
        <w:gridCol w:w="888"/>
        <w:gridCol w:w="962"/>
        <w:gridCol w:w="518"/>
        <w:gridCol w:w="5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 (error)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1: glucose ~ 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3.470e+06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2756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2: glucose ~ BMI + age + exercise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3.461e+06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9188.413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4594.207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3.656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0.026</w:t>
            </w:r>
          </w:p>
        </w:tc>
      </w:tr>
    </w:tbl>
    <w:p>
      <w:pPr>
        <w:pStyle w:val="BodyText"/>
      </w:pPr>
      <w:r>
        <w:t xml:space="preserve">The definition gives the same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rss0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(fit_smaller)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rss1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(fit_larger)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nobs</w:t>
      </w:r>
      <w:r>
        <w:rPr>
          <w:rStyle w:val="NormalTok"/>
        </w:rPr>
        <w:t xml:space="preserve">(fit_larger)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(fit_larger))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(fit_smaller))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((rss0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rss1)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(rss1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f_stat,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(f_stat, q,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  p_value </w:t>
      </w:r>
      <w:r>
        <w:br/>
      </w:r>
      <w:r>
        <w:rPr>
          <w:rStyle w:val="CommentTok"/>
        </w:rPr>
        <w:t xml:space="preserve">#&gt; 3.6558211 0.0259658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2754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3.66</m:t>
        </m:r>
      </m:oMath>
      <w:r>
        <w:t xml:space="preserve">,</w:t>
      </w:r>
      <w:r>
        <w:t xml:space="preserve"> </w:t>
      </w:r>
      <w:r>
        <w:t xml:space="preserve">so the data reject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at the 5% level.</w:t>
      </w:r>
    </w:p>
    <w:bookmarkEnd w:id="152"/>
    <w:bookmarkStart w:id="157" w:name="rem-partial-f-lrt"/>
    <w:p>
      <w:pPr>
        <w:pStyle w:val="BodyText"/>
      </w:pPr>
      <w:r>
        <w:rPr>
          <w:i/>
          <w:iCs/>
        </w:rPr>
        <w:t xml:space="preserve">Remark 7</w:t>
      </w:r>
      <w:r>
        <w:t xml:space="preserve"> (The partial F-test and the likelihood ratio test). </w:t>
      </w:r>
      <w:r>
        <w:t xml:space="preserve">Let the errors be Gaussian.</w:t>
      </w:r>
      <w:r>
        <w:t xml:space="preserve"> </w:t>
      </w:r>
      <w:r>
        <w:t xml:space="preserve">The</w:t>
      </w:r>
      <w:r>
        <w:t xml:space="preserve"> </w:t>
      </w:r>
      <w:hyperlink r:id="rId15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model with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its maximized</w:t>
      </w:r>
      <w:r>
        <w:t xml:space="preserve"> </w:t>
      </w:r>
      <w:hyperlink r:id="rId15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2</m:t>
        </m:r>
        <m:r>
          <m:t>π</m:t>
        </m:r>
        <m:r>
          <m:t> 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5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 the</w:t>
      </w:r>
      <w:r>
        <w:t xml:space="preserve"> </w:t>
      </w:r>
      <w:hyperlink r:id="rId156">
        <w:r>
          <w:rPr>
            <w:rStyle w:val="Hyperlink"/>
          </w:rPr>
          <w:t xml:space="preserve">null hypothesis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 </w:t>
      </w:r>
      <w:r>
        <w:t xml:space="preserve">is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quantity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near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n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q</m:t>
        </m:r>
        <m:r>
          <m:t>F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is close to the same value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t>F</m:t>
        </m:r>
      </m:oMath>
      <w:r>
        <w:t xml:space="preserve"> </w:t>
      </w:r>
      <w:r>
        <w:t xml:space="preserve">therefore have approximately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but the F-test is exact for Gaussian errors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r:id="rId155">
        <w:r>
          <w:rPr>
            <w:rStyle w:val="Hyperlink"/>
          </w:rPr>
          <w:t xml:space="preserve">likelihood ratio test</w:t>
        </w:r>
      </w:hyperlink>
      <w:r>
        <w:t xml:space="preserve"> </w:t>
      </w:r>
      <w:r>
        <w:t xml:space="preserve">holds only approximately.</w:t>
      </w:r>
    </w:p>
    <w:bookmarkEnd w:id="157"/>
    <w:bookmarkEnd w:id="158"/>
    <w:bookmarkStart w:id="160" w:name="further-reading"/>
    <w:p>
      <w:pPr>
        <w:pStyle w:val="Heading3"/>
      </w:pPr>
      <w:r>
        <w:t xml:space="preserve">3.6 Further reading</w:t>
      </w:r>
    </w:p>
    <w:p>
      <w:pPr>
        <w:pStyle w:val="FirstParagraph"/>
      </w:pPr>
      <w:hyperlink r:id="rId159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cover linear regression in Chapter 4.</w:t>
      </w:r>
    </w:p>
    <w:bookmarkEnd w:id="160"/>
    <w:bookmarkEnd w:id="161"/>
    <w:bookmarkStart w:id="191" w:name="references"/>
    <w:p>
      <w:pPr>
        <w:pStyle w:val="Heading2"/>
      </w:pPr>
      <w:r>
        <w:t xml:space="preserve">References</w:t>
      </w:r>
    </w:p>
    <w:bookmarkStart w:id="190" w:name="refs"/>
    <w:bookmarkStart w:id="16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6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63"/>
    <w:bookmarkStart w:id="165" w:name="X9c68751dcff429bb8eebfb08e71b6f746222990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https://en.wikipedia.org/wiki/Pearson_correlation_coefficient</w:t>
        </w:r>
      </w:hyperlink>
    </w:p>
    <w:bookmarkEnd w:id="165"/>
    <w:bookmarkStart w:id="166" w:name="ref-hoggtanis2015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66"/>
    <w:bookmarkStart w:id="167" w:name="ref-rice2007mathematic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7"/>
    <w:bookmarkStart w:id="169" w:name="Xa16f107eac264c6362bfc3672301bd764727388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“Spearman’s rank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https://en.wikipedia.org/wiki/Spearman%27s_rank_correlation_coefficient</w:t>
        </w:r>
      </w:hyperlink>
    </w:p>
    <w:bookmarkEnd w:id="169"/>
    <w:bookmarkStart w:id="171" w:name="X77ec95df2e524293cd476e93fa6c354ef0dc636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“Homoscedasticity and heteroscedasticity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https://en.wikipedia.org/wiki/Homoscedasticity_and_heteroscedasticity</w:t>
        </w:r>
      </w:hyperlink>
    </w:p>
    <w:bookmarkEnd w:id="171"/>
    <w:bookmarkStart w:id="173" w:name="ref-wikipedia_linear_regress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https://en.wikipedia.org/wiki/Linear_regression</w:t>
        </w:r>
      </w:hyperlink>
    </w:p>
    <w:bookmarkEnd w:id="173"/>
    <w:bookmarkStart w:id="175" w:name="ref-wikipedia_simple_linear_regress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https://en.wikipedia.org/wiki/Simple_linear_regression</w:t>
        </w:r>
      </w:hyperlink>
    </w:p>
    <w:bookmarkEnd w:id="175"/>
    <w:bookmarkStart w:id="177" w:name="ref-wikipedia_residual_sum_of_squar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https://en.wikipedia.org/wiki/Residual_sum_of_squares</w:t>
        </w:r>
      </w:hyperlink>
    </w:p>
    <w:bookmarkEnd w:id="177"/>
    <w:bookmarkStart w:id="179" w:name="ref-wikipedia_ordinary_least_square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“Ordinary 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https://en.wikipedia.org/wiki/Ordinary_least_squares</w:t>
        </w:r>
      </w:hyperlink>
    </w:p>
    <w:bookmarkEnd w:id="179"/>
    <w:bookmarkStart w:id="181" w:name="ref-hutchinson_wwu_ml_video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80">
        <w:r>
          <w:rPr>
            <w:rStyle w:val="Hyperlink"/>
          </w:rPr>
          <w:t xml:space="preserve">https://facultyweb.cs.wwu.edu/~hutchib2/video_lectures/data371/</w:t>
        </w:r>
      </w:hyperlink>
    </w:p>
    <w:bookmarkEnd w:id="181"/>
    <w:bookmarkStart w:id="183" w:name="ref-CaseBerg01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8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83"/>
    <w:bookmarkStart w:id="185" w:name="ref-wikipedia_total_sum_of_square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https://en.wikipedia.org/wiki/Total_sum_of_squares</w:t>
        </w:r>
      </w:hyperlink>
    </w:p>
    <w:bookmarkEnd w:id="185"/>
    <w:bookmarkStart w:id="187" w:name="X0d0d355937664870ae38fa71453bbcd35dcecab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“Coefficient of determination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https://en.wikipedia.org/wiki/Coefficient_of_determination</w:t>
        </w:r>
      </w:hyperlink>
    </w:p>
    <w:bookmarkEnd w:id="187"/>
    <w:bookmarkStart w:id="189" w:name="ref-dobson4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8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89"/>
    <w:bookmarkEnd w:id="190"/>
    <w:bookmarkEnd w:id="1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7" Type="http://schemas.openxmlformats.org/officeDocument/2006/relationships/image" Target="media/rId117.png"/><Relationship Id="rId21" Type="http://schemas.openxmlformats.org/officeDocument/2006/relationships/image" Target="media/rId21.png"/><Relationship Id="rId54" Type="http://schemas.openxmlformats.org/officeDocument/2006/relationships/image" Target="media/rId54.png"/><Relationship Id="rId66" Type="http://schemas.openxmlformats.org/officeDocument/2006/relationships/image" Target="media/rId66.png"/><Relationship Id="rId123" Type="http://schemas.openxmlformats.org/officeDocument/2006/relationships/image" Target="media/rId123.png"/><Relationship Id="rId10" Type="http://schemas.openxmlformats.org/officeDocument/2006/relationships/hyperlink" Target="basic-statistical-methods.qmd#sec-hers-intro" TargetMode="External"/><Relationship Id="rId15" Type="http://schemas.openxmlformats.org/officeDocument/2006/relationships/hyperlink" Target="exploratory-descriptive.qmd#def-pearson-r" TargetMode="External"/><Relationship Id="rId113" Type="http://schemas.openxmlformats.org/officeDocument/2006/relationships/hyperlink" Target="exploratory-descriptive.qmd#def-sample-sd" TargetMode="External"/><Relationship Id="rId138" Type="http://schemas.openxmlformats.org/officeDocument/2006/relationships/hyperlink" Target="exploratory-descriptive.qmd#thm-pearson-r-range" TargetMode="External"/><Relationship Id="rId162" Type="http://schemas.openxmlformats.org/officeDocument/2006/relationships/hyperlink" Target="https://doi.org/10.1007/978-1-4614-1353-0" TargetMode="External"/><Relationship Id="rId188" Type="http://schemas.openxmlformats.org/officeDocument/2006/relationships/hyperlink" Target="https://doi.org/10.1201/9781315182780" TargetMode="External"/><Relationship Id="rId186" Type="http://schemas.openxmlformats.org/officeDocument/2006/relationships/hyperlink" Target="https://en.wikipedia.org/wiki/Coefficient_of_determination" TargetMode="External"/><Relationship Id="rId170" Type="http://schemas.openxmlformats.org/officeDocument/2006/relationships/hyperlink" Target="https://en.wikipedia.org/wiki/Homoscedasticity_and_heteroscedasticity" TargetMode="External"/><Relationship Id="rId172" Type="http://schemas.openxmlformats.org/officeDocument/2006/relationships/hyperlink" Target="https://en.wikipedia.org/wiki/Linear_regression" TargetMode="External"/><Relationship Id="rId178" Type="http://schemas.openxmlformats.org/officeDocument/2006/relationships/hyperlink" Target="https://en.wikipedia.org/wiki/Ordinary_least_squares" TargetMode="External"/><Relationship Id="rId164" Type="http://schemas.openxmlformats.org/officeDocument/2006/relationships/hyperlink" Target="https://en.wikipedia.org/wiki/Pearson_correlation_coefficient" TargetMode="External"/><Relationship Id="rId176" Type="http://schemas.openxmlformats.org/officeDocument/2006/relationships/hyperlink" Target="https://en.wikipedia.org/wiki/Residual_sum_of_squares" TargetMode="External"/><Relationship Id="rId174" Type="http://schemas.openxmlformats.org/officeDocument/2006/relationships/hyperlink" Target="https://en.wikipedia.org/wiki/Simple_linear_regression" TargetMode="External"/><Relationship Id="rId168" Type="http://schemas.openxmlformats.org/officeDocument/2006/relationships/hyperlink" Target="https://en.wikipedia.org/wiki/Spearman%27s_rank_correlation_coefficient" TargetMode="External"/><Relationship Id="rId184" Type="http://schemas.openxmlformats.org/officeDocument/2006/relationships/hyperlink" Target="https://en.wikipedia.org/wiki/Total_sum_of_squares" TargetMode="External"/><Relationship Id="rId180" Type="http://schemas.openxmlformats.org/officeDocument/2006/relationships/hyperlink" Target="https://facultyweb.cs.wwu.edu/~hutchib2/video_lectures/data371/" TargetMode="External"/><Relationship Id="rId120" Type="http://schemas.openxmlformats.org/officeDocument/2006/relationships/hyperlink" Target="https://facultyweb.cs.wwu.edu/~hutchib2/video_lectures/data371/#linear_regression" TargetMode="External"/><Relationship Id="rId39" Type="http://schemas.openxmlformats.org/officeDocument/2006/relationships/hyperlink" Target="https://morrison-lab.github.io/pds/expectation.html#def-cond-pdf" TargetMode="External"/><Relationship Id="rId149" Type="http://schemas.openxmlformats.org/officeDocument/2006/relationships/hyperlink" Target="https://morrison-lab.github.io/pds/independence.html#def-indpt" TargetMode="External"/><Relationship Id="rId40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variance-covariance.html#def-cov" TargetMode="External"/><Relationship Id="rId33" Type="http://schemas.openxmlformats.org/officeDocument/2006/relationships/hyperlink" Target="https://morrison-lab.github.io/pds/variance-covariance.html#def-deviation-pop-mean" TargetMode="External"/><Relationship Id="rId12" Type="http://schemas.openxmlformats.org/officeDocument/2006/relationships/hyperlink" Target="https://morrison-lab.github.io/pds/variance-covariance.html#def-variance" TargetMode="External"/><Relationship Id="rId159" Type="http://schemas.openxmlformats.org/officeDocument/2006/relationships/hyperlink" Target="https://morrison-lab.github.io/rme/chapters/Linear-models-overview.html" TargetMode="External"/><Relationship Id="rId121" Type="http://schemas.openxmlformats.org/officeDocument/2006/relationships/hyperlink" Target="https://wwu.instructure.com/courses/1906010/modules#module_3922392" TargetMode="External"/><Relationship Id="rId182" Type="http://schemas.openxmlformats.org/officeDocument/2006/relationships/hyperlink" Target="https://www.cengage.com/c/statistical-inference-2e-casella-berger/9780534243128/" TargetMode="External"/><Relationship Id="rId147" Type="http://schemas.openxmlformats.org/officeDocument/2006/relationships/hyperlink" Target="inference.qmd#def-f-dist" TargetMode="External"/><Relationship Id="rId156" Type="http://schemas.openxmlformats.org/officeDocument/2006/relationships/hyperlink" Target="inference.qmd#def-null-hypothesis" TargetMode="External"/><Relationship Id="rId146" Type="http://schemas.openxmlformats.org/officeDocument/2006/relationships/hyperlink" Target="inference.qmd#def-p-value" TargetMode="External"/><Relationship Id="rId17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8" Type="http://schemas.openxmlformats.org/officeDocument/2006/relationships/hyperlink" Target="intro-MLEs.qmd#def-hessian" TargetMode="External"/><Relationship Id="rId154" Type="http://schemas.openxmlformats.org/officeDocument/2006/relationships/hyperlink" Target="intro-MLEs.qmd#def-loglik" TargetMode="External"/><Relationship Id="rId155" Type="http://schemas.openxmlformats.org/officeDocument/2006/relationships/hyperlink" Target="intro-MLEs.qmd#def-lrt-stat" TargetMode="External"/><Relationship Id="rId153" Type="http://schemas.openxmlformats.org/officeDocument/2006/relationships/hyperlink" Target="intro-MLEs.qmd#def-mle" TargetMode="External"/><Relationship Id="rId151" Type="http://schemas.openxmlformats.org/officeDocument/2006/relationships/hyperlink" Target="model-validation.qmd#def-outcome-vector" TargetMode="External"/><Relationship Id="rId134" Type="http://schemas.openxmlformats.org/officeDocument/2006/relationships/hyperlink" Target="prediction.qmd#def-fitted-value" TargetMode="External"/><Relationship Id="rId61" Type="http://schemas.openxmlformats.org/officeDocument/2006/relationships/hyperlink" Target="prediction.qmd#def-prediction-error" TargetMode="External"/><Relationship Id="rId59" Type="http://schemas.openxmlformats.org/officeDocument/2006/relationships/hyperlink" Target="prediction.qmd#def-prediction-mse" TargetMode="External"/><Relationship Id="rId51" Type="http://schemas.openxmlformats.org/officeDocument/2006/relationships/hyperlink" Target="prediction.qmd#def-residual" TargetMode="External"/><Relationship Id="rId145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5" Type="http://schemas.openxmlformats.org/officeDocument/2006/relationships/hyperlink" Target="exploratory-descriptive.qmd#def-pearson-r" TargetMode="External"/><Relationship Id="rId113" Type="http://schemas.openxmlformats.org/officeDocument/2006/relationships/hyperlink" Target="exploratory-descriptive.qmd#def-sample-sd" TargetMode="External"/><Relationship Id="rId138" Type="http://schemas.openxmlformats.org/officeDocument/2006/relationships/hyperlink" Target="exploratory-descriptive.qmd#thm-pearson-r-range" TargetMode="External"/><Relationship Id="rId162" Type="http://schemas.openxmlformats.org/officeDocument/2006/relationships/hyperlink" Target="https://doi.org/10.1007/978-1-4614-1353-0" TargetMode="External"/><Relationship Id="rId188" Type="http://schemas.openxmlformats.org/officeDocument/2006/relationships/hyperlink" Target="https://doi.org/10.1201/9781315182780" TargetMode="External"/><Relationship Id="rId186" Type="http://schemas.openxmlformats.org/officeDocument/2006/relationships/hyperlink" Target="https://en.wikipedia.org/wiki/Coefficient_of_determination" TargetMode="External"/><Relationship Id="rId170" Type="http://schemas.openxmlformats.org/officeDocument/2006/relationships/hyperlink" Target="https://en.wikipedia.org/wiki/Homoscedasticity_and_heteroscedasticity" TargetMode="External"/><Relationship Id="rId172" Type="http://schemas.openxmlformats.org/officeDocument/2006/relationships/hyperlink" Target="https://en.wikipedia.org/wiki/Linear_regression" TargetMode="External"/><Relationship Id="rId178" Type="http://schemas.openxmlformats.org/officeDocument/2006/relationships/hyperlink" Target="https://en.wikipedia.org/wiki/Ordinary_least_squares" TargetMode="External"/><Relationship Id="rId164" Type="http://schemas.openxmlformats.org/officeDocument/2006/relationships/hyperlink" Target="https://en.wikipedia.org/wiki/Pearson_correlation_coefficient" TargetMode="External"/><Relationship Id="rId176" Type="http://schemas.openxmlformats.org/officeDocument/2006/relationships/hyperlink" Target="https://en.wikipedia.org/wiki/Residual_sum_of_squares" TargetMode="External"/><Relationship Id="rId174" Type="http://schemas.openxmlformats.org/officeDocument/2006/relationships/hyperlink" Target="https://en.wikipedia.org/wiki/Simple_linear_regression" TargetMode="External"/><Relationship Id="rId168" Type="http://schemas.openxmlformats.org/officeDocument/2006/relationships/hyperlink" Target="https://en.wikipedia.org/wiki/Spearman%27s_rank_correlation_coefficient" TargetMode="External"/><Relationship Id="rId184" Type="http://schemas.openxmlformats.org/officeDocument/2006/relationships/hyperlink" Target="https://en.wikipedia.org/wiki/Total_sum_of_squares" TargetMode="External"/><Relationship Id="rId180" Type="http://schemas.openxmlformats.org/officeDocument/2006/relationships/hyperlink" Target="https://facultyweb.cs.wwu.edu/~hutchib2/video_lectures/data371/" TargetMode="External"/><Relationship Id="rId120" Type="http://schemas.openxmlformats.org/officeDocument/2006/relationships/hyperlink" Target="https://facultyweb.cs.wwu.edu/~hutchib2/video_lectures/data371/#linear_regression" TargetMode="External"/><Relationship Id="rId39" Type="http://schemas.openxmlformats.org/officeDocument/2006/relationships/hyperlink" Target="https://morrison-lab.github.io/pds/expectation.html#def-cond-pdf" TargetMode="External"/><Relationship Id="rId149" Type="http://schemas.openxmlformats.org/officeDocument/2006/relationships/hyperlink" Target="https://morrison-lab.github.io/pds/independence.html#def-indpt" TargetMode="External"/><Relationship Id="rId40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variance-covariance.html#def-cov" TargetMode="External"/><Relationship Id="rId33" Type="http://schemas.openxmlformats.org/officeDocument/2006/relationships/hyperlink" Target="https://morrison-lab.github.io/pds/variance-covariance.html#def-deviation-pop-mean" TargetMode="External"/><Relationship Id="rId12" Type="http://schemas.openxmlformats.org/officeDocument/2006/relationships/hyperlink" Target="https://morrison-lab.github.io/pds/variance-covariance.html#def-variance" TargetMode="External"/><Relationship Id="rId159" Type="http://schemas.openxmlformats.org/officeDocument/2006/relationships/hyperlink" Target="https://morrison-lab.github.io/rme/chapters/Linear-models-overview.html" TargetMode="External"/><Relationship Id="rId121" Type="http://schemas.openxmlformats.org/officeDocument/2006/relationships/hyperlink" Target="https://wwu.instructure.com/courses/1906010/modules#module_3922392" TargetMode="External"/><Relationship Id="rId182" Type="http://schemas.openxmlformats.org/officeDocument/2006/relationships/hyperlink" Target="https://www.cengage.com/c/statistical-inference-2e-casella-berger/9780534243128/" TargetMode="External"/><Relationship Id="rId147" Type="http://schemas.openxmlformats.org/officeDocument/2006/relationships/hyperlink" Target="inference.qmd#def-f-dist" TargetMode="External"/><Relationship Id="rId156" Type="http://schemas.openxmlformats.org/officeDocument/2006/relationships/hyperlink" Target="inference.qmd#def-null-hypothesis" TargetMode="External"/><Relationship Id="rId146" Type="http://schemas.openxmlformats.org/officeDocument/2006/relationships/hyperlink" Target="inference.qmd#def-p-value" TargetMode="External"/><Relationship Id="rId17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8" Type="http://schemas.openxmlformats.org/officeDocument/2006/relationships/hyperlink" Target="intro-MLEs.qmd#def-hessian" TargetMode="External"/><Relationship Id="rId154" Type="http://schemas.openxmlformats.org/officeDocument/2006/relationships/hyperlink" Target="intro-MLEs.qmd#def-loglik" TargetMode="External"/><Relationship Id="rId155" Type="http://schemas.openxmlformats.org/officeDocument/2006/relationships/hyperlink" Target="intro-MLEs.qmd#def-lrt-stat" TargetMode="External"/><Relationship Id="rId153" Type="http://schemas.openxmlformats.org/officeDocument/2006/relationships/hyperlink" Target="intro-MLEs.qmd#def-mle" TargetMode="External"/><Relationship Id="rId151" Type="http://schemas.openxmlformats.org/officeDocument/2006/relationships/hyperlink" Target="model-validation.qmd#def-outcome-vector" TargetMode="External"/><Relationship Id="rId134" Type="http://schemas.openxmlformats.org/officeDocument/2006/relationships/hyperlink" Target="prediction.qmd#def-fitted-value" TargetMode="External"/><Relationship Id="rId61" Type="http://schemas.openxmlformats.org/officeDocument/2006/relationships/hyperlink" Target="prediction.qmd#def-prediction-error" TargetMode="External"/><Relationship Id="rId59" Type="http://schemas.openxmlformats.org/officeDocument/2006/relationships/hyperlink" Target="prediction.qmd#def-prediction-mse" TargetMode="External"/><Relationship Id="rId51" Type="http://schemas.openxmlformats.org/officeDocument/2006/relationships/hyperlink" Target="prediction.qmd#def-residual" TargetMode="External"/><Relationship Id="rId145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2026-10-19T16:58:13Z</dcterms:created>
  <dcterms:modified xsi:type="dcterms:W3CDTF">2026-10-19T16:58:13Z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09:41:00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